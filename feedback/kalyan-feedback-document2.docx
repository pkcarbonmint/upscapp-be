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D1C09" w14:textId="77777777" w:rsidR="001A20E6" w:rsidRDefault="00000000">
      <w:pPr>
        <w:pStyle w:val="CompanyBrand"/>
      </w:pPr>
      <w:r>
        <w:t>🎓 LA MENTORA</w:t>
      </w:r>
    </w:p>
    <w:p w14:paraId="40C969D3" w14:textId="77777777" w:rsidR="001A20E6" w:rsidRDefault="00000000">
      <w:pPr>
        <w:pStyle w:val="VersionInfo"/>
      </w:pPr>
      <w:r>
        <w:t>Study Planner v1.0</w:t>
      </w:r>
    </w:p>
    <w:p w14:paraId="09ED945B" w14:textId="77777777" w:rsidR="001A20E6" w:rsidRDefault="00000000">
      <w:pPr>
        <w:pStyle w:val="CompanyTagline"/>
      </w:pPr>
      <w:r>
        <w:t>"Your Path to UPSC Success"</w:t>
      </w:r>
    </w:p>
    <w:p w14:paraId="7A610C38" w14:textId="77777777" w:rsidR="001A20E6" w:rsidRDefault="001A20E6">
      <w:pPr>
        <w:spacing w:after="400"/>
      </w:pPr>
    </w:p>
    <w:tbl>
      <w:tblPr>
        <w:tblW w:w="5000" w:type="pct"/>
        <w:tblCellMar>
          <w:left w:w="10" w:type="dxa"/>
          <w:right w:w="10" w:type="dxa"/>
        </w:tblCellMar>
        <w:tblLook w:val="04A0" w:firstRow="1" w:lastRow="0" w:firstColumn="1" w:lastColumn="0" w:noHBand="0" w:noVBand="1"/>
      </w:tblPr>
      <w:tblGrid>
        <w:gridCol w:w="9004"/>
      </w:tblGrid>
      <w:tr w:rsidR="001A20E6" w14:paraId="6BCBD17E" w14:textId="77777777">
        <w:tc>
          <w:tcPr>
            <w:tcW w:w="5000" w:type="pct"/>
            <w:tcBorders>
              <w:top w:val="double" w:sz="3" w:space="0" w:color="2563EB"/>
              <w:left w:val="double" w:sz="3" w:space="0" w:color="2563EB"/>
              <w:bottom w:val="double" w:sz="3" w:space="0" w:color="2563EB"/>
              <w:right w:val="double" w:sz="3" w:space="0" w:color="2563EB"/>
            </w:tcBorders>
            <w:tcMar>
              <w:top w:w="300" w:type="dxa"/>
              <w:left w:w="200" w:type="dxa"/>
              <w:bottom w:w="300" w:type="dxa"/>
              <w:right w:w="200" w:type="dxa"/>
            </w:tcMar>
          </w:tcPr>
          <w:p w14:paraId="781EC424" w14:textId="77777777" w:rsidR="001A20E6" w:rsidRDefault="00000000">
            <w:pPr>
              <w:pStyle w:val="CoverPageTitle"/>
            </w:pPr>
            <w:r>
              <w:t>UPSC STUDY PLANNER</w:t>
            </w:r>
          </w:p>
          <w:p w14:paraId="4F578666" w14:textId="77777777" w:rsidR="001A20E6" w:rsidRDefault="00000000">
            <w:pPr>
              <w:pStyle w:val="CoverPageYear"/>
            </w:pPr>
            <w:r>
              <w:t>2027</w:t>
            </w:r>
          </w:p>
        </w:tc>
      </w:tr>
    </w:tbl>
    <w:p w14:paraId="0530B1D5" w14:textId="77777777" w:rsidR="001A20E6" w:rsidRDefault="001A20E6">
      <w:pPr>
        <w:spacing w:after="200"/>
      </w:pPr>
    </w:p>
    <w:p w14:paraId="3822F0CD" w14:textId="77777777" w:rsidR="001A20E6" w:rsidRDefault="00000000">
      <w:pPr>
        <w:pStyle w:val="StudentName"/>
      </w:pPr>
      <w:r>
        <w:t>KALYAN</w:t>
      </w:r>
    </w:p>
    <w:p w14:paraId="2F7CB9B2" w14:textId="77777777" w:rsidR="001A20E6" w:rsidRDefault="00000000">
      <w:pPr>
        <w:pStyle w:val="CoverPageSubtitle"/>
      </w:pPr>
      <w:r>
        <w:t>Personalized Study Plan &amp; Calendar</w:t>
      </w:r>
    </w:p>
    <w:p w14:paraId="5EECB79B" w14:textId="77777777" w:rsidR="001A20E6" w:rsidRDefault="001A20E6">
      <w:pPr>
        <w:spacing w:after="200"/>
      </w:pPr>
    </w:p>
    <w:p w14:paraId="3A4C9C43" w14:textId="77777777" w:rsidR="001A20E6" w:rsidRDefault="00000000">
      <w:pPr>
        <w:pStyle w:val="CardTitle"/>
      </w:pPr>
      <w:r>
        <w:t>STUDENT PROFILE</w:t>
      </w:r>
    </w:p>
    <w:tbl>
      <w:tblPr>
        <w:tblW w:w="5000" w:type="pct"/>
        <w:tblBorders>
          <w:top w:val="single" w:sz="2" w:space="0" w:color="2563EB"/>
          <w:left w:val="single" w:sz="2" w:space="0" w:color="2563EB"/>
          <w:bottom w:val="single" w:sz="2" w:space="0" w:color="2563EB"/>
          <w:right w:val="single" w:sz="2" w:space="0" w:color="2563EB"/>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4510"/>
        <w:gridCol w:w="4510"/>
      </w:tblGrid>
      <w:tr w:rsidR="001A20E6" w14:paraId="7F181FCF" w14:textId="77777777">
        <w:tc>
          <w:tcPr>
            <w:tcW w:w="2500" w:type="pct"/>
            <w:tcMar>
              <w:top w:w="150" w:type="dxa"/>
              <w:left w:w="200" w:type="dxa"/>
              <w:bottom w:w="150" w:type="dxa"/>
              <w:right w:w="100" w:type="dxa"/>
            </w:tcMar>
          </w:tcPr>
          <w:p w14:paraId="28137FD9" w14:textId="77777777" w:rsidR="001A20E6" w:rsidRDefault="00000000">
            <w:pPr>
              <w:pStyle w:val="ProfileData"/>
            </w:pPr>
            <w:r>
              <w:t>📧 kalyan@iksa.in</w:t>
            </w:r>
          </w:p>
          <w:p w14:paraId="0F1C6294" w14:textId="77777777" w:rsidR="001A20E6" w:rsidRDefault="00000000">
            <w:pPr>
              <w:pStyle w:val="ProfileData"/>
            </w:pPr>
            <w:r>
              <w:t>📱 +91 9958029885</w:t>
            </w:r>
          </w:p>
        </w:tc>
        <w:tc>
          <w:tcPr>
            <w:tcW w:w="2500" w:type="pct"/>
            <w:tcMar>
              <w:top w:w="150" w:type="dxa"/>
              <w:left w:w="100" w:type="dxa"/>
              <w:bottom w:w="150" w:type="dxa"/>
              <w:right w:w="200" w:type="dxa"/>
            </w:tcMar>
          </w:tcPr>
          <w:p w14:paraId="4EFE8AD3" w14:textId="77777777" w:rsidR="001A20E6" w:rsidRDefault="00000000">
            <w:pPr>
              <w:pStyle w:val="ProfileData"/>
            </w:pPr>
            <w:r>
              <w:t xml:space="preserve">📍 Hyderabad </w:t>
            </w:r>
          </w:p>
          <w:p w14:paraId="1620B04C" w14:textId="77777777" w:rsidR="001A20E6" w:rsidRDefault="00000000">
            <w:pPr>
              <w:pStyle w:val="ProfileData"/>
            </w:pPr>
            <w:r>
              <w:t>🎯 Target: UPSC 2027</w:t>
            </w:r>
          </w:p>
        </w:tc>
      </w:tr>
      <w:tr w:rsidR="001A20E6" w14:paraId="6694EB7F" w14:textId="77777777">
        <w:tc>
          <w:tcPr>
            <w:tcW w:w="2500" w:type="pct"/>
            <w:tcMar>
              <w:top w:w="150" w:type="dxa"/>
              <w:left w:w="200" w:type="dxa"/>
              <w:bottom w:w="150" w:type="dxa"/>
              <w:right w:w="100" w:type="dxa"/>
            </w:tcMar>
          </w:tcPr>
          <w:p w14:paraId="5B893DFC" w14:textId="77777777" w:rsidR="001A20E6" w:rsidRDefault="00000000">
            <w:pPr>
              <w:pStyle w:val="ProfileData"/>
            </w:pPr>
            <w:r>
              <w:t>📚 Optional: OPT-SOC</w:t>
            </w:r>
          </w:p>
          <w:p w14:paraId="3B1BDB11" w14:textId="23B391A2" w:rsidR="001A20E6" w:rsidRDefault="00000000">
            <w:pPr>
              <w:pStyle w:val="ProfileData"/>
            </w:pPr>
            <w:r>
              <w:t>🏆 Previous Attempts: 1</w:t>
            </w:r>
            <w:r w:rsidR="00397E6A">
              <w:t xml:space="preserve"> </w:t>
            </w:r>
            <w:r w:rsidR="00397E6A" w:rsidRPr="00397E6A">
              <w:rPr>
                <w:b/>
                <w:bCs/>
                <w:rPrChange w:id="0" w:author="kalyan inampudi" w:date="2025-10-29T14:45:00Z" w16du:dateUtc="2025-10-29T09:15:00Z">
                  <w:rPr/>
                </w:rPrChange>
              </w:rPr>
              <w:t>--- don’t remember filling this</w:t>
            </w:r>
            <w:r w:rsidR="00397E6A">
              <w:t xml:space="preserve"> </w:t>
            </w:r>
          </w:p>
        </w:tc>
        <w:tc>
          <w:tcPr>
            <w:tcW w:w="2500" w:type="pct"/>
            <w:tcMar>
              <w:top w:w="150" w:type="dxa"/>
              <w:left w:w="100" w:type="dxa"/>
              <w:bottom w:w="150" w:type="dxa"/>
              <w:right w:w="200" w:type="dxa"/>
            </w:tcMar>
          </w:tcPr>
          <w:p w14:paraId="36AFF1F2" w14:textId="449683EB" w:rsidR="001A20E6" w:rsidRDefault="00000000">
            <w:pPr>
              <w:pStyle w:val="ProfileData"/>
            </w:pPr>
            <w:r>
              <w:t>⏰ Study Hours: 42</w:t>
            </w:r>
            <w:r w:rsidR="00397E6A">
              <w:t xml:space="preserve"> – </w:t>
            </w:r>
            <w:r w:rsidR="00397E6A" w:rsidRPr="00397E6A">
              <w:rPr>
                <w:b/>
                <w:bCs/>
                <w:rPrChange w:id="1" w:author="kalyan inampudi" w:date="2025-10-29T14:45:00Z" w16du:dateUtc="2025-10-29T09:15:00Z">
                  <w:rPr/>
                </w:rPrChange>
              </w:rPr>
              <w:t>per week ?</w:t>
            </w:r>
            <w:r w:rsidR="00397E6A">
              <w:t xml:space="preserve"> </w:t>
            </w:r>
          </w:p>
          <w:p w14:paraId="16E1916E" w14:textId="020B75E8" w:rsidR="001A20E6" w:rsidRDefault="00000000">
            <w:pPr>
              <w:pStyle w:val="ProfileData"/>
            </w:pPr>
            <w:r>
              <w:t>📅 Plan Duration: 62 months</w:t>
            </w:r>
            <w:r w:rsidR="00397E6A">
              <w:t xml:space="preserve"> – </w:t>
            </w:r>
            <w:r w:rsidR="00397E6A" w:rsidRPr="00397E6A">
              <w:rPr>
                <w:b/>
                <w:bCs/>
                <w:rPrChange w:id="2" w:author="kalyan inampudi" w:date="2025-10-29T14:45:00Z" w16du:dateUtc="2025-10-29T09:15:00Z">
                  <w:rPr/>
                </w:rPrChange>
              </w:rPr>
              <w:t>Target is wrong</w:t>
            </w:r>
            <w:r w:rsidR="00397E6A">
              <w:t xml:space="preserve"> </w:t>
            </w:r>
          </w:p>
        </w:tc>
      </w:tr>
    </w:tbl>
    <w:p w14:paraId="7A1B4C5D" w14:textId="77777777" w:rsidR="001A20E6" w:rsidRDefault="001A20E6">
      <w:pPr>
        <w:spacing w:after="200"/>
      </w:pPr>
    </w:p>
    <w:p w14:paraId="044D74D7" w14:textId="77777777" w:rsidR="001A20E6" w:rsidRDefault="001A20E6">
      <w:pPr>
        <w:spacing w:after="600"/>
      </w:pPr>
    </w:p>
    <w:p w14:paraId="2A88028C" w14:textId="77777777" w:rsidR="001A20E6" w:rsidRDefault="00000000">
      <w:pPr>
        <w:pStyle w:val="CardTitle"/>
      </w:pPr>
      <w:r>
        <w:t>CONTACT &amp; SUPPORT</w:t>
      </w:r>
    </w:p>
    <w:tbl>
      <w:tblPr>
        <w:tblW w:w="5000" w:type="pct"/>
        <w:tblBorders>
          <w:top w:val="single" w:sz="2" w:space="0" w:color="2563EB"/>
          <w:left w:val="single" w:sz="2" w:space="0" w:color="2563EB"/>
          <w:bottom w:val="single" w:sz="2" w:space="0" w:color="2563EB"/>
          <w:right w:val="single" w:sz="2" w:space="0" w:color="2563EB"/>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4510"/>
        <w:gridCol w:w="4510"/>
      </w:tblGrid>
      <w:tr w:rsidR="001A20E6" w14:paraId="5F885439" w14:textId="77777777">
        <w:tc>
          <w:tcPr>
            <w:tcW w:w="2500" w:type="pct"/>
            <w:tcMar>
              <w:top w:w="150" w:type="dxa"/>
              <w:left w:w="200" w:type="dxa"/>
              <w:bottom w:w="150" w:type="dxa"/>
              <w:right w:w="100" w:type="dxa"/>
            </w:tcMar>
          </w:tcPr>
          <w:p w14:paraId="3ED66F4E" w14:textId="77777777" w:rsidR="001A20E6" w:rsidRDefault="00000000">
            <w:pPr>
              <w:pStyle w:val="ContactData"/>
            </w:pPr>
            <w:r>
              <w:t>🌐 www.lamentora.com</w:t>
            </w:r>
          </w:p>
          <w:p w14:paraId="4378D0E3" w14:textId="77777777" w:rsidR="001A20E6" w:rsidRDefault="00000000">
            <w:pPr>
              <w:pStyle w:val="ContactData"/>
            </w:pPr>
            <w:r>
              <w:t>📧 support@lamentora.com</w:t>
            </w:r>
          </w:p>
        </w:tc>
        <w:tc>
          <w:tcPr>
            <w:tcW w:w="2500" w:type="pct"/>
            <w:tcMar>
              <w:top w:w="150" w:type="dxa"/>
              <w:left w:w="100" w:type="dxa"/>
              <w:bottom w:w="150" w:type="dxa"/>
              <w:right w:w="200" w:type="dxa"/>
            </w:tcMar>
          </w:tcPr>
          <w:p w14:paraId="0CF26E3B" w14:textId="77777777" w:rsidR="001A20E6" w:rsidRDefault="00000000">
            <w:pPr>
              <w:pStyle w:val="ContactData"/>
            </w:pPr>
            <w:r>
              <w:t>📱 +91 98765 43210</w:t>
            </w:r>
          </w:p>
          <w:p w14:paraId="4B7B9823" w14:textId="77777777" w:rsidR="001A20E6" w:rsidRDefault="00000000">
            <w:pPr>
              <w:pStyle w:val="ContactData"/>
            </w:pPr>
            <w:r>
              <w:t>💬 WhatsApp Support Available</w:t>
            </w:r>
          </w:p>
        </w:tc>
      </w:tr>
    </w:tbl>
    <w:p w14:paraId="0C1402ED" w14:textId="77777777" w:rsidR="001A20E6" w:rsidRDefault="001A20E6">
      <w:pPr>
        <w:sectPr w:rsidR="001A20E6">
          <w:footerReference w:type="default" r:id="rId7"/>
          <w:pgSz w:w="11906" w:h="16838"/>
          <w:pgMar w:top="1440" w:right="1440" w:bottom="1440" w:left="1440" w:header="708" w:footer="708" w:gutter="0"/>
          <w:cols w:space="720"/>
          <w:docGrid w:linePitch="360"/>
        </w:sectPr>
      </w:pPr>
    </w:p>
    <w:p w14:paraId="76C0E701" w14:textId="77777777" w:rsidR="001A20E6" w:rsidRDefault="00000000">
      <w:pPr>
        <w:pStyle w:val="SectionHeading1"/>
        <w:rPr>
          <w:ins w:id="3" w:author="kalyan inampudi" w:date="2025-10-29T14:46:00Z" w16du:dateUtc="2025-10-29T09:16:00Z"/>
        </w:rPr>
      </w:pPr>
      <w:r>
        <w:lastRenderedPageBreak/>
        <w:t xml:space="preserve">Birds Eye View - Yearly </w:t>
      </w:r>
      <w:commentRangeStart w:id="4"/>
      <w:r>
        <w:t>Calendar</w:t>
      </w:r>
      <w:commentRangeEnd w:id="4"/>
      <w:r w:rsidR="009E69A9">
        <w:rPr>
          <w:rStyle w:val="CommentReference"/>
          <w:rFonts w:ascii="Times New Roman" w:eastAsia="Times New Roman" w:hAnsi="Times New Roman" w:cs="Times New Roman"/>
          <w:b w:val="0"/>
          <w:bCs w:val="0"/>
          <w:color w:val="auto"/>
        </w:rPr>
        <w:commentReference w:id="4"/>
      </w:r>
    </w:p>
    <w:p w14:paraId="03F4C467" w14:textId="72FED2BA" w:rsidR="00397E6A" w:rsidRDefault="00397E6A">
      <w:pPr>
        <w:pStyle w:val="SectionHeading1"/>
      </w:pPr>
      <w:ins w:id="5" w:author="kalyan inampudi" w:date="2025-10-29T14:46:00Z" w16du:dateUtc="2025-10-29T09:16:00Z">
        <w:r>
          <w:t xml:space="preserve">We can just show the time line or months as table sir. </w:t>
        </w:r>
      </w:ins>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504"/>
        <w:gridCol w:w="1504"/>
        <w:gridCol w:w="1504"/>
        <w:gridCol w:w="1504"/>
        <w:gridCol w:w="1504"/>
        <w:gridCol w:w="1504"/>
      </w:tblGrid>
      <w:tr w:rsidR="001A20E6" w14:paraId="4A1D4994" w14:textId="77777777">
        <w:tc>
          <w:tcPr>
            <w:tcW w:w="800" w:type="pct"/>
            <w:shd w:val="clear" w:color="auto" w:fill="DBEAFE"/>
            <w:tcMar>
              <w:top w:w="200" w:type="dxa"/>
              <w:left w:w="100" w:type="dxa"/>
              <w:bottom w:w="200" w:type="dxa"/>
              <w:right w:w="100" w:type="dxa"/>
            </w:tcMar>
          </w:tcPr>
          <w:p w14:paraId="616B184F" w14:textId="77777777" w:rsidR="001A20E6" w:rsidRDefault="00000000">
            <w:pPr>
              <w:pStyle w:val="TableCellMonthName"/>
            </w:pPr>
            <w:r>
              <w:t>C1</w:t>
            </w:r>
          </w:p>
          <w:p w14:paraId="64906DC8" w14:textId="77777777" w:rsidR="001A20E6" w:rsidRDefault="00000000">
            <w:pPr>
              <w:pStyle w:val="TableCellMonthYear"/>
            </w:pPr>
            <w:r>
              <w:t>OCT 2025</w:t>
            </w:r>
          </w:p>
        </w:tc>
        <w:tc>
          <w:tcPr>
            <w:tcW w:w="800" w:type="pct"/>
            <w:shd w:val="clear" w:color="auto" w:fill="DBEAFE"/>
            <w:tcMar>
              <w:top w:w="200" w:type="dxa"/>
              <w:left w:w="100" w:type="dxa"/>
              <w:bottom w:w="200" w:type="dxa"/>
              <w:right w:w="100" w:type="dxa"/>
            </w:tcMar>
          </w:tcPr>
          <w:p w14:paraId="13D07EC1" w14:textId="77777777" w:rsidR="001A20E6" w:rsidRDefault="00000000">
            <w:pPr>
              <w:pStyle w:val="TableCellMonthName"/>
            </w:pPr>
            <w:r>
              <w:t>C1</w:t>
            </w:r>
          </w:p>
          <w:p w14:paraId="409B7792" w14:textId="77777777" w:rsidR="001A20E6" w:rsidRDefault="00000000">
            <w:pPr>
              <w:pStyle w:val="TableCellMonthYear"/>
            </w:pPr>
            <w:r>
              <w:t>NOV 2025</w:t>
            </w:r>
          </w:p>
        </w:tc>
        <w:tc>
          <w:tcPr>
            <w:tcW w:w="800" w:type="pct"/>
            <w:shd w:val="clear" w:color="auto" w:fill="DBEAFE"/>
            <w:tcMar>
              <w:top w:w="200" w:type="dxa"/>
              <w:left w:w="100" w:type="dxa"/>
              <w:bottom w:w="200" w:type="dxa"/>
              <w:right w:w="100" w:type="dxa"/>
            </w:tcMar>
          </w:tcPr>
          <w:p w14:paraId="2747047E" w14:textId="77777777" w:rsidR="001A20E6" w:rsidRDefault="00000000">
            <w:pPr>
              <w:pStyle w:val="TableCellMonthName"/>
            </w:pPr>
            <w:r>
              <w:t>C1</w:t>
            </w:r>
          </w:p>
          <w:p w14:paraId="6A841130" w14:textId="77777777" w:rsidR="001A20E6" w:rsidRDefault="00000000">
            <w:pPr>
              <w:pStyle w:val="TableCellMonthYear"/>
            </w:pPr>
            <w:r>
              <w:t>DEC 2025</w:t>
            </w:r>
          </w:p>
        </w:tc>
        <w:tc>
          <w:tcPr>
            <w:tcW w:w="800" w:type="pct"/>
            <w:shd w:val="clear" w:color="auto" w:fill="DBEAFE"/>
            <w:tcMar>
              <w:top w:w="200" w:type="dxa"/>
              <w:left w:w="100" w:type="dxa"/>
              <w:bottom w:w="200" w:type="dxa"/>
              <w:right w:w="100" w:type="dxa"/>
            </w:tcMar>
          </w:tcPr>
          <w:p w14:paraId="67946036" w14:textId="77777777" w:rsidR="001A20E6" w:rsidRDefault="00000000">
            <w:pPr>
              <w:pStyle w:val="TableCellMonthName"/>
            </w:pPr>
            <w:r>
              <w:t>C1</w:t>
            </w:r>
          </w:p>
          <w:p w14:paraId="423BE889" w14:textId="77777777" w:rsidR="001A20E6" w:rsidRDefault="00000000">
            <w:pPr>
              <w:pStyle w:val="TableCellMonthYear"/>
            </w:pPr>
            <w:r>
              <w:t>JAN 2026</w:t>
            </w:r>
          </w:p>
        </w:tc>
        <w:tc>
          <w:tcPr>
            <w:tcW w:w="800" w:type="pct"/>
            <w:shd w:val="clear" w:color="auto" w:fill="DCFCE7"/>
            <w:tcMar>
              <w:top w:w="200" w:type="dxa"/>
              <w:left w:w="100" w:type="dxa"/>
              <w:bottom w:w="200" w:type="dxa"/>
              <w:right w:w="100" w:type="dxa"/>
            </w:tcMar>
          </w:tcPr>
          <w:p w14:paraId="0F549F59" w14:textId="77777777" w:rsidR="001A20E6" w:rsidRDefault="00000000">
            <w:pPr>
              <w:pStyle w:val="TableCellMonthName"/>
            </w:pPr>
            <w:r>
              <w:t>C2</w:t>
            </w:r>
          </w:p>
          <w:p w14:paraId="3C71C910" w14:textId="77777777" w:rsidR="001A20E6" w:rsidRDefault="00000000">
            <w:pPr>
              <w:pStyle w:val="TableCellMonthYear"/>
            </w:pPr>
            <w:r>
              <w:t>FEB 2026</w:t>
            </w:r>
          </w:p>
        </w:tc>
        <w:tc>
          <w:tcPr>
            <w:tcW w:w="800" w:type="pct"/>
            <w:shd w:val="clear" w:color="auto" w:fill="DCFCE7"/>
            <w:tcMar>
              <w:top w:w="200" w:type="dxa"/>
              <w:left w:w="100" w:type="dxa"/>
              <w:bottom w:w="200" w:type="dxa"/>
              <w:right w:w="100" w:type="dxa"/>
            </w:tcMar>
          </w:tcPr>
          <w:p w14:paraId="743B3956" w14:textId="77777777" w:rsidR="001A20E6" w:rsidRDefault="00000000">
            <w:pPr>
              <w:pStyle w:val="TableCellMonthName"/>
            </w:pPr>
            <w:r>
              <w:t>C2</w:t>
            </w:r>
          </w:p>
          <w:p w14:paraId="1F137FDF" w14:textId="77777777" w:rsidR="001A20E6" w:rsidRDefault="00000000">
            <w:pPr>
              <w:pStyle w:val="TableCellMonthYear"/>
            </w:pPr>
            <w:r>
              <w:t>MAR 2026</w:t>
            </w:r>
          </w:p>
        </w:tc>
      </w:tr>
      <w:tr w:rsidR="001A20E6" w14:paraId="790F8CFA" w14:textId="77777777">
        <w:tc>
          <w:tcPr>
            <w:tcW w:w="800" w:type="pct"/>
            <w:tcMar>
              <w:top w:w="100" w:type="dxa"/>
              <w:left w:w="50" w:type="dxa"/>
              <w:bottom w:w="100" w:type="dxa"/>
              <w:right w:w="50" w:type="dxa"/>
            </w:tcMar>
          </w:tcPr>
          <w:tbl>
            <w:tblPr>
              <w:tblW w:w="5000" w:type="pct"/>
              <w:tblCellMar>
                <w:left w:w="10" w:type="dxa"/>
                <w:right w:w="10" w:type="dxa"/>
              </w:tblCellMar>
              <w:tblLook w:val="04A0" w:firstRow="1" w:lastRow="0" w:firstColumn="1" w:lastColumn="0" w:noHBand="0" w:noVBand="1"/>
            </w:tblPr>
            <w:tblGrid>
              <w:gridCol w:w="201"/>
              <w:gridCol w:w="201"/>
              <w:gridCol w:w="201"/>
              <w:gridCol w:w="201"/>
              <w:gridCol w:w="200"/>
              <w:gridCol w:w="200"/>
              <w:gridCol w:w="200"/>
            </w:tblGrid>
            <w:tr w:rsidR="001A20E6" w14:paraId="68585E33" w14:textId="77777777">
              <w:tc>
                <w:tcPr>
                  <w:tcW w:w="700" w:type="pct"/>
                  <w:tcMar>
                    <w:top w:w="50" w:type="dxa"/>
                    <w:left w:w="20" w:type="dxa"/>
                    <w:bottom w:w="50" w:type="dxa"/>
                    <w:right w:w="20" w:type="dxa"/>
                  </w:tcMar>
                </w:tcPr>
                <w:p w14:paraId="609C9C1D" w14:textId="77777777" w:rsidR="001A20E6" w:rsidRDefault="00000000">
                  <w:pPr>
                    <w:pStyle w:val="TableCellBirdsEyeDay"/>
                  </w:pPr>
                  <w:r>
                    <w:t>S</w:t>
                  </w:r>
                </w:p>
              </w:tc>
              <w:tc>
                <w:tcPr>
                  <w:tcW w:w="700" w:type="pct"/>
                  <w:tcMar>
                    <w:top w:w="50" w:type="dxa"/>
                    <w:left w:w="20" w:type="dxa"/>
                    <w:bottom w:w="50" w:type="dxa"/>
                    <w:right w:w="20" w:type="dxa"/>
                  </w:tcMar>
                </w:tcPr>
                <w:p w14:paraId="731DED35" w14:textId="77777777" w:rsidR="001A20E6" w:rsidRDefault="00000000">
                  <w:pPr>
                    <w:pStyle w:val="TableCellBirdsEyeDay"/>
                  </w:pPr>
                  <w:r>
                    <w:t>M</w:t>
                  </w:r>
                </w:p>
              </w:tc>
              <w:tc>
                <w:tcPr>
                  <w:tcW w:w="700" w:type="pct"/>
                  <w:tcMar>
                    <w:top w:w="50" w:type="dxa"/>
                    <w:left w:w="20" w:type="dxa"/>
                    <w:bottom w:w="50" w:type="dxa"/>
                    <w:right w:w="20" w:type="dxa"/>
                  </w:tcMar>
                </w:tcPr>
                <w:p w14:paraId="5E2200F0" w14:textId="77777777" w:rsidR="001A20E6" w:rsidRDefault="00000000">
                  <w:pPr>
                    <w:pStyle w:val="TableCellBirdsEyeDay"/>
                  </w:pPr>
                  <w:r>
                    <w:t>T</w:t>
                  </w:r>
                </w:p>
              </w:tc>
              <w:tc>
                <w:tcPr>
                  <w:tcW w:w="700" w:type="pct"/>
                  <w:tcMar>
                    <w:top w:w="50" w:type="dxa"/>
                    <w:left w:w="20" w:type="dxa"/>
                    <w:bottom w:w="50" w:type="dxa"/>
                    <w:right w:w="20" w:type="dxa"/>
                  </w:tcMar>
                </w:tcPr>
                <w:p w14:paraId="598AEC99" w14:textId="77777777" w:rsidR="001A20E6" w:rsidRDefault="00000000">
                  <w:pPr>
                    <w:pStyle w:val="TableCellBirdsEyeDay"/>
                  </w:pPr>
                  <w:r>
                    <w:t>W</w:t>
                  </w:r>
                </w:p>
              </w:tc>
              <w:tc>
                <w:tcPr>
                  <w:tcW w:w="700" w:type="pct"/>
                  <w:tcMar>
                    <w:top w:w="50" w:type="dxa"/>
                    <w:left w:w="20" w:type="dxa"/>
                    <w:bottom w:w="50" w:type="dxa"/>
                    <w:right w:w="20" w:type="dxa"/>
                  </w:tcMar>
                </w:tcPr>
                <w:p w14:paraId="41A39BA0" w14:textId="77777777" w:rsidR="001A20E6" w:rsidRDefault="00000000">
                  <w:pPr>
                    <w:pStyle w:val="TableCellBirdsEyeDay"/>
                  </w:pPr>
                  <w:r>
                    <w:t>T</w:t>
                  </w:r>
                </w:p>
              </w:tc>
              <w:tc>
                <w:tcPr>
                  <w:tcW w:w="700" w:type="pct"/>
                  <w:tcMar>
                    <w:top w:w="50" w:type="dxa"/>
                    <w:left w:w="20" w:type="dxa"/>
                    <w:bottom w:w="50" w:type="dxa"/>
                    <w:right w:w="20" w:type="dxa"/>
                  </w:tcMar>
                </w:tcPr>
                <w:p w14:paraId="3C960E22" w14:textId="77777777" w:rsidR="001A20E6" w:rsidRDefault="00000000">
                  <w:pPr>
                    <w:pStyle w:val="TableCellBirdsEyeDay"/>
                  </w:pPr>
                  <w:r>
                    <w:t>F</w:t>
                  </w:r>
                </w:p>
              </w:tc>
              <w:tc>
                <w:tcPr>
                  <w:tcW w:w="700" w:type="pct"/>
                  <w:tcMar>
                    <w:top w:w="50" w:type="dxa"/>
                    <w:left w:w="20" w:type="dxa"/>
                    <w:bottom w:w="50" w:type="dxa"/>
                    <w:right w:w="20" w:type="dxa"/>
                  </w:tcMar>
                </w:tcPr>
                <w:p w14:paraId="63A9135A" w14:textId="77777777" w:rsidR="001A20E6" w:rsidRDefault="00000000">
                  <w:pPr>
                    <w:pStyle w:val="TableCellBirdsEyeDay"/>
                  </w:pPr>
                  <w:r>
                    <w:t>S</w:t>
                  </w:r>
                </w:p>
              </w:tc>
            </w:tr>
            <w:tr w:rsidR="001A20E6" w14:paraId="7B4D6F6F" w14:textId="77777777">
              <w:tc>
                <w:tcPr>
                  <w:tcW w:w="700" w:type="pct"/>
                  <w:tcMar>
                    <w:top w:w="20" w:type="dxa"/>
                    <w:left w:w="10" w:type="dxa"/>
                    <w:bottom w:w="20" w:type="dxa"/>
                    <w:right w:w="10" w:type="dxa"/>
                  </w:tcMar>
                </w:tcPr>
                <w:p w14:paraId="2122CA0F" w14:textId="77777777" w:rsidR="001A20E6" w:rsidRDefault="001A20E6"/>
              </w:tc>
              <w:tc>
                <w:tcPr>
                  <w:tcW w:w="700" w:type="pct"/>
                  <w:tcMar>
                    <w:top w:w="20" w:type="dxa"/>
                    <w:left w:w="10" w:type="dxa"/>
                    <w:bottom w:w="20" w:type="dxa"/>
                    <w:right w:w="10" w:type="dxa"/>
                  </w:tcMar>
                </w:tcPr>
                <w:p w14:paraId="4EAE5AC5" w14:textId="77777777" w:rsidR="001A20E6" w:rsidRDefault="001A20E6"/>
              </w:tc>
              <w:tc>
                <w:tcPr>
                  <w:tcW w:w="700" w:type="pct"/>
                  <w:tcMar>
                    <w:top w:w="20" w:type="dxa"/>
                    <w:left w:w="10" w:type="dxa"/>
                    <w:bottom w:w="20" w:type="dxa"/>
                    <w:right w:w="10" w:type="dxa"/>
                  </w:tcMar>
                </w:tcPr>
                <w:p w14:paraId="11DD0FAF" w14:textId="77777777" w:rsidR="001A20E6" w:rsidRDefault="001A20E6"/>
              </w:tc>
              <w:tc>
                <w:tcPr>
                  <w:tcW w:w="700" w:type="pct"/>
                  <w:tcMar>
                    <w:top w:w="20" w:type="dxa"/>
                    <w:left w:w="10" w:type="dxa"/>
                    <w:bottom w:w="20" w:type="dxa"/>
                    <w:right w:w="10" w:type="dxa"/>
                  </w:tcMar>
                </w:tcPr>
                <w:p w14:paraId="68AF776D" w14:textId="77777777" w:rsidR="001A20E6" w:rsidRDefault="00000000">
                  <w:pPr>
                    <w:pStyle w:val="TableCellBirdsEyeDayNumber"/>
                  </w:pPr>
                  <w:r>
                    <w:t>1</w:t>
                  </w:r>
                </w:p>
              </w:tc>
              <w:tc>
                <w:tcPr>
                  <w:tcW w:w="700" w:type="pct"/>
                  <w:tcMar>
                    <w:top w:w="20" w:type="dxa"/>
                    <w:left w:w="10" w:type="dxa"/>
                    <w:bottom w:w="20" w:type="dxa"/>
                    <w:right w:w="10" w:type="dxa"/>
                  </w:tcMar>
                </w:tcPr>
                <w:p w14:paraId="2E857C0C" w14:textId="77777777" w:rsidR="001A20E6" w:rsidRDefault="00000000">
                  <w:pPr>
                    <w:pStyle w:val="TableCellBirdsEyeDayNumber"/>
                  </w:pPr>
                  <w:r>
                    <w:t>2</w:t>
                  </w:r>
                </w:p>
              </w:tc>
              <w:tc>
                <w:tcPr>
                  <w:tcW w:w="700" w:type="pct"/>
                  <w:tcMar>
                    <w:top w:w="20" w:type="dxa"/>
                    <w:left w:w="10" w:type="dxa"/>
                    <w:bottom w:w="20" w:type="dxa"/>
                    <w:right w:w="10" w:type="dxa"/>
                  </w:tcMar>
                </w:tcPr>
                <w:p w14:paraId="51F49DF8" w14:textId="77777777" w:rsidR="001A20E6" w:rsidRDefault="00000000">
                  <w:pPr>
                    <w:pStyle w:val="TableCellBirdsEyeDayNumber"/>
                  </w:pPr>
                  <w:r>
                    <w:t>3</w:t>
                  </w:r>
                </w:p>
              </w:tc>
              <w:tc>
                <w:tcPr>
                  <w:tcW w:w="700" w:type="pct"/>
                  <w:tcMar>
                    <w:top w:w="20" w:type="dxa"/>
                    <w:left w:w="10" w:type="dxa"/>
                    <w:bottom w:w="20" w:type="dxa"/>
                    <w:right w:w="10" w:type="dxa"/>
                  </w:tcMar>
                </w:tcPr>
                <w:p w14:paraId="305D031E" w14:textId="77777777" w:rsidR="001A20E6" w:rsidRDefault="00000000">
                  <w:pPr>
                    <w:pStyle w:val="TableCellBirdsEyeDayNumber"/>
                  </w:pPr>
                  <w:r>
                    <w:t>4</w:t>
                  </w:r>
                </w:p>
              </w:tc>
            </w:tr>
            <w:tr w:rsidR="001A20E6" w14:paraId="2A46EB19" w14:textId="77777777">
              <w:tc>
                <w:tcPr>
                  <w:tcW w:w="700" w:type="pct"/>
                  <w:tcMar>
                    <w:top w:w="20" w:type="dxa"/>
                    <w:left w:w="10" w:type="dxa"/>
                    <w:bottom w:w="20" w:type="dxa"/>
                    <w:right w:w="10" w:type="dxa"/>
                  </w:tcMar>
                </w:tcPr>
                <w:p w14:paraId="64B8F7D9" w14:textId="77777777" w:rsidR="001A20E6" w:rsidRDefault="00000000">
                  <w:pPr>
                    <w:pStyle w:val="TableCellBirdsEyeDayNumber"/>
                  </w:pPr>
                  <w:r>
                    <w:t>5</w:t>
                  </w:r>
                </w:p>
              </w:tc>
              <w:tc>
                <w:tcPr>
                  <w:tcW w:w="700" w:type="pct"/>
                  <w:tcMar>
                    <w:top w:w="20" w:type="dxa"/>
                    <w:left w:w="10" w:type="dxa"/>
                    <w:bottom w:w="20" w:type="dxa"/>
                    <w:right w:w="10" w:type="dxa"/>
                  </w:tcMar>
                </w:tcPr>
                <w:p w14:paraId="270929B5" w14:textId="77777777" w:rsidR="001A20E6" w:rsidRDefault="00000000">
                  <w:pPr>
                    <w:pStyle w:val="TableCellBirdsEyeDayNumber"/>
                  </w:pPr>
                  <w:r>
                    <w:t>6</w:t>
                  </w:r>
                </w:p>
              </w:tc>
              <w:tc>
                <w:tcPr>
                  <w:tcW w:w="700" w:type="pct"/>
                  <w:tcMar>
                    <w:top w:w="20" w:type="dxa"/>
                    <w:left w:w="10" w:type="dxa"/>
                    <w:bottom w:w="20" w:type="dxa"/>
                    <w:right w:w="10" w:type="dxa"/>
                  </w:tcMar>
                </w:tcPr>
                <w:p w14:paraId="2591D17B" w14:textId="77777777" w:rsidR="001A20E6" w:rsidRDefault="00000000">
                  <w:pPr>
                    <w:pStyle w:val="TableCellBirdsEyeDayNumber"/>
                  </w:pPr>
                  <w:r>
                    <w:t>7</w:t>
                  </w:r>
                </w:p>
              </w:tc>
              <w:tc>
                <w:tcPr>
                  <w:tcW w:w="700" w:type="pct"/>
                  <w:tcMar>
                    <w:top w:w="20" w:type="dxa"/>
                    <w:left w:w="10" w:type="dxa"/>
                    <w:bottom w:w="20" w:type="dxa"/>
                    <w:right w:w="10" w:type="dxa"/>
                  </w:tcMar>
                </w:tcPr>
                <w:p w14:paraId="661E3585" w14:textId="77777777" w:rsidR="001A20E6" w:rsidRDefault="00000000">
                  <w:pPr>
                    <w:pStyle w:val="TableCellBirdsEyeDayNumber"/>
                  </w:pPr>
                  <w:r>
                    <w:t>8</w:t>
                  </w:r>
                </w:p>
              </w:tc>
              <w:tc>
                <w:tcPr>
                  <w:tcW w:w="700" w:type="pct"/>
                  <w:tcMar>
                    <w:top w:w="20" w:type="dxa"/>
                    <w:left w:w="10" w:type="dxa"/>
                    <w:bottom w:w="20" w:type="dxa"/>
                    <w:right w:w="10" w:type="dxa"/>
                  </w:tcMar>
                </w:tcPr>
                <w:p w14:paraId="2FF8275A" w14:textId="77777777" w:rsidR="001A20E6" w:rsidRDefault="00000000">
                  <w:pPr>
                    <w:pStyle w:val="TableCellBirdsEyeDayNumber"/>
                  </w:pPr>
                  <w:r>
                    <w:t>9</w:t>
                  </w:r>
                </w:p>
              </w:tc>
              <w:tc>
                <w:tcPr>
                  <w:tcW w:w="700" w:type="pct"/>
                  <w:tcMar>
                    <w:top w:w="20" w:type="dxa"/>
                    <w:left w:w="10" w:type="dxa"/>
                    <w:bottom w:w="20" w:type="dxa"/>
                    <w:right w:w="10" w:type="dxa"/>
                  </w:tcMar>
                </w:tcPr>
                <w:p w14:paraId="5E0A8115" w14:textId="77777777" w:rsidR="001A20E6" w:rsidRDefault="00000000">
                  <w:pPr>
                    <w:pStyle w:val="TableCellBirdsEyeDayNumber"/>
                  </w:pPr>
                  <w:r>
                    <w:t>10</w:t>
                  </w:r>
                </w:p>
              </w:tc>
              <w:tc>
                <w:tcPr>
                  <w:tcW w:w="700" w:type="pct"/>
                  <w:tcMar>
                    <w:top w:w="20" w:type="dxa"/>
                    <w:left w:w="10" w:type="dxa"/>
                    <w:bottom w:w="20" w:type="dxa"/>
                    <w:right w:w="10" w:type="dxa"/>
                  </w:tcMar>
                </w:tcPr>
                <w:p w14:paraId="5406F737" w14:textId="77777777" w:rsidR="001A20E6" w:rsidRDefault="00000000">
                  <w:pPr>
                    <w:pStyle w:val="TableCellBirdsEyeDayNumber"/>
                  </w:pPr>
                  <w:r>
                    <w:t>11</w:t>
                  </w:r>
                </w:p>
              </w:tc>
            </w:tr>
            <w:tr w:rsidR="001A20E6" w14:paraId="0BB80DCB" w14:textId="77777777">
              <w:tc>
                <w:tcPr>
                  <w:tcW w:w="700" w:type="pct"/>
                  <w:tcMar>
                    <w:top w:w="20" w:type="dxa"/>
                    <w:left w:w="10" w:type="dxa"/>
                    <w:bottom w:w="20" w:type="dxa"/>
                    <w:right w:w="10" w:type="dxa"/>
                  </w:tcMar>
                </w:tcPr>
                <w:p w14:paraId="7DB5EA0E" w14:textId="77777777" w:rsidR="001A20E6" w:rsidRDefault="00000000">
                  <w:pPr>
                    <w:pStyle w:val="TableCellBirdsEyeDayNumber"/>
                  </w:pPr>
                  <w:r>
                    <w:t>12</w:t>
                  </w:r>
                </w:p>
              </w:tc>
              <w:tc>
                <w:tcPr>
                  <w:tcW w:w="700" w:type="pct"/>
                  <w:tcMar>
                    <w:top w:w="20" w:type="dxa"/>
                    <w:left w:w="10" w:type="dxa"/>
                    <w:bottom w:w="20" w:type="dxa"/>
                    <w:right w:w="10" w:type="dxa"/>
                  </w:tcMar>
                </w:tcPr>
                <w:p w14:paraId="46E12255" w14:textId="77777777" w:rsidR="001A20E6" w:rsidRDefault="00000000">
                  <w:pPr>
                    <w:pStyle w:val="TableCellBirdsEyeDayNumber"/>
                  </w:pPr>
                  <w:r>
                    <w:t>13</w:t>
                  </w:r>
                </w:p>
              </w:tc>
              <w:tc>
                <w:tcPr>
                  <w:tcW w:w="700" w:type="pct"/>
                  <w:tcMar>
                    <w:top w:w="20" w:type="dxa"/>
                    <w:left w:w="10" w:type="dxa"/>
                    <w:bottom w:w="20" w:type="dxa"/>
                    <w:right w:w="10" w:type="dxa"/>
                  </w:tcMar>
                </w:tcPr>
                <w:p w14:paraId="45EEEB79" w14:textId="77777777" w:rsidR="001A20E6" w:rsidRDefault="00000000">
                  <w:pPr>
                    <w:pStyle w:val="TableCellBirdsEyeDayNumber"/>
                  </w:pPr>
                  <w:r>
                    <w:t>14</w:t>
                  </w:r>
                </w:p>
              </w:tc>
              <w:tc>
                <w:tcPr>
                  <w:tcW w:w="700" w:type="pct"/>
                  <w:tcMar>
                    <w:top w:w="20" w:type="dxa"/>
                    <w:left w:w="10" w:type="dxa"/>
                    <w:bottom w:w="20" w:type="dxa"/>
                    <w:right w:w="10" w:type="dxa"/>
                  </w:tcMar>
                </w:tcPr>
                <w:p w14:paraId="79CC5D91" w14:textId="77777777" w:rsidR="001A20E6" w:rsidRDefault="00000000">
                  <w:pPr>
                    <w:pStyle w:val="TableCellBirdsEyeDayNumber"/>
                  </w:pPr>
                  <w:r>
                    <w:t>15</w:t>
                  </w:r>
                </w:p>
              </w:tc>
              <w:tc>
                <w:tcPr>
                  <w:tcW w:w="700" w:type="pct"/>
                  <w:tcMar>
                    <w:top w:w="20" w:type="dxa"/>
                    <w:left w:w="10" w:type="dxa"/>
                    <w:bottom w:w="20" w:type="dxa"/>
                    <w:right w:w="10" w:type="dxa"/>
                  </w:tcMar>
                </w:tcPr>
                <w:p w14:paraId="302E70FF" w14:textId="77777777" w:rsidR="001A20E6" w:rsidRDefault="00000000">
                  <w:pPr>
                    <w:pStyle w:val="TableCellBirdsEyeDayNumber"/>
                  </w:pPr>
                  <w:r>
                    <w:t>16</w:t>
                  </w:r>
                </w:p>
              </w:tc>
              <w:tc>
                <w:tcPr>
                  <w:tcW w:w="700" w:type="pct"/>
                  <w:tcMar>
                    <w:top w:w="20" w:type="dxa"/>
                    <w:left w:w="10" w:type="dxa"/>
                    <w:bottom w:w="20" w:type="dxa"/>
                    <w:right w:w="10" w:type="dxa"/>
                  </w:tcMar>
                </w:tcPr>
                <w:p w14:paraId="00B1C114" w14:textId="77777777" w:rsidR="001A20E6" w:rsidRDefault="00000000">
                  <w:pPr>
                    <w:pStyle w:val="TableCellBirdsEyeDayNumber"/>
                  </w:pPr>
                  <w:r>
                    <w:t>17</w:t>
                  </w:r>
                </w:p>
              </w:tc>
              <w:tc>
                <w:tcPr>
                  <w:tcW w:w="700" w:type="pct"/>
                  <w:tcMar>
                    <w:top w:w="20" w:type="dxa"/>
                    <w:left w:w="10" w:type="dxa"/>
                    <w:bottom w:w="20" w:type="dxa"/>
                    <w:right w:w="10" w:type="dxa"/>
                  </w:tcMar>
                </w:tcPr>
                <w:p w14:paraId="3E48D8F5" w14:textId="77777777" w:rsidR="001A20E6" w:rsidRDefault="00000000">
                  <w:pPr>
                    <w:pStyle w:val="TableCellBirdsEyeDayNumber"/>
                  </w:pPr>
                  <w:r>
                    <w:t>18</w:t>
                  </w:r>
                </w:p>
              </w:tc>
            </w:tr>
            <w:tr w:rsidR="001A20E6" w14:paraId="73A82C28" w14:textId="77777777">
              <w:tc>
                <w:tcPr>
                  <w:tcW w:w="700" w:type="pct"/>
                  <w:tcMar>
                    <w:top w:w="20" w:type="dxa"/>
                    <w:left w:w="10" w:type="dxa"/>
                    <w:bottom w:w="20" w:type="dxa"/>
                    <w:right w:w="10" w:type="dxa"/>
                  </w:tcMar>
                </w:tcPr>
                <w:p w14:paraId="2EF5DB12" w14:textId="77777777" w:rsidR="001A20E6" w:rsidRDefault="00000000">
                  <w:pPr>
                    <w:pStyle w:val="TableCellBirdsEyeDayNumber"/>
                  </w:pPr>
                  <w:r>
                    <w:t>19</w:t>
                  </w:r>
                </w:p>
              </w:tc>
              <w:tc>
                <w:tcPr>
                  <w:tcW w:w="700" w:type="pct"/>
                  <w:tcMar>
                    <w:top w:w="20" w:type="dxa"/>
                    <w:left w:w="10" w:type="dxa"/>
                    <w:bottom w:w="20" w:type="dxa"/>
                    <w:right w:w="10" w:type="dxa"/>
                  </w:tcMar>
                </w:tcPr>
                <w:p w14:paraId="28E20F77" w14:textId="77777777" w:rsidR="001A20E6" w:rsidRDefault="00000000">
                  <w:pPr>
                    <w:pStyle w:val="TableCellBirdsEyeDayNumber"/>
                  </w:pPr>
                  <w:r>
                    <w:t>20</w:t>
                  </w:r>
                </w:p>
              </w:tc>
              <w:tc>
                <w:tcPr>
                  <w:tcW w:w="700" w:type="pct"/>
                  <w:tcMar>
                    <w:top w:w="20" w:type="dxa"/>
                    <w:left w:w="10" w:type="dxa"/>
                    <w:bottom w:w="20" w:type="dxa"/>
                    <w:right w:w="10" w:type="dxa"/>
                  </w:tcMar>
                </w:tcPr>
                <w:p w14:paraId="03781E7A" w14:textId="77777777" w:rsidR="001A20E6" w:rsidRDefault="00000000">
                  <w:pPr>
                    <w:pStyle w:val="TableCellBirdsEyeDayNumber"/>
                  </w:pPr>
                  <w:r>
                    <w:t>21</w:t>
                  </w:r>
                </w:p>
              </w:tc>
              <w:tc>
                <w:tcPr>
                  <w:tcW w:w="700" w:type="pct"/>
                  <w:tcMar>
                    <w:top w:w="20" w:type="dxa"/>
                    <w:left w:w="10" w:type="dxa"/>
                    <w:bottom w:w="20" w:type="dxa"/>
                    <w:right w:w="10" w:type="dxa"/>
                  </w:tcMar>
                </w:tcPr>
                <w:p w14:paraId="3235E46B" w14:textId="77777777" w:rsidR="001A20E6" w:rsidRDefault="00000000">
                  <w:pPr>
                    <w:pStyle w:val="TableCellBirdsEyeDayNumber"/>
                  </w:pPr>
                  <w:r>
                    <w:t>22</w:t>
                  </w:r>
                </w:p>
              </w:tc>
              <w:tc>
                <w:tcPr>
                  <w:tcW w:w="700" w:type="pct"/>
                  <w:tcMar>
                    <w:top w:w="20" w:type="dxa"/>
                    <w:left w:w="10" w:type="dxa"/>
                    <w:bottom w:w="20" w:type="dxa"/>
                    <w:right w:w="10" w:type="dxa"/>
                  </w:tcMar>
                </w:tcPr>
                <w:p w14:paraId="5888BC41" w14:textId="77777777" w:rsidR="001A20E6" w:rsidRDefault="00000000">
                  <w:pPr>
                    <w:pStyle w:val="TableCellBirdsEyeDayNumber"/>
                  </w:pPr>
                  <w:r>
                    <w:t>23</w:t>
                  </w:r>
                </w:p>
              </w:tc>
              <w:tc>
                <w:tcPr>
                  <w:tcW w:w="700" w:type="pct"/>
                  <w:tcMar>
                    <w:top w:w="20" w:type="dxa"/>
                    <w:left w:w="10" w:type="dxa"/>
                    <w:bottom w:w="20" w:type="dxa"/>
                    <w:right w:w="10" w:type="dxa"/>
                  </w:tcMar>
                </w:tcPr>
                <w:p w14:paraId="10AAEC39" w14:textId="77777777" w:rsidR="001A20E6" w:rsidRDefault="00000000">
                  <w:pPr>
                    <w:pStyle w:val="TableCellBirdsEyeDayNumber"/>
                  </w:pPr>
                  <w:r>
                    <w:t>24</w:t>
                  </w:r>
                </w:p>
              </w:tc>
              <w:tc>
                <w:tcPr>
                  <w:tcW w:w="700" w:type="pct"/>
                  <w:tcMar>
                    <w:top w:w="20" w:type="dxa"/>
                    <w:left w:w="10" w:type="dxa"/>
                    <w:bottom w:w="20" w:type="dxa"/>
                    <w:right w:w="10" w:type="dxa"/>
                  </w:tcMar>
                </w:tcPr>
                <w:p w14:paraId="0834FBAF" w14:textId="77777777" w:rsidR="001A20E6" w:rsidRDefault="00000000">
                  <w:pPr>
                    <w:pStyle w:val="TableCellBirdsEyeDayNumber"/>
                  </w:pPr>
                  <w:r>
                    <w:t>25</w:t>
                  </w:r>
                </w:p>
              </w:tc>
            </w:tr>
            <w:tr w:rsidR="001A20E6" w14:paraId="38A0D962" w14:textId="77777777">
              <w:tc>
                <w:tcPr>
                  <w:tcW w:w="700" w:type="pct"/>
                  <w:tcMar>
                    <w:top w:w="20" w:type="dxa"/>
                    <w:left w:w="10" w:type="dxa"/>
                    <w:bottom w:w="20" w:type="dxa"/>
                    <w:right w:w="10" w:type="dxa"/>
                  </w:tcMar>
                </w:tcPr>
                <w:p w14:paraId="15B2F498" w14:textId="77777777" w:rsidR="001A20E6" w:rsidRDefault="00000000">
                  <w:pPr>
                    <w:pStyle w:val="TableCellBirdsEyeDayNumber"/>
                  </w:pPr>
                  <w:r>
                    <w:t>26</w:t>
                  </w:r>
                </w:p>
              </w:tc>
              <w:tc>
                <w:tcPr>
                  <w:tcW w:w="700" w:type="pct"/>
                  <w:tcMar>
                    <w:top w:w="20" w:type="dxa"/>
                    <w:left w:w="10" w:type="dxa"/>
                    <w:bottom w:w="20" w:type="dxa"/>
                    <w:right w:w="10" w:type="dxa"/>
                  </w:tcMar>
                </w:tcPr>
                <w:p w14:paraId="0D5E1AA7" w14:textId="77777777" w:rsidR="001A20E6" w:rsidRDefault="00000000">
                  <w:pPr>
                    <w:pStyle w:val="TableCellBirdsEyeDayNumber"/>
                  </w:pPr>
                  <w:r>
                    <w:t>27</w:t>
                  </w:r>
                </w:p>
              </w:tc>
              <w:tc>
                <w:tcPr>
                  <w:tcW w:w="700" w:type="pct"/>
                  <w:tcMar>
                    <w:top w:w="20" w:type="dxa"/>
                    <w:left w:w="10" w:type="dxa"/>
                    <w:bottom w:w="20" w:type="dxa"/>
                    <w:right w:w="10" w:type="dxa"/>
                  </w:tcMar>
                </w:tcPr>
                <w:p w14:paraId="6E312B51" w14:textId="77777777" w:rsidR="001A20E6" w:rsidRDefault="00000000">
                  <w:pPr>
                    <w:pStyle w:val="TableCellBirdsEyeDayNumber"/>
                  </w:pPr>
                  <w:r>
                    <w:t>28</w:t>
                  </w:r>
                </w:p>
              </w:tc>
              <w:tc>
                <w:tcPr>
                  <w:tcW w:w="700" w:type="pct"/>
                  <w:tcMar>
                    <w:top w:w="20" w:type="dxa"/>
                    <w:left w:w="10" w:type="dxa"/>
                    <w:bottom w:w="20" w:type="dxa"/>
                    <w:right w:w="10" w:type="dxa"/>
                  </w:tcMar>
                </w:tcPr>
                <w:p w14:paraId="6F57BA89" w14:textId="77777777" w:rsidR="001A20E6" w:rsidRDefault="00000000">
                  <w:pPr>
                    <w:pStyle w:val="TableCellBirdsEyeDayNumber"/>
                  </w:pPr>
                  <w:r>
                    <w:t>29</w:t>
                  </w:r>
                </w:p>
              </w:tc>
              <w:tc>
                <w:tcPr>
                  <w:tcW w:w="700" w:type="pct"/>
                  <w:tcMar>
                    <w:top w:w="20" w:type="dxa"/>
                    <w:left w:w="10" w:type="dxa"/>
                    <w:bottom w:w="20" w:type="dxa"/>
                    <w:right w:w="10" w:type="dxa"/>
                  </w:tcMar>
                </w:tcPr>
                <w:p w14:paraId="139BFA35" w14:textId="77777777" w:rsidR="001A20E6" w:rsidRDefault="00000000">
                  <w:pPr>
                    <w:pStyle w:val="TableCellBirdsEyeDayNumber"/>
                  </w:pPr>
                  <w:r>
                    <w:t>30</w:t>
                  </w:r>
                </w:p>
              </w:tc>
              <w:tc>
                <w:tcPr>
                  <w:tcW w:w="700" w:type="pct"/>
                  <w:tcMar>
                    <w:top w:w="20" w:type="dxa"/>
                    <w:left w:w="10" w:type="dxa"/>
                    <w:bottom w:w="20" w:type="dxa"/>
                    <w:right w:w="10" w:type="dxa"/>
                  </w:tcMar>
                </w:tcPr>
                <w:p w14:paraId="61DA6E09" w14:textId="77777777" w:rsidR="001A20E6" w:rsidRDefault="00000000">
                  <w:pPr>
                    <w:pStyle w:val="TableCellBirdsEyeDayNumber"/>
                  </w:pPr>
                  <w:r>
                    <w:t>31</w:t>
                  </w:r>
                </w:p>
              </w:tc>
              <w:tc>
                <w:tcPr>
                  <w:tcW w:w="700" w:type="pct"/>
                  <w:tcMar>
                    <w:top w:w="20" w:type="dxa"/>
                    <w:left w:w="10" w:type="dxa"/>
                    <w:bottom w:w="20" w:type="dxa"/>
                    <w:right w:w="10" w:type="dxa"/>
                  </w:tcMar>
                </w:tcPr>
                <w:p w14:paraId="13BC449C" w14:textId="77777777" w:rsidR="001A20E6" w:rsidRDefault="001A20E6"/>
              </w:tc>
            </w:tr>
          </w:tbl>
          <w:p w14:paraId="0DC04DBC" w14:textId="77777777" w:rsidR="001A20E6" w:rsidRDefault="001A20E6"/>
        </w:tc>
        <w:tc>
          <w:tcPr>
            <w:tcW w:w="800" w:type="pct"/>
            <w:tcMar>
              <w:top w:w="100" w:type="dxa"/>
              <w:left w:w="50" w:type="dxa"/>
              <w:bottom w:w="100" w:type="dxa"/>
              <w:right w:w="50" w:type="dxa"/>
            </w:tcMar>
          </w:tcPr>
          <w:tbl>
            <w:tblPr>
              <w:tblW w:w="5000" w:type="pct"/>
              <w:tblCellMar>
                <w:left w:w="10" w:type="dxa"/>
                <w:right w:w="10" w:type="dxa"/>
              </w:tblCellMar>
              <w:tblLook w:val="04A0" w:firstRow="1" w:lastRow="0" w:firstColumn="1" w:lastColumn="0" w:noHBand="0" w:noVBand="1"/>
            </w:tblPr>
            <w:tblGrid>
              <w:gridCol w:w="201"/>
              <w:gridCol w:w="201"/>
              <w:gridCol w:w="201"/>
              <w:gridCol w:w="201"/>
              <w:gridCol w:w="200"/>
              <w:gridCol w:w="200"/>
              <w:gridCol w:w="200"/>
            </w:tblGrid>
            <w:tr w:rsidR="001A20E6" w14:paraId="2F125494" w14:textId="77777777">
              <w:tc>
                <w:tcPr>
                  <w:tcW w:w="700" w:type="pct"/>
                  <w:tcMar>
                    <w:top w:w="50" w:type="dxa"/>
                    <w:left w:w="20" w:type="dxa"/>
                    <w:bottom w:w="50" w:type="dxa"/>
                    <w:right w:w="20" w:type="dxa"/>
                  </w:tcMar>
                </w:tcPr>
                <w:p w14:paraId="2572E390" w14:textId="77777777" w:rsidR="001A20E6" w:rsidRDefault="00000000">
                  <w:pPr>
                    <w:pStyle w:val="TableCellBirdsEyeDay"/>
                  </w:pPr>
                  <w:r>
                    <w:t>S</w:t>
                  </w:r>
                </w:p>
              </w:tc>
              <w:tc>
                <w:tcPr>
                  <w:tcW w:w="700" w:type="pct"/>
                  <w:tcMar>
                    <w:top w:w="50" w:type="dxa"/>
                    <w:left w:w="20" w:type="dxa"/>
                    <w:bottom w:w="50" w:type="dxa"/>
                    <w:right w:w="20" w:type="dxa"/>
                  </w:tcMar>
                </w:tcPr>
                <w:p w14:paraId="4390E2FB" w14:textId="77777777" w:rsidR="001A20E6" w:rsidRDefault="00000000">
                  <w:pPr>
                    <w:pStyle w:val="TableCellBirdsEyeDay"/>
                  </w:pPr>
                  <w:r>
                    <w:t>M</w:t>
                  </w:r>
                </w:p>
              </w:tc>
              <w:tc>
                <w:tcPr>
                  <w:tcW w:w="700" w:type="pct"/>
                  <w:tcMar>
                    <w:top w:w="50" w:type="dxa"/>
                    <w:left w:w="20" w:type="dxa"/>
                    <w:bottom w:w="50" w:type="dxa"/>
                    <w:right w:w="20" w:type="dxa"/>
                  </w:tcMar>
                </w:tcPr>
                <w:p w14:paraId="28607E98" w14:textId="77777777" w:rsidR="001A20E6" w:rsidRDefault="00000000">
                  <w:pPr>
                    <w:pStyle w:val="TableCellBirdsEyeDay"/>
                  </w:pPr>
                  <w:r>
                    <w:t>T</w:t>
                  </w:r>
                </w:p>
              </w:tc>
              <w:tc>
                <w:tcPr>
                  <w:tcW w:w="700" w:type="pct"/>
                  <w:tcMar>
                    <w:top w:w="50" w:type="dxa"/>
                    <w:left w:w="20" w:type="dxa"/>
                    <w:bottom w:w="50" w:type="dxa"/>
                    <w:right w:w="20" w:type="dxa"/>
                  </w:tcMar>
                </w:tcPr>
                <w:p w14:paraId="18E544AB" w14:textId="77777777" w:rsidR="001A20E6" w:rsidRDefault="00000000">
                  <w:pPr>
                    <w:pStyle w:val="TableCellBirdsEyeDay"/>
                  </w:pPr>
                  <w:r>
                    <w:t>W</w:t>
                  </w:r>
                </w:p>
              </w:tc>
              <w:tc>
                <w:tcPr>
                  <w:tcW w:w="700" w:type="pct"/>
                  <w:tcMar>
                    <w:top w:w="50" w:type="dxa"/>
                    <w:left w:w="20" w:type="dxa"/>
                    <w:bottom w:w="50" w:type="dxa"/>
                    <w:right w:w="20" w:type="dxa"/>
                  </w:tcMar>
                </w:tcPr>
                <w:p w14:paraId="2E88177C" w14:textId="77777777" w:rsidR="001A20E6" w:rsidRDefault="00000000">
                  <w:pPr>
                    <w:pStyle w:val="TableCellBirdsEyeDay"/>
                  </w:pPr>
                  <w:r>
                    <w:t>T</w:t>
                  </w:r>
                </w:p>
              </w:tc>
              <w:tc>
                <w:tcPr>
                  <w:tcW w:w="700" w:type="pct"/>
                  <w:tcMar>
                    <w:top w:w="50" w:type="dxa"/>
                    <w:left w:w="20" w:type="dxa"/>
                    <w:bottom w:w="50" w:type="dxa"/>
                    <w:right w:w="20" w:type="dxa"/>
                  </w:tcMar>
                </w:tcPr>
                <w:p w14:paraId="35F9AED6" w14:textId="77777777" w:rsidR="001A20E6" w:rsidRDefault="00000000">
                  <w:pPr>
                    <w:pStyle w:val="TableCellBirdsEyeDay"/>
                  </w:pPr>
                  <w:r>
                    <w:t>F</w:t>
                  </w:r>
                </w:p>
              </w:tc>
              <w:tc>
                <w:tcPr>
                  <w:tcW w:w="700" w:type="pct"/>
                  <w:tcMar>
                    <w:top w:w="50" w:type="dxa"/>
                    <w:left w:w="20" w:type="dxa"/>
                    <w:bottom w:w="50" w:type="dxa"/>
                    <w:right w:w="20" w:type="dxa"/>
                  </w:tcMar>
                </w:tcPr>
                <w:p w14:paraId="46B529D3" w14:textId="77777777" w:rsidR="001A20E6" w:rsidRDefault="00000000">
                  <w:pPr>
                    <w:pStyle w:val="TableCellBirdsEyeDay"/>
                  </w:pPr>
                  <w:r>
                    <w:t>S</w:t>
                  </w:r>
                </w:p>
              </w:tc>
            </w:tr>
            <w:tr w:rsidR="001A20E6" w14:paraId="77190ECC" w14:textId="77777777">
              <w:tc>
                <w:tcPr>
                  <w:tcW w:w="700" w:type="pct"/>
                  <w:tcMar>
                    <w:top w:w="20" w:type="dxa"/>
                    <w:left w:w="10" w:type="dxa"/>
                    <w:bottom w:w="20" w:type="dxa"/>
                    <w:right w:w="10" w:type="dxa"/>
                  </w:tcMar>
                </w:tcPr>
                <w:p w14:paraId="6D436BD5" w14:textId="77777777" w:rsidR="001A20E6" w:rsidRDefault="001A20E6"/>
              </w:tc>
              <w:tc>
                <w:tcPr>
                  <w:tcW w:w="700" w:type="pct"/>
                  <w:tcMar>
                    <w:top w:w="20" w:type="dxa"/>
                    <w:left w:w="10" w:type="dxa"/>
                    <w:bottom w:w="20" w:type="dxa"/>
                    <w:right w:w="10" w:type="dxa"/>
                  </w:tcMar>
                </w:tcPr>
                <w:p w14:paraId="4E8CC1D0" w14:textId="77777777" w:rsidR="001A20E6" w:rsidRDefault="001A20E6"/>
              </w:tc>
              <w:tc>
                <w:tcPr>
                  <w:tcW w:w="700" w:type="pct"/>
                  <w:tcMar>
                    <w:top w:w="20" w:type="dxa"/>
                    <w:left w:w="10" w:type="dxa"/>
                    <w:bottom w:w="20" w:type="dxa"/>
                    <w:right w:w="10" w:type="dxa"/>
                  </w:tcMar>
                </w:tcPr>
                <w:p w14:paraId="08F436F0" w14:textId="77777777" w:rsidR="001A20E6" w:rsidRDefault="001A20E6"/>
              </w:tc>
              <w:tc>
                <w:tcPr>
                  <w:tcW w:w="700" w:type="pct"/>
                  <w:tcMar>
                    <w:top w:w="20" w:type="dxa"/>
                    <w:left w:w="10" w:type="dxa"/>
                    <w:bottom w:w="20" w:type="dxa"/>
                    <w:right w:w="10" w:type="dxa"/>
                  </w:tcMar>
                </w:tcPr>
                <w:p w14:paraId="1BEC37A8" w14:textId="77777777" w:rsidR="001A20E6" w:rsidRDefault="001A20E6"/>
              </w:tc>
              <w:tc>
                <w:tcPr>
                  <w:tcW w:w="700" w:type="pct"/>
                  <w:tcMar>
                    <w:top w:w="20" w:type="dxa"/>
                    <w:left w:w="10" w:type="dxa"/>
                    <w:bottom w:w="20" w:type="dxa"/>
                    <w:right w:w="10" w:type="dxa"/>
                  </w:tcMar>
                </w:tcPr>
                <w:p w14:paraId="501FF0C9" w14:textId="77777777" w:rsidR="001A20E6" w:rsidRDefault="001A20E6"/>
              </w:tc>
              <w:tc>
                <w:tcPr>
                  <w:tcW w:w="700" w:type="pct"/>
                  <w:tcMar>
                    <w:top w:w="20" w:type="dxa"/>
                    <w:left w:w="10" w:type="dxa"/>
                    <w:bottom w:w="20" w:type="dxa"/>
                    <w:right w:w="10" w:type="dxa"/>
                  </w:tcMar>
                </w:tcPr>
                <w:p w14:paraId="7465372B" w14:textId="77777777" w:rsidR="001A20E6" w:rsidRDefault="001A20E6"/>
              </w:tc>
              <w:tc>
                <w:tcPr>
                  <w:tcW w:w="700" w:type="pct"/>
                  <w:tcMar>
                    <w:top w:w="20" w:type="dxa"/>
                    <w:left w:w="10" w:type="dxa"/>
                    <w:bottom w:w="20" w:type="dxa"/>
                    <w:right w:w="10" w:type="dxa"/>
                  </w:tcMar>
                </w:tcPr>
                <w:p w14:paraId="6A0258E4" w14:textId="77777777" w:rsidR="001A20E6" w:rsidRDefault="00000000">
                  <w:pPr>
                    <w:pStyle w:val="TableCellBirdsEyeDayNumber"/>
                  </w:pPr>
                  <w:r>
                    <w:t>1</w:t>
                  </w:r>
                </w:p>
              </w:tc>
            </w:tr>
            <w:tr w:rsidR="001A20E6" w14:paraId="7E362F0A" w14:textId="77777777">
              <w:tc>
                <w:tcPr>
                  <w:tcW w:w="700" w:type="pct"/>
                  <w:tcMar>
                    <w:top w:w="20" w:type="dxa"/>
                    <w:left w:w="10" w:type="dxa"/>
                    <w:bottom w:w="20" w:type="dxa"/>
                    <w:right w:w="10" w:type="dxa"/>
                  </w:tcMar>
                </w:tcPr>
                <w:p w14:paraId="17599E80" w14:textId="77777777" w:rsidR="001A20E6" w:rsidRDefault="00000000">
                  <w:pPr>
                    <w:pStyle w:val="TableCellBirdsEyeDayNumber"/>
                  </w:pPr>
                  <w:r>
                    <w:t>2</w:t>
                  </w:r>
                </w:p>
              </w:tc>
              <w:tc>
                <w:tcPr>
                  <w:tcW w:w="700" w:type="pct"/>
                  <w:tcMar>
                    <w:top w:w="20" w:type="dxa"/>
                    <w:left w:w="10" w:type="dxa"/>
                    <w:bottom w:w="20" w:type="dxa"/>
                    <w:right w:w="10" w:type="dxa"/>
                  </w:tcMar>
                </w:tcPr>
                <w:p w14:paraId="642247AD" w14:textId="77777777" w:rsidR="001A20E6" w:rsidRDefault="00000000">
                  <w:pPr>
                    <w:pStyle w:val="TableCellBirdsEyeDayNumber"/>
                  </w:pPr>
                  <w:r>
                    <w:t>3</w:t>
                  </w:r>
                </w:p>
              </w:tc>
              <w:tc>
                <w:tcPr>
                  <w:tcW w:w="700" w:type="pct"/>
                  <w:tcMar>
                    <w:top w:w="20" w:type="dxa"/>
                    <w:left w:w="10" w:type="dxa"/>
                    <w:bottom w:w="20" w:type="dxa"/>
                    <w:right w:w="10" w:type="dxa"/>
                  </w:tcMar>
                </w:tcPr>
                <w:p w14:paraId="12249403" w14:textId="77777777" w:rsidR="001A20E6" w:rsidRDefault="00000000">
                  <w:pPr>
                    <w:pStyle w:val="TableCellBirdsEyeDayNumber"/>
                  </w:pPr>
                  <w:r>
                    <w:t>4</w:t>
                  </w:r>
                </w:p>
              </w:tc>
              <w:tc>
                <w:tcPr>
                  <w:tcW w:w="700" w:type="pct"/>
                  <w:tcMar>
                    <w:top w:w="20" w:type="dxa"/>
                    <w:left w:w="10" w:type="dxa"/>
                    <w:bottom w:w="20" w:type="dxa"/>
                    <w:right w:w="10" w:type="dxa"/>
                  </w:tcMar>
                </w:tcPr>
                <w:p w14:paraId="204EFA9A" w14:textId="77777777" w:rsidR="001A20E6" w:rsidRDefault="00000000">
                  <w:pPr>
                    <w:pStyle w:val="TableCellBirdsEyeDayNumber"/>
                  </w:pPr>
                  <w:r>
                    <w:t>5</w:t>
                  </w:r>
                </w:p>
              </w:tc>
              <w:tc>
                <w:tcPr>
                  <w:tcW w:w="700" w:type="pct"/>
                  <w:tcMar>
                    <w:top w:w="20" w:type="dxa"/>
                    <w:left w:w="10" w:type="dxa"/>
                    <w:bottom w:w="20" w:type="dxa"/>
                    <w:right w:w="10" w:type="dxa"/>
                  </w:tcMar>
                </w:tcPr>
                <w:p w14:paraId="10F0B2AD" w14:textId="77777777" w:rsidR="001A20E6" w:rsidRDefault="00000000">
                  <w:pPr>
                    <w:pStyle w:val="TableCellBirdsEyeDayNumber"/>
                  </w:pPr>
                  <w:r>
                    <w:t>6</w:t>
                  </w:r>
                </w:p>
              </w:tc>
              <w:tc>
                <w:tcPr>
                  <w:tcW w:w="700" w:type="pct"/>
                  <w:tcMar>
                    <w:top w:w="20" w:type="dxa"/>
                    <w:left w:w="10" w:type="dxa"/>
                    <w:bottom w:w="20" w:type="dxa"/>
                    <w:right w:w="10" w:type="dxa"/>
                  </w:tcMar>
                </w:tcPr>
                <w:p w14:paraId="7D034A52" w14:textId="77777777" w:rsidR="001A20E6" w:rsidRDefault="00000000">
                  <w:pPr>
                    <w:pStyle w:val="TableCellBirdsEyeDayNumber"/>
                  </w:pPr>
                  <w:r>
                    <w:t>7</w:t>
                  </w:r>
                </w:p>
              </w:tc>
              <w:tc>
                <w:tcPr>
                  <w:tcW w:w="700" w:type="pct"/>
                  <w:tcMar>
                    <w:top w:w="20" w:type="dxa"/>
                    <w:left w:w="10" w:type="dxa"/>
                    <w:bottom w:w="20" w:type="dxa"/>
                    <w:right w:w="10" w:type="dxa"/>
                  </w:tcMar>
                </w:tcPr>
                <w:p w14:paraId="024723D4" w14:textId="77777777" w:rsidR="001A20E6" w:rsidRDefault="00000000">
                  <w:pPr>
                    <w:pStyle w:val="TableCellBirdsEyeDayNumber"/>
                  </w:pPr>
                  <w:r>
                    <w:t>8</w:t>
                  </w:r>
                </w:p>
              </w:tc>
            </w:tr>
            <w:tr w:rsidR="001A20E6" w14:paraId="2005820D" w14:textId="77777777">
              <w:tc>
                <w:tcPr>
                  <w:tcW w:w="700" w:type="pct"/>
                  <w:tcMar>
                    <w:top w:w="20" w:type="dxa"/>
                    <w:left w:w="10" w:type="dxa"/>
                    <w:bottom w:w="20" w:type="dxa"/>
                    <w:right w:w="10" w:type="dxa"/>
                  </w:tcMar>
                </w:tcPr>
                <w:p w14:paraId="7FB78738" w14:textId="77777777" w:rsidR="001A20E6" w:rsidRDefault="00000000">
                  <w:pPr>
                    <w:pStyle w:val="TableCellBirdsEyeDayNumber"/>
                  </w:pPr>
                  <w:r>
                    <w:t>9</w:t>
                  </w:r>
                </w:p>
              </w:tc>
              <w:tc>
                <w:tcPr>
                  <w:tcW w:w="700" w:type="pct"/>
                  <w:tcMar>
                    <w:top w:w="20" w:type="dxa"/>
                    <w:left w:w="10" w:type="dxa"/>
                    <w:bottom w:w="20" w:type="dxa"/>
                    <w:right w:w="10" w:type="dxa"/>
                  </w:tcMar>
                </w:tcPr>
                <w:p w14:paraId="3ECB7863" w14:textId="77777777" w:rsidR="001A20E6" w:rsidRDefault="00000000">
                  <w:pPr>
                    <w:pStyle w:val="TableCellBirdsEyeDayNumber"/>
                  </w:pPr>
                  <w:r>
                    <w:t>10</w:t>
                  </w:r>
                </w:p>
              </w:tc>
              <w:tc>
                <w:tcPr>
                  <w:tcW w:w="700" w:type="pct"/>
                  <w:tcMar>
                    <w:top w:w="20" w:type="dxa"/>
                    <w:left w:w="10" w:type="dxa"/>
                    <w:bottom w:w="20" w:type="dxa"/>
                    <w:right w:w="10" w:type="dxa"/>
                  </w:tcMar>
                </w:tcPr>
                <w:p w14:paraId="1ED65059" w14:textId="77777777" w:rsidR="001A20E6" w:rsidRDefault="00000000">
                  <w:pPr>
                    <w:pStyle w:val="TableCellBirdsEyeDayNumber"/>
                  </w:pPr>
                  <w:r>
                    <w:t>11</w:t>
                  </w:r>
                </w:p>
              </w:tc>
              <w:tc>
                <w:tcPr>
                  <w:tcW w:w="700" w:type="pct"/>
                  <w:tcMar>
                    <w:top w:w="20" w:type="dxa"/>
                    <w:left w:w="10" w:type="dxa"/>
                    <w:bottom w:w="20" w:type="dxa"/>
                    <w:right w:w="10" w:type="dxa"/>
                  </w:tcMar>
                </w:tcPr>
                <w:p w14:paraId="1ED52CC4" w14:textId="77777777" w:rsidR="001A20E6" w:rsidRDefault="00000000">
                  <w:pPr>
                    <w:pStyle w:val="TableCellBirdsEyeDayNumber"/>
                  </w:pPr>
                  <w:r>
                    <w:t>12</w:t>
                  </w:r>
                </w:p>
              </w:tc>
              <w:tc>
                <w:tcPr>
                  <w:tcW w:w="700" w:type="pct"/>
                  <w:tcMar>
                    <w:top w:w="20" w:type="dxa"/>
                    <w:left w:w="10" w:type="dxa"/>
                    <w:bottom w:w="20" w:type="dxa"/>
                    <w:right w:w="10" w:type="dxa"/>
                  </w:tcMar>
                </w:tcPr>
                <w:p w14:paraId="73232B26" w14:textId="77777777" w:rsidR="001A20E6" w:rsidRDefault="00000000">
                  <w:pPr>
                    <w:pStyle w:val="TableCellBirdsEyeDayNumber"/>
                  </w:pPr>
                  <w:r>
                    <w:t>13</w:t>
                  </w:r>
                </w:p>
              </w:tc>
              <w:tc>
                <w:tcPr>
                  <w:tcW w:w="700" w:type="pct"/>
                  <w:tcMar>
                    <w:top w:w="20" w:type="dxa"/>
                    <w:left w:w="10" w:type="dxa"/>
                    <w:bottom w:w="20" w:type="dxa"/>
                    <w:right w:w="10" w:type="dxa"/>
                  </w:tcMar>
                </w:tcPr>
                <w:p w14:paraId="273B49BE" w14:textId="77777777" w:rsidR="001A20E6" w:rsidRDefault="00000000">
                  <w:pPr>
                    <w:pStyle w:val="TableCellBirdsEyeDayNumber"/>
                  </w:pPr>
                  <w:r>
                    <w:t>14</w:t>
                  </w:r>
                </w:p>
              </w:tc>
              <w:tc>
                <w:tcPr>
                  <w:tcW w:w="700" w:type="pct"/>
                  <w:tcMar>
                    <w:top w:w="20" w:type="dxa"/>
                    <w:left w:w="10" w:type="dxa"/>
                    <w:bottom w:w="20" w:type="dxa"/>
                    <w:right w:w="10" w:type="dxa"/>
                  </w:tcMar>
                </w:tcPr>
                <w:p w14:paraId="2888B7F2" w14:textId="77777777" w:rsidR="001A20E6" w:rsidRDefault="00000000">
                  <w:pPr>
                    <w:pStyle w:val="TableCellBirdsEyeDayNumber"/>
                  </w:pPr>
                  <w:r>
                    <w:t>15</w:t>
                  </w:r>
                </w:p>
              </w:tc>
            </w:tr>
            <w:tr w:rsidR="001A20E6" w14:paraId="6E97B10F" w14:textId="77777777">
              <w:tc>
                <w:tcPr>
                  <w:tcW w:w="700" w:type="pct"/>
                  <w:tcMar>
                    <w:top w:w="20" w:type="dxa"/>
                    <w:left w:w="10" w:type="dxa"/>
                    <w:bottom w:w="20" w:type="dxa"/>
                    <w:right w:w="10" w:type="dxa"/>
                  </w:tcMar>
                </w:tcPr>
                <w:p w14:paraId="0E5AFCF9" w14:textId="77777777" w:rsidR="001A20E6" w:rsidRDefault="00000000">
                  <w:pPr>
                    <w:pStyle w:val="TableCellBirdsEyeDayNumber"/>
                  </w:pPr>
                  <w:r>
                    <w:t>16</w:t>
                  </w:r>
                </w:p>
              </w:tc>
              <w:tc>
                <w:tcPr>
                  <w:tcW w:w="700" w:type="pct"/>
                  <w:tcMar>
                    <w:top w:w="20" w:type="dxa"/>
                    <w:left w:w="10" w:type="dxa"/>
                    <w:bottom w:w="20" w:type="dxa"/>
                    <w:right w:w="10" w:type="dxa"/>
                  </w:tcMar>
                </w:tcPr>
                <w:p w14:paraId="53A7A48A" w14:textId="77777777" w:rsidR="001A20E6" w:rsidRDefault="00000000">
                  <w:pPr>
                    <w:pStyle w:val="TableCellBirdsEyeDayNumber"/>
                  </w:pPr>
                  <w:r>
                    <w:t>17</w:t>
                  </w:r>
                </w:p>
              </w:tc>
              <w:tc>
                <w:tcPr>
                  <w:tcW w:w="700" w:type="pct"/>
                  <w:tcMar>
                    <w:top w:w="20" w:type="dxa"/>
                    <w:left w:w="10" w:type="dxa"/>
                    <w:bottom w:w="20" w:type="dxa"/>
                    <w:right w:w="10" w:type="dxa"/>
                  </w:tcMar>
                </w:tcPr>
                <w:p w14:paraId="616011EE" w14:textId="77777777" w:rsidR="001A20E6" w:rsidRDefault="00000000">
                  <w:pPr>
                    <w:pStyle w:val="TableCellBirdsEyeDayNumber"/>
                  </w:pPr>
                  <w:r>
                    <w:t>18</w:t>
                  </w:r>
                </w:p>
              </w:tc>
              <w:tc>
                <w:tcPr>
                  <w:tcW w:w="700" w:type="pct"/>
                  <w:tcMar>
                    <w:top w:w="20" w:type="dxa"/>
                    <w:left w:w="10" w:type="dxa"/>
                    <w:bottom w:w="20" w:type="dxa"/>
                    <w:right w:w="10" w:type="dxa"/>
                  </w:tcMar>
                </w:tcPr>
                <w:p w14:paraId="3D9CC276" w14:textId="77777777" w:rsidR="001A20E6" w:rsidRDefault="00000000">
                  <w:pPr>
                    <w:pStyle w:val="TableCellBirdsEyeDayNumber"/>
                  </w:pPr>
                  <w:r>
                    <w:t>19</w:t>
                  </w:r>
                </w:p>
              </w:tc>
              <w:tc>
                <w:tcPr>
                  <w:tcW w:w="700" w:type="pct"/>
                  <w:tcMar>
                    <w:top w:w="20" w:type="dxa"/>
                    <w:left w:w="10" w:type="dxa"/>
                    <w:bottom w:w="20" w:type="dxa"/>
                    <w:right w:w="10" w:type="dxa"/>
                  </w:tcMar>
                </w:tcPr>
                <w:p w14:paraId="41DCEB07" w14:textId="77777777" w:rsidR="001A20E6" w:rsidRDefault="00000000">
                  <w:pPr>
                    <w:pStyle w:val="TableCellBirdsEyeDayNumber"/>
                  </w:pPr>
                  <w:r>
                    <w:t>20</w:t>
                  </w:r>
                </w:p>
              </w:tc>
              <w:tc>
                <w:tcPr>
                  <w:tcW w:w="700" w:type="pct"/>
                  <w:tcMar>
                    <w:top w:w="20" w:type="dxa"/>
                    <w:left w:w="10" w:type="dxa"/>
                    <w:bottom w:w="20" w:type="dxa"/>
                    <w:right w:w="10" w:type="dxa"/>
                  </w:tcMar>
                </w:tcPr>
                <w:p w14:paraId="5331544B" w14:textId="77777777" w:rsidR="001A20E6" w:rsidRDefault="00000000">
                  <w:pPr>
                    <w:pStyle w:val="TableCellBirdsEyeDayNumber"/>
                  </w:pPr>
                  <w:r>
                    <w:t>21</w:t>
                  </w:r>
                </w:p>
              </w:tc>
              <w:tc>
                <w:tcPr>
                  <w:tcW w:w="700" w:type="pct"/>
                  <w:tcMar>
                    <w:top w:w="20" w:type="dxa"/>
                    <w:left w:w="10" w:type="dxa"/>
                    <w:bottom w:w="20" w:type="dxa"/>
                    <w:right w:w="10" w:type="dxa"/>
                  </w:tcMar>
                </w:tcPr>
                <w:p w14:paraId="267B988A" w14:textId="77777777" w:rsidR="001A20E6" w:rsidRDefault="00000000">
                  <w:pPr>
                    <w:pStyle w:val="TableCellBirdsEyeDayNumber"/>
                  </w:pPr>
                  <w:r>
                    <w:t>22</w:t>
                  </w:r>
                </w:p>
              </w:tc>
            </w:tr>
            <w:tr w:rsidR="001A20E6" w14:paraId="74E3B668" w14:textId="77777777">
              <w:tc>
                <w:tcPr>
                  <w:tcW w:w="700" w:type="pct"/>
                  <w:tcMar>
                    <w:top w:w="20" w:type="dxa"/>
                    <w:left w:w="10" w:type="dxa"/>
                    <w:bottom w:w="20" w:type="dxa"/>
                    <w:right w:w="10" w:type="dxa"/>
                  </w:tcMar>
                </w:tcPr>
                <w:p w14:paraId="4C707EDD" w14:textId="77777777" w:rsidR="001A20E6" w:rsidRDefault="00000000">
                  <w:pPr>
                    <w:pStyle w:val="TableCellBirdsEyeDayNumber"/>
                  </w:pPr>
                  <w:r>
                    <w:t>23</w:t>
                  </w:r>
                </w:p>
              </w:tc>
              <w:tc>
                <w:tcPr>
                  <w:tcW w:w="700" w:type="pct"/>
                  <w:tcMar>
                    <w:top w:w="20" w:type="dxa"/>
                    <w:left w:w="10" w:type="dxa"/>
                    <w:bottom w:w="20" w:type="dxa"/>
                    <w:right w:w="10" w:type="dxa"/>
                  </w:tcMar>
                </w:tcPr>
                <w:p w14:paraId="12BFCC37" w14:textId="77777777" w:rsidR="001A20E6" w:rsidRDefault="00000000">
                  <w:pPr>
                    <w:pStyle w:val="TableCellBirdsEyeDayNumber"/>
                  </w:pPr>
                  <w:r>
                    <w:t>24</w:t>
                  </w:r>
                </w:p>
              </w:tc>
              <w:tc>
                <w:tcPr>
                  <w:tcW w:w="700" w:type="pct"/>
                  <w:tcMar>
                    <w:top w:w="20" w:type="dxa"/>
                    <w:left w:w="10" w:type="dxa"/>
                    <w:bottom w:w="20" w:type="dxa"/>
                    <w:right w:w="10" w:type="dxa"/>
                  </w:tcMar>
                </w:tcPr>
                <w:p w14:paraId="630A0AFB" w14:textId="77777777" w:rsidR="001A20E6" w:rsidRDefault="00000000">
                  <w:pPr>
                    <w:pStyle w:val="TableCellBirdsEyeDayNumber"/>
                  </w:pPr>
                  <w:r>
                    <w:t>25</w:t>
                  </w:r>
                </w:p>
              </w:tc>
              <w:tc>
                <w:tcPr>
                  <w:tcW w:w="700" w:type="pct"/>
                  <w:tcMar>
                    <w:top w:w="20" w:type="dxa"/>
                    <w:left w:w="10" w:type="dxa"/>
                    <w:bottom w:w="20" w:type="dxa"/>
                    <w:right w:w="10" w:type="dxa"/>
                  </w:tcMar>
                </w:tcPr>
                <w:p w14:paraId="13543772" w14:textId="77777777" w:rsidR="001A20E6" w:rsidRDefault="00000000">
                  <w:pPr>
                    <w:pStyle w:val="TableCellBirdsEyeDayNumber"/>
                  </w:pPr>
                  <w:r>
                    <w:t>26</w:t>
                  </w:r>
                </w:p>
              </w:tc>
              <w:tc>
                <w:tcPr>
                  <w:tcW w:w="700" w:type="pct"/>
                  <w:tcMar>
                    <w:top w:w="20" w:type="dxa"/>
                    <w:left w:w="10" w:type="dxa"/>
                    <w:bottom w:w="20" w:type="dxa"/>
                    <w:right w:w="10" w:type="dxa"/>
                  </w:tcMar>
                </w:tcPr>
                <w:p w14:paraId="20DFD859" w14:textId="77777777" w:rsidR="001A20E6" w:rsidRDefault="00000000">
                  <w:pPr>
                    <w:pStyle w:val="TableCellBirdsEyeDayNumber"/>
                  </w:pPr>
                  <w:r>
                    <w:t>27</w:t>
                  </w:r>
                </w:p>
              </w:tc>
              <w:tc>
                <w:tcPr>
                  <w:tcW w:w="700" w:type="pct"/>
                  <w:tcMar>
                    <w:top w:w="20" w:type="dxa"/>
                    <w:left w:w="10" w:type="dxa"/>
                    <w:bottom w:w="20" w:type="dxa"/>
                    <w:right w:w="10" w:type="dxa"/>
                  </w:tcMar>
                </w:tcPr>
                <w:p w14:paraId="467B9032" w14:textId="77777777" w:rsidR="001A20E6" w:rsidRDefault="00000000">
                  <w:pPr>
                    <w:pStyle w:val="TableCellBirdsEyeDayNumber"/>
                  </w:pPr>
                  <w:r>
                    <w:t>28</w:t>
                  </w:r>
                </w:p>
              </w:tc>
              <w:tc>
                <w:tcPr>
                  <w:tcW w:w="700" w:type="pct"/>
                  <w:tcMar>
                    <w:top w:w="20" w:type="dxa"/>
                    <w:left w:w="10" w:type="dxa"/>
                    <w:bottom w:w="20" w:type="dxa"/>
                    <w:right w:w="10" w:type="dxa"/>
                  </w:tcMar>
                </w:tcPr>
                <w:p w14:paraId="0D579B0B" w14:textId="77777777" w:rsidR="001A20E6" w:rsidRDefault="00000000">
                  <w:pPr>
                    <w:pStyle w:val="TableCellBirdsEyeDayNumber"/>
                  </w:pPr>
                  <w:r>
                    <w:t>29</w:t>
                  </w:r>
                </w:p>
              </w:tc>
            </w:tr>
            <w:tr w:rsidR="001A20E6" w14:paraId="73EDC6EA" w14:textId="77777777">
              <w:tc>
                <w:tcPr>
                  <w:tcW w:w="700" w:type="pct"/>
                  <w:tcMar>
                    <w:top w:w="20" w:type="dxa"/>
                    <w:left w:w="10" w:type="dxa"/>
                    <w:bottom w:w="20" w:type="dxa"/>
                    <w:right w:w="10" w:type="dxa"/>
                  </w:tcMar>
                </w:tcPr>
                <w:p w14:paraId="5ED9A393" w14:textId="77777777" w:rsidR="001A20E6" w:rsidRDefault="00000000">
                  <w:pPr>
                    <w:pStyle w:val="TableCellBirdsEyeDayNumber"/>
                  </w:pPr>
                  <w:r>
                    <w:t>30</w:t>
                  </w:r>
                </w:p>
              </w:tc>
              <w:tc>
                <w:tcPr>
                  <w:tcW w:w="700" w:type="pct"/>
                  <w:tcMar>
                    <w:top w:w="20" w:type="dxa"/>
                    <w:left w:w="10" w:type="dxa"/>
                    <w:bottom w:w="20" w:type="dxa"/>
                    <w:right w:w="10" w:type="dxa"/>
                  </w:tcMar>
                </w:tcPr>
                <w:p w14:paraId="5E65188A" w14:textId="77777777" w:rsidR="001A20E6" w:rsidRDefault="001A20E6"/>
              </w:tc>
              <w:tc>
                <w:tcPr>
                  <w:tcW w:w="700" w:type="pct"/>
                  <w:tcMar>
                    <w:top w:w="20" w:type="dxa"/>
                    <w:left w:w="10" w:type="dxa"/>
                    <w:bottom w:w="20" w:type="dxa"/>
                    <w:right w:w="10" w:type="dxa"/>
                  </w:tcMar>
                </w:tcPr>
                <w:p w14:paraId="676B53AD" w14:textId="77777777" w:rsidR="001A20E6" w:rsidRDefault="001A20E6"/>
              </w:tc>
              <w:tc>
                <w:tcPr>
                  <w:tcW w:w="700" w:type="pct"/>
                  <w:tcMar>
                    <w:top w:w="20" w:type="dxa"/>
                    <w:left w:w="10" w:type="dxa"/>
                    <w:bottom w:w="20" w:type="dxa"/>
                    <w:right w:w="10" w:type="dxa"/>
                  </w:tcMar>
                </w:tcPr>
                <w:p w14:paraId="1B76031E" w14:textId="77777777" w:rsidR="001A20E6" w:rsidRDefault="001A20E6"/>
              </w:tc>
              <w:tc>
                <w:tcPr>
                  <w:tcW w:w="700" w:type="pct"/>
                  <w:tcMar>
                    <w:top w:w="20" w:type="dxa"/>
                    <w:left w:w="10" w:type="dxa"/>
                    <w:bottom w:w="20" w:type="dxa"/>
                    <w:right w:w="10" w:type="dxa"/>
                  </w:tcMar>
                </w:tcPr>
                <w:p w14:paraId="196265A0" w14:textId="77777777" w:rsidR="001A20E6" w:rsidRDefault="001A20E6"/>
              </w:tc>
              <w:tc>
                <w:tcPr>
                  <w:tcW w:w="700" w:type="pct"/>
                  <w:tcMar>
                    <w:top w:w="20" w:type="dxa"/>
                    <w:left w:w="10" w:type="dxa"/>
                    <w:bottom w:w="20" w:type="dxa"/>
                    <w:right w:w="10" w:type="dxa"/>
                  </w:tcMar>
                </w:tcPr>
                <w:p w14:paraId="6EE168CA" w14:textId="77777777" w:rsidR="001A20E6" w:rsidRDefault="001A20E6"/>
              </w:tc>
              <w:tc>
                <w:tcPr>
                  <w:tcW w:w="700" w:type="pct"/>
                  <w:tcMar>
                    <w:top w:w="20" w:type="dxa"/>
                    <w:left w:w="10" w:type="dxa"/>
                    <w:bottom w:w="20" w:type="dxa"/>
                    <w:right w:w="10" w:type="dxa"/>
                  </w:tcMar>
                </w:tcPr>
                <w:p w14:paraId="587DFA07" w14:textId="77777777" w:rsidR="001A20E6" w:rsidRDefault="001A20E6"/>
              </w:tc>
            </w:tr>
          </w:tbl>
          <w:p w14:paraId="03F50030" w14:textId="77777777" w:rsidR="001A20E6" w:rsidRDefault="001A20E6"/>
        </w:tc>
        <w:tc>
          <w:tcPr>
            <w:tcW w:w="800" w:type="pct"/>
            <w:tcMar>
              <w:top w:w="100" w:type="dxa"/>
              <w:left w:w="50" w:type="dxa"/>
              <w:bottom w:w="100" w:type="dxa"/>
              <w:right w:w="50" w:type="dxa"/>
            </w:tcMar>
          </w:tcPr>
          <w:tbl>
            <w:tblPr>
              <w:tblW w:w="5000" w:type="pct"/>
              <w:tblCellMar>
                <w:left w:w="10" w:type="dxa"/>
                <w:right w:w="10" w:type="dxa"/>
              </w:tblCellMar>
              <w:tblLook w:val="04A0" w:firstRow="1" w:lastRow="0" w:firstColumn="1" w:lastColumn="0" w:noHBand="0" w:noVBand="1"/>
            </w:tblPr>
            <w:tblGrid>
              <w:gridCol w:w="201"/>
              <w:gridCol w:w="201"/>
              <w:gridCol w:w="201"/>
              <w:gridCol w:w="201"/>
              <w:gridCol w:w="200"/>
              <w:gridCol w:w="200"/>
              <w:gridCol w:w="200"/>
            </w:tblGrid>
            <w:tr w:rsidR="001A20E6" w14:paraId="22F280D6" w14:textId="77777777">
              <w:tc>
                <w:tcPr>
                  <w:tcW w:w="700" w:type="pct"/>
                  <w:tcMar>
                    <w:top w:w="50" w:type="dxa"/>
                    <w:left w:w="20" w:type="dxa"/>
                    <w:bottom w:w="50" w:type="dxa"/>
                    <w:right w:w="20" w:type="dxa"/>
                  </w:tcMar>
                </w:tcPr>
                <w:p w14:paraId="6914EA9B" w14:textId="77777777" w:rsidR="001A20E6" w:rsidRDefault="00000000">
                  <w:pPr>
                    <w:pStyle w:val="TableCellBirdsEyeDay"/>
                  </w:pPr>
                  <w:r>
                    <w:t>S</w:t>
                  </w:r>
                </w:p>
              </w:tc>
              <w:tc>
                <w:tcPr>
                  <w:tcW w:w="700" w:type="pct"/>
                  <w:tcMar>
                    <w:top w:w="50" w:type="dxa"/>
                    <w:left w:w="20" w:type="dxa"/>
                    <w:bottom w:w="50" w:type="dxa"/>
                    <w:right w:w="20" w:type="dxa"/>
                  </w:tcMar>
                </w:tcPr>
                <w:p w14:paraId="62792CD9" w14:textId="77777777" w:rsidR="001A20E6" w:rsidRDefault="00000000">
                  <w:pPr>
                    <w:pStyle w:val="TableCellBirdsEyeDay"/>
                  </w:pPr>
                  <w:r>
                    <w:t>M</w:t>
                  </w:r>
                </w:p>
              </w:tc>
              <w:tc>
                <w:tcPr>
                  <w:tcW w:w="700" w:type="pct"/>
                  <w:tcMar>
                    <w:top w:w="50" w:type="dxa"/>
                    <w:left w:w="20" w:type="dxa"/>
                    <w:bottom w:w="50" w:type="dxa"/>
                    <w:right w:w="20" w:type="dxa"/>
                  </w:tcMar>
                </w:tcPr>
                <w:p w14:paraId="5DBA7A4A" w14:textId="77777777" w:rsidR="001A20E6" w:rsidRDefault="00000000">
                  <w:pPr>
                    <w:pStyle w:val="TableCellBirdsEyeDay"/>
                  </w:pPr>
                  <w:r>
                    <w:t>T</w:t>
                  </w:r>
                </w:p>
              </w:tc>
              <w:tc>
                <w:tcPr>
                  <w:tcW w:w="700" w:type="pct"/>
                  <w:tcMar>
                    <w:top w:w="50" w:type="dxa"/>
                    <w:left w:w="20" w:type="dxa"/>
                    <w:bottom w:w="50" w:type="dxa"/>
                    <w:right w:w="20" w:type="dxa"/>
                  </w:tcMar>
                </w:tcPr>
                <w:p w14:paraId="55F25394" w14:textId="77777777" w:rsidR="001A20E6" w:rsidRDefault="00000000">
                  <w:pPr>
                    <w:pStyle w:val="TableCellBirdsEyeDay"/>
                  </w:pPr>
                  <w:r>
                    <w:t>W</w:t>
                  </w:r>
                </w:p>
              </w:tc>
              <w:tc>
                <w:tcPr>
                  <w:tcW w:w="700" w:type="pct"/>
                  <w:tcMar>
                    <w:top w:w="50" w:type="dxa"/>
                    <w:left w:w="20" w:type="dxa"/>
                    <w:bottom w:w="50" w:type="dxa"/>
                    <w:right w:w="20" w:type="dxa"/>
                  </w:tcMar>
                </w:tcPr>
                <w:p w14:paraId="4C7D47C8" w14:textId="77777777" w:rsidR="001A20E6" w:rsidRDefault="00000000">
                  <w:pPr>
                    <w:pStyle w:val="TableCellBirdsEyeDay"/>
                  </w:pPr>
                  <w:r>
                    <w:t>T</w:t>
                  </w:r>
                </w:p>
              </w:tc>
              <w:tc>
                <w:tcPr>
                  <w:tcW w:w="700" w:type="pct"/>
                  <w:tcMar>
                    <w:top w:w="50" w:type="dxa"/>
                    <w:left w:w="20" w:type="dxa"/>
                    <w:bottom w:w="50" w:type="dxa"/>
                    <w:right w:w="20" w:type="dxa"/>
                  </w:tcMar>
                </w:tcPr>
                <w:p w14:paraId="7D379686" w14:textId="77777777" w:rsidR="001A20E6" w:rsidRDefault="00000000">
                  <w:pPr>
                    <w:pStyle w:val="TableCellBirdsEyeDay"/>
                  </w:pPr>
                  <w:r>
                    <w:t>F</w:t>
                  </w:r>
                </w:p>
              </w:tc>
              <w:tc>
                <w:tcPr>
                  <w:tcW w:w="700" w:type="pct"/>
                  <w:tcMar>
                    <w:top w:w="50" w:type="dxa"/>
                    <w:left w:w="20" w:type="dxa"/>
                    <w:bottom w:w="50" w:type="dxa"/>
                    <w:right w:w="20" w:type="dxa"/>
                  </w:tcMar>
                </w:tcPr>
                <w:p w14:paraId="58968ED6" w14:textId="77777777" w:rsidR="001A20E6" w:rsidRDefault="00000000">
                  <w:pPr>
                    <w:pStyle w:val="TableCellBirdsEyeDay"/>
                  </w:pPr>
                  <w:r>
                    <w:t>S</w:t>
                  </w:r>
                </w:p>
              </w:tc>
            </w:tr>
            <w:tr w:rsidR="001A20E6" w14:paraId="2A100128" w14:textId="77777777">
              <w:tc>
                <w:tcPr>
                  <w:tcW w:w="700" w:type="pct"/>
                  <w:tcMar>
                    <w:top w:w="20" w:type="dxa"/>
                    <w:left w:w="10" w:type="dxa"/>
                    <w:bottom w:w="20" w:type="dxa"/>
                    <w:right w:w="10" w:type="dxa"/>
                  </w:tcMar>
                </w:tcPr>
                <w:p w14:paraId="4C454418" w14:textId="77777777" w:rsidR="001A20E6" w:rsidRDefault="001A20E6"/>
              </w:tc>
              <w:tc>
                <w:tcPr>
                  <w:tcW w:w="700" w:type="pct"/>
                  <w:tcMar>
                    <w:top w:w="20" w:type="dxa"/>
                    <w:left w:w="10" w:type="dxa"/>
                    <w:bottom w:w="20" w:type="dxa"/>
                    <w:right w:w="10" w:type="dxa"/>
                  </w:tcMar>
                </w:tcPr>
                <w:p w14:paraId="185228F5" w14:textId="77777777" w:rsidR="001A20E6" w:rsidRDefault="00000000">
                  <w:pPr>
                    <w:pStyle w:val="TableCellBirdsEyeDayNumber"/>
                  </w:pPr>
                  <w:r>
                    <w:t>1</w:t>
                  </w:r>
                </w:p>
              </w:tc>
              <w:tc>
                <w:tcPr>
                  <w:tcW w:w="700" w:type="pct"/>
                  <w:tcMar>
                    <w:top w:w="20" w:type="dxa"/>
                    <w:left w:w="10" w:type="dxa"/>
                    <w:bottom w:w="20" w:type="dxa"/>
                    <w:right w:w="10" w:type="dxa"/>
                  </w:tcMar>
                </w:tcPr>
                <w:p w14:paraId="22FA097C" w14:textId="77777777" w:rsidR="001A20E6" w:rsidRDefault="00000000">
                  <w:pPr>
                    <w:pStyle w:val="TableCellBirdsEyeDayNumber"/>
                  </w:pPr>
                  <w:r>
                    <w:t>2</w:t>
                  </w:r>
                </w:p>
              </w:tc>
              <w:tc>
                <w:tcPr>
                  <w:tcW w:w="700" w:type="pct"/>
                  <w:tcMar>
                    <w:top w:w="20" w:type="dxa"/>
                    <w:left w:w="10" w:type="dxa"/>
                    <w:bottom w:w="20" w:type="dxa"/>
                    <w:right w:w="10" w:type="dxa"/>
                  </w:tcMar>
                </w:tcPr>
                <w:p w14:paraId="6D4AA2A6" w14:textId="77777777" w:rsidR="001A20E6" w:rsidRDefault="00000000">
                  <w:pPr>
                    <w:pStyle w:val="TableCellBirdsEyeDayNumber"/>
                  </w:pPr>
                  <w:r>
                    <w:t>3</w:t>
                  </w:r>
                </w:p>
              </w:tc>
              <w:tc>
                <w:tcPr>
                  <w:tcW w:w="700" w:type="pct"/>
                  <w:tcMar>
                    <w:top w:w="20" w:type="dxa"/>
                    <w:left w:w="10" w:type="dxa"/>
                    <w:bottom w:w="20" w:type="dxa"/>
                    <w:right w:w="10" w:type="dxa"/>
                  </w:tcMar>
                </w:tcPr>
                <w:p w14:paraId="634EBAE1" w14:textId="77777777" w:rsidR="001A20E6" w:rsidRDefault="00000000">
                  <w:pPr>
                    <w:pStyle w:val="TableCellBirdsEyeDayNumber"/>
                  </w:pPr>
                  <w:r>
                    <w:t>4</w:t>
                  </w:r>
                </w:p>
              </w:tc>
              <w:tc>
                <w:tcPr>
                  <w:tcW w:w="700" w:type="pct"/>
                  <w:tcMar>
                    <w:top w:w="20" w:type="dxa"/>
                    <w:left w:w="10" w:type="dxa"/>
                    <w:bottom w:w="20" w:type="dxa"/>
                    <w:right w:w="10" w:type="dxa"/>
                  </w:tcMar>
                </w:tcPr>
                <w:p w14:paraId="5E643E40" w14:textId="77777777" w:rsidR="001A20E6" w:rsidRDefault="00000000">
                  <w:pPr>
                    <w:pStyle w:val="TableCellBirdsEyeDayNumber"/>
                  </w:pPr>
                  <w:r>
                    <w:t>5</w:t>
                  </w:r>
                </w:p>
              </w:tc>
              <w:tc>
                <w:tcPr>
                  <w:tcW w:w="700" w:type="pct"/>
                  <w:tcMar>
                    <w:top w:w="20" w:type="dxa"/>
                    <w:left w:w="10" w:type="dxa"/>
                    <w:bottom w:w="20" w:type="dxa"/>
                    <w:right w:w="10" w:type="dxa"/>
                  </w:tcMar>
                </w:tcPr>
                <w:p w14:paraId="46B50866" w14:textId="77777777" w:rsidR="001A20E6" w:rsidRDefault="00000000">
                  <w:pPr>
                    <w:pStyle w:val="TableCellBirdsEyeDayNumber"/>
                  </w:pPr>
                  <w:r>
                    <w:t>6</w:t>
                  </w:r>
                </w:p>
              </w:tc>
            </w:tr>
            <w:tr w:rsidR="001A20E6" w14:paraId="10C324BB" w14:textId="77777777">
              <w:tc>
                <w:tcPr>
                  <w:tcW w:w="700" w:type="pct"/>
                  <w:tcMar>
                    <w:top w:w="20" w:type="dxa"/>
                    <w:left w:w="10" w:type="dxa"/>
                    <w:bottom w:w="20" w:type="dxa"/>
                    <w:right w:w="10" w:type="dxa"/>
                  </w:tcMar>
                </w:tcPr>
                <w:p w14:paraId="430915AD" w14:textId="77777777" w:rsidR="001A20E6" w:rsidRDefault="00000000">
                  <w:pPr>
                    <w:pStyle w:val="TableCellBirdsEyeDayNumber"/>
                  </w:pPr>
                  <w:r>
                    <w:t>7</w:t>
                  </w:r>
                </w:p>
              </w:tc>
              <w:tc>
                <w:tcPr>
                  <w:tcW w:w="700" w:type="pct"/>
                  <w:tcMar>
                    <w:top w:w="20" w:type="dxa"/>
                    <w:left w:w="10" w:type="dxa"/>
                    <w:bottom w:w="20" w:type="dxa"/>
                    <w:right w:w="10" w:type="dxa"/>
                  </w:tcMar>
                </w:tcPr>
                <w:p w14:paraId="4E9165E3" w14:textId="77777777" w:rsidR="001A20E6" w:rsidRDefault="00000000">
                  <w:pPr>
                    <w:pStyle w:val="TableCellBirdsEyeDayNumber"/>
                  </w:pPr>
                  <w:r>
                    <w:t>8</w:t>
                  </w:r>
                </w:p>
              </w:tc>
              <w:tc>
                <w:tcPr>
                  <w:tcW w:w="700" w:type="pct"/>
                  <w:tcMar>
                    <w:top w:w="20" w:type="dxa"/>
                    <w:left w:w="10" w:type="dxa"/>
                    <w:bottom w:w="20" w:type="dxa"/>
                    <w:right w:w="10" w:type="dxa"/>
                  </w:tcMar>
                </w:tcPr>
                <w:p w14:paraId="3AFE9FB7" w14:textId="77777777" w:rsidR="001A20E6" w:rsidRDefault="00000000">
                  <w:pPr>
                    <w:pStyle w:val="TableCellBirdsEyeDayNumber"/>
                  </w:pPr>
                  <w:r>
                    <w:t>9</w:t>
                  </w:r>
                </w:p>
              </w:tc>
              <w:tc>
                <w:tcPr>
                  <w:tcW w:w="700" w:type="pct"/>
                  <w:tcMar>
                    <w:top w:w="20" w:type="dxa"/>
                    <w:left w:w="10" w:type="dxa"/>
                    <w:bottom w:w="20" w:type="dxa"/>
                    <w:right w:w="10" w:type="dxa"/>
                  </w:tcMar>
                </w:tcPr>
                <w:p w14:paraId="5541F8AF" w14:textId="77777777" w:rsidR="001A20E6" w:rsidRDefault="00000000">
                  <w:pPr>
                    <w:pStyle w:val="TableCellBirdsEyeDayNumber"/>
                  </w:pPr>
                  <w:r>
                    <w:t>10</w:t>
                  </w:r>
                </w:p>
              </w:tc>
              <w:tc>
                <w:tcPr>
                  <w:tcW w:w="700" w:type="pct"/>
                  <w:tcMar>
                    <w:top w:w="20" w:type="dxa"/>
                    <w:left w:w="10" w:type="dxa"/>
                    <w:bottom w:w="20" w:type="dxa"/>
                    <w:right w:w="10" w:type="dxa"/>
                  </w:tcMar>
                </w:tcPr>
                <w:p w14:paraId="5EEE3D2B" w14:textId="77777777" w:rsidR="001A20E6" w:rsidRDefault="00000000">
                  <w:pPr>
                    <w:pStyle w:val="TableCellBirdsEyeDayNumber"/>
                  </w:pPr>
                  <w:r>
                    <w:t>11</w:t>
                  </w:r>
                </w:p>
              </w:tc>
              <w:tc>
                <w:tcPr>
                  <w:tcW w:w="700" w:type="pct"/>
                  <w:tcMar>
                    <w:top w:w="20" w:type="dxa"/>
                    <w:left w:w="10" w:type="dxa"/>
                    <w:bottom w:w="20" w:type="dxa"/>
                    <w:right w:w="10" w:type="dxa"/>
                  </w:tcMar>
                </w:tcPr>
                <w:p w14:paraId="74AD9487" w14:textId="77777777" w:rsidR="001A20E6" w:rsidRDefault="00000000">
                  <w:pPr>
                    <w:pStyle w:val="TableCellBirdsEyeDayNumber"/>
                  </w:pPr>
                  <w:r>
                    <w:t>12</w:t>
                  </w:r>
                </w:p>
              </w:tc>
              <w:tc>
                <w:tcPr>
                  <w:tcW w:w="700" w:type="pct"/>
                  <w:tcMar>
                    <w:top w:w="20" w:type="dxa"/>
                    <w:left w:w="10" w:type="dxa"/>
                    <w:bottom w:w="20" w:type="dxa"/>
                    <w:right w:w="10" w:type="dxa"/>
                  </w:tcMar>
                </w:tcPr>
                <w:p w14:paraId="4227ED30" w14:textId="77777777" w:rsidR="001A20E6" w:rsidRDefault="00000000">
                  <w:pPr>
                    <w:pStyle w:val="TableCellBirdsEyeDayNumber"/>
                  </w:pPr>
                  <w:r>
                    <w:t>13</w:t>
                  </w:r>
                </w:p>
              </w:tc>
            </w:tr>
            <w:tr w:rsidR="001A20E6" w14:paraId="6A893010" w14:textId="77777777">
              <w:tc>
                <w:tcPr>
                  <w:tcW w:w="700" w:type="pct"/>
                  <w:tcMar>
                    <w:top w:w="20" w:type="dxa"/>
                    <w:left w:w="10" w:type="dxa"/>
                    <w:bottom w:w="20" w:type="dxa"/>
                    <w:right w:w="10" w:type="dxa"/>
                  </w:tcMar>
                </w:tcPr>
                <w:p w14:paraId="2964C8B1" w14:textId="77777777" w:rsidR="001A20E6" w:rsidRDefault="00000000">
                  <w:pPr>
                    <w:pStyle w:val="TableCellBirdsEyeDayNumber"/>
                  </w:pPr>
                  <w:r>
                    <w:t>14</w:t>
                  </w:r>
                </w:p>
              </w:tc>
              <w:tc>
                <w:tcPr>
                  <w:tcW w:w="700" w:type="pct"/>
                  <w:tcMar>
                    <w:top w:w="20" w:type="dxa"/>
                    <w:left w:w="10" w:type="dxa"/>
                    <w:bottom w:w="20" w:type="dxa"/>
                    <w:right w:w="10" w:type="dxa"/>
                  </w:tcMar>
                </w:tcPr>
                <w:p w14:paraId="1A73EEF7" w14:textId="77777777" w:rsidR="001A20E6" w:rsidRDefault="00000000">
                  <w:pPr>
                    <w:pStyle w:val="TableCellBirdsEyeDayNumber"/>
                  </w:pPr>
                  <w:r>
                    <w:t>15</w:t>
                  </w:r>
                </w:p>
              </w:tc>
              <w:tc>
                <w:tcPr>
                  <w:tcW w:w="700" w:type="pct"/>
                  <w:tcMar>
                    <w:top w:w="20" w:type="dxa"/>
                    <w:left w:w="10" w:type="dxa"/>
                    <w:bottom w:w="20" w:type="dxa"/>
                    <w:right w:w="10" w:type="dxa"/>
                  </w:tcMar>
                </w:tcPr>
                <w:p w14:paraId="6CA34A33" w14:textId="77777777" w:rsidR="001A20E6" w:rsidRDefault="00000000">
                  <w:pPr>
                    <w:pStyle w:val="TableCellBirdsEyeDayNumber"/>
                  </w:pPr>
                  <w:r>
                    <w:t>16</w:t>
                  </w:r>
                </w:p>
              </w:tc>
              <w:tc>
                <w:tcPr>
                  <w:tcW w:w="700" w:type="pct"/>
                  <w:tcMar>
                    <w:top w:w="20" w:type="dxa"/>
                    <w:left w:w="10" w:type="dxa"/>
                    <w:bottom w:w="20" w:type="dxa"/>
                    <w:right w:w="10" w:type="dxa"/>
                  </w:tcMar>
                </w:tcPr>
                <w:p w14:paraId="4F6289E0" w14:textId="77777777" w:rsidR="001A20E6" w:rsidRDefault="00000000">
                  <w:pPr>
                    <w:pStyle w:val="TableCellBirdsEyeDayNumber"/>
                  </w:pPr>
                  <w:r>
                    <w:t>17</w:t>
                  </w:r>
                </w:p>
              </w:tc>
              <w:tc>
                <w:tcPr>
                  <w:tcW w:w="700" w:type="pct"/>
                  <w:tcMar>
                    <w:top w:w="20" w:type="dxa"/>
                    <w:left w:w="10" w:type="dxa"/>
                    <w:bottom w:w="20" w:type="dxa"/>
                    <w:right w:w="10" w:type="dxa"/>
                  </w:tcMar>
                </w:tcPr>
                <w:p w14:paraId="12504040" w14:textId="77777777" w:rsidR="001A20E6" w:rsidRDefault="00000000">
                  <w:pPr>
                    <w:pStyle w:val="TableCellBirdsEyeDayNumber"/>
                  </w:pPr>
                  <w:r>
                    <w:t>18</w:t>
                  </w:r>
                </w:p>
              </w:tc>
              <w:tc>
                <w:tcPr>
                  <w:tcW w:w="700" w:type="pct"/>
                  <w:tcMar>
                    <w:top w:w="20" w:type="dxa"/>
                    <w:left w:w="10" w:type="dxa"/>
                    <w:bottom w:w="20" w:type="dxa"/>
                    <w:right w:w="10" w:type="dxa"/>
                  </w:tcMar>
                </w:tcPr>
                <w:p w14:paraId="2BBDA3FA" w14:textId="77777777" w:rsidR="001A20E6" w:rsidRDefault="00000000">
                  <w:pPr>
                    <w:pStyle w:val="TableCellBirdsEyeDayNumber"/>
                  </w:pPr>
                  <w:r>
                    <w:t>19</w:t>
                  </w:r>
                </w:p>
              </w:tc>
              <w:tc>
                <w:tcPr>
                  <w:tcW w:w="700" w:type="pct"/>
                  <w:tcMar>
                    <w:top w:w="20" w:type="dxa"/>
                    <w:left w:w="10" w:type="dxa"/>
                    <w:bottom w:w="20" w:type="dxa"/>
                    <w:right w:w="10" w:type="dxa"/>
                  </w:tcMar>
                </w:tcPr>
                <w:p w14:paraId="254887A9" w14:textId="77777777" w:rsidR="001A20E6" w:rsidRDefault="00000000">
                  <w:pPr>
                    <w:pStyle w:val="TableCellBirdsEyeDayNumber"/>
                  </w:pPr>
                  <w:r>
                    <w:t>20</w:t>
                  </w:r>
                </w:p>
              </w:tc>
            </w:tr>
            <w:tr w:rsidR="001A20E6" w14:paraId="2DB8C191" w14:textId="77777777">
              <w:tc>
                <w:tcPr>
                  <w:tcW w:w="700" w:type="pct"/>
                  <w:tcMar>
                    <w:top w:w="20" w:type="dxa"/>
                    <w:left w:w="10" w:type="dxa"/>
                    <w:bottom w:w="20" w:type="dxa"/>
                    <w:right w:w="10" w:type="dxa"/>
                  </w:tcMar>
                </w:tcPr>
                <w:p w14:paraId="2C05D591" w14:textId="77777777" w:rsidR="001A20E6" w:rsidRDefault="00000000">
                  <w:pPr>
                    <w:pStyle w:val="TableCellBirdsEyeDayNumber"/>
                  </w:pPr>
                  <w:r>
                    <w:t>21</w:t>
                  </w:r>
                </w:p>
              </w:tc>
              <w:tc>
                <w:tcPr>
                  <w:tcW w:w="700" w:type="pct"/>
                  <w:tcMar>
                    <w:top w:w="20" w:type="dxa"/>
                    <w:left w:w="10" w:type="dxa"/>
                    <w:bottom w:w="20" w:type="dxa"/>
                    <w:right w:w="10" w:type="dxa"/>
                  </w:tcMar>
                </w:tcPr>
                <w:p w14:paraId="76DEE9E6" w14:textId="77777777" w:rsidR="001A20E6" w:rsidRDefault="00000000">
                  <w:pPr>
                    <w:pStyle w:val="TableCellBirdsEyeDayNumber"/>
                  </w:pPr>
                  <w:r>
                    <w:t>22</w:t>
                  </w:r>
                </w:p>
              </w:tc>
              <w:tc>
                <w:tcPr>
                  <w:tcW w:w="700" w:type="pct"/>
                  <w:tcMar>
                    <w:top w:w="20" w:type="dxa"/>
                    <w:left w:w="10" w:type="dxa"/>
                    <w:bottom w:w="20" w:type="dxa"/>
                    <w:right w:w="10" w:type="dxa"/>
                  </w:tcMar>
                </w:tcPr>
                <w:p w14:paraId="60C00EAB" w14:textId="77777777" w:rsidR="001A20E6" w:rsidRDefault="00000000">
                  <w:pPr>
                    <w:pStyle w:val="TableCellBirdsEyeDayNumber"/>
                  </w:pPr>
                  <w:r>
                    <w:t>23</w:t>
                  </w:r>
                </w:p>
              </w:tc>
              <w:tc>
                <w:tcPr>
                  <w:tcW w:w="700" w:type="pct"/>
                  <w:tcMar>
                    <w:top w:w="20" w:type="dxa"/>
                    <w:left w:w="10" w:type="dxa"/>
                    <w:bottom w:w="20" w:type="dxa"/>
                    <w:right w:w="10" w:type="dxa"/>
                  </w:tcMar>
                </w:tcPr>
                <w:p w14:paraId="42FFA889" w14:textId="77777777" w:rsidR="001A20E6" w:rsidRDefault="00000000">
                  <w:pPr>
                    <w:pStyle w:val="TableCellBirdsEyeDayNumber"/>
                  </w:pPr>
                  <w:r>
                    <w:t>24</w:t>
                  </w:r>
                </w:p>
              </w:tc>
              <w:tc>
                <w:tcPr>
                  <w:tcW w:w="700" w:type="pct"/>
                  <w:tcMar>
                    <w:top w:w="20" w:type="dxa"/>
                    <w:left w:w="10" w:type="dxa"/>
                    <w:bottom w:w="20" w:type="dxa"/>
                    <w:right w:w="10" w:type="dxa"/>
                  </w:tcMar>
                </w:tcPr>
                <w:p w14:paraId="64F1779E" w14:textId="77777777" w:rsidR="001A20E6" w:rsidRDefault="00000000">
                  <w:pPr>
                    <w:pStyle w:val="TableCellBirdsEyeDayNumber"/>
                  </w:pPr>
                  <w:r>
                    <w:t>25</w:t>
                  </w:r>
                </w:p>
              </w:tc>
              <w:tc>
                <w:tcPr>
                  <w:tcW w:w="700" w:type="pct"/>
                  <w:tcMar>
                    <w:top w:w="20" w:type="dxa"/>
                    <w:left w:w="10" w:type="dxa"/>
                    <w:bottom w:w="20" w:type="dxa"/>
                    <w:right w:w="10" w:type="dxa"/>
                  </w:tcMar>
                </w:tcPr>
                <w:p w14:paraId="1E86DF2A" w14:textId="77777777" w:rsidR="001A20E6" w:rsidRDefault="00000000">
                  <w:pPr>
                    <w:pStyle w:val="TableCellBirdsEyeDayNumber"/>
                  </w:pPr>
                  <w:r>
                    <w:t>26</w:t>
                  </w:r>
                </w:p>
              </w:tc>
              <w:tc>
                <w:tcPr>
                  <w:tcW w:w="700" w:type="pct"/>
                  <w:tcMar>
                    <w:top w:w="20" w:type="dxa"/>
                    <w:left w:w="10" w:type="dxa"/>
                    <w:bottom w:w="20" w:type="dxa"/>
                    <w:right w:w="10" w:type="dxa"/>
                  </w:tcMar>
                </w:tcPr>
                <w:p w14:paraId="372BFDEA" w14:textId="77777777" w:rsidR="001A20E6" w:rsidRDefault="00000000">
                  <w:pPr>
                    <w:pStyle w:val="TableCellBirdsEyeDayNumber"/>
                  </w:pPr>
                  <w:r>
                    <w:t>27</w:t>
                  </w:r>
                </w:p>
              </w:tc>
            </w:tr>
            <w:tr w:rsidR="001A20E6" w14:paraId="56ED2827" w14:textId="77777777">
              <w:tc>
                <w:tcPr>
                  <w:tcW w:w="700" w:type="pct"/>
                  <w:tcMar>
                    <w:top w:w="20" w:type="dxa"/>
                    <w:left w:w="10" w:type="dxa"/>
                    <w:bottom w:w="20" w:type="dxa"/>
                    <w:right w:w="10" w:type="dxa"/>
                  </w:tcMar>
                </w:tcPr>
                <w:p w14:paraId="23E69D10" w14:textId="77777777" w:rsidR="001A20E6" w:rsidRDefault="00000000">
                  <w:pPr>
                    <w:pStyle w:val="TableCellBirdsEyeDayNumber"/>
                  </w:pPr>
                  <w:r>
                    <w:t>28</w:t>
                  </w:r>
                </w:p>
              </w:tc>
              <w:tc>
                <w:tcPr>
                  <w:tcW w:w="700" w:type="pct"/>
                  <w:tcMar>
                    <w:top w:w="20" w:type="dxa"/>
                    <w:left w:w="10" w:type="dxa"/>
                    <w:bottom w:w="20" w:type="dxa"/>
                    <w:right w:w="10" w:type="dxa"/>
                  </w:tcMar>
                </w:tcPr>
                <w:p w14:paraId="612429EE" w14:textId="77777777" w:rsidR="001A20E6" w:rsidRDefault="00000000">
                  <w:pPr>
                    <w:pStyle w:val="TableCellBirdsEyeDayNumber"/>
                  </w:pPr>
                  <w:r>
                    <w:t>29</w:t>
                  </w:r>
                </w:p>
              </w:tc>
              <w:tc>
                <w:tcPr>
                  <w:tcW w:w="700" w:type="pct"/>
                  <w:tcMar>
                    <w:top w:w="20" w:type="dxa"/>
                    <w:left w:w="10" w:type="dxa"/>
                    <w:bottom w:w="20" w:type="dxa"/>
                    <w:right w:w="10" w:type="dxa"/>
                  </w:tcMar>
                </w:tcPr>
                <w:p w14:paraId="4369755D" w14:textId="77777777" w:rsidR="001A20E6" w:rsidRDefault="00000000">
                  <w:pPr>
                    <w:pStyle w:val="TableCellBirdsEyeDayNumber"/>
                  </w:pPr>
                  <w:r>
                    <w:t>30</w:t>
                  </w:r>
                </w:p>
              </w:tc>
              <w:tc>
                <w:tcPr>
                  <w:tcW w:w="700" w:type="pct"/>
                  <w:tcMar>
                    <w:top w:w="20" w:type="dxa"/>
                    <w:left w:w="10" w:type="dxa"/>
                    <w:bottom w:w="20" w:type="dxa"/>
                    <w:right w:w="10" w:type="dxa"/>
                  </w:tcMar>
                </w:tcPr>
                <w:p w14:paraId="3FC84BD3" w14:textId="77777777" w:rsidR="001A20E6" w:rsidRDefault="00000000">
                  <w:pPr>
                    <w:pStyle w:val="TableCellBirdsEyeDayNumber"/>
                  </w:pPr>
                  <w:r>
                    <w:t>31</w:t>
                  </w:r>
                </w:p>
              </w:tc>
              <w:tc>
                <w:tcPr>
                  <w:tcW w:w="700" w:type="pct"/>
                  <w:tcMar>
                    <w:top w:w="20" w:type="dxa"/>
                    <w:left w:w="10" w:type="dxa"/>
                    <w:bottom w:w="20" w:type="dxa"/>
                    <w:right w:w="10" w:type="dxa"/>
                  </w:tcMar>
                </w:tcPr>
                <w:p w14:paraId="0211ABBB" w14:textId="77777777" w:rsidR="001A20E6" w:rsidRDefault="001A20E6"/>
              </w:tc>
              <w:tc>
                <w:tcPr>
                  <w:tcW w:w="700" w:type="pct"/>
                  <w:tcMar>
                    <w:top w:w="20" w:type="dxa"/>
                    <w:left w:w="10" w:type="dxa"/>
                    <w:bottom w:w="20" w:type="dxa"/>
                    <w:right w:w="10" w:type="dxa"/>
                  </w:tcMar>
                </w:tcPr>
                <w:p w14:paraId="7AF5E2BF" w14:textId="77777777" w:rsidR="001A20E6" w:rsidRDefault="001A20E6"/>
              </w:tc>
              <w:tc>
                <w:tcPr>
                  <w:tcW w:w="700" w:type="pct"/>
                  <w:tcMar>
                    <w:top w:w="20" w:type="dxa"/>
                    <w:left w:w="10" w:type="dxa"/>
                    <w:bottom w:w="20" w:type="dxa"/>
                    <w:right w:w="10" w:type="dxa"/>
                  </w:tcMar>
                </w:tcPr>
                <w:p w14:paraId="4608B3F9" w14:textId="77777777" w:rsidR="001A20E6" w:rsidRDefault="001A20E6"/>
              </w:tc>
            </w:tr>
          </w:tbl>
          <w:p w14:paraId="632A520F" w14:textId="77777777" w:rsidR="001A20E6" w:rsidRDefault="001A20E6"/>
        </w:tc>
        <w:tc>
          <w:tcPr>
            <w:tcW w:w="800" w:type="pct"/>
            <w:tcMar>
              <w:top w:w="100" w:type="dxa"/>
              <w:left w:w="50" w:type="dxa"/>
              <w:bottom w:w="100" w:type="dxa"/>
              <w:right w:w="50" w:type="dxa"/>
            </w:tcMar>
          </w:tcPr>
          <w:tbl>
            <w:tblPr>
              <w:tblW w:w="5000" w:type="pct"/>
              <w:tblCellMar>
                <w:left w:w="10" w:type="dxa"/>
                <w:right w:w="10" w:type="dxa"/>
              </w:tblCellMar>
              <w:tblLook w:val="04A0" w:firstRow="1" w:lastRow="0" w:firstColumn="1" w:lastColumn="0" w:noHBand="0" w:noVBand="1"/>
            </w:tblPr>
            <w:tblGrid>
              <w:gridCol w:w="201"/>
              <w:gridCol w:w="201"/>
              <w:gridCol w:w="201"/>
              <w:gridCol w:w="201"/>
              <w:gridCol w:w="200"/>
              <w:gridCol w:w="200"/>
              <w:gridCol w:w="200"/>
            </w:tblGrid>
            <w:tr w:rsidR="001A20E6" w14:paraId="6859EC27" w14:textId="77777777">
              <w:tc>
                <w:tcPr>
                  <w:tcW w:w="700" w:type="pct"/>
                  <w:tcMar>
                    <w:top w:w="50" w:type="dxa"/>
                    <w:left w:w="20" w:type="dxa"/>
                    <w:bottom w:w="50" w:type="dxa"/>
                    <w:right w:w="20" w:type="dxa"/>
                  </w:tcMar>
                </w:tcPr>
                <w:p w14:paraId="699AE6E2" w14:textId="77777777" w:rsidR="001A20E6" w:rsidRDefault="00000000">
                  <w:pPr>
                    <w:pStyle w:val="TableCellBirdsEyeDay"/>
                  </w:pPr>
                  <w:r>
                    <w:t>S</w:t>
                  </w:r>
                </w:p>
              </w:tc>
              <w:tc>
                <w:tcPr>
                  <w:tcW w:w="700" w:type="pct"/>
                  <w:tcMar>
                    <w:top w:w="50" w:type="dxa"/>
                    <w:left w:w="20" w:type="dxa"/>
                    <w:bottom w:w="50" w:type="dxa"/>
                    <w:right w:w="20" w:type="dxa"/>
                  </w:tcMar>
                </w:tcPr>
                <w:p w14:paraId="76985958" w14:textId="77777777" w:rsidR="001A20E6" w:rsidRDefault="00000000">
                  <w:pPr>
                    <w:pStyle w:val="TableCellBirdsEyeDay"/>
                  </w:pPr>
                  <w:r>
                    <w:t>M</w:t>
                  </w:r>
                </w:p>
              </w:tc>
              <w:tc>
                <w:tcPr>
                  <w:tcW w:w="700" w:type="pct"/>
                  <w:tcMar>
                    <w:top w:w="50" w:type="dxa"/>
                    <w:left w:w="20" w:type="dxa"/>
                    <w:bottom w:w="50" w:type="dxa"/>
                    <w:right w:w="20" w:type="dxa"/>
                  </w:tcMar>
                </w:tcPr>
                <w:p w14:paraId="4DA87EBA" w14:textId="77777777" w:rsidR="001A20E6" w:rsidRDefault="00000000">
                  <w:pPr>
                    <w:pStyle w:val="TableCellBirdsEyeDay"/>
                  </w:pPr>
                  <w:r>
                    <w:t>T</w:t>
                  </w:r>
                </w:p>
              </w:tc>
              <w:tc>
                <w:tcPr>
                  <w:tcW w:w="700" w:type="pct"/>
                  <w:tcMar>
                    <w:top w:w="50" w:type="dxa"/>
                    <w:left w:w="20" w:type="dxa"/>
                    <w:bottom w:w="50" w:type="dxa"/>
                    <w:right w:w="20" w:type="dxa"/>
                  </w:tcMar>
                </w:tcPr>
                <w:p w14:paraId="541285DA" w14:textId="77777777" w:rsidR="001A20E6" w:rsidRDefault="00000000">
                  <w:pPr>
                    <w:pStyle w:val="TableCellBirdsEyeDay"/>
                  </w:pPr>
                  <w:r>
                    <w:t>W</w:t>
                  </w:r>
                </w:p>
              </w:tc>
              <w:tc>
                <w:tcPr>
                  <w:tcW w:w="700" w:type="pct"/>
                  <w:tcMar>
                    <w:top w:w="50" w:type="dxa"/>
                    <w:left w:w="20" w:type="dxa"/>
                    <w:bottom w:w="50" w:type="dxa"/>
                    <w:right w:w="20" w:type="dxa"/>
                  </w:tcMar>
                </w:tcPr>
                <w:p w14:paraId="65A5E5B1" w14:textId="77777777" w:rsidR="001A20E6" w:rsidRDefault="00000000">
                  <w:pPr>
                    <w:pStyle w:val="TableCellBirdsEyeDay"/>
                  </w:pPr>
                  <w:r>
                    <w:t>T</w:t>
                  </w:r>
                </w:p>
              </w:tc>
              <w:tc>
                <w:tcPr>
                  <w:tcW w:w="700" w:type="pct"/>
                  <w:tcMar>
                    <w:top w:w="50" w:type="dxa"/>
                    <w:left w:w="20" w:type="dxa"/>
                    <w:bottom w:w="50" w:type="dxa"/>
                    <w:right w:w="20" w:type="dxa"/>
                  </w:tcMar>
                </w:tcPr>
                <w:p w14:paraId="2869ADEA" w14:textId="77777777" w:rsidR="001A20E6" w:rsidRDefault="00000000">
                  <w:pPr>
                    <w:pStyle w:val="TableCellBirdsEyeDay"/>
                  </w:pPr>
                  <w:r>
                    <w:t>F</w:t>
                  </w:r>
                </w:p>
              </w:tc>
              <w:tc>
                <w:tcPr>
                  <w:tcW w:w="700" w:type="pct"/>
                  <w:tcMar>
                    <w:top w:w="50" w:type="dxa"/>
                    <w:left w:w="20" w:type="dxa"/>
                    <w:bottom w:w="50" w:type="dxa"/>
                    <w:right w:w="20" w:type="dxa"/>
                  </w:tcMar>
                </w:tcPr>
                <w:p w14:paraId="7941B216" w14:textId="77777777" w:rsidR="001A20E6" w:rsidRDefault="00000000">
                  <w:pPr>
                    <w:pStyle w:val="TableCellBirdsEyeDay"/>
                  </w:pPr>
                  <w:r>
                    <w:t>S</w:t>
                  </w:r>
                </w:p>
              </w:tc>
            </w:tr>
            <w:tr w:rsidR="001A20E6" w14:paraId="262A2DE3" w14:textId="77777777">
              <w:tc>
                <w:tcPr>
                  <w:tcW w:w="700" w:type="pct"/>
                  <w:tcMar>
                    <w:top w:w="20" w:type="dxa"/>
                    <w:left w:w="10" w:type="dxa"/>
                    <w:bottom w:w="20" w:type="dxa"/>
                    <w:right w:w="10" w:type="dxa"/>
                  </w:tcMar>
                </w:tcPr>
                <w:p w14:paraId="5CC57F3D" w14:textId="77777777" w:rsidR="001A20E6" w:rsidRDefault="001A20E6"/>
              </w:tc>
              <w:tc>
                <w:tcPr>
                  <w:tcW w:w="700" w:type="pct"/>
                  <w:tcMar>
                    <w:top w:w="20" w:type="dxa"/>
                    <w:left w:w="10" w:type="dxa"/>
                    <w:bottom w:w="20" w:type="dxa"/>
                    <w:right w:w="10" w:type="dxa"/>
                  </w:tcMar>
                </w:tcPr>
                <w:p w14:paraId="1FAF36A8" w14:textId="77777777" w:rsidR="001A20E6" w:rsidRDefault="001A20E6"/>
              </w:tc>
              <w:tc>
                <w:tcPr>
                  <w:tcW w:w="700" w:type="pct"/>
                  <w:tcMar>
                    <w:top w:w="20" w:type="dxa"/>
                    <w:left w:w="10" w:type="dxa"/>
                    <w:bottom w:w="20" w:type="dxa"/>
                    <w:right w:w="10" w:type="dxa"/>
                  </w:tcMar>
                </w:tcPr>
                <w:p w14:paraId="1FD0894D" w14:textId="77777777" w:rsidR="001A20E6" w:rsidRDefault="001A20E6"/>
              </w:tc>
              <w:tc>
                <w:tcPr>
                  <w:tcW w:w="700" w:type="pct"/>
                  <w:tcMar>
                    <w:top w:w="20" w:type="dxa"/>
                    <w:left w:w="10" w:type="dxa"/>
                    <w:bottom w:w="20" w:type="dxa"/>
                    <w:right w:w="10" w:type="dxa"/>
                  </w:tcMar>
                </w:tcPr>
                <w:p w14:paraId="1E300047" w14:textId="77777777" w:rsidR="001A20E6" w:rsidRDefault="001A20E6"/>
              </w:tc>
              <w:tc>
                <w:tcPr>
                  <w:tcW w:w="700" w:type="pct"/>
                  <w:tcMar>
                    <w:top w:w="20" w:type="dxa"/>
                    <w:left w:w="10" w:type="dxa"/>
                    <w:bottom w:w="20" w:type="dxa"/>
                    <w:right w:w="10" w:type="dxa"/>
                  </w:tcMar>
                </w:tcPr>
                <w:p w14:paraId="32876B33" w14:textId="77777777" w:rsidR="001A20E6" w:rsidRDefault="00000000">
                  <w:pPr>
                    <w:pStyle w:val="TableCellBirdsEyeDayNumber"/>
                  </w:pPr>
                  <w:r>
                    <w:t>1</w:t>
                  </w:r>
                </w:p>
              </w:tc>
              <w:tc>
                <w:tcPr>
                  <w:tcW w:w="700" w:type="pct"/>
                  <w:tcMar>
                    <w:top w:w="20" w:type="dxa"/>
                    <w:left w:w="10" w:type="dxa"/>
                    <w:bottom w:w="20" w:type="dxa"/>
                    <w:right w:w="10" w:type="dxa"/>
                  </w:tcMar>
                </w:tcPr>
                <w:p w14:paraId="10286157" w14:textId="77777777" w:rsidR="001A20E6" w:rsidRDefault="00000000">
                  <w:pPr>
                    <w:pStyle w:val="TableCellBirdsEyeDayNumber"/>
                  </w:pPr>
                  <w:r>
                    <w:t>2</w:t>
                  </w:r>
                </w:p>
              </w:tc>
              <w:tc>
                <w:tcPr>
                  <w:tcW w:w="700" w:type="pct"/>
                  <w:tcMar>
                    <w:top w:w="20" w:type="dxa"/>
                    <w:left w:w="10" w:type="dxa"/>
                    <w:bottom w:w="20" w:type="dxa"/>
                    <w:right w:w="10" w:type="dxa"/>
                  </w:tcMar>
                </w:tcPr>
                <w:p w14:paraId="782B09F7" w14:textId="77777777" w:rsidR="001A20E6" w:rsidRDefault="00000000">
                  <w:pPr>
                    <w:pStyle w:val="TableCellBirdsEyeDayNumber"/>
                  </w:pPr>
                  <w:r>
                    <w:t>3</w:t>
                  </w:r>
                </w:p>
              </w:tc>
            </w:tr>
            <w:tr w:rsidR="001A20E6" w14:paraId="7B89A79B" w14:textId="77777777">
              <w:tc>
                <w:tcPr>
                  <w:tcW w:w="700" w:type="pct"/>
                  <w:tcMar>
                    <w:top w:w="20" w:type="dxa"/>
                    <w:left w:w="10" w:type="dxa"/>
                    <w:bottom w:w="20" w:type="dxa"/>
                    <w:right w:w="10" w:type="dxa"/>
                  </w:tcMar>
                </w:tcPr>
                <w:p w14:paraId="3B2F192F" w14:textId="77777777" w:rsidR="001A20E6" w:rsidRDefault="00000000">
                  <w:pPr>
                    <w:pStyle w:val="TableCellBirdsEyeDayNumber"/>
                  </w:pPr>
                  <w:r>
                    <w:t>4</w:t>
                  </w:r>
                </w:p>
              </w:tc>
              <w:tc>
                <w:tcPr>
                  <w:tcW w:w="700" w:type="pct"/>
                  <w:tcMar>
                    <w:top w:w="20" w:type="dxa"/>
                    <w:left w:w="10" w:type="dxa"/>
                    <w:bottom w:w="20" w:type="dxa"/>
                    <w:right w:w="10" w:type="dxa"/>
                  </w:tcMar>
                </w:tcPr>
                <w:p w14:paraId="18E5F100" w14:textId="77777777" w:rsidR="001A20E6" w:rsidRDefault="00000000">
                  <w:pPr>
                    <w:pStyle w:val="TableCellBirdsEyeDayNumber"/>
                  </w:pPr>
                  <w:r>
                    <w:t>5</w:t>
                  </w:r>
                </w:p>
              </w:tc>
              <w:tc>
                <w:tcPr>
                  <w:tcW w:w="700" w:type="pct"/>
                  <w:tcMar>
                    <w:top w:w="20" w:type="dxa"/>
                    <w:left w:w="10" w:type="dxa"/>
                    <w:bottom w:w="20" w:type="dxa"/>
                    <w:right w:w="10" w:type="dxa"/>
                  </w:tcMar>
                </w:tcPr>
                <w:p w14:paraId="485B4712" w14:textId="77777777" w:rsidR="001A20E6" w:rsidRDefault="00000000">
                  <w:pPr>
                    <w:pStyle w:val="TableCellBirdsEyeDayNumber"/>
                  </w:pPr>
                  <w:r>
                    <w:t>6</w:t>
                  </w:r>
                </w:p>
              </w:tc>
              <w:tc>
                <w:tcPr>
                  <w:tcW w:w="700" w:type="pct"/>
                  <w:tcMar>
                    <w:top w:w="20" w:type="dxa"/>
                    <w:left w:w="10" w:type="dxa"/>
                    <w:bottom w:w="20" w:type="dxa"/>
                    <w:right w:w="10" w:type="dxa"/>
                  </w:tcMar>
                </w:tcPr>
                <w:p w14:paraId="70C24E9C" w14:textId="77777777" w:rsidR="001A20E6" w:rsidRDefault="00000000">
                  <w:pPr>
                    <w:pStyle w:val="TableCellBirdsEyeDayNumber"/>
                  </w:pPr>
                  <w:r>
                    <w:t>7</w:t>
                  </w:r>
                </w:p>
              </w:tc>
              <w:tc>
                <w:tcPr>
                  <w:tcW w:w="700" w:type="pct"/>
                  <w:tcMar>
                    <w:top w:w="20" w:type="dxa"/>
                    <w:left w:w="10" w:type="dxa"/>
                    <w:bottom w:w="20" w:type="dxa"/>
                    <w:right w:w="10" w:type="dxa"/>
                  </w:tcMar>
                </w:tcPr>
                <w:p w14:paraId="694EA50A" w14:textId="77777777" w:rsidR="001A20E6" w:rsidRDefault="00000000">
                  <w:pPr>
                    <w:pStyle w:val="TableCellBirdsEyeDayNumber"/>
                  </w:pPr>
                  <w:r>
                    <w:t>8</w:t>
                  </w:r>
                </w:p>
              </w:tc>
              <w:tc>
                <w:tcPr>
                  <w:tcW w:w="700" w:type="pct"/>
                  <w:tcMar>
                    <w:top w:w="20" w:type="dxa"/>
                    <w:left w:w="10" w:type="dxa"/>
                    <w:bottom w:w="20" w:type="dxa"/>
                    <w:right w:w="10" w:type="dxa"/>
                  </w:tcMar>
                </w:tcPr>
                <w:p w14:paraId="091E5FE8" w14:textId="77777777" w:rsidR="001A20E6" w:rsidRDefault="00000000">
                  <w:pPr>
                    <w:pStyle w:val="TableCellBirdsEyeDayNumber"/>
                  </w:pPr>
                  <w:r>
                    <w:t>9</w:t>
                  </w:r>
                </w:p>
              </w:tc>
              <w:tc>
                <w:tcPr>
                  <w:tcW w:w="700" w:type="pct"/>
                  <w:tcMar>
                    <w:top w:w="20" w:type="dxa"/>
                    <w:left w:w="10" w:type="dxa"/>
                    <w:bottom w:w="20" w:type="dxa"/>
                    <w:right w:w="10" w:type="dxa"/>
                  </w:tcMar>
                </w:tcPr>
                <w:p w14:paraId="6D51F0A4" w14:textId="77777777" w:rsidR="001A20E6" w:rsidRDefault="00000000">
                  <w:pPr>
                    <w:pStyle w:val="TableCellBirdsEyeDayNumber"/>
                  </w:pPr>
                  <w:r>
                    <w:t>10</w:t>
                  </w:r>
                </w:p>
              </w:tc>
            </w:tr>
            <w:tr w:rsidR="001A20E6" w14:paraId="6B80D134" w14:textId="77777777">
              <w:tc>
                <w:tcPr>
                  <w:tcW w:w="700" w:type="pct"/>
                  <w:tcMar>
                    <w:top w:w="20" w:type="dxa"/>
                    <w:left w:w="10" w:type="dxa"/>
                    <w:bottom w:w="20" w:type="dxa"/>
                    <w:right w:w="10" w:type="dxa"/>
                  </w:tcMar>
                </w:tcPr>
                <w:p w14:paraId="6AEFD207" w14:textId="77777777" w:rsidR="001A20E6" w:rsidRDefault="00000000">
                  <w:pPr>
                    <w:pStyle w:val="TableCellBirdsEyeDayNumber"/>
                  </w:pPr>
                  <w:r>
                    <w:t>11</w:t>
                  </w:r>
                </w:p>
              </w:tc>
              <w:tc>
                <w:tcPr>
                  <w:tcW w:w="700" w:type="pct"/>
                  <w:tcMar>
                    <w:top w:w="20" w:type="dxa"/>
                    <w:left w:w="10" w:type="dxa"/>
                    <w:bottom w:w="20" w:type="dxa"/>
                    <w:right w:w="10" w:type="dxa"/>
                  </w:tcMar>
                </w:tcPr>
                <w:p w14:paraId="0D5945F7" w14:textId="77777777" w:rsidR="001A20E6" w:rsidRDefault="00000000">
                  <w:pPr>
                    <w:pStyle w:val="TableCellBirdsEyeDayNumber"/>
                  </w:pPr>
                  <w:r>
                    <w:t>12</w:t>
                  </w:r>
                </w:p>
              </w:tc>
              <w:tc>
                <w:tcPr>
                  <w:tcW w:w="700" w:type="pct"/>
                  <w:tcMar>
                    <w:top w:w="20" w:type="dxa"/>
                    <w:left w:w="10" w:type="dxa"/>
                    <w:bottom w:w="20" w:type="dxa"/>
                    <w:right w:w="10" w:type="dxa"/>
                  </w:tcMar>
                </w:tcPr>
                <w:p w14:paraId="34DDCC1A" w14:textId="77777777" w:rsidR="001A20E6" w:rsidRDefault="00000000">
                  <w:pPr>
                    <w:pStyle w:val="TableCellBirdsEyeDayNumber"/>
                  </w:pPr>
                  <w:r>
                    <w:t>13</w:t>
                  </w:r>
                </w:p>
              </w:tc>
              <w:tc>
                <w:tcPr>
                  <w:tcW w:w="700" w:type="pct"/>
                  <w:tcMar>
                    <w:top w:w="20" w:type="dxa"/>
                    <w:left w:w="10" w:type="dxa"/>
                    <w:bottom w:w="20" w:type="dxa"/>
                    <w:right w:w="10" w:type="dxa"/>
                  </w:tcMar>
                </w:tcPr>
                <w:p w14:paraId="3BEBE434" w14:textId="77777777" w:rsidR="001A20E6" w:rsidRDefault="00000000">
                  <w:pPr>
                    <w:pStyle w:val="TableCellBirdsEyeDayNumber"/>
                  </w:pPr>
                  <w:r>
                    <w:t>14</w:t>
                  </w:r>
                </w:p>
              </w:tc>
              <w:tc>
                <w:tcPr>
                  <w:tcW w:w="700" w:type="pct"/>
                  <w:tcMar>
                    <w:top w:w="20" w:type="dxa"/>
                    <w:left w:w="10" w:type="dxa"/>
                    <w:bottom w:w="20" w:type="dxa"/>
                    <w:right w:w="10" w:type="dxa"/>
                  </w:tcMar>
                </w:tcPr>
                <w:p w14:paraId="639E61CD" w14:textId="77777777" w:rsidR="001A20E6" w:rsidRDefault="00000000">
                  <w:pPr>
                    <w:pStyle w:val="TableCellBirdsEyeDayNumber"/>
                  </w:pPr>
                  <w:r>
                    <w:t>15</w:t>
                  </w:r>
                </w:p>
              </w:tc>
              <w:tc>
                <w:tcPr>
                  <w:tcW w:w="700" w:type="pct"/>
                  <w:tcMar>
                    <w:top w:w="20" w:type="dxa"/>
                    <w:left w:w="10" w:type="dxa"/>
                    <w:bottom w:w="20" w:type="dxa"/>
                    <w:right w:w="10" w:type="dxa"/>
                  </w:tcMar>
                </w:tcPr>
                <w:p w14:paraId="4E1AD72E" w14:textId="77777777" w:rsidR="001A20E6" w:rsidRDefault="00000000">
                  <w:pPr>
                    <w:pStyle w:val="TableCellBirdsEyeDayNumber"/>
                  </w:pPr>
                  <w:r>
                    <w:t>16</w:t>
                  </w:r>
                </w:p>
              </w:tc>
              <w:tc>
                <w:tcPr>
                  <w:tcW w:w="700" w:type="pct"/>
                  <w:tcMar>
                    <w:top w:w="20" w:type="dxa"/>
                    <w:left w:w="10" w:type="dxa"/>
                    <w:bottom w:w="20" w:type="dxa"/>
                    <w:right w:w="10" w:type="dxa"/>
                  </w:tcMar>
                </w:tcPr>
                <w:p w14:paraId="76BDD427" w14:textId="77777777" w:rsidR="001A20E6" w:rsidRDefault="00000000">
                  <w:pPr>
                    <w:pStyle w:val="TableCellBirdsEyeDayNumber"/>
                  </w:pPr>
                  <w:r>
                    <w:t>17</w:t>
                  </w:r>
                </w:p>
              </w:tc>
            </w:tr>
            <w:tr w:rsidR="001A20E6" w14:paraId="2F0F8473" w14:textId="77777777">
              <w:tc>
                <w:tcPr>
                  <w:tcW w:w="700" w:type="pct"/>
                  <w:tcMar>
                    <w:top w:w="20" w:type="dxa"/>
                    <w:left w:w="10" w:type="dxa"/>
                    <w:bottom w:w="20" w:type="dxa"/>
                    <w:right w:w="10" w:type="dxa"/>
                  </w:tcMar>
                </w:tcPr>
                <w:p w14:paraId="47E6AD74" w14:textId="77777777" w:rsidR="001A20E6" w:rsidRDefault="00000000">
                  <w:pPr>
                    <w:pStyle w:val="TableCellBirdsEyeDayNumber"/>
                  </w:pPr>
                  <w:r>
                    <w:t>18</w:t>
                  </w:r>
                </w:p>
              </w:tc>
              <w:tc>
                <w:tcPr>
                  <w:tcW w:w="700" w:type="pct"/>
                  <w:tcMar>
                    <w:top w:w="20" w:type="dxa"/>
                    <w:left w:w="10" w:type="dxa"/>
                    <w:bottom w:w="20" w:type="dxa"/>
                    <w:right w:w="10" w:type="dxa"/>
                  </w:tcMar>
                </w:tcPr>
                <w:p w14:paraId="779914D4" w14:textId="77777777" w:rsidR="001A20E6" w:rsidRDefault="00000000">
                  <w:pPr>
                    <w:pStyle w:val="TableCellBirdsEyeDayNumber"/>
                  </w:pPr>
                  <w:r>
                    <w:t>19</w:t>
                  </w:r>
                </w:p>
              </w:tc>
              <w:tc>
                <w:tcPr>
                  <w:tcW w:w="700" w:type="pct"/>
                  <w:tcMar>
                    <w:top w:w="20" w:type="dxa"/>
                    <w:left w:w="10" w:type="dxa"/>
                    <w:bottom w:w="20" w:type="dxa"/>
                    <w:right w:w="10" w:type="dxa"/>
                  </w:tcMar>
                </w:tcPr>
                <w:p w14:paraId="46C0F31D" w14:textId="77777777" w:rsidR="001A20E6" w:rsidRDefault="00000000">
                  <w:pPr>
                    <w:pStyle w:val="TableCellBirdsEyeDayNumber"/>
                  </w:pPr>
                  <w:r>
                    <w:t>20</w:t>
                  </w:r>
                </w:p>
              </w:tc>
              <w:tc>
                <w:tcPr>
                  <w:tcW w:w="700" w:type="pct"/>
                  <w:tcMar>
                    <w:top w:w="20" w:type="dxa"/>
                    <w:left w:w="10" w:type="dxa"/>
                    <w:bottom w:w="20" w:type="dxa"/>
                    <w:right w:w="10" w:type="dxa"/>
                  </w:tcMar>
                </w:tcPr>
                <w:p w14:paraId="733B812A" w14:textId="77777777" w:rsidR="001A20E6" w:rsidRDefault="00000000">
                  <w:pPr>
                    <w:pStyle w:val="TableCellBirdsEyeDayNumber"/>
                  </w:pPr>
                  <w:r>
                    <w:t>21</w:t>
                  </w:r>
                </w:p>
              </w:tc>
              <w:tc>
                <w:tcPr>
                  <w:tcW w:w="700" w:type="pct"/>
                  <w:tcMar>
                    <w:top w:w="20" w:type="dxa"/>
                    <w:left w:w="10" w:type="dxa"/>
                    <w:bottom w:w="20" w:type="dxa"/>
                    <w:right w:w="10" w:type="dxa"/>
                  </w:tcMar>
                </w:tcPr>
                <w:p w14:paraId="4CD71C19" w14:textId="77777777" w:rsidR="001A20E6" w:rsidRDefault="00000000">
                  <w:pPr>
                    <w:pStyle w:val="TableCellBirdsEyeDayNumber"/>
                  </w:pPr>
                  <w:r>
                    <w:t>22</w:t>
                  </w:r>
                </w:p>
              </w:tc>
              <w:tc>
                <w:tcPr>
                  <w:tcW w:w="700" w:type="pct"/>
                  <w:tcMar>
                    <w:top w:w="20" w:type="dxa"/>
                    <w:left w:w="10" w:type="dxa"/>
                    <w:bottom w:w="20" w:type="dxa"/>
                    <w:right w:w="10" w:type="dxa"/>
                  </w:tcMar>
                </w:tcPr>
                <w:p w14:paraId="735DBDE0" w14:textId="77777777" w:rsidR="001A20E6" w:rsidRDefault="00000000">
                  <w:pPr>
                    <w:pStyle w:val="TableCellBirdsEyeDayNumber"/>
                  </w:pPr>
                  <w:r>
                    <w:t>23</w:t>
                  </w:r>
                </w:p>
              </w:tc>
              <w:tc>
                <w:tcPr>
                  <w:tcW w:w="700" w:type="pct"/>
                  <w:tcMar>
                    <w:top w:w="20" w:type="dxa"/>
                    <w:left w:w="10" w:type="dxa"/>
                    <w:bottom w:w="20" w:type="dxa"/>
                    <w:right w:w="10" w:type="dxa"/>
                  </w:tcMar>
                </w:tcPr>
                <w:p w14:paraId="6E4A2F8F" w14:textId="77777777" w:rsidR="001A20E6" w:rsidRDefault="00000000">
                  <w:pPr>
                    <w:pStyle w:val="TableCellBirdsEyeDayNumber"/>
                  </w:pPr>
                  <w:r>
                    <w:t>24</w:t>
                  </w:r>
                </w:p>
              </w:tc>
            </w:tr>
            <w:tr w:rsidR="001A20E6" w14:paraId="2C7DA94F" w14:textId="77777777">
              <w:tc>
                <w:tcPr>
                  <w:tcW w:w="700" w:type="pct"/>
                  <w:tcMar>
                    <w:top w:w="20" w:type="dxa"/>
                    <w:left w:w="10" w:type="dxa"/>
                    <w:bottom w:w="20" w:type="dxa"/>
                    <w:right w:w="10" w:type="dxa"/>
                  </w:tcMar>
                </w:tcPr>
                <w:p w14:paraId="0159013B" w14:textId="77777777" w:rsidR="001A20E6" w:rsidRDefault="00000000">
                  <w:pPr>
                    <w:pStyle w:val="TableCellBirdsEyeDayNumber"/>
                  </w:pPr>
                  <w:r>
                    <w:t>25</w:t>
                  </w:r>
                </w:p>
              </w:tc>
              <w:tc>
                <w:tcPr>
                  <w:tcW w:w="700" w:type="pct"/>
                  <w:tcMar>
                    <w:top w:w="20" w:type="dxa"/>
                    <w:left w:w="10" w:type="dxa"/>
                    <w:bottom w:w="20" w:type="dxa"/>
                    <w:right w:w="10" w:type="dxa"/>
                  </w:tcMar>
                </w:tcPr>
                <w:p w14:paraId="4E90D28E" w14:textId="77777777" w:rsidR="001A20E6" w:rsidRDefault="00000000">
                  <w:pPr>
                    <w:pStyle w:val="TableCellBirdsEyeDayNumber"/>
                  </w:pPr>
                  <w:r>
                    <w:t>26</w:t>
                  </w:r>
                </w:p>
              </w:tc>
              <w:tc>
                <w:tcPr>
                  <w:tcW w:w="700" w:type="pct"/>
                  <w:tcMar>
                    <w:top w:w="20" w:type="dxa"/>
                    <w:left w:w="10" w:type="dxa"/>
                    <w:bottom w:w="20" w:type="dxa"/>
                    <w:right w:w="10" w:type="dxa"/>
                  </w:tcMar>
                </w:tcPr>
                <w:p w14:paraId="24EA6C2D" w14:textId="77777777" w:rsidR="001A20E6" w:rsidRDefault="00000000">
                  <w:pPr>
                    <w:pStyle w:val="TableCellBirdsEyeDayNumber"/>
                  </w:pPr>
                  <w:r>
                    <w:t>27</w:t>
                  </w:r>
                </w:p>
              </w:tc>
              <w:tc>
                <w:tcPr>
                  <w:tcW w:w="700" w:type="pct"/>
                  <w:tcMar>
                    <w:top w:w="20" w:type="dxa"/>
                    <w:left w:w="10" w:type="dxa"/>
                    <w:bottom w:w="20" w:type="dxa"/>
                    <w:right w:w="10" w:type="dxa"/>
                  </w:tcMar>
                </w:tcPr>
                <w:p w14:paraId="5044D071" w14:textId="77777777" w:rsidR="001A20E6" w:rsidRDefault="00000000">
                  <w:pPr>
                    <w:pStyle w:val="TableCellBirdsEyeDayNumber"/>
                  </w:pPr>
                  <w:r>
                    <w:t>28</w:t>
                  </w:r>
                </w:p>
              </w:tc>
              <w:tc>
                <w:tcPr>
                  <w:tcW w:w="700" w:type="pct"/>
                  <w:tcMar>
                    <w:top w:w="20" w:type="dxa"/>
                    <w:left w:w="10" w:type="dxa"/>
                    <w:bottom w:w="20" w:type="dxa"/>
                    <w:right w:w="10" w:type="dxa"/>
                  </w:tcMar>
                </w:tcPr>
                <w:p w14:paraId="7AFD4D93" w14:textId="77777777" w:rsidR="001A20E6" w:rsidRDefault="00000000">
                  <w:pPr>
                    <w:pStyle w:val="TableCellBirdsEyeDayNumber"/>
                  </w:pPr>
                  <w:r>
                    <w:t>29</w:t>
                  </w:r>
                </w:p>
              </w:tc>
              <w:tc>
                <w:tcPr>
                  <w:tcW w:w="700" w:type="pct"/>
                  <w:tcMar>
                    <w:top w:w="20" w:type="dxa"/>
                    <w:left w:w="10" w:type="dxa"/>
                    <w:bottom w:w="20" w:type="dxa"/>
                    <w:right w:w="10" w:type="dxa"/>
                  </w:tcMar>
                </w:tcPr>
                <w:p w14:paraId="6295E807" w14:textId="77777777" w:rsidR="001A20E6" w:rsidRDefault="00000000">
                  <w:pPr>
                    <w:pStyle w:val="TableCellBirdsEyeDayNumber"/>
                  </w:pPr>
                  <w:r>
                    <w:t>30</w:t>
                  </w:r>
                </w:p>
              </w:tc>
              <w:tc>
                <w:tcPr>
                  <w:tcW w:w="700" w:type="pct"/>
                  <w:tcMar>
                    <w:top w:w="20" w:type="dxa"/>
                    <w:left w:w="10" w:type="dxa"/>
                    <w:bottom w:w="20" w:type="dxa"/>
                    <w:right w:w="10" w:type="dxa"/>
                  </w:tcMar>
                </w:tcPr>
                <w:p w14:paraId="2BF3367A" w14:textId="77777777" w:rsidR="001A20E6" w:rsidRDefault="00000000">
                  <w:pPr>
                    <w:pStyle w:val="TableCellBirdsEyeDayNumber"/>
                  </w:pPr>
                  <w:r>
                    <w:t>31</w:t>
                  </w:r>
                </w:p>
              </w:tc>
            </w:tr>
            <w:tr w:rsidR="001A20E6" w14:paraId="41D66DDF" w14:textId="77777777">
              <w:tc>
                <w:tcPr>
                  <w:tcW w:w="700" w:type="pct"/>
                  <w:tcMar>
                    <w:top w:w="20" w:type="dxa"/>
                    <w:left w:w="10" w:type="dxa"/>
                    <w:bottom w:w="20" w:type="dxa"/>
                    <w:right w:w="10" w:type="dxa"/>
                  </w:tcMar>
                </w:tcPr>
                <w:p w14:paraId="6BD4FE02" w14:textId="77777777" w:rsidR="001A20E6" w:rsidRDefault="001A20E6"/>
              </w:tc>
              <w:tc>
                <w:tcPr>
                  <w:tcW w:w="700" w:type="pct"/>
                  <w:tcMar>
                    <w:top w:w="20" w:type="dxa"/>
                    <w:left w:w="10" w:type="dxa"/>
                    <w:bottom w:w="20" w:type="dxa"/>
                    <w:right w:w="10" w:type="dxa"/>
                  </w:tcMar>
                </w:tcPr>
                <w:p w14:paraId="65218969" w14:textId="77777777" w:rsidR="001A20E6" w:rsidRDefault="001A20E6"/>
              </w:tc>
              <w:tc>
                <w:tcPr>
                  <w:tcW w:w="700" w:type="pct"/>
                  <w:tcMar>
                    <w:top w:w="20" w:type="dxa"/>
                    <w:left w:w="10" w:type="dxa"/>
                    <w:bottom w:w="20" w:type="dxa"/>
                    <w:right w:w="10" w:type="dxa"/>
                  </w:tcMar>
                </w:tcPr>
                <w:p w14:paraId="52A1768E" w14:textId="77777777" w:rsidR="001A20E6" w:rsidRDefault="001A20E6"/>
              </w:tc>
              <w:tc>
                <w:tcPr>
                  <w:tcW w:w="700" w:type="pct"/>
                  <w:tcMar>
                    <w:top w:w="20" w:type="dxa"/>
                    <w:left w:w="10" w:type="dxa"/>
                    <w:bottom w:w="20" w:type="dxa"/>
                    <w:right w:w="10" w:type="dxa"/>
                  </w:tcMar>
                </w:tcPr>
                <w:p w14:paraId="174E17A1" w14:textId="77777777" w:rsidR="001A20E6" w:rsidRDefault="001A20E6"/>
              </w:tc>
              <w:tc>
                <w:tcPr>
                  <w:tcW w:w="700" w:type="pct"/>
                  <w:tcMar>
                    <w:top w:w="20" w:type="dxa"/>
                    <w:left w:w="10" w:type="dxa"/>
                    <w:bottom w:w="20" w:type="dxa"/>
                    <w:right w:w="10" w:type="dxa"/>
                  </w:tcMar>
                </w:tcPr>
                <w:p w14:paraId="29ED4080" w14:textId="77777777" w:rsidR="001A20E6" w:rsidRDefault="001A20E6"/>
              </w:tc>
              <w:tc>
                <w:tcPr>
                  <w:tcW w:w="700" w:type="pct"/>
                  <w:tcMar>
                    <w:top w:w="20" w:type="dxa"/>
                    <w:left w:w="10" w:type="dxa"/>
                    <w:bottom w:w="20" w:type="dxa"/>
                    <w:right w:w="10" w:type="dxa"/>
                  </w:tcMar>
                </w:tcPr>
                <w:p w14:paraId="0DD02D25" w14:textId="77777777" w:rsidR="001A20E6" w:rsidRDefault="001A20E6"/>
              </w:tc>
              <w:tc>
                <w:tcPr>
                  <w:tcW w:w="700" w:type="pct"/>
                  <w:tcMar>
                    <w:top w:w="20" w:type="dxa"/>
                    <w:left w:w="10" w:type="dxa"/>
                    <w:bottom w:w="20" w:type="dxa"/>
                    <w:right w:w="10" w:type="dxa"/>
                  </w:tcMar>
                </w:tcPr>
                <w:p w14:paraId="0660923A" w14:textId="77777777" w:rsidR="001A20E6" w:rsidRDefault="001A20E6"/>
              </w:tc>
            </w:tr>
          </w:tbl>
          <w:p w14:paraId="5A41E3B2" w14:textId="77777777" w:rsidR="001A20E6" w:rsidRDefault="001A20E6"/>
        </w:tc>
        <w:tc>
          <w:tcPr>
            <w:tcW w:w="800" w:type="pct"/>
            <w:tcMar>
              <w:top w:w="100" w:type="dxa"/>
              <w:left w:w="50" w:type="dxa"/>
              <w:bottom w:w="100" w:type="dxa"/>
              <w:right w:w="50" w:type="dxa"/>
            </w:tcMar>
          </w:tcPr>
          <w:tbl>
            <w:tblPr>
              <w:tblW w:w="5000" w:type="pct"/>
              <w:tblCellMar>
                <w:left w:w="10" w:type="dxa"/>
                <w:right w:w="10" w:type="dxa"/>
              </w:tblCellMar>
              <w:tblLook w:val="04A0" w:firstRow="1" w:lastRow="0" w:firstColumn="1" w:lastColumn="0" w:noHBand="0" w:noVBand="1"/>
            </w:tblPr>
            <w:tblGrid>
              <w:gridCol w:w="201"/>
              <w:gridCol w:w="201"/>
              <w:gridCol w:w="201"/>
              <w:gridCol w:w="201"/>
              <w:gridCol w:w="200"/>
              <w:gridCol w:w="200"/>
              <w:gridCol w:w="200"/>
            </w:tblGrid>
            <w:tr w:rsidR="001A20E6" w14:paraId="37C21EB4" w14:textId="77777777">
              <w:tc>
                <w:tcPr>
                  <w:tcW w:w="700" w:type="pct"/>
                  <w:tcMar>
                    <w:top w:w="50" w:type="dxa"/>
                    <w:left w:w="20" w:type="dxa"/>
                    <w:bottom w:w="50" w:type="dxa"/>
                    <w:right w:w="20" w:type="dxa"/>
                  </w:tcMar>
                </w:tcPr>
                <w:p w14:paraId="2CC8FBC8" w14:textId="77777777" w:rsidR="001A20E6" w:rsidRDefault="00000000">
                  <w:pPr>
                    <w:pStyle w:val="TableCellBirdsEyeDay"/>
                  </w:pPr>
                  <w:r>
                    <w:t>S</w:t>
                  </w:r>
                </w:p>
              </w:tc>
              <w:tc>
                <w:tcPr>
                  <w:tcW w:w="700" w:type="pct"/>
                  <w:tcMar>
                    <w:top w:w="50" w:type="dxa"/>
                    <w:left w:w="20" w:type="dxa"/>
                    <w:bottom w:w="50" w:type="dxa"/>
                    <w:right w:w="20" w:type="dxa"/>
                  </w:tcMar>
                </w:tcPr>
                <w:p w14:paraId="356FF283" w14:textId="77777777" w:rsidR="001A20E6" w:rsidRDefault="00000000">
                  <w:pPr>
                    <w:pStyle w:val="TableCellBirdsEyeDay"/>
                  </w:pPr>
                  <w:r>
                    <w:t>M</w:t>
                  </w:r>
                </w:p>
              </w:tc>
              <w:tc>
                <w:tcPr>
                  <w:tcW w:w="700" w:type="pct"/>
                  <w:tcMar>
                    <w:top w:w="50" w:type="dxa"/>
                    <w:left w:w="20" w:type="dxa"/>
                    <w:bottom w:w="50" w:type="dxa"/>
                    <w:right w:w="20" w:type="dxa"/>
                  </w:tcMar>
                </w:tcPr>
                <w:p w14:paraId="22B750AD" w14:textId="77777777" w:rsidR="001A20E6" w:rsidRDefault="00000000">
                  <w:pPr>
                    <w:pStyle w:val="TableCellBirdsEyeDay"/>
                  </w:pPr>
                  <w:r>
                    <w:t>T</w:t>
                  </w:r>
                </w:p>
              </w:tc>
              <w:tc>
                <w:tcPr>
                  <w:tcW w:w="700" w:type="pct"/>
                  <w:tcMar>
                    <w:top w:w="50" w:type="dxa"/>
                    <w:left w:w="20" w:type="dxa"/>
                    <w:bottom w:w="50" w:type="dxa"/>
                    <w:right w:w="20" w:type="dxa"/>
                  </w:tcMar>
                </w:tcPr>
                <w:p w14:paraId="6D9EC274" w14:textId="77777777" w:rsidR="001A20E6" w:rsidRDefault="00000000">
                  <w:pPr>
                    <w:pStyle w:val="TableCellBirdsEyeDay"/>
                  </w:pPr>
                  <w:r>
                    <w:t>W</w:t>
                  </w:r>
                </w:p>
              </w:tc>
              <w:tc>
                <w:tcPr>
                  <w:tcW w:w="700" w:type="pct"/>
                  <w:tcMar>
                    <w:top w:w="50" w:type="dxa"/>
                    <w:left w:w="20" w:type="dxa"/>
                    <w:bottom w:w="50" w:type="dxa"/>
                    <w:right w:w="20" w:type="dxa"/>
                  </w:tcMar>
                </w:tcPr>
                <w:p w14:paraId="7E96D286" w14:textId="77777777" w:rsidR="001A20E6" w:rsidRDefault="00000000">
                  <w:pPr>
                    <w:pStyle w:val="TableCellBirdsEyeDay"/>
                  </w:pPr>
                  <w:r>
                    <w:t>T</w:t>
                  </w:r>
                </w:p>
              </w:tc>
              <w:tc>
                <w:tcPr>
                  <w:tcW w:w="700" w:type="pct"/>
                  <w:tcMar>
                    <w:top w:w="50" w:type="dxa"/>
                    <w:left w:w="20" w:type="dxa"/>
                    <w:bottom w:w="50" w:type="dxa"/>
                    <w:right w:w="20" w:type="dxa"/>
                  </w:tcMar>
                </w:tcPr>
                <w:p w14:paraId="7B175E94" w14:textId="77777777" w:rsidR="001A20E6" w:rsidRDefault="00000000">
                  <w:pPr>
                    <w:pStyle w:val="TableCellBirdsEyeDay"/>
                  </w:pPr>
                  <w:r>
                    <w:t>F</w:t>
                  </w:r>
                </w:p>
              </w:tc>
              <w:tc>
                <w:tcPr>
                  <w:tcW w:w="700" w:type="pct"/>
                  <w:tcMar>
                    <w:top w:w="50" w:type="dxa"/>
                    <w:left w:w="20" w:type="dxa"/>
                    <w:bottom w:w="50" w:type="dxa"/>
                    <w:right w:w="20" w:type="dxa"/>
                  </w:tcMar>
                </w:tcPr>
                <w:p w14:paraId="4A94565E" w14:textId="77777777" w:rsidR="001A20E6" w:rsidRDefault="00000000">
                  <w:pPr>
                    <w:pStyle w:val="TableCellBirdsEyeDay"/>
                  </w:pPr>
                  <w:r>
                    <w:t>S</w:t>
                  </w:r>
                </w:p>
              </w:tc>
            </w:tr>
            <w:tr w:rsidR="001A20E6" w14:paraId="0BE509C9" w14:textId="77777777">
              <w:tc>
                <w:tcPr>
                  <w:tcW w:w="700" w:type="pct"/>
                  <w:tcMar>
                    <w:top w:w="20" w:type="dxa"/>
                    <w:left w:w="10" w:type="dxa"/>
                    <w:bottom w:w="20" w:type="dxa"/>
                    <w:right w:w="10" w:type="dxa"/>
                  </w:tcMar>
                </w:tcPr>
                <w:p w14:paraId="2D20AEF7" w14:textId="77777777" w:rsidR="001A20E6" w:rsidRDefault="00000000">
                  <w:pPr>
                    <w:pStyle w:val="TableCellBirdsEyeDayNumber"/>
                  </w:pPr>
                  <w:r>
                    <w:t>1</w:t>
                  </w:r>
                </w:p>
              </w:tc>
              <w:tc>
                <w:tcPr>
                  <w:tcW w:w="700" w:type="pct"/>
                  <w:tcMar>
                    <w:top w:w="20" w:type="dxa"/>
                    <w:left w:w="10" w:type="dxa"/>
                    <w:bottom w:w="20" w:type="dxa"/>
                    <w:right w:w="10" w:type="dxa"/>
                  </w:tcMar>
                </w:tcPr>
                <w:p w14:paraId="59E50FD2" w14:textId="77777777" w:rsidR="001A20E6" w:rsidRDefault="00000000">
                  <w:pPr>
                    <w:pStyle w:val="TableCellBirdsEyeDayNumber"/>
                  </w:pPr>
                  <w:r>
                    <w:t>2</w:t>
                  </w:r>
                </w:p>
              </w:tc>
              <w:tc>
                <w:tcPr>
                  <w:tcW w:w="700" w:type="pct"/>
                  <w:tcMar>
                    <w:top w:w="20" w:type="dxa"/>
                    <w:left w:w="10" w:type="dxa"/>
                    <w:bottom w:w="20" w:type="dxa"/>
                    <w:right w:w="10" w:type="dxa"/>
                  </w:tcMar>
                </w:tcPr>
                <w:p w14:paraId="439CE02D" w14:textId="77777777" w:rsidR="001A20E6" w:rsidRDefault="00000000">
                  <w:pPr>
                    <w:pStyle w:val="TableCellBirdsEyeDayNumber"/>
                  </w:pPr>
                  <w:r>
                    <w:t>3</w:t>
                  </w:r>
                </w:p>
              </w:tc>
              <w:tc>
                <w:tcPr>
                  <w:tcW w:w="700" w:type="pct"/>
                  <w:tcMar>
                    <w:top w:w="20" w:type="dxa"/>
                    <w:left w:w="10" w:type="dxa"/>
                    <w:bottom w:w="20" w:type="dxa"/>
                    <w:right w:w="10" w:type="dxa"/>
                  </w:tcMar>
                </w:tcPr>
                <w:p w14:paraId="745105F8" w14:textId="77777777" w:rsidR="001A20E6" w:rsidRDefault="00000000">
                  <w:pPr>
                    <w:pStyle w:val="TableCellBirdsEyeDayNumber"/>
                  </w:pPr>
                  <w:r>
                    <w:t>4</w:t>
                  </w:r>
                </w:p>
              </w:tc>
              <w:tc>
                <w:tcPr>
                  <w:tcW w:w="700" w:type="pct"/>
                  <w:tcMar>
                    <w:top w:w="20" w:type="dxa"/>
                    <w:left w:w="10" w:type="dxa"/>
                    <w:bottom w:w="20" w:type="dxa"/>
                    <w:right w:w="10" w:type="dxa"/>
                  </w:tcMar>
                </w:tcPr>
                <w:p w14:paraId="635F0350" w14:textId="77777777" w:rsidR="001A20E6" w:rsidRDefault="00000000">
                  <w:pPr>
                    <w:pStyle w:val="TableCellBirdsEyeDayNumber"/>
                  </w:pPr>
                  <w:r>
                    <w:t>5</w:t>
                  </w:r>
                </w:p>
              </w:tc>
              <w:tc>
                <w:tcPr>
                  <w:tcW w:w="700" w:type="pct"/>
                  <w:tcMar>
                    <w:top w:w="20" w:type="dxa"/>
                    <w:left w:w="10" w:type="dxa"/>
                    <w:bottom w:w="20" w:type="dxa"/>
                    <w:right w:w="10" w:type="dxa"/>
                  </w:tcMar>
                </w:tcPr>
                <w:p w14:paraId="4F0EF671" w14:textId="77777777" w:rsidR="001A20E6" w:rsidRDefault="00000000">
                  <w:pPr>
                    <w:pStyle w:val="TableCellBirdsEyeDayNumber"/>
                  </w:pPr>
                  <w:r>
                    <w:t>6</w:t>
                  </w:r>
                </w:p>
              </w:tc>
              <w:tc>
                <w:tcPr>
                  <w:tcW w:w="700" w:type="pct"/>
                  <w:tcMar>
                    <w:top w:w="20" w:type="dxa"/>
                    <w:left w:w="10" w:type="dxa"/>
                    <w:bottom w:w="20" w:type="dxa"/>
                    <w:right w:w="10" w:type="dxa"/>
                  </w:tcMar>
                </w:tcPr>
                <w:p w14:paraId="0C1139DA" w14:textId="77777777" w:rsidR="001A20E6" w:rsidRDefault="00000000">
                  <w:pPr>
                    <w:pStyle w:val="TableCellBirdsEyeDayNumber"/>
                  </w:pPr>
                  <w:r>
                    <w:t>7</w:t>
                  </w:r>
                </w:p>
              </w:tc>
            </w:tr>
            <w:tr w:rsidR="001A20E6" w14:paraId="1F1458DC" w14:textId="77777777">
              <w:tc>
                <w:tcPr>
                  <w:tcW w:w="700" w:type="pct"/>
                  <w:tcMar>
                    <w:top w:w="20" w:type="dxa"/>
                    <w:left w:w="10" w:type="dxa"/>
                    <w:bottom w:w="20" w:type="dxa"/>
                    <w:right w:w="10" w:type="dxa"/>
                  </w:tcMar>
                </w:tcPr>
                <w:p w14:paraId="6CB5103A" w14:textId="77777777" w:rsidR="001A20E6" w:rsidRDefault="00000000">
                  <w:pPr>
                    <w:pStyle w:val="TableCellBirdsEyeDayNumber"/>
                  </w:pPr>
                  <w:r>
                    <w:t>8</w:t>
                  </w:r>
                </w:p>
              </w:tc>
              <w:tc>
                <w:tcPr>
                  <w:tcW w:w="700" w:type="pct"/>
                  <w:tcMar>
                    <w:top w:w="20" w:type="dxa"/>
                    <w:left w:w="10" w:type="dxa"/>
                    <w:bottom w:w="20" w:type="dxa"/>
                    <w:right w:w="10" w:type="dxa"/>
                  </w:tcMar>
                </w:tcPr>
                <w:p w14:paraId="793C615A" w14:textId="77777777" w:rsidR="001A20E6" w:rsidRDefault="00000000">
                  <w:pPr>
                    <w:pStyle w:val="TableCellBirdsEyeDayNumber"/>
                  </w:pPr>
                  <w:r>
                    <w:t>9</w:t>
                  </w:r>
                </w:p>
              </w:tc>
              <w:tc>
                <w:tcPr>
                  <w:tcW w:w="700" w:type="pct"/>
                  <w:tcMar>
                    <w:top w:w="20" w:type="dxa"/>
                    <w:left w:w="10" w:type="dxa"/>
                    <w:bottom w:w="20" w:type="dxa"/>
                    <w:right w:w="10" w:type="dxa"/>
                  </w:tcMar>
                </w:tcPr>
                <w:p w14:paraId="1C6FA346" w14:textId="77777777" w:rsidR="001A20E6" w:rsidRDefault="00000000">
                  <w:pPr>
                    <w:pStyle w:val="TableCellBirdsEyeDayNumber"/>
                  </w:pPr>
                  <w:r>
                    <w:t>10</w:t>
                  </w:r>
                </w:p>
              </w:tc>
              <w:tc>
                <w:tcPr>
                  <w:tcW w:w="700" w:type="pct"/>
                  <w:tcMar>
                    <w:top w:w="20" w:type="dxa"/>
                    <w:left w:w="10" w:type="dxa"/>
                    <w:bottom w:w="20" w:type="dxa"/>
                    <w:right w:w="10" w:type="dxa"/>
                  </w:tcMar>
                </w:tcPr>
                <w:p w14:paraId="01D7655D" w14:textId="77777777" w:rsidR="001A20E6" w:rsidRDefault="00000000">
                  <w:pPr>
                    <w:pStyle w:val="TableCellBirdsEyeDayNumber"/>
                  </w:pPr>
                  <w:r>
                    <w:t>11</w:t>
                  </w:r>
                </w:p>
              </w:tc>
              <w:tc>
                <w:tcPr>
                  <w:tcW w:w="700" w:type="pct"/>
                  <w:tcMar>
                    <w:top w:w="20" w:type="dxa"/>
                    <w:left w:w="10" w:type="dxa"/>
                    <w:bottom w:w="20" w:type="dxa"/>
                    <w:right w:w="10" w:type="dxa"/>
                  </w:tcMar>
                </w:tcPr>
                <w:p w14:paraId="3F58455A" w14:textId="77777777" w:rsidR="001A20E6" w:rsidRDefault="00000000">
                  <w:pPr>
                    <w:pStyle w:val="TableCellBirdsEyeDayNumber"/>
                  </w:pPr>
                  <w:r>
                    <w:t>12</w:t>
                  </w:r>
                </w:p>
              </w:tc>
              <w:tc>
                <w:tcPr>
                  <w:tcW w:w="700" w:type="pct"/>
                  <w:tcMar>
                    <w:top w:w="20" w:type="dxa"/>
                    <w:left w:w="10" w:type="dxa"/>
                    <w:bottom w:w="20" w:type="dxa"/>
                    <w:right w:w="10" w:type="dxa"/>
                  </w:tcMar>
                </w:tcPr>
                <w:p w14:paraId="386959C0" w14:textId="77777777" w:rsidR="001A20E6" w:rsidRDefault="00000000">
                  <w:pPr>
                    <w:pStyle w:val="TableCellBirdsEyeDayNumber"/>
                  </w:pPr>
                  <w:r>
                    <w:t>13</w:t>
                  </w:r>
                </w:p>
              </w:tc>
              <w:tc>
                <w:tcPr>
                  <w:tcW w:w="700" w:type="pct"/>
                  <w:tcMar>
                    <w:top w:w="20" w:type="dxa"/>
                    <w:left w:w="10" w:type="dxa"/>
                    <w:bottom w:w="20" w:type="dxa"/>
                    <w:right w:w="10" w:type="dxa"/>
                  </w:tcMar>
                </w:tcPr>
                <w:p w14:paraId="3CA4F33E" w14:textId="77777777" w:rsidR="001A20E6" w:rsidRDefault="00000000">
                  <w:pPr>
                    <w:pStyle w:val="TableCellBirdsEyeDayNumber"/>
                  </w:pPr>
                  <w:r>
                    <w:t>14</w:t>
                  </w:r>
                </w:p>
              </w:tc>
            </w:tr>
            <w:tr w:rsidR="001A20E6" w14:paraId="492C09EC" w14:textId="77777777">
              <w:tc>
                <w:tcPr>
                  <w:tcW w:w="700" w:type="pct"/>
                  <w:tcMar>
                    <w:top w:w="20" w:type="dxa"/>
                    <w:left w:w="10" w:type="dxa"/>
                    <w:bottom w:w="20" w:type="dxa"/>
                    <w:right w:w="10" w:type="dxa"/>
                  </w:tcMar>
                </w:tcPr>
                <w:p w14:paraId="6AA1A066" w14:textId="77777777" w:rsidR="001A20E6" w:rsidRDefault="00000000">
                  <w:pPr>
                    <w:pStyle w:val="TableCellBirdsEyeDayNumber"/>
                  </w:pPr>
                  <w:r>
                    <w:t>15</w:t>
                  </w:r>
                </w:p>
              </w:tc>
              <w:tc>
                <w:tcPr>
                  <w:tcW w:w="700" w:type="pct"/>
                  <w:tcMar>
                    <w:top w:w="20" w:type="dxa"/>
                    <w:left w:w="10" w:type="dxa"/>
                    <w:bottom w:w="20" w:type="dxa"/>
                    <w:right w:w="10" w:type="dxa"/>
                  </w:tcMar>
                </w:tcPr>
                <w:p w14:paraId="559356E6" w14:textId="77777777" w:rsidR="001A20E6" w:rsidRDefault="00000000">
                  <w:pPr>
                    <w:pStyle w:val="TableCellBirdsEyeDayNumber"/>
                  </w:pPr>
                  <w:r>
                    <w:t>16</w:t>
                  </w:r>
                </w:p>
              </w:tc>
              <w:tc>
                <w:tcPr>
                  <w:tcW w:w="700" w:type="pct"/>
                  <w:tcMar>
                    <w:top w:w="20" w:type="dxa"/>
                    <w:left w:w="10" w:type="dxa"/>
                    <w:bottom w:w="20" w:type="dxa"/>
                    <w:right w:w="10" w:type="dxa"/>
                  </w:tcMar>
                </w:tcPr>
                <w:p w14:paraId="10799A56" w14:textId="77777777" w:rsidR="001A20E6" w:rsidRDefault="00000000">
                  <w:pPr>
                    <w:pStyle w:val="TableCellBirdsEyeDayNumber"/>
                  </w:pPr>
                  <w:r>
                    <w:t>17</w:t>
                  </w:r>
                </w:p>
              </w:tc>
              <w:tc>
                <w:tcPr>
                  <w:tcW w:w="700" w:type="pct"/>
                  <w:tcMar>
                    <w:top w:w="20" w:type="dxa"/>
                    <w:left w:w="10" w:type="dxa"/>
                    <w:bottom w:w="20" w:type="dxa"/>
                    <w:right w:w="10" w:type="dxa"/>
                  </w:tcMar>
                </w:tcPr>
                <w:p w14:paraId="2422947C" w14:textId="77777777" w:rsidR="001A20E6" w:rsidRDefault="00000000">
                  <w:pPr>
                    <w:pStyle w:val="TableCellBirdsEyeDayNumber"/>
                  </w:pPr>
                  <w:r>
                    <w:t>18</w:t>
                  </w:r>
                </w:p>
              </w:tc>
              <w:tc>
                <w:tcPr>
                  <w:tcW w:w="700" w:type="pct"/>
                  <w:tcMar>
                    <w:top w:w="20" w:type="dxa"/>
                    <w:left w:w="10" w:type="dxa"/>
                    <w:bottom w:w="20" w:type="dxa"/>
                    <w:right w:w="10" w:type="dxa"/>
                  </w:tcMar>
                </w:tcPr>
                <w:p w14:paraId="5DA71836" w14:textId="77777777" w:rsidR="001A20E6" w:rsidRDefault="00000000">
                  <w:pPr>
                    <w:pStyle w:val="TableCellBirdsEyeDayNumber"/>
                  </w:pPr>
                  <w:r>
                    <w:t>19</w:t>
                  </w:r>
                </w:p>
              </w:tc>
              <w:tc>
                <w:tcPr>
                  <w:tcW w:w="700" w:type="pct"/>
                  <w:tcMar>
                    <w:top w:w="20" w:type="dxa"/>
                    <w:left w:w="10" w:type="dxa"/>
                    <w:bottom w:w="20" w:type="dxa"/>
                    <w:right w:w="10" w:type="dxa"/>
                  </w:tcMar>
                </w:tcPr>
                <w:p w14:paraId="6E58AE2D" w14:textId="77777777" w:rsidR="001A20E6" w:rsidRDefault="00000000">
                  <w:pPr>
                    <w:pStyle w:val="TableCellBirdsEyeDayNumber"/>
                  </w:pPr>
                  <w:r>
                    <w:t>20</w:t>
                  </w:r>
                </w:p>
              </w:tc>
              <w:tc>
                <w:tcPr>
                  <w:tcW w:w="700" w:type="pct"/>
                  <w:tcMar>
                    <w:top w:w="20" w:type="dxa"/>
                    <w:left w:w="10" w:type="dxa"/>
                    <w:bottom w:w="20" w:type="dxa"/>
                    <w:right w:w="10" w:type="dxa"/>
                  </w:tcMar>
                </w:tcPr>
                <w:p w14:paraId="5B1ED707" w14:textId="77777777" w:rsidR="001A20E6" w:rsidRDefault="00000000">
                  <w:pPr>
                    <w:pStyle w:val="TableCellBirdsEyeDayNumber"/>
                  </w:pPr>
                  <w:r>
                    <w:t>21</w:t>
                  </w:r>
                </w:p>
              </w:tc>
            </w:tr>
            <w:tr w:rsidR="001A20E6" w14:paraId="465587E1" w14:textId="77777777">
              <w:tc>
                <w:tcPr>
                  <w:tcW w:w="700" w:type="pct"/>
                  <w:tcMar>
                    <w:top w:w="20" w:type="dxa"/>
                    <w:left w:w="10" w:type="dxa"/>
                    <w:bottom w:w="20" w:type="dxa"/>
                    <w:right w:w="10" w:type="dxa"/>
                  </w:tcMar>
                </w:tcPr>
                <w:p w14:paraId="39858F88" w14:textId="77777777" w:rsidR="001A20E6" w:rsidRDefault="00000000">
                  <w:pPr>
                    <w:pStyle w:val="TableCellBirdsEyeDayNumber"/>
                  </w:pPr>
                  <w:r>
                    <w:t>22</w:t>
                  </w:r>
                </w:p>
              </w:tc>
              <w:tc>
                <w:tcPr>
                  <w:tcW w:w="700" w:type="pct"/>
                  <w:tcMar>
                    <w:top w:w="20" w:type="dxa"/>
                    <w:left w:w="10" w:type="dxa"/>
                    <w:bottom w:w="20" w:type="dxa"/>
                    <w:right w:w="10" w:type="dxa"/>
                  </w:tcMar>
                </w:tcPr>
                <w:p w14:paraId="53E0245B" w14:textId="77777777" w:rsidR="001A20E6" w:rsidRDefault="00000000">
                  <w:pPr>
                    <w:pStyle w:val="TableCellBirdsEyeDayNumber"/>
                  </w:pPr>
                  <w:r>
                    <w:t>23</w:t>
                  </w:r>
                </w:p>
              </w:tc>
              <w:tc>
                <w:tcPr>
                  <w:tcW w:w="700" w:type="pct"/>
                  <w:tcMar>
                    <w:top w:w="20" w:type="dxa"/>
                    <w:left w:w="10" w:type="dxa"/>
                    <w:bottom w:w="20" w:type="dxa"/>
                    <w:right w:w="10" w:type="dxa"/>
                  </w:tcMar>
                </w:tcPr>
                <w:p w14:paraId="58DF89A1" w14:textId="77777777" w:rsidR="001A20E6" w:rsidRDefault="00000000">
                  <w:pPr>
                    <w:pStyle w:val="TableCellBirdsEyeDayNumber"/>
                  </w:pPr>
                  <w:r>
                    <w:t>24</w:t>
                  </w:r>
                </w:p>
              </w:tc>
              <w:tc>
                <w:tcPr>
                  <w:tcW w:w="700" w:type="pct"/>
                  <w:tcMar>
                    <w:top w:w="20" w:type="dxa"/>
                    <w:left w:w="10" w:type="dxa"/>
                    <w:bottom w:w="20" w:type="dxa"/>
                    <w:right w:w="10" w:type="dxa"/>
                  </w:tcMar>
                </w:tcPr>
                <w:p w14:paraId="12AFC5C6" w14:textId="77777777" w:rsidR="001A20E6" w:rsidRDefault="00000000">
                  <w:pPr>
                    <w:pStyle w:val="TableCellBirdsEyeDayNumber"/>
                  </w:pPr>
                  <w:r>
                    <w:t>25</w:t>
                  </w:r>
                </w:p>
              </w:tc>
              <w:tc>
                <w:tcPr>
                  <w:tcW w:w="700" w:type="pct"/>
                  <w:tcMar>
                    <w:top w:w="20" w:type="dxa"/>
                    <w:left w:w="10" w:type="dxa"/>
                    <w:bottom w:w="20" w:type="dxa"/>
                    <w:right w:w="10" w:type="dxa"/>
                  </w:tcMar>
                </w:tcPr>
                <w:p w14:paraId="7C430010" w14:textId="77777777" w:rsidR="001A20E6" w:rsidRDefault="00000000">
                  <w:pPr>
                    <w:pStyle w:val="TableCellBirdsEyeDayNumber"/>
                  </w:pPr>
                  <w:r>
                    <w:t>26</w:t>
                  </w:r>
                </w:p>
              </w:tc>
              <w:tc>
                <w:tcPr>
                  <w:tcW w:w="700" w:type="pct"/>
                  <w:tcMar>
                    <w:top w:w="20" w:type="dxa"/>
                    <w:left w:w="10" w:type="dxa"/>
                    <w:bottom w:w="20" w:type="dxa"/>
                    <w:right w:w="10" w:type="dxa"/>
                  </w:tcMar>
                </w:tcPr>
                <w:p w14:paraId="31665C6D" w14:textId="77777777" w:rsidR="001A20E6" w:rsidRDefault="00000000">
                  <w:pPr>
                    <w:pStyle w:val="TableCellBirdsEyeDayNumber"/>
                  </w:pPr>
                  <w:r>
                    <w:t>27</w:t>
                  </w:r>
                </w:p>
              </w:tc>
              <w:tc>
                <w:tcPr>
                  <w:tcW w:w="700" w:type="pct"/>
                  <w:tcMar>
                    <w:top w:w="20" w:type="dxa"/>
                    <w:left w:w="10" w:type="dxa"/>
                    <w:bottom w:w="20" w:type="dxa"/>
                    <w:right w:w="10" w:type="dxa"/>
                  </w:tcMar>
                </w:tcPr>
                <w:p w14:paraId="3EF489C1" w14:textId="77777777" w:rsidR="001A20E6" w:rsidRDefault="00000000">
                  <w:pPr>
                    <w:pStyle w:val="TableCellBirdsEyeDayNumber"/>
                  </w:pPr>
                  <w:r>
                    <w:t>28</w:t>
                  </w:r>
                </w:p>
              </w:tc>
            </w:tr>
            <w:tr w:rsidR="001A20E6" w14:paraId="54F561BD" w14:textId="77777777">
              <w:tc>
                <w:tcPr>
                  <w:tcW w:w="700" w:type="pct"/>
                  <w:tcMar>
                    <w:top w:w="20" w:type="dxa"/>
                    <w:left w:w="10" w:type="dxa"/>
                    <w:bottom w:w="20" w:type="dxa"/>
                    <w:right w:w="10" w:type="dxa"/>
                  </w:tcMar>
                </w:tcPr>
                <w:p w14:paraId="5A4AA99D" w14:textId="77777777" w:rsidR="001A20E6" w:rsidRDefault="001A20E6"/>
              </w:tc>
              <w:tc>
                <w:tcPr>
                  <w:tcW w:w="700" w:type="pct"/>
                  <w:tcMar>
                    <w:top w:w="20" w:type="dxa"/>
                    <w:left w:w="10" w:type="dxa"/>
                    <w:bottom w:w="20" w:type="dxa"/>
                    <w:right w:w="10" w:type="dxa"/>
                  </w:tcMar>
                </w:tcPr>
                <w:p w14:paraId="7D59D4EE" w14:textId="77777777" w:rsidR="001A20E6" w:rsidRDefault="001A20E6"/>
              </w:tc>
              <w:tc>
                <w:tcPr>
                  <w:tcW w:w="700" w:type="pct"/>
                  <w:tcMar>
                    <w:top w:w="20" w:type="dxa"/>
                    <w:left w:w="10" w:type="dxa"/>
                    <w:bottom w:w="20" w:type="dxa"/>
                    <w:right w:w="10" w:type="dxa"/>
                  </w:tcMar>
                </w:tcPr>
                <w:p w14:paraId="7A4ABA0D" w14:textId="77777777" w:rsidR="001A20E6" w:rsidRDefault="001A20E6"/>
              </w:tc>
              <w:tc>
                <w:tcPr>
                  <w:tcW w:w="700" w:type="pct"/>
                  <w:tcMar>
                    <w:top w:w="20" w:type="dxa"/>
                    <w:left w:w="10" w:type="dxa"/>
                    <w:bottom w:w="20" w:type="dxa"/>
                    <w:right w:w="10" w:type="dxa"/>
                  </w:tcMar>
                </w:tcPr>
                <w:p w14:paraId="1FD06DD9" w14:textId="77777777" w:rsidR="001A20E6" w:rsidRDefault="001A20E6"/>
              </w:tc>
              <w:tc>
                <w:tcPr>
                  <w:tcW w:w="700" w:type="pct"/>
                  <w:tcMar>
                    <w:top w:w="20" w:type="dxa"/>
                    <w:left w:w="10" w:type="dxa"/>
                    <w:bottom w:w="20" w:type="dxa"/>
                    <w:right w:w="10" w:type="dxa"/>
                  </w:tcMar>
                </w:tcPr>
                <w:p w14:paraId="1A12F1AE" w14:textId="77777777" w:rsidR="001A20E6" w:rsidRDefault="001A20E6"/>
              </w:tc>
              <w:tc>
                <w:tcPr>
                  <w:tcW w:w="700" w:type="pct"/>
                  <w:tcMar>
                    <w:top w:w="20" w:type="dxa"/>
                    <w:left w:w="10" w:type="dxa"/>
                    <w:bottom w:w="20" w:type="dxa"/>
                    <w:right w:w="10" w:type="dxa"/>
                  </w:tcMar>
                </w:tcPr>
                <w:p w14:paraId="63CE5D80" w14:textId="77777777" w:rsidR="001A20E6" w:rsidRDefault="001A20E6"/>
              </w:tc>
              <w:tc>
                <w:tcPr>
                  <w:tcW w:w="700" w:type="pct"/>
                  <w:tcMar>
                    <w:top w:w="20" w:type="dxa"/>
                    <w:left w:w="10" w:type="dxa"/>
                    <w:bottom w:w="20" w:type="dxa"/>
                    <w:right w:w="10" w:type="dxa"/>
                  </w:tcMar>
                </w:tcPr>
                <w:p w14:paraId="7EE5E7AA" w14:textId="77777777" w:rsidR="001A20E6" w:rsidRDefault="001A20E6"/>
              </w:tc>
            </w:tr>
          </w:tbl>
          <w:p w14:paraId="64B36899" w14:textId="77777777" w:rsidR="001A20E6" w:rsidRDefault="001A20E6"/>
        </w:tc>
        <w:tc>
          <w:tcPr>
            <w:tcW w:w="800" w:type="pct"/>
            <w:tcMar>
              <w:top w:w="100" w:type="dxa"/>
              <w:left w:w="50" w:type="dxa"/>
              <w:bottom w:w="100" w:type="dxa"/>
              <w:right w:w="50" w:type="dxa"/>
            </w:tcMar>
          </w:tcPr>
          <w:tbl>
            <w:tblPr>
              <w:tblW w:w="5000" w:type="pct"/>
              <w:tblCellMar>
                <w:left w:w="10" w:type="dxa"/>
                <w:right w:w="10" w:type="dxa"/>
              </w:tblCellMar>
              <w:tblLook w:val="04A0" w:firstRow="1" w:lastRow="0" w:firstColumn="1" w:lastColumn="0" w:noHBand="0" w:noVBand="1"/>
            </w:tblPr>
            <w:tblGrid>
              <w:gridCol w:w="201"/>
              <w:gridCol w:w="201"/>
              <w:gridCol w:w="201"/>
              <w:gridCol w:w="201"/>
              <w:gridCol w:w="200"/>
              <w:gridCol w:w="200"/>
              <w:gridCol w:w="200"/>
            </w:tblGrid>
            <w:tr w:rsidR="001A20E6" w14:paraId="2D09585A" w14:textId="77777777">
              <w:tc>
                <w:tcPr>
                  <w:tcW w:w="700" w:type="pct"/>
                  <w:tcMar>
                    <w:top w:w="50" w:type="dxa"/>
                    <w:left w:w="20" w:type="dxa"/>
                    <w:bottom w:w="50" w:type="dxa"/>
                    <w:right w:w="20" w:type="dxa"/>
                  </w:tcMar>
                </w:tcPr>
                <w:p w14:paraId="51C0A6B9" w14:textId="77777777" w:rsidR="001A20E6" w:rsidRDefault="00000000">
                  <w:pPr>
                    <w:pStyle w:val="TableCellBirdsEyeDay"/>
                  </w:pPr>
                  <w:r>
                    <w:t>S</w:t>
                  </w:r>
                </w:p>
              </w:tc>
              <w:tc>
                <w:tcPr>
                  <w:tcW w:w="700" w:type="pct"/>
                  <w:tcMar>
                    <w:top w:w="50" w:type="dxa"/>
                    <w:left w:w="20" w:type="dxa"/>
                    <w:bottom w:w="50" w:type="dxa"/>
                    <w:right w:w="20" w:type="dxa"/>
                  </w:tcMar>
                </w:tcPr>
                <w:p w14:paraId="66C8EBAF" w14:textId="77777777" w:rsidR="001A20E6" w:rsidRDefault="00000000">
                  <w:pPr>
                    <w:pStyle w:val="TableCellBirdsEyeDay"/>
                  </w:pPr>
                  <w:r>
                    <w:t>M</w:t>
                  </w:r>
                </w:p>
              </w:tc>
              <w:tc>
                <w:tcPr>
                  <w:tcW w:w="700" w:type="pct"/>
                  <w:tcMar>
                    <w:top w:w="50" w:type="dxa"/>
                    <w:left w:w="20" w:type="dxa"/>
                    <w:bottom w:w="50" w:type="dxa"/>
                    <w:right w:w="20" w:type="dxa"/>
                  </w:tcMar>
                </w:tcPr>
                <w:p w14:paraId="450688AB" w14:textId="77777777" w:rsidR="001A20E6" w:rsidRDefault="00000000">
                  <w:pPr>
                    <w:pStyle w:val="TableCellBirdsEyeDay"/>
                  </w:pPr>
                  <w:r>
                    <w:t>T</w:t>
                  </w:r>
                </w:p>
              </w:tc>
              <w:tc>
                <w:tcPr>
                  <w:tcW w:w="700" w:type="pct"/>
                  <w:tcMar>
                    <w:top w:w="50" w:type="dxa"/>
                    <w:left w:w="20" w:type="dxa"/>
                    <w:bottom w:w="50" w:type="dxa"/>
                    <w:right w:w="20" w:type="dxa"/>
                  </w:tcMar>
                </w:tcPr>
                <w:p w14:paraId="26B5D7C6" w14:textId="77777777" w:rsidR="001A20E6" w:rsidRDefault="00000000">
                  <w:pPr>
                    <w:pStyle w:val="TableCellBirdsEyeDay"/>
                  </w:pPr>
                  <w:r>
                    <w:t>W</w:t>
                  </w:r>
                </w:p>
              </w:tc>
              <w:tc>
                <w:tcPr>
                  <w:tcW w:w="700" w:type="pct"/>
                  <w:tcMar>
                    <w:top w:w="50" w:type="dxa"/>
                    <w:left w:w="20" w:type="dxa"/>
                    <w:bottom w:w="50" w:type="dxa"/>
                    <w:right w:w="20" w:type="dxa"/>
                  </w:tcMar>
                </w:tcPr>
                <w:p w14:paraId="29237DA1" w14:textId="77777777" w:rsidR="001A20E6" w:rsidRDefault="00000000">
                  <w:pPr>
                    <w:pStyle w:val="TableCellBirdsEyeDay"/>
                  </w:pPr>
                  <w:r>
                    <w:t>T</w:t>
                  </w:r>
                </w:p>
              </w:tc>
              <w:tc>
                <w:tcPr>
                  <w:tcW w:w="700" w:type="pct"/>
                  <w:tcMar>
                    <w:top w:w="50" w:type="dxa"/>
                    <w:left w:w="20" w:type="dxa"/>
                    <w:bottom w:w="50" w:type="dxa"/>
                    <w:right w:w="20" w:type="dxa"/>
                  </w:tcMar>
                </w:tcPr>
                <w:p w14:paraId="519753E4" w14:textId="77777777" w:rsidR="001A20E6" w:rsidRDefault="00000000">
                  <w:pPr>
                    <w:pStyle w:val="TableCellBirdsEyeDay"/>
                  </w:pPr>
                  <w:r>
                    <w:t>F</w:t>
                  </w:r>
                </w:p>
              </w:tc>
              <w:tc>
                <w:tcPr>
                  <w:tcW w:w="700" w:type="pct"/>
                  <w:tcMar>
                    <w:top w:w="50" w:type="dxa"/>
                    <w:left w:w="20" w:type="dxa"/>
                    <w:bottom w:w="50" w:type="dxa"/>
                    <w:right w:w="20" w:type="dxa"/>
                  </w:tcMar>
                </w:tcPr>
                <w:p w14:paraId="357A39D4" w14:textId="77777777" w:rsidR="001A20E6" w:rsidRDefault="00000000">
                  <w:pPr>
                    <w:pStyle w:val="TableCellBirdsEyeDay"/>
                  </w:pPr>
                  <w:r>
                    <w:t>S</w:t>
                  </w:r>
                </w:p>
              </w:tc>
            </w:tr>
            <w:tr w:rsidR="001A20E6" w14:paraId="019504E6" w14:textId="77777777">
              <w:tc>
                <w:tcPr>
                  <w:tcW w:w="700" w:type="pct"/>
                  <w:tcMar>
                    <w:top w:w="20" w:type="dxa"/>
                    <w:left w:w="10" w:type="dxa"/>
                    <w:bottom w:w="20" w:type="dxa"/>
                    <w:right w:w="10" w:type="dxa"/>
                  </w:tcMar>
                </w:tcPr>
                <w:p w14:paraId="5A8F4278" w14:textId="77777777" w:rsidR="001A20E6" w:rsidRDefault="00000000">
                  <w:pPr>
                    <w:pStyle w:val="TableCellBirdsEyeDayNumber"/>
                  </w:pPr>
                  <w:r>
                    <w:t>1</w:t>
                  </w:r>
                </w:p>
              </w:tc>
              <w:tc>
                <w:tcPr>
                  <w:tcW w:w="700" w:type="pct"/>
                  <w:tcMar>
                    <w:top w:w="20" w:type="dxa"/>
                    <w:left w:w="10" w:type="dxa"/>
                    <w:bottom w:w="20" w:type="dxa"/>
                    <w:right w:w="10" w:type="dxa"/>
                  </w:tcMar>
                </w:tcPr>
                <w:p w14:paraId="44F5E443" w14:textId="77777777" w:rsidR="001A20E6" w:rsidRDefault="00000000">
                  <w:pPr>
                    <w:pStyle w:val="TableCellBirdsEyeDayNumber"/>
                  </w:pPr>
                  <w:r>
                    <w:t>2</w:t>
                  </w:r>
                </w:p>
              </w:tc>
              <w:tc>
                <w:tcPr>
                  <w:tcW w:w="700" w:type="pct"/>
                  <w:tcMar>
                    <w:top w:w="20" w:type="dxa"/>
                    <w:left w:w="10" w:type="dxa"/>
                    <w:bottom w:w="20" w:type="dxa"/>
                    <w:right w:w="10" w:type="dxa"/>
                  </w:tcMar>
                </w:tcPr>
                <w:p w14:paraId="2842C30C" w14:textId="77777777" w:rsidR="001A20E6" w:rsidRDefault="00000000">
                  <w:pPr>
                    <w:pStyle w:val="TableCellBirdsEyeDayNumber"/>
                  </w:pPr>
                  <w:r>
                    <w:t>3</w:t>
                  </w:r>
                </w:p>
              </w:tc>
              <w:tc>
                <w:tcPr>
                  <w:tcW w:w="700" w:type="pct"/>
                  <w:tcMar>
                    <w:top w:w="20" w:type="dxa"/>
                    <w:left w:w="10" w:type="dxa"/>
                    <w:bottom w:w="20" w:type="dxa"/>
                    <w:right w:w="10" w:type="dxa"/>
                  </w:tcMar>
                </w:tcPr>
                <w:p w14:paraId="24415BA2" w14:textId="77777777" w:rsidR="001A20E6" w:rsidRDefault="00000000">
                  <w:pPr>
                    <w:pStyle w:val="TableCellBirdsEyeDayNumber"/>
                  </w:pPr>
                  <w:r>
                    <w:t>4</w:t>
                  </w:r>
                </w:p>
              </w:tc>
              <w:tc>
                <w:tcPr>
                  <w:tcW w:w="700" w:type="pct"/>
                  <w:tcMar>
                    <w:top w:w="20" w:type="dxa"/>
                    <w:left w:w="10" w:type="dxa"/>
                    <w:bottom w:w="20" w:type="dxa"/>
                    <w:right w:w="10" w:type="dxa"/>
                  </w:tcMar>
                </w:tcPr>
                <w:p w14:paraId="7A651922" w14:textId="77777777" w:rsidR="001A20E6" w:rsidRDefault="00000000">
                  <w:pPr>
                    <w:pStyle w:val="TableCellBirdsEyeDayNumber"/>
                  </w:pPr>
                  <w:r>
                    <w:t>5</w:t>
                  </w:r>
                </w:p>
              </w:tc>
              <w:tc>
                <w:tcPr>
                  <w:tcW w:w="700" w:type="pct"/>
                  <w:tcMar>
                    <w:top w:w="20" w:type="dxa"/>
                    <w:left w:w="10" w:type="dxa"/>
                    <w:bottom w:w="20" w:type="dxa"/>
                    <w:right w:w="10" w:type="dxa"/>
                  </w:tcMar>
                </w:tcPr>
                <w:p w14:paraId="138231E7" w14:textId="77777777" w:rsidR="001A20E6" w:rsidRDefault="00000000">
                  <w:pPr>
                    <w:pStyle w:val="TableCellBirdsEyeDayNumber"/>
                  </w:pPr>
                  <w:r>
                    <w:t>6</w:t>
                  </w:r>
                </w:p>
              </w:tc>
              <w:tc>
                <w:tcPr>
                  <w:tcW w:w="700" w:type="pct"/>
                  <w:tcMar>
                    <w:top w:w="20" w:type="dxa"/>
                    <w:left w:w="10" w:type="dxa"/>
                    <w:bottom w:w="20" w:type="dxa"/>
                    <w:right w:w="10" w:type="dxa"/>
                  </w:tcMar>
                </w:tcPr>
                <w:p w14:paraId="04C12AD6" w14:textId="77777777" w:rsidR="001A20E6" w:rsidRDefault="00000000">
                  <w:pPr>
                    <w:pStyle w:val="TableCellBirdsEyeDayNumber"/>
                  </w:pPr>
                  <w:r>
                    <w:t>7</w:t>
                  </w:r>
                </w:p>
              </w:tc>
            </w:tr>
            <w:tr w:rsidR="001A20E6" w14:paraId="4A7E07CC" w14:textId="77777777">
              <w:tc>
                <w:tcPr>
                  <w:tcW w:w="700" w:type="pct"/>
                  <w:tcMar>
                    <w:top w:w="20" w:type="dxa"/>
                    <w:left w:w="10" w:type="dxa"/>
                    <w:bottom w:w="20" w:type="dxa"/>
                    <w:right w:w="10" w:type="dxa"/>
                  </w:tcMar>
                </w:tcPr>
                <w:p w14:paraId="4CE9A506" w14:textId="77777777" w:rsidR="001A20E6" w:rsidRDefault="00000000">
                  <w:pPr>
                    <w:pStyle w:val="TableCellBirdsEyeDayNumber"/>
                  </w:pPr>
                  <w:r>
                    <w:t>8</w:t>
                  </w:r>
                </w:p>
              </w:tc>
              <w:tc>
                <w:tcPr>
                  <w:tcW w:w="700" w:type="pct"/>
                  <w:tcMar>
                    <w:top w:w="20" w:type="dxa"/>
                    <w:left w:w="10" w:type="dxa"/>
                    <w:bottom w:w="20" w:type="dxa"/>
                    <w:right w:w="10" w:type="dxa"/>
                  </w:tcMar>
                </w:tcPr>
                <w:p w14:paraId="3A6CBD3C" w14:textId="77777777" w:rsidR="001A20E6" w:rsidRDefault="00000000">
                  <w:pPr>
                    <w:pStyle w:val="TableCellBirdsEyeDayNumber"/>
                  </w:pPr>
                  <w:r>
                    <w:t>9</w:t>
                  </w:r>
                </w:p>
              </w:tc>
              <w:tc>
                <w:tcPr>
                  <w:tcW w:w="700" w:type="pct"/>
                  <w:tcMar>
                    <w:top w:w="20" w:type="dxa"/>
                    <w:left w:w="10" w:type="dxa"/>
                    <w:bottom w:w="20" w:type="dxa"/>
                    <w:right w:w="10" w:type="dxa"/>
                  </w:tcMar>
                </w:tcPr>
                <w:p w14:paraId="78A474DE" w14:textId="77777777" w:rsidR="001A20E6" w:rsidRDefault="00000000">
                  <w:pPr>
                    <w:pStyle w:val="TableCellBirdsEyeDayNumber"/>
                  </w:pPr>
                  <w:r>
                    <w:t>10</w:t>
                  </w:r>
                </w:p>
              </w:tc>
              <w:tc>
                <w:tcPr>
                  <w:tcW w:w="700" w:type="pct"/>
                  <w:tcMar>
                    <w:top w:w="20" w:type="dxa"/>
                    <w:left w:w="10" w:type="dxa"/>
                    <w:bottom w:w="20" w:type="dxa"/>
                    <w:right w:w="10" w:type="dxa"/>
                  </w:tcMar>
                </w:tcPr>
                <w:p w14:paraId="58247331" w14:textId="77777777" w:rsidR="001A20E6" w:rsidRDefault="00000000">
                  <w:pPr>
                    <w:pStyle w:val="TableCellBirdsEyeDayNumber"/>
                  </w:pPr>
                  <w:r>
                    <w:t>11</w:t>
                  </w:r>
                </w:p>
              </w:tc>
              <w:tc>
                <w:tcPr>
                  <w:tcW w:w="700" w:type="pct"/>
                  <w:tcMar>
                    <w:top w:w="20" w:type="dxa"/>
                    <w:left w:w="10" w:type="dxa"/>
                    <w:bottom w:w="20" w:type="dxa"/>
                    <w:right w:w="10" w:type="dxa"/>
                  </w:tcMar>
                </w:tcPr>
                <w:p w14:paraId="0963F319" w14:textId="77777777" w:rsidR="001A20E6" w:rsidRDefault="00000000">
                  <w:pPr>
                    <w:pStyle w:val="TableCellBirdsEyeDayNumber"/>
                  </w:pPr>
                  <w:r>
                    <w:t>12</w:t>
                  </w:r>
                </w:p>
              </w:tc>
              <w:tc>
                <w:tcPr>
                  <w:tcW w:w="700" w:type="pct"/>
                  <w:tcMar>
                    <w:top w:w="20" w:type="dxa"/>
                    <w:left w:w="10" w:type="dxa"/>
                    <w:bottom w:w="20" w:type="dxa"/>
                    <w:right w:w="10" w:type="dxa"/>
                  </w:tcMar>
                </w:tcPr>
                <w:p w14:paraId="5A71C6D2" w14:textId="77777777" w:rsidR="001A20E6" w:rsidRDefault="00000000">
                  <w:pPr>
                    <w:pStyle w:val="TableCellBirdsEyeDayNumber"/>
                  </w:pPr>
                  <w:r>
                    <w:t>13</w:t>
                  </w:r>
                </w:p>
              </w:tc>
              <w:tc>
                <w:tcPr>
                  <w:tcW w:w="700" w:type="pct"/>
                  <w:tcMar>
                    <w:top w:w="20" w:type="dxa"/>
                    <w:left w:w="10" w:type="dxa"/>
                    <w:bottom w:w="20" w:type="dxa"/>
                    <w:right w:w="10" w:type="dxa"/>
                  </w:tcMar>
                </w:tcPr>
                <w:p w14:paraId="59E53DBB" w14:textId="77777777" w:rsidR="001A20E6" w:rsidRDefault="00000000">
                  <w:pPr>
                    <w:pStyle w:val="TableCellBirdsEyeDayNumber"/>
                  </w:pPr>
                  <w:r>
                    <w:t>14</w:t>
                  </w:r>
                </w:p>
              </w:tc>
            </w:tr>
            <w:tr w:rsidR="001A20E6" w14:paraId="68D3ADA6" w14:textId="77777777">
              <w:tc>
                <w:tcPr>
                  <w:tcW w:w="700" w:type="pct"/>
                  <w:tcMar>
                    <w:top w:w="20" w:type="dxa"/>
                    <w:left w:w="10" w:type="dxa"/>
                    <w:bottom w:w="20" w:type="dxa"/>
                    <w:right w:w="10" w:type="dxa"/>
                  </w:tcMar>
                </w:tcPr>
                <w:p w14:paraId="5FFE0748" w14:textId="77777777" w:rsidR="001A20E6" w:rsidRDefault="00000000">
                  <w:pPr>
                    <w:pStyle w:val="TableCellBirdsEyeDayNumber"/>
                  </w:pPr>
                  <w:r>
                    <w:t>15</w:t>
                  </w:r>
                </w:p>
              </w:tc>
              <w:tc>
                <w:tcPr>
                  <w:tcW w:w="700" w:type="pct"/>
                  <w:tcMar>
                    <w:top w:w="20" w:type="dxa"/>
                    <w:left w:w="10" w:type="dxa"/>
                    <w:bottom w:w="20" w:type="dxa"/>
                    <w:right w:w="10" w:type="dxa"/>
                  </w:tcMar>
                </w:tcPr>
                <w:p w14:paraId="2F6A3DC2" w14:textId="77777777" w:rsidR="001A20E6" w:rsidRDefault="00000000">
                  <w:pPr>
                    <w:pStyle w:val="TableCellBirdsEyeDayNumber"/>
                  </w:pPr>
                  <w:r>
                    <w:t>16</w:t>
                  </w:r>
                </w:p>
              </w:tc>
              <w:tc>
                <w:tcPr>
                  <w:tcW w:w="700" w:type="pct"/>
                  <w:tcMar>
                    <w:top w:w="20" w:type="dxa"/>
                    <w:left w:w="10" w:type="dxa"/>
                    <w:bottom w:w="20" w:type="dxa"/>
                    <w:right w:w="10" w:type="dxa"/>
                  </w:tcMar>
                </w:tcPr>
                <w:p w14:paraId="19D004D6" w14:textId="77777777" w:rsidR="001A20E6" w:rsidRDefault="00000000">
                  <w:pPr>
                    <w:pStyle w:val="TableCellBirdsEyeDayNumber"/>
                  </w:pPr>
                  <w:r>
                    <w:t>17</w:t>
                  </w:r>
                </w:p>
              </w:tc>
              <w:tc>
                <w:tcPr>
                  <w:tcW w:w="700" w:type="pct"/>
                  <w:tcMar>
                    <w:top w:w="20" w:type="dxa"/>
                    <w:left w:w="10" w:type="dxa"/>
                    <w:bottom w:w="20" w:type="dxa"/>
                    <w:right w:w="10" w:type="dxa"/>
                  </w:tcMar>
                </w:tcPr>
                <w:p w14:paraId="5C56328C" w14:textId="77777777" w:rsidR="001A20E6" w:rsidRDefault="00000000">
                  <w:pPr>
                    <w:pStyle w:val="TableCellBirdsEyeDayNumber"/>
                  </w:pPr>
                  <w:r>
                    <w:t>18</w:t>
                  </w:r>
                </w:p>
              </w:tc>
              <w:tc>
                <w:tcPr>
                  <w:tcW w:w="700" w:type="pct"/>
                  <w:tcMar>
                    <w:top w:w="20" w:type="dxa"/>
                    <w:left w:w="10" w:type="dxa"/>
                    <w:bottom w:w="20" w:type="dxa"/>
                    <w:right w:w="10" w:type="dxa"/>
                  </w:tcMar>
                </w:tcPr>
                <w:p w14:paraId="71DE1686" w14:textId="77777777" w:rsidR="001A20E6" w:rsidRDefault="00000000">
                  <w:pPr>
                    <w:pStyle w:val="TableCellBirdsEyeDayNumber"/>
                  </w:pPr>
                  <w:r>
                    <w:t>19</w:t>
                  </w:r>
                </w:p>
              </w:tc>
              <w:tc>
                <w:tcPr>
                  <w:tcW w:w="700" w:type="pct"/>
                  <w:tcMar>
                    <w:top w:w="20" w:type="dxa"/>
                    <w:left w:w="10" w:type="dxa"/>
                    <w:bottom w:w="20" w:type="dxa"/>
                    <w:right w:w="10" w:type="dxa"/>
                  </w:tcMar>
                </w:tcPr>
                <w:p w14:paraId="70130192" w14:textId="77777777" w:rsidR="001A20E6" w:rsidRDefault="00000000">
                  <w:pPr>
                    <w:pStyle w:val="TableCellBirdsEyeDayNumber"/>
                  </w:pPr>
                  <w:r>
                    <w:t>20</w:t>
                  </w:r>
                </w:p>
              </w:tc>
              <w:tc>
                <w:tcPr>
                  <w:tcW w:w="700" w:type="pct"/>
                  <w:tcMar>
                    <w:top w:w="20" w:type="dxa"/>
                    <w:left w:w="10" w:type="dxa"/>
                    <w:bottom w:w="20" w:type="dxa"/>
                    <w:right w:w="10" w:type="dxa"/>
                  </w:tcMar>
                </w:tcPr>
                <w:p w14:paraId="243037A6" w14:textId="77777777" w:rsidR="001A20E6" w:rsidRDefault="00000000">
                  <w:pPr>
                    <w:pStyle w:val="TableCellBirdsEyeDayNumber"/>
                  </w:pPr>
                  <w:r>
                    <w:t>21</w:t>
                  </w:r>
                </w:p>
              </w:tc>
            </w:tr>
            <w:tr w:rsidR="001A20E6" w14:paraId="6C9A24E9" w14:textId="77777777">
              <w:tc>
                <w:tcPr>
                  <w:tcW w:w="700" w:type="pct"/>
                  <w:tcMar>
                    <w:top w:w="20" w:type="dxa"/>
                    <w:left w:w="10" w:type="dxa"/>
                    <w:bottom w:w="20" w:type="dxa"/>
                    <w:right w:w="10" w:type="dxa"/>
                  </w:tcMar>
                </w:tcPr>
                <w:p w14:paraId="1BB9AB0C" w14:textId="77777777" w:rsidR="001A20E6" w:rsidRDefault="00000000">
                  <w:pPr>
                    <w:pStyle w:val="TableCellBirdsEyeDayNumber"/>
                  </w:pPr>
                  <w:r>
                    <w:t>22</w:t>
                  </w:r>
                </w:p>
              </w:tc>
              <w:tc>
                <w:tcPr>
                  <w:tcW w:w="700" w:type="pct"/>
                  <w:tcMar>
                    <w:top w:w="20" w:type="dxa"/>
                    <w:left w:w="10" w:type="dxa"/>
                    <w:bottom w:w="20" w:type="dxa"/>
                    <w:right w:w="10" w:type="dxa"/>
                  </w:tcMar>
                </w:tcPr>
                <w:p w14:paraId="3CE3BADC" w14:textId="77777777" w:rsidR="001A20E6" w:rsidRDefault="00000000">
                  <w:pPr>
                    <w:pStyle w:val="TableCellBirdsEyeDayNumber"/>
                  </w:pPr>
                  <w:r>
                    <w:t>23</w:t>
                  </w:r>
                </w:p>
              </w:tc>
              <w:tc>
                <w:tcPr>
                  <w:tcW w:w="700" w:type="pct"/>
                  <w:tcMar>
                    <w:top w:w="20" w:type="dxa"/>
                    <w:left w:w="10" w:type="dxa"/>
                    <w:bottom w:w="20" w:type="dxa"/>
                    <w:right w:w="10" w:type="dxa"/>
                  </w:tcMar>
                </w:tcPr>
                <w:p w14:paraId="0784590D" w14:textId="77777777" w:rsidR="001A20E6" w:rsidRDefault="00000000">
                  <w:pPr>
                    <w:pStyle w:val="TableCellBirdsEyeDayNumber"/>
                  </w:pPr>
                  <w:r>
                    <w:t>24</w:t>
                  </w:r>
                </w:p>
              </w:tc>
              <w:tc>
                <w:tcPr>
                  <w:tcW w:w="700" w:type="pct"/>
                  <w:tcMar>
                    <w:top w:w="20" w:type="dxa"/>
                    <w:left w:w="10" w:type="dxa"/>
                    <w:bottom w:w="20" w:type="dxa"/>
                    <w:right w:w="10" w:type="dxa"/>
                  </w:tcMar>
                </w:tcPr>
                <w:p w14:paraId="7B58F401" w14:textId="77777777" w:rsidR="001A20E6" w:rsidRDefault="00000000">
                  <w:pPr>
                    <w:pStyle w:val="TableCellBirdsEyeDayNumber"/>
                  </w:pPr>
                  <w:r>
                    <w:t>25</w:t>
                  </w:r>
                </w:p>
              </w:tc>
              <w:tc>
                <w:tcPr>
                  <w:tcW w:w="700" w:type="pct"/>
                  <w:tcMar>
                    <w:top w:w="20" w:type="dxa"/>
                    <w:left w:w="10" w:type="dxa"/>
                    <w:bottom w:w="20" w:type="dxa"/>
                    <w:right w:w="10" w:type="dxa"/>
                  </w:tcMar>
                </w:tcPr>
                <w:p w14:paraId="1E95B19E" w14:textId="77777777" w:rsidR="001A20E6" w:rsidRDefault="00000000">
                  <w:pPr>
                    <w:pStyle w:val="TableCellBirdsEyeDayNumber"/>
                  </w:pPr>
                  <w:r>
                    <w:t>26</w:t>
                  </w:r>
                </w:p>
              </w:tc>
              <w:tc>
                <w:tcPr>
                  <w:tcW w:w="700" w:type="pct"/>
                  <w:tcMar>
                    <w:top w:w="20" w:type="dxa"/>
                    <w:left w:w="10" w:type="dxa"/>
                    <w:bottom w:w="20" w:type="dxa"/>
                    <w:right w:w="10" w:type="dxa"/>
                  </w:tcMar>
                </w:tcPr>
                <w:p w14:paraId="6FCBB969" w14:textId="77777777" w:rsidR="001A20E6" w:rsidRDefault="00000000">
                  <w:pPr>
                    <w:pStyle w:val="TableCellBirdsEyeDayNumber"/>
                  </w:pPr>
                  <w:r>
                    <w:t>27</w:t>
                  </w:r>
                </w:p>
              </w:tc>
              <w:tc>
                <w:tcPr>
                  <w:tcW w:w="700" w:type="pct"/>
                  <w:tcMar>
                    <w:top w:w="20" w:type="dxa"/>
                    <w:left w:w="10" w:type="dxa"/>
                    <w:bottom w:w="20" w:type="dxa"/>
                    <w:right w:w="10" w:type="dxa"/>
                  </w:tcMar>
                </w:tcPr>
                <w:p w14:paraId="7594E821" w14:textId="77777777" w:rsidR="001A20E6" w:rsidRDefault="00000000">
                  <w:pPr>
                    <w:pStyle w:val="TableCellBirdsEyeDayNumber"/>
                  </w:pPr>
                  <w:r>
                    <w:t>28</w:t>
                  </w:r>
                </w:p>
              </w:tc>
            </w:tr>
            <w:tr w:rsidR="001A20E6" w14:paraId="098FB5DF" w14:textId="77777777">
              <w:tc>
                <w:tcPr>
                  <w:tcW w:w="700" w:type="pct"/>
                  <w:tcMar>
                    <w:top w:w="20" w:type="dxa"/>
                    <w:left w:w="10" w:type="dxa"/>
                    <w:bottom w:w="20" w:type="dxa"/>
                    <w:right w:w="10" w:type="dxa"/>
                  </w:tcMar>
                </w:tcPr>
                <w:p w14:paraId="7086E046" w14:textId="77777777" w:rsidR="001A20E6" w:rsidRDefault="00000000">
                  <w:pPr>
                    <w:pStyle w:val="TableCellBirdsEyeDayNumber"/>
                  </w:pPr>
                  <w:r>
                    <w:t>29</w:t>
                  </w:r>
                </w:p>
              </w:tc>
              <w:tc>
                <w:tcPr>
                  <w:tcW w:w="700" w:type="pct"/>
                  <w:tcMar>
                    <w:top w:w="20" w:type="dxa"/>
                    <w:left w:w="10" w:type="dxa"/>
                    <w:bottom w:w="20" w:type="dxa"/>
                    <w:right w:w="10" w:type="dxa"/>
                  </w:tcMar>
                </w:tcPr>
                <w:p w14:paraId="0156D159" w14:textId="77777777" w:rsidR="001A20E6" w:rsidRDefault="00000000">
                  <w:pPr>
                    <w:pStyle w:val="TableCellBirdsEyeDayNumber"/>
                  </w:pPr>
                  <w:r>
                    <w:t>30</w:t>
                  </w:r>
                </w:p>
              </w:tc>
              <w:tc>
                <w:tcPr>
                  <w:tcW w:w="700" w:type="pct"/>
                  <w:tcMar>
                    <w:top w:w="20" w:type="dxa"/>
                    <w:left w:w="10" w:type="dxa"/>
                    <w:bottom w:w="20" w:type="dxa"/>
                    <w:right w:w="10" w:type="dxa"/>
                  </w:tcMar>
                </w:tcPr>
                <w:p w14:paraId="7AA9F6CE" w14:textId="77777777" w:rsidR="001A20E6" w:rsidRDefault="00000000">
                  <w:pPr>
                    <w:pStyle w:val="TableCellBirdsEyeDayNumber"/>
                  </w:pPr>
                  <w:r>
                    <w:t>31</w:t>
                  </w:r>
                </w:p>
              </w:tc>
              <w:tc>
                <w:tcPr>
                  <w:tcW w:w="700" w:type="pct"/>
                  <w:tcMar>
                    <w:top w:w="20" w:type="dxa"/>
                    <w:left w:w="10" w:type="dxa"/>
                    <w:bottom w:w="20" w:type="dxa"/>
                    <w:right w:w="10" w:type="dxa"/>
                  </w:tcMar>
                </w:tcPr>
                <w:p w14:paraId="656E34DF" w14:textId="77777777" w:rsidR="001A20E6" w:rsidRDefault="001A20E6"/>
              </w:tc>
              <w:tc>
                <w:tcPr>
                  <w:tcW w:w="700" w:type="pct"/>
                  <w:tcMar>
                    <w:top w:w="20" w:type="dxa"/>
                    <w:left w:w="10" w:type="dxa"/>
                    <w:bottom w:w="20" w:type="dxa"/>
                    <w:right w:w="10" w:type="dxa"/>
                  </w:tcMar>
                </w:tcPr>
                <w:p w14:paraId="4FEF33F1" w14:textId="77777777" w:rsidR="001A20E6" w:rsidRDefault="001A20E6"/>
              </w:tc>
              <w:tc>
                <w:tcPr>
                  <w:tcW w:w="700" w:type="pct"/>
                  <w:tcMar>
                    <w:top w:w="20" w:type="dxa"/>
                    <w:left w:w="10" w:type="dxa"/>
                    <w:bottom w:w="20" w:type="dxa"/>
                    <w:right w:w="10" w:type="dxa"/>
                  </w:tcMar>
                </w:tcPr>
                <w:p w14:paraId="26A871BB" w14:textId="77777777" w:rsidR="001A20E6" w:rsidRDefault="001A20E6"/>
              </w:tc>
              <w:tc>
                <w:tcPr>
                  <w:tcW w:w="700" w:type="pct"/>
                  <w:tcMar>
                    <w:top w:w="20" w:type="dxa"/>
                    <w:left w:w="10" w:type="dxa"/>
                    <w:bottom w:w="20" w:type="dxa"/>
                    <w:right w:w="10" w:type="dxa"/>
                  </w:tcMar>
                </w:tcPr>
                <w:p w14:paraId="271FC9DC" w14:textId="77777777" w:rsidR="001A20E6" w:rsidRDefault="001A20E6"/>
              </w:tc>
            </w:tr>
          </w:tbl>
          <w:p w14:paraId="6940E149" w14:textId="77777777" w:rsidR="001A20E6" w:rsidRDefault="001A20E6"/>
        </w:tc>
      </w:tr>
      <w:tr w:rsidR="001A20E6" w14:paraId="76B22A93" w14:textId="77777777">
        <w:tc>
          <w:tcPr>
            <w:tcW w:w="800" w:type="pct"/>
            <w:shd w:val="clear" w:color="auto" w:fill="DCFCE7"/>
            <w:tcMar>
              <w:top w:w="200" w:type="dxa"/>
              <w:left w:w="100" w:type="dxa"/>
              <w:bottom w:w="200" w:type="dxa"/>
              <w:right w:w="100" w:type="dxa"/>
            </w:tcMar>
          </w:tcPr>
          <w:p w14:paraId="64A03C64" w14:textId="77777777" w:rsidR="001A20E6" w:rsidRDefault="00000000">
            <w:pPr>
              <w:pStyle w:val="TableCellMonthName"/>
            </w:pPr>
            <w:r>
              <w:t>C2</w:t>
            </w:r>
          </w:p>
          <w:p w14:paraId="7239C5FB" w14:textId="77777777" w:rsidR="001A20E6" w:rsidRDefault="00000000">
            <w:pPr>
              <w:pStyle w:val="TableCellMonthYear"/>
            </w:pPr>
            <w:r>
              <w:t>APR 2026</w:t>
            </w:r>
          </w:p>
        </w:tc>
        <w:tc>
          <w:tcPr>
            <w:tcW w:w="800" w:type="pct"/>
            <w:shd w:val="clear" w:color="auto" w:fill="DCFCE7"/>
            <w:tcMar>
              <w:top w:w="200" w:type="dxa"/>
              <w:left w:w="100" w:type="dxa"/>
              <w:bottom w:w="200" w:type="dxa"/>
              <w:right w:w="100" w:type="dxa"/>
            </w:tcMar>
          </w:tcPr>
          <w:p w14:paraId="2D6D1F7A" w14:textId="77777777" w:rsidR="001A20E6" w:rsidRDefault="00000000">
            <w:pPr>
              <w:pStyle w:val="TableCellMonthName"/>
            </w:pPr>
            <w:r>
              <w:t>C2</w:t>
            </w:r>
          </w:p>
          <w:p w14:paraId="4E5D575F" w14:textId="77777777" w:rsidR="001A20E6" w:rsidRDefault="00000000">
            <w:pPr>
              <w:pStyle w:val="TableCellMonthYear"/>
            </w:pPr>
            <w:r>
              <w:t>MAY 2026</w:t>
            </w:r>
          </w:p>
        </w:tc>
        <w:tc>
          <w:tcPr>
            <w:tcW w:w="800" w:type="pct"/>
            <w:shd w:val="clear" w:color="auto" w:fill="DCFCE7"/>
            <w:tcMar>
              <w:top w:w="200" w:type="dxa"/>
              <w:left w:w="100" w:type="dxa"/>
              <w:bottom w:w="200" w:type="dxa"/>
              <w:right w:w="100" w:type="dxa"/>
            </w:tcMar>
          </w:tcPr>
          <w:p w14:paraId="6DEDBF5C" w14:textId="77777777" w:rsidR="001A20E6" w:rsidRDefault="00000000">
            <w:pPr>
              <w:pStyle w:val="TableCellMonthName"/>
            </w:pPr>
            <w:r>
              <w:t>C2</w:t>
            </w:r>
          </w:p>
          <w:p w14:paraId="54D3232F" w14:textId="77777777" w:rsidR="001A20E6" w:rsidRDefault="00000000">
            <w:pPr>
              <w:pStyle w:val="TableCellMonthYear"/>
            </w:pPr>
            <w:r>
              <w:t>JUN 2026</w:t>
            </w:r>
          </w:p>
        </w:tc>
        <w:tc>
          <w:tcPr>
            <w:tcW w:w="800" w:type="pct"/>
            <w:shd w:val="clear" w:color="auto" w:fill="DCFCE7"/>
            <w:tcMar>
              <w:top w:w="200" w:type="dxa"/>
              <w:left w:w="100" w:type="dxa"/>
              <w:bottom w:w="200" w:type="dxa"/>
              <w:right w:w="100" w:type="dxa"/>
            </w:tcMar>
          </w:tcPr>
          <w:p w14:paraId="42F9982B" w14:textId="77777777" w:rsidR="001A20E6" w:rsidRDefault="00000000">
            <w:pPr>
              <w:pStyle w:val="TableCellMonthName"/>
            </w:pPr>
            <w:r>
              <w:t>C2</w:t>
            </w:r>
          </w:p>
          <w:p w14:paraId="7C4F7825" w14:textId="77777777" w:rsidR="001A20E6" w:rsidRDefault="00000000">
            <w:pPr>
              <w:pStyle w:val="TableCellMonthYear"/>
            </w:pPr>
            <w:r>
              <w:t>JUL 2026</w:t>
            </w:r>
          </w:p>
        </w:tc>
        <w:tc>
          <w:tcPr>
            <w:tcW w:w="800" w:type="pct"/>
            <w:shd w:val="clear" w:color="auto" w:fill="DCFCE7"/>
            <w:tcMar>
              <w:top w:w="200" w:type="dxa"/>
              <w:left w:w="100" w:type="dxa"/>
              <w:bottom w:w="200" w:type="dxa"/>
              <w:right w:w="100" w:type="dxa"/>
            </w:tcMar>
          </w:tcPr>
          <w:p w14:paraId="0FC10B12" w14:textId="77777777" w:rsidR="001A20E6" w:rsidRDefault="00000000">
            <w:pPr>
              <w:pStyle w:val="TableCellMonthName"/>
            </w:pPr>
            <w:r>
              <w:t>C2</w:t>
            </w:r>
          </w:p>
          <w:p w14:paraId="7BD26D1B" w14:textId="77777777" w:rsidR="001A20E6" w:rsidRDefault="00000000">
            <w:pPr>
              <w:pStyle w:val="TableCellMonthYear"/>
            </w:pPr>
            <w:r>
              <w:t>AUG 2026</w:t>
            </w:r>
          </w:p>
        </w:tc>
        <w:tc>
          <w:tcPr>
            <w:tcW w:w="800" w:type="pct"/>
            <w:shd w:val="clear" w:color="auto" w:fill="DCFCE7"/>
            <w:tcMar>
              <w:top w:w="200" w:type="dxa"/>
              <w:left w:w="100" w:type="dxa"/>
              <w:bottom w:w="200" w:type="dxa"/>
              <w:right w:w="100" w:type="dxa"/>
            </w:tcMar>
          </w:tcPr>
          <w:p w14:paraId="52B08E28" w14:textId="77777777" w:rsidR="001A20E6" w:rsidRDefault="00000000">
            <w:pPr>
              <w:pStyle w:val="TableCellMonthName"/>
            </w:pPr>
            <w:r>
              <w:t>C2</w:t>
            </w:r>
          </w:p>
          <w:p w14:paraId="5A4A7D34" w14:textId="77777777" w:rsidR="001A20E6" w:rsidRDefault="00000000">
            <w:pPr>
              <w:pStyle w:val="TableCellMonthYear"/>
            </w:pPr>
            <w:r>
              <w:t>SEP 2026</w:t>
            </w:r>
          </w:p>
        </w:tc>
      </w:tr>
      <w:tr w:rsidR="001A20E6" w14:paraId="61222D46" w14:textId="77777777">
        <w:tc>
          <w:tcPr>
            <w:tcW w:w="800" w:type="pct"/>
            <w:tcMar>
              <w:top w:w="100" w:type="dxa"/>
              <w:left w:w="50" w:type="dxa"/>
              <w:bottom w:w="100" w:type="dxa"/>
              <w:right w:w="50" w:type="dxa"/>
            </w:tcMar>
          </w:tcPr>
          <w:tbl>
            <w:tblPr>
              <w:tblW w:w="5000" w:type="pct"/>
              <w:tblCellMar>
                <w:left w:w="10" w:type="dxa"/>
                <w:right w:w="10" w:type="dxa"/>
              </w:tblCellMar>
              <w:tblLook w:val="04A0" w:firstRow="1" w:lastRow="0" w:firstColumn="1" w:lastColumn="0" w:noHBand="0" w:noVBand="1"/>
            </w:tblPr>
            <w:tblGrid>
              <w:gridCol w:w="201"/>
              <w:gridCol w:w="201"/>
              <w:gridCol w:w="201"/>
              <w:gridCol w:w="201"/>
              <w:gridCol w:w="200"/>
              <w:gridCol w:w="200"/>
              <w:gridCol w:w="200"/>
            </w:tblGrid>
            <w:tr w:rsidR="001A20E6" w14:paraId="59688759" w14:textId="77777777">
              <w:tc>
                <w:tcPr>
                  <w:tcW w:w="700" w:type="pct"/>
                  <w:tcMar>
                    <w:top w:w="50" w:type="dxa"/>
                    <w:left w:w="20" w:type="dxa"/>
                    <w:bottom w:w="50" w:type="dxa"/>
                    <w:right w:w="20" w:type="dxa"/>
                  </w:tcMar>
                </w:tcPr>
                <w:p w14:paraId="2C183ED1" w14:textId="77777777" w:rsidR="001A20E6" w:rsidRDefault="00000000">
                  <w:pPr>
                    <w:pStyle w:val="TableCellBirdsEyeDay"/>
                  </w:pPr>
                  <w:r>
                    <w:t>S</w:t>
                  </w:r>
                </w:p>
              </w:tc>
              <w:tc>
                <w:tcPr>
                  <w:tcW w:w="700" w:type="pct"/>
                  <w:tcMar>
                    <w:top w:w="50" w:type="dxa"/>
                    <w:left w:w="20" w:type="dxa"/>
                    <w:bottom w:w="50" w:type="dxa"/>
                    <w:right w:w="20" w:type="dxa"/>
                  </w:tcMar>
                </w:tcPr>
                <w:p w14:paraId="392EA3AE" w14:textId="77777777" w:rsidR="001A20E6" w:rsidRDefault="00000000">
                  <w:pPr>
                    <w:pStyle w:val="TableCellBirdsEyeDay"/>
                  </w:pPr>
                  <w:r>
                    <w:t>M</w:t>
                  </w:r>
                </w:p>
              </w:tc>
              <w:tc>
                <w:tcPr>
                  <w:tcW w:w="700" w:type="pct"/>
                  <w:tcMar>
                    <w:top w:w="50" w:type="dxa"/>
                    <w:left w:w="20" w:type="dxa"/>
                    <w:bottom w:w="50" w:type="dxa"/>
                    <w:right w:w="20" w:type="dxa"/>
                  </w:tcMar>
                </w:tcPr>
                <w:p w14:paraId="4D4A1630" w14:textId="77777777" w:rsidR="001A20E6" w:rsidRDefault="00000000">
                  <w:pPr>
                    <w:pStyle w:val="TableCellBirdsEyeDay"/>
                  </w:pPr>
                  <w:r>
                    <w:t>T</w:t>
                  </w:r>
                </w:p>
              </w:tc>
              <w:tc>
                <w:tcPr>
                  <w:tcW w:w="700" w:type="pct"/>
                  <w:tcMar>
                    <w:top w:w="50" w:type="dxa"/>
                    <w:left w:w="20" w:type="dxa"/>
                    <w:bottom w:w="50" w:type="dxa"/>
                    <w:right w:w="20" w:type="dxa"/>
                  </w:tcMar>
                </w:tcPr>
                <w:p w14:paraId="2E421052" w14:textId="77777777" w:rsidR="001A20E6" w:rsidRDefault="00000000">
                  <w:pPr>
                    <w:pStyle w:val="TableCellBirdsEyeDay"/>
                  </w:pPr>
                  <w:r>
                    <w:t>W</w:t>
                  </w:r>
                </w:p>
              </w:tc>
              <w:tc>
                <w:tcPr>
                  <w:tcW w:w="700" w:type="pct"/>
                  <w:tcMar>
                    <w:top w:w="50" w:type="dxa"/>
                    <w:left w:w="20" w:type="dxa"/>
                    <w:bottom w:w="50" w:type="dxa"/>
                    <w:right w:w="20" w:type="dxa"/>
                  </w:tcMar>
                </w:tcPr>
                <w:p w14:paraId="3778EE4F" w14:textId="77777777" w:rsidR="001A20E6" w:rsidRDefault="00000000">
                  <w:pPr>
                    <w:pStyle w:val="TableCellBirdsEyeDay"/>
                  </w:pPr>
                  <w:r>
                    <w:t>T</w:t>
                  </w:r>
                </w:p>
              </w:tc>
              <w:tc>
                <w:tcPr>
                  <w:tcW w:w="700" w:type="pct"/>
                  <w:tcMar>
                    <w:top w:w="50" w:type="dxa"/>
                    <w:left w:w="20" w:type="dxa"/>
                    <w:bottom w:w="50" w:type="dxa"/>
                    <w:right w:w="20" w:type="dxa"/>
                  </w:tcMar>
                </w:tcPr>
                <w:p w14:paraId="355B2258" w14:textId="77777777" w:rsidR="001A20E6" w:rsidRDefault="00000000">
                  <w:pPr>
                    <w:pStyle w:val="TableCellBirdsEyeDay"/>
                  </w:pPr>
                  <w:r>
                    <w:t>F</w:t>
                  </w:r>
                </w:p>
              </w:tc>
              <w:tc>
                <w:tcPr>
                  <w:tcW w:w="700" w:type="pct"/>
                  <w:tcMar>
                    <w:top w:w="50" w:type="dxa"/>
                    <w:left w:w="20" w:type="dxa"/>
                    <w:bottom w:w="50" w:type="dxa"/>
                    <w:right w:w="20" w:type="dxa"/>
                  </w:tcMar>
                </w:tcPr>
                <w:p w14:paraId="0441550D" w14:textId="77777777" w:rsidR="001A20E6" w:rsidRDefault="00000000">
                  <w:pPr>
                    <w:pStyle w:val="TableCellBirdsEyeDay"/>
                  </w:pPr>
                  <w:r>
                    <w:t>S</w:t>
                  </w:r>
                </w:p>
              </w:tc>
            </w:tr>
            <w:tr w:rsidR="001A20E6" w14:paraId="3CC21764" w14:textId="77777777">
              <w:tc>
                <w:tcPr>
                  <w:tcW w:w="700" w:type="pct"/>
                  <w:tcMar>
                    <w:top w:w="20" w:type="dxa"/>
                    <w:left w:w="10" w:type="dxa"/>
                    <w:bottom w:w="20" w:type="dxa"/>
                    <w:right w:w="10" w:type="dxa"/>
                  </w:tcMar>
                </w:tcPr>
                <w:p w14:paraId="1A1D40F1" w14:textId="77777777" w:rsidR="001A20E6" w:rsidRDefault="001A20E6"/>
              </w:tc>
              <w:tc>
                <w:tcPr>
                  <w:tcW w:w="700" w:type="pct"/>
                  <w:tcMar>
                    <w:top w:w="20" w:type="dxa"/>
                    <w:left w:w="10" w:type="dxa"/>
                    <w:bottom w:w="20" w:type="dxa"/>
                    <w:right w:w="10" w:type="dxa"/>
                  </w:tcMar>
                </w:tcPr>
                <w:p w14:paraId="6F512EB2" w14:textId="77777777" w:rsidR="001A20E6" w:rsidRDefault="001A20E6"/>
              </w:tc>
              <w:tc>
                <w:tcPr>
                  <w:tcW w:w="700" w:type="pct"/>
                  <w:tcMar>
                    <w:top w:w="20" w:type="dxa"/>
                    <w:left w:w="10" w:type="dxa"/>
                    <w:bottom w:w="20" w:type="dxa"/>
                    <w:right w:w="10" w:type="dxa"/>
                  </w:tcMar>
                </w:tcPr>
                <w:p w14:paraId="18795801" w14:textId="77777777" w:rsidR="001A20E6" w:rsidRDefault="001A20E6"/>
              </w:tc>
              <w:tc>
                <w:tcPr>
                  <w:tcW w:w="700" w:type="pct"/>
                  <w:tcMar>
                    <w:top w:w="20" w:type="dxa"/>
                    <w:left w:w="10" w:type="dxa"/>
                    <w:bottom w:w="20" w:type="dxa"/>
                    <w:right w:w="10" w:type="dxa"/>
                  </w:tcMar>
                </w:tcPr>
                <w:p w14:paraId="0231E314" w14:textId="77777777" w:rsidR="001A20E6" w:rsidRDefault="00000000">
                  <w:pPr>
                    <w:pStyle w:val="TableCellBirdsEyeDayNumber"/>
                  </w:pPr>
                  <w:r>
                    <w:t>1</w:t>
                  </w:r>
                </w:p>
              </w:tc>
              <w:tc>
                <w:tcPr>
                  <w:tcW w:w="700" w:type="pct"/>
                  <w:tcMar>
                    <w:top w:w="20" w:type="dxa"/>
                    <w:left w:w="10" w:type="dxa"/>
                    <w:bottom w:w="20" w:type="dxa"/>
                    <w:right w:w="10" w:type="dxa"/>
                  </w:tcMar>
                </w:tcPr>
                <w:p w14:paraId="4EE11908" w14:textId="77777777" w:rsidR="001A20E6" w:rsidRDefault="00000000">
                  <w:pPr>
                    <w:pStyle w:val="TableCellBirdsEyeDayNumber"/>
                  </w:pPr>
                  <w:r>
                    <w:t>2</w:t>
                  </w:r>
                </w:p>
              </w:tc>
              <w:tc>
                <w:tcPr>
                  <w:tcW w:w="700" w:type="pct"/>
                  <w:tcMar>
                    <w:top w:w="20" w:type="dxa"/>
                    <w:left w:w="10" w:type="dxa"/>
                    <w:bottom w:w="20" w:type="dxa"/>
                    <w:right w:w="10" w:type="dxa"/>
                  </w:tcMar>
                </w:tcPr>
                <w:p w14:paraId="2C8A2C8A" w14:textId="77777777" w:rsidR="001A20E6" w:rsidRDefault="00000000">
                  <w:pPr>
                    <w:pStyle w:val="TableCellBirdsEyeDayNumber"/>
                  </w:pPr>
                  <w:r>
                    <w:t>3</w:t>
                  </w:r>
                </w:p>
              </w:tc>
              <w:tc>
                <w:tcPr>
                  <w:tcW w:w="700" w:type="pct"/>
                  <w:tcMar>
                    <w:top w:w="20" w:type="dxa"/>
                    <w:left w:w="10" w:type="dxa"/>
                    <w:bottom w:w="20" w:type="dxa"/>
                    <w:right w:w="10" w:type="dxa"/>
                  </w:tcMar>
                </w:tcPr>
                <w:p w14:paraId="4BDB7270" w14:textId="77777777" w:rsidR="001A20E6" w:rsidRDefault="00000000">
                  <w:pPr>
                    <w:pStyle w:val="TableCellBirdsEyeDayNumber"/>
                  </w:pPr>
                  <w:r>
                    <w:t>4</w:t>
                  </w:r>
                </w:p>
              </w:tc>
            </w:tr>
            <w:tr w:rsidR="001A20E6" w14:paraId="5F33B603" w14:textId="77777777">
              <w:tc>
                <w:tcPr>
                  <w:tcW w:w="700" w:type="pct"/>
                  <w:tcMar>
                    <w:top w:w="20" w:type="dxa"/>
                    <w:left w:w="10" w:type="dxa"/>
                    <w:bottom w:w="20" w:type="dxa"/>
                    <w:right w:w="10" w:type="dxa"/>
                  </w:tcMar>
                </w:tcPr>
                <w:p w14:paraId="7D0835F6" w14:textId="77777777" w:rsidR="001A20E6" w:rsidRDefault="00000000">
                  <w:pPr>
                    <w:pStyle w:val="TableCellBirdsEyeDayNumber"/>
                  </w:pPr>
                  <w:r>
                    <w:t>5</w:t>
                  </w:r>
                </w:p>
              </w:tc>
              <w:tc>
                <w:tcPr>
                  <w:tcW w:w="700" w:type="pct"/>
                  <w:tcMar>
                    <w:top w:w="20" w:type="dxa"/>
                    <w:left w:w="10" w:type="dxa"/>
                    <w:bottom w:w="20" w:type="dxa"/>
                    <w:right w:w="10" w:type="dxa"/>
                  </w:tcMar>
                </w:tcPr>
                <w:p w14:paraId="3F0B0804" w14:textId="77777777" w:rsidR="001A20E6" w:rsidRDefault="00000000">
                  <w:pPr>
                    <w:pStyle w:val="TableCellBirdsEyeDayNumber"/>
                  </w:pPr>
                  <w:r>
                    <w:t>6</w:t>
                  </w:r>
                </w:p>
              </w:tc>
              <w:tc>
                <w:tcPr>
                  <w:tcW w:w="700" w:type="pct"/>
                  <w:tcMar>
                    <w:top w:w="20" w:type="dxa"/>
                    <w:left w:w="10" w:type="dxa"/>
                    <w:bottom w:w="20" w:type="dxa"/>
                    <w:right w:w="10" w:type="dxa"/>
                  </w:tcMar>
                </w:tcPr>
                <w:p w14:paraId="253F5FA4" w14:textId="77777777" w:rsidR="001A20E6" w:rsidRDefault="00000000">
                  <w:pPr>
                    <w:pStyle w:val="TableCellBirdsEyeDayNumber"/>
                  </w:pPr>
                  <w:r>
                    <w:t>7</w:t>
                  </w:r>
                </w:p>
              </w:tc>
              <w:tc>
                <w:tcPr>
                  <w:tcW w:w="700" w:type="pct"/>
                  <w:tcMar>
                    <w:top w:w="20" w:type="dxa"/>
                    <w:left w:w="10" w:type="dxa"/>
                    <w:bottom w:w="20" w:type="dxa"/>
                    <w:right w:w="10" w:type="dxa"/>
                  </w:tcMar>
                </w:tcPr>
                <w:p w14:paraId="0B44D66C" w14:textId="77777777" w:rsidR="001A20E6" w:rsidRDefault="00000000">
                  <w:pPr>
                    <w:pStyle w:val="TableCellBirdsEyeDayNumber"/>
                  </w:pPr>
                  <w:r>
                    <w:t>8</w:t>
                  </w:r>
                </w:p>
              </w:tc>
              <w:tc>
                <w:tcPr>
                  <w:tcW w:w="700" w:type="pct"/>
                  <w:tcMar>
                    <w:top w:w="20" w:type="dxa"/>
                    <w:left w:w="10" w:type="dxa"/>
                    <w:bottom w:w="20" w:type="dxa"/>
                    <w:right w:w="10" w:type="dxa"/>
                  </w:tcMar>
                </w:tcPr>
                <w:p w14:paraId="6AE2976B" w14:textId="77777777" w:rsidR="001A20E6" w:rsidRDefault="00000000">
                  <w:pPr>
                    <w:pStyle w:val="TableCellBirdsEyeDayNumber"/>
                  </w:pPr>
                  <w:r>
                    <w:t>9</w:t>
                  </w:r>
                </w:p>
              </w:tc>
              <w:tc>
                <w:tcPr>
                  <w:tcW w:w="700" w:type="pct"/>
                  <w:tcMar>
                    <w:top w:w="20" w:type="dxa"/>
                    <w:left w:w="10" w:type="dxa"/>
                    <w:bottom w:w="20" w:type="dxa"/>
                    <w:right w:w="10" w:type="dxa"/>
                  </w:tcMar>
                </w:tcPr>
                <w:p w14:paraId="11D7C7D4" w14:textId="77777777" w:rsidR="001A20E6" w:rsidRDefault="00000000">
                  <w:pPr>
                    <w:pStyle w:val="TableCellBirdsEyeDayNumber"/>
                  </w:pPr>
                  <w:r>
                    <w:t>10</w:t>
                  </w:r>
                </w:p>
              </w:tc>
              <w:tc>
                <w:tcPr>
                  <w:tcW w:w="700" w:type="pct"/>
                  <w:tcMar>
                    <w:top w:w="20" w:type="dxa"/>
                    <w:left w:w="10" w:type="dxa"/>
                    <w:bottom w:w="20" w:type="dxa"/>
                    <w:right w:w="10" w:type="dxa"/>
                  </w:tcMar>
                </w:tcPr>
                <w:p w14:paraId="1E19CF55" w14:textId="77777777" w:rsidR="001A20E6" w:rsidRDefault="00000000">
                  <w:pPr>
                    <w:pStyle w:val="TableCellBirdsEyeDayNumber"/>
                  </w:pPr>
                  <w:r>
                    <w:t>11</w:t>
                  </w:r>
                </w:p>
              </w:tc>
            </w:tr>
            <w:tr w:rsidR="001A20E6" w14:paraId="6157CC50" w14:textId="77777777">
              <w:tc>
                <w:tcPr>
                  <w:tcW w:w="700" w:type="pct"/>
                  <w:tcMar>
                    <w:top w:w="20" w:type="dxa"/>
                    <w:left w:w="10" w:type="dxa"/>
                    <w:bottom w:w="20" w:type="dxa"/>
                    <w:right w:w="10" w:type="dxa"/>
                  </w:tcMar>
                </w:tcPr>
                <w:p w14:paraId="5DDA6B87" w14:textId="77777777" w:rsidR="001A20E6" w:rsidRDefault="00000000">
                  <w:pPr>
                    <w:pStyle w:val="TableCellBirdsEyeDayNumber"/>
                  </w:pPr>
                  <w:r>
                    <w:t>12</w:t>
                  </w:r>
                </w:p>
              </w:tc>
              <w:tc>
                <w:tcPr>
                  <w:tcW w:w="700" w:type="pct"/>
                  <w:tcMar>
                    <w:top w:w="20" w:type="dxa"/>
                    <w:left w:w="10" w:type="dxa"/>
                    <w:bottom w:w="20" w:type="dxa"/>
                    <w:right w:w="10" w:type="dxa"/>
                  </w:tcMar>
                </w:tcPr>
                <w:p w14:paraId="1F5BFD1A" w14:textId="77777777" w:rsidR="001A20E6" w:rsidRDefault="00000000">
                  <w:pPr>
                    <w:pStyle w:val="TableCellBirdsEyeDayNumber"/>
                  </w:pPr>
                  <w:r>
                    <w:t>13</w:t>
                  </w:r>
                </w:p>
              </w:tc>
              <w:tc>
                <w:tcPr>
                  <w:tcW w:w="700" w:type="pct"/>
                  <w:tcMar>
                    <w:top w:w="20" w:type="dxa"/>
                    <w:left w:w="10" w:type="dxa"/>
                    <w:bottom w:w="20" w:type="dxa"/>
                    <w:right w:w="10" w:type="dxa"/>
                  </w:tcMar>
                </w:tcPr>
                <w:p w14:paraId="270986DE" w14:textId="77777777" w:rsidR="001A20E6" w:rsidRDefault="00000000">
                  <w:pPr>
                    <w:pStyle w:val="TableCellBirdsEyeDayNumber"/>
                  </w:pPr>
                  <w:r>
                    <w:t>14</w:t>
                  </w:r>
                </w:p>
              </w:tc>
              <w:tc>
                <w:tcPr>
                  <w:tcW w:w="700" w:type="pct"/>
                  <w:tcMar>
                    <w:top w:w="20" w:type="dxa"/>
                    <w:left w:w="10" w:type="dxa"/>
                    <w:bottom w:w="20" w:type="dxa"/>
                    <w:right w:w="10" w:type="dxa"/>
                  </w:tcMar>
                </w:tcPr>
                <w:p w14:paraId="3387C3DF" w14:textId="77777777" w:rsidR="001A20E6" w:rsidRDefault="00000000">
                  <w:pPr>
                    <w:pStyle w:val="TableCellBirdsEyeDayNumber"/>
                  </w:pPr>
                  <w:r>
                    <w:t>15</w:t>
                  </w:r>
                </w:p>
              </w:tc>
              <w:tc>
                <w:tcPr>
                  <w:tcW w:w="700" w:type="pct"/>
                  <w:tcMar>
                    <w:top w:w="20" w:type="dxa"/>
                    <w:left w:w="10" w:type="dxa"/>
                    <w:bottom w:w="20" w:type="dxa"/>
                    <w:right w:w="10" w:type="dxa"/>
                  </w:tcMar>
                </w:tcPr>
                <w:p w14:paraId="7A7217F4" w14:textId="77777777" w:rsidR="001A20E6" w:rsidRDefault="00000000">
                  <w:pPr>
                    <w:pStyle w:val="TableCellBirdsEyeDayNumber"/>
                  </w:pPr>
                  <w:r>
                    <w:t>16</w:t>
                  </w:r>
                </w:p>
              </w:tc>
              <w:tc>
                <w:tcPr>
                  <w:tcW w:w="700" w:type="pct"/>
                  <w:tcMar>
                    <w:top w:w="20" w:type="dxa"/>
                    <w:left w:w="10" w:type="dxa"/>
                    <w:bottom w:w="20" w:type="dxa"/>
                    <w:right w:w="10" w:type="dxa"/>
                  </w:tcMar>
                </w:tcPr>
                <w:p w14:paraId="060DD299" w14:textId="77777777" w:rsidR="001A20E6" w:rsidRDefault="00000000">
                  <w:pPr>
                    <w:pStyle w:val="TableCellBirdsEyeDayNumber"/>
                  </w:pPr>
                  <w:r>
                    <w:t>17</w:t>
                  </w:r>
                </w:p>
              </w:tc>
              <w:tc>
                <w:tcPr>
                  <w:tcW w:w="700" w:type="pct"/>
                  <w:tcMar>
                    <w:top w:w="20" w:type="dxa"/>
                    <w:left w:w="10" w:type="dxa"/>
                    <w:bottom w:w="20" w:type="dxa"/>
                    <w:right w:w="10" w:type="dxa"/>
                  </w:tcMar>
                </w:tcPr>
                <w:p w14:paraId="5B54DAB9" w14:textId="77777777" w:rsidR="001A20E6" w:rsidRDefault="00000000">
                  <w:pPr>
                    <w:pStyle w:val="TableCellBirdsEyeDayNumber"/>
                  </w:pPr>
                  <w:r>
                    <w:t>18</w:t>
                  </w:r>
                </w:p>
              </w:tc>
            </w:tr>
            <w:tr w:rsidR="001A20E6" w14:paraId="3769CED7" w14:textId="77777777">
              <w:tc>
                <w:tcPr>
                  <w:tcW w:w="700" w:type="pct"/>
                  <w:tcMar>
                    <w:top w:w="20" w:type="dxa"/>
                    <w:left w:w="10" w:type="dxa"/>
                    <w:bottom w:w="20" w:type="dxa"/>
                    <w:right w:w="10" w:type="dxa"/>
                  </w:tcMar>
                </w:tcPr>
                <w:p w14:paraId="0046027E" w14:textId="77777777" w:rsidR="001A20E6" w:rsidRDefault="00000000">
                  <w:pPr>
                    <w:pStyle w:val="TableCellBirdsEyeDayNumber"/>
                  </w:pPr>
                  <w:r>
                    <w:t>19</w:t>
                  </w:r>
                </w:p>
              </w:tc>
              <w:tc>
                <w:tcPr>
                  <w:tcW w:w="700" w:type="pct"/>
                  <w:tcMar>
                    <w:top w:w="20" w:type="dxa"/>
                    <w:left w:w="10" w:type="dxa"/>
                    <w:bottom w:w="20" w:type="dxa"/>
                    <w:right w:w="10" w:type="dxa"/>
                  </w:tcMar>
                </w:tcPr>
                <w:p w14:paraId="18DA3EB1" w14:textId="77777777" w:rsidR="001A20E6" w:rsidRDefault="00000000">
                  <w:pPr>
                    <w:pStyle w:val="TableCellBirdsEyeDayNumber"/>
                  </w:pPr>
                  <w:r>
                    <w:t>20</w:t>
                  </w:r>
                </w:p>
              </w:tc>
              <w:tc>
                <w:tcPr>
                  <w:tcW w:w="700" w:type="pct"/>
                  <w:tcMar>
                    <w:top w:w="20" w:type="dxa"/>
                    <w:left w:w="10" w:type="dxa"/>
                    <w:bottom w:w="20" w:type="dxa"/>
                    <w:right w:w="10" w:type="dxa"/>
                  </w:tcMar>
                </w:tcPr>
                <w:p w14:paraId="07A3D882" w14:textId="77777777" w:rsidR="001A20E6" w:rsidRDefault="00000000">
                  <w:pPr>
                    <w:pStyle w:val="TableCellBirdsEyeDayNumber"/>
                  </w:pPr>
                  <w:r>
                    <w:t>21</w:t>
                  </w:r>
                </w:p>
              </w:tc>
              <w:tc>
                <w:tcPr>
                  <w:tcW w:w="700" w:type="pct"/>
                  <w:tcMar>
                    <w:top w:w="20" w:type="dxa"/>
                    <w:left w:w="10" w:type="dxa"/>
                    <w:bottom w:w="20" w:type="dxa"/>
                    <w:right w:w="10" w:type="dxa"/>
                  </w:tcMar>
                </w:tcPr>
                <w:p w14:paraId="33B5AAA8" w14:textId="77777777" w:rsidR="001A20E6" w:rsidRDefault="00000000">
                  <w:pPr>
                    <w:pStyle w:val="TableCellBirdsEyeDayNumber"/>
                  </w:pPr>
                  <w:r>
                    <w:t>22</w:t>
                  </w:r>
                </w:p>
              </w:tc>
              <w:tc>
                <w:tcPr>
                  <w:tcW w:w="700" w:type="pct"/>
                  <w:tcMar>
                    <w:top w:w="20" w:type="dxa"/>
                    <w:left w:w="10" w:type="dxa"/>
                    <w:bottom w:w="20" w:type="dxa"/>
                    <w:right w:w="10" w:type="dxa"/>
                  </w:tcMar>
                </w:tcPr>
                <w:p w14:paraId="5B60BA3D" w14:textId="77777777" w:rsidR="001A20E6" w:rsidRDefault="00000000">
                  <w:pPr>
                    <w:pStyle w:val="TableCellBirdsEyeDayNumber"/>
                  </w:pPr>
                  <w:r>
                    <w:t>23</w:t>
                  </w:r>
                </w:p>
              </w:tc>
              <w:tc>
                <w:tcPr>
                  <w:tcW w:w="700" w:type="pct"/>
                  <w:tcMar>
                    <w:top w:w="20" w:type="dxa"/>
                    <w:left w:w="10" w:type="dxa"/>
                    <w:bottom w:w="20" w:type="dxa"/>
                    <w:right w:w="10" w:type="dxa"/>
                  </w:tcMar>
                </w:tcPr>
                <w:p w14:paraId="28D5A5F4" w14:textId="77777777" w:rsidR="001A20E6" w:rsidRDefault="00000000">
                  <w:pPr>
                    <w:pStyle w:val="TableCellBirdsEyeDayNumber"/>
                  </w:pPr>
                  <w:r>
                    <w:t>24</w:t>
                  </w:r>
                </w:p>
              </w:tc>
              <w:tc>
                <w:tcPr>
                  <w:tcW w:w="700" w:type="pct"/>
                  <w:tcMar>
                    <w:top w:w="20" w:type="dxa"/>
                    <w:left w:w="10" w:type="dxa"/>
                    <w:bottom w:w="20" w:type="dxa"/>
                    <w:right w:w="10" w:type="dxa"/>
                  </w:tcMar>
                </w:tcPr>
                <w:p w14:paraId="274C5BC8" w14:textId="77777777" w:rsidR="001A20E6" w:rsidRDefault="00000000">
                  <w:pPr>
                    <w:pStyle w:val="TableCellBirdsEyeDayNumber"/>
                  </w:pPr>
                  <w:r>
                    <w:t>25</w:t>
                  </w:r>
                </w:p>
              </w:tc>
            </w:tr>
            <w:tr w:rsidR="001A20E6" w14:paraId="38511101" w14:textId="77777777">
              <w:tc>
                <w:tcPr>
                  <w:tcW w:w="700" w:type="pct"/>
                  <w:tcMar>
                    <w:top w:w="20" w:type="dxa"/>
                    <w:left w:w="10" w:type="dxa"/>
                    <w:bottom w:w="20" w:type="dxa"/>
                    <w:right w:w="10" w:type="dxa"/>
                  </w:tcMar>
                </w:tcPr>
                <w:p w14:paraId="7130D702" w14:textId="77777777" w:rsidR="001A20E6" w:rsidRDefault="00000000">
                  <w:pPr>
                    <w:pStyle w:val="TableCellBirdsEyeDayNumber"/>
                  </w:pPr>
                  <w:r>
                    <w:t>26</w:t>
                  </w:r>
                </w:p>
              </w:tc>
              <w:tc>
                <w:tcPr>
                  <w:tcW w:w="700" w:type="pct"/>
                  <w:tcMar>
                    <w:top w:w="20" w:type="dxa"/>
                    <w:left w:w="10" w:type="dxa"/>
                    <w:bottom w:w="20" w:type="dxa"/>
                    <w:right w:w="10" w:type="dxa"/>
                  </w:tcMar>
                </w:tcPr>
                <w:p w14:paraId="79B55DCF" w14:textId="77777777" w:rsidR="001A20E6" w:rsidRDefault="00000000">
                  <w:pPr>
                    <w:pStyle w:val="TableCellBirdsEyeDayNumber"/>
                  </w:pPr>
                  <w:r>
                    <w:t>27</w:t>
                  </w:r>
                </w:p>
              </w:tc>
              <w:tc>
                <w:tcPr>
                  <w:tcW w:w="700" w:type="pct"/>
                  <w:tcMar>
                    <w:top w:w="20" w:type="dxa"/>
                    <w:left w:w="10" w:type="dxa"/>
                    <w:bottom w:w="20" w:type="dxa"/>
                    <w:right w:w="10" w:type="dxa"/>
                  </w:tcMar>
                </w:tcPr>
                <w:p w14:paraId="3DDCD898" w14:textId="77777777" w:rsidR="001A20E6" w:rsidRDefault="00000000">
                  <w:pPr>
                    <w:pStyle w:val="TableCellBirdsEyeDayNumber"/>
                  </w:pPr>
                  <w:r>
                    <w:t>28</w:t>
                  </w:r>
                </w:p>
              </w:tc>
              <w:tc>
                <w:tcPr>
                  <w:tcW w:w="700" w:type="pct"/>
                  <w:tcMar>
                    <w:top w:w="20" w:type="dxa"/>
                    <w:left w:w="10" w:type="dxa"/>
                    <w:bottom w:w="20" w:type="dxa"/>
                    <w:right w:w="10" w:type="dxa"/>
                  </w:tcMar>
                </w:tcPr>
                <w:p w14:paraId="5C6E0593" w14:textId="77777777" w:rsidR="001A20E6" w:rsidRDefault="00000000">
                  <w:pPr>
                    <w:pStyle w:val="TableCellBirdsEyeDayNumber"/>
                  </w:pPr>
                  <w:r>
                    <w:t>29</w:t>
                  </w:r>
                </w:p>
              </w:tc>
              <w:tc>
                <w:tcPr>
                  <w:tcW w:w="700" w:type="pct"/>
                  <w:tcMar>
                    <w:top w:w="20" w:type="dxa"/>
                    <w:left w:w="10" w:type="dxa"/>
                    <w:bottom w:w="20" w:type="dxa"/>
                    <w:right w:w="10" w:type="dxa"/>
                  </w:tcMar>
                </w:tcPr>
                <w:p w14:paraId="03D8C7C0" w14:textId="77777777" w:rsidR="001A20E6" w:rsidRDefault="00000000">
                  <w:pPr>
                    <w:pStyle w:val="TableCellBirdsEyeDayNumber"/>
                  </w:pPr>
                  <w:r>
                    <w:t>30</w:t>
                  </w:r>
                </w:p>
              </w:tc>
              <w:tc>
                <w:tcPr>
                  <w:tcW w:w="700" w:type="pct"/>
                  <w:tcMar>
                    <w:top w:w="20" w:type="dxa"/>
                    <w:left w:w="10" w:type="dxa"/>
                    <w:bottom w:w="20" w:type="dxa"/>
                    <w:right w:w="10" w:type="dxa"/>
                  </w:tcMar>
                </w:tcPr>
                <w:p w14:paraId="2E73C115" w14:textId="77777777" w:rsidR="001A20E6" w:rsidRDefault="001A20E6"/>
              </w:tc>
              <w:tc>
                <w:tcPr>
                  <w:tcW w:w="700" w:type="pct"/>
                  <w:tcMar>
                    <w:top w:w="20" w:type="dxa"/>
                    <w:left w:w="10" w:type="dxa"/>
                    <w:bottom w:w="20" w:type="dxa"/>
                    <w:right w:w="10" w:type="dxa"/>
                  </w:tcMar>
                </w:tcPr>
                <w:p w14:paraId="29C2FC2D" w14:textId="77777777" w:rsidR="001A20E6" w:rsidRDefault="001A20E6"/>
              </w:tc>
            </w:tr>
          </w:tbl>
          <w:p w14:paraId="19063838" w14:textId="77777777" w:rsidR="001A20E6" w:rsidRDefault="001A20E6"/>
        </w:tc>
        <w:tc>
          <w:tcPr>
            <w:tcW w:w="800" w:type="pct"/>
            <w:tcMar>
              <w:top w:w="100" w:type="dxa"/>
              <w:left w:w="50" w:type="dxa"/>
              <w:bottom w:w="100" w:type="dxa"/>
              <w:right w:w="50" w:type="dxa"/>
            </w:tcMar>
          </w:tcPr>
          <w:tbl>
            <w:tblPr>
              <w:tblW w:w="5000" w:type="pct"/>
              <w:tblCellMar>
                <w:left w:w="10" w:type="dxa"/>
                <w:right w:w="10" w:type="dxa"/>
              </w:tblCellMar>
              <w:tblLook w:val="04A0" w:firstRow="1" w:lastRow="0" w:firstColumn="1" w:lastColumn="0" w:noHBand="0" w:noVBand="1"/>
            </w:tblPr>
            <w:tblGrid>
              <w:gridCol w:w="201"/>
              <w:gridCol w:w="201"/>
              <w:gridCol w:w="201"/>
              <w:gridCol w:w="201"/>
              <w:gridCol w:w="200"/>
              <w:gridCol w:w="200"/>
              <w:gridCol w:w="200"/>
            </w:tblGrid>
            <w:tr w:rsidR="001A20E6" w14:paraId="4FC3704C" w14:textId="77777777">
              <w:tc>
                <w:tcPr>
                  <w:tcW w:w="700" w:type="pct"/>
                  <w:tcMar>
                    <w:top w:w="50" w:type="dxa"/>
                    <w:left w:w="20" w:type="dxa"/>
                    <w:bottom w:w="50" w:type="dxa"/>
                    <w:right w:w="20" w:type="dxa"/>
                  </w:tcMar>
                </w:tcPr>
                <w:p w14:paraId="1EA7828E" w14:textId="77777777" w:rsidR="001A20E6" w:rsidRDefault="00000000">
                  <w:pPr>
                    <w:pStyle w:val="TableCellBirdsEyeDay"/>
                  </w:pPr>
                  <w:r>
                    <w:t>S</w:t>
                  </w:r>
                </w:p>
              </w:tc>
              <w:tc>
                <w:tcPr>
                  <w:tcW w:w="700" w:type="pct"/>
                  <w:tcMar>
                    <w:top w:w="50" w:type="dxa"/>
                    <w:left w:w="20" w:type="dxa"/>
                    <w:bottom w:w="50" w:type="dxa"/>
                    <w:right w:w="20" w:type="dxa"/>
                  </w:tcMar>
                </w:tcPr>
                <w:p w14:paraId="1B483CA2" w14:textId="77777777" w:rsidR="001A20E6" w:rsidRDefault="00000000">
                  <w:pPr>
                    <w:pStyle w:val="TableCellBirdsEyeDay"/>
                  </w:pPr>
                  <w:r>
                    <w:t>M</w:t>
                  </w:r>
                </w:p>
              </w:tc>
              <w:tc>
                <w:tcPr>
                  <w:tcW w:w="700" w:type="pct"/>
                  <w:tcMar>
                    <w:top w:w="50" w:type="dxa"/>
                    <w:left w:w="20" w:type="dxa"/>
                    <w:bottom w:w="50" w:type="dxa"/>
                    <w:right w:w="20" w:type="dxa"/>
                  </w:tcMar>
                </w:tcPr>
                <w:p w14:paraId="3D4ACB6C" w14:textId="77777777" w:rsidR="001A20E6" w:rsidRDefault="00000000">
                  <w:pPr>
                    <w:pStyle w:val="TableCellBirdsEyeDay"/>
                  </w:pPr>
                  <w:r>
                    <w:t>T</w:t>
                  </w:r>
                </w:p>
              </w:tc>
              <w:tc>
                <w:tcPr>
                  <w:tcW w:w="700" w:type="pct"/>
                  <w:tcMar>
                    <w:top w:w="50" w:type="dxa"/>
                    <w:left w:w="20" w:type="dxa"/>
                    <w:bottom w:w="50" w:type="dxa"/>
                    <w:right w:w="20" w:type="dxa"/>
                  </w:tcMar>
                </w:tcPr>
                <w:p w14:paraId="796ACD64" w14:textId="77777777" w:rsidR="001A20E6" w:rsidRDefault="00000000">
                  <w:pPr>
                    <w:pStyle w:val="TableCellBirdsEyeDay"/>
                  </w:pPr>
                  <w:r>
                    <w:t>W</w:t>
                  </w:r>
                </w:p>
              </w:tc>
              <w:tc>
                <w:tcPr>
                  <w:tcW w:w="700" w:type="pct"/>
                  <w:tcMar>
                    <w:top w:w="50" w:type="dxa"/>
                    <w:left w:w="20" w:type="dxa"/>
                    <w:bottom w:w="50" w:type="dxa"/>
                    <w:right w:w="20" w:type="dxa"/>
                  </w:tcMar>
                </w:tcPr>
                <w:p w14:paraId="11566965" w14:textId="77777777" w:rsidR="001A20E6" w:rsidRDefault="00000000">
                  <w:pPr>
                    <w:pStyle w:val="TableCellBirdsEyeDay"/>
                  </w:pPr>
                  <w:r>
                    <w:t>T</w:t>
                  </w:r>
                </w:p>
              </w:tc>
              <w:tc>
                <w:tcPr>
                  <w:tcW w:w="700" w:type="pct"/>
                  <w:tcMar>
                    <w:top w:w="50" w:type="dxa"/>
                    <w:left w:w="20" w:type="dxa"/>
                    <w:bottom w:w="50" w:type="dxa"/>
                    <w:right w:w="20" w:type="dxa"/>
                  </w:tcMar>
                </w:tcPr>
                <w:p w14:paraId="3B16091B" w14:textId="77777777" w:rsidR="001A20E6" w:rsidRDefault="00000000">
                  <w:pPr>
                    <w:pStyle w:val="TableCellBirdsEyeDay"/>
                  </w:pPr>
                  <w:r>
                    <w:t>F</w:t>
                  </w:r>
                </w:p>
              </w:tc>
              <w:tc>
                <w:tcPr>
                  <w:tcW w:w="700" w:type="pct"/>
                  <w:tcMar>
                    <w:top w:w="50" w:type="dxa"/>
                    <w:left w:w="20" w:type="dxa"/>
                    <w:bottom w:w="50" w:type="dxa"/>
                    <w:right w:w="20" w:type="dxa"/>
                  </w:tcMar>
                </w:tcPr>
                <w:p w14:paraId="57681A3D" w14:textId="77777777" w:rsidR="001A20E6" w:rsidRDefault="00000000">
                  <w:pPr>
                    <w:pStyle w:val="TableCellBirdsEyeDay"/>
                  </w:pPr>
                  <w:r>
                    <w:t>S</w:t>
                  </w:r>
                </w:p>
              </w:tc>
            </w:tr>
            <w:tr w:rsidR="001A20E6" w14:paraId="417D6594" w14:textId="77777777">
              <w:tc>
                <w:tcPr>
                  <w:tcW w:w="700" w:type="pct"/>
                  <w:tcMar>
                    <w:top w:w="20" w:type="dxa"/>
                    <w:left w:w="10" w:type="dxa"/>
                    <w:bottom w:w="20" w:type="dxa"/>
                    <w:right w:w="10" w:type="dxa"/>
                  </w:tcMar>
                </w:tcPr>
                <w:p w14:paraId="17B80128" w14:textId="77777777" w:rsidR="001A20E6" w:rsidRDefault="001A20E6"/>
              </w:tc>
              <w:tc>
                <w:tcPr>
                  <w:tcW w:w="700" w:type="pct"/>
                  <w:tcMar>
                    <w:top w:w="20" w:type="dxa"/>
                    <w:left w:w="10" w:type="dxa"/>
                    <w:bottom w:w="20" w:type="dxa"/>
                    <w:right w:w="10" w:type="dxa"/>
                  </w:tcMar>
                </w:tcPr>
                <w:p w14:paraId="09112471" w14:textId="77777777" w:rsidR="001A20E6" w:rsidRDefault="001A20E6"/>
              </w:tc>
              <w:tc>
                <w:tcPr>
                  <w:tcW w:w="700" w:type="pct"/>
                  <w:tcMar>
                    <w:top w:w="20" w:type="dxa"/>
                    <w:left w:w="10" w:type="dxa"/>
                    <w:bottom w:w="20" w:type="dxa"/>
                    <w:right w:w="10" w:type="dxa"/>
                  </w:tcMar>
                </w:tcPr>
                <w:p w14:paraId="71AFAC69" w14:textId="77777777" w:rsidR="001A20E6" w:rsidRDefault="001A20E6"/>
              </w:tc>
              <w:tc>
                <w:tcPr>
                  <w:tcW w:w="700" w:type="pct"/>
                  <w:tcMar>
                    <w:top w:w="20" w:type="dxa"/>
                    <w:left w:w="10" w:type="dxa"/>
                    <w:bottom w:w="20" w:type="dxa"/>
                    <w:right w:w="10" w:type="dxa"/>
                  </w:tcMar>
                </w:tcPr>
                <w:p w14:paraId="7B761C2C" w14:textId="77777777" w:rsidR="001A20E6" w:rsidRDefault="001A20E6"/>
              </w:tc>
              <w:tc>
                <w:tcPr>
                  <w:tcW w:w="700" w:type="pct"/>
                  <w:tcMar>
                    <w:top w:w="20" w:type="dxa"/>
                    <w:left w:w="10" w:type="dxa"/>
                    <w:bottom w:w="20" w:type="dxa"/>
                    <w:right w:w="10" w:type="dxa"/>
                  </w:tcMar>
                </w:tcPr>
                <w:p w14:paraId="7D23B0B4" w14:textId="77777777" w:rsidR="001A20E6" w:rsidRDefault="001A20E6"/>
              </w:tc>
              <w:tc>
                <w:tcPr>
                  <w:tcW w:w="700" w:type="pct"/>
                  <w:tcMar>
                    <w:top w:w="20" w:type="dxa"/>
                    <w:left w:w="10" w:type="dxa"/>
                    <w:bottom w:w="20" w:type="dxa"/>
                    <w:right w:w="10" w:type="dxa"/>
                  </w:tcMar>
                </w:tcPr>
                <w:p w14:paraId="5D3ED8CF" w14:textId="77777777" w:rsidR="001A20E6" w:rsidRDefault="00000000">
                  <w:pPr>
                    <w:pStyle w:val="TableCellBirdsEyeDayNumber"/>
                  </w:pPr>
                  <w:r>
                    <w:t>1</w:t>
                  </w:r>
                </w:p>
              </w:tc>
              <w:tc>
                <w:tcPr>
                  <w:tcW w:w="700" w:type="pct"/>
                  <w:tcMar>
                    <w:top w:w="20" w:type="dxa"/>
                    <w:left w:w="10" w:type="dxa"/>
                    <w:bottom w:w="20" w:type="dxa"/>
                    <w:right w:w="10" w:type="dxa"/>
                  </w:tcMar>
                </w:tcPr>
                <w:p w14:paraId="4F105AEF" w14:textId="77777777" w:rsidR="001A20E6" w:rsidRDefault="00000000">
                  <w:pPr>
                    <w:pStyle w:val="TableCellBirdsEyeDayNumber"/>
                  </w:pPr>
                  <w:r>
                    <w:t>2</w:t>
                  </w:r>
                </w:p>
              </w:tc>
            </w:tr>
            <w:tr w:rsidR="001A20E6" w14:paraId="7FC6F127" w14:textId="77777777">
              <w:tc>
                <w:tcPr>
                  <w:tcW w:w="700" w:type="pct"/>
                  <w:tcMar>
                    <w:top w:w="20" w:type="dxa"/>
                    <w:left w:w="10" w:type="dxa"/>
                    <w:bottom w:w="20" w:type="dxa"/>
                    <w:right w:w="10" w:type="dxa"/>
                  </w:tcMar>
                </w:tcPr>
                <w:p w14:paraId="02AEC80B" w14:textId="77777777" w:rsidR="001A20E6" w:rsidRDefault="00000000">
                  <w:pPr>
                    <w:pStyle w:val="TableCellBirdsEyeDayNumber"/>
                  </w:pPr>
                  <w:r>
                    <w:t>3</w:t>
                  </w:r>
                </w:p>
              </w:tc>
              <w:tc>
                <w:tcPr>
                  <w:tcW w:w="700" w:type="pct"/>
                  <w:tcMar>
                    <w:top w:w="20" w:type="dxa"/>
                    <w:left w:w="10" w:type="dxa"/>
                    <w:bottom w:w="20" w:type="dxa"/>
                    <w:right w:w="10" w:type="dxa"/>
                  </w:tcMar>
                </w:tcPr>
                <w:p w14:paraId="063D0958" w14:textId="77777777" w:rsidR="001A20E6" w:rsidRDefault="00000000">
                  <w:pPr>
                    <w:pStyle w:val="TableCellBirdsEyeDayNumber"/>
                  </w:pPr>
                  <w:r>
                    <w:t>4</w:t>
                  </w:r>
                </w:p>
              </w:tc>
              <w:tc>
                <w:tcPr>
                  <w:tcW w:w="700" w:type="pct"/>
                  <w:tcMar>
                    <w:top w:w="20" w:type="dxa"/>
                    <w:left w:w="10" w:type="dxa"/>
                    <w:bottom w:w="20" w:type="dxa"/>
                    <w:right w:w="10" w:type="dxa"/>
                  </w:tcMar>
                </w:tcPr>
                <w:p w14:paraId="6E9C230D" w14:textId="77777777" w:rsidR="001A20E6" w:rsidRDefault="00000000">
                  <w:pPr>
                    <w:pStyle w:val="TableCellBirdsEyeDayNumber"/>
                  </w:pPr>
                  <w:r>
                    <w:t>5</w:t>
                  </w:r>
                </w:p>
              </w:tc>
              <w:tc>
                <w:tcPr>
                  <w:tcW w:w="700" w:type="pct"/>
                  <w:tcMar>
                    <w:top w:w="20" w:type="dxa"/>
                    <w:left w:w="10" w:type="dxa"/>
                    <w:bottom w:w="20" w:type="dxa"/>
                    <w:right w:w="10" w:type="dxa"/>
                  </w:tcMar>
                </w:tcPr>
                <w:p w14:paraId="76F98F65" w14:textId="77777777" w:rsidR="001A20E6" w:rsidRDefault="00000000">
                  <w:pPr>
                    <w:pStyle w:val="TableCellBirdsEyeDayNumber"/>
                  </w:pPr>
                  <w:r>
                    <w:t>6</w:t>
                  </w:r>
                </w:p>
              </w:tc>
              <w:tc>
                <w:tcPr>
                  <w:tcW w:w="700" w:type="pct"/>
                  <w:tcMar>
                    <w:top w:w="20" w:type="dxa"/>
                    <w:left w:w="10" w:type="dxa"/>
                    <w:bottom w:w="20" w:type="dxa"/>
                    <w:right w:w="10" w:type="dxa"/>
                  </w:tcMar>
                </w:tcPr>
                <w:p w14:paraId="5EFEFA9E" w14:textId="77777777" w:rsidR="001A20E6" w:rsidRDefault="00000000">
                  <w:pPr>
                    <w:pStyle w:val="TableCellBirdsEyeDayNumber"/>
                  </w:pPr>
                  <w:r>
                    <w:t>7</w:t>
                  </w:r>
                </w:p>
              </w:tc>
              <w:tc>
                <w:tcPr>
                  <w:tcW w:w="700" w:type="pct"/>
                  <w:tcMar>
                    <w:top w:w="20" w:type="dxa"/>
                    <w:left w:w="10" w:type="dxa"/>
                    <w:bottom w:w="20" w:type="dxa"/>
                    <w:right w:w="10" w:type="dxa"/>
                  </w:tcMar>
                </w:tcPr>
                <w:p w14:paraId="76E17302" w14:textId="77777777" w:rsidR="001A20E6" w:rsidRDefault="00000000">
                  <w:pPr>
                    <w:pStyle w:val="TableCellBirdsEyeDayNumber"/>
                  </w:pPr>
                  <w:r>
                    <w:t>8</w:t>
                  </w:r>
                </w:p>
              </w:tc>
              <w:tc>
                <w:tcPr>
                  <w:tcW w:w="700" w:type="pct"/>
                  <w:tcMar>
                    <w:top w:w="20" w:type="dxa"/>
                    <w:left w:w="10" w:type="dxa"/>
                    <w:bottom w:w="20" w:type="dxa"/>
                    <w:right w:w="10" w:type="dxa"/>
                  </w:tcMar>
                </w:tcPr>
                <w:p w14:paraId="42061E58" w14:textId="77777777" w:rsidR="001A20E6" w:rsidRDefault="00000000">
                  <w:pPr>
                    <w:pStyle w:val="TableCellBirdsEyeDayNumber"/>
                  </w:pPr>
                  <w:r>
                    <w:t>9</w:t>
                  </w:r>
                </w:p>
              </w:tc>
            </w:tr>
            <w:tr w:rsidR="001A20E6" w14:paraId="4AFD65F8" w14:textId="77777777">
              <w:tc>
                <w:tcPr>
                  <w:tcW w:w="700" w:type="pct"/>
                  <w:tcMar>
                    <w:top w:w="20" w:type="dxa"/>
                    <w:left w:w="10" w:type="dxa"/>
                    <w:bottom w:w="20" w:type="dxa"/>
                    <w:right w:w="10" w:type="dxa"/>
                  </w:tcMar>
                </w:tcPr>
                <w:p w14:paraId="0E1E678C" w14:textId="77777777" w:rsidR="001A20E6" w:rsidRDefault="00000000">
                  <w:pPr>
                    <w:pStyle w:val="TableCellBirdsEyeDayNumber"/>
                  </w:pPr>
                  <w:r>
                    <w:t>10</w:t>
                  </w:r>
                </w:p>
              </w:tc>
              <w:tc>
                <w:tcPr>
                  <w:tcW w:w="700" w:type="pct"/>
                  <w:tcMar>
                    <w:top w:w="20" w:type="dxa"/>
                    <w:left w:w="10" w:type="dxa"/>
                    <w:bottom w:w="20" w:type="dxa"/>
                    <w:right w:w="10" w:type="dxa"/>
                  </w:tcMar>
                </w:tcPr>
                <w:p w14:paraId="3F771B6F" w14:textId="77777777" w:rsidR="001A20E6" w:rsidRDefault="00000000">
                  <w:pPr>
                    <w:pStyle w:val="TableCellBirdsEyeDayNumber"/>
                  </w:pPr>
                  <w:r>
                    <w:t>11</w:t>
                  </w:r>
                </w:p>
              </w:tc>
              <w:tc>
                <w:tcPr>
                  <w:tcW w:w="700" w:type="pct"/>
                  <w:tcMar>
                    <w:top w:w="20" w:type="dxa"/>
                    <w:left w:w="10" w:type="dxa"/>
                    <w:bottom w:w="20" w:type="dxa"/>
                    <w:right w:w="10" w:type="dxa"/>
                  </w:tcMar>
                </w:tcPr>
                <w:p w14:paraId="5764464B" w14:textId="77777777" w:rsidR="001A20E6" w:rsidRDefault="00000000">
                  <w:pPr>
                    <w:pStyle w:val="TableCellBirdsEyeDayNumber"/>
                  </w:pPr>
                  <w:r>
                    <w:t>12</w:t>
                  </w:r>
                </w:p>
              </w:tc>
              <w:tc>
                <w:tcPr>
                  <w:tcW w:w="700" w:type="pct"/>
                  <w:tcMar>
                    <w:top w:w="20" w:type="dxa"/>
                    <w:left w:w="10" w:type="dxa"/>
                    <w:bottom w:w="20" w:type="dxa"/>
                    <w:right w:w="10" w:type="dxa"/>
                  </w:tcMar>
                </w:tcPr>
                <w:p w14:paraId="3CE98456" w14:textId="77777777" w:rsidR="001A20E6" w:rsidRDefault="00000000">
                  <w:pPr>
                    <w:pStyle w:val="TableCellBirdsEyeDayNumber"/>
                  </w:pPr>
                  <w:r>
                    <w:t>13</w:t>
                  </w:r>
                </w:p>
              </w:tc>
              <w:tc>
                <w:tcPr>
                  <w:tcW w:w="700" w:type="pct"/>
                  <w:tcMar>
                    <w:top w:w="20" w:type="dxa"/>
                    <w:left w:w="10" w:type="dxa"/>
                    <w:bottom w:w="20" w:type="dxa"/>
                    <w:right w:w="10" w:type="dxa"/>
                  </w:tcMar>
                </w:tcPr>
                <w:p w14:paraId="6586AFF5" w14:textId="77777777" w:rsidR="001A20E6" w:rsidRDefault="00000000">
                  <w:pPr>
                    <w:pStyle w:val="TableCellBirdsEyeDayNumber"/>
                  </w:pPr>
                  <w:r>
                    <w:t>14</w:t>
                  </w:r>
                </w:p>
              </w:tc>
              <w:tc>
                <w:tcPr>
                  <w:tcW w:w="700" w:type="pct"/>
                  <w:tcMar>
                    <w:top w:w="20" w:type="dxa"/>
                    <w:left w:w="10" w:type="dxa"/>
                    <w:bottom w:w="20" w:type="dxa"/>
                    <w:right w:w="10" w:type="dxa"/>
                  </w:tcMar>
                </w:tcPr>
                <w:p w14:paraId="7B19263D" w14:textId="77777777" w:rsidR="001A20E6" w:rsidRDefault="00000000">
                  <w:pPr>
                    <w:pStyle w:val="TableCellBirdsEyeDayNumber"/>
                  </w:pPr>
                  <w:r>
                    <w:t>15</w:t>
                  </w:r>
                </w:p>
              </w:tc>
              <w:tc>
                <w:tcPr>
                  <w:tcW w:w="700" w:type="pct"/>
                  <w:tcMar>
                    <w:top w:w="20" w:type="dxa"/>
                    <w:left w:w="10" w:type="dxa"/>
                    <w:bottom w:w="20" w:type="dxa"/>
                    <w:right w:w="10" w:type="dxa"/>
                  </w:tcMar>
                </w:tcPr>
                <w:p w14:paraId="0EDCE301" w14:textId="77777777" w:rsidR="001A20E6" w:rsidRDefault="00000000">
                  <w:pPr>
                    <w:pStyle w:val="TableCellBirdsEyeDayNumber"/>
                  </w:pPr>
                  <w:r>
                    <w:t>16</w:t>
                  </w:r>
                </w:p>
              </w:tc>
            </w:tr>
            <w:tr w:rsidR="001A20E6" w14:paraId="160A6989" w14:textId="77777777">
              <w:tc>
                <w:tcPr>
                  <w:tcW w:w="700" w:type="pct"/>
                  <w:tcMar>
                    <w:top w:w="20" w:type="dxa"/>
                    <w:left w:w="10" w:type="dxa"/>
                    <w:bottom w:w="20" w:type="dxa"/>
                    <w:right w:w="10" w:type="dxa"/>
                  </w:tcMar>
                </w:tcPr>
                <w:p w14:paraId="763DB54E" w14:textId="77777777" w:rsidR="001A20E6" w:rsidRDefault="00000000">
                  <w:pPr>
                    <w:pStyle w:val="TableCellBirdsEyeDayNumber"/>
                  </w:pPr>
                  <w:r>
                    <w:t>17</w:t>
                  </w:r>
                </w:p>
              </w:tc>
              <w:tc>
                <w:tcPr>
                  <w:tcW w:w="700" w:type="pct"/>
                  <w:tcMar>
                    <w:top w:w="20" w:type="dxa"/>
                    <w:left w:w="10" w:type="dxa"/>
                    <w:bottom w:w="20" w:type="dxa"/>
                    <w:right w:w="10" w:type="dxa"/>
                  </w:tcMar>
                </w:tcPr>
                <w:p w14:paraId="386165DA" w14:textId="77777777" w:rsidR="001A20E6" w:rsidRDefault="00000000">
                  <w:pPr>
                    <w:pStyle w:val="TableCellBirdsEyeDayNumber"/>
                  </w:pPr>
                  <w:r>
                    <w:t>18</w:t>
                  </w:r>
                </w:p>
              </w:tc>
              <w:tc>
                <w:tcPr>
                  <w:tcW w:w="700" w:type="pct"/>
                  <w:tcMar>
                    <w:top w:w="20" w:type="dxa"/>
                    <w:left w:w="10" w:type="dxa"/>
                    <w:bottom w:w="20" w:type="dxa"/>
                    <w:right w:w="10" w:type="dxa"/>
                  </w:tcMar>
                </w:tcPr>
                <w:p w14:paraId="0B8D210F" w14:textId="77777777" w:rsidR="001A20E6" w:rsidRDefault="00000000">
                  <w:pPr>
                    <w:pStyle w:val="TableCellBirdsEyeDayNumber"/>
                  </w:pPr>
                  <w:r>
                    <w:t>19</w:t>
                  </w:r>
                </w:p>
              </w:tc>
              <w:tc>
                <w:tcPr>
                  <w:tcW w:w="700" w:type="pct"/>
                  <w:tcMar>
                    <w:top w:w="20" w:type="dxa"/>
                    <w:left w:w="10" w:type="dxa"/>
                    <w:bottom w:w="20" w:type="dxa"/>
                    <w:right w:w="10" w:type="dxa"/>
                  </w:tcMar>
                </w:tcPr>
                <w:p w14:paraId="4039ED27" w14:textId="77777777" w:rsidR="001A20E6" w:rsidRDefault="00000000">
                  <w:pPr>
                    <w:pStyle w:val="TableCellBirdsEyeDayNumber"/>
                  </w:pPr>
                  <w:r>
                    <w:t>20</w:t>
                  </w:r>
                </w:p>
              </w:tc>
              <w:tc>
                <w:tcPr>
                  <w:tcW w:w="700" w:type="pct"/>
                  <w:tcMar>
                    <w:top w:w="20" w:type="dxa"/>
                    <w:left w:w="10" w:type="dxa"/>
                    <w:bottom w:w="20" w:type="dxa"/>
                    <w:right w:w="10" w:type="dxa"/>
                  </w:tcMar>
                </w:tcPr>
                <w:p w14:paraId="094BCD8F" w14:textId="77777777" w:rsidR="001A20E6" w:rsidRDefault="00000000">
                  <w:pPr>
                    <w:pStyle w:val="TableCellBirdsEyeDayNumber"/>
                  </w:pPr>
                  <w:r>
                    <w:t>21</w:t>
                  </w:r>
                </w:p>
              </w:tc>
              <w:tc>
                <w:tcPr>
                  <w:tcW w:w="700" w:type="pct"/>
                  <w:tcMar>
                    <w:top w:w="20" w:type="dxa"/>
                    <w:left w:w="10" w:type="dxa"/>
                    <w:bottom w:w="20" w:type="dxa"/>
                    <w:right w:w="10" w:type="dxa"/>
                  </w:tcMar>
                </w:tcPr>
                <w:p w14:paraId="3C199900" w14:textId="77777777" w:rsidR="001A20E6" w:rsidRDefault="00000000">
                  <w:pPr>
                    <w:pStyle w:val="TableCellBirdsEyeDayNumber"/>
                  </w:pPr>
                  <w:r>
                    <w:t>22</w:t>
                  </w:r>
                </w:p>
              </w:tc>
              <w:tc>
                <w:tcPr>
                  <w:tcW w:w="700" w:type="pct"/>
                  <w:tcMar>
                    <w:top w:w="20" w:type="dxa"/>
                    <w:left w:w="10" w:type="dxa"/>
                    <w:bottom w:w="20" w:type="dxa"/>
                    <w:right w:w="10" w:type="dxa"/>
                  </w:tcMar>
                </w:tcPr>
                <w:p w14:paraId="3D0F7BBA" w14:textId="77777777" w:rsidR="001A20E6" w:rsidRDefault="00000000">
                  <w:pPr>
                    <w:pStyle w:val="TableCellBirdsEyeDayNumber"/>
                  </w:pPr>
                  <w:r>
                    <w:t>23</w:t>
                  </w:r>
                </w:p>
              </w:tc>
            </w:tr>
            <w:tr w:rsidR="001A20E6" w14:paraId="03A17D6E" w14:textId="77777777">
              <w:tc>
                <w:tcPr>
                  <w:tcW w:w="700" w:type="pct"/>
                  <w:tcMar>
                    <w:top w:w="20" w:type="dxa"/>
                    <w:left w:w="10" w:type="dxa"/>
                    <w:bottom w:w="20" w:type="dxa"/>
                    <w:right w:w="10" w:type="dxa"/>
                  </w:tcMar>
                </w:tcPr>
                <w:p w14:paraId="287F73E1" w14:textId="77777777" w:rsidR="001A20E6" w:rsidRDefault="00000000">
                  <w:pPr>
                    <w:pStyle w:val="TableCellBirdsEyeDayNumber"/>
                  </w:pPr>
                  <w:r>
                    <w:t>24</w:t>
                  </w:r>
                </w:p>
              </w:tc>
              <w:tc>
                <w:tcPr>
                  <w:tcW w:w="700" w:type="pct"/>
                  <w:tcMar>
                    <w:top w:w="20" w:type="dxa"/>
                    <w:left w:w="10" w:type="dxa"/>
                    <w:bottom w:w="20" w:type="dxa"/>
                    <w:right w:w="10" w:type="dxa"/>
                  </w:tcMar>
                </w:tcPr>
                <w:p w14:paraId="3C8D40AD" w14:textId="77777777" w:rsidR="001A20E6" w:rsidRDefault="00000000">
                  <w:pPr>
                    <w:pStyle w:val="TableCellBirdsEyeDayNumber"/>
                  </w:pPr>
                  <w:r>
                    <w:t>25</w:t>
                  </w:r>
                </w:p>
              </w:tc>
              <w:tc>
                <w:tcPr>
                  <w:tcW w:w="700" w:type="pct"/>
                  <w:tcMar>
                    <w:top w:w="20" w:type="dxa"/>
                    <w:left w:w="10" w:type="dxa"/>
                    <w:bottom w:w="20" w:type="dxa"/>
                    <w:right w:w="10" w:type="dxa"/>
                  </w:tcMar>
                </w:tcPr>
                <w:p w14:paraId="11F700B2" w14:textId="77777777" w:rsidR="001A20E6" w:rsidRDefault="00000000">
                  <w:pPr>
                    <w:pStyle w:val="TableCellBirdsEyeDayNumber"/>
                  </w:pPr>
                  <w:r>
                    <w:t>26</w:t>
                  </w:r>
                </w:p>
              </w:tc>
              <w:tc>
                <w:tcPr>
                  <w:tcW w:w="700" w:type="pct"/>
                  <w:tcMar>
                    <w:top w:w="20" w:type="dxa"/>
                    <w:left w:w="10" w:type="dxa"/>
                    <w:bottom w:w="20" w:type="dxa"/>
                    <w:right w:w="10" w:type="dxa"/>
                  </w:tcMar>
                </w:tcPr>
                <w:p w14:paraId="4BE269F4" w14:textId="77777777" w:rsidR="001A20E6" w:rsidRDefault="00000000">
                  <w:pPr>
                    <w:pStyle w:val="TableCellBirdsEyeDayNumber"/>
                  </w:pPr>
                  <w:r>
                    <w:t>27</w:t>
                  </w:r>
                </w:p>
              </w:tc>
              <w:tc>
                <w:tcPr>
                  <w:tcW w:w="700" w:type="pct"/>
                  <w:tcMar>
                    <w:top w:w="20" w:type="dxa"/>
                    <w:left w:w="10" w:type="dxa"/>
                    <w:bottom w:w="20" w:type="dxa"/>
                    <w:right w:w="10" w:type="dxa"/>
                  </w:tcMar>
                </w:tcPr>
                <w:p w14:paraId="4807A5CF" w14:textId="77777777" w:rsidR="001A20E6" w:rsidRDefault="00000000">
                  <w:pPr>
                    <w:pStyle w:val="TableCellBirdsEyeDayNumber"/>
                  </w:pPr>
                  <w:r>
                    <w:t>28</w:t>
                  </w:r>
                </w:p>
              </w:tc>
              <w:tc>
                <w:tcPr>
                  <w:tcW w:w="700" w:type="pct"/>
                  <w:tcMar>
                    <w:top w:w="20" w:type="dxa"/>
                    <w:left w:w="10" w:type="dxa"/>
                    <w:bottom w:w="20" w:type="dxa"/>
                    <w:right w:w="10" w:type="dxa"/>
                  </w:tcMar>
                </w:tcPr>
                <w:p w14:paraId="6870CCD0" w14:textId="77777777" w:rsidR="001A20E6" w:rsidRDefault="00000000">
                  <w:pPr>
                    <w:pStyle w:val="TableCellBirdsEyeDayNumber"/>
                  </w:pPr>
                  <w:r>
                    <w:t>29</w:t>
                  </w:r>
                </w:p>
              </w:tc>
              <w:tc>
                <w:tcPr>
                  <w:tcW w:w="700" w:type="pct"/>
                  <w:tcMar>
                    <w:top w:w="20" w:type="dxa"/>
                    <w:left w:w="10" w:type="dxa"/>
                    <w:bottom w:w="20" w:type="dxa"/>
                    <w:right w:w="10" w:type="dxa"/>
                  </w:tcMar>
                </w:tcPr>
                <w:p w14:paraId="4A6E46DE" w14:textId="77777777" w:rsidR="001A20E6" w:rsidRDefault="00000000">
                  <w:pPr>
                    <w:pStyle w:val="TableCellBirdsEyeDayNumber"/>
                  </w:pPr>
                  <w:r>
                    <w:t>30</w:t>
                  </w:r>
                </w:p>
              </w:tc>
            </w:tr>
            <w:tr w:rsidR="001A20E6" w14:paraId="5EB229AC" w14:textId="77777777">
              <w:tc>
                <w:tcPr>
                  <w:tcW w:w="700" w:type="pct"/>
                  <w:tcMar>
                    <w:top w:w="20" w:type="dxa"/>
                    <w:left w:w="10" w:type="dxa"/>
                    <w:bottom w:w="20" w:type="dxa"/>
                    <w:right w:w="10" w:type="dxa"/>
                  </w:tcMar>
                </w:tcPr>
                <w:p w14:paraId="6555A313" w14:textId="77777777" w:rsidR="001A20E6" w:rsidRDefault="00000000">
                  <w:pPr>
                    <w:pStyle w:val="TableCellBirdsEyeDayNumber"/>
                  </w:pPr>
                  <w:r>
                    <w:t>31</w:t>
                  </w:r>
                </w:p>
              </w:tc>
              <w:tc>
                <w:tcPr>
                  <w:tcW w:w="700" w:type="pct"/>
                  <w:tcMar>
                    <w:top w:w="20" w:type="dxa"/>
                    <w:left w:w="10" w:type="dxa"/>
                    <w:bottom w:w="20" w:type="dxa"/>
                    <w:right w:w="10" w:type="dxa"/>
                  </w:tcMar>
                </w:tcPr>
                <w:p w14:paraId="215DFFFF" w14:textId="77777777" w:rsidR="001A20E6" w:rsidRDefault="001A20E6"/>
              </w:tc>
              <w:tc>
                <w:tcPr>
                  <w:tcW w:w="700" w:type="pct"/>
                  <w:tcMar>
                    <w:top w:w="20" w:type="dxa"/>
                    <w:left w:w="10" w:type="dxa"/>
                    <w:bottom w:w="20" w:type="dxa"/>
                    <w:right w:w="10" w:type="dxa"/>
                  </w:tcMar>
                </w:tcPr>
                <w:p w14:paraId="2E32A949" w14:textId="77777777" w:rsidR="001A20E6" w:rsidRDefault="001A20E6"/>
              </w:tc>
              <w:tc>
                <w:tcPr>
                  <w:tcW w:w="700" w:type="pct"/>
                  <w:tcMar>
                    <w:top w:w="20" w:type="dxa"/>
                    <w:left w:w="10" w:type="dxa"/>
                    <w:bottom w:w="20" w:type="dxa"/>
                    <w:right w:w="10" w:type="dxa"/>
                  </w:tcMar>
                </w:tcPr>
                <w:p w14:paraId="68953294" w14:textId="77777777" w:rsidR="001A20E6" w:rsidRDefault="001A20E6"/>
              </w:tc>
              <w:tc>
                <w:tcPr>
                  <w:tcW w:w="700" w:type="pct"/>
                  <w:tcMar>
                    <w:top w:w="20" w:type="dxa"/>
                    <w:left w:w="10" w:type="dxa"/>
                    <w:bottom w:w="20" w:type="dxa"/>
                    <w:right w:w="10" w:type="dxa"/>
                  </w:tcMar>
                </w:tcPr>
                <w:p w14:paraId="3EC24888" w14:textId="77777777" w:rsidR="001A20E6" w:rsidRDefault="001A20E6"/>
              </w:tc>
              <w:tc>
                <w:tcPr>
                  <w:tcW w:w="700" w:type="pct"/>
                  <w:tcMar>
                    <w:top w:w="20" w:type="dxa"/>
                    <w:left w:w="10" w:type="dxa"/>
                    <w:bottom w:w="20" w:type="dxa"/>
                    <w:right w:w="10" w:type="dxa"/>
                  </w:tcMar>
                </w:tcPr>
                <w:p w14:paraId="3E657168" w14:textId="77777777" w:rsidR="001A20E6" w:rsidRDefault="001A20E6"/>
              </w:tc>
              <w:tc>
                <w:tcPr>
                  <w:tcW w:w="700" w:type="pct"/>
                  <w:tcMar>
                    <w:top w:w="20" w:type="dxa"/>
                    <w:left w:w="10" w:type="dxa"/>
                    <w:bottom w:w="20" w:type="dxa"/>
                    <w:right w:w="10" w:type="dxa"/>
                  </w:tcMar>
                </w:tcPr>
                <w:p w14:paraId="54BC811D" w14:textId="77777777" w:rsidR="001A20E6" w:rsidRDefault="001A20E6"/>
              </w:tc>
            </w:tr>
          </w:tbl>
          <w:p w14:paraId="73F59A27" w14:textId="77777777" w:rsidR="001A20E6" w:rsidRDefault="001A20E6"/>
        </w:tc>
        <w:tc>
          <w:tcPr>
            <w:tcW w:w="800" w:type="pct"/>
            <w:tcMar>
              <w:top w:w="100" w:type="dxa"/>
              <w:left w:w="50" w:type="dxa"/>
              <w:bottom w:w="100" w:type="dxa"/>
              <w:right w:w="50" w:type="dxa"/>
            </w:tcMar>
          </w:tcPr>
          <w:tbl>
            <w:tblPr>
              <w:tblW w:w="5000" w:type="pct"/>
              <w:tblCellMar>
                <w:left w:w="10" w:type="dxa"/>
                <w:right w:w="10" w:type="dxa"/>
              </w:tblCellMar>
              <w:tblLook w:val="04A0" w:firstRow="1" w:lastRow="0" w:firstColumn="1" w:lastColumn="0" w:noHBand="0" w:noVBand="1"/>
            </w:tblPr>
            <w:tblGrid>
              <w:gridCol w:w="201"/>
              <w:gridCol w:w="201"/>
              <w:gridCol w:w="201"/>
              <w:gridCol w:w="201"/>
              <w:gridCol w:w="200"/>
              <w:gridCol w:w="200"/>
              <w:gridCol w:w="200"/>
            </w:tblGrid>
            <w:tr w:rsidR="001A20E6" w14:paraId="5FAE316B" w14:textId="77777777">
              <w:tc>
                <w:tcPr>
                  <w:tcW w:w="700" w:type="pct"/>
                  <w:tcMar>
                    <w:top w:w="50" w:type="dxa"/>
                    <w:left w:w="20" w:type="dxa"/>
                    <w:bottom w:w="50" w:type="dxa"/>
                    <w:right w:w="20" w:type="dxa"/>
                  </w:tcMar>
                </w:tcPr>
                <w:p w14:paraId="3027AEDF" w14:textId="77777777" w:rsidR="001A20E6" w:rsidRDefault="00000000">
                  <w:pPr>
                    <w:pStyle w:val="TableCellBirdsEyeDay"/>
                  </w:pPr>
                  <w:r>
                    <w:t>S</w:t>
                  </w:r>
                </w:p>
              </w:tc>
              <w:tc>
                <w:tcPr>
                  <w:tcW w:w="700" w:type="pct"/>
                  <w:tcMar>
                    <w:top w:w="50" w:type="dxa"/>
                    <w:left w:w="20" w:type="dxa"/>
                    <w:bottom w:w="50" w:type="dxa"/>
                    <w:right w:w="20" w:type="dxa"/>
                  </w:tcMar>
                </w:tcPr>
                <w:p w14:paraId="7D6C7FA5" w14:textId="77777777" w:rsidR="001A20E6" w:rsidRDefault="00000000">
                  <w:pPr>
                    <w:pStyle w:val="TableCellBirdsEyeDay"/>
                  </w:pPr>
                  <w:r>
                    <w:t>M</w:t>
                  </w:r>
                </w:p>
              </w:tc>
              <w:tc>
                <w:tcPr>
                  <w:tcW w:w="700" w:type="pct"/>
                  <w:tcMar>
                    <w:top w:w="50" w:type="dxa"/>
                    <w:left w:w="20" w:type="dxa"/>
                    <w:bottom w:w="50" w:type="dxa"/>
                    <w:right w:w="20" w:type="dxa"/>
                  </w:tcMar>
                </w:tcPr>
                <w:p w14:paraId="4669C697" w14:textId="77777777" w:rsidR="001A20E6" w:rsidRDefault="00000000">
                  <w:pPr>
                    <w:pStyle w:val="TableCellBirdsEyeDay"/>
                  </w:pPr>
                  <w:r>
                    <w:t>T</w:t>
                  </w:r>
                </w:p>
              </w:tc>
              <w:tc>
                <w:tcPr>
                  <w:tcW w:w="700" w:type="pct"/>
                  <w:tcMar>
                    <w:top w:w="50" w:type="dxa"/>
                    <w:left w:w="20" w:type="dxa"/>
                    <w:bottom w:w="50" w:type="dxa"/>
                    <w:right w:w="20" w:type="dxa"/>
                  </w:tcMar>
                </w:tcPr>
                <w:p w14:paraId="62F46D0A" w14:textId="77777777" w:rsidR="001A20E6" w:rsidRDefault="00000000">
                  <w:pPr>
                    <w:pStyle w:val="TableCellBirdsEyeDay"/>
                  </w:pPr>
                  <w:r>
                    <w:t>W</w:t>
                  </w:r>
                </w:p>
              </w:tc>
              <w:tc>
                <w:tcPr>
                  <w:tcW w:w="700" w:type="pct"/>
                  <w:tcMar>
                    <w:top w:w="50" w:type="dxa"/>
                    <w:left w:w="20" w:type="dxa"/>
                    <w:bottom w:w="50" w:type="dxa"/>
                    <w:right w:w="20" w:type="dxa"/>
                  </w:tcMar>
                </w:tcPr>
                <w:p w14:paraId="5607FED5" w14:textId="77777777" w:rsidR="001A20E6" w:rsidRDefault="00000000">
                  <w:pPr>
                    <w:pStyle w:val="TableCellBirdsEyeDay"/>
                  </w:pPr>
                  <w:r>
                    <w:t>T</w:t>
                  </w:r>
                </w:p>
              </w:tc>
              <w:tc>
                <w:tcPr>
                  <w:tcW w:w="700" w:type="pct"/>
                  <w:tcMar>
                    <w:top w:w="50" w:type="dxa"/>
                    <w:left w:w="20" w:type="dxa"/>
                    <w:bottom w:w="50" w:type="dxa"/>
                    <w:right w:w="20" w:type="dxa"/>
                  </w:tcMar>
                </w:tcPr>
                <w:p w14:paraId="0BC8284B" w14:textId="77777777" w:rsidR="001A20E6" w:rsidRDefault="00000000">
                  <w:pPr>
                    <w:pStyle w:val="TableCellBirdsEyeDay"/>
                  </w:pPr>
                  <w:r>
                    <w:t>F</w:t>
                  </w:r>
                </w:p>
              </w:tc>
              <w:tc>
                <w:tcPr>
                  <w:tcW w:w="700" w:type="pct"/>
                  <w:tcMar>
                    <w:top w:w="50" w:type="dxa"/>
                    <w:left w:w="20" w:type="dxa"/>
                    <w:bottom w:w="50" w:type="dxa"/>
                    <w:right w:w="20" w:type="dxa"/>
                  </w:tcMar>
                </w:tcPr>
                <w:p w14:paraId="18BE82D7" w14:textId="77777777" w:rsidR="001A20E6" w:rsidRDefault="00000000">
                  <w:pPr>
                    <w:pStyle w:val="TableCellBirdsEyeDay"/>
                  </w:pPr>
                  <w:r>
                    <w:t>S</w:t>
                  </w:r>
                </w:p>
              </w:tc>
            </w:tr>
            <w:tr w:rsidR="001A20E6" w14:paraId="2F68F331" w14:textId="77777777">
              <w:tc>
                <w:tcPr>
                  <w:tcW w:w="700" w:type="pct"/>
                  <w:tcMar>
                    <w:top w:w="20" w:type="dxa"/>
                    <w:left w:w="10" w:type="dxa"/>
                    <w:bottom w:w="20" w:type="dxa"/>
                    <w:right w:w="10" w:type="dxa"/>
                  </w:tcMar>
                </w:tcPr>
                <w:p w14:paraId="38AAC25E" w14:textId="77777777" w:rsidR="001A20E6" w:rsidRDefault="001A20E6"/>
              </w:tc>
              <w:tc>
                <w:tcPr>
                  <w:tcW w:w="700" w:type="pct"/>
                  <w:tcMar>
                    <w:top w:w="20" w:type="dxa"/>
                    <w:left w:w="10" w:type="dxa"/>
                    <w:bottom w:w="20" w:type="dxa"/>
                    <w:right w:w="10" w:type="dxa"/>
                  </w:tcMar>
                </w:tcPr>
                <w:p w14:paraId="09EF6A97" w14:textId="77777777" w:rsidR="001A20E6" w:rsidRDefault="00000000">
                  <w:pPr>
                    <w:pStyle w:val="TableCellBirdsEyeDayNumber"/>
                  </w:pPr>
                  <w:r>
                    <w:t>1</w:t>
                  </w:r>
                </w:p>
              </w:tc>
              <w:tc>
                <w:tcPr>
                  <w:tcW w:w="700" w:type="pct"/>
                  <w:tcMar>
                    <w:top w:w="20" w:type="dxa"/>
                    <w:left w:w="10" w:type="dxa"/>
                    <w:bottom w:w="20" w:type="dxa"/>
                    <w:right w:w="10" w:type="dxa"/>
                  </w:tcMar>
                </w:tcPr>
                <w:p w14:paraId="40D8DF8C" w14:textId="77777777" w:rsidR="001A20E6" w:rsidRDefault="00000000">
                  <w:pPr>
                    <w:pStyle w:val="TableCellBirdsEyeDayNumber"/>
                  </w:pPr>
                  <w:r>
                    <w:t>2</w:t>
                  </w:r>
                </w:p>
              </w:tc>
              <w:tc>
                <w:tcPr>
                  <w:tcW w:w="700" w:type="pct"/>
                  <w:tcMar>
                    <w:top w:w="20" w:type="dxa"/>
                    <w:left w:w="10" w:type="dxa"/>
                    <w:bottom w:w="20" w:type="dxa"/>
                    <w:right w:w="10" w:type="dxa"/>
                  </w:tcMar>
                </w:tcPr>
                <w:p w14:paraId="5B04DCA4" w14:textId="77777777" w:rsidR="001A20E6" w:rsidRDefault="00000000">
                  <w:pPr>
                    <w:pStyle w:val="TableCellBirdsEyeDayNumber"/>
                  </w:pPr>
                  <w:r>
                    <w:t>3</w:t>
                  </w:r>
                </w:p>
              </w:tc>
              <w:tc>
                <w:tcPr>
                  <w:tcW w:w="700" w:type="pct"/>
                  <w:tcMar>
                    <w:top w:w="20" w:type="dxa"/>
                    <w:left w:w="10" w:type="dxa"/>
                    <w:bottom w:w="20" w:type="dxa"/>
                    <w:right w:w="10" w:type="dxa"/>
                  </w:tcMar>
                </w:tcPr>
                <w:p w14:paraId="64917729" w14:textId="77777777" w:rsidR="001A20E6" w:rsidRDefault="00000000">
                  <w:pPr>
                    <w:pStyle w:val="TableCellBirdsEyeDayNumber"/>
                  </w:pPr>
                  <w:r>
                    <w:t>4</w:t>
                  </w:r>
                </w:p>
              </w:tc>
              <w:tc>
                <w:tcPr>
                  <w:tcW w:w="700" w:type="pct"/>
                  <w:tcMar>
                    <w:top w:w="20" w:type="dxa"/>
                    <w:left w:w="10" w:type="dxa"/>
                    <w:bottom w:w="20" w:type="dxa"/>
                    <w:right w:w="10" w:type="dxa"/>
                  </w:tcMar>
                </w:tcPr>
                <w:p w14:paraId="3B955C33" w14:textId="77777777" w:rsidR="001A20E6" w:rsidRDefault="00000000">
                  <w:pPr>
                    <w:pStyle w:val="TableCellBirdsEyeDayNumber"/>
                  </w:pPr>
                  <w:r>
                    <w:t>5</w:t>
                  </w:r>
                </w:p>
              </w:tc>
              <w:tc>
                <w:tcPr>
                  <w:tcW w:w="700" w:type="pct"/>
                  <w:tcMar>
                    <w:top w:w="20" w:type="dxa"/>
                    <w:left w:w="10" w:type="dxa"/>
                    <w:bottom w:w="20" w:type="dxa"/>
                    <w:right w:w="10" w:type="dxa"/>
                  </w:tcMar>
                </w:tcPr>
                <w:p w14:paraId="6BFEF77A" w14:textId="77777777" w:rsidR="001A20E6" w:rsidRDefault="00000000">
                  <w:pPr>
                    <w:pStyle w:val="TableCellBirdsEyeDayNumber"/>
                  </w:pPr>
                  <w:r>
                    <w:t>6</w:t>
                  </w:r>
                </w:p>
              </w:tc>
            </w:tr>
            <w:tr w:rsidR="001A20E6" w14:paraId="6039E010" w14:textId="77777777">
              <w:tc>
                <w:tcPr>
                  <w:tcW w:w="700" w:type="pct"/>
                  <w:tcMar>
                    <w:top w:w="20" w:type="dxa"/>
                    <w:left w:w="10" w:type="dxa"/>
                    <w:bottom w:w="20" w:type="dxa"/>
                    <w:right w:w="10" w:type="dxa"/>
                  </w:tcMar>
                </w:tcPr>
                <w:p w14:paraId="6846599E" w14:textId="77777777" w:rsidR="001A20E6" w:rsidRDefault="00000000">
                  <w:pPr>
                    <w:pStyle w:val="TableCellBirdsEyeDayNumber"/>
                  </w:pPr>
                  <w:r>
                    <w:t>7</w:t>
                  </w:r>
                </w:p>
              </w:tc>
              <w:tc>
                <w:tcPr>
                  <w:tcW w:w="700" w:type="pct"/>
                  <w:tcMar>
                    <w:top w:w="20" w:type="dxa"/>
                    <w:left w:w="10" w:type="dxa"/>
                    <w:bottom w:w="20" w:type="dxa"/>
                    <w:right w:w="10" w:type="dxa"/>
                  </w:tcMar>
                </w:tcPr>
                <w:p w14:paraId="6DE8F2CA" w14:textId="77777777" w:rsidR="001A20E6" w:rsidRDefault="00000000">
                  <w:pPr>
                    <w:pStyle w:val="TableCellBirdsEyeDayNumber"/>
                  </w:pPr>
                  <w:r>
                    <w:t>8</w:t>
                  </w:r>
                </w:p>
              </w:tc>
              <w:tc>
                <w:tcPr>
                  <w:tcW w:w="700" w:type="pct"/>
                  <w:tcMar>
                    <w:top w:w="20" w:type="dxa"/>
                    <w:left w:w="10" w:type="dxa"/>
                    <w:bottom w:w="20" w:type="dxa"/>
                    <w:right w:w="10" w:type="dxa"/>
                  </w:tcMar>
                </w:tcPr>
                <w:p w14:paraId="1CB71AE8" w14:textId="77777777" w:rsidR="001A20E6" w:rsidRDefault="00000000">
                  <w:pPr>
                    <w:pStyle w:val="TableCellBirdsEyeDayNumber"/>
                  </w:pPr>
                  <w:r>
                    <w:t>9</w:t>
                  </w:r>
                </w:p>
              </w:tc>
              <w:tc>
                <w:tcPr>
                  <w:tcW w:w="700" w:type="pct"/>
                  <w:tcMar>
                    <w:top w:w="20" w:type="dxa"/>
                    <w:left w:w="10" w:type="dxa"/>
                    <w:bottom w:w="20" w:type="dxa"/>
                    <w:right w:w="10" w:type="dxa"/>
                  </w:tcMar>
                </w:tcPr>
                <w:p w14:paraId="379002EF" w14:textId="77777777" w:rsidR="001A20E6" w:rsidRDefault="00000000">
                  <w:pPr>
                    <w:pStyle w:val="TableCellBirdsEyeDayNumber"/>
                  </w:pPr>
                  <w:r>
                    <w:t>10</w:t>
                  </w:r>
                </w:p>
              </w:tc>
              <w:tc>
                <w:tcPr>
                  <w:tcW w:w="700" w:type="pct"/>
                  <w:tcMar>
                    <w:top w:w="20" w:type="dxa"/>
                    <w:left w:w="10" w:type="dxa"/>
                    <w:bottom w:w="20" w:type="dxa"/>
                    <w:right w:w="10" w:type="dxa"/>
                  </w:tcMar>
                </w:tcPr>
                <w:p w14:paraId="2ACD5DB2" w14:textId="77777777" w:rsidR="001A20E6" w:rsidRDefault="00000000">
                  <w:pPr>
                    <w:pStyle w:val="TableCellBirdsEyeDayNumber"/>
                  </w:pPr>
                  <w:r>
                    <w:t>11</w:t>
                  </w:r>
                </w:p>
              </w:tc>
              <w:tc>
                <w:tcPr>
                  <w:tcW w:w="700" w:type="pct"/>
                  <w:tcMar>
                    <w:top w:w="20" w:type="dxa"/>
                    <w:left w:w="10" w:type="dxa"/>
                    <w:bottom w:w="20" w:type="dxa"/>
                    <w:right w:w="10" w:type="dxa"/>
                  </w:tcMar>
                </w:tcPr>
                <w:p w14:paraId="23904B76" w14:textId="77777777" w:rsidR="001A20E6" w:rsidRDefault="00000000">
                  <w:pPr>
                    <w:pStyle w:val="TableCellBirdsEyeDayNumber"/>
                  </w:pPr>
                  <w:r>
                    <w:t>12</w:t>
                  </w:r>
                </w:p>
              </w:tc>
              <w:tc>
                <w:tcPr>
                  <w:tcW w:w="700" w:type="pct"/>
                  <w:tcMar>
                    <w:top w:w="20" w:type="dxa"/>
                    <w:left w:w="10" w:type="dxa"/>
                    <w:bottom w:w="20" w:type="dxa"/>
                    <w:right w:w="10" w:type="dxa"/>
                  </w:tcMar>
                </w:tcPr>
                <w:p w14:paraId="71ABA084" w14:textId="77777777" w:rsidR="001A20E6" w:rsidRDefault="00000000">
                  <w:pPr>
                    <w:pStyle w:val="TableCellBirdsEyeDayNumber"/>
                  </w:pPr>
                  <w:r>
                    <w:t>13</w:t>
                  </w:r>
                </w:p>
              </w:tc>
            </w:tr>
            <w:tr w:rsidR="001A20E6" w14:paraId="601E4069" w14:textId="77777777">
              <w:tc>
                <w:tcPr>
                  <w:tcW w:w="700" w:type="pct"/>
                  <w:tcMar>
                    <w:top w:w="20" w:type="dxa"/>
                    <w:left w:w="10" w:type="dxa"/>
                    <w:bottom w:w="20" w:type="dxa"/>
                    <w:right w:w="10" w:type="dxa"/>
                  </w:tcMar>
                </w:tcPr>
                <w:p w14:paraId="2755A63F" w14:textId="77777777" w:rsidR="001A20E6" w:rsidRDefault="00000000">
                  <w:pPr>
                    <w:pStyle w:val="TableCellBirdsEyeDayNumber"/>
                  </w:pPr>
                  <w:r>
                    <w:t>14</w:t>
                  </w:r>
                </w:p>
              </w:tc>
              <w:tc>
                <w:tcPr>
                  <w:tcW w:w="700" w:type="pct"/>
                  <w:tcMar>
                    <w:top w:w="20" w:type="dxa"/>
                    <w:left w:w="10" w:type="dxa"/>
                    <w:bottom w:w="20" w:type="dxa"/>
                    <w:right w:w="10" w:type="dxa"/>
                  </w:tcMar>
                </w:tcPr>
                <w:p w14:paraId="1BD78FF6" w14:textId="77777777" w:rsidR="001A20E6" w:rsidRDefault="00000000">
                  <w:pPr>
                    <w:pStyle w:val="TableCellBirdsEyeDayNumber"/>
                  </w:pPr>
                  <w:r>
                    <w:t>15</w:t>
                  </w:r>
                </w:p>
              </w:tc>
              <w:tc>
                <w:tcPr>
                  <w:tcW w:w="700" w:type="pct"/>
                  <w:tcMar>
                    <w:top w:w="20" w:type="dxa"/>
                    <w:left w:w="10" w:type="dxa"/>
                    <w:bottom w:w="20" w:type="dxa"/>
                    <w:right w:w="10" w:type="dxa"/>
                  </w:tcMar>
                </w:tcPr>
                <w:p w14:paraId="37BA9860" w14:textId="77777777" w:rsidR="001A20E6" w:rsidRDefault="00000000">
                  <w:pPr>
                    <w:pStyle w:val="TableCellBirdsEyeDayNumber"/>
                  </w:pPr>
                  <w:r>
                    <w:t>16</w:t>
                  </w:r>
                </w:p>
              </w:tc>
              <w:tc>
                <w:tcPr>
                  <w:tcW w:w="700" w:type="pct"/>
                  <w:tcMar>
                    <w:top w:w="20" w:type="dxa"/>
                    <w:left w:w="10" w:type="dxa"/>
                    <w:bottom w:w="20" w:type="dxa"/>
                    <w:right w:w="10" w:type="dxa"/>
                  </w:tcMar>
                </w:tcPr>
                <w:p w14:paraId="0C7463B5" w14:textId="77777777" w:rsidR="001A20E6" w:rsidRDefault="00000000">
                  <w:pPr>
                    <w:pStyle w:val="TableCellBirdsEyeDayNumber"/>
                  </w:pPr>
                  <w:r>
                    <w:t>17</w:t>
                  </w:r>
                </w:p>
              </w:tc>
              <w:tc>
                <w:tcPr>
                  <w:tcW w:w="700" w:type="pct"/>
                  <w:tcMar>
                    <w:top w:w="20" w:type="dxa"/>
                    <w:left w:w="10" w:type="dxa"/>
                    <w:bottom w:w="20" w:type="dxa"/>
                    <w:right w:w="10" w:type="dxa"/>
                  </w:tcMar>
                </w:tcPr>
                <w:p w14:paraId="6821DF82" w14:textId="77777777" w:rsidR="001A20E6" w:rsidRDefault="00000000">
                  <w:pPr>
                    <w:pStyle w:val="TableCellBirdsEyeDayNumber"/>
                  </w:pPr>
                  <w:r>
                    <w:t>18</w:t>
                  </w:r>
                </w:p>
              </w:tc>
              <w:tc>
                <w:tcPr>
                  <w:tcW w:w="700" w:type="pct"/>
                  <w:tcMar>
                    <w:top w:w="20" w:type="dxa"/>
                    <w:left w:w="10" w:type="dxa"/>
                    <w:bottom w:w="20" w:type="dxa"/>
                    <w:right w:w="10" w:type="dxa"/>
                  </w:tcMar>
                </w:tcPr>
                <w:p w14:paraId="76886660" w14:textId="77777777" w:rsidR="001A20E6" w:rsidRDefault="00000000">
                  <w:pPr>
                    <w:pStyle w:val="TableCellBirdsEyeDayNumber"/>
                  </w:pPr>
                  <w:r>
                    <w:t>19</w:t>
                  </w:r>
                </w:p>
              </w:tc>
              <w:tc>
                <w:tcPr>
                  <w:tcW w:w="700" w:type="pct"/>
                  <w:tcMar>
                    <w:top w:w="20" w:type="dxa"/>
                    <w:left w:w="10" w:type="dxa"/>
                    <w:bottom w:w="20" w:type="dxa"/>
                    <w:right w:w="10" w:type="dxa"/>
                  </w:tcMar>
                </w:tcPr>
                <w:p w14:paraId="69CC5D25" w14:textId="77777777" w:rsidR="001A20E6" w:rsidRDefault="00000000">
                  <w:pPr>
                    <w:pStyle w:val="TableCellBirdsEyeDayNumber"/>
                  </w:pPr>
                  <w:r>
                    <w:t>20</w:t>
                  </w:r>
                </w:p>
              </w:tc>
            </w:tr>
            <w:tr w:rsidR="001A20E6" w14:paraId="32382AFC" w14:textId="77777777">
              <w:tc>
                <w:tcPr>
                  <w:tcW w:w="700" w:type="pct"/>
                  <w:tcMar>
                    <w:top w:w="20" w:type="dxa"/>
                    <w:left w:w="10" w:type="dxa"/>
                    <w:bottom w:w="20" w:type="dxa"/>
                    <w:right w:w="10" w:type="dxa"/>
                  </w:tcMar>
                </w:tcPr>
                <w:p w14:paraId="0399F289" w14:textId="77777777" w:rsidR="001A20E6" w:rsidRDefault="00000000">
                  <w:pPr>
                    <w:pStyle w:val="TableCellBirdsEyeDayNumber"/>
                  </w:pPr>
                  <w:r>
                    <w:t>21</w:t>
                  </w:r>
                </w:p>
              </w:tc>
              <w:tc>
                <w:tcPr>
                  <w:tcW w:w="700" w:type="pct"/>
                  <w:tcMar>
                    <w:top w:w="20" w:type="dxa"/>
                    <w:left w:w="10" w:type="dxa"/>
                    <w:bottom w:w="20" w:type="dxa"/>
                    <w:right w:w="10" w:type="dxa"/>
                  </w:tcMar>
                </w:tcPr>
                <w:p w14:paraId="43FA24F2" w14:textId="77777777" w:rsidR="001A20E6" w:rsidRDefault="00000000">
                  <w:pPr>
                    <w:pStyle w:val="TableCellBirdsEyeDayNumber"/>
                  </w:pPr>
                  <w:r>
                    <w:t>22</w:t>
                  </w:r>
                </w:p>
              </w:tc>
              <w:tc>
                <w:tcPr>
                  <w:tcW w:w="700" w:type="pct"/>
                  <w:tcMar>
                    <w:top w:w="20" w:type="dxa"/>
                    <w:left w:w="10" w:type="dxa"/>
                    <w:bottom w:w="20" w:type="dxa"/>
                    <w:right w:w="10" w:type="dxa"/>
                  </w:tcMar>
                </w:tcPr>
                <w:p w14:paraId="6E683413" w14:textId="77777777" w:rsidR="001A20E6" w:rsidRDefault="00000000">
                  <w:pPr>
                    <w:pStyle w:val="TableCellBirdsEyeDayNumber"/>
                  </w:pPr>
                  <w:r>
                    <w:t>23</w:t>
                  </w:r>
                </w:p>
              </w:tc>
              <w:tc>
                <w:tcPr>
                  <w:tcW w:w="700" w:type="pct"/>
                  <w:tcMar>
                    <w:top w:w="20" w:type="dxa"/>
                    <w:left w:w="10" w:type="dxa"/>
                    <w:bottom w:w="20" w:type="dxa"/>
                    <w:right w:w="10" w:type="dxa"/>
                  </w:tcMar>
                </w:tcPr>
                <w:p w14:paraId="2EA2A6C7" w14:textId="77777777" w:rsidR="001A20E6" w:rsidRDefault="00000000">
                  <w:pPr>
                    <w:pStyle w:val="TableCellBirdsEyeDayNumber"/>
                  </w:pPr>
                  <w:r>
                    <w:t>24</w:t>
                  </w:r>
                </w:p>
              </w:tc>
              <w:tc>
                <w:tcPr>
                  <w:tcW w:w="700" w:type="pct"/>
                  <w:tcMar>
                    <w:top w:w="20" w:type="dxa"/>
                    <w:left w:w="10" w:type="dxa"/>
                    <w:bottom w:w="20" w:type="dxa"/>
                    <w:right w:w="10" w:type="dxa"/>
                  </w:tcMar>
                </w:tcPr>
                <w:p w14:paraId="30E4ED19" w14:textId="77777777" w:rsidR="001A20E6" w:rsidRDefault="00000000">
                  <w:pPr>
                    <w:pStyle w:val="TableCellBirdsEyeDayNumber"/>
                  </w:pPr>
                  <w:r>
                    <w:t>25</w:t>
                  </w:r>
                </w:p>
              </w:tc>
              <w:tc>
                <w:tcPr>
                  <w:tcW w:w="700" w:type="pct"/>
                  <w:tcMar>
                    <w:top w:w="20" w:type="dxa"/>
                    <w:left w:w="10" w:type="dxa"/>
                    <w:bottom w:w="20" w:type="dxa"/>
                    <w:right w:w="10" w:type="dxa"/>
                  </w:tcMar>
                </w:tcPr>
                <w:p w14:paraId="59689286" w14:textId="77777777" w:rsidR="001A20E6" w:rsidRDefault="00000000">
                  <w:pPr>
                    <w:pStyle w:val="TableCellBirdsEyeDayNumber"/>
                  </w:pPr>
                  <w:r>
                    <w:t>26</w:t>
                  </w:r>
                </w:p>
              </w:tc>
              <w:tc>
                <w:tcPr>
                  <w:tcW w:w="700" w:type="pct"/>
                  <w:tcMar>
                    <w:top w:w="20" w:type="dxa"/>
                    <w:left w:w="10" w:type="dxa"/>
                    <w:bottom w:w="20" w:type="dxa"/>
                    <w:right w:w="10" w:type="dxa"/>
                  </w:tcMar>
                </w:tcPr>
                <w:p w14:paraId="1BCA1299" w14:textId="77777777" w:rsidR="001A20E6" w:rsidRDefault="00000000">
                  <w:pPr>
                    <w:pStyle w:val="TableCellBirdsEyeDayNumber"/>
                  </w:pPr>
                  <w:r>
                    <w:t>27</w:t>
                  </w:r>
                </w:p>
              </w:tc>
            </w:tr>
            <w:tr w:rsidR="001A20E6" w14:paraId="188C9B10" w14:textId="77777777">
              <w:tc>
                <w:tcPr>
                  <w:tcW w:w="700" w:type="pct"/>
                  <w:tcMar>
                    <w:top w:w="20" w:type="dxa"/>
                    <w:left w:w="10" w:type="dxa"/>
                    <w:bottom w:w="20" w:type="dxa"/>
                    <w:right w:w="10" w:type="dxa"/>
                  </w:tcMar>
                </w:tcPr>
                <w:p w14:paraId="2FD5D040" w14:textId="77777777" w:rsidR="001A20E6" w:rsidRDefault="00000000">
                  <w:pPr>
                    <w:pStyle w:val="TableCellBirdsEyeDayNumber"/>
                  </w:pPr>
                  <w:r>
                    <w:t>28</w:t>
                  </w:r>
                </w:p>
              </w:tc>
              <w:tc>
                <w:tcPr>
                  <w:tcW w:w="700" w:type="pct"/>
                  <w:tcMar>
                    <w:top w:w="20" w:type="dxa"/>
                    <w:left w:w="10" w:type="dxa"/>
                    <w:bottom w:w="20" w:type="dxa"/>
                    <w:right w:w="10" w:type="dxa"/>
                  </w:tcMar>
                </w:tcPr>
                <w:p w14:paraId="38A304C3" w14:textId="77777777" w:rsidR="001A20E6" w:rsidRDefault="00000000">
                  <w:pPr>
                    <w:pStyle w:val="TableCellBirdsEyeDayNumber"/>
                  </w:pPr>
                  <w:r>
                    <w:t>29</w:t>
                  </w:r>
                </w:p>
              </w:tc>
              <w:tc>
                <w:tcPr>
                  <w:tcW w:w="700" w:type="pct"/>
                  <w:tcMar>
                    <w:top w:w="20" w:type="dxa"/>
                    <w:left w:w="10" w:type="dxa"/>
                    <w:bottom w:w="20" w:type="dxa"/>
                    <w:right w:w="10" w:type="dxa"/>
                  </w:tcMar>
                </w:tcPr>
                <w:p w14:paraId="60FA7AB0" w14:textId="77777777" w:rsidR="001A20E6" w:rsidRDefault="00000000">
                  <w:pPr>
                    <w:pStyle w:val="TableCellBirdsEyeDayNumber"/>
                  </w:pPr>
                  <w:r>
                    <w:t>30</w:t>
                  </w:r>
                </w:p>
              </w:tc>
              <w:tc>
                <w:tcPr>
                  <w:tcW w:w="700" w:type="pct"/>
                  <w:tcMar>
                    <w:top w:w="20" w:type="dxa"/>
                    <w:left w:w="10" w:type="dxa"/>
                    <w:bottom w:w="20" w:type="dxa"/>
                    <w:right w:w="10" w:type="dxa"/>
                  </w:tcMar>
                </w:tcPr>
                <w:p w14:paraId="0441A794" w14:textId="77777777" w:rsidR="001A20E6" w:rsidRDefault="001A20E6"/>
              </w:tc>
              <w:tc>
                <w:tcPr>
                  <w:tcW w:w="700" w:type="pct"/>
                  <w:tcMar>
                    <w:top w:w="20" w:type="dxa"/>
                    <w:left w:w="10" w:type="dxa"/>
                    <w:bottom w:w="20" w:type="dxa"/>
                    <w:right w:w="10" w:type="dxa"/>
                  </w:tcMar>
                </w:tcPr>
                <w:p w14:paraId="65C692FC" w14:textId="77777777" w:rsidR="001A20E6" w:rsidRDefault="001A20E6"/>
              </w:tc>
              <w:tc>
                <w:tcPr>
                  <w:tcW w:w="700" w:type="pct"/>
                  <w:tcMar>
                    <w:top w:w="20" w:type="dxa"/>
                    <w:left w:w="10" w:type="dxa"/>
                    <w:bottom w:w="20" w:type="dxa"/>
                    <w:right w:w="10" w:type="dxa"/>
                  </w:tcMar>
                </w:tcPr>
                <w:p w14:paraId="0E01AC8F" w14:textId="77777777" w:rsidR="001A20E6" w:rsidRDefault="001A20E6"/>
              </w:tc>
              <w:tc>
                <w:tcPr>
                  <w:tcW w:w="700" w:type="pct"/>
                  <w:tcMar>
                    <w:top w:w="20" w:type="dxa"/>
                    <w:left w:w="10" w:type="dxa"/>
                    <w:bottom w:w="20" w:type="dxa"/>
                    <w:right w:w="10" w:type="dxa"/>
                  </w:tcMar>
                </w:tcPr>
                <w:p w14:paraId="7145A9B6" w14:textId="77777777" w:rsidR="001A20E6" w:rsidRDefault="001A20E6"/>
              </w:tc>
            </w:tr>
          </w:tbl>
          <w:p w14:paraId="65257686" w14:textId="77777777" w:rsidR="001A20E6" w:rsidRDefault="001A20E6"/>
        </w:tc>
        <w:tc>
          <w:tcPr>
            <w:tcW w:w="800" w:type="pct"/>
            <w:tcMar>
              <w:top w:w="100" w:type="dxa"/>
              <w:left w:w="50" w:type="dxa"/>
              <w:bottom w:w="100" w:type="dxa"/>
              <w:right w:w="50" w:type="dxa"/>
            </w:tcMar>
          </w:tcPr>
          <w:tbl>
            <w:tblPr>
              <w:tblW w:w="5000" w:type="pct"/>
              <w:tblCellMar>
                <w:left w:w="10" w:type="dxa"/>
                <w:right w:w="10" w:type="dxa"/>
              </w:tblCellMar>
              <w:tblLook w:val="04A0" w:firstRow="1" w:lastRow="0" w:firstColumn="1" w:lastColumn="0" w:noHBand="0" w:noVBand="1"/>
            </w:tblPr>
            <w:tblGrid>
              <w:gridCol w:w="201"/>
              <w:gridCol w:w="201"/>
              <w:gridCol w:w="201"/>
              <w:gridCol w:w="201"/>
              <w:gridCol w:w="200"/>
              <w:gridCol w:w="200"/>
              <w:gridCol w:w="200"/>
            </w:tblGrid>
            <w:tr w:rsidR="001A20E6" w14:paraId="673C588C" w14:textId="77777777">
              <w:tc>
                <w:tcPr>
                  <w:tcW w:w="700" w:type="pct"/>
                  <w:tcMar>
                    <w:top w:w="50" w:type="dxa"/>
                    <w:left w:w="20" w:type="dxa"/>
                    <w:bottom w:w="50" w:type="dxa"/>
                    <w:right w:w="20" w:type="dxa"/>
                  </w:tcMar>
                </w:tcPr>
                <w:p w14:paraId="6940D7FB" w14:textId="77777777" w:rsidR="001A20E6" w:rsidRDefault="00000000">
                  <w:pPr>
                    <w:pStyle w:val="TableCellBirdsEyeDay"/>
                  </w:pPr>
                  <w:r>
                    <w:t>S</w:t>
                  </w:r>
                </w:p>
              </w:tc>
              <w:tc>
                <w:tcPr>
                  <w:tcW w:w="700" w:type="pct"/>
                  <w:tcMar>
                    <w:top w:w="50" w:type="dxa"/>
                    <w:left w:w="20" w:type="dxa"/>
                    <w:bottom w:w="50" w:type="dxa"/>
                    <w:right w:w="20" w:type="dxa"/>
                  </w:tcMar>
                </w:tcPr>
                <w:p w14:paraId="77AAA833" w14:textId="77777777" w:rsidR="001A20E6" w:rsidRDefault="00000000">
                  <w:pPr>
                    <w:pStyle w:val="TableCellBirdsEyeDay"/>
                  </w:pPr>
                  <w:r>
                    <w:t>M</w:t>
                  </w:r>
                </w:p>
              </w:tc>
              <w:tc>
                <w:tcPr>
                  <w:tcW w:w="700" w:type="pct"/>
                  <w:tcMar>
                    <w:top w:w="50" w:type="dxa"/>
                    <w:left w:w="20" w:type="dxa"/>
                    <w:bottom w:w="50" w:type="dxa"/>
                    <w:right w:w="20" w:type="dxa"/>
                  </w:tcMar>
                </w:tcPr>
                <w:p w14:paraId="69039B92" w14:textId="77777777" w:rsidR="001A20E6" w:rsidRDefault="00000000">
                  <w:pPr>
                    <w:pStyle w:val="TableCellBirdsEyeDay"/>
                  </w:pPr>
                  <w:r>
                    <w:t>T</w:t>
                  </w:r>
                </w:p>
              </w:tc>
              <w:tc>
                <w:tcPr>
                  <w:tcW w:w="700" w:type="pct"/>
                  <w:tcMar>
                    <w:top w:w="50" w:type="dxa"/>
                    <w:left w:w="20" w:type="dxa"/>
                    <w:bottom w:w="50" w:type="dxa"/>
                    <w:right w:w="20" w:type="dxa"/>
                  </w:tcMar>
                </w:tcPr>
                <w:p w14:paraId="4A741139" w14:textId="77777777" w:rsidR="001A20E6" w:rsidRDefault="00000000">
                  <w:pPr>
                    <w:pStyle w:val="TableCellBirdsEyeDay"/>
                  </w:pPr>
                  <w:r>
                    <w:t>W</w:t>
                  </w:r>
                </w:p>
              </w:tc>
              <w:tc>
                <w:tcPr>
                  <w:tcW w:w="700" w:type="pct"/>
                  <w:tcMar>
                    <w:top w:w="50" w:type="dxa"/>
                    <w:left w:w="20" w:type="dxa"/>
                    <w:bottom w:w="50" w:type="dxa"/>
                    <w:right w:w="20" w:type="dxa"/>
                  </w:tcMar>
                </w:tcPr>
                <w:p w14:paraId="61C581BC" w14:textId="77777777" w:rsidR="001A20E6" w:rsidRDefault="00000000">
                  <w:pPr>
                    <w:pStyle w:val="TableCellBirdsEyeDay"/>
                  </w:pPr>
                  <w:r>
                    <w:t>T</w:t>
                  </w:r>
                </w:p>
              </w:tc>
              <w:tc>
                <w:tcPr>
                  <w:tcW w:w="700" w:type="pct"/>
                  <w:tcMar>
                    <w:top w:w="50" w:type="dxa"/>
                    <w:left w:w="20" w:type="dxa"/>
                    <w:bottom w:w="50" w:type="dxa"/>
                    <w:right w:w="20" w:type="dxa"/>
                  </w:tcMar>
                </w:tcPr>
                <w:p w14:paraId="710EF4D1" w14:textId="77777777" w:rsidR="001A20E6" w:rsidRDefault="00000000">
                  <w:pPr>
                    <w:pStyle w:val="TableCellBirdsEyeDay"/>
                  </w:pPr>
                  <w:r>
                    <w:t>F</w:t>
                  </w:r>
                </w:p>
              </w:tc>
              <w:tc>
                <w:tcPr>
                  <w:tcW w:w="700" w:type="pct"/>
                  <w:tcMar>
                    <w:top w:w="50" w:type="dxa"/>
                    <w:left w:w="20" w:type="dxa"/>
                    <w:bottom w:w="50" w:type="dxa"/>
                    <w:right w:w="20" w:type="dxa"/>
                  </w:tcMar>
                </w:tcPr>
                <w:p w14:paraId="65D2E8DD" w14:textId="77777777" w:rsidR="001A20E6" w:rsidRDefault="00000000">
                  <w:pPr>
                    <w:pStyle w:val="TableCellBirdsEyeDay"/>
                  </w:pPr>
                  <w:r>
                    <w:t>S</w:t>
                  </w:r>
                </w:p>
              </w:tc>
            </w:tr>
            <w:tr w:rsidR="001A20E6" w14:paraId="65C30AD8" w14:textId="77777777">
              <w:tc>
                <w:tcPr>
                  <w:tcW w:w="700" w:type="pct"/>
                  <w:tcMar>
                    <w:top w:w="20" w:type="dxa"/>
                    <w:left w:w="10" w:type="dxa"/>
                    <w:bottom w:w="20" w:type="dxa"/>
                    <w:right w:w="10" w:type="dxa"/>
                  </w:tcMar>
                </w:tcPr>
                <w:p w14:paraId="111DF324" w14:textId="77777777" w:rsidR="001A20E6" w:rsidRDefault="001A20E6"/>
              </w:tc>
              <w:tc>
                <w:tcPr>
                  <w:tcW w:w="700" w:type="pct"/>
                  <w:tcMar>
                    <w:top w:w="20" w:type="dxa"/>
                    <w:left w:w="10" w:type="dxa"/>
                    <w:bottom w:w="20" w:type="dxa"/>
                    <w:right w:w="10" w:type="dxa"/>
                  </w:tcMar>
                </w:tcPr>
                <w:p w14:paraId="45055E5B" w14:textId="77777777" w:rsidR="001A20E6" w:rsidRDefault="001A20E6"/>
              </w:tc>
              <w:tc>
                <w:tcPr>
                  <w:tcW w:w="700" w:type="pct"/>
                  <w:tcMar>
                    <w:top w:w="20" w:type="dxa"/>
                    <w:left w:w="10" w:type="dxa"/>
                    <w:bottom w:w="20" w:type="dxa"/>
                    <w:right w:w="10" w:type="dxa"/>
                  </w:tcMar>
                </w:tcPr>
                <w:p w14:paraId="7A019E53" w14:textId="77777777" w:rsidR="001A20E6" w:rsidRDefault="001A20E6"/>
              </w:tc>
              <w:tc>
                <w:tcPr>
                  <w:tcW w:w="700" w:type="pct"/>
                  <w:tcMar>
                    <w:top w:w="20" w:type="dxa"/>
                    <w:left w:w="10" w:type="dxa"/>
                    <w:bottom w:w="20" w:type="dxa"/>
                    <w:right w:w="10" w:type="dxa"/>
                  </w:tcMar>
                </w:tcPr>
                <w:p w14:paraId="2B23CB1E" w14:textId="77777777" w:rsidR="001A20E6" w:rsidRDefault="00000000">
                  <w:pPr>
                    <w:pStyle w:val="TableCellBirdsEyeDayNumber"/>
                  </w:pPr>
                  <w:r>
                    <w:t>1</w:t>
                  </w:r>
                </w:p>
              </w:tc>
              <w:tc>
                <w:tcPr>
                  <w:tcW w:w="700" w:type="pct"/>
                  <w:tcMar>
                    <w:top w:w="20" w:type="dxa"/>
                    <w:left w:w="10" w:type="dxa"/>
                    <w:bottom w:w="20" w:type="dxa"/>
                    <w:right w:w="10" w:type="dxa"/>
                  </w:tcMar>
                </w:tcPr>
                <w:p w14:paraId="17340635" w14:textId="77777777" w:rsidR="001A20E6" w:rsidRDefault="00000000">
                  <w:pPr>
                    <w:pStyle w:val="TableCellBirdsEyeDayNumber"/>
                  </w:pPr>
                  <w:r>
                    <w:t>2</w:t>
                  </w:r>
                </w:p>
              </w:tc>
              <w:tc>
                <w:tcPr>
                  <w:tcW w:w="700" w:type="pct"/>
                  <w:tcMar>
                    <w:top w:w="20" w:type="dxa"/>
                    <w:left w:w="10" w:type="dxa"/>
                    <w:bottom w:w="20" w:type="dxa"/>
                    <w:right w:w="10" w:type="dxa"/>
                  </w:tcMar>
                </w:tcPr>
                <w:p w14:paraId="41DEDD98" w14:textId="77777777" w:rsidR="001A20E6" w:rsidRDefault="00000000">
                  <w:pPr>
                    <w:pStyle w:val="TableCellBirdsEyeDayNumber"/>
                  </w:pPr>
                  <w:r>
                    <w:t>3</w:t>
                  </w:r>
                </w:p>
              </w:tc>
              <w:tc>
                <w:tcPr>
                  <w:tcW w:w="700" w:type="pct"/>
                  <w:tcMar>
                    <w:top w:w="20" w:type="dxa"/>
                    <w:left w:w="10" w:type="dxa"/>
                    <w:bottom w:w="20" w:type="dxa"/>
                    <w:right w:w="10" w:type="dxa"/>
                  </w:tcMar>
                </w:tcPr>
                <w:p w14:paraId="1DE7EEDB" w14:textId="77777777" w:rsidR="001A20E6" w:rsidRDefault="00000000">
                  <w:pPr>
                    <w:pStyle w:val="TableCellBirdsEyeDayNumber"/>
                  </w:pPr>
                  <w:r>
                    <w:t>4</w:t>
                  </w:r>
                </w:p>
              </w:tc>
            </w:tr>
            <w:tr w:rsidR="001A20E6" w14:paraId="632CA46D" w14:textId="77777777">
              <w:tc>
                <w:tcPr>
                  <w:tcW w:w="700" w:type="pct"/>
                  <w:tcMar>
                    <w:top w:w="20" w:type="dxa"/>
                    <w:left w:w="10" w:type="dxa"/>
                    <w:bottom w:w="20" w:type="dxa"/>
                    <w:right w:w="10" w:type="dxa"/>
                  </w:tcMar>
                </w:tcPr>
                <w:p w14:paraId="0683DEA8" w14:textId="77777777" w:rsidR="001A20E6" w:rsidRDefault="00000000">
                  <w:pPr>
                    <w:pStyle w:val="TableCellBirdsEyeDayNumber"/>
                  </w:pPr>
                  <w:r>
                    <w:t>5</w:t>
                  </w:r>
                </w:p>
              </w:tc>
              <w:tc>
                <w:tcPr>
                  <w:tcW w:w="700" w:type="pct"/>
                  <w:tcMar>
                    <w:top w:w="20" w:type="dxa"/>
                    <w:left w:w="10" w:type="dxa"/>
                    <w:bottom w:w="20" w:type="dxa"/>
                    <w:right w:w="10" w:type="dxa"/>
                  </w:tcMar>
                </w:tcPr>
                <w:p w14:paraId="0C0192E0" w14:textId="77777777" w:rsidR="001A20E6" w:rsidRDefault="00000000">
                  <w:pPr>
                    <w:pStyle w:val="TableCellBirdsEyeDayNumber"/>
                  </w:pPr>
                  <w:r>
                    <w:t>6</w:t>
                  </w:r>
                </w:p>
              </w:tc>
              <w:tc>
                <w:tcPr>
                  <w:tcW w:w="700" w:type="pct"/>
                  <w:tcMar>
                    <w:top w:w="20" w:type="dxa"/>
                    <w:left w:w="10" w:type="dxa"/>
                    <w:bottom w:w="20" w:type="dxa"/>
                    <w:right w:w="10" w:type="dxa"/>
                  </w:tcMar>
                </w:tcPr>
                <w:p w14:paraId="336C4590" w14:textId="77777777" w:rsidR="001A20E6" w:rsidRDefault="00000000">
                  <w:pPr>
                    <w:pStyle w:val="TableCellBirdsEyeDayNumber"/>
                  </w:pPr>
                  <w:r>
                    <w:t>7</w:t>
                  </w:r>
                </w:p>
              </w:tc>
              <w:tc>
                <w:tcPr>
                  <w:tcW w:w="700" w:type="pct"/>
                  <w:tcMar>
                    <w:top w:w="20" w:type="dxa"/>
                    <w:left w:w="10" w:type="dxa"/>
                    <w:bottom w:w="20" w:type="dxa"/>
                    <w:right w:w="10" w:type="dxa"/>
                  </w:tcMar>
                </w:tcPr>
                <w:p w14:paraId="5BB562E7" w14:textId="77777777" w:rsidR="001A20E6" w:rsidRDefault="00000000">
                  <w:pPr>
                    <w:pStyle w:val="TableCellBirdsEyeDayNumber"/>
                  </w:pPr>
                  <w:r>
                    <w:t>8</w:t>
                  </w:r>
                </w:p>
              </w:tc>
              <w:tc>
                <w:tcPr>
                  <w:tcW w:w="700" w:type="pct"/>
                  <w:tcMar>
                    <w:top w:w="20" w:type="dxa"/>
                    <w:left w:w="10" w:type="dxa"/>
                    <w:bottom w:w="20" w:type="dxa"/>
                    <w:right w:w="10" w:type="dxa"/>
                  </w:tcMar>
                </w:tcPr>
                <w:p w14:paraId="58A01D98" w14:textId="77777777" w:rsidR="001A20E6" w:rsidRDefault="00000000">
                  <w:pPr>
                    <w:pStyle w:val="TableCellBirdsEyeDayNumber"/>
                  </w:pPr>
                  <w:r>
                    <w:t>9</w:t>
                  </w:r>
                </w:p>
              </w:tc>
              <w:tc>
                <w:tcPr>
                  <w:tcW w:w="700" w:type="pct"/>
                  <w:tcMar>
                    <w:top w:w="20" w:type="dxa"/>
                    <w:left w:w="10" w:type="dxa"/>
                    <w:bottom w:w="20" w:type="dxa"/>
                    <w:right w:w="10" w:type="dxa"/>
                  </w:tcMar>
                </w:tcPr>
                <w:p w14:paraId="119C3CB8" w14:textId="77777777" w:rsidR="001A20E6" w:rsidRDefault="00000000">
                  <w:pPr>
                    <w:pStyle w:val="TableCellBirdsEyeDayNumber"/>
                  </w:pPr>
                  <w:r>
                    <w:t>10</w:t>
                  </w:r>
                </w:p>
              </w:tc>
              <w:tc>
                <w:tcPr>
                  <w:tcW w:w="700" w:type="pct"/>
                  <w:tcMar>
                    <w:top w:w="20" w:type="dxa"/>
                    <w:left w:w="10" w:type="dxa"/>
                    <w:bottom w:w="20" w:type="dxa"/>
                    <w:right w:w="10" w:type="dxa"/>
                  </w:tcMar>
                </w:tcPr>
                <w:p w14:paraId="31D212EC" w14:textId="77777777" w:rsidR="001A20E6" w:rsidRDefault="00000000">
                  <w:pPr>
                    <w:pStyle w:val="TableCellBirdsEyeDayNumber"/>
                  </w:pPr>
                  <w:r>
                    <w:t>11</w:t>
                  </w:r>
                </w:p>
              </w:tc>
            </w:tr>
            <w:tr w:rsidR="001A20E6" w14:paraId="2B1A11C2" w14:textId="77777777">
              <w:tc>
                <w:tcPr>
                  <w:tcW w:w="700" w:type="pct"/>
                  <w:tcMar>
                    <w:top w:w="20" w:type="dxa"/>
                    <w:left w:w="10" w:type="dxa"/>
                    <w:bottom w:w="20" w:type="dxa"/>
                    <w:right w:w="10" w:type="dxa"/>
                  </w:tcMar>
                </w:tcPr>
                <w:p w14:paraId="42ACC862" w14:textId="77777777" w:rsidR="001A20E6" w:rsidRDefault="00000000">
                  <w:pPr>
                    <w:pStyle w:val="TableCellBirdsEyeDayNumber"/>
                  </w:pPr>
                  <w:r>
                    <w:t>12</w:t>
                  </w:r>
                </w:p>
              </w:tc>
              <w:tc>
                <w:tcPr>
                  <w:tcW w:w="700" w:type="pct"/>
                  <w:tcMar>
                    <w:top w:w="20" w:type="dxa"/>
                    <w:left w:w="10" w:type="dxa"/>
                    <w:bottom w:w="20" w:type="dxa"/>
                    <w:right w:w="10" w:type="dxa"/>
                  </w:tcMar>
                </w:tcPr>
                <w:p w14:paraId="799028D2" w14:textId="77777777" w:rsidR="001A20E6" w:rsidRDefault="00000000">
                  <w:pPr>
                    <w:pStyle w:val="TableCellBirdsEyeDayNumber"/>
                  </w:pPr>
                  <w:r>
                    <w:t>13</w:t>
                  </w:r>
                </w:p>
              </w:tc>
              <w:tc>
                <w:tcPr>
                  <w:tcW w:w="700" w:type="pct"/>
                  <w:tcMar>
                    <w:top w:w="20" w:type="dxa"/>
                    <w:left w:w="10" w:type="dxa"/>
                    <w:bottom w:w="20" w:type="dxa"/>
                    <w:right w:w="10" w:type="dxa"/>
                  </w:tcMar>
                </w:tcPr>
                <w:p w14:paraId="2A7AFC99" w14:textId="77777777" w:rsidR="001A20E6" w:rsidRDefault="00000000">
                  <w:pPr>
                    <w:pStyle w:val="TableCellBirdsEyeDayNumber"/>
                  </w:pPr>
                  <w:r>
                    <w:t>14</w:t>
                  </w:r>
                </w:p>
              </w:tc>
              <w:tc>
                <w:tcPr>
                  <w:tcW w:w="700" w:type="pct"/>
                  <w:tcMar>
                    <w:top w:w="20" w:type="dxa"/>
                    <w:left w:w="10" w:type="dxa"/>
                    <w:bottom w:w="20" w:type="dxa"/>
                    <w:right w:w="10" w:type="dxa"/>
                  </w:tcMar>
                </w:tcPr>
                <w:p w14:paraId="4B393A3F" w14:textId="77777777" w:rsidR="001A20E6" w:rsidRDefault="00000000">
                  <w:pPr>
                    <w:pStyle w:val="TableCellBirdsEyeDayNumber"/>
                  </w:pPr>
                  <w:r>
                    <w:t>15</w:t>
                  </w:r>
                </w:p>
              </w:tc>
              <w:tc>
                <w:tcPr>
                  <w:tcW w:w="700" w:type="pct"/>
                  <w:tcMar>
                    <w:top w:w="20" w:type="dxa"/>
                    <w:left w:w="10" w:type="dxa"/>
                    <w:bottom w:w="20" w:type="dxa"/>
                    <w:right w:w="10" w:type="dxa"/>
                  </w:tcMar>
                </w:tcPr>
                <w:p w14:paraId="6D7C535B" w14:textId="77777777" w:rsidR="001A20E6" w:rsidRDefault="00000000">
                  <w:pPr>
                    <w:pStyle w:val="TableCellBirdsEyeDayNumber"/>
                  </w:pPr>
                  <w:r>
                    <w:t>16</w:t>
                  </w:r>
                </w:p>
              </w:tc>
              <w:tc>
                <w:tcPr>
                  <w:tcW w:w="700" w:type="pct"/>
                  <w:tcMar>
                    <w:top w:w="20" w:type="dxa"/>
                    <w:left w:w="10" w:type="dxa"/>
                    <w:bottom w:w="20" w:type="dxa"/>
                    <w:right w:w="10" w:type="dxa"/>
                  </w:tcMar>
                </w:tcPr>
                <w:p w14:paraId="5596CD68" w14:textId="77777777" w:rsidR="001A20E6" w:rsidRDefault="00000000">
                  <w:pPr>
                    <w:pStyle w:val="TableCellBirdsEyeDayNumber"/>
                  </w:pPr>
                  <w:r>
                    <w:t>17</w:t>
                  </w:r>
                </w:p>
              </w:tc>
              <w:tc>
                <w:tcPr>
                  <w:tcW w:w="700" w:type="pct"/>
                  <w:tcMar>
                    <w:top w:w="20" w:type="dxa"/>
                    <w:left w:w="10" w:type="dxa"/>
                    <w:bottom w:w="20" w:type="dxa"/>
                    <w:right w:w="10" w:type="dxa"/>
                  </w:tcMar>
                </w:tcPr>
                <w:p w14:paraId="1552F8A8" w14:textId="77777777" w:rsidR="001A20E6" w:rsidRDefault="00000000">
                  <w:pPr>
                    <w:pStyle w:val="TableCellBirdsEyeDayNumber"/>
                  </w:pPr>
                  <w:r>
                    <w:t>18</w:t>
                  </w:r>
                </w:p>
              </w:tc>
            </w:tr>
            <w:tr w:rsidR="001A20E6" w14:paraId="2F2B176C" w14:textId="77777777">
              <w:tc>
                <w:tcPr>
                  <w:tcW w:w="700" w:type="pct"/>
                  <w:tcMar>
                    <w:top w:w="20" w:type="dxa"/>
                    <w:left w:w="10" w:type="dxa"/>
                    <w:bottom w:w="20" w:type="dxa"/>
                    <w:right w:w="10" w:type="dxa"/>
                  </w:tcMar>
                </w:tcPr>
                <w:p w14:paraId="22281951" w14:textId="77777777" w:rsidR="001A20E6" w:rsidRDefault="00000000">
                  <w:pPr>
                    <w:pStyle w:val="TableCellBirdsEyeDayNumber"/>
                  </w:pPr>
                  <w:r>
                    <w:t>19</w:t>
                  </w:r>
                </w:p>
              </w:tc>
              <w:tc>
                <w:tcPr>
                  <w:tcW w:w="700" w:type="pct"/>
                  <w:tcMar>
                    <w:top w:w="20" w:type="dxa"/>
                    <w:left w:w="10" w:type="dxa"/>
                    <w:bottom w:w="20" w:type="dxa"/>
                    <w:right w:w="10" w:type="dxa"/>
                  </w:tcMar>
                </w:tcPr>
                <w:p w14:paraId="77600A18" w14:textId="77777777" w:rsidR="001A20E6" w:rsidRDefault="00000000">
                  <w:pPr>
                    <w:pStyle w:val="TableCellBirdsEyeDayNumber"/>
                  </w:pPr>
                  <w:r>
                    <w:t>20</w:t>
                  </w:r>
                </w:p>
              </w:tc>
              <w:tc>
                <w:tcPr>
                  <w:tcW w:w="700" w:type="pct"/>
                  <w:tcMar>
                    <w:top w:w="20" w:type="dxa"/>
                    <w:left w:w="10" w:type="dxa"/>
                    <w:bottom w:w="20" w:type="dxa"/>
                    <w:right w:w="10" w:type="dxa"/>
                  </w:tcMar>
                </w:tcPr>
                <w:p w14:paraId="3A703A79" w14:textId="77777777" w:rsidR="001A20E6" w:rsidRDefault="00000000">
                  <w:pPr>
                    <w:pStyle w:val="TableCellBirdsEyeDayNumber"/>
                  </w:pPr>
                  <w:r>
                    <w:t>21</w:t>
                  </w:r>
                </w:p>
              </w:tc>
              <w:tc>
                <w:tcPr>
                  <w:tcW w:w="700" w:type="pct"/>
                  <w:tcMar>
                    <w:top w:w="20" w:type="dxa"/>
                    <w:left w:w="10" w:type="dxa"/>
                    <w:bottom w:w="20" w:type="dxa"/>
                    <w:right w:w="10" w:type="dxa"/>
                  </w:tcMar>
                </w:tcPr>
                <w:p w14:paraId="7E800241" w14:textId="77777777" w:rsidR="001A20E6" w:rsidRDefault="00000000">
                  <w:pPr>
                    <w:pStyle w:val="TableCellBirdsEyeDayNumber"/>
                  </w:pPr>
                  <w:r>
                    <w:t>22</w:t>
                  </w:r>
                </w:p>
              </w:tc>
              <w:tc>
                <w:tcPr>
                  <w:tcW w:w="700" w:type="pct"/>
                  <w:tcMar>
                    <w:top w:w="20" w:type="dxa"/>
                    <w:left w:w="10" w:type="dxa"/>
                    <w:bottom w:w="20" w:type="dxa"/>
                    <w:right w:w="10" w:type="dxa"/>
                  </w:tcMar>
                </w:tcPr>
                <w:p w14:paraId="0FE370B3" w14:textId="77777777" w:rsidR="001A20E6" w:rsidRDefault="00000000">
                  <w:pPr>
                    <w:pStyle w:val="TableCellBirdsEyeDayNumber"/>
                  </w:pPr>
                  <w:r>
                    <w:t>23</w:t>
                  </w:r>
                </w:p>
              </w:tc>
              <w:tc>
                <w:tcPr>
                  <w:tcW w:w="700" w:type="pct"/>
                  <w:tcMar>
                    <w:top w:w="20" w:type="dxa"/>
                    <w:left w:w="10" w:type="dxa"/>
                    <w:bottom w:w="20" w:type="dxa"/>
                    <w:right w:w="10" w:type="dxa"/>
                  </w:tcMar>
                </w:tcPr>
                <w:p w14:paraId="23674AE3" w14:textId="77777777" w:rsidR="001A20E6" w:rsidRDefault="00000000">
                  <w:pPr>
                    <w:pStyle w:val="TableCellBirdsEyeDayNumber"/>
                  </w:pPr>
                  <w:r>
                    <w:t>24</w:t>
                  </w:r>
                </w:p>
              </w:tc>
              <w:tc>
                <w:tcPr>
                  <w:tcW w:w="700" w:type="pct"/>
                  <w:tcMar>
                    <w:top w:w="20" w:type="dxa"/>
                    <w:left w:w="10" w:type="dxa"/>
                    <w:bottom w:w="20" w:type="dxa"/>
                    <w:right w:w="10" w:type="dxa"/>
                  </w:tcMar>
                </w:tcPr>
                <w:p w14:paraId="4CB0A15C" w14:textId="77777777" w:rsidR="001A20E6" w:rsidRDefault="00000000">
                  <w:pPr>
                    <w:pStyle w:val="TableCellBirdsEyeDayNumber"/>
                  </w:pPr>
                  <w:r>
                    <w:t>25</w:t>
                  </w:r>
                </w:p>
              </w:tc>
            </w:tr>
            <w:tr w:rsidR="001A20E6" w14:paraId="14DBAA6C" w14:textId="77777777">
              <w:tc>
                <w:tcPr>
                  <w:tcW w:w="700" w:type="pct"/>
                  <w:tcMar>
                    <w:top w:w="20" w:type="dxa"/>
                    <w:left w:w="10" w:type="dxa"/>
                    <w:bottom w:w="20" w:type="dxa"/>
                    <w:right w:w="10" w:type="dxa"/>
                  </w:tcMar>
                </w:tcPr>
                <w:p w14:paraId="232E4B46" w14:textId="77777777" w:rsidR="001A20E6" w:rsidRDefault="00000000">
                  <w:pPr>
                    <w:pStyle w:val="TableCellBirdsEyeDayNumber"/>
                  </w:pPr>
                  <w:r>
                    <w:t>26</w:t>
                  </w:r>
                </w:p>
              </w:tc>
              <w:tc>
                <w:tcPr>
                  <w:tcW w:w="700" w:type="pct"/>
                  <w:tcMar>
                    <w:top w:w="20" w:type="dxa"/>
                    <w:left w:w="10" w:type="dxa"/>
                    <w:bottom w:w="20" w:type="dxa"/>
                    <w:right w:w="10" w:type="dxa"/>
                  </w:tcMar>
                </w:tcPr>
                <w:p w14:paraId="420A8962" w14:textId="77777777" w:rsidR="001A20E6" w:rsidRDefault="00000000">
                  <w:pPr>
                    <w:pStyle w:val="TableCellBirdsEyeDayNumber"/>
                  </w:pPr>
                  <w:r>
                    <w:t>27</w:t>
                  </w:r>
                </w:p>
              </w:tc>
              <w:tc>
                <w:tcPr>
                  <w:tcW w:w="700" w:type="pct"/>
                  <w:tcMar>
                    <w:top w:w="20" w:type="dxa"/>
                    <w:left w:w="10" w:type="dxa"/>
                    <w:bottom w:w="20" w:type="dxa"/>
                    <w:right w:w="10" w:type="dxa"/>
                  </w:tcMar>
                </w:tcPr>
                <w:p w14:paraId="29453CFC" w14:textId="77777777" w:rsidR="001A20E6" w:rsidRDefault="00000000">
                  <w:pPr>
                    <w:pStyle w:val="TableCellBirdsEyeDayNumber"/>
                  </w:pPr>
                  <w:r>
                    <w:t>28</w:t>
                  </w:r>
                </w:p>
              </w:tc>
              <w:tc>
                <w:tcPr>
                  <w:tcW w:w="700" w:type="pct"/>
                  <w:tcMar>
                    <w:top w:w="20" w:type="dxa"/>
                    <w:left w:w="10" w:type="dxa"/>
                    <w:bottom w:w="20" w:type="dxa"/>
                    <w:right w:w="10" w:type="dxa"/>
                  </w:tcMar>
                </w:tcPr>
                <w:p w14:paraId="604154DB" w14:textId="77777777" w:rsidR="001A20E6" w:rsidRDefault="00000000">
                  <w:pPr>
                    <w:pStyle w:val="TableCellBirdsEyeDayNumber"/>
                  </w:pPr>
                  <w:r>
                    <w:t>29</w:t>
                  </w:r>
                </w:p>
              </w:tc>
              <w:tc>
                <w:tcPr>
                  <w:tcW w:w="700" w:type="pct"/>
                  <w:tcMar>
                    <w:top w:w="20" w:type="dxa"/>
                    <w:left w:w="10" w:type="dxa"/>
                    <w:bottom w:w="20" w:type="dxa"/>
                    <w:right w:w="10" w:type="dxa"/>
                  </w:tcMar>
                </w:tcPr>
                <w:p w14:paraId="45613012" w14:textId="77777777" w:rsidR="001A20E6" w:rsidRDefault="00000000">
                  <w:pPr>
                    <w:pStyle w:val="TableCellBirdsEyeDayNumber"/>
                  </w:pPr>
                  <w:r>
                    <w:t>30</w:t>
                  </w:r>
                </w:p>
              </w:tc>
              <w:tc>
                <w:tcPr>
                  <w:tcW w:w="700" w:type="pct"/>
                  <w:tcMar>
                    <w:top w:w="20" w:type="dxa"/>
                    <w:left w:w="10" w:type="dxa"/>
                    <w:bottom w:w="20" w:type="dxa"/>
                    <w:right w:w="10" w:type="dxa"/>
                  </w:tcMar>
                </w:tcPr>
                <w:p w14:paraId="3C7E0C90" w14:textId="77777777" w:rsidR="001A20E6" w:rsidRDefault="00000000">
                  <w:pPr>
                    <w:pStyle w:val="TableCellBirdsEyeDayNumber"/>
                  </w:pPr>
                  <w:r>
                    <w:t>31</w:t>
                  </w:r>
                </w:p>
              </w:tc>
              <w:tc>
                <w:tcPr>
                  <w:tcW w:w="700" w:type="pct"/>
                  <w:tcMar>
                    <w:top w:w="20" w:type="dxa"/>
                    <w:left w:w="10" w:type="dxa"/>
                    <w:bottom w:w="20" w:type="dxa"/>
                    <w:right w:w="10" w:type="dxa"/>
                  </w:tcMar>
                </w:tcPr>
                <w:p w14:paraId="4AB4CAFA" w14:textId="77777777" w:rsidR="001A20E6" w:rsidRDefault="001A20E6"/>
              </w:tc>
            </w:tr>
          </w:tbl>
          <w:p w14:paraId="4A259D4B" w14:textId="77777777" w:rsidR="001A20E6" w:rsidRDefault="001A20E6"/>
        </w:tc>
        <w:tc>
          <w:tcPr>
            <w:tcW w:w="800" w:type="pct"/>
            <w:tcMar>
              <w:top w:w="100" w:type="dxa"/>
              <w:left w:w="50" w:type="dxa"/>
              <w:bottom w:w="100" w:type="dxa"/>
              <w:right w:w="50" w:type="dxa"/>
            </w:tcMar>
          </w:tcPr>
          <w:tbl>
            <w:tblPr>
              <w:tblW w:w="5000" w:type="pct"/>
              <w:tblCellMar>
                <w:left w:w="10" w:type="dxa"/>
                <w:right w:w="10" w:type="dxa"/>
              </w:tblCellMar>
              <w:tblLook w:val="04A0" w:firstRow="1" w:lastRow="0" w:firstColumn="1" w:lastColumn="0" w:noHBand="0" w:noVBand="1"/>
            </w:tblPr>
            <w:tblGrid>
              <w:gridCol w:w="201"/>
              <w:gridCol w:w="201"/>
              <w:gridCol w:w="201"/>
              <w:gridCol w:w="201"/>
              <w:gridCol w:w="200"/>
              <w:gridCol w:w="200"/>
              <w:gridCol w:w="200"/>
            </w:tblGrid>
            <w:tr w:rsidR="001A20E6" w14:paraId="340A0CE7" w14:textId="77777777">
              <w:tc>
                <w:tcPr>
                  <w:tcW w:w="700" w:type="pct"/>
                  <w:tcMar>
                    <w:top w:w="50" w:type="dxa"/>
                    <w:left w:w="20" w:type="dxa"/>
                    <w:bottom w:w="50" w:type="dxa"/>
                    <w:right w:w="20" w:type="dxa"/>
                  </w:tcMar>
                </w:tcPr>
                <w:p w14:paraId="20101898" w14:textId="77777777" w:rsidR="001A20E6" w:rsidRDefault="00000000">
                  <w:pPr>
                    <w:pStyle w:val="TableCellBirdsEyeDay"/>
                  </w:pPr>
                  <w:r>
                    <w:t>S</w:t>
                  </w:r>
                </w:p>
              </w:tc>
              <w:tc>
                <w:tcPr>
                  <w:tcW w:w="700" w:type="pct"/>
                  <w:tcMar>
                    <w:top w:w="50" w:type="dxa"/>
                    <w:left w:w="20" w:type="dxa"/>
                    <w:bottom w:w="50" w:type="dxa"/>
                    <w:right w:w="20" w:type="dxa"/>
                  </w:tcMar>
                </w:tcPr>
                <w:p w14:paraId="248C4A99" w14:textId="77777777" w:rsidR="001A20E6" w:rsidRDefault="00000000">
                  <w:pPr>
                    <w:pStyle w:val="TableCellBirdsEyeDay"/>
                  </w:pPr>
                  <w:r>
                    <w:t>M</w:t>
                  </w:r>
                </w:p>
              </w:tc>
              <w:tc>
                <w:tcPr>
                  <w:tcW w:w="700" w:type="pct"/>
                  <w:tcMar>
                    <w:top w:w="50" w:type="dxa"/>
                    <w:left w:w="20" w:type="dxa"/>
                    <w:bottom w:w="50" w:type="dxa"/>
                    <w:right w:w="20" w:type="dxa"/>
                  </w:tcMar>
                </w:tcPr>
                <w:p w14:paraId="35169F15" w14:textId="77777777" w:rsidR="001A20E6" w:rsidRDefault="00000000">
                  <w:pPr>
                    <w:pStyle w:val="TableCellBirdsEyeDay"/>
                  </w:pPr>
                  <w:r>
                    <w:t>T</w:t>
                  </w:r>
                </w:p>
              </w:tc>
              <w:tc>
                <w:tcPr>
                  <w:tcW w:w="700" w:type="pct"/>
                  <w:tcMar>
                    <w:top w:w="50" w:type="dxa"/>
                    <w:left w:w="20" w:type="dxa"/>
                    <w:bottom w:w="50" w:type="dxa"/>
                    <w:right w:w="20" w:type="dxa"/>
                  </w:tcMar>
                </w:tcPr>
                <w:p w14:paraId="3FE1B7C1" w14:textId="77777777" w:rsidR="001A20E6" w:rsidRDefault="00000000">
                  <w:pPr>
                    <w:pStyle w:val="TableCellBirdsEyeDay"/>
                  </w:pPr>
                  <w:r>
                    <w:t>W</w:t>
                  </w:r>
                </w:p>
              </w:tc>
              <w:tc>
                <w:tcPr>
                  <w:tcW w:w="700" w:type="pct"/>
                  <w:tcMar>
                    <w:top w:w="50" w:type="dxa"/>
                    <w:left w:w="20" w:type="dxa"/>
                    <w:bottom w:w="50" w:type="dxa"/>
                    <w:right w:w="20" w:type="dxa"/>
                  </w:tcMar>
                </w:tcPr>
                <w:p w14:paraId="515339C2" w14:textId="77777777" w:rsidR="001A20E6" w:rsidRDefault="00000000">
                  <w:pPr>
                    <w:pStyle w:val="TableCellBirdsEyeDay"/>
                  </w:pPr>
                  <w:r>
                    <w:t>T</w:t>
                  </w:r>
                </w:p>
              </w:tc>
              <w:tc>
                <w:tcPr>
                  <w:tcW w:w="700" w:type="pct"/>
                  <w:tcMar>
                    <w:top w:w="50" w:type="dxa"/>
                    <w:left w:w="20" w:type="dxa"/>
                    <w:bottom w:w="50" w:type="dxa"/>
                    <w:right w:w="20" w:type="dxa"/>
                  </w:tcMar>
                </w:tcPr>
                <w:p w14:paraId="00DBAEBB" w14:textId="77777777" w:rsidR="001A20E6" w:rsidRDefault="00000000">
                  <w:pPr>
                    <w:pStyle w:val="TableCellBirdsEyeDay"/>
                  </w:pPr>
                  <w:r>
                    <w:t>F</w:t>
                  </w:r>
                </w:p>
              </w:tc>
              <w:tc>
                <w:tcPr>
                  <w:tcW w:w="700" w:type="pct"/>
                  <w:tcMar>
                    <w:top w:w="50" w:type="dxa"/>
                    <w:left w:w="20" w:type="dxa"/>
                    <w:bottom w:w="50" w:type="dxa"/>
                    <w:right w:w="20" w:type="dxa"/>
                  </w:tcMar>
                </w:tcPr>
                <w:p w14:paraId="06CAFAF4" w14:textId="77777777" w:rsidR="001A20E6" w:rsidRDefault="00000000">
                  <w:pPr>
                    <w:pStyle w:val="TableCellBirdsEyeDay"/>
                  </w:pPr>
                  <w:r>
                    <w:t>S</w:t>
                  </w:r>
                </w:p>
              </w:tc>
            </w:tr>
            <w:tr w:rsidR="001A20E6" w14:paraId="042EE700" w14:textId="77777777">
              <w:tc>
                <w:tcPr>
                  <w:tcW w:w="700" w:type="pct"/>
                  <w:tcMar>
                    <w:top w:w="20" w:type="dxa"/>
                    <w:left w:w="10" w:type="dxa"/>
                    <w:bottom w:w="20" w:type="dxa"/>
                    <w:right w:w="10" w:type="dxa"/>
                  </w:tcMar>
                </w:tcPr>
                <w:p w14:paraId="009DC9FC" w14:textId="77777777" w:rsidR="001A20E6" w:rsidRDefault="001A20E6"/>
              </w:tc>
              <w:tc>
                <w:tcPr>
                  <w:tcW w:w="700" w:type="pct"/>
                  <w:tcMar>
                    <w:top w:w="20" w:type="dxa"/>
                    <w:left w:w="10" w:type="dxa"/>
                    <w:bottom w:w="20" w:type="dxa"/>
                    <w:right w:w="10" w:type="dxa"/>
                  </w:tcMar>
                </w:tcPr>
                <w:p w14:paraId="405A6C07" w14:textId="77777777" w:rsidR="001A20E6" w:rsidRDefault="001A20E6"/>
              </w:tc>
              <w:tc>
                <w:tcPr>
                  <w:tcW w:w="700" w:type="pct"/>
                  <w:tcMar>
                    <w:top w:w="20" w:type="dxa"/>
                    <w:left w:w="10" w:type="dxa"/>
                    <w:bottom w:w="20" w:type="dxa"/>
                    <w:right w:w="10" w:type="dxa"/>
                  </w:tcMar>
                </w:tcPr>
                <w:p w14:paraId="67EF0F76" w14:textId="77777777" w:rsidR="001A20E6" w:rsidRDefault="001A20E6"/>
              </w:tc>
              <w:tc>
                <w:tcPr>
                  <w:tcW w:w="700" w:type="pct"/>
                  <w:tcMar>
                    <w:top w:w="20" w:type="dxa"/>
                    <w:left w:w="10" w:type="dxa"/>
                    <w:bottom w:w="20" w:type="dxa"/>
                    <w:right w:w="10" w:type="dxa"/>
                  </w:tcMar>
                </w:tcPr>
                <w:p w14:paraId="5931176E" w14:textId="77777777" w:rsidR="001A20E6" w:rsidRDefault="001A20E6"/>
              </w:tc>
              <w:tc>
                <w:tcPr>
                  <w:tcW w:w="700" w:type="pct"/>
                  <w:tcMar>
                    <w:top w:w="20" w:type="dxa"/>
                    <w:left w:w="10" w:type="dxa"/>
                    <w:bottom w:w="20" w:type="dxa"/>
                    <w:right w:w="10" w:type="dxa"/>
                  </w:tcMar>
                </w:tcPr>
                <w:p w14:paraId="4B5CB093" w14:textId="77777777" w:rsidR="001A20E6" w:rsidRDefault="001A20E6"/>
              </w:tc>
              <w:tc>
                <w:tcPr>
                  <w:tcW w:w="700" w:type="pct"/>
                  <w:tcMar>
                    <w:top w:w="20" w:type="dxa"/>
                    <w:left w:w="10" w:type="dxa"/>
                    <w:bottom w:w="20" w:type="dxa"/>
                    <w:right w:w="10" w:type="dxa"/>
                  </w:tcMar>
                </w:tcPr>
                <w:p w14:paraId="3DEEDA88" w14:textId="77777777" w:rsidR="001A20E6" w:rsidRDefault="001A20E6"/>
              </w:tc>
              <w:tc>
                <w:tcPr>
                  <w:tcW w:w="700" w:type="pct"/>
                  <w:tcMar>
                    <w:top w:w="20" w:type="dxa"/>
                    <w:left w:w="10" w:type="dxa"/>
                    <w:bottom w:w="20" w:type="dxa"/>
                    <w:right w:w="10" w:type="dxa"/>
                  </w:tcMar>
                </w:tcPr>
                <w:p w14:paraId="0F42792A" w14:textId="77777777" w:rsidR="001A20E6" w:rsidRDefault="00000000">
                  <w:pPr>
                    <w:pStyle w:val="TableCellBirdsEyeDayNumber"/>
                  </w:pPr>
                  <w:r>
                    <w:t>1</w:t>
                  </w:r>
                </w:p>
              </w:tc>
            </w:tr>
            <w:tr w:rsidR="001A20E6" w14:paraId="7FE41406" w14:textId="77777777">
              <w:tc>
                <w:tcPr>
                  <w:tcW w:w="700" w:type="pct"/>
                  <w:tcMar>
                    <w:top w:w="20" w:type="dxa"/>
                    <w:left w:w="10" w:type="dxa"/>
                    <w:bottom w:w="20" w:type="dxa"/>
                    <w:right w:w="10" w:type="dxa"/>
                  </w:tcMar>
                </w:tcPr>
                <w:p w14:paraId="16609AF5" w14:textId="77777777" w:rsidR="001A20E6" w:rsidRDefault="00000000">
                  <w:pPr>
                    <w:pStyle w:val="TableCellBirdsEyeDayNumber"/>
                  </w:pPr>
                  <w:r>
                    <w:t>2</w:t>
                  </w:r>
                </w:p>
              </w:tc>
              <w:tc>
                <w:tcPr>
                  <w:tcW w:w="700" w:type="pct"/>
                  <w:tcMar>
                    <w:top w:w="20" w:type="dxa"/>
                    <w:left w:w="10" w:type="dxa"/>
                    <w:bottom w:w="20" w:type="dxa"/>
                    <w:right w:w="10" w:type="dxa"/>
                  </w:tcMar>
                </w:tcPr>
                <w:p w14:paraId="13256613" w14:textId="77777777" w:rsidR="001A20E6" w:rsidRDefault="00000000">
                  <w:pPr>
                    <w:pStyle w:val="TableCellBirdsEyeDayNumber"/>
                  </w:pPr>
                  <w:r>
                    <w:t>3</w:t>
                  </w:r>
                </w:p>
              </w:tc>
              <w:tc>
                <w:tcPr>
                  <w:tcW w:w="700" w:type="pct"/>
                  <w:tcMar>
                    <w:top w:w="20" w:type="dxa"/>
                    <w:left w:w="10" w:type="dxa"/>
                    <w:bottom w:w="20" w:type="dxa"/>
                    <w:right w:w="10" w:type="dxa"/>
                  </w:tcMar>
                </w:tcPr>
                <w:p w14:paraId="1CC99BCE" w14:textId="77777777" w:rsidR="001A20E6" w:rsidRDefault="00000000">
                  <w:pPr>
                    <w:pStyle w:val="TableCellBirdsEyeDayNumber"/>
                  </w:pPr>
                  <w:r>
                    <w:t>4</w:t>
                  </w:r>
                </w:p>
              </w:tc>
              <w:tc>
                <w:tcPr>
                  <w:tcW w:w="700" w:type="pct"/>
                  <w:tcMar>
                    <w:top w:w="20" w:type="dxa"/>
                    <w:left w:w="10" w:type="dxa"/>
                    <w:bottom w:w="20" w:type="dxa"/>
                    <w:right w:w="10" w:type="dxa"/>
                  </w:tcMar>
                </w:tcPr>
                <w:p w14:paraId="7D6AEA73" w14:textId="77777777" w:rsidR="001A20E6" w:rsidRDefault="00000000">
                  <w:pPr>
                    <w:pStyle w:val="TableCellBirdsEyeDayNumber"/>
                  </w:pPr>
                  <w:r>
                    <w:t>5</w:t>
                  </w:r>
                </w:p>
              </w:tc>
              <w:tc>
                <w:tcPr>
                  <w:tcW w:w="700" w:type="pct"/>
                  <w:tcMar>
                    <w:top w:w="20" w:type="dxa"/>
                    <w:left w:w="10" w:type="dxa"/>
                    <w:bottom w:w="20" w:type="dxa"/>
                    <w:right w:w="10" w:type="dxa"/>
                  </w:tcMar>
                </w:tcPr>
                <w:p w14:paraId="09B13BF6" w14:textId="77777777" w:rsidR="001A20E6" w:rsidRDefault="00000000">
                  <w:pPr>
                    <w:pStyle w:val="TableCellBirdsEyeDayNumber"/>
                  </w:pPr>
                  <w:r>
                    <w:t>6</w:t>
                  </w:r>
                </w:p>
              </w:tc>
              <w:tc>
                <w:tcPr>
                  <w:tcW w:w="700" w:type="pct"/>
                  <w:tcMar>
                    <w:top w:w="20" w:type="dxa"/>
                    <w:left w:w="10" w:type="dxa"/>
                    <w:bottom w:w="20" w:type="dxa"/>
                    <w:right w:w="10" w:type="dxa"/>
                  </w:tcMar>
                </w:tcPr>
                <w:p w14:paraId="6F55FB58" w14:textId="77777777" w:rsidR="001A20E6" w:rsidRDefault="00000000">
                  <w:pPr>
                    <w:pStyle w:val="TableCellBirdsEyeDayNumber"/>
                  </w:pPr>
                  <w:r>
                    <w:t>7</w:t>
                  </w:r>
                </w:p>
              </w:tc>
              <w:tc>
                <w:tcPr>
                  <w:tcW w:w="700" w:type="pct"/>
                  <w:tcMar>
                    <w:top w:w="20" w:type="dxa"/>
                    <w:left w:w="10" w:type="dxa"/>
                    <w:bottom w:w="20" w:type="dxa"/>
                    <w:right w:w="10" w:type="dxa"/>
                  </w:tcMar>
                </w:tcPr>
                <w:p w14:paraId="50985AE6" w14:textId="77777777" w:rsidR="001A20E6" w:rsidRDefault="00000000">
                  <w:pPr>
                    <w:pStyle w:val="TableCellBirdsEyeDayNumber"/>
                  </w:pPr>
                  <w:r>
                    <w:t>8</w:t>
                  </w:r>
                </w:p>
              </w:tc>
            </w:tr>
            <w:tr w:rsidR="001A20E6" w14:paraId="1160A8F9" w14:textId="77777777">
              <w:tc>
                <w:tcPr>
                  <w:tcW w:w="700" w:type="pct"/>
                  <w:tcMar>
                    <w:top w:w="20" w:type="dxa"/>
                    <w:left w:w="10" w:type="dxa"/>
                    <w:bottom w:w="20" w:type="dxa"/>
                    <w:right w:w="10" w:type="dxa"/>
                  </w:tcMar>
                </w:tcPr>
                <w:p w14:paraId="6BE12EA7" w14:textId="77777777" w:rsidR="001A20E6" w:rsidRDefault="00000000">
                  <w:pPr>
                    <w:pStyle w:val="TableCellBirdsEyeDayNumber"/>
                  </w:pPr>
                  <w:r>
                    <w:t>9</w:t>
                  </w:r>
                </w:p>
              </w:tc>
              <w:tc>
                <w:tcPr>
                  <w:tcW w:w="700" w:type="pct"/>
                  <w:tcMar>
                    <w:top w:w="20" w:type="dxa"/>
                    <w:left w:w="10" w:type="dxa"/>
                    <w:bottom w:w="20" w:type="dxa"/>
                    <w:right w:w="10" w:type="dxa"/>
                  </w:tcMar>
                </w:tcPr>
                <w:p w14:paraId="38C79BE7" w14:textId="77777777" w:rsidR="001A20E6" w:rsidRDefault="00000000">
                  <w:pPr>
                    <w:pStyle w:val="TableCellBirdsEyeDayNumber"/>
                  </w:pPr>
                  <w:r>
                    <w:t>10</w:t>
                  </w:r>
                </w:p>
              </w:tc>
              <w:tc>
                <w:tcPr>
                  <w:tcW w:w="700" w:type="pct"/>
                  <w:tcMar>
                    <w:top w:w="20" w:type="dxa"/>
                    <w:left w:w="10" w:type="dxa"/>
                    <w:bottom w:w="20" w:type="dxa"/>
                    <w:right w:w="10" w:type="dxa"/>
                  </w:tcMar>
                </w:tcPr>
                <w:p w14:paraId="5CB4C1A9" w14:textId="77777777" w:rsidR="001A20E6" w:rsidRDefault="00000000">
                  <w:pPr>
                    <w:pStyle w:val="TableCellBirdsEyeDayNumber"/>
                  </w:pPr>
                  <w:r>
                    <w:t>11</w:t>
                  </w:r>
                </w:p>
              </w:tc>
              <w:tc>
                <w:tcPr>
                  <w:tcW w:w="700" w:type="pct"/>
                  <w:tcMar>
                    <w:top w:w="20" w:type="dxa"/>
                    <w:left w:w="10" w:type="dxa"/>
                    <w:bottom w:w="20" w:type="dxa"/>
                    <w:right w:w="10" w:type="dxa"/>
                  </w:tcMar>
                </w:tcPr>
                <w:p w14:paraId="1D765AF2" w14:textId="77777777" w:rsidR="001A20E6" w:rsidRDefault="00000000">
                  <w:pPr>
                    <w:pStyle w:val="TableCellBirdsEyeDayNumber"/>
                  </w:pPr>
                  <w:r>
                    <w:t>12</w:t>
                  </w:r>
                </w:p>
              </w:tc>
              <w:tc>
                <w:tcPr>
                  <w:tcW w:w="700" w:type="pct"/>
                  <w:tcMar>
                    <w:top w:w="20" w:type="dxa"/>
                    <w:left w:w="10" w:type="dxa"/>
                    <w:bottom w:w="20" w:type="dxa"/>
                    <w:right w:w="10" w:type="dxa"/>
                  </w:tcMar>
                </w:tcPr>
                <w:p w14:paraId="608BB4A1" w14:textId="77777777" w:rsidR="001A20E6" w:rsidRDefault="00000000">
                  <w:pPr>
                    <w:pStyle w:val="TableCellBirdsEyeDayNumber"/>
                  </w:pPr>
                  <w:r>
                    <w:t>13</w:t>
                  </w:r>
                </w:p>
              </w:tc>
              <w:tc>
                <w:tcPr>
                  <w:tcW w:w="700" w:type="pct"/>
                  <w:tcMar>
                    <w:top w:w="20" w:type="dxa"/>
                    <w:left w:w="10" w:type="dxa"/>
                    <w:bottom w:w="20" w:type="dxa"/>
                    <w:right w:w="10" w:type="dxa"/>
                  </w:tcMar>
                </w:tcPr>
                <w:p w14:paraId="6A9D5F99" w14:textId="77777777" w:rsidR="001A20E6" w:rsidRDefault="00000000">
                  <w:pPr>
                    <w:pStyle w:val="TableCellBirdsEyeDayNumber"/>
                  </w:pPr>
                  <w:r>
                    <w:t>14</w:t>
                  </w:r>
                </w:p>
              </w:tc>
              <w:tc>
                <w:tcPr>
                  <w:tcW w:w="700" w:type="pct"/>
                  <w:tcMar>
                    <w:top w:w="20" w:type="dxa"/>
                    <w:left w:w="10" w:type="dxa"/>
                    <w:bottom w:w="20" w:type="dxa"/>
                    <w:right w:w="10" w:type="dxa"/>
                  </w:tcMar>
                </w:tcPr>
                <w:p w14:paraId="32696BFD" w14:textId="77777777" w:rsidR="001A20E6" w:rsidRDefault="00000000">
                  <w:pPr>
                    <w:pStyle w:val="TableCellBirdsEyeDayNumber"/>
                  </w:pPr>
                  <w:r>
                    <w:t>15</w:t>
                  </w:r>
                </w:p>
              </w:tc>
            </w:tr>
            <w:tr w:rsidR="001A20E6" w14:paraId="2001A065" w14:textId="77777777">
              <w:tc>
                <w:tcPr>
                  <w:tcW w:w="700" w:type="pct"/>
                  <w:tcMar>
                    <w:top w:w="20" w:type="dxa"/>
                    <w:left w:w="10" w:type="dxa"/>
                    <w:bottom w:w="20" w:type="dxa"/>
                    <w:right w:w="10" w:type="dxa"/>
                  </w:tcMar>
                </w:tcPr>
                <w:p w14:paraId="443F06B0" w14:textId="77777777" w:rsidR="001A20E6" w:rsidRDefault="00000000">
                  <w:pPr>
                    <w:pStyle w:val="TableCellBirdsEyeDayNumber"/>
                  </w:pPr>
                  <w:r>
                    <w:t>16</w:t>
                  </w:r>
                </w:p>
              </w:tc>
              <w:tc>
                <w:tcPr>
                  <w:tcW w:w="700" w:type="pct"/>
                  <w:tcMar>
                    <w:top w:w="20" w:type="dxa"/>
                    <w:left w:w="10" w:type="dxa"/>
                    <w:bottom w:w="20" w:type="dxa"/>
                    <w:right w:w="10" w:type="dxa"/>
                  </w:tcMar>
                </w:tcPr>
                <w:p w14:paraId="40F06A8D" w14:textId="77777777" w:rsidR="001A20E6" w:rsidRDefault="00000000">
                  <w:pPr>
                    <w:pStyle w:val="TableCellBirdsEyeDayNumber"/>
                  </w:pPr>
                  <w:r>
                    <w:t>17</w:t>
                  </w:r>
                </w:p>
              </w:tc>
              <w:tc>
                <w:tcPr>
                  <w:tcW w:w="700" w:type="pct"/>
                  <w:tcMar>
                    <w:top w:w="20" w:type="dxa"/>
                    <w:left w:w="10" w:type="dxa"/>
                    <w:bottom w:w="20" w:type="dxa"/>
                    <w:right w:w="10" w:type="dxa"/>
                  </w:tcMar>
                </w:tcPr>
                <w:p w14:paraId="62346A2E" w14:textId="77777777" w:rsidR="001A20E6" w:rsidRDefault="00000000">
                  <w:pPr>
                    <w:pStyle w:val="TableCellBirdsEyeDayNumber"/>
                  </w:pPr>
                  <w:r>
                    <w:t>18</w:t>
                  </w:r>
                </w:p>
              </w:tc>
              <w:tc>
                <w:tcPr>
                  <w:tcW w:w="700" w:type="pct"/>
                  <w:tcMar>
                    <w:top w:w="20" w:type="dxa"/>
                    <w:left w:w="10" w:type="dxa"/>
                    <w:bottom w:w="20" w:type="dxa"/>
                    <w:right w:w="10" w:type="dxa"/>
                  </w:tcMar>
                </w:tcPr>
                <w:p w14:paraId="0FDA4114" w14:textId="77777777" w:rsidR="001A20E6" w:rsidRDefault="00000000">
                  <w:pPr>
                    <w:pStyle w:val="TableCellBirdsEyeDayNumber"/>
                  </w:pPr>
                  <w:r>
                    <w:t>19</w:t>
                  </w:r>
                </w:p>
              </w:tc>
              <w:tc>
                <w:tcPr>
                  <w:tcW w:w="700" w:type="pct"/>
                  <w:tcMar>
                    <w:top w:w="20" w:type="dxa"/>
                    <w:left w:w="10" w:type="dxa"/>
                    <w:bottom w:w="20" w:type="dxa"/>
                    <w:right w:w="10" w:type="dxa"/>
                  </w:tcMar>
                </w:tcPr>
                <w:p w14:paraId="42FF51FD" w14:textId="77777777" w:rsidR="001A20E6" w:rsidRDefault="00000000">
                  <w:pPr>
                    <w:pStyle w:val="TableCellBirdsEyeDayNumber"/>
                  </w:pPr>
                  <w:r>
                    <w:t>20</w:t>
                  </w:r>
                </w:p>
              </w:tc>
              <w:tc>
                <w:tcPr>
                  <w:tcW w:w="700" w:type="pct"/>
                  <w:tcMar>
                    <w:top w:w="20" w:type="dxa"/>
                    <w:left w:w="10" w:type="dxa"/>
                    <w:bottom w:w="20" w:type="dxa"/>
                    <w:right w:w="10" w:type="dxa"/>
                  </w:tcMar>
                </w:tcPr>
                <w:p w14:paraId="57F939D0" w14:textId="77777777" w:rsidR="001A20E6" w:rsidRDefault="00000000">
                  <w:pPr>
                    <w:pStyle w:val="TableCellBirdsEyeDayNumber"/>
                  </w:pPr>
                  <w:r>
                    <w:t>21</w:t>
                  </w:r>
                </w:p>
              </w:tc>
              <w:tc>
                <w:tcPr>
                  <w:tcW w:w="700" w:type="pct"/>
                  <w:tcMar>
                    <w:top w:w="20" w:type="dxa"/>
                    <w:left w:w="10" w:type="dxa"/>
                    <w:bottom w:w="20" w:type="dxa"/>
                    <w:right w:w="10" w:type="dxa"/>
                  </w:tcMar>
                </w:tcPr>
                <w:p w14:paraId="0F2BD7C7" w14:textId="77777777" w:rsidR="001A20E6" w:rsidRDefault="00000000">
                  <w:pPr>
                    <w:pStyle w:val="TableCellBirdsEyeDayNumber"/>
                  </w:pPr>
                  <w:r>
                    <w:t>22</w:t>
                  </w:r>
                </w:p>
              </w:tc>
            </w:tr>
            <w:tr w:rsidR="001A20E6" w14:paraId="34639B55" w14:textId="77777777">
              <w:tc>
                <w:tcPr>
                  <w:tcW w:w="700" w:type="pct"/>
                  <w:tcMar>
                    <w:top w:w="20" w:type="dxa"/>
                    <w:left w:w="10" w:type="dxa"/>
                    <w:bottom w:w="20" w:type="dxa"/>
                    <w:right w:w="10" w:type="dxa"/>
                  </w:tcMar>
                </w:tcPr>
                <w:p w14:paraId="797317E2" w14:textId="77777777" w:rsidR="001A20E6" w:rsidRDefault="00000000">
                  <w:pPr>
                    <w:pStyle w:val="TableCellBirdsEyeDayNumber"/>
                  </w:pPr>
                  <w:r>
                    <w:t>23</w:t>
                  </w:r>
                </w:p>
              </w:tc>
              <w:tc>
                <w:tcPr>
                  <w:tcW w:w="700" w:type="pct"/>
                  <w:tcMar>
                    <w:top w:w="20" w:type="dxa"/>
                    <w:left w:w="10" w:type="dxa"/>
                    <w:bottom w:w="20" w:type="dxa"/>
                    <w:right w:w="10" w:type="dxa"/>
                  </w:tcMar>
                </w:tcPr>
                <w:p w14:paraId="4F682718" w14:textId="77777777" w:rsidR="001A20E6" w:rsidRDefault="00000000">
                  <w:pPr>
                    <w:pStyle w:val="TableCellBirdsEyeDayNumber"/>
                  </w:pPr>
                  <w:r>
                    <w:t>24</w:t>
                  </w:r>
                </w:p>
              </w:tc>
              <w:tc>
                <w:tcPr>
                  <w:tcW w:w="700" w:type="pct"/>
                  <w:tcMar>
                    <w:top w:w="20" w:type="dxa"/>
                    <w:left w:w="10" w:type="dxa"/>
                    <w:bottom w:w="20" w:type="dxa"/>
                    <w:right w:w="10" w:type="dxa"/>
                  </w:tcMar>
                </w:tcPr>
                <w:p w14:paraId="69B0B66F" w14:textId="77777777" w:rsidR="001A20E6" w:rsidRDefault="00000000">
                  <w:pPr>
                    <w:pStyle w:val="TableCellBirdsEyeDayNumber"/>
                  </w:pPr>
                  <w:r>
                    <w:t>25</w:t>
                  </w:r>
                </w:p>
              </w:tc>
              <w:tc>
                <w:tcPr>
                  <w:tcW w:w="700" w:type="pct"/>
                  <w:tcMar>
                    <w:top w:w="20" w:type="dxa"/>
                    <w:left w:w="10" w:type="dxa"/>
                    <w:bottom w:w="20" w:type="dxa"/>
                    <w:right w:w="10" w:type="dxa"/>
                  </w:tcMar>
                </w:tcPr>
                <w:p w14:paraId="3B539DAF" w14:textId="77777777" w:rsidR="001A20E6" w:rsidRDefault="00000000">
                  <w:pPr>
                    <w:pStyle w:val="TableCellBirdsEyeDayNumber"/>
                  </w:pPr>
                  <w:r>
                    <w:t>26</w:t>
                  </w:r>
                </w:p>
              </w:tc>
              <w:tc>
                <w:tcPr>
                  <w:tcW w:w="700" w:type="pct"/>
                  <w:tcMar>
                    <w:top w:w="20" w:type="dxa"/>
                    <w:left w:w="10" w:type="dxa"/>
                    <w:bottom w:w="20" w:type="dxa"/>
                    <w:right w:w="10" w:type="dxa"/>
                  </w:tcMar>
                </w:tcPr>
                <w:p w14:paraId="11D528DB" w14:textId="77777777" w:rsidR="001A20E6" w:rsidRDefault="00000000">
                  <w:pPr>
                    <w:pStyle w:val="TableCellBirdsEyeDayNumber"/>
                  </w:pPr>
                  <w:r>
                    <w:t>27</w:t>
                  </w:r>
                </w:p>
              </w:tc>
              <w:tc>
                <w:tcPr>
                  <w:tcW w:w="700" w:type="pct"/>
                  <w:tcMar>
                    <w:top w:w="20" w:type="dxa"/>
                    <w:left w:w="10" w:type="dxa"/>
                    <w:bottom w:w="20" w:type="dxa"/>
                    <w:right w:w="10" w:type="dxa"/>
                  </w:tcMar>
                </w:tcPr>
                <w:p w14:paraId="398D0AB6" w14:textId="77777777" w:rsidR="001A20E6" w:rsidRDefault="00000000">
                  <w:pPr>
                    <w:pStyle w:val="TableCellBirdsEyeDayNumber"/>
                  </w:pPr>
                  <w:r>
                    <w:t>28</w:t>
                  </w:r>
                </w:p>
              </w:tc>
              <w:tc>
                <w:tcPr>
                  <w:tcW w:w="700" w:type="pct"/>
                  <w:tcMar>
                    <w:top w:w="20" w:type="dxa"/>
                    <w:left w:w="10" w:type="dxa"/>
                    <w:bottom w:w="20" w:type="dxa"/>
                    <w:right w:w="10" w:type="dxa"/>
                  </w:tcMar>
                </w:tcPr>
                <w:p w14:paraId="72E0C7F3" w14:textId="77777777" w:rsidR="001A20E6" w:rsidRDefault="00000000">
                  <w:pPr>
                    <w:pStyle w:val="TableCellBirdsEyeDayNumber"/>
                  </w:pPr>
                  <w:r>
                    <w:t>29</w:t>
                  </w:r>
                </w:p>
              </w:tc>
            </w:tr>
            <w:tr w:rsidR="001A20E6" w14:paraId="3646B11A" w14:textId="77777777">
              <w:tc>
                <w:tcPr>
                  <w:tcW w:w="700" w:type="pct"/>
                  <w:tcMar>
                    <w:top w:w="20" w:type="dxa"/>
                    <w:left w:w="10" w:type="dxa"/>
                    <w:bottom w:w="20" w:type="dxa"/>
                    <w:right w:w="10" w:type="dxa"/>
                  </w:tcMar>
                </w:tcPr>
                <w:p w14:paraId="6C4ACE7D" w14:textId="77777777" w:rsidR="001A20E6" w:rsidRDefault="00000000">
                  <w:pPr>
                    <w:pStyle w:val="TableCellBirdsEyeDayNumber"/>
                  </w:pPr>
                  <w:r>
                    <w:t>30</w:t>
                  </w:r>
                </w:p>
              </w:tc>
              <w:tc>
                <w:tcPr>
                  <w:tcW w:w="700" w:type="pct"/>
                  <w:tcMar>
                    <w:top w:w="20" w:type="dxa"/>
                    <w:left w:w="10" w:type="dxa"/>
                    <w:bottom w:w="20" w:type="dxa"/>
                    <w:right w:w="10" w:type="dxa"/>
                  </w:tcMar>
                </w:tcPr>
                <w:p w14:paraId="0CE07D9C" w14:textId="77777777" w:rsidR="001A20E6" w:rsidRDefault="00000000">
                  <w:pPr>
                    <w:pStyle w:val="TableCellBirdsEyeDayNumber"/>
                  </w:pPr>
                  <w:r>
                    <w:t>31</w:t>
                  </w:r>
                </w:p>
              </w:tc>
              <w:tc>
                <w:tcPr>
                  <w:tcW w:w="700" w:type="pct"/>
                  <w:tcMar>
                    <w:top w:w="20" w:type="dxa"/>
                    <w:left w:w="10" w:type="dxa"/>
                    <w:bottom w:w="20" w:type="dxa"/>
                    <w:right w:w="10" w:type="dxa"/>
                  </w:tcMar>
                </w:tcPr>
                <w:p w14:paraId="1B3F883D" w14:textId="77777777" w:rsidR="001A20E6" w:rsidRDefault="001A20E6"/>
              </w:tc>
              <w:tc>
                <w:tcPr>
                  <w:tcW w:w="700" w:type="pct"/>
                  <w:tcMar>
                    <w:top w:w="20" w:type="dxa"/>
                    <w:left w:w="10" w:type="dxa"/>
                    <w:bottom w:w="20" w:type="dxa"/>
                    <w:right w:w="10" w:type="dxa"/>
                  </w:tcMar>
                </w:tcPr>
                <w:p w14:paraId="6F5A5955" w14:textId="77777777" w:rsidR="001A20E6" w:rsidRDefault="001A20E6"/>
              </w:tc>
              <w:tc>
                <w:tcPr>
                  <w:tcW w:w="700" w:type="pct"/>
                  <w:tcMar>
                    <w:top w:w="20" w:type="dxa"/>
                    <w:left w:w="10" w:type="dxa"/>
                    <w:bottom w:w="20" w:type="dxa"/>
                    <w:right w:w="10" w:type="dxa"/>
                  </w:tcMar>
                </w:tcPr>
                <w:p w14:paraId="78221586" w14:textId="77777777" w:rsidR="001A20E6" w:rsidRDefault="001A20E6"/>
              </w:tc>
              <w:tc>
                <w:tcPr>
                  <w:tcW w:w="700" w:type="pct"/>
                  <w:tcMar>
                    <w:top w:w="20" w:type="dxa"/>
                    <w:left w:w="10" w:type="dxa"/>
                    <w:bottom w:w="20" w:type="dxa"/>
                    <w:right w:w="10" w:type="dxa"/>
                  </w:tcMar>
                </w:tcPr>
                <w:p w14:paraId="4EA0BB6D" w14:textId="77777777" w:rsidR="001A20E6" w:rsidRDefault="001A20E6"/>
              </w:tc>
              <w:tc>
                <w:tcPr>
                  <w:tcW w:w="700" w:type="pct"/>
                  <w:tcMar>
                    <w:top w:w="20" w:type="dxa"/>
                    <w:left w:w="10" w:type="dxa"/>
                    <w:bottom w:w="20" w:type="dxa"/>
                    <w:right w:w="10" w:type="dxa"/>
                  </w:tcMar>
                </w:tcPr>
                <w:p w14:paraId="07432748" w14:textId="77777777" w:rsidR="001A20E6" w:rsidRDefault="001A20E6"/>
              </w:tc>
            </w:tr>
          </w:tbl>
          <w:p w14:paraId="5104F1E9" w14:textId="77777777" w:rsidR="001A20E6" w:rsidRDefault="001A20E6"/>
        </w:tc>
        <w:tc>
          <w:tcPr>
            <w:tcW w:w="800" w:type="pct"/>
            <w:tcMar>
              <w:top w:w="100" w:type="dxa"/>
              <w:left w:w="50" w:type="dxa"/>
              <w:bottom w:w="100" w:type="dxa"/>
              <w:right w:w="50" w:type="dxa"/>
            </w:tcMar>
          </w:tcPr>
          <w:tbl>
            <w:tblPr>
              <w:tblW w:w="5000" w:type="pct"/>
              <w:tblCellMar>
                <w:left w:w="10" w:type="dxa"/>
                <w:right w:w="10" w:type="dxa"/>
              </w:tblCellMar>
              <w:tblLook w:val="04A0" w:firstRow="1" w:lastRow="0" w:firstColumn="1" w:lastColumn="0" w:noHBand="0" w:noVBand="1"/>
            </w:tblPr>
            <w:tblGrid>
              <w:gridCol w:w="201"/>
              <w:gridCol w:w="201"/>
              <w:gridCol w:w="201"/>
              <w:gridCol w:w="201"/>
              <w:gridCol w:w="200"/>
              <w:gridCol w:w="200"/>
              <w:gridCol w:w="200"/>
            </w:tblGrid>
            <w:tr w:rsidR="001A20E6" w14:paraId="413A1D80" w14:textId="77777777">
              <w:tc>
                <w:tcPr>
                  <w:tcW w:w="700" w:type="pct"/>
                  <w:tcMar>
                    <w:top w:w="50" w:type="dxa"/>
                    <w:left w:w="20" w:type="dxa"/>
                    <w:bottom w:w="50" w:type="dxa"/>
                    <w:right w:w="20" w:type="dxa"/>
                  </w:tcMar>
                </w:tcPr>
                <w:p w14:paraId="45C14BB7" w14:textId="77777777" w:rsidR="001A20E6" w:rsidRDefault="00000000">
                  <w:pPr>
                    <w:pStyle w:val="TableCellBirdsEyeDay"/>
                  </w:pPr>
                  <w:r>
                    <w:t>S</w:t>
                  </w:r>
                </w:p>
              </w:tc>
              <w:tc>
                <w:tcPr>
                  <w:tcW w:w="700" w:type="pct"/>
                  <w:tcMar>
                    <w:top w:w="50" w:type="dxa"/>
                    <w:left w:w="20" w:type="dxa"/>
                    <w:bottom w:w="50" w:type="dxa"/>
                    <w:right w:w="20" w:type="dxa"/>
                  </w:tcMar>
                </w:tcPr>
                <w:p w14:paraId="23827DAE" w14:textId="77777777" w:rsidR="001A20E6" w:rsidRDefault="00000000">
                  <w:pPr>
                    <w:pStyle w:val="TableCellBirdsEyeDay"/>
                  </w:pPr>
                  <w:r>
                    <w:t>M</w:t>
                  </w:r>
                </w:p>
              </w:tc>
              <w:tc>
                <w:tcPr>
                  <w:tcW w:w="700" w:type="pct"/>
                  <w:tcMar>
                    <w:top w:w="50" w:type="dxa"/>
                    <w:left w:w="20" w:type="dxa"/>
                    <w:bottom w:w="50" w:type="dxa"/>
                    <w:right w:w="20" w:type="dxa"/>
                  </w:tcMar>
                </w:tcPr>
                <w:p w14:paraId="601C39A7" w14:textId="77777777" w:rsidR="001A20E6" w:rsidRDefault="00000000">
                  <w:pPr>
                    <w:pStyle w:val="TableCellBirdsEyeDay"/>
                  </w:pPr>
                  <w:r>
                    <w:t>T</w:t>
                  </w:r>
                </w:p>
              </w:tc>
              <w:tc>
                <w:tcPr>
                  <w:tcW w:w="700" w:type="pct"/>
                  <w:tcMar>
                    <w:top w:w="50" w:type="dxa"/>
                    <w:left w:w="20" w:type="dxa"/>
                    <w:bottom w:w="50" w:type="dxa"/>
                    <w:right w:w="20" w:type="dxa"/>
                  </w:tcMar>
                </w:tcPr>
                <w:p w14:paraId="35DC9369" w14:textId="77777777" w:rsidR="001A20E6" w:rsidRDefault="00000000">
                  <w:pPr>
                    <w:pStyle w:val="TableCellBirdsEyeDay"/>
                  </w:pPr>
                  <w:r>
                    <w:t>W</w:t>
                  </w:r>
                </w:p>
              </w:tc>
              <w:tc>
                <w:tcPr>
                  <w:tcW w:w="700" w:type="pct"/>
                  <w:tcMar>
                    <w:top w:w="50" w:type="dxa"/>
                    <w:left w:w="20" w:type="dxa"/>
                    <w:bottom w:w="50" w:type="dxa"/>
                    <w:right w:w="20" w:type="dxa"/>
                  </w:tcMar>
                </w:tcPr>
                <w:p w14:paraId="6A0FF184" w14:textId="77777777" w:rsidR="001A20E6" w:rsidRDefault="00000000">
                  <w:pPr>
                    <w:pStyle w:val="TableCellBirdsEyeDay"/>
                  </w:pPr>
                  <w:r>
                    <w:t>T</w:t>
                  </w:r>
                </w:p>
              </w:tc>
              <w:tc>
                <w:tcPr>
                  <w:tcW w:w="700" w:type="pct"/>
                  <w:tcMar>
                    <w:top w:w="50" w:type="dxa"/>
                    <w:left w:w="20" w:type="dxa"/>
                    <w:bottom w:w="50" w:type="dxa"/>
                    <w:right w:w="20" w:type="dxa"/>
                  </w:tcMar>
                </w:tcPr>
                <w:p w14:paraId="00B15502" w14:textId="77777777" w:rsidR="001A20E6" w:rsidRDefault="00000000">
                  <w:pPr>
                    <w:pStyle w:val="TableCellBirdsEyeDay"/>
                  </w:pPr>
                  <w:r>
                    <w:t>F</w:t>
                  </w:r>
                </w:p>
              </w:tc>
              <w:tc>
                <w:tcPr>
                  <w:tcW w:w="700" w:type="pct"/>
                  <w:tcMar>
                    <w:top w:w="50" w:type="dxa"/>
                    <w:left w:w="20" w:type="dxa"/>
                    <w:bottom w:w="50" w:type="dxa"/>
                    <w:right w:w="20" w:type="dxa"/>
                  </w:tcMar>
                </w:tcPr>
                <w:p w14:paraId="2E16F177" w14:textId="77777777" w:rsidR="001A20E6" w:rsidRDefault="00000000">
                  <w:pPr>
                    <w:pStyle w:val="TableCellBirdsEyeDay"/>
                  </w:pPr>
                  <w:r>
                    <w:t>S</w:t>
                  </w:r>
                </w:p>
              </w:tc>
            </w:tr>
            <w:tr w:rsidR="001A20E6" w14:paraId="21052848" w14:textId="77777777">
              <w:tc>
                <w:tcPr>
                  <w:tcW w:w="700" w:type="pct"/>
                  <w:tcMar>
                    <w:top w:w="20" w:type="dxa"/>
                    <w:left w:w="10" w:type="dxa"/>
                    <w:bottom w:w="20" w:type="dxa"/>
                    <w:right w:w="10" w:type="dxa"/>
                  </w:tcMar>
                </w:tcPr>
                <w:p w14:paraId="6D8A907A" w14:textId="77777777" w:rsidR="001A20E6" w:rsidRDefault="001A20E6"/>
              </w:tc>
              <w:tc>
                <w:tcPr>
                  <w:tcW w:w="700" w:type="pct"/>
                  <w:tcMar>
                    <w:top w:w="20" w:type="dxa"/>
                    <w:left w:w="10" w:type="dxa"/>
                    <w:bottom w:w="20" w:type="dxa"/>
                    <w:right w:w="10" w:type="dxa"/>
                  </w:tcMar>
                </w:tcPr>
                <w:p w14:paraId="77D579CD" w14:textId="77777777" w:rsidR="001A20E6" w:rsidRDefault="001A20E6"/>
              </w:tc>
              <w:tc>
                <w:tcPr>
                  <w:tcW w:w="700" w:type="pct"/>
                  <w:tcMar>
                    <w:top w:w="20" w:type="dxa"/>
                    <w:left w:w="10" w:type="dxa"/>
                    <w:bottom w:w="20" w:type="dxa"/>
                    <w:right w:w="10" w:type="dxa"/>
                  </w:tcMar>
                </w:tcPr>
                <w:p w14:paraId="53AE9373" w14:textId="77777777" w:rsidR="001A20E6" w:rsidRDefault="00000000">
                  <w:pPr>
                    <w:pStyle w:val="TableCellBirdsEyeDayNumber"/>
                  </w:pPr>
                  <w:r>
                    <w:t>1</w:t>
                  </w:r>
                </w:p>
              </w:tc>
              <w:tc>
                <w:tcPr>
                  <w:tcW w:w="700" w:type="pct"/>
                  <w:tcMar>
                    <w:top w:w="20" w:type="dxa"/>
                    <w:left w:w="10" w:type="dxa"/>
                    <w:bottom w:w="20" w:type="dxa"/>
                    <w:right w:w="10" w:type="dxa"/>
                  </w:tcMar>
                </w:tcPr>
                <w:p w14:paraId="6B5B84DB" w14:textId="77777777" w:rsidR="001A20E6" w:rsidRDefault="00000000">
                  <w:pPr>
                    <w:pStyle w:val="TableCellBirdsEyeDayNumber"/>
                  </w:pPr>
                  <w:r>
                    <w:t>2</w:t>
                  </w:r>
                </w:p>
              </w:tc>
              <w:tc>
                <w:tcPr>
                  <w:tcW w:w="700" w:type="pct"/>
                  <w:tcMar>
                    <w:top w:w="20" w:type="dxa"/>
                    <w:left w:w="10" w:type="dxa"/>
                    <w:bottom w:w="20" w:type="dxa"/>
                    <w:right w:w="10" w:type="dxa"/>
                  </w:tcMar>
                </w:tcPr>
                <w:p w14:paraId="3104BCD8" w14:textId="77777777" w:rsidR="001A20E6" w:rsidRDefault="00000000">
                  <w:pPr>
                    <w:pStyle w:val="TableCellBirdsEyeDayNumber"/>
                  </w:pPr>
                  <w:r>
                    <w:t>3</w:t>
                  </w:r>
                </w:p>
              </w:tc>
              <w:tc>
                <w:tcPr>
                  <w:tcW w:w="700" w:type="pct"/>
                  <w:tcMar>
                    <w:top w:w="20" w:type="dxa"/>
                    <w:left w:w="10" w:type="dxa"/>
                    <w:bottom w:w="20" w:type="dxa"/>
                    <w:right w:w="10" w:type="dxa"/>
                  </w:tcMar>
                </w:tcPr>
                <w:p w14:paraId="1DCD8AE7" w14:textId="77777777" w:rsidR="001A20E6" w:rsidRDefault="00000000">
                  <w:pPr>
                    <w:pStyle w:val="TableCellBirdsEyeDayNumber"/>
                  </w:pPr>
                  <w:r>
                    <w:t>4</w:t>
                  </w:r>
                </w:p>
              </w:tc>
              <w:tc>
                <w:tcPr>
                  <w:tcW w:w="700" w:type="pct"/>
                  <w:tcMar>
                    <w:top w:w="20" w:type="dxa"/>
                    <w:left w:w="10" w:type="dxa"/>
                    <w:bottom w:w="20" w:type="dxa"/>
                    <w:right w:w="10" w:type="dxa"/>
                  </w:tcMar>
                </w:tcPr>
                <w:p w14:paraId="715690FD" w14:textId="77777777" w:rsidR="001A20E6" w:rsidRDefault="00000000">
                  <w:pPr>
                    <w:pStyle w:val="TableCellBirdsEyeDayNumber"/>
                  </w:pPr>
                  <w:r>
                    <w:t>5</w:t>
                  </w:r>
                </w:p>
              </w:tc>
            </w:tr>
            <w:tr w:rsidR="001A20E6" w14:paraId="7723D1B3" w14:textId="77777777">
              <w:tc>
                <w:tcPr>
                  <w:tcW w:w="700" w:type="pct"/>
                  <w:tcMar>
                    <w:top w:w="20" w:type="dxa"/>
                    <w:left w:w="10" w:type="dxa"/>
                    <w:bottom w:w="20" w:type="dxa"/>
                    <w:right w:w="10" w:type="dxa"/>
                  </w:tcMar>
                </w:tcPr>
                <w:p w14:paraId="5DE71B0F" w14:textId="77777777" w:rsidR="001A20E6" w:rsidRDefault="00000000">
                  <w:pPr>
                    <w:pStyle w:val="TableCellBirdsEyeDayNumber"/>
                  </w:pPr>
                  <w:r>
                    <w:t>6</w:t>
                  </w:r>
                </w:p>
              </w:tc>
              <w:tc>
                <w:tcPr>
                  <w:tcW w:w="700" w:type="pct"/>
                  <w:tcMar>
                    <w:top w:w="20" w:type="dxa"/>
                    <w:left w:w="10" w:type="dxa"/>
                    <w:bottom w:w="20" w:type="dxa"/>
                    <w:right w:w="10" w:type="dxa"/>
                  </w:tcMar>
                </w:tcPr>
                <w:p w14:paraId="0606048A" w14:textId="77777777" w:rsidR="001A20E6" w:rsidRDefault="00000000">
                  <w:pPr>
                    <w:pStyle w:val="TableCellBirdsEyeDayNumber"/>
                  </w:pPr>
                  <w:r>
                    <w:t>7</w:t>
                  </w:r>
                </w:p>
              </w:tc>
              <w:tc>
                <w:tcPr>
                  <w:tcW w:w="700" w:type="pct"/>
                  <w:tcMar>
                    <w:top w:w="20" w:type="dxa"/>
                    <w:left w:w="10" w:type="dxa"/>
                    <w:bottom w:w="20" w:type="dxa"/>
                    <w:right w:w="10" w:type="dxa"/>
                  </w:tcMar>
                </w:tcPr>
                <w:p w14:paraId="2FE8DFCD" w14:textId="77777777" w:rsidR="001A20E6" w:rsidRDefault="00000000">
                  <w:pPr>
                    <w:pStyle w:val="TableCellBirdsEyeDayNumber"/>
                  </w:pPr>
                  <w:r>
                    <w:t>8</w:t>
                  </w:r>
                </w:p>
              </w:tc>
              <w:tc>
                <w:tcPr>
                  <w:tcW w:w="700" w:type="pct"/>
                  <w:tcMar>
                    <w:top w:w="20" w:type="dxa"/>
                    <w:left w:w="10" w:type="dxa"/>
                    <w:bottom w:w="20" w:type="dxa"/>
                    <w:right w:w="10" w:type="dxa"/>
                  </w:tcMar>
                </w:tcPr>
                <w:p w14:paraId="13DE81C2" w14:textId="77777777" w:rsidR="001A20E6" w:rsidRDefault="00000000">
                  <w:pPr>
                    <w:pStyle w:val="TableCellBirdsEyeDayNumber"/>
                  </w:pPr>
                  <w:r>
                    <w:t>9</w:t>
                  </w:r>
                </w:p>
              </w:tc>
              <w:tc>
                <w:tcPr>
                  <w:tcW w:w="700" w:type="pct"/>
                  <w:tcMar>
                    <w:top w:w="20" w:type="dxa"/>
                    <w:left w:w="10" w:type="dxa"/>
                    <w:bottom w:w="20" w:type="dxa"/>
                    <w:right w:w="10" w:type="dxa"/>
                  </w:tcMar>
                </w:tcPr>
                <w:p w14:paraId="5A24B17D" w14:textId="77777777" w:rsidR="001A20E6" w:rsidRDefault="00000000">
                  <w:pPr>
                    <w:pStyle w:val="TableCellBirdsEyeDayNumber"/>
                  </w:pPr>
                  <w:r>
                    <w:t>10</w:t>
                  </w:r>
                </w:p>
              </w:tc>
              <w:tc>
                <w:tcPr>
                  <w:tcW w:w="700" w:type="pct"/>
                  <w:tcMar>
                    <w:top w:w="20" w:type="dxa"/>
                    <w:left w:w="10" w:type="dxa"/>
                    <w:bottom w:w="20" w:type="dxa"/>
                    <w:right w:w="10" w:type="dxa"/>
                  </w:tcMar>
                </w:tcPr>
                <w:p w14:paraId="4CB9E339" w14:textId="77777777" w:rsidR="001A20E6" w:rsidRDefault="00000000">
                  <w:pPr>
                    <w:pStyle w:val="TableCellBirdsEyeDayNumber"/>
                  </w:pPr>
                  <w:r>
                    <w:t>11</w:t>
                  </w:r>
                </w:p>
              </w:tc>
              <w:tc>
                <w:tcPr>
                  <w:tcW w:w="700" w:type="pct"/>
                  <w:tcMar>
                    <w:top w:w="20" w:type="dxa"/>
                    <w:left w:w="10" w:type="dxa"/>
                    <w:bottom w:w="20" w:type="dxa"/>
                    <w:right w:w="10" w:type="dxa"/>
                  </w:tcMar>
                </w:tcPr>
                <w:p w14:paraId="124EE13E" w14:textId="77777777" w:rsidR="001A20E6" w:rsidRDefault="00000000">
                  <w:pPr>
                    <w:pStyle w:val="TableCellBirdsEyeDayNumber"/>
                  </w:pPr>
                  <w:r>
                    <w:t>12</w:t>
                  </w:r>
                </w:p>
              </w:tc>
            </w:tr>
            <w:tr w:rsidR="001A20E6" w14:paraId="55541C52" w14:textId="77777777">
              <w:tc>
                <w:tcPr>
                  <w:tcW w:w="700" w:type="pct"/>
                  <w:tcMar>
                    <w:top w:w="20" w:type="dxa"/>
                    <w:left w:w="10" w:type="dxa"/>
                    <w:bottom w:w="20" w:type="dxa"/>
                    <w:right w:w="10" w:type="dxa"/>
                  </w:tcMar>
                </w:tcPr>
                <w:p w14:paraId="3430B97D" w14:textId="77777777" w:rsidR="001A20E6" w:rsidRDefault="00000000">
                  <w:pPr>
                    <w:pStyle w:val="TableCellBirdsEyeDayNumber"/>
                  </w:pPr>
                  <w:r>
                    <w:t>13</w:t>
                  </w:r>
                </w:p>
              </w:tc>
              <w:tc>
                <w:tcPr>
                  <w:tcW w:w="700" w:type="pct"/>
                  <w:tcMar>
                    <w:top w:w="20" w:type="dxa"/>
                    <w:left w:w="10" w:type="dxa"/>
                    <w:bottom w:w="20" w:type="dxa"/>
                    <w:right w:w="10" w:type="dxa"/>
                  </w:tcMar>
                </w:tcPr>
                <w:p w14:paraId="4C48B4D2" w14:textId="77777777" w:rsidR="001A20E6" w:rsidRDefault="00000000">
                  <w:pPr>
                    <w:pStyle w:val="TableCellBirdsEyeDayNumber"/>
                  </w:pPr>
                  <w:r>
                    <w:t>14</w:t>
                  </w:r>
                </w:p>
              </w:tc>
              <w:tc>
                <w:tcPr>
                  <w:tcW w:w="700" w:type="pct"/>
                  <w:tcMar>
                    <w:top w:w="20" w:type="dxa"/>
                    <w:left w:w="10" w:type="dxa"/>
                    <w:bottom w:w="20" w:type="dxa"/>
                    <w:right w:w="10" w:type="dxa"/>
                  </w:tcMar>
                </w:tcPr>
                <w:p w14:paraId="1C4DAFE9" w14:textId="77777777" w:rsidR="001A20E6" w:rsidRDefault="00000000">
                  <w:pPr>
                    <w:pStyle w:val="TableCellBirdsEyeDayNumber"/>
                  </w:pPr>
                  <w:r>
                    <w:t>15</w:t>
                  </w:r>
                </w:p>
              </w:tc>
              <w:tc>
                <w:tcPr>
                  <w:tcW w:w="700" w:type="pct"/>
                  <w:tcMar>
                    <w:top w:w="20" w:type="dxa"/>
                    <w:left w:w="10" w:type="dxa"/>
                    <w:bottom w:w="20" w:type="dxa"/>
                    <w:right w:w="10" w:type="dxa"/>
                  </w:tcMar>
                </w:tcPr>
                <w:p w14:paraId="6B624C64" w14:textId="77777777" w:rsidR="001A20E6" w:rsidRDefault="00000000">
                  <w:pPr>
                    <w:pStyle w:val="TableCellBirdsEyeDayNumber"/>
                  </w:pPr>
                  <w:r>
                    <w:t>16</w:t>
                  </w:r>
                </w:p>
              </w:tc>
              <w:tc>
                <w:tcPr>
                  <w:tcW w:w="700" w:type="pct"/>
                  <w:tcMar>
                    <w:top w:w="20" w:type="dxa"/>
                    <w:left w:w="10" w:type="dxa"/>
                    <w:bottom w:w="20" w:type="dxa"/>
                    <w:right w:w="10" w:type="dxa"/>
                  </w:tcMar>
                </w:tcPr>
                <w:p w14:paraId="351994DC" w14:textId="77777777" w:rsidR="001A20E6" w:rsidRDefault="00000000">
                  <w:pPr>
                    <w:pStyle w:val="TableCellBirdsEyeDayNumber"/>
                  </w:pPr>
                  <w:r>
                    <w:t>17</w:t>
                  </w:r>
                </w:p>
              </w:tc>
              <w:tc>
                <w:tcPr>
                  <w:tcW w:w="700" w:type="pct"/>
                  <w:tcMar>
                    <w:top w:w="20" w:type="dxa"/>
                    <w:left w:w="10" w:type="dxa"/>
                    <w:bottom w:w="20" w:type="dxa"/>
                    <w:right w:w="10" w:type="dxa"/>
                  </w:tcMar>
                </w:tcPr>
                <w:p w14:paraId="3170916B" w14:textId="77777777" w:rsidR="001A20E6" w:rsidRDefault="00000000">
                  <w:pPr>
                    <w:pStyle w:val="TableCellBirdsEyeDayNumber"/>
                  </w:pPr>
                  <w:r>
                    <w:t>18</w:t>
                  </w:r>
                </w:p>
              </w:tc>
              <w:tc>
                <w:tcPr>
                  <w:tcW w:w="700" w:type="pct"/>
                  <w:tcMar>
                    <w:top w:w="20" w:type="dxa"/>
                    <w:left w:w="10" w:type="dxa"/>
                    <w:bottom w:w="20" w:type="dxa"/>
                    <w:right w:w="10" w:type="dxa"/>
                  </w:tcMar>
                </w:tcPr>
                <w:p w14:paraId="46877303" w14:textId="77777777" w:rsidR="001A20E6" w:rsidRDefault="00000000">
                  <w:pPr>
                    <w:pStyle w:val="TableCellBirdsEyeDayNumber"/>
                  </w:pPr>
                  <w:r>
                    <w:t>19</w:t>
                  </w:r>
                </w:p>
              </w:tc>
            </w:tr>
            <w:tr w:rsidR="001A20E6" w14:paraId="711EA675" w14:textId="77777777">
              <w:tc>
                <w:tcPr>
                  <w:tcW w:w="700" w:type="pct"/>
                  <w:tcMar>
                    <w:top w:w="20" w:type="dxa"/>
                    <w:left w:w="10" w:type="dxa"/>
                    <w:bottom w:w="20" w:type="dxa"/>
                    <w:right w:w="10" w:type="dxa"/>
                  </w:tcMar>
                </w:tcPr>
                <w:p w14:paraId="16CF54A7" w14:textId="77777777" w:rsidR="001A20E6" w:rsidRDefault="00000000">
                  <w:pPr>
                    <w:pStyle w:val="TableCellBirdsEyeDayNumber"/>
                  </w:pPr>
                  <w:r>
                    <w:t>20</w:t>
                  </w:r>
                </w:p>
              </w:tc>
              <w:tc>
                <w:tcPr>
                  <w:tcW w:w="700" w:type="pct"/>
                  <w:tcMar>
                    <w:top w:w="20" w:type="dxa"/>
                    <w:left w:w="10" w:type="dxa"/>
                    <w:bottom w:w="20" w:type="dxa"/>
                    <w:right w:w="10" w:type="dxa"/>
                  </w:tcMar>
                </w:tcPr>
                <w:p w14:paraId="2AEF3C7F" w14:textId="77777777" w:rsidR="001A20E6" w:rsidRDefault="00000000">
                  <w:pPr>
                    <w:pStyle w:val="TableCellBirdsEyeDayNumber"/>
                  </w:pPr>
                  <w:r>
                    <w:t>21</w:t>
                  </w:r>
                </w:p>
              </w:tc>
              <w:tc>
                <w:tcPr>
                  <w:tcW w:w="700" w:type="pct"/>
                  <w:tcMar>
                    <w:top w:w="20" w:type="dxa"/>
                    <w:left w:w="10" w:type="dxa"/>
                    <w:bottom w:w="20" w:type="dxa"/>
                    <w:right w:w="10" w:type="dxa"/>
                  </w:tcMar>
                </w:tcPr>
                <w:p w14:paraId="36F0A5F6" w14:textId="77777777" w:rsidR="001A20E6" w:rsidRDefault="00000000">
                  <w:pPr>
                    <w:pStyle w:val="TableCellBirdsEyeDayNumber"/>
                  </w:pPr>
                  <w:r>
                    <w:t>22</w:t>
                  </w:r>
                </w:p>
              </w:tc>
              <w:tc>
                <w:tcPr>
                  <w:tcW w:w="700" w:type="pct"/>
                  <w:tcMar>
                    <w:top w:w="20" w:type="dxa"/>
                    <w:left w:w="10" w:type="dxa"/>
                    <w:bottom w:w="20" w:type="dxa"/>
                    <w:right w:w="10" w:type="dxa"/>
                  </w:tcMar>
                </w:tcPr>
                <w:p w14:paraId="491B8F54" w14:textId="77777777" w:rsidR="001A20E6" w:rsidRDefault="00000000">
                  <w:pPr>
                    <w:pStyle w:val="TableCellBirdsEyeDayNumber"/>
                  </w:pPr>
                  <w:r>
                    <w:t>23</w:t>
                  </w:r>
                </w:p>
              </w:tc>
              <w:tc>
                <w:tcPr>
                  <w:tcW w:w="700" w:type="pct"/>
                  <w:tcMar>
                    <w:top w:w="20" w:type="dxa"/>
                    <w:left w:w="10" w:type="dxa"/>
                    <w:bottom w:w="20" w:type="dxa"/>
                    <w:right w:w="10" w:type="dxa"/>
                  </w:tcMar>
                </w:tcPr>
                <w:p w14:paraId="415675DD" w14:textId="77777777" w:rsidR="001A20E6" w:rsidRDefault="00000000">
                  <w:pPr>
                    <w:pStyle w:val="TableCellBirdsEyeDayNumber"/>
                  </w:pPr>
                  <w:r>
                    <w:t>24</w:t>
                  </w:r>
                </w:p>
              </w:tc>
              <w:tc>
                <w:tcPr>
                  <w:tcW w:w="700" w:type="pct"/>
                  <w:tcMar>
                    <w:top w:w="20" w:type="dxa"/>
                    <w:left w:w="10" w:type="dxa"/>
                    <w:bottom w:w="20" w:type="dxa"/>
                    <w:right w:w="10" w:type="dxa"/>
                  </w:tcMar>
                </w:tcPr>
                <w:p w14:paraId="2CF46BCA" w14:textId="77777777" w:rsidR="001A20E6" w:rsidRDefault="00000000">
                  <w:pPr>
                    <w:pStyle w:val="TableCellBirdsEyeDayNumber"/>
                  </w:pPr>
                  <w:r>
                    <w:t>25</w:t>
                  </w:r>
                </w:p>
              </w:tc>
              <w:tc>
                <w:tcPr>
                  <w:tcW w:w="700" w:type="pct"/>
                  <w:tcMar>
                    <w:top w:w="20" w:type="dxa"/>
                    <w:left w:w="10" w:type="dxa"/>
                    <w:bottom w:w="20" w:type="dxa"/>
                    <w:right w:w="10" w:type="dxa"/>
                  </w:tcMar>
                </w:tcPr>
                <w:p w14:paraId="37D7E951" w14:textId="77777777" w:rsidR="001A20E6" w:rsidRDefault="00000000">
                  <w:pPr>
                    <w:pStyle w:val="TableCellBirdsEyeDayNumber"/>
                  </w:pPr>
                  <w:r>
                    <w:t>26</w:t>
                  </w:r>
                </w:p>
              </w:tc>
            </w:tr>
            <w:tr w:rsidR="001A20E6" w14:paraId="653155BD" w14:textId="77777777">
              <w:tc>
                <w:tcPr>
                  <w:tcW w:w="700" w:type="pct"/>
                  <w:tcMar>
                    <w:top w:w="20" w:type="dxa"/>
                    <w:left w:w="10" w:type="dxa"/>
                    <w:bottom w:w="20" w:type="dxa"/>
                    <w:right w:w="10" w:type="dxa"/>
                  </w:tcMar>
                </w:tcPr>
                <w:p w14:paraId="3FE4D522" w14:textId="77777777" w:rsidR="001A20E6" w:rsidRDefault="00000000">
                  <w:pPr>
                    <w:pStyle w:val="TableCellBirdsEyeDayNumber"/>
                  </w:pPr>
                  <w:r>
                    <w:t>27</w:t>
                  </w:r>
                </w:p>
              </w:tc>
              <w:tc>
                <w:tcPr>
                  <w:tcW w:w="700" w:type="pct"/>
                  <w:tcMar>
                    <w:top w:w="20" w:type="dxa"/>
                    <w:left w:w="10" w:type="dxa"/>
                    <w:bottom w:w="20" w:type="dxa"/>
                    <w:right w:w="10" w:type="dxa"/>
                  </w:tcMar>
                </w:tcPr>
                <w:p w14:paraId="48D15224" w14:textId="77777777" w:rsidR="001A20E6" w:rsidRDefault="00000000">
                  <w:pPr>
                    <w:pStyle w:val="TableCellBirdsEyeDayNumber"/>
                  </w:pPr>
                  <w:r>
                    <w:t>28</w:t>
                  </w:r>
                </w:p>
              </w:tc>
              <w:tc>
                <w:tcPr>
                  <w:tcW w:w="700" w:type="pct"/>
                  <w:tcMar>
                    <w:top w:w="20" w:type="dxa"/>
                    <w:left w:w="10" w:type="dxa"/>
                    <w:bottom w:w="20" w:type="dxa"/>
                    <w:right w:w="10" w:type="dxa"/>
                  </w:tcMar>
                </w:tcPr>
                <w:p w14:paraId="21491249" w14:textId="77777777" w:rsidR="001A20E6" w:rsidRDefault="00000000">
                  <w:pPr>
                    <w:pStyle w:val="TableCellBirdsEyeDayNumber"/>
                  </w:pPr>
                  <w:r>
                    <w:t>29</w:t>
                  </w:r>
                </w:p>
              </w:tc>
              <w:tc>
                <w:tcPr>
                  <w:tcW w:w="700" w:type="pct"/>
                  <w:tcMar>
                    <w:top w:w="20" w:type="dxa"/>
                    <w:left w:w="10" w:type="dxa"/>
                    <w:bottom w:w="20" w:type="dxa"/>
                    <w:right w:w="10" w:type="dxa"/>
                  </w:tcMar>
                </w:tcPr>
                <w:p w14:paraId="0B4F40E1" w14:textId="77777777" w:rsidR="001A20E6" w:rsidRDefault="00000000">
                  <w:pPr>
                    <w:pStyle w:val="TableCellBirdsEyeDayNumber"/>
                  </w:pPr>
                  <w:r>
                    <w:t>30</w:t>
                  </w:r>
                </w:p>
              </w:tc>
              <w:tc>
                <w:tcPr>
                  <w:tcW w:w="700" w:type="pct"/>
                  <w:tcMar>
                    <w:top w:w="20" w:type="dxa"/>
                    <w:left w:w="10" w:type="dxa"/>
                    <w:bottom w:w="20" w:type="dxa"/>
                    <w:right w:w="10" w:type="dxa"/>
                  </w:tcMar>
                </w:tcPr>
                <w:p w14:paraId="7A78C0B7" w14:textId="77777777" w:rsidR="001A20E6" w:rsidRDefault="001A20E6"/>
              </w:tc>
              <w:tc>
                <w:tcPr>
                  <w:tcW w:w="700" w:type="pct"/>
                  <w:tcMar>
                    <w:top w:w="20" w:type="dxa"/>
                    <w:left w:w="10" w:type="dxa"/>
                    <w:bottom w:w="20" w:type="dxa"/>
                    <w:right w:w="10" w:type="dxa"/>
                  </w:tcMar>
                </w:tcPr>
                <w:p w14:paraId="0586298A" w14:textId="77777777" w:rsidR="001A20E6" w:rsidRDefault="001A20E6"/>
              </w:tc>
              <w:tc>
                <w:tcPr>
                  <w:tcW w:w="700" w:type="pct"/>
                  <w:tcMar>
                    <w:top w:w="20" w:type="dxa"/>
                    <w:left w:w="10" w:type="dxa"/>
                    <w:bottom w:w="20" w:type="dxa"/>
                    <w:right w:w="10" w:type="dxa"/>
                  </w:tcMar>
                </w:tcPr>
                <w:p w14:paraId="06F44CC2" w14:textId="77777777" w:rsidR="001A20E6" w:rsidRDefault="001A20E6"/>
              </w:tc>
            </w:tr>
          </w:tbl>
          <w:p w14:paraId="30B31465" w14:textId="77777777" w:rsidR="001A20E6" w:rsidRDefault="001A20E6"/>
        </w:tc>
      </w:tr>
      <w:tr w:rsidR="001A20E6" w14:paraId="2700F9FB" w14:textId="77777777">
        <w:tc>
          <w:tcPr>
            <w:tcW w:w="800" w:type="pct"/>
            <w:shd w:val="clear" w:color="auto" w:fill="DCFCE7"/>
            <w:tcMar>
              <w:top w:w="200" w:type="dxa"/>
              <w:left w:w="100" w:type="dxa"/>
              <w:bottom w:w="200" w:type="dxa"/>
              <w:right w:w="100" w:type="dxa"/>
            </w:tcMar>
          </w:tcPr>
          <w:p w14:paraId="772FB450" w14:textId="77777777" w:rsidR="001A20E6" w:rsidRDefault="00000000">
            <w:pPr>
              <w:pStyle w:val="TableCellMonthName"/>
            </w:pPr>
            <w:r>
              <w:t>C2</w:t>
            </w:r>
          </w:p>
          <w:p w14:paraId="7C2551C0" w14:textId="77777777" w:rsidR="001A20E6" w:rsidRDefault="00000000">
            <w:pPr>
              <w:pStyle w:val="TableCellMonthYear"/>
            </w:pPr>
            <w:r>
              <w:t>OCT 2026</w:t>
            </w:r>
          </w:p>
        </w:tc>
        <w:tc>
          <w:tcPr>
            <w:tcW w:w="800" w:type="pct"/>
            <w:shd w:val="clear" w:color="auto" w:fill="FCE7F3"/>
            <w:tcMar>
              <w:top w:w="200" w:type="dxa"/>
              <w:left w:w="100" w:type="dxa"/>
              <w:bottom w:w="200" w:type="dxa"/>
              <w:right w:w="100" w:type="dxa"/>
            </w:tcMar>
          </w:tcPr>
          <w:p w14:paraId="3EBE3A25" w14:textId="77777777" w:rsidR="001A20E6" w:rsidRDefault="00000000">
            <w:pPr>
              <w:pStyle w:val="TableCellMonthName"/>
            </w:pPr>
            <w:r>
              <w:t>C3</w:t>
            </w:r>
          </w:p>
          <w:p w14:paraId="22C97FF9" w14:textId="77777777" w:rsidR="001A20E6" w:rsidRDefault="00000000">
            <w:pPr>
              <w:pStyle w:val="TableCellMonthYear"/>
            </w:pPr>
            <w:r>
              <w:t>NOV 2026</w:t>
            </w:r>
          </w:p>
        </w:tc>
        <w:tc>
          <w:tcPr>
            <w:tcW w:w="800" w:type="pct"/>
            <w:shd w:val="clear" w:color="auto" w:fill="FCE7F3"/>
            <w:tcMar>
              <w:top w:w="200" w:type="dxa"/>
              <w:left w:w="100" w:type="dxa"/>
              <w:bottom w:w="200" w:type="dxa"/>
              <w:right w:w="100" w:type="dxa"/>
            </w:tcMar>
          </w:tcPr>
          <w:p w14:paraId="273F47D4" w14:textId="77777777" w:rsidR="001A20E6" w:rsidRDefault="00000000">
            <w:pPr>
              <w:pStyle w:val="TableCellMonthName"/>
            </w:pPr>
            <w:r>
              <w:t>C3</w:t>
            </w:r>
          </w:p>
          <w:p w14:paraId="41B357B9" w14:textId="77777777" w:rsidR="001A20E6" w:rsidRDefault="00000000">
            <w:pPr>
              <w:pStyle w:val="TableCellMonthYear"/>
            </w:pPr>
            <w:r>
              <w:t>DEC 2026</w:t>
            </w:r>
          </w:p>
        </w:tc>
        <w:tc>
          <w:tcPr>
            <w:tcW w:w="800" w:type="pct"/>
            <w:shd w:val="clear" w:color="auto" w:fill="FEE2E2"/>
            <w:tcMar>
              <w:top w:w="200" w:type="dxa"/>
              <w:left w:w="100" w:type="dxa"/>
              <w:bottom w:w="200" w:type="dxa"/>
              <w:right w:w="100" w:type="dxa"/>
            </w:tcMar>
          </w:tcPr>
          <w:p w14:paraId="18392788" w14:textId="77777777" w:rsidR="001A20E6" w:rsidRDefault="00000000">
            <w:pPr>
              <w:pStyle w:val="TableCellMonthName"/>
            </w:pPr>
            <w:r>
              <w:t>C4</w:t>
            </w:r>
          </w:p>
          <w:p w14:paraId="63AE3F48" w14:textId="77777777" w:rsidR="001A20E6" w:rsidRDefault="00000000">
            <w:pPr>
              <w:pStyle w:val="TableCellMonthYear"/>
            </w:pPr>
            <w:r>
              <w:t>JAN 2027</w:t>
            </w:r>
          </w:p>
        </w:tc>
        <w:tc>
          <w:tcPr>
            <w:tcW w:w="800" w:type="pct"/>
            <w:shd w:val="clear" w:color="auto" w:fill="FEE2E2"/>
            <w:tcMar>
              <w:top w:w="200" w:type="dxa"/>
              <w:left w:w="100" w:type="dxa"/>
              <w:bottom w:w="200" w:type="dxa"/>
              <w:right w:w="100" w:type="dxa"/>
            </w:tcMar>
          </w:tcPr>
          <w:p w14:paraId="2EBE93CF" w14:textId="77777777" w:rsidR="001A20E6" w:rsidRDefault="00000000">
            <w:pPr>
              <w:pStyle w:val="TableCellMonthName"/>
            </w:pPr>
            <w:r>
              <w:t>C4</w:t>
            </w:r>
          </w:p>
          <w:p w14:paraId="60394031" w14:textId="77777777" w:rsidR="001A20E6" w:rsidRDefault="00000000">
            <w:pPr>
              <w:pStyle w:val="TableCellMonthYear"/>
            </w:pPr>
            <w:r>
              <w:t>FEB 2027</w:t>
            </w:r>
          </w:p>
        </w:tc>
        <w:tc>
          <w:tcPr>
            <w:tcW w:w="800" w:type="pct"/>
            <w:shd w:val="clear" w:color="auto" w:fill="FEE2E2"/>
            <w:tcMar>
              <w:top w:w="200" w:type="dxa"/>
              <w:left w:w="100" w:type="dxa"/>
              <w:bottom w:w="200" w:type="dxa"/>
              <w:right w:w="100" w:type="dxa"/>
            </w:tcMar>
          </w:tcPr>
          <w:p w14:paraId="0F608965" w14:textId="77777777" w:rsidR="001A20E6" w:rsidRDefault="00000000">
            <w:pPr>
              <w:pStyle w:val="TableCellMonthName"/>
            </w:pPr>
            <w:r>
              <w:t>C4</w:t>
            </w:r>
          </w:p>
          <w:p w14:paraId="0583A942" w14:textId="77777777" w:rsidR="001A20E6" w:rsidRDefault="00000000">
            <w:pPr>
              <w:pStyle w:val="TableCellMonthYear"/>
            </w:pPr>
            <w:r>
              <w:t>MAR 2027</w:t>
            </w:r>
          </w:p>
        </w:tc>
      </w:tr>
      <w:tr w:rsidR="001A20E6" w14:paraId="216F2268" w14:textId="77777777">
        <w:tc>
          <w:tcPr>
            <w:tcW w:w="800" w:type="pct"/>
            <w:tcMar>
              <w:top w:w="100" w:type="dxa"/>
              <w:left w:w="50" w:type="dxa"/>
              <w:bottom w:w="100" w:type="dxa"/>
              <w:right w:w="50" w:type="dxa"/>
            </w:tcMar>
          </w:tcPr>
          <w:tbl>
            <w:tblPr>
              <w:tblW w:w="5000" w:type="pct"/>
              <w:tblCellMar>
                <w:left w:w="10" w:type="dxa"/>
                <w:right w:w="10" w:type="dxa"/>
              </w:tblCellMar>
              <w:tblLook w:val="04A0" w:firstRow="1" w:lastRow="0" w:firstColumn="1" w:lastColumn="0" w:noHBand="0" w:noVBand="1"/>
            </w:tblPr>
            <w:tblGrid>
              <w:gridCol w:w="201"/>
              <w:gridCol w:w="201"/>
              <w:gridCol w:w="201"/>
              <w:gridCol w:w="201"/>
              <w:gridCol w:w="200"/>
              <w:gridCol w:w="200"/>
              <w:gridCol w:w="200"/>
            </w:tblGrid>
            <w:tr w:rsidR="001A20E6" w14:paraId="7705CA0C" w14:textId="77777777">
              <w:tc>
                <w:tcPr>
                  <w:tcW w:w="700" w:type="pct"/>
                  <w:tcMar>
                    <w:top w:w="50" w:type="dxa"/>
                    <w:left w:w="20" w:type="dxa"/>
                    <w:bottom w:w="50" w:type="dxa"/>
                    <w:right w:w="20" w:type="dxa"/>
                  </w:tcMar>
                </w:tcPr>
                <w:p w14:paraId="6B82E414" w14:textId="77777777" w:rsidR="001A20E6" w:rsidRDefault="00000000">
                  <w:pPr>
                    <w:pStyle w:val="TableCellBirdsEyeDay"/>
                  </w:pPr>
                  <w:r>
                    <w:t>S</w:t>
                  </w:r>
                </w:p>
              </w:tc>
              <w:tc>
                <w:tcPr>
                  <w:tcW w:w="700" w:type="pct"/>
                  <w:tcMar>
                    <w:top w:w="50" w:type="dxa"/>
                    <w:left w:w="20" w:type="dxa"/>
                    <w:bottom w:w="50" w:type="dxa"/>
                    <w:right w:w="20" w:type="dxa"/>
                  </w:tcMar>
                </w:tcPr>
                <w:p w14:paraId="1774C190" w14:textId="77777777" w:rsidR="001A20E6" w:rsidRDefault="00000000">
                  <w:pPr>
                    <w:pStyle w:val="TableCellBirdsEyeDay"/>
                  </w:pPr>
                  <w:r>
                    <w:t>M</w:t>
                  </w:r>
                </w:p>
              </w:tc>
              <w:tc>
                <w:tcPr>
                  <w:tcW w:w="700" w:type="pct"/>
                  <w:tcMar>
                    <w:top w:w="50" w:type="dxa"/>
                    <w:left w:w="20" w:type="dxa"/>
                    <w:bottom w:w="50" w:type="dxa"/>
                    <w:right w:w="20" w:type="dxa"/>
                  </w:tcMar>
                </w:tcPr>
                <w:p w14:paraId="7532732C" w14:textId="77777777" w:rsidR="001A20E6" w:rsidRDefault="00000000">
                  <w:pPr>
                    <w:pStyle w:val="TableCellBirdsEyeDay"/>
                  </w:pPr>
                  <w:r>
                    <w:t>T</w:t>
                  </w:r>
                </w:p>
              </w:tc>
              <w:tc>
                <w:tcPr>
                  <w:tcW w:w="700" w:type="pct"/>
                  <w:tcMar>
                    <w:top w:w="50" w:type="dxa"/>
                    <w:left w:w="20" w:type="dxa"/>
                    <w:bottom w:w="50" w:type="dxa"/>
                    <w:right w:w="20" w:type="dxa"/>
                  </w:tcMar>
                </w:tcPr>
                <w:p w14:paraId="2B79523A" w14:textId="77777777" w:rsidR="001A20E6" w:rsidRDefault="00000000">
                  <w:pPr>
                    <w:pStyle w:val="TableCellBirdsEyeDay"/>
                  </w:pPr>
                  <w:r>
                    <w:t>W</w:t>
                  </w:r>
                </w:p>
              </w:tc>
              <w:tc>
                <w:tcPr>
                  <w:tcW w:w="700" w:type="pct"/>
                  <w:tcMar>
                    <w:top w:w="50" w:type="dxa"/>
                    <w:left w:w="20" w:type="dxa"/>
                    <w:bottom w:w="50" w:type="dxa"/>
                    <w:right w:w="20" w:type="dxa"/>
                  </w:tcMar>
                </w:tcPr>
                <w:p w14:paraId="68543C7B" w14:textId="77777777" w:rsidR="001A20E6" w:rsidRDefault="00000000">
                  <w:pPr>
                    <w:pStyle w:val="TableCellBirdsEyeDay"/>
                  </w:pPr>
                  <w:r>
                    <w:t>T</w:t>
                  </w:r>
                </w:p>
              </w:tc>
              <w:tc>
                <w:tcPr>
                  <w:tcW w:w="700" w:type="pct"/>
                  <w:tcMar>
                    <w:top w:w="50" w:type="dxa"/>
                    <w:left w:w="20" w:type="dxa"/>
                    <w:bottom w:w="50" w:type="dxa"/>
                    <w:right w:w="20" w:type="dxa"/>
                  </w:tcMar>
                </w:tcPr>
                <w:p w14:paraId="02A12A7B" w14:textId="77777777" w:rsidR="001A20E6" w:rsidRDefault="00000000">
                  <w:pPr>
                    <w:pStyle w:val="TableCellBirdsEyeDay"/>
                  </w:pPr>
                  <w:r>
                    <w:t>F</w:t>
                  </w:r>
                </w:p>
              </w:tc>
              <w:tc>
                <w:tcPr>
                  <w:tcW w:w="700" w:type="pct"/>
                  <w:tcMar>
                    <w:top w:w="50" w:type="dxa"/>
                    <w:left w:w="20" w:type="dxa"/>
                    <w:bottom w:w="50" w:type="dxa"/>
                    <w:right w:w="20" w:type="dxa"/>
                  </w:tcMar>
                </w:tcPr>
                <w:p w14:paraId="7BE76475" w14:textId="77777777" w:rsidR="001A20E6" w:rsidRDefault="00000000">
                  <w:pPr>
                    <w:pStyle w:val="TableCellBirdsEyeDay"/>
                  </w:pPr>
                  <w:r>
                    <w:t>S</w:t>
                  </w:r>
                </w:p>
              </w:tc>
            </w:tr>
            <w:tr w:rsidR="001A20E6" w14:paraId="62563938" w14:textId="77777777">
              <w:tc>
                <w:tcPr>
                  <w:tcW w:w="700" w:type="pct"/>
                  <w:tcMar>
                    <w:top w:w="20" w:type="dxa"/>
                    <w:left w:w="10" w:type="dxa"/>
                    <w:bottom w:w="20" w:type="dxa"/>
                    <w:right w:w="10" w:type="dxa"/>
                  </w:tcMar>
                </w:tcPr>
                <w:p w14:paraId="3425348F" w14:textId="77777777" w:rsidR="001A20E6" w:rsidRDefault="001A20E6"/>
              </w:tc>
              <w:tc>
                <w:tcPr>
                  <w:tcW w:w="700" w:type="pct"/>
                  <w:tcMar>
                    <w:top w:w="20" w:type="dxa"/>
                    <w:left w:w="10" w:type="dxa"/>
                    <w:bottom w:w="20" w:type="dxa"/>
                    <w:right w:w="10" w:type="dxa"/>
                  </w:tcMar>
                </w:tcPr>
                <w:p w14:paraId="125E11B7" w14:textId="77777777" w:rsidR="001A20E6" w:rsidRDefault="001A20E6"/>
              </w:tc>
              <w:tc>
                <w:tcPr>
                  <w:tcW w:w="700" w:type="pct"/>
                  <w:tcMar>
                    <w:top w:w="20" w:type="dxa"/>
                    <w:left w:w="10" w:type="dxa"/>
                    <w:bottom w:w="20" w:type="dxa"/>
                    <w:right w:w="10" w:type="dxa"/>
                  </w:tcMar>
                </w:tcPr>
                <w:p w14:paraId="3DDA630F" w14:textId="77777777" w:rsidR="001A20E6" w:rsidRDefault="001A20E6"/>
              </w:tc>
              <w:tc>
                <w:tcPr>
                  <w:tcW w:w="700" w:type="pct"/>
                  <w:tcMar>
                    <w:top w:w="20" w:type="dxa"/>
                    <w:left w:w="10" w:type="dxa"/>
                    <w:bottom w:w="20" w:type="dxa"/>
                    <w:right w:w="10" w:type="dxa"/>
                  </w:tcMar>
                </w:tcPr>
                <w:p w14:paraId="7E171E85" w14:textId="77777777" w:rsidR="001A20E6" w:rsidRDefault="001A20E6"/>
              </w:tc>
              <w:tc>
                <w:tcPr>
                  <w:tcW w:w="700" w:type="pct"/>
                  <w:tcMar>
                    <w:top w:w="20" w:type="dxa"/>
                    <w:left w:w="10" w:type="dxa"/>
                    <w:bottom w:w="20" w:type="dxa"/>
                    <w:right w:w="10" w:type="dxa"/>
                  </w:tcMar>
                </w:tcPr>
                <w:p w14:paraId="57FADFFB" w14:textId="77777777" w:rsidR="001A20E6" w:rsidRDefault="00000000">
                  <w:pPr>
                    <w:pStyle w:val="TableCellBirdsEyeDayNumber"/>
                  </w:pPr>
                  <w:r>
                    <w:t>1</w:t>
                  </w:r>
                </w:p>
              </w:tc>
              <w:tc>
                <w:tcPr>
                  <w:tcW w:w="700" w:type="pct"/>
                  <w:tcMar>
                    <w:top w:w="20" w:type="dxa"/>
                    <w:left w:w="10" w:type="dxa"/>
                    <w:bottom w:w="20" w:type="dxa"/>
                    <w:right w:w="10" w:type="dxa"/>
                  </w:tcMar>
                </w:tcPr>
                <w:p w14:paraId="4E6F9033" w14:textId="77777777" w:rsidR="001A20E6" w:rsidRDefault="00000000">
                  <w:pPr>
                    <w:pStyle w:val="TableCellBirdsEyeDayNumber"/>
                  </w:pPr>
                  <w:r>
                    <w:t>2</w:t>
                  </w:r>
                </w:p>
              </w:tc>
              <w:tc>
                <w:tcPr>
                  <w:tcW w:w="700" w:type="pct"/>
                  <w:tcMar>
                    <w:top w:w="20" w:type="dxa"/>
                    <w:left w:w="10" w:type="dxa"/>
                    <w:bottom w:w="20" w:type="dxa"/>
                    <w:right w:w="10" w:type="dxa"/>
                  </w:tcMar>
                </w:tcPr>
                <w:p w14:paraId="28FBE393" w14:textId="77777777" w:rsidR="001A20E6" w:rsidRDefault="00000000">
                  <w:pPr>
                    <w:pStyle w:val="TableCellBirdsEyeDayNumber"/>
                  </w:pPr>
                  <w:r>
                    <w:t>3</w:t>
                  </w:r>
                </w:p>
              </w:tc>
            </w:tr>
            <w:tr w:rsidR="001A20E6" w14:paraId="5B871F0E" w14:textId="77777777">
              <w:tc>
                <w:tcPr>
                  <w:tcW w:w="700" w:type="pct"/>
                  <w:tcMar>
                    <w:top w:w="20" w:type="dxa"/>
                    <w:left w:w="10" w:type="dxa"/>
                    <w:bottom w:w="20" w:type="dxa"/>
                    <w:right w:w="10" w:type="dxa"/>
                  </w:tcMar>
                </w:tcPr>
                <w:p w14:paraId="20DE09BD" w14:textId="77777777" w:rsidR="001A20E6" w:rsidRDefault="00000000">
                  <w:pPr>
                    <w:pStyle w:val="TableCellBirdsEyeDayNumber"/>
                  </w:pPr>
                  <w:r>
                    <w:t>4</w:t>
                  </w:r>
                </w:p>
              </w:tc>
              <w:tc>
                <w:tcPr>
                  <w:tcW w:w="700" w:type="pct"/>
                  <w:tcMar>
                    <w:top w:w="20" w:type="dxa"/>
                    <w:left w:w="10" w:type="dxa"/>
                    <w:bottom w:w="20" w:type="dxa"/>
                    <w:right w:w="10" w:type="dxa"/>
                  </w:tcMar>
                </w:tcPr>
                <w:p w14:paraId="01285CD3" w14:textId="77777777" w:rsidR="001A20E6" w:rsidRDefault="00000000">
                  <w:pPr>
                    <w:pStyle w:val="TableCellBirdsEyeDayNumber"/>
                  </w:pPr>
                  <w:r>
                    <w:t>5</w:t>
                  </w:r>
                </w:p>
              </w:tc>
              <w:tc>
                <w:tcPr>
                  <w:tcW w:w="700" w:type="pct"/>
                  <w:tcMar>
                    <w:top w:w="20" w:type="dxa"/>
                    <w:left w:w="10" w:type="dxa"/>
                    <w:bottom w:w="20" w:type="dxa"/>
                    <w:right w:w="10" w:type="dxa"/>
                  </w:tcMar>
                </w:tcPr>
                <w:p w14:paraId="047DB0DF" w14:textId="77777777" w:rsidR="001A20E6" w:rsidRDefault="00000000">
                  <w:pPr>
                    <w:pStyle w:val="TableCellBirdsEyeDayNumber"/>
                  </w:pPr>
                  <w:r>
                    <w:t>6</w:t>
                  </w:r>
                </w:p>
              </w:tc>
              <w:tc>
                <w:tcPr>
                  <w:tcW w:w="700" w:type="pct"/>
                  <w:tcMar>
                    <w:top w:w="20" w:type="dxa"/>
                    <w:left w:w="10" w:type="dxa"/>
                    <w:bottom w:w="20" w:type="dxa"/>
                    <w:right w:w="10" w:type="dxa"/>
                  </w:tcMar>
                </w:tcPr>
                <w:p w14:paraId="64F7008D" w14:textId="77777777" w:rsidR="001A20E6" w:rsidRDefault="00000000">
                  <w:pPr>
                    <w:pStyle w:val="TableCellBirdsEyeDayNumber"/>
                  </w:pPr>
                  <w:r>
                    <w:t>7</w:t>
                  </w:r>
                </w:p>
              </w:tc>
              <w:tc>
                <w:tcPr>
                  <w:tcW w:w="700" w:type="pct"/>
                  <w:tcMar>
                    <w:top w:w="20" w:type="dxa"/>
                    <w:left w:w="10" w:type="dxa"/>
                    <w:bottom w:w="20" w:type="dxa"/>
                    <w:right w:w="10" w:type="dxa"/>
                  </w:tcMar>
                </w:tcPr>
                <w:p w14:paraId="72DD06A3" w14:textId="77777777" w:rsidR="001A20E6" w:rsidRDefault="00000000">
                  <w:pPr>
                    <w:pStyle w:val="TableCellBirdsEyeDayNumber"/>
                  </w:pPr>
                  <w:r>
                    <w:t>8</w:t>
                  </w:r>
                </w:p>
              </w:tc>
              <w:tc>
                <w:tcPr>
                  <w:tcW w:w="700" w:type="pct"/>
                  <w:tcMar>
                    <w:top w:w="20" w:type="dxa"/>
                    <w:left w:w="10" w:type="dxa"/>
                    <w:bottom w:w="20" w:type="dxa"/>
                    <w:right w:w="10" w:type="dxa"/>
                  </w:tcMar>
                </w:tcPr>
                <w:p w14:paraId="2454828B" w14:textId="77777777" w:rsidR="001A20E6" w:rsidRDefault="00000000">
                  <w:pPr>
                    <w:pStyle w:val="TableCellBirdsEyeDayNumber"/>
                  </w:pPr>
                  <w:r>
                    <w:t>9</w:t>
                  </w:r>
                </w:p>
              </w:tc>
              <w:tc>
                <w:tcPr>
                  <w:tcW w:w="700" w:type="pct"/>
                  <w:tcMar>
                    <w:top w:w="20" w:type="dxa"/>
                    <w:left w:w="10" w:type="dxa"/>
                    <w:bottom w:w="20" w:type="dxa"/>
                    <w:right w:w="10" w:type="dxa"/>
                  </w:tcMar>
                </w:tcPr>
                <w:p w14:paraId="5920D48E" w14:textId="77777777" w:rsidR="001A20E6" w:rsidRDefault="00000000">
                  <w:pPr>
                    <w:pStyle w:val="TableCellBirdsEyeDayNumber"/>
                  </w:pPr>
                  <w:r>
                    <w:t>10</w:t>
                  </w:r>
                </w:p>
              </w:tc>
            </w:tr>
            <w:tr w:rsidR="001A20E6" w14:paraId="24A9F929" w14:textId="77777777">
              <w:tc>
                <w:tcPr>
                  <w:tcW w:w="700" w:type="pct"/>
                  <w:tcMar>
                    <w:top w:w="20" w:type="dxa"/>
                    <w:left w:w="10" w:type="dxa"/>
                    <w:bottom w:w="20" w:type="dxa"/>
                    <w:right w:w="10" w:type="dxa"/>
                  </w:tcMar>
                </w:tcPr>
                <w:p w14:paraId="69BF4343" w14:textId="77777777" w:rsidR="001A20E6" w:rsidRDefault="00000000">
                  <w:pPr>
                    <w:pStyle w:val="TableCellBirdsEyeDayNumber"/>
                  </w:pPr>
                  <w:r>
                    <w:t>11</w:t>
                  </w:r>
                </w:p>
              </w:tc>
              <w:tc>
                <w:tcPr>
                  <w:tcW w:w="700" w:type="pct"/>
                  <w:tcMar>
                    <w:top w:w="20" w:type="dxa"/>
                    <w:left w:w="10" w:type="dxa"/>
                    <w:bottom w:w="20" w:type="dxa"/>
                    <w:right w:w="10" w:type="dxa"/>
                  </w:tcMar>
                </w:tcPr>
                <w:p w14:paraId="69843FBF" w14:textId="77777777" w:rsidR="001A20E6" w:rsidRDefault="00000000">
                  <w:pPr>
                    <w:pStyle w:val="TableCellBirdsEyeDayNumber"/>
                  </w:pPr>
                  <w:r>
                    <w:t>12</w:t>
                  </w:r>
                </w:p>
              </w:tc>
              <w:tc>
                <w:tcPr>
                  <w:tcW w:w="700" w:type="pct"/>
                  <w:tcMar>
                    <w:top w:w="20" w:type="dxa"/>
                    <w:left w:w="10" w:type="dxa"/>
                    <w:bottom w:w="20" w:type="dxa"/>
                    <w:right w:w="10" w:type="dxa"/>
                  </w:tcMar>
                </w:tcPr>
                <w:p w14:paraId="118E7D7F" w14:textId="77777777" w:rsidR="001A20E6" w:rsidRDefault="00000000">
                  <w:pPr>
                    <w:pStyle w:val="TableCellBirdsEyeDayNumber"/>
                  </w:pPr>
                  <w:r>
                    <w:t>13</w:t>
                  </w:r>
                </w:p>
              </w:tc>
              <w:tc>
                <w:tcPr>
                  <w:tcW w:w="700" w:type="pct"/>
                  <w:tcMar>
                    <w:top w:w="20" w:type="dxa"/>
                    <w:left w:w="10" w:type="dxa"/>
                    <w:bottom w:w="20" w:type="dxa"/>
                    <w:right w:w="10" w:type="dxa"/>
                  </w:tcMar>
                </w:tcPr>
                <w:p w14:paraId="22713553" w14:textId="77777777" w:rsidR="001A20E6" w:rsidRDefault="00000000">
                  <w:pPr>
                    <w:pStyle w:val="TableCellBirdsEyeDayNumber"/>
                  </w:pPr>
                  <w:r>
                    <w:t>14</w:t>
                  </w:r>
                </w:p>
              </w:tc>
              <w:tc>
                <w:tcPr>
                  <w:tcW w:w="700" w:type="pct"/>
                  <w:tcMar>
                    <w:top w:w="20" w:type="dxa"/>
                    <w:left w:w="10" w:type="dxa"/>
                    <w:bottom w:w="20" w:type="dxa"/>
                    <w:right w:w="10" w:type="dxa"/>
                  </w:tcMar>
                </w:tcPr>
                <w:p w14:paraId="6C176FDD" w14:textId="77777777" w:rsidR="001A20E6" w:rsidRDefault="00000000">
                  <w:pPr>
                    <w:pStyle w:val="TableCellBirdsEyeDayNumber"/>
                  </w:pPr>
                  <w:r>
                    <w:t>15</w:t>
                  </w:r>
                </w:p>
              </w:tc>
              <w:tc>
                <w:tcPr>
                  <w:tcW w:w="700" w:type="pct"/>
                  <w:tcMar>
                    <w:top w:w="20" w:type="dxa"/>
                    <w:left w:w="10" w:type="dxa"/>
                    <w:bottom w:w="20" w:type="dxa"/>
                    <w:right w:w="10" w:type="dxa"/>
                  </w:tcMar>
                </w:tcPr>
                <w:p w14:paraId="5A2B72C3" w14:textId="77777777" w:rsidR="001A20E6" w:rsidRDefault="00000000">
                  <w:pPr>
                    <w:pStyle w:val="TableCellBirdsEyeDayNumber"/>
                  </w:pPr>
                  <w:r>
                    <w:t>16</w:t>
                  </w:r>
                </w:p>
              </w:tc>
              <w:tc>
                <w:tcPr>
                  <w:tcW w:w="700" w:type="pct"/>
                  <w:tcMar>
                    <w:top w:w="20" w:type="dxa"/>
                    <w:left w:w="10" w:type="dxa"/>
                    <w:bottom w:w="20" w:type="dxa"/>
                    <w:right w:w="10" w:type="dxa"/>
                  </w:tcMar>
                </w:tcPr>
                <w:p w14:paraId="4FDE77E2" w14:textId="77777777" w:rsidR="001A20E6" w:rsidRDefault="00000000">
                  <w:pPr>
                    <w:pStyle w:val="TableCellBirdsEyeDayNumber"/>
                  </w:pPr>
                  <w:r>
                    <w:t>17</w:t>
                  </w:r>
                </w:p>
              </w:tc>
            </w:tr>
            <w:tr w:rsidR="001A20E6" w14:paraId="6CCF6736" w14:textId="77777777">
              <w:tc>
                <w:tcPr>
                  <w:tcW w:w="700" w:type="pct"/>
                  <w:tcMar>
                    <w:top w:w="20" w:type="dxa"/>
                    <w:left w:w="10" w:type="dxa"/>
                    <w:bottom w:w="20" w:type="dxa"/>
                    <w:right w:w="10" w:type="dxa"/>
                  </w:tcMar>
                </w:tcPr>
                <w:p w14:paraId="27C86E7E" w14:textId="77777777" w:rsidR="001A20E6" w:rsidRDefault="00000000">
                  <w:pPr>
                    <w:pStyle w:val="TableCellBirdsEyeDayNumber"/>
                  </w:pPr>
                  <w:r>
                    <w:t>18</w:t>
                  </w:r>
                </w:p>
              </w:tc>
              <w:tc>
                <w:tcPr>
                  <w:tcW w:w="700" w:type="pct"/>
                  <w:tcMar>
                    <w:top w:w="20" w:type="dxa"/>
                    <w:left w:w="10" w:type="dxa"/>
                    <w:bottom w:w="20" w:type="dxa"/>
                    <w:right w:w="10" w:type="dxa"/>
                  </w:tcMar>
                </w:tcPr>
                <w:p w14:paraId="4F438E05" w14:textId="77777777" w:rsidR="001A20E6" w:rsidRDefault="00000000">
                  <w:pPr>
                    <w:pStyle w:val="TableCellBirdsEyeDayNumber"/>
                  </w:pPr>
                  <w:r>
                    <w:t>19</w:t>
                  </w:r>
                </w:p>
              </w:tc>
              <w:tc>
                <w:tcPr>
                  <w:tcW w:w="700" w:type="pct"/>
                  <w:tcMar>
                    <w:top w:w="20" w:type="dxa"/>
                    <w:left w:w="10" w:type="dxa"/>
                    <w:bottom w:w="20" w:type="dxa"/>
                    <w:right w:w="10" w:type="dxa"/>
                  </w:tcMar>
                </w:tcPr>
                <w:p w14:paraId="6DAC4322" w14:textId="77777777" w:rsidR="001A20E6" w:rsidRDefault="00000000">
                  <w:pPr>
                    <w:pStyle w:val="TableCellBirdsEyeDayNumber"/>
                  </w:pPr>
                  <w:r>
                    <w:t>20</w:t>
                  </w:r>
                </w:p>
              </w:tc>
              <w:tc>
                <w:tcPr>
                  <w:tcW w:w="700" w:type="pct"/>
                  <w:tcMar>
                    <w:top w:w="20" w:type="dxa"/>
                    <w:left w:w="10" w:type="dxa"/>
                    <w:bottom w:w="20" w:type="dxa"/>
                    <w:right w:w="10" w:type="dxa"/>
                  </w:tcMar>
                </w:tcPr>
                <w:p w14:paraId="04987015" w14:textId="77777777" w:rsidR="001A20E6" w:rsidRDefault="00000000">
                  <w:pPr>
                    <w:pStyle w:val="TableCellBirdsEyeDayNumber"/>
                  </w:pPr>
                  <w:r>
                    <w:t>21</w:t>
                  </w:r>
                </w:p>
              </w:tc>
              <w:tc>
                <w:tcPr>
                  <w:tcW w:w="700" w:type="pct"/>
                  <w:tcMar>
                    <w:top w:w="20" w:type="dxa"/>
                    <w:left w:w="10" w:type="dxa"/>
                    <w:bottom w:w="20" w:type="dxa"/>
                    <w:right w:w="10" w:type="dxa"/>
                  </w:tcMar>
                </w:tcPr>
                <w:p w14:paraId="67108B5A" w14:textId="77777777" w:rsidR="001A20E6" w:rsidRDefault="00000000">
                  <w:pPr>
                    <w:pStyle w:val="TableCellBirdsEyeDayNumber"/>
                  </w:pPr>
                  <w:r>
                    <w:t>22</w:t>
                  </w:r>
                </w:p>
              </w:tc>
              <w:tc>
                <w:tcPr>
                  <w:tcW w:w="700" w:type="pct"/>
                  <w:tcMar>
                    <w:top w:w="20" w:type="dxa"/>
                    <w:left w:w="10" w:type="dxa"/>
                    <w:bottom w:w="20" w:type="dxa"/>
                    <w:right w:w="10" w:type="dxa"/>
                  </w:tcMar>
                </w:tcPr>
                <w:p w14:paraId="00BEDE9B" w14:textId="77777777" w:rsidR="001A20E6" w:rsidRDefault="00000000">
                  <w:pPr>
                    <w:pStyle w:val="TableCellBirdsEyeDayNumber"/>
                  </w:pPr>
                  <w:r>
                    <w:t>23</w:t>
                  </w:r>
                </w:p>
              </w:tc>
              <w:tc>
                <w:tcPr>
                  <w:tcW w:w="700" w:type="pct"/>
                  <w:tcMar>
                    <w:top w:w="20" w:type="dxa"/>
                    <w:left w:w="10" w:type="dxa"/>
                    <w:bottom w:w="20" w:type="dxa"/>
                    <w:right w:w="10" w:type="dxa"/>
                  </w:tcMar>
                </w:tcPr>
                <w:p w14:paraId="356E8ACB" w14:textId="77777777" w:rsidR="001A20E6" w:rsidRDefault="00000000">
                  <w:pPr>
                    <w:pStyle w:val="TableCellBirdsEyeDayNumber"/>
                  </w:pPr>
                  <w:r>
                    <w:t>24</w:t>
                  </w:r>
                </w:p>
              </w:tc>
            </w:tr>
            <w:tr w:rsidR="001A20E6" w14:paraId="3A9C7048" w14:textId="77777777">
              <w:tc>
                <w:tcPr>
                  <w:tcW w:w="700" w:type="pct"/>
                  <w:tcMar>
                    <w:top w:w="20" w:type="dxa"/>
                    <w:left w:w="10" w:type="dxa"/>
                    <w:bottom w:w="20" w:type="dxa"/>
                    <w:right w:w="10" w:type="dxa"/>
                  </w:tcMar>
                </w:tcPr>
                <w:p w14:paraId="6BB76346" w14:textId="77777777" w:rsidR="001A20E6" w:rsidRDefault="00000000">
                  <w:pPr>
                    <w:pStyle w:val="TableCellBirdsEyeDayNumber"/>
                  </w:pPr>
                  <w:r>
                    <w:t>25</w:t>
                  </w:r>
                </w:p>
              </w:tc>
              <w:tc>
                <w:tcPr>
                  <w:tcW w:w="700" w:type="pct"/>
                  <w:tcMar>
                    <w:top w:w="20" w:type="dxa"/>
                    <w:left w:w="10" w:type="dxa"/>
                    <w:bottom w:w="20" w:type="dxa"/>
                    <w:right w:w="10" w:type="dxa"/>
                  </w:tcMar>
                </w:tcPr>
                <w:p w14:paraId="75685A67" w14:textId="77777777" w:rsidR="001A20E6" w:rsidRDefault="00000000">
                  <w:pPr>
                    <w:pStyle w:val="TableCellBirdsEyeDayNumber"/>
                  </w:pPr>
                  <w:r>
                    <w:t>26</w:t>
                  </w:r>
                </w:p>
              </w:tc>
              <w:tc>
                <w:tcPr>
                  <w:tcW w:w="700" w:type="pct"/>
                  <w:tcMar>
                    <w:top w:w="20" w:type="dxa"/>
                    <w:left w:w="10" w:type="dxa"/>
                    <w:bottom w:w="20" w:type="dxa"/>
                    <w:right w:w="10" w:type="dxa"/>
                  </w:tcMar>
                </w:tcPr>
                <w:p w14:paraId="3F6129DD" w14:textId="77777777" w:rsidR="001A20E6" w:rsidRDefault="00000000">
                  <w:pPr>
                    <w:pStyle w:val="TableCellBirdsEyeDayNumber"/>
                  </w:pPr>
                  <w:r>
                    <w:t>27</w:t>
                  </w:r>
                </w:p>
              </w:tc>
              <w:tc>
                <w:tcPr>
                  <w:tcW w:w="700" w:type="pct"/>
                  <w:tcMar>
                    <w:top w:w="20" w:type="dxa"/>
                    <w:left w:w="10" w:type="dxa"/>
                    <w:bottom w:w="20" w:type="dxa"/>
                    <w:right w:w="10" w:type="dxa"/>
                  </w:tcMar>
                </w:tcPr>
                <w:p w14:paraId="0D8FD449" w14:textId="77777777" w:rsidR="001A20E6" w:rsidRDefault="00000000">
                  <w:pPr>
                    <w:pStyle w:val="TableCellBirdsEyeDayNumber"/>
                  </w:pPr>
                  <w:r>
                    <w:t>28</w:t>
                  </w:r>
                </w:p>
              </w:tc>
              <w:tc>
                <w:tcPr>
                  <w:tcW w:w="700" w:type="pct"/>
                  <w:tcMar>
                    <w:top w:w="20" w:type="dxa"/>
                    <w:left w:w="10" w:type="dxa"/>
                    <w:bottom w:w="20" w:type="dxa"/>
                    <w:right w:w="10" w:type="dxa"/>
                  </w:tcMar>
                </w:tcPr>
                <w:p w14:paraId="61CFB58E" w14:textId="77777777" w:rsidR="001A20E6" w:rsidRDefault="00000000">
                  <w:pPr>
                    <w:pStyle w:val="TableCellBirdsEyeDayNumber"/>
                  </w:pPr>
                  <w:r>
                    <w:t>29</w:t>
                  </w:r>
                </w:p>
              </w:tc>
              <w:tc>
                <w:tcPr>
                  <w:tcW w:w="700" w:type="pct"/>
                  <w:tcMar>
                    <w:top w:w="20" w:type="dxa"/>
                    <w:left w:w="10" w:type="dxa"/>
                    <w:bottom w:w="20" w:type="dxa"/>
                    <w:right w:w="10" w:type="dxa"/>
                  </w:tcMar>
                </w:tcPr>
                <w:p w14:paraId="7874FBE6" w14:textId="77777777" w:rsidR="001A20E6" w:rsidRDefault="00000000">
                  <w:pPr>
                    <w:pStyle w:val="TableCellBirdsEyeDayNumber"/>
                  </w:pPr>
                  <w:r>
                    <w:t>30</w:t>
                  </w:r>
                </w:p>
              </w:tc>
              <w:tc>
                <w:tcPr>
                  <w:tcW w:w="700" w:type="pct"/>
                  <w:tcMar>
                    <w:top w:w="20" w:type="dxa"/>
                    <w:left w:w="10" w:type="dxa"/>
                    <w:bottom w:w="20" w:type="dxa"/>
                    <w:right w:w="10" w:type="dxa"/>
                  </w:tcMar>
                </w:tcPr>
                <w:p w14:paraId="3AF0954D" w14:textId="77777777" w:rsidR="001A20E6" w:rsidRDefault="00000000">
                  <w:pPr>
                    <w:pStyle w:val="TableCellBirdsEyeDayNumber"/>
                  </w:pPr>
                  <w:r>
                    <w:t>31</w:t>
                  </w:r>
                </w:p>
              </w:tc>
            </w:tr>
            <w:tr w:rsidR="001A20E6" w14:paraId="26B826D6" w14:textId="77777777">
              <w:tc>
                <w:tcPr>
                  <w:tcW w:w="700" w:type="pct"/>
                  <w:tcMar>
                    <w:top w:w="20" w:type="dxa"/>
                    <w:left w:w="10" w:type="dxa"/>
                    <w:bottom w:w="20" w:type="dxa"/>
                    <w:right w:w="10" w:type="dxa"/>
                  </w:tcMar>
                </w:tcPr>
                <w:p w14:paraId="1E8C54AC" w14:textId="77777777" w:rsidR="001A20E6" w:rsidRDefault="001A20E6"/>
              </w:tc>
              <w:tc>
                <w:tcPr>
                  <w:tcW w:w="700" w:type="pct"/>
                  <w:tcMar>
                    <w:top w:w="20" w:type="dxa"/>
                    <w:left w:w="10" w:type="dxa"/>
                    <w:bottom w:w="20" w:type="dxa"/>
                    <w:right w:w="10" w:type="dxa"/>
                  </w:tcMar>
                </w:tcPr>
                <w:p w14:paraId="08990E26" w14:textId="77777777" w:rsidR="001A20E6" w:rsidRDefault="001A20E6"/>
              </w:tc>
              <w:tc>
                <w:tcPr>
                  <w:tcW w:w="700" w:type="pct"/>
                  <w:tcMar>
                    <w:top w:w="20" w:type="dxa"/>
                    <w:left w:w="10" w:type="dxa"/>
                    <w:bottom w:w="20" w:type="dxa"/>
                    <w:right w:w="10" w:type="dxa"/>
                  </w:tcMar>
                </w:tcPr>
                <w:p w14:paraId="72C07C1A" w14:textId="77777777" w:rsidR="001A20E6" w:rsidRDefault="001A20E6"/>
              </w:tc>
              <w:tc>
                <w:tcPr>
                  <w:tcW w:w="700" w:type="pct"/>
                  <w:tcMar>
                    <w:top w:w="20" w:type="dxa"/>
                    <w:left w:w="10" w:type="dxa"/>
                    <w:bottom w:w="20" w:type="dxa"/>
                    <w:right w:w="10" w:type="dxa"/>
                  </w:tcMar>
                </w:tcPr>
                <w:p w14:paraId="5D65E967" w14:textId="77777777" w:rsidR="001A20E6" w:rsidRDefault="001A20E6"/>
              </w:tc>
              <w:tc>
                <w:tcPr>
                  <w:tcW w:w="700" w:type="pct"/>
                  <w:tcMar>
                    <w:top w:w="20" w:type="dxa"/>
                    <w:left w:w="10" w:type="dxa"/>
                    <w:bottom w:w="20" w:type="dxa"/>
                    <w:right w:w="10" w:type="dxa"/>
                  </w:tcMar>
                </w:tcPr>
                <w:p w14:paraId="29B80D47" w14:textId="77777777" w:rsidR="001A20E6" w:rsidRDefault="001A20E6"/>
              </w:tc>
              <w:tc>
                <w:tcPr>
                  <w:tcW w:w="700" w:type="pct"/>
                  <w:tcMar>
                    <w:top w:w="20" w:type="dxa"/>
                    <w:left w:w="10" w:type="dxa"/>
                    <w:bottom w:w="20" w:type="dxa"/>
                    <w:right w:w="10" w:type="dxa"/>
                  </w:tcMar>
                </w:tcPr>
                <w:p w14:paraId="14E2361C" w14:textId="77777777" w:rsidR="001A20E6" w:rsidRDefault="001A20E6"/>
              </w:tc>
              <w:tc>
                <w:tcPr>
                  <w:tcW w:w="700" w:type="pct"/>
                  <w:tcMar>
                    <w:top w:w="20" w:type="dxa"/>
                    <w:left w:w="10" w:type="dxa"/>
                    <w:bottom w:w="20" w:type="dxa"/>
                    <w:right w:w="10" w:type="dxa"/>
                  </w:tcMar>
                </w:tcPr>
                <w:p w14:paraId="4542976E" w14:textId="77777777" w:rsidR="001A20E6" w:rsidRDefault="001A20E6"/>
              </w:tc>
            </w:tr>
          </w:tbl>
          <w:p w14:paraId="01B6AB59" w14:textId="77777777" w:rsidR="001A20E6" w:rsidRDefault="001A20E6"/>
        </w:tc>
        <w:tc>
          <w:tcPr>
            <w:tcW w:w="800" w:type="pct"/>
            <w:tcMar>
              <w:top w:w="100" w:type="dxa"/>
              <w:left w:w="50" w:type="dxa"/>
              <w:bottom w:w="100" w:type="dxa"/>
              <w:right w:w="50" w:type="dxa"/>
            </w:tcMar>
          </w:tcPr>
          <w:tbl>
            <w:tblPr>
              <w:tblW w:w="5000" w:type="pct"/>
              <w:tblCellMar>
                <w:left w:w="10" w:type="dxa"/>
                <w:right w:w="10" w:type="dxa"/>
              </w:tblCellMar>
              <w:tblLook w:val="04A0" w:firstRow="1" w:lastRow="0" w:firstColumn="1" w:lastColumn="0" w:noHBand="0" w:noVBand="1"/>
            </w:tblPr>
            <w:tblGrid>
              <w:gridCol w:w="201"/>
              <w:gridCol w:w="201"/>
              <w:gridCol w:w="201"/>
              <w:gridCol w:w="201"/>
              <w:gridCol w:w="200"/>
              <w:gridCol w:w="200"/>
              <w:gridCol w:w="200"/>
            </w:tblGrid>
            <w:tr w:rsidR="001A20E6" w14:paraId="7C07E1D1" w14:textId="77777777">
              <w:tc>
                <w:tcPr>
                  <w:tcW w:w="700" w:type="pct"/>
                  <w:tcMar>
                    <w:top w:w="50" w:type="dxa"/>
                    <w:left w:w="20" w:type="dxa"/>
                    <w:bottom w:w="50" w:type="dxa"/>
                    <w:right w:w="20" w:type="dxa"/>
                  </w:tcMar>
                </w:tcPr>
                <w:p w14:paraId="57D8335F" w14:textId="77777777" w:rsidR="001A20E6" w:rsidRDefault="00000000">
                  <w:pPr>
                    <w:pStyle w:val="TableCellBirdsEyeDay"/>
                  </w:pPr>
                  <w:r>
                    <w:t>S</w:t>
                  </w:r>
                </w:p>
              </w:tc>
              <w:tc>
                <w:tcPr>
                  <w:tcW w:w="700" w:type="pct"/>
                  <w:tcMar>
                    <w:top w:w="50" w:type="dxa"/>
                    <w:left w:w="20" w:type="dxa"/>
                    <w:bottom w:w="50" w:type="dxa"/>
                    <w:right w:w="20" w:type="dxa"/>
                  </w:tcMar>
                </w:tcPr>
                <w:p w14:paraId="1C37ACA4" w14:textId="77777777" w:rsidR="001A20E6" w:rsidRDefault="00000000">
                  <w:pPr>
                    <w:pStyle w:val="TableCellBirdsEyeDay"/>
                  </w:pPr>
                  <w:r>
                    <w:t>M</w:t>
                  </w:r>
                </w:p>
              </w:tc>
              <w:tc>
                <w:tcPr>
                  <w:tcW w:w="700" w:type="pct"/>
                  <w:tcMar>
                    <w:top w:w="50" w:type="dxa"/>
                    <w:left w:w="20" w:type="dxa"/>
                    <w:bottom w:w="50" w:type="dxa"/>
                    <w:right w:w="20" w:type="dxa"/>
                  </w:tcMar>
                </w:tcPr>
                <w:p w14:paraId="1EE6D3FD" w14:textId="77777777" w:rsidR="001A20E6" w:rsidRDefault="00000000">
                  <w:pPr>
                    <w:pStyle w:val="TableCellBirdsEyeDay"/>
                  </w:pPr>
                  <w:r>
                    <w:t>T</w:t>
                  </w:r>
                </w:p>
              </w:tc>
              <w:tc>
                <w:tcPr>
                  <w:tcW w:w="700" w:type="pct"/>
                  <w:tcMar>
                    <w:top w:w="50" w:type="dxa"/>
                    <w:left w:w="20" w:type="dxa"/>
                    <w:bottom w:w="50" w:type="dxa"/>
                    <w:right w:w="20" w:type="dxa"/>
                  </w:tcMar>
                </w:tcPr>
                <w:p w14:paraId="185F6488" w14:textId="77777777" w:rsidR="001A20E6" w:rsidRDefault="00000000">
                  <w:pPr>
                    <w:pStyle w:val="TableCellBirdsEyeDay"/>
                  </w:pPr>
                  <w:r>
                    <w:t>W</w:t>
                  </w:r>
                </w:p>
              </w:tc>
              <w:tc>
                <w:tcPr>
                  <w:tcW w:w="700" w:type="pct"/>
                  <w:tcMar>
                    <w:top w:w="50" w:type="dxa"/>
                    <w:left w:w="20" w:type="dxa"/>
                    <w:bottom w:w="50" w:type="dxa"/>
                    <w:right w:w="20" w:type="dxa"/>
                  </w:tcMar>
                </w:tcPr>
                <w:p w14:paraId="1EA08429" w14:textId="77777777" w:rsidR="001A20E6" w:rsidRDefault="00000000">
                  <w:pPr>
                    <w:pStyle w:val="TableCellBirdsEyeDay"/>
                  </w:pPr>
                  <w:r>
                    <w:t>T</w:t>
                  </w:r>
                </w:p>
              </w:tc>
              <w:tc>
                <w:tcPr>
                  <w:tcW w:w="700" w:type="pct"/>
                  <w:tcMar>
                    <w:top w:w="50" w:type="dxa"/>
                    <w:left w:w="20" w:type="dxa"/>
                    <w:bottom w:w="50" w:type="dxa"/>
                    <w:right w:w="20" w:type="dxa"/>
                  </w:tcMar>
                </w:tcPr>
                <w:p w14:paraId="0EFAC8B4" w14:textId="77777777" w:rsidR="001A20E6" w:rsidRDefault="00000000">
                  <w:pPr>
                    <w:pStyle w:val="TableCellBirdsEyeDay"/>
                  </w:pPr>
                  <w:r>
                    <w:t>F</w:t>
                  </w:r>
                </w:p>
              </w:tc>
              <w:tc>
                <w:tcPr>
                  <w:tcW w:w="700" w:type="pct"/>
                  <w:tcMar>
                    <w:top w:w="50" w:type="dxa"/>
                    <w:left w:w="20" w:type="dxa"/>
                    <w:bottom w:w="50" w:type="dxa"/>
                    <w:right w:w="20" w:type="dxa"/>
                  </w:tcMar>
                </w:tcPr>
                <w:p w14:paraId="45F25085" w14:textId="77777777" w:rsidR="001A20E6" w:rsidRDefault="00000000">
                  <w:pPr>
                    <w:pStyle w:val="TableCellBirdsEyeDay"/>
                  </w:pPr>
                  <w:r>
                    <w:t>S</w:t>
                  </w:r>
                </w:p>
              </w:tc>
            </w:tr>
            <w:tr w:rsidR="001A20E6" w14:paraId="4D2801A8" w14:textId="77777777">
              <w:tc>
                <w:tcPr>
                  <w:tcW w:w="700" w:type="pct"/>
                  <w:tcMar>
                    <w:top w:w="20" w:type="dxa"/>
                    <w:left w:w="10" w:type="dxa"/>
                    <w:bottom w:w="20" w:type="dxa"/>
                    <w:right w:w="10" w:type="dxa"/>
                  </w:tcMar>
                </w:tcPr>
                <w:p w14:paraId="556F1785" w14:textId="77777777" w:rsidR="001A20E6" w:rsidRDefault="00000000">
                  <w:pPr>
                    <w:pStyle w:val="TableCellBirdsEyeDayNumber"/>
                  </w:pPr>
                  <w:r>
                    <w:t>1</w:t>
                  </w:r>
                </w:p>
              </w:tc>
              <w:tc>
                <w:tcPr>
                  <w:tcW w:w="700" w:type="pct"/>
                  <w:tcMar>
                    <w:top w:w="20" w:type="dxa"/>
                    <w:left w:w="10" w:type="dxa"/>
                    <w:bottom w:w="20" w:type="dxa"/>
                    <w:right w:w="10" w:type="dxa"/>
                  </w:tcMar>
                </w:tcPr>
                <w:p w14:paraId="21E62841" w14:textId="77777777" w:rsidR="001A20E6" w:rsidRDefault="00000000">
                  <w:pPr>
                    <w:pStyle w:val="TableCellBirdsEyeDayNumber"/>
                  </w:pPr>
                  <w:r>
                    <w:t>2</w:t>
                  </w:r>
                </w:p>
              </w:tc>
              <w:tc>
                <w:tcPr>
                  <w:tcW w:w="700" w:type="pct"/>
                  <w:tcMar>
                    <w:top w:w="20" w:type="dxa"/>
                    <w:left w:w="10" w:type="dxa"/>
                    <w:bottom w:w="20" w:type="dxa"/>
                    <w:right w:w="10" w:type="dxa"/>
                  </w:tcMar>
                </w:tcPr>
                <w:p w14:paraId="15A2FE69" w14:textId="77777777" w:rsidR="001A20E6" w:rsidRDefault="00000000">
                  <w:pPr>
                    <w:pStyle w:val="TableCellBirdsEyeDayNumber"/>
                  </w:pPr>
                  <w:r>
                    <w:t>3</w:t>
                  </w:r>
                </w:p>
              </w:tc>
              <w:tc>
                <w:tcPr>
                  <w:tcW w:w="700" w:type="pct"/>
                  <w:tcMar>
                    <w:top w:w="20" w:type="dxa"/>
                    <w:left w:w="10" w:type="dxa"/>
                    <w:bottom w:w="20" w:type="dxa"/>
                    <w:right w:w="10" w:type="dxa"/>
                  </w:tcMar>
                </w:tcPr>
                <w:p w14:paraId="2906CFD9" w14:textId="77777777" w:rsidR="001A20E6" w:rsidRDefault="00000000">
                  <w:pPr>
                    <w:pStyle w:val="TableCellBirdsEyeDayNumber"/>
                  </w:pPr>
                  <w:r>
                    <w:t>4</w:t>
                  </w:r>
                </w:p>
              </w:tc>
              <w:tc>
                <w:tcPr>
                  <w:tcW w:w="700" w:type="pct"/>
                  <w:tcMar>
                    <w:top w:w="20" w:type="dxa"/>
                    <w:left w:w="10" w:type="dxa"/>
                    <w:bottom w:w="20" w:type="dxa"/>
                    <w:right w:w="10" w:type="dxa"/>
                  </w:tcMar>
                </w:tcPr>
                <w:p w14:paraId="0560792C" w14:textId="77777777" w:rsidR="001A20E6" w:rsidRDefault="00000000">
                  <w:pPr>
                    <w:pStyle w:val="TableCellBirdsEyeDayNumber"/>
                  </w:pPr>
                  <w:r>
                    <w:t>5</w:t>
                  </w:r>
                </w:p>
              </w:tc>
              <w:tc>
                <w:tcPr>
                  <w:tcW w:w="700" w:type="pct"/>
                  <w:tcMar>
                    <w:top w:w="20" w:type="dxa"/>
                    <w:left w:w="10" w:type="dxa"/>
                    <w:bottom w:w="20" w:type="dxa"/>
                    <w:right w:w="10" w:type="dxa"/>
                  </w:tcMar>
                </w:tcPr>
                <w:p w14:paraId="61154F72" w14:textId="77777777" w:rsidR="001A20E6" w:rsidRDefault="00000000">
                  <w:pPr>
                    <w:pStyle w:val="TableCellBirdsEyeDayNumber"/>
                  </w:pPr>
                  <w:r>
                    <w:t>6</w:t>
                  </w:r>
                </w:p>
              </w:tc>
              <w:tc>
                <w:tcPr>
                  <w:tcW w:w="700" w:type="pct"/>
                  <w:tcMar>
                    <w:top w:w="20" w:type="dxa"/>
                    <w:left w:w="10" w:type="dxa"/>
                    <w:bottom w:w="20" w:type="dxa"/>
                    <w:right w:w="10" w:type="dxa"/>
                  </w:tcMar>
                </w:tcPr>
                <w:p w14:paraId="0995A6AD" w14:textId="77777777" w:rsidR="001A20E6" w:rsidRDefault="00000000">
                  <w:pPr>
                    <w:pStyle w:val="TableCellBirdsEyeDayNumber"/>
                  </w:pPr>
                  <w:r>
                    <w:t>7</w:t>
                  </w:r>
                </w:p>
              </w:tc>
            </w:tr>
            <w:tr w:rsidR="001A20E6" w14:paraId="1AB84677" w14:textId="77777777">
              <w:tc>
                <w:tcPr>
                  <w:tcW w:w="700" w:type="pct"/>
                  <w:tcMar>
                    <w:top w:w="20" w:type="dxa"/>
                    <w:left w:w="10" w:type="dxa"/>
                    <w:bottom w:w="20" w:type="dxa"/>
                    <w:right w:w="10" w:type="dxa"/>
                  </w:tcMar>
                </w:tcPr>
                <w:p w14:paraId="12D45676" w14:textId="77777777" w:rsidR="001A20E6" w:rsidRDefault="00000000">
                  <w:pPr>
                    <w:pStyle w:val="TableCellBirdsEyeDayNumber"/>
                  </w:pPr>
                  <w:r>
                    <w:t>8</w:t>
                  </w:r>
                </w:p>
              </w:tc>
              <w:tc>
                <w:tcPr>
                  <w:tcW w:w="700" w:type="pct"/>
                  <w:tcMar>
                    <w:top w:w="20" w:type="dxa"/>
                    <w:left w:w="10" w:type="dxa"/>
                    <w:bottom w:w="20" w:type="dxa"/>
                    <w:right w:w="10" w:type="dxa"/>
                  </w:tcMar>
                </w:tcPr>
                <w:p w14:paraId="7705AAD4" w14:textId="77777777" w:rsidR="001A20E6" w:rsidRDefault="00000000">
                  <w:pPr>
                    <w:pStyle w:val="TableCellBirdsEyeDayNumber"/>
                  </w:pPr>
                  <w:r>
                    <w:t>9</w:t>
                  </w:r>
                </w:p>
              </w:tc>
              <w:tc>
                <w:tcPr>
                  <w:tcW w:w="700" w:type="pct"/>
                  <w:tcMar>
                    <w:top w:w="20" w:type="dxa"/>
                    <w:left w:w="10" w:type="dxa"/>
                    <w:bottom w:w="20" w:type="dxa"/>
                    <w:right w:w="10" w:type="dxa"/>
                  </w:tcMar>
                </w:tcPr>
                <w:p w14:paraId="2F778F89" w14:textId="77777777" w:rsidR="001A20E6" w:rsidRDefault="00000000">
                  <w:pPr>
                    <w:pStyle w:val="TableCellBirdsEyeDayNumber"/>
                  </w:pPr>
                  <w:r>
                    <w:t>10</w:t>
                  </w:r>
                </w:p>
              </w:tc>
              <w:tc>
                <w:tcPr>
                  <w:tcW w:w="700" w:type="pct"/>
                  <w:tcMar>
                    <w:top w:w="20" w:type="dxa"/>
                    <w:left w:w="10" w:type="dxa"/>
                    <w:bottom w:w="20" w:type="dxa"/>
                    <w:right w:w="10" w:type="dxa"/>
                  </w:tcMar>
                </w:tcPr>
                <w:p w14:paraId="18CA52AA" w14:textId="77777777" w:rsidR="001A20E6" w:rsidRDefault="00000000">
                  <w:pPr>
                    <w:pStyle w:val="TableCellBirdsEyeDayNumber"/>
                  </w:pPr>
                  <w:r>
                    <w:t>11</w:t>
                  </w:r>
                </w:p>
              </w:tc>
              <w:tc>
                <w:tcPr>
                  <w:tcW w:w="700" w:type="pct"/>
                  <w:tcMar>
                    <w:top w:w="20" w:type="dxa"/>
                    <w:left w:w="10" w:type="dxa"/>
                    <w:bottom w:w="20" w:type="dxa"/>
                    <w:right w:w="10" w:type="dxa"/>
                  </w:tcMar>
                </w:tcPr>
                <w:p w14:paraId="24D1F9B5" w14:textId="77777777" w:rsidR="001A20E6" w:rsidRDefault="00000000">
                  <w:pPr>
                    <w:pStyle w:val="TableCellBirdsEyeDayNumber"/>
                  </w:pPr>
                  <w:r>
                    <w:t>12</w:t>
                  </w:r>
                </w:p>
              </w:tc>
              <w:tc>
                <w:tcPr>
                  <w:tcW w:w="700" w:type="pct"/>
                  <w:tcMar>
                    <w:top w:w="20" w:type="dxa"/>
                    <w:left w:w="10" w:type="dxa"/>
                    <w:bottom w:w="20" w:type="dxa"/>
                    <w:right w:w="10" w:type="dxa"/>
                  </w:tcMar>
                </w:tcPr>
                <w:p w14:paraId="26656634" w14:textId="77777777" w:rsidR="001A20E6" w:rsidRDefault="00000000">
                  <w:pPr>
                    <w:pStyle w:val="TableCellBirdsEyeDayNumber"/>
                  </w:pPr>
                  <w:r>
                    <w:t>13</w:t>
                  </w:r>
                </w:p>
              </w:tc>
              <w:tc>
                <w:tcPr>
                  <w:tcW w:w="700" w:type="pct"/>
                  <w:tcMar>
                    <w:top w:w="20" w:type="dxa"/>
                    <w:left w:w="10" w:type="dxa"/>
                    <w:bottom w:w="20" w:type="dxa"/>
                    <w:right w:w="10" w:type="dxa"/>
                  </w:tcMar>
                </w:tcPr>
                <w:p w14:paraId="1B0E9D61" w14:textId="77777777" w:rsidR="001A20E6" w:rsidRDefault="00000000">
                  <w:pPr>
                    <w:pStyle w:val="TableCellBirdsEyeDayNumber"/>
                  </w:pPr>
                  <w:r>
                    <w:t>14</w:t>
                  </w:r>
                </w:p>
              </w:tc>
            </w:tr>
            <w:tr w:rsidR="001A20E6" w14:paraId="134D4EB3" w14:textId="77777777">
              <w:tc>
                <w:tcPr>
                  <w:tcW w:w="700" w:type="pct"/>
                  <w:tcMar>
                    <w:top w:w="20" w:type="dxa"/>
                    <w:left w:w="10" w:type="dxa"/>
                    <w:bottom w:w="20" w:type="dxa"/>
                    <w:right w:w="10" w:type="dxa"/>
                  </w:tcMar>
                </w:tcPr>
                <w:p w14:paraId="2A740DDC" w14:textId="77777777" w:rsidR="001A20E6" w:rsidRDefault="00000000">
                  <w:pPr>
                    <w:pStyle w:val="TableCellBirdsEyeDayNumber"/>
                  </w:pPr>
                  <w:r>
                    <w:t>15</w:t>
                  </w:r>
                </w:p>
              </w:tc>
              <w:tc>
                <w:tcPr>
                  <w:tcW w:w="700" w:type="pct"/>
                  <w:tcMar>
                    <w:top w:w="20" w:type="dxa"/>
                    <w:left w:w="10" w:type="dxa"/>
                    <w:bottom w:w="20" w:type="dxa"/>
                    <w:right w:w="10" w:type="dxa"/>
                  </w:tcMar>
                </w:tcPr>
                <w:p w14:paraId="41448777" w14:textId="77777777" w:rsidR="001A20E6" w:rsidRDefault="00000000">
                  <w:pPr>
                    <w:pStyle w:val="TableCellBirdsEyeDayNumber"/>
                  </w:pPr>
                  <w:r>
                    <w:t>16</w:t>
                  </w:r>
                </w:p>
              </w:tc>
              <w:tc>
                <w:tcPr>
                  <w:tcW w:w="700" w:type="pct"/>
                  <w:tcMar>
                    <w:top w:w="20" w:type="dxa"/>
                    <w:left w:w="10" w:type="dxa"/>
                    <w:bottom w:w="20" w:type="dxa"/>
                    <w:right w:w="10" w:type="dxa"/>
                  </w:tcMar>
                </w:tcPr>
                <w:p w14:paraId="7D0DB233" w14:textId="77777777" w:rsidR="001A20E6" w:rsidRDefault="00000000">
                  <w:pPr>
                    <w:pStyle w:val="TableCellBirdsEyeDayNumber"/>
                  </w:pPr>
                  <w:r>
                    <w:t>17</w:t>
                  </w:r>
                </w:p>
              </w:tc>
              <w:tc>
                <w:tcPr>
                  <w:tcW w:w="700" w:type="pct"/>
                  <w:tcMar>
                    <w:top w:w="20" w:type="dxa"/>
                    <w:left w:w="10" w:type="dxa"/>
                    <w:bottom w:w="20" w:type="dxa"/>
                    <w:right w:w="10" w:type="dxa"/>
                  </w:tcMar>
                </w:tcPr>
                <w:p w14:paraId="117A43CB" w14:textId="77777777" w:rsidR="001A20E6" w:rsidRDefault="00000000">
                  <w:pPr>
                    <w:pStyle w:val="TableCellBirdsEyeDayNumber"/>
                  </w:pPr>
                  <w:r>
                    <w:t>18</w:t>
                  </w:r>
                </w:p>
              </w:tc>
              <w:tc>
                <w:tcPr>
                  <w:tcW w:w="700" w:type="pct"/>
                  <w:tcMar>
                    <w:top w:w="20" w:type="dxa"/>
                    <w:left w:w="10" w:type="dxa"/>
                    <w:bottom w:w="20" w:type="dxa"/>
                    <w:right w:w="10" w:type="dxa"/>
                  </w:tcMar>
                </w:tcPr>
                <w:p w14:paraId="1A878091" w14:textId="77777777" w:rsidR="001A20E6" w:rsidRDefault="00000000">
                  <w:pPr>
                    <w:pStyle w:val="TableCellBirdsEyeDayNumber"/>
                  </w:pPr>
                  <w:r>
                    <w:t>19</w:t>
                  </w:r>
                </w:p>
              </w:tc>
              <w:tc>
                <w:tcPr>
                  <w:tcW w:w="700" w:type="pct"/>
                  <w:tcMar>
                    <w:top w:w="20" w:type="dxa"/>
                    <w:left w:w="10" w:type="dxa"/>
                    <w:bottom w:w="20" w:type="dxa"/>
                    <w:right w:w="10" w:type="dxa"/>
                  </w:tcMar>
                </w:tcPr>
                <w:p w14:paraId="5B5BE888" w14:textId="77777777" w:rsidR="001A20E6" w:rsidRDefault="00000000">
                  <w:pPr>
                    <w:pStyle w:val="TableCellBirdsEyeDayNumber"/>
                  </w:pPr>
                  <w:r>
                    <w:t>20</w:t>
                  </w:r>
                </w:p>
              </w:tc>
              <w:tc>
                <w:tcPr>
                  <w:tcW w:w="700" w:type="pct"/>
                  <w:tcMar>
                    <w:top w:w="20" w:type="dxa"/>
                    <w:left w:w="10" w:type="dxa"/>
                    <w:bottom w:w="20" w:type="dxa"/>
                    <w:right w:w="10" w:type="dxa"/>
                  </w:tcMar>
                </w:tcPr>
                <w:p w14:paraId="6FF48989" w14:textId="77777777" w:rsidR="001A20E6" w:rsidRDefault="00000000">
                  <w:pPr>
                    <w:pStyle w:val="TableCellBirdsEyeDayNumber"/>
                  </w:pPr>
                  <w:r>
                    <w:t>21</w:t>
                  </w:r>
                </w:p>
              </w:tc>
            </w:tr>
            <w:tr w:rsidR="001A20E6" w14:paraId="6483EA5F" w14:textId="77777777">
              <w:tc>
                <w:tcPr>
                  <w:tcW w:w="700" w:type="pct"/>
                  <w:tcMar>
                    <w:top w:w="20" w:type="dxa"/>
                    <w:left w:w="10" w:type="dxa"/>
                    <w:bottom w:w="20" w:type="dxa"/>
                    <w:right w:w="10" w:type="dxa"/>
                  </w:tcMar>
                </w:tcPr>
                <w:p w14:paraId="17D0DB28" w14:textId="77777777" w:rsidR="001A20E6" w:rsidRDefault="00000000">
                  <w:pPr>
                    <w:pStyle w:val="TableCellBirdsEyeDayNumber"/>
                  </w:pPr>
                  <w:r>
                    <w:t>22</w:t>
                  </w:r>
                </w:p>
              </w:tc>
              <w:tc>
                <w:tcPr>
                  <w:tcW w:w="700" w:type="pct"/>
                  <w:tcMar>
                    <w:top w:w="20" w:type="dxa"/>
                    <w:left w:w="10" w:type="dxa"/>
                    <w:bottom w:w="20" w:type="dxa"/>
                    <w:right w:w="10" w:type="dxa"/>
                  </w:tcMar>
                </w:tcPr>
                <w:p w14:paraId="427454DD" w14:textId="77777777" w:rsidR="001A20E6" w:rsidRDefault="00000000">
                  <w:pPr>
                    <w:pStyle w:val="TableCellBirdsEyeDayNumber"/>
                  </w:pPr>
                  <w:r>
                    <w:t>23</w:t>
                  </w:r>
                </w:p>
              </w:tc>
              <w:tc>
                <w:tcPr>
                  <w:tcW w:w="700" w:type="pct"/>
                  <w:tcMar>
                    <w:top w:w="20" w:type="dxa"/>
                    <w:left w:w="10" w:type="dxa"/>
                    <w:bottom w:w="20" w:type="dxa"/>
                    <w:right w:w="10" w:type="dxa"/>
                  </w:tcMar>
                </w:tcPr>
                <w:p w14:paraId="03E87922" w14:textId="77777777" w:rsidR="001A20E6" w:rsidRDefault="00000000">
                  <w:pPr>
                    <w:pStyle w:val="TableCellBirdsEyeDayNumber"/>
                  </w:pPr>
                  <w:r>
                    <w:t>24</w:t>
                  </w:r>
                </w:p>
              </w:tc>
              <w:tc>
                <w:tcPr>
                  <w:tcW w:w="700" w:type="pct"/>
                  <w:tcMar>
                    <w:top w:w="20" w:type="dxa"/>
                    <w:left w:w="10" w:type="dxa"/>
                    <w:bottom w:w="20" w:type="dxa"/>
                    <w:right w:w="10" w:type="dxa"/>
                  </w:tcMar>
                </w:tcPr>
                <w:p w14:paraId="087BAE79" w14:textId="77777777" w:rsidR="001A20E6" w:rsidRDefault="00000000">
                  <w:pPr>
                    <w:pStyle w:val="TableCellBirdsEyeDayNumber"/>
                  </w:pPr>
                  <w:r>
                    <w:t>25</w:t>
                  </w:r>
                </w:p>
              </w:tc>
              <w:tc>
                <w:tcPr>
                  <w:tcW w:w="700" w:type="pct"/>
                  <w:tcMar>
                    <w:top w:w="20" w:type="dxa"/>
                    <w:left w:w="10" w:type="dxa"/>
                    <w:bottom w:w="20" w:type="dxa"/>
                    <w:right w:w="10" w:type="dxa"/>
                  </w:tcMar>
                </w:tcPr>
                <w:p w14:paraId="0BE11660" w14:textId="77777777" w:rsidR="001A20E6" w:rsidRDefault="00000000">
                  <w:pPr>
                    <w:pStyle w:val="TableCellBirdsEyeDayNumber"/>
                  </w:pPr>
                  <w:r>
                    <w:t>26</w:t>
                  </w:r>
                </w:p>
              </w:tc>
              <w:tc>
                <w:tcPr>
                  <w:tcW w:w="700" w:type="pct"/>
                  <w:tcMar>
                    <w:top w:w="20" w:type="dxa"/>
                    <w:left w:w="10" w:type="dxa"/>
                    <w:bottom w:w="20" w:type="dxa"/>
                    <w:right w:w="10" w:type="dxa"/>
                  </w:tcMar>
                </w:tcPr>
                <w:p w14:paraId="5524201D" w14:textId="77777777" w:rsidR="001A20E6" w:rsidRDefault="00000000">
                  <w:pPr>
                    <w:pStyle w:val="TableCellBirdsEyeDayNumber"/>
                  </w:pPr>
                  <w:r>
                    <w:t>27</w:t>
                  </w:r>
                </w:p>
              </w:tc>
              <w:tc>
                <w:tcPr>
                  <w:tcW w:w="700" w:type="pct"/>
                  <w:tcMar>
                    <w:top w:w="20" w:type="dxa"/>
                    <w:left w:w="10" w:type="dxa"/>
                    <w:bottom w:w="20" w:type="dxa"/>
                    <w:right w:w="10" w:type="dxa"/>
                  </w:tcMar>
                </w:tcPr>
                <w:p w14:paraId="65F0DE10" w14:textId="77777777" w:rsidR="001A20E6" w:rsidRDefault="00000000">
                  <w:pPr>
                    <w:pStyle w:val="TableCellBirdsEyeDayNumber"/>
                  </w:pPr>
                  <w:r>
                    <w:t>28</w:t>
                  </w:r>
                </w:p>
              </w:tc>
            </w:tr>
            <w:tr w:rsidR="001A20E6" w14:paraId="7DAEA7B6" w14:textId="77777777">
              <w:tc>
                <w:tcPr>
                  <w:tcW w:w="700" w:type="pct"/>
                  <w:tcMar>
                    <w:top w:w="20" w:type="dxa"/>
                    <w:left w:w="10" w:type="dxa"/>
                    <w:bottom w:w="20" w:type="dxa"/>
                    <w:right w:w="10" w:type="dxa"/>
                  </w:tcMar>
                </w:tcPr>
                <w:p w14:paraId="33C32131" w14:textId="77777777" w:rsidR="001A20E6" w:rsidRDefault="00000000">
                  <w:pPr>
                    <w:pStyle w:val="TableCellBirdsEyeDayNumber"/>
                  </w:pPr>
                  <w:r>
                    <w:t>29</w:t>
                  </w:r>
                </w:p>
              </w:tc>
              <w:tc>
                <w:tcPr>
                  <w:tcW w:w="700" w:type="pct"/>
                  <w:tcMar>
                    <w:top w:w="20" w:type="dxa"/>
                    <w:left w:w="10" w:type="dxa"/>
                    <w:bottom w:w="20" w:type="dxa"/>
                    <w:right w:w="10" w:type="dxa"/>
                  </w:tcMar>
                </w:tcPr>
                <w:p w14:paraId="5FDD371B" w14:textId="77777777" w:rsidR="001A20E6" w:rsidRDefault="00000000">
                  <w:pPr>
                    <w:pStyle w:val="TableCellBirdsEyeDayNumber"/>
                  </w:pPr>
                  <w:r>
                    <w:t>30</w:t>
                  </w:r>
                </w:p>
              </w:tc>
              <w:tc>
                <w:tcPr>
                  <w:tcW w:w="700" w:type="pct"/>
                  <w:tcMar>
                    <w:top w:w="20" w:type="dxa"/>
                    <w:left w:w="10" w:type="dxa"/>
                    <w:bottom w:w="20" w:type="dxa"/>
                    <w:right w:w="10" w:type="dxa"/>
                  </w:tcMar>
                </w:tcPr>
                <w:p w14:paraId="4497ECA3" w14:textId="77777777" w:rsidR="001A20E6" w:rsidRDefault="001A20E6"/>
              </w:tc>
              <w:tc>
                <w:tcPr>
                  <w:tcW w:w="700" w:type="pct"/>
                  <w:tcMar>
                    <w:top w:w="20" w:type="dxa"/>
                    <w:left w:w="10" w:type="dxa"/>
                    <w:bottom w:w="20" w:type="dxa"/>
                    <w:right w:w="10" w:type="dxa"/>
                  </w:tcMar>
                </w:tcPr>
                <w:p w14:paraId="135DFD4A" w14:textId="77777777" w:rsidR="001A20E6" w:rsidRDefault="001A20E6"/>
              </w:tc>
              <w:tc>
                <w:tcPr>
                  <w:tcW w:w="700" w:type="pct"/>
                  <w:tcMar>
                    <w:top w:w="20" w:type="dxa"/>
                    <w:left w:w="10" w:type="dxa"/>
                    <w:bottom w:w="20" w:type="dxa"/>
                    <w:right w:w="10" w:type="dxa"/>
                  </w:tcMar>
                </w:tcPr>
                <w:p w14:paraId="17CAABB8" w14:textId="77777777" w:rsidR="001A20E6" w:rsidRDefault="001A20E6"/>
              </w:tc>
              <w:tc>
                <w:tcPr>
                  <w:tcW w:w="700" w:type="pct"/>
                  <w:tcMar>
                    <w:top w:w="20" w:type="dxa"/>
                    <w:left w:w="10" w:type="dxa"/>
                    <w:bottom w:w="20" w:type="dxa"/>
                    <w:right w:w="10" w:type="dxa"/>
                  </w:tcMar>
                </w:tcPr>
                <w:p w14:paraId="552A6F49" w14:textId="77777777" w:rsidR="001A20E6" w:rsidRDefault="001A20E6"/>
              </w:tc>
              <w:tc>
                <w:tcPr>
                  <w:tcW w:w="700" w:type="pct"/>
                  <w:tcMar>
                    <w:top w:w="20" w:type="dxa"/>
                    <w:left w:w="10" w:type="dxa"/>
                    <w:bottom w:w="20" w:type="dxa"/>
                    <w:right w:w="10" w:type="dxa"/>
                  </w:tcMar>
                </w:tcPr>
                <w:p w14:paraId="57FC1B42" w14:textId="77777777" w:rsidR="001A20E6" w:rsidRDefault="001A20E6"/>
              </w:tc>
            </w:tr>
          </w:tbl>
          <w:p w14:paraId="3064F12C" w14:textId="77777777" w:rsidR="001A20E6" w:rsidRDefault="001A20E6"/>
        </w:tc>
        <w:tc>
          <w:tcPr>
            <w:tcW w:w="800" w:type="pct"/>
            <w:tcMar>
              <w:top w:w="100" w:type="dxa"/>
              <w:left w:w="50" w:type="dxa"/>
              <w:bottom w:w="100" w:type="dxa"/>
              <w:right w:w="50" w:type="dxa"/>
            </w:tcMar>
          </w:tcPr>
          <w:tbl>
            <w:tblPr>
              <w:tblW w:w="5000" w:type="pct"/>
              <w:tblCellMar>
                <w:left w:w="10" w:type="dxa"/>
                <w:right w:w="10" w:type="dxa"/>
              </w:tblCellMar>
              <w:tblLook w:val="04A0" w:firstRow="1" w:lastRow="0" w:firstColumn="1" w:lastColumn="0" w:noHBand="0" w:noVBand="1"/>
            </w:tblPr>
            <w:tblGrid>
              <w:gridCol w:w="201"/>
              <w:gridCol w:w="201"/>
              <w:gridCol w:w="201"/>
              <w:gridCol w:w="201"/>
              <w:gridCol w:w="200"/>
              <w:gridCol w:w="200"/>
              <w:gridCol w:w="200"/>
            </w:tblGrid>
            <w:tr w:rsidR="001A20E6" w14:paraId="76FB9A65" w14:textId="77777777">
              <w:tc>
                <w:tcPr>
                  <w:tcW w:w="700" w:type="pct"/>
                  <w:tcMar>
                    <w:top w:w="50" w:type="dxa"/>
                    <w:left w:w="20" w:type="dxa"/>
                    <w:bottom w:w="50" w:type="dxa"/>
                    <w:right w:w="20" w:type="dxa"/>
                  </w:tcMar>
                </w:tcPr>
                <w:p w14:paraId="2B84E8CC" w14:textId="77777777" w:rsidR="001A20E6" w:rsidRDefault="00000000">
                  <w:pPr>
                    <w:pStyle w:val="TableCellBirdsEyeDay"/>
                  </w:pPr>
                  <w:r>
                    <w:t>S</w:t>
                  </w:r>
                </w:p>
              </w:tc>
              <w:tc>
                <w:tcPr>
                  <w:tcW w:w="700" w:type="pct"/>
                  <w:tcMar>
                    <w:top w:w="50" w:type="dxa"/>
                    <w:left w:w="20" w:type="dxa"/>
                    <w:bottom w:w="50" w:type="dxa"/>
                    <w:right w:w="20" w:type="dxa"/>
                  </w:tcMar>
                </w:tcPr>
                <w:p w14:paraId="24E39C59" w14:textId="77777777" w:rsidR="001A20E6" w:rsidRDefault="00000000">
                  <w:pPr>
                    <w:pStyle w:val="TableCellBirdsEyeDay"/>
                  </w:pPr>
                  <w:r>
                    <w:t>M</w:t>
                  </w:r>
                </w:p>
              </w:tc>
              <w:tc>
                <w:tcPr>
                  <w:tcW w:w="700" w:type="pct"/>
                  <w:tcMar>
                    <w:top w:w="50" w:type="dxa"/>
                    <w:left w:w="20" w:type="dxa"/>
                    <w:bottom w:w="50" w:type="dxa"/>
                    <w:right w:w="20" w:type="dxa"/>
                  </w:tcMar>
                </w:tcPr>
                <w:p w14:paraId="4AF1CBB0" w14:textId="77777777" w:rsidR="001A20E6" w:rsidRDefault="00000000">
                  <w:pPr>
                    <w:pStyle w:val="TableCellBirdsEyeDay"/>
                  </w:pPr>
                  <w:r>
                    <w:t>T</w:t>
                  </w:r>
                </w:p>
              </w:tc>
              <w:tc>
                <w:tcPr>
                  <w:tcW w:w="700" w:type="pct"/>
                  <w:tcMar>
                    <w:top w:w="50" w:type="dxa"/>
                    <w:left w:w="20" w:type="dxa"/>
                    <w:bottom w:w="50" w:type="dxa"/>
                    <w:right w:w="20" w:type="dxa"/>
                  </w:tcMar>
                </w:tcPr>
                <w:p w14:paraId="391FF21C" w14:textId="77777777" w:rsidR="001A20E6" w:rsidRDefault="00000000">
                  <w:pPr>
                    <w:pStyle w:val="TableCellBirdsEyeDay"/>
                  </w:pPr>
                  <w:r>
                    <w:t>W</w:t>
                  </w:r>
                </w:p>
              </w:tc>
              <w:tc>
                <w:tcPr>
                  <w:tcW w:w="700" w:type="pct"/>
                  <w:tcMar>
                    <w:top w:w="50" w:type="dxa"/>
                    <w:left w:w="20" w:type="dxa"/>
                    <w:bottom w:w="50" w:type="dxa"/>
                    <w:right w:w="20" w:type="dxa"/>
                  </w:tcMar>
                </w:tcPr>
                <w:p w14:paraId="1997E77A" w14:textId="77777777" w:rsidR="001A20E6" w:rsidRDefault="00000000">
                  <w:pPr>
                    <w:pStyle w:val="TableCellBirdsEyeDay"/>
                  </w:pPr>
                  <w:r>
                    <w:t>T</w:t>
                  </w:r>
                </w:p>
              </w:tc>
              <w:tc>
                <w:tcPr>
                  <w:tcW w:w="700" w:type="pct"/>
                  <w:tcMar>
                    <w:top w:w="50" w:type="dxa"/>
                    <w:left w:w="20" w:type="dxa"/>
                    <w:bottom w:w="50" w:type="dxa"/>
                    <w:right w:w="20" w:type="dxa"/>
                  </w:tcMar>
                </w:tcPr>
                <w:p w14:paraId="7397FBD9" w14:textId="77777777" w:rsidR="001A20E6" w:rsidRDefault="00000000">
                  <w:pPr>
                    <w:pStyle w:val="TableCellBirdsEyeDay"/>
                  </w:pPr>
                  <w:r>
                    <w:t>F</w:t>
                  </w:r>
                </w:p>
              </w:tc>
              <w:tc>
                <w:tcPr>
                  <w:tcW w:w="700" w:type="pct"/>
                  <w:tcMar>
                    <w:top w:w="50" w:type="dxa"/>
                    <w:left w:w="20" w:type="dxa"/>
                    <w:bottom w:w="50" w:type="dxa"/>
                    <w:right w:w="20" w:type="dxa"/>
                  </w:tcMar>
                </w:tcPr>
                <w:p w14:paraId="28A5AD71" w14:textId="77777777" w:rsidR="001A20E6" w:rsidRDefault="00000000">
                  <w:pPr>
                    <w:pStyle w:val="TableCellBirdsEyeDay"/>
                  </w:pPr>
                  <w:r>
                    <w:t>S</w:t>
                  </w:r>
                </w:p>
              </w:tc>
            </w:tr>
            <w:tr w:rsidR="001A20E6" w14:paraId="72E110FA" w14:textId="77777777">
              <w:tc>
                <w:tcPr>
                  <w:tcW w:w="700" w:type="pct"/>
                  <w:tcMar>
                    <w:top w:w="20" w:type="dxa"/>
                    <w:left w:w="10" w:type="dxa"/>
                    <w:bottom w:w="20" w:type="dxa"/>
                    <w:right w:w="10" w:type="dxa"/>
                  </w:tcMar>
                </w:tcPr>
                <w:p w14:paraId="2D5F066F" w14:textId="77777777" w:rsidR="001A20E6" w:rsidRDefault="001A20E6"/>
              </w:tc>
              <w:tc>
                <w:tcPr>
                  <w:tcW w:w="700" w:type="pct"/>
                  <w:tcMar>
                    <w:top w:w="20" w:type="dxa"/>
                    <w:left w:w="10" w:type="dxa"/>
                    <w:bottom w:w="20" w:type="dxa"/>
                    <w:right w:w="10" w:type="dxa"/>
                  </w:tcMar>
                </w:tcPr>
                <w:p w14:paraId="31869FD3" w14:textId="77777777" w:rsidR="001A20E6" w:rsidRDefault="001A20E6"/>
              </w:tc>
              <w:tc>
                <w:tcPr>
                  <w:tcW w:w="700" w:type="pct"/>
                  <w:tcMar>
                    <w:top w:w="20" w:type="dxa"/>
                    <w:left w:w="10" w:type="dxa"/>
                    <w:bottom w:w="20" w:type="dxa"/>
                    <w:right w:w="10" w:type="dxa"/>
                  </w:tcMar>
                </w:tcPr>
                <w:p w14:paraId="14AE30C8" w14:textId="77777777" w:rsidR="001A20E6" w:rsidRDefault="00000000">
                  <w:pPr>
                    <w:pStyle w:val="TableCellBirdsEyeDayNumber"/>
                  </w:pPr>
                  <w:r>
                    <w:t>1</w:t>
                  </w:r>
                </w:p>
              </w:tc>
              <w:tc>
                <w:tcPr>
                  <w:tcW w:w="700" w:type="pct"/>
                  <w:tcMar>
                    <w:top w:w="20" w:type="dxa"/>
                    <w:left w:w="10" w:type="dxa"/>
                    <w:bottom w:w="20" w:type="dxa"/>
                    <w:right w:w="10" w:type="dxa"/>
                  </w:tcMar>
                </w:tcPr>
                <w:p w14:paraId="799214F0" w14:textId="77777777" w:rsidR="001A20E6" w:rsidRDefault="00000000">
                  <w:pPr>
                    <w:pStyle w:val="TableCellBirdsEyeDayNumber"/>
                  </w:pPr>
                  <w:r>
                    <w:t>2</w:t>
                  </w:r>
                </w:p>
              </w:tc>
              <w:tc>
                <w:tcPr>
                  <w:tcW w:w="700" w:type="pct"/>
                  <w:tcMar>
                    <w:top w:w="20" w:type="dxa"/>
                    <w:left w:w="10" w:type="dxa"/>
                    <w:bottom w:w="20" w:type="dxa"/>
                    <w:right w:w="10" w:type="dxa"/>
                  </w:tcMar>
                </w:tcPr>
                <w:p w14:paraId="743A2270" w14:textId="77777777" w:rsidR="001A20E6" w:rsidRDefault="00000000">
                  <w:pPr>
                    <w:pStyle w:val="TableCellBirdsEyeDayNumber"/>
                  </w:pPr>
                  <w:r>
                    <w:t>3</w:t>
                  </w:r>
                </w:p>
              </w:tc>
              <w:tc>
                <w:tcPr>
                  <w:tcW w:w="700" w:type="pct"/>
                  <w:tcMar>
                    <w:top w:w="20" w:type="dxa"/>
                    <w:left w:w="10" w:type="dxa"/>
                    <w:bottom w:w="20" w:type="dxa"/>
                    <w:right w:w="10" w:type="dxa"/>
                  </w:tcMar>
                </w:tcPr>
                <w:p w14:paraId="75480810" w14:textId="77777777" w:rsidR="001A20E6" w:rsidRDefault="00000000">
                  <w:pPr>
                    <w:pStyle w:val="TableCellBirdsEyeDayNumber"/>
                  </w:pPr>
                  <w:r>
                    <w:t>4</w:t>
                  </w:r>
                </w:p>
              </w:tc>
              <w:tc>
                <w:tcPr>
                  <w:tcW w:w="700" w:type="pct"/>
                  <w:tcMar>
                    <w:top w:w="20" w:type="dxa"/>
                    <w:left w:w="10" w:type="dxa"/>
                    <w:bottom w:w="20" w:type="dxa"/>
                    <w:right w:w="10" w:type="dxa"/>
                  </w:tcMar>
                </w:tcPr>
                <w:p w14:paraId="676A44DF" w14:textId="77777777" w:rsidR="001A20E6" w:rsidRDefault="00000000">
                  <w:pPr>
                    <w:pStyle w:val="TableCellBirdsEyeDayNumber"/>
                  </w:pPr>
                  <w:r>
                    <w:t>5</w:t>
                  </w:r>
                </w:p>
              </w:tc>
            </w:tr>
            <w:tr w:rsidR="001A20E6" w14:paraId="0E252060" w14:textId="77777777">
              <w:tc>
                <w:tcPr>
                  <w:tcW w:w="700" w:type="pct"/>
                  <w:tcMar>
                    <w:top w:w="20" w:type="dxa"/>
                    <w:left w:w="10" w:type="dxa"/>
                    <w:bottom w:w="20" w:type="dxa"/>
                    <w:right w:w="10" w:type="dxa"/>
                  </w:tcMar>
                </w:tcPr>
                <w:p w14:paraId="3F552B39" w14:textId="77777777" w:rsidR="001A20E6" w:rsidRDefault="00000000">
                  <w:pPr>
                    <w:pStyle w:val="TableCellBirdsEyeDayNumber"/>
                  </w:pPr>
                  <w:r>
                    <w:t>6</w:t>
                  </w:r>
                </w:p>
              </w:tc>
              <w:tc>
                <w:tcPr>
                  <w:tcW w:w="700" w:type="pct"/>
                  <w:tcMar>
                    <w:top w:w="20" w:type="dxa"/>
                    <w:left w:w="10" w:type="dxa"/>
                    <w:bottom w:w="20" w:type="dxa"/>
                    <w:right w:w="10" w:type="dxa"/>
                  </w:tcMar>
                </w:tcPr>
                <w:p w14:paraId="416812D5" w14:textId="77777777" w:rsidR="001A20E6" w:rsidRDefault="00000000">
                  <w:pPr>
                    <w:pStyle w:val="TableCellBirdsEyeDayNumber"/>
                  </w:pPr>
                  <w:r>
                    <w:t>7</w:t>
                  </w:r>
                </w:p>
              </w:tc>
              <w:tc>
                <w:tcPr>
                  <w:tcW w:w="700" w:type="pct"/>
                  <w:tcMar>
                    <w:top w:w="20" w:type="dxa"/>
                    <w:left w:w="10" w:type="dxa"/>
                    <w:bottom w:w="20" w:type="dxa"/>
                    <w:right w:w="10" w:type="dxa"/>
                  </w:tcMar>
                </w:tcPr>
                <w:p w14:paraId="50A74926" w14:textId="77777777" w:rsidR="001A20E6" w:rsidRDefault="00000000">
                  <w:pPr>
                    <w:pStyle w:val="TableCellBirdsEyeDayNumber"/>
                  </w:pPr>
                  <w:r>
                    <w:t>8</w:t>
                  </w:r>
                </w:p>
              </w:tc>
              <w:tc>
                <w:tcPr>
                  <w:tcW w:w="700" w:type="pct"/>
                  <w:tcMar>
                    <w:top w:w="20" w:type="dxa"/>
                    <w:left w:w="10" w:type="dxa"/>
                    <w:bottom w:w="20" w:type="dxa"/>
                    <w:right w:w="10" w:type="dxa"/>
                  </w:tcMar>
                </w:tcPr>
                <w:p w14:paraId="3CAE137E" w14:textId="77777777" w:rsidR="001A20E6" w:rsidRDefault="00000000">
                  <w:pPr>
                    <w:pStyle w:val="TableCellBirdsEyeDayNumber"/>
                  </w:pPr>
                  <w:r>
                    <w:t>9</w:t>
                  </w:r>
                </w:p>
              </w:tc>
              <w:tc>
                <w:tcPr>
                  <w:tcW w:w="700" w:type="pct"/>
                  <w:tcMar>
                    <w:top w:w="20" w:type="dxa"/>
                    <w:left w:w="10" w:type="dxa"/>
                    <w:bottom w:w="20" w:type="dxa"/>
                    <w:right w:w="10" w:type="dxa"/>
                  </w:tcMar>
                </w:tcPr>
                <w:p w14:paraId="7D2E96B2" w14:textId="77777777" w:rsidR="001A20E6" w:rsidRDefault="00000000">
                  <w:pPr>
                    <w:pStyle w:val="TableCellBirdsEyeDayNumber"/>
                  </w:pPr>
                  <w:r>
                    <w:t>10</w:t>
                  </w:r>
                </w:p>
              </w:tc>
              <w:tc>
                <w:tcPr>
                  <w:tcW w:w="700" w:type="pct"/>
                  <w:tcMar>
                    <w:top w:w="20" w:type="dxa"/>
                    <w:left w:w="10" w:type="dxa"/>
                    <w:bottom w:w="20" w:type="dxa"/>
                    <w:right w:w="10" w:type="dxa"/>
                  </w:tcMar>
                </w:tcPr>
                <w:p w14:paraId="7F582744" w14:textId="77777777" w:rsidR="001A20E6" w:rsidRDefault="00000000">
                  <w:pPr>
                    <w:pStyle w:val="TableCellBirdsEyeDayNumber"/>
                  </w:pPr>
                  <w:r>
                    <w:t>11</w:t>
                  </w:r>
                </w:p>
              </w:tc>
              <w:tc>
                <w:tcPr>
                  <w:tcW w:w="700" w:type="pct"/>
                  <w:tcMar>
                    <w:top w:w="20" w:type="dxa"/>
                    <w:left w:w="10" w:type="dxa"/>
                    <w:bottom w:w="20" w:type="dxa"/>
                    <w:right w:w="10" w:type="dxa"/>
                  </w:tcMar>
                </w:tcPr>
                <w:p w14:paraId="73E75E9A" w14:textId="77777777" w:rsidR="001A20E6" w:rsidRDefault="00000000">
                  <w:pPr>
                    <w:pStyle w:val="TableCellBirdsEyeDayNumber"/>
                  </w:pPr>
                  <w:r>
                    <w:t>12</w:t>
                  </w:r>
                </w:p>
              </w:tc>
            </w:tr>
            <w:tr w:rsidR="001A20E6" w14:paraId="1BF548CC" w14:textId="77777777">
              <w:tc>
                <w:tcPr>
                  <w:tcW w:w="700" w:type="pct"/>
                  <w:tcMar>
                    <w:top w:w="20" w:type="dxa"/>
                    <w:left w:w="10" w:type="dxa"/>
                    <w:bottom w:w="20" w:type="dxa"/>
                    <w:right w:w="10" w:type="dxa"/>
                  </w:tcMar>
                </w:tcPr>
                <w:p w14:paraId="4157C20A" w14:textId="77777777" w:rsidR="001A20E6" w:rsidRDefault="00000000">
                  <w:pPr>
                    <w:pStyle w:val="TableCellBirdsEyeDayNumber"/>
                  </w:pPr>
                  <w:r>
                    <w:t>13</w:t>
                  </w:r>
                </w:p>
              </w:tc>
              <w:tc>
                <w:tcPr>
                  <w:tcW w:w="700" w:type="pct"/>
                  <w:tcMar>
                    <w:top w:w="20" w:type="dxa"/>
                    <w:left w:w="10" w:type="dxa"/>
                    <w:bottom w:w="20" w:type="dxa"/>
                    <w:right w:w="10" w:type="dxa"/>
                  </w:tcMar>
                </w:tcPr>
                <w:p w14:paraId="5EBBD831" w14:textId="77777777" w:rsidR="001A20E6" w:rsidRDefault="00000000">
                  <w:pPr>
                    <w:pStyle w:val="TableCellBirdsEyeDayNumber"/>
                  </w:pPr>
                  <w:r>
                    <w:t>14</w:t>
                  </w:r>
                </w:p>
              </w:tc>
              <w:tc>
                <w:tcPr>
                  <w:tcW w:w="700" w:type="pct"/>
                  <w:tcMar>
                    <w:top w:w="20" w:type="dxa"/>
                    <w:left w:w="10" w:type="dxa"/>
                    <w:bottom w:w="20" w:type="dxa"/>
                    <w:right w:w="10" w:type="dxa"/>
                  </w:tcMar>
                </w:tcPr>
                <w:p w14:paraId="6761B27B" w14:textId="77777777" w:rsidR="001A20E6" w:rsidRDefault="00000000">
                  <w:pPr>
                    <w:pStyle w:val="TableCellBirdsEyeDayNumber"/>
                  </w:pPr>
                  <w:r>
                    <w:t>15</w:t>
                  </w:r>
                </w:p>
              </w:tc>
              <w:tc>
                <w:tcPr>
                  <w:tcW w:w="700" w:type="pct"/>
                  <w:tcMar>
                    <w:top w:w="20" w:type="dxa"/>
                    <w:left w:w="10" w:type="dxa"/>
                    <w:bottom w:w="20" w:type="dxa"/>
                    <w:right w:w="10" w:type="dxa"/>
                  </w:tcMar>
                </w:tcPr>
                <w:p w14:paraId="2A08FAFE" w14:textId="77777777" w:rsidR="001A20E6" w:rsidRDefault="00000000">
                  <w:pPr>
                    <w:pStyle w:val="TableCellBirdsEyeDayNumber"/>
                  </w:pPr>
                  <w:r>
                    <w:t>16</w:t>
                  </w:r>
                </w:p>
              </w:tc>
              <w:tc>
                <w:tcPr>
                  <w:tcW w:w="700" w:type="pct"/>
                  <w:tcMar>
                    <w:top w:w="20" w:type="dxa"/>
                    <w:left w:w="10" w:type="dxa"/>
                    <w:bottom w:w="20" w:type="dxa"/>
                    <w:right w:w="10" w:type="dxa"/>
                  </w:tcMar>
                </w:tcPr>
                <w:p w14:paraId="3591A1BD" w14:textId="77777777" w:rsidR="001A20E6" w:rsidRDefault="00000000">
                  <w:pPr>
                    <w:pStyle w:val="TableCellBirdsEyeDayNumber"/>
                  </w:pPr>
                  <w:r>
                    <w:t>17</w:t>
                  </w:r>
                </w:p>
              </w:tc>
              <w:tc>
                <w:tcPr>
                  <w:tcW w:w="700" w:type="pct"/>
                  <w:tcMar>
                    <w:top w:w="20" w:type="dxa"/>
                    <w:left w:w="10" w:type="dxa"/>
                    <w:bottom w:w="20" w:type="dxa"/>
                    <w:right w:w="10" w:type="dxa"/>
                  </w:tcMar>
                </w:tcPr>
                <w:p w14:paraId="2EF6A3BB" w14:textId="77777777" w:rsidR="001A20E6" w:rsidRDefault="00000000">
                  <w:pPr>
                    <w:pStyle w:val="TableCellBirdsEyeDayNumber"/>
                  </w:pPr>
                  <w:r>
                    <w:t>18</w:t>
                  </w:r>
                </w:p>
              </w:tc>
              <w:tc>
                <w:tcPr>
                  <w:tcW w:w="700" w:type="pct"/>
                  <w:tcMar>
                    <w:top w:w="20" w:type="dxa"/>
                    <w:left w:w="10" w:type="dxa"/>
                    <w:bottom w:w="20" w:type="dxa"/>
                    <w:right w:w="10" w:type="dxa"/>
                  </w:tcMar>
                </w:tcPr>
                <w:p w14:paraId="46F40F21" w14:textId="77777777" w:rsidR="001A20E6" w:rsidRDefault="00000000">
                  <w:pPr>
                    <w:pStyle w:val="TableCellBirdsEyeDayNumber"/>
                  </w:pPr>
                  <w:r>
                    <w:t>19</w:t>
                  </w:r>
                </w:p>
              </w:tc>
            </w:tr>
            <w:tr w:rsidR="001A20E6" w14:paraId="1C418ADE" w14:textId="77777777">
              <w:tc>
                <w:tcPr>
                  <w:tcW w:w="700" w:type="pct"/>
                  <w:tcMar>
                    <w:top w:w="20" w:type="dxa"/>
                    <w:left w:w="10" w:type="dxa"/>
                    <w:bottom w:w="20" w:type="dxa"/>
                    <w:right w:w="10" w:type="dxa"/>
                  </w:tcMar>
                </w:tcPr>
                <w:p w14:paraId="2BF66B7D" w14:textId="77777777" w:rsidR="001A20E6" w:rsidRDefault="00000000">
                  <w:pPr>
                    <w:pStyle w:val="TableCellBirdsEyeDayNumber"/>
                  </w:pPr>
                  <w:r>
                    <w:t>20</w:t>
                  </w:r>
                </w:p>
              </w:tc>
              <w:tc>
                <w:tcPr>
                  <w:tcW w:w="700" w:type="pct"/>
                  <w:tcMar>
                    <w:top w:w="20" w:type="dxa"/>
                    <w:left w:w="10" w:type="dxa"/>
                    <w:bottom w:w="20" w:type="dxa"/>
                    <w:right w:w="10" w:type="dxa"/>
                  </w:tcMar>
                </w:tcPr>
                <w:p w14:paraId="278668C9" w14:textId="77777777" w:rsidR="001A20E6" w:rsidRDefault="00000000">
                  <w:pPr>
                    <w:pStyle w:val="TableCellBirdsEyeDayNumber"/>
                  </w:pPr>
                  <w:r>
                    <w:t>21</w:t>
                  </w:r>
                </w:p>
              </w:tc>
              <w:tc>
                <w:tcPr>
                  <w:tcW w:w="700" w:type="pct"/>
                  <w:tcMar>
                    <w:top w:w="20" w:type="dxa"/>
                    <w:left w:w="10" w:type="dxa"/>
                    <w:bottom w:w="20" w:type="dxa"/>
                    <w:right w:w="10" w:type="dxa"/>
                  </w:tcMar>
                </w:tcPr>
                <w:p w14:paraId="6A6EC0B5" w14:textId="77777777" w:rsidR="001A20E6" w:rsidRDefault="00000000">
                  <w:pPr>
                    <w:pStyle w:val="TableCellBirdsEyeDayNumber"/>
                  </w:pPr>
                  <w:r>
                    <w:t>22</w:t>
                  </w:r>
                </w:p>
              </w:tc>
              <w:tc>
                <w:tcPr>
                  <w:tcW w:w="700" w:type="pct"/>
                  <w:tcMar>
                    <w:top w:w="20" w:type="dxa"/>
                    <w:left w:w="10" w:type="dxa"/>
                    <w:bottom w:w="20" w:type="dxa"/>
                    <w:right w:w="10" w:type="dxa"/>
                  </w:tcMar>
                </w:tcPr>
                <w:p w14:paraId="35E3C9DA" w14:textId="77777777" w:rsidR="001A20E6" w:rsidRDefault="00000000">
                  <w:pPr>
                    <w:pStyle w:val="TableCellBirdsEyeDayNumber"/>
                  </w:pPr>
                  <w:r>
                    <w:t>23</w:t>
                  </w:r>
                </w:p>
              </w:tc>
              <w:tc>
                <w:tcPr>
                  <w:tcW w:w="700" w:type="pct"/>
                  <w:tcMar>
                    <w:top w:w="20" w:type="dxa"/>
                    <w:left w:w="10" w:type="dxa"/>
                    <w:bottom w:w="20" w:type="dxa"/>
                    <w:right w:w="10" w:type="dxa"/>
                  </w:tcMar>
                </w:tcPr>
                <w:p w14:paraId="7EC391D3" w14:textId="77777777" w:rsidR="001A20E6" w:rsidRDefault="00000000">
                  <w:pPr>
                    <w:pStyle w:val="TableCellBirdsEyeDayNumber"/>
                  </w:pPr>
                  <w:r>
                    <w:t>24</w:t>
                  </w:r>
                </w:p>
              </w:tc>
              <w:tc>
                <w:tcPr>
                  <w:tcW w:w="700" w:type="pct"/>
                  <w:tcMar>
                    <w:top w:w="20" w:type="dxa"/>
                    <w:left w:w="10" w:type="dxa"/>
                    <w:bottom w:w="20" w:type="dxa"/>
                    <w:right w:w="10" w:type="dxa"/>
                  </w:tcMar>
                </w:tcPr>
                <w:p w14:paraId="2FBE3F7E" w14:textId="77777777" w:rsidR="001A20E6" w:rsidRDefault="00000000">
                  <w:pPr>
                    <w:pStyle w:val="TableCellBirdsEyeDayNumber"/>
                  </w:pPr>
                  <w:r>
                    <w:t>25</w:t>
                  </w:r>
                </w:p>
              </w:tc>
              <w:tc>
                <w:tcPr>
                  <w:tcW w:w="700" w:type="pct"/>
                  <w:tcMar>
                    <w:top w:w="20" w:type="dxa"/>
                    <w:left w:w="10" w:type="dxa"/>
                    <w:bottom w:w="20" w:type="dxa"/>
                    <w:right w:w="10" w:type="dxa"/>
                  </w:tcMar>
                </w:tcPr>
                <w:p w14:paraId="30969792" w14:textId="77777777" w:rsidR="001A20E6" w:rsidRDefault="00000000">
                  <w:pPr>
                    <w:pStyle w:val="TableCellBirdsEyeDayNumber"/>
                  </w:pPr>
                  <w:r>
                    <w:t>26</w:t>
                  </w:r>
                </w:p>
              </w:tc>
            </w:tr>
            <w:tr w:rsidR="001A20E6" w14:paraId="66A0EAA5" w14:textId="77777777">
              <w:tc>
                <w:tcPr>
                  <w:tcW w:w="700" w:type="pct"/>
                  <w:tcMar>
                    <w:top w:w="20" w:type="dxa"/>
                    <w:left w:w="10" w:type="dxa"/>
                    <w:bottom w:w="20" w:type="dxa"/>
                    <w:right w:w="10" w:type="dxa"/>
                  </w:tcMar>
                </w:tcPr>
                <w:p w14:paraId="19791D6C" w14:textId="77777777" w:rsidR="001A20E6" w:rsidRDefault="00000000">
                  <w:pPr>
                    <w:pStyle w:val="TableCellBirdsEyeDayNumber"/>
                  </w:pPr>
                  <w:r>
                    <w:t>27</w:t>
                  </w:r>
                </w:p>
              </w:tc>
              <w:tc>
                <w:tcPr>
                  <w:tcW w:w="700" w:type="pct"/>
                  <w:tcMar>
                    <w:top w:w="20" w:type="dxa"/>
                    <w:left w:w="10" w:type="dxa"/>
                    <w:bottom w:w="20" w:type="dxa"/>
                    <w:right w:w="10" w:type="dxa"/>
                  </w:tcMar>
                </w:tcPr>
                <w:p w14:paraId="566A899B" w14:textId="77777777" w:rsidR="001A20E6" w:rsidRDefault="00000000">
                  <w:pPr>
                    <w:pStyle w:val="TableCellBirdsEyeDayNumber"/>
                  </w:pPr>
                  <w:r>
                    <w:t>28</w:t>
                  </w:r>
                </w:p>
              </w:tc>
              <w:tc>
                <w:tcPr>
                  <w:tcW w:w="700" w:type="pct"/>
                  <w:tcMar>
                    <w:top w:w="20" w:type="dxa"/>
                    <w:left w:w="10" w:type="dxa"/>
                    <w:bottom w:w="20" w:type="dxa"/>
                    <w:right w:w="10" w:type="dxa"/>
                  </w:tcMar>
                </w:tcPr>
                <w:p w14:paraId="502DE330" w14:textId="77777777" w:rsidR="001A20E6" w:rsidRDefault="00000000">
                  <w:pPr>
                    <w:pStyle w:val="TableCellBirdsEyeDayNumber"/>
                  </w:pPr>
                  <w:r>
                    <w:t>29</w:t>
                  </w:r>
                </w:p>
              </w:tc>
              <w:tc>
                <w:tcPr>
                  <w:tcW w:w="700" w:type="pct"/>
                  <w:tcMar>
                    <w:top w:w="20" w:type="dxa"/>
                    <w:left w:w="10" w:type="dxa"/>
                    <w:bottom w:w="20" w:type="dxa"/>
                    <w:right w:w="10" w:type="dxa"/>
                  </w:tcMar>
                </w:tcPr>
                <w:p w14:paraId="0B718727" w14:textId="77777777" w:rsidR="001A20E6" w:rsidRDefault="00000000">
                  <w:pPr>
                    <w:pStyle w:val="TableCellBirdsEyeDayNumber"/>
                  </w:pPr>
                  <w:r>
                    <w:t>30</w:t>
                  </w:r>
                </w:p>
              </w:tc>
              <w:tc>
                <w:tcPr>
                  <w:tcW w:w="700" w:type="pct"/>
                  <w:tcMar>
                    <w:top w:w="20" w:type="dxa"/>
                    <w:left w:w="10" w:type="dxa"/>
                    <w:bottom w:w="20" w:type="dxa"/>
                    <w:right w:w="10" w:type="dxa"/>
                  </w:tcMar>
                </w:tcPr>
                <w:p w14:paraId="1D5A8710" w14:textId="77777777" w:rsidR="001A20E6" w:rsidRDefault="00000000">
                  <w:pPr>
                    <w:pStyle w:val="TableCellBirdsEyeDayNumber"/>
                  </w:pPr>
                  <w:r>
                    <w:t>31</w:t>
                  </w:r>
                </w:p>
              </w:tc>
              <w:tc>
                <w:tcPr>
                  <w:tcW w:w="700" w:type="pct"/>
                  <w:tcMar>
                    <w:top w:w="20" w:type="dxa"/>
                    <w:left w:w="10" w:type="dxa"/>
                    <w:bottom w:w="20" w:type="dxa"/>
                    <w:right w:w="10" w:type="dxa"/>
                  </w:tcMar>
                </w:tcPr>
                <w:p w14:paraId="34FC2484" w14:textId="77777777" w:rsidR="001A20E6" w:rsidRDefault="001A20E6"/>
              </w:tc>
              <w:tc>
                <w:tcPr>
                  <w:tcW w:w="700" w:type="pct"/>
                  <w:tcMar>
                    <w:top w:w="20" w:type="dxa"/>
                    <w:left w:w="10" w:type="dxa"/>
                    <w:bottom w:w="20" w:type="dxa"/>
                    <w:right w:w="10" w:type="dxa"/>
                  </w:tcMar>
                </w:tcPr>
                <w:p w14:paraId="48119C2B" w14:textId="77777777" w:rsidR="001A20E6" w:rsidRDefault="001A20E6"/>
              </w:tc>
            </w:tr>
          </w:tbl>
          <w:p w14:paraId="4656B1A7" w14:textId="77777777" w:rsidR="001A20E6" w:rsidRDefault="001A20E6"/>
        </w:tc>
        <w:tc>
          <w:tcPr>
            <w:tcW w:w="800" w:type="pct"/>
            <w:tcMar>
              <w:top w:w="100" w:type="dxa"/>
              <w:left w:w="50" w:type="dxa"/>
              <w:bottom w:w="100" w:type="dxa"/>
              <w:right w:w="50" w:type="dxa"/>
            </w:tcMar>
          </w:tcPr>
          <w:tbl>
            <w:tblPr>
              <w:tblW w:w="5000" w:type="pct"/>
              <w:tblCellMar>
                <w:left w:w="10" w:type="dxa"/>
                <w:right w:w="10" w:type="dxa"/>
              </w:tblCellMar>
              <w:tblLook w:val="04A0" w:firstRow="1" w:lastRow="0" w:firstColumn="1" w:lastColumn="0" w:noHBand="0" w:noVBand="1"/>
            </w:tblPr>
            <w:tblGrid>
              <w:gridCol w:w="201"/>
              <w:gridCol w:w="201"/>
              <w:gridCol w:w="201"/>
              <w:gridCol w:w="201"/>
              <w:gridCol w:w="200"/>
              <w:gridCol w:w="200"/>
              <w:gridCol w:w="200"/>
            </w:tblGrid>
            <w:tr w:rsidR="001A20E6" w14:paraId="6DB1F446" w14:textId="77777777">
              <w:tc>
                <w:tcPr>
                  <w:tcW w:w="700" w:type="pct"/>
                  <w:tcMar>
                    <w:top w:w="50" w:type="dxa"/>
                    <w:left w:w="20" w:type="dxa"/>
                    <w:bottom w:w="50" w:type="dxa"/>
                    <w:right w:w="20" w:type="dxa"/>
                  </w:tcMar>
                </w:tcPr>
                <w:p w14:paraId="06EA3B39" w14:textId="77777777" w:rsidR="001A20E6" w:rsidRDefault="00000000">
                  <w:pPr>
                    <w:pStyle w:val="TableCellBirdsEyeDay"/>
                  </w:pPr>
                  <w:r>
                    <w:t>S</w:t>
                  </w:r>
                </w:p>
              </w:tc>
              <w:tc>
                <w:tcPr>
                  <w:tcW w:w="700" w:type="pct"/>
                  <w:tcMar>
                    <w:top w:w="50" w:type="dxa"/>
                    <w:left w:w="20" w:type="dxa"/>
                    <w:bottom w:w="50" w:type="dxa"/>
                    <w:right w:w="20" w:type="dxa"/>
                  </w:tcMar>
                </w:tcPr>
                <w:p w14:paraId="62EEAE3B" w14:textId="77777777" w:rsidR="001A20E6" w:rsidRDefault="00000000">
                  <w:pPr>
                    <w:pStyle w:val="TableCellBirdsEyeDay"/>
                  </w:pPr>
                  <w:r>
                    <w:t>M</w:t>
                  </w:r>
                </w:p>
              </w:tc>
              <w:tc>
                <w:tcPr>
                  <w:tcW w:w="700" w:type="pct"/>
                  <w:tcMar>
                    <w:top w:w="50" w:type="dxa"/>
                    <w:left w:w="20" w:type="dxa"/>
                    <w:bottom w:w="50" w:type="dxa"/>
                    <w:right w:w="20" w:type="dxa"/>
                  </w:tcMar>
                </w:tcPr>
                <w:p w14:paraId="799EF3EF" w14:textId="77777777" w:rsidR="001A20E6" w:rsidRDefault="00000000">
                  <w:pPr>
                    <w:pStyle w:val="TableCellBirdsEyeDay"/>
                  </w:pPr>
                  <w:r>
                    <w:t>T</w:t>
                  </w:r>
                </w:p>
              </w:tc>
              <w:tc>
                <w:tcPr>
                  <w:tcW w:w="700" w:type="pct"/>
                  <w:tcMar>
                    <w:top w:w="50" w:type="dxa"/>
                    <w:left w:w="20" w:type="dxa"/>
                    <w:bottom w:w="50" w:type="dxa"/>
                    <w:right w:w="20" w:type="dxa"/>
                  </w:tcMar>
                </w:tcPr>
                <w:p w14:paraId="6201043E" w14:textId="77777777" w:rsidR="001A20E6" w:rsidRDefault="00000000">
                  <w:pPr>
                    <w:pStyle w:val="TableCellBirdsEyeDay"/>
                  </w:pPr>
                  <w:r>
                    <w:t>W</w:t>
                  </w:r>
                </w:p>
              </w:tc>
              <w:tc>
                <w:tcPr>
                  <w:tcW w:w="700" w:type="pct"/>
                  <w:tcMar>
                    <w:top w:w="50" w:type="dxa"/>
                    <w:left w:w="20" w:type="dxa"/>
                    <w:bottom w:w="50" w:type="dxa"/>
                    <w:right w:w="20" w:type="dxa"/>
                  </w:tcMar>
                </w:tcPr>
                <w:p w14:paraId="5C0CB86E" w14:textId="77777777" w:rsidR="001A20E6" w:rsidRDefault="00000000">
                  <w:pPr>
                    <w:pStyle w:val="TableCellBirdsEyeDay"/>
                  </w:pPr>
                  <w:r>
                    <w:t>T</w:t>
                  </w:r>
                </w:p>
              </w:tc>
              <w:tc>
                <w:tcPr>
                  <w:tcW w:w="700" w:type="pct"/>
                  <w:tcMar>
                    <w:top w:w="50" w:type="dxa"/>
                    <w:left w:w="20" w:type="dxa"/>
                    <w:bottom w:w="50" w:type="dxa"/>
                    <w:right w:w="20" w:type="dxa"/>
                  </w:tcMar>
                </w:tcPr>
                <w:p w14:paraId="6F0C421A" w14:textId="77777777" w:rsidR="001A20E6" w:rsidRDefault="00000000">
                  <w:pPr>
                    <w:pStyle w:val="TableCellBirdsEyeDay"/>
                  </w:pPr>
                  <w:r>
                    <w:t>F</w:t>
                  </w:r>
                </w:p>
              </w:tc>
              <w:tc>
                <w:tcPr>
                  <w:tcW w:w="700" w:type="pct"/>
                  <w:tcMar>
                    <w:top w:w="50" w:type="dxa"/>
                    <w:left w:w="20" w:type="dxa"/>
                    <w:bottom w:w="50" w:type="dxa"/>
                    <w:right w:w="20" w:type="dxa"/>
                  </w:tcMar>
                </w:tcPr>
                <w:p w14:paraId="4450E019" w14:textId="77777777" w:rsidR="001A20E6" w:rsidRDefault="00000000">
                  <w:pPr>
                    <w:pStyle w:val="TableCellBirdsEyeDay"/>
                  </w:pPr>
                  <w:r>
                    <w:t>S</w:t>
                  </w:r>
                </w:p>
              </w:tc>
            </w:tr>
            <w:tr w:rsidR="001A20E6" w14:paraId="4FD81995" w14:textId="77777777">
              <w:tc>
                <w:tcPr>
                  <w:tcW w:w="700" w:type="pct"/>
                  <w:tcMar>
                    <w:top w:w="20" w:type="dxa"/>
                    <w:left w:w="10" w:type="dxa"/>
                    <w:bottom w:w="20" w:type="dxa"/>
                    <w:right w:w="10" w:type="dxa"/>
                  </w:tcMar>
                </w:tcPr>
                <w:p w14:paraId="5EF50F6C" w14:textId="77777777" w:rsidR="001A20E6" w:rsidRDefault="001A20E6"/>
              </w:tc>
              <w:tc>
                <w:tcPr>
                  <w:tcW w:w="700" w:type="pct"/>
                  <w:tcMar>
                    <w:top w:w="20" w:type="dxa"/>
                    <w:left w:w="10" w:type="dxa"/>
                    <w:bottom w:w="20" w:type="dxa"/>
                    <w:right w:w="10" w:type="dxa"/>
                  </w:tcMar>
                </w:tcPr>
                <w:p w14:paraId="7A5D94F2" w14:textId="77777777" w:rsidR="001A20E6" w:rsidRDefault="001A20E6"/>
              </w:tc>
              <w:tc>
                <w:tcPr>
                  <w:tcW w:w="700" w:type="pct"/>
                  <w:tcMar>
                    <w:top w:w="20" w:type="dxa"/>
                    <w:left w:w="10" w:type="dxa"/>
                    <w:bottom w:w="20" w:type="dxa"/>
                    <w:right w:w="10" w:type="dxa"/>
                  </w:tcMar>
                </w:tcPr>
                <w:p w14:paraId="73280BA3" w14:textId="77777777" w:rsidR="001A20E6" w:rsidRDefault="001A20E6"/>
              </w:tc>
              <w:tc>
                <w:tcPr>
                  <w:tcW w:w="700" w:type="pct"/>
                  <w:tcMar>
                    <w:top w:w="20" w:type="dxa"/>
                    <w:left w:w="10" w:type="dxa"/>
                    <w:bottom w:w="20" w:type="dxa"/>
                    <w:right w:w="10" w:type="dxa"/>
                  </w:tcMar>
                </w:tcPr>
                <w:p w14:paraId="6253527D" w14:textId="77777777" w:rsidR="001A20E6" w:rsidRDefault="001A20E6"/>
              </w:tc>
              <w:tc>
                <w:tcPr>
                  <w:tcW w:w="700" w:type="pct"/>
                  <w:tcMar>
                    <w:top w:w="20" w:type="dxa"/>
                    <w:left w:w="10" w:type="dxa"/>
                    <w:bottom w:w="20" w:type="dxa"/>
                    <w:right w:w="10" w:type="dxa"/>
                  </w:tcMar>
                </w:tcPr>
                <w:p w14:paraId="3190835E" w14:textId="77777777" w:rsidR="001A20E6" w:rsidRDefault="001A20E6"/>
              </w:tc>
              <w:tc>
                <w:tcPr>
                  <w:tcW w:w="700" w:type="pct"/>
                  <w:tcMar>
                    <w:top w:w="20" w:type="dxa"/>
                    <w:left w:w="10" w:type="dxa"/>
                    <w:bottom w:w="20" w:type="dxa"/>
                    <w:right w:w="10" w:type="dxa"/>
                  </w:tcMar>
                </w:tcPr>
                <w:p w14:paraId="100C6D97" w14:textId="77777777" w:rsidR="001A20E6" w:rsidRDefault="00000000">
                  <w:pPr>
                    <w:pStyle w:val="TableCellBirdsEyeDayNumber"/>
                  </w:pPr>
                  <w:r>
                    <w:t>1</w:t>
                  </w:r>
                </w:p>
              </w:tc>
              <w:tc>
                <w:tcPr>
                  <w:tcW w:w="700" w:type="pct"/>
                  <w:tcMar>
                    <w:top w:w="20" w:type="dxa"/>
                    <w:left w:w="10" w:type="dxa"/>
                    <w:bottom w:w="20" w:type="dxa"/>
                    <w:right w:w="10" w:type="dxa"/>
                  </w:tcMar>
                </w:tcPr>
                <w:p w14:paraId="47D4F56C" w14:textId="77777777" w:rsidR="001A20E6" w:rsidRDefault="00000000">
                  <w:pPr>
                    <w:pStyle w:val="TableCellBirdsEyeDayNumber"/>
                  </w:pPr>
                  <w:r>
                    <w:t>2</w:t>
                  </w:r>
                </w:p>
              </w:tc>
            </w:tr>
            <w:tr w:rsidR="001A20E6" w14:paraId="6E21F286" w14:textId="77777777">
              <w:tc>
                <w:tcPr>
                  <w:tcW w:w="700" w:type="pct"/>
                  <w:tcMar>
                    <w:top w:w="20" w:type="dxa"/>
                    <w:left w:w="10" w:type="dxa"/>
                    <w:bottom w:w="20" w:type="dxa"/>
                    <w:right w:w="10" w:type="dxa"/>
                  </w:tcMar>
                </w:tcPr>
                <w:p w14:paraId="305A51CE" w14:textId="77777777" w:rsidR="001A20E6" w:rsidRDefault="00000000">
                  <w:pPr>
                    <w:pStyle w:val="TableCellBirdsEyeDayNumber"/>
                  </w:pPr>
                  <w:r>
                    <w:t>3</w:t>
                  </w:r>
                </w:p>
              </w:tc>
              <w:tc>
                <w:tcPr>
                  <w:tcW w:w="700" w:type="pct"/>
                  <w:tcMar>
                    <w:top w:w="20" w:type="dxa"/>
                    <w:left w:w="10" w:type="dxa"/>
                    <w:bottom w:w="20" w:type="dxa"/>
                    <w:right w:w="10" w:type="dxa"/>
                  </w:tcMar>
                </w:tcPr>
                <w:p w14:paraId="14011C29" w14:textId="77777777" w:rsidR="001A20E6" w:rsidRDefault="00000000">
                  <w:pPr>
                    <w:pStyle w:val="TableCellBirdsEyeDayNumber"/>
                  </w:pPr>
                  <w:r>
                    <w:t>4</w:t>
                  </w:r>
                </w:p>
              </w:tc>
              <w:tc>
                <w:tcPr>
                  <w:tcW w:w="700" w:type="pct"/>
                  <w:tcMar>
                    <w:top w:w="20" w:type="dxa"/>
                    <w:left w:w="10" w:type="dxa"/>
                    <w:bottom w:w="20" w:type="dxa"/>
                    <w:right w:w="10" w:type="dxa"/>
                  </w:tcMar>
                </w:tcPr>
                <w:p w14:paraId="09A21FF3" w14:textId="77777777" w:rsidR="001A20E6" w:rsidRDefault="00000000">
                  <w:pPr>
                    <w:pStyle w:val="TableCellBirdsEyeDayNumber"/>
                  </w:pPr>
                  <w:r>
                    <w:t>5</w:t>
                  </w:r>
                </w:p>
              </w:tc>
              <w:tc>
                <w:tcPr>
                  <w:tcW w:w="700" w:type="pct"/>
                  <w:tcMar>
                    <w:top w:w="20" w:type="dxa"/>
                    <w:left w:w="10" w:type="dxa"/>
                    <w:bottom w:w="20" w:type="dxa"/>
                    <w:right w:w="10" w:type="dxa"/>
                  </w:tcMar>
                </w:tcPr>
                <w:p w14:paraId="2BB05298" w14:textId="77777777" w:rsidR="001A20E6" w:rsidRDefault="00000000">
                  <w:pPr>
                    <w:pStyle w:val="TableCellBirdsEyeDayNumber"/>
                  </w:pPr>
                  <w:r>
                    <w:t>6</w:t>
                  </w:r>
                </w:p>
              </w:tc>
              <w:tc>
                <w:tcPr>
                  <w:tcW w:w="700" w:type="pct"/>
                  <w:tcMar>
                    <w:top w:w="20" w:type="dxa"/>
                    <w:left w:w="10" w:type="dxa"/>
                    <w:bottom w:w="20" w:type="dxa"/>
                    <w:right w:w="10" w:type="dxa"/>
                  </w:tcMar>
                </w:tcPr>
                <w:p w14:paraId="265D563B" w14:textId="77777777" w:rsidR="001A20E6" w:rsidRDefault="00000000">
                  <w:pPr>
                    <w:pStyle w:val="TableCellBirdsEyeDayNumber"/>
                  </w:pPr>
                  <w:r>
                    <w:t>7</w:t>
                  </w:r>
                </w:p>
              </w:tc>
              <w:tc>
                <w:tcPr>
                  <w:tcW w:w="700" w:type="pct"/>
                  <w:tcMar>
                    <w:top w:w="20" w:type="dxa"/>
                    <w:left w:w="10" w:type="dxa"/>
                    <w:bottom w:w="20" w:type="dxa"/>
                    <w:right w:w="10" w:type="dxa"/>
                  </w:tcMar>
                </w:tcPr>
                <w:p w14:paraId="65C1D412" w14:textId="77777777" w:rsidR="001A20E6" w:rsidRDefault="00000000">
                  <w:pPr>
                    <w:pStyle w:val="TableCellBirdsEyeDayNumber"/>
                  </w:pPr>
                  <w:r>
                    <w:t>8</w:t>
                  </w:r>
                </w:p>
              </w:tc>
              <w:tc>
                <w:tcPr>
                  <w:tcW w:w="700" w:type="pct"/>
                  <w:tcMar>
                    <w:top w:w="20" w:type="dxa"/>
                    <w:left w:w="10" w:type="dxa"/>
                    <w:bottom w:w="20" w:type="dxa"/>
                    <w:right w:w="10" w:type="dxa"/>
                  </w:tcMar>
                </w:tcPr>
                <w:p w14:paraId="57F1B10C" w14:textId="77777777" w:rsidR="001A20E6" w:rsidRDefault="00000000">
                  <w:pPr>
                    <w:pStyle w:val="TableCellBirdsEyeDayNumber"/>
                  </w:pPr>
                  <w:r>
                    <w:t>9</w:t>
                  </w:r>
                </w:p>
              </w:tc>
            </w:tr>
            <w:tr w:rsidR="001A20E6" w14:paraId="30264B58" w14:textId="77777777">
              <w:tc>
                <w:tcPr>
                  <w:tcW w:w="700" w:type="pct"/>
                  <w:tcMar>
                    <w:top w:w="20" w:type="dxa"/>
                    <w:left w:w="10" w:type="dxa"/>
                    <w:bottom w:w="20" w:type="dxa"/>
                    <w:right w:w="10" w:type="dxa"/>
                  </w:tcMar>
                </w:tcPr>
                <w:p w14:paraId="2761DE5D" w14:textId="77777777" w:rsidR="001A20E6" w:rsidRDefault="00000000">
                  <w:pPr>
                    <w:pStyle w:val="TableCellBirdsEyeDayNumber"/>
                  </w:pPr>
                  <w:r>
                    <w:t>10</w:t>
                  </w:r>
                </w:p>
              </w:tc>
              <w:tc>
                <w:tcPr>
                  <w:tcW w:w="700" w:type="pct"/>
                  <w:tcMar>
                    <w:top w:w="20" w:type="dxa"/>
                    <w:left w:w="10" w:type="dxa"/>
                    <w:bottom w:w="20" w:type="dxa"/>
                    <w:right w:w="10" w:type="dxa"/>
                  </w:tcMar>
                </w:tcPr>
                <w:p w14:paraId="709C6DF9" w14:textId="77777777" w:rsidR="001A20E6" w:rsidRDefault="00000000">
                  <w:pPr>
                    <w:pStyle w:val="TableCellBirdsEyeDayNumber"/>
                  </w:pPr>
                  <w:r>
                    <w:t>11</w:t>
                  </w:r>
                </w:p>
              </w:tc>
              <w:tc>
                <w:tcPr>
                  <w:tcW w:w="700" w:type="pct"/>
                  <w:tcMar>
                    <w:top w:w="20" w:type="dxa"/>
                    <w:left w:w="10" w:type="dxa"/>
                    <w:bottom w:w="20" w:type="dxa"/>
                    <w:right w:w="10" w:type="dxa"/>
                  </w:tcMar>
                </w:tcPr>
                <w:p w14:paraId="3C33E1A4" w14:textId="77777777" w:rsidR="001A20E6" w:rsidRDefault="00000000">
                  <w:pPr>
                    <w:pStyle w:val="TableCellBirdsEyeDayNumber"/>
                  </w:pPr>
                  <w:r>
                    <w:t>12</w:t>
                  </w:r>
                </w:p>
              </w:tc>
              <w:tc>
                <w:tcPr>
                  <w:tcW w:w="700" w:type="pct"/>
                  <w:tcMar>
                    <w:top w:w="20" w:type="dxa"/>
                    <w:left w:w="10" w:type="dxa"/>
                    <w:bottom w:w="20" w:type="dxa"/>
                    <w:right w:w="10" w:type="dxa"/>
                  </w:tcMar>
                </w:tcPr>
                <w:p w14:paraId="2D6437E8" w14:textId="77777777" w:rsidR="001A20E6" w:rsidRDefault="00000000">
                  <w:pPr>
                    <w:pStyle w:val="TableCellBirdsEyeDayNumber"/>
                  </w:pPr>
                  <w:r>
                    <w:t>13</w:t>
                  </w:r>
                </w:p>
              </w:tc>
              <w:tc>
                <w:tcPr>
                  <w:tcW w:w="700" w:type="pct"/>
                  <w:tcMar>
                    <w:top w:w="20" w:type="dxa"/>
                    <w:left w:w="10" w:type="dxa"/>
                    <w:bottom w:w="20" w:type="dxa"/>
                    <w:right w:w="10" w:type="dxa"/>
                  </w:tcMar>
                </w:tcPr>
                <w:p w14:paraId="78C18543" w14:textId="77777777" w:rsidR="001A20E6" w:rsidRDefault="00000000">
                  <w:pPr>
                    <w:pStyle w:val="TableCellBirdsEyeDayNumber"/>
                  </w:pPr>
                  <w:r>
                    <w:t>14</w:t>
                  </w:r>
                </w:p>
              </w:tc>
              <w:tc>
                <w:tcPr>
                  <w:tcW w:w="700" w:type="pct"/>
                  <w:tcMar>
                    <w:top w:w="20" w:type="dxa"/>
                    <w:left w:w="10" w:type="dxa"/>
                    <w:bottom w:w="20" w:type="dxa"/>
                    <w:right w:w="10" w:type="dxa"/>
                  </w:tcMar>
                </w:tcPr>
                <w:p w14:paraId="33224E35" w14:textId="77777777" w:rsidR="001A20E6" w:rsidRDefault="00000000">
                  <w:pPr>
                    <w:pStyle w:val="TableCellBirdsEyeDayNumber"/>
                  </w:pPr>
                  <w:r>
                    <w:t>15</w:t>
                  </w:r>
                </w:p>
              </w:tc>
              <w:tc>
                <w:tcPr>
                  <w:tcW w:w="700" w:type="pct"/>
                  <w:tcMar>
                    <w:top w:w="20" w:type="dxa"/>
                    <w:left w:w="10" w:type="dxa"/>
                    <w:bottom w:w="20" w:type="dxa"/>
                    <w:right w:w="10" w:type="dxa"/>
                  </w:tcMar>
                </w:tcPr>
                <w:p w14:paraId="461F0C43" w14:textId="77777777" w:rsidR="001A20E6" w:rsidRDefault="00000000">
                  <w:pPr>
                    <w:pStyle w:val="TableCellBirdsEyeDayNumber"/>
                  </w:pPr>
                  <w:r>
                    <w:t>16</w:t>
                  </w:r>
                </w:p>
              </w:tc>
            </w:tr>
            <w:tr w:rsidR="001A20E6" w14:paraId="0C4FB13C" w14:textId="77777777">
              <w:tc>
                <w:tcPr>
                  <w:tcW w:w="700" w:type="pct"/>
                  <w:tcMar>
                    <w:top w:w="20" w:type="dxa"/>
                    <w:left w:w="10" w:type="dxa"/>
                    <w:bottom w:w="20" w:type="dxa"/>
                    <w:right w:w="10" w:type="dxa"/>
                  </w:tcMar>
                </w:tcPr>
                <w:p w14:paraId="4825431D" w14:textId="77777777" w:rsidR="001A20E6" w:rsidRDefault="00000000">
                  <w:pPr>
                    <w:pStyle w:val="TableCellBirdsEyeDayNumber"/>
                  </w:pPr>
                  <w:r>
                    <w:t>17</w:t>
                  </w:r>
                </w:p>
              </w:tc>
              <w:tc>
                <w:tcPr>
                  <w:tcW w:w="700" w:type="pct"/>
                  <w:tcMar>
                    <w:top w:w="20" w:type="dxa"/>
                    <w:left w:w="10" w:type="dxa"/>
                    <w:bottom w:w="20" w:type="dxa"/>
                    <w:right w:w="10" w:type="dxa"/>
                  </w:tcMar>
                </w:tcPr>
                <w:p w14:paraId="588C88B3" w14:textId="77777777" w:rsidR="001A20E6" w:rsidRDefault="00000000">
                  <w:pPr>
                    <w:pStyle w:val="TableCellBirdsEyeDayNumber"/>
                  </w:pPr>
                  <w:r>
                    <w:t>18</w:t>
                  </w:r>
                </w:p>
              </w:tc>
              <w:tc>
                <w:tcPr>
                  <w:tcW w:w="700" w:type="pct"/>
                  <w:tcMar>
                    <w:top w:w="20" w:type="dxa"/>
                    <w:left w:w="10" w:type="dxa"/>
                    <w:bottom w:w="20" w:type="dxa"/>
                    <w:right w:w="10" w:type="dxa"/>
                  </w:tcMar>
                </w:tcPr>
                <w:p w14:paraId="22651AB7" w14:textId="77777777" w:rsidR="001A20E6" w:rsidRDefault="00000000">
                  <w:pPr>
                    <w:pStyle w:val="TableCellBirdsEyeDayNumber"/>
                  </w:pPr>
                  <w:r>
                    <w:t>19</w:t>
                  </w:r>
                </w:p>
              </w:tc>
              <w:tc>
                <w:tcPr>
                  <w:tcW w:w="700" w:type="pct"/>
                  <w:tcMar>
                    <w:top w:w="20" w:type="dxa"/>
                    <w:left w:w="10" w:type="dxa"/>
                    <w:bottom w:w="20" w:type="dxa"/>
                    <w:right w:w="10" w:type="dxa"/>
                  </w:tcMar>
                </w:tcPr>
                <w:p w14:paraId="1BBE903C" w14:textId="77777777" w:rsidR="001A20E6" w:rsidRDefault="00000000">
                  <w:pPr>
                    <w:pStyle w:val="TableCellBirdsEyeDayNumber"/>
                  </w:pPr>
                  <w:r>
                    <w:t>20</w:t>
                  </w:r>
                </w:p>
              </w:tc>
              <w:tc>
                <w:tcPr>
                  <w:tcW w:w="700" w:type="pct"/>
                  <w:tcMar>
                    <w:top w:w="20" w:type="dxa"/>
                    <w:left w:w="10" w:type="dxa"/>
                    <w:bottom w:w="20" w:type="dxa"/>
                    <w:right w:w="10" w:type="dxa"/>
                  </w:tcMar>
                </w:tcPr>
                <w:p w14:paraId="78B018A6" w14:textId="77777777" w:rsidR="001A20E6" w:rsidRDefault="00000000">
                  <w:pPr>
                    <w:pStyle w:val="TableCellBirdsEyeDayNumber"/>
                  </w:pPr>
                  <w:r>
                    <w:t>21</w:t>
                  </w:r>
                </w:p>
              </w:tc>
              <w:tc>
                <w:tcPr>
                  <w:tcW w:w="700" w:type="pct"/>
                  <w:tcMar>
                    <w:top w:w="20" w:type="dxa"/>
                    <w:left w:w="10" w:type="dxa"/>
                    <w:bottom w:w="20" w:type="dxa"/>
                    <w:right w:w="10" w:type="dxa"/>
                  </w:tcMar>
                </w:tcPr>
                <w:p w14:paraId="16AE83C1" w14:textId="77777777" w:rsidR="001A20E6" w:rsidRDefault="00000000">
                  <w:pPr>
                    <w:pStyle w:val="TableCellBirdsEyeDayNumber"/>
                  </w:pPr>
                  <w:r>
                    <w:t>22</w:t>
                  </w:r>
                </w:p>
              </w:tc>
              <w:tc>
                <w:tcPr>
                  <w:tcW w:w="700" w:type="pct"/>
                  <w:tcMar>
                    <w:top w:w="20" w:type="dxa"/>
                    <w:left w:w="10" w:type="dxa"/>
                    <w:bottom w:w="20" w:type="dxa"/>
                    <w:right w:w="10" w:type="dxa"/>
                  </w:tcMar>
                </w:tcPr>
                <w:p w14:paraId="400148B9" w14:textId="77777777" w:rsidR="001A20E6" w:rsidRDefault="00000000">
                  <w:pPr>
                    <w:pStyle w:val="TableCellBirdsEyeDayNumber"/>
                  </w:pPr>
                  <w:r>
                    <w:t>23</w:t>
                  </w:r>
                </w:p>
              </w:tc>
            </w:tr>
            <w:tr w:rsidR="001A20E6" w14:paraId="75A3EF74" w14:textId="77777777">
              <w:tc>
                <w:tcPr>
                  <w:tcW w:w="700" w:type="pct"/>
                  <w:tcMar>
                    <w:top w:w="20" w:type="dxa"/>
                    <w:left w:w="10" w:type="dxa"/>
                    <w:bottom w:w="20" w:type="dxa"/>
                    <w:right w:w="10" w:type="dxa"/>
                  </w:tcMar>
                </w:tcPr>
                <w:p w14:paraId="684EFDF9" w14:textId="77777777" w:rsidR="001A20E6" w:rsidRDefault="00000000">
                  <w:pPr>
                    <w:pStyle w:val="TableCellBirdsEyeDayNumber"/>
                  </w:pPr>
                  <w:r>
                    <w:t>24</w:t>
                  </w:r>
                </w:p>
              </w:tc>
              <w:tc>
                <w:tcPr>
                  <w:tcW w:w="700" w:type="pct"/>
                  <w:tcMar>
                    <w:top w:w="20" w:type="dxa"/>
                    <w:left w:w="10" w:type="dxa"/>
                    <w:bottom w:w="20" w:type="dxa"/>
                    <w:right w:w="10" w:type="dxa"/>
                  </w:tcMar>
                </w:tcPr>
                <w:p w14:paraId="3972159F" w14:textId="77777777" w:rsidR="001A20E6" w:rsidRDefault="00000000">
                  <w:pPr>
                    <w:pStyle w:val="TableCellBirdsEyeDayNumber"/>
                  </w:pPr>
                  <w:r>
                    <w:t>25</w:t>
                  </w:r>
                </w:p>
              </w:tc>
              <w:tc>
                <w:tcPr>
                  <w:tcW w:w="700" w:type="pct"/>
                  <w:tcMar>
                    <w:top w:w="20" w:type="dxa"/>
                    <w:left w:w="10" w:type="dxa"/>
                    <w:bottom w:w="20" w:type="dxa"/>
                    <w:right w:w="10" w:type="dxa"/>
                  </w:tcMar>
                </w:tcPr>
                <w:p w14:paraId="68B43845" w14:textId="77777777" w:rsidR="001A20E6" w:rsidRDefault="00000000">
                  <w:pPr>
                    <w:pStyle w:val="TableCellBirdsEyeDayNumber"/>
                  </w:pPr>
                  <w:r>
                    <w:t>26</w:t>
                  </w:r>
                </w:p>
              </w:tc>
              <w:tc>
                <w:tcPr>
                  <w:tcW w:w="700" w:type="pct"/>
                  <w:tcMar>
                    <w:top w:w="20" w:type="dxa"/>
                    <w:left w:w="10" w:type="dxa"/>
                    <w:bottom w:w="20" w:type="dxa"/>
                    <w:right w:w="10" w:type="dxa"/>
                  </w:tcMar>
                </w:tcPr>
                <w:p w14:paraId="64DFA228" w14:textId="77777777" w:rsidR="001A20E6" w:rsidRDefault="00000000">
                  <w:pPr>
                    <w:pStyle w:val="TableCellBirdsEyeDayNumber"/>
                  </w:pPr>
                  <w:r>
                    <w:t>27</w:t>
                  </w:r>
                </w:p>
              </w:tc>
              <w:tc>
                <w:tcPr>
                  <w:tcW w:w="700" w:type="pct"/>
                  <w:tcMar>
                    <w:top w:w="20" w:type="dxa"/>
                    <w:left w:w="10" w:type="dxa"/>
                    <w:bottom w:w="20" w:type="dxa"/>
                    <w:right w:w="10" w:type="dxa"/>
                  </w:tcMar>
                </w:tcPr>
                <w:p w14:paraId="725CB25E" w14:textId="77777777" w:rsidR="001A20E6" w:rsidRDefault="00000000">
                  <w:pPr>
                    <w:pStyle w:val="TableCellBirdsEyeDayNumber"/>
                  </w:pPr>
                  <w:r>
                    <w:t>28</w:t>
                  </w:r>
                </w:p>
              </w:tc>
              <w:tc>
                <w:tcPr>
                  <w:tcW w:w="700" w:type="pct"/>
                  <w:tcMar>
                    <w:top w:w="20" w:type="dxa"/>
                    <w:left w:w="10" w:type="dxa"/>
                    <w:bottom w:w="20" w:type="dxa"/>
                    <w:right w:w="10" w:type="dxa"/>
                  </w:tcMar>
                </w:tcPr>
                <w:p w14:paraId="6933B82E" w14:textId="77777777" w:rsidR="001A20E6" w:rsidRDefault="00000000">
                  <w:pPr>
                    <w:pStyle w:val="TableCellBirdsEyeDayNumber"/>
                  </w:pPr>
                  <w:r>
                    <w:t>29</w:t>
                  </w:r>
                </w:p>
              </w:tc>
              <w:tc>
                <w:tcPr>
                  <w:tcW w:w="700" w:type="pct"/>
                  <w:tcMar>
                    <w:top w:w="20" w:type="dxa"/>
                    <w:left w:w="10" w:type="dxa"/>
                    <w:bottom w:w="20" w:type="dxa"/>
                    <w:right w:w="10" w:type="dxa"/>
                  </w:tcMar>
                </w:tcPr>
                <w:p w14:paraId="002DBC78" w14:textId="77777777" w:rsidR="001A20E6" w:rsidRDefault="00000000">
                  <w:pPr>
                    <w:pStyle w:val="TableCellBirdsEyeDayNumber"/>
                  </w:pPr>
                  <w:r>
                    <w:t>30</w:t>
                  </w:r>
                </w:p>
              </w:tc>
            </w:tr>
            <w:tr w:rsidR="001A20E6" w14:paraId="51811595" w14:textId="77777777">
              <w:tc>
                <w:tcPr>
                  <w:tcW w:w="700" w:type="pct"/>
                  <w:tcMar>
                    <w:top w:w="20" w:type="dxa"/>
                    <w:left w:w="10" w:type="dxa"/>
                    <w:bottom w:w="20" w:type="dxa"/>
                    <w:right w:w="10" w:type="dxa"/>
                  </w:tcMar>
                </w:tcPr>
                <w:p w14:paraId="2D262742" w14:textId="77777777" w:rsidR="001A20E6" w:rsidRDefault="00000000">
                  <w:pPr>
                    <w:pStyle w:val="TableCellBirdsEyeDayNumber"/>
                  </w:pPr>
                  <w:r>
                    <w:t>31</w:t>
                  </w:r>
                </w:p>
              </w:tc>
              <w:tc>
                <w:tcPr>
                  <w:tcW w:w="700" w:type="pct"/>
                  <w:tcMar>
                    <w:top w:w="20" w:type="dxa"/>
                    <w:left w:w="10" w:type="dxa"/>
                    <w:bottom w:w="20" w:type="dxa"/>
                    <w:right w:w="10" w:type="dxa"/>
                  </w:tcMar>
                </w:tcPr>
                <w:p w14:paraId="2BBCE944" w14:textId="77777777" w:rsidR="001A20E6" w:rsidRDefault="001A20E6"/>
              </w:tc>
              <w:tc>
                <w:tcPr>
                  <w:tcW w:w="700" w:type="pct"/>
                  <w:tcMar>
                    <w:top w:w="20" w:type="dxa"/>
                    <w:left w:w="10" w:type="dxa"/>
                    <w:bottom w:w="20" w:type="dxa"/>
                    <w:right w:w="10" w:type="dxa"/>
                  </w:tcMar>
                </w:tcPr>
                <w:p w14:paraId="094DAAD3" w14:textId="77777777" w:rsidR="001A20E6" w:rsidRDefault="001A20E6"/>
              </w:tc>
              <w:tc>
                <w:tcPr>
                  <w:tcW w:w="700" w:type="pct"/>
                  <w:tcMar>
                    <w:top w:w="20" w:type="dxa"/>
                    <w:left w:w="10" w:type="dxa"/>
                    <w:bottom w:w="20" w:type="dxa"/>
                    <w:right w:w="10" w:type="dxa"/>
                  </w:tcMar>
                </w:tcPr>
                <w:p w14:paraId="039F2152" w14:textId="77777777" w:rsidR="001A20E6" w:rsidRDefault="001A20E6"/>
              </w:tc>
              <w:tc>
                <w:tcPr>
                  <w:tcW w:w="700" w:type="pct"/>
                  <w:tcMar>
                    <w:top w:w="20" w:type="dxa"/>
                    <w:left w:w="10" w:type="dxa"/>
                    <w:bottom w:w="20" w:type="dxa"/>
                    <w:right w:w="10" w:type="dxa"/>
                  </w:tcMar>
                </w:tcPr>
                <w:p w14:paraId="0ACDF0E7" w14:textId="77777777" w:rsidR="001A20E6" w:rsidRDefault="001A20E6"/>
              </w:tc>
              <w:tc>
                <w:tcPr>
                  <w:tcW w:w="700" w:type="pct"/>
                  <w:tcMar>
                    <w:top w:w="20" w:type="dxa"/>
                    <w:left w:w="10" w:type="dxa"/>
                    <w:bottom w:w="20" w:type="dxa"/>
                    <w:right w:w="10" w:type="dxa"/>
                  </w:tcMar>
                </w:tcPr>
                <w:p w14:paraId="199F848B" w14:textId="77777777" w:rsidR="001A20E6" w:rsidRDefault="001A20E6"/>
              </w:tc>
              <w:tc>
                <w:tcPr>
                  <w:tcW w:w="700" w:type="pct"/>
                  <w:tcMar>
                    <w:top w:w="20" w:type="dxa"/>
                    <w:left w:w="10" w:type="dxa"/>
                    <w:bottom w:w="20" w:type="dxa"/>
                    <w:right w:w="10" w:type="dxa"/>
                  </w:tcMar>
                </w:tcPr>
                <w:p w14:paraId="17AC8BEF" w14:textId="77777777" w:rsidR="001A20E6" w:rsidRDefault="001A20E6"/>
              </w:tc>
            </w:tr>
          </w:tbl>
          <w:p w14:paraId="6025D316" w14:textId="77777777" w:rsidR="001A20E6" w:rsidRDefault="001A20E6"/>
        </w:tc>
        <w:tc>
          <w:tcPr>
            <w:tcW w:w="800" w:type="pct"/>
            <w:tcMar>
              <w:top w:w="100" w:type="dxa"/>
              <w:left w:w="50" w:type="dxa"/>
              <w:bottom w:w="100" w:type="dxa"/>
              <w:right w:w="50" w:type="dxa"/>
            </w:tcMar>
          </w:tcPr>
          <w:tbl>
            <w:tblPr>
              <w:tblW w:w="5000" w:type="pct"/>
              <w:tblCellMar>
                <w:left w:w="10" w:type="dxa"/>
                <w:right w:w="10" w:type="dxa"/>
              </w:tblCellMar>
              <w:tblLook w:val="04A0" w:firstRow="1" w:lastRow="0" w:firstColumn="1" w:lastColumn="0" w:noHBand="0" w:noVBand="1"/>
            </w:tblPr>
            <w:tblGrid>
              <w:gridCol w:w="201"/>
              <w:gridCol w:w="201"/>
              <w:gridCol w:w="201"/>
              <w:gridCol w:w="201"/>
              <w:gridCol w:w="200"/>
              <w:gridCol w:w="200"/>
              <w:gridCol w:w="200"/>
            </w:tblGrid>
            <w:tr w:rsidR="001A20E6" w14:paraId="04A08D47" w14:textId="77777777">
              <w:tc>
                <w:tcPr>
                  <w:tcW w:w="700" w:type="pct"/>
                  <w:tcMar>
                    <w:top w:w="50" w:type="dxa"/>
                    <w:left w:w="20" w:type="dxa"/>
                    <w:bottom w:w="50" w:type="dxa"/>
                    <w:right w:w="20" w:type="dxa"/>
                  </w:tcMar>
                </w:tcPr>
                <w:p w14:paraId="261FEAA8" w14:textId="77777777" w:rsidR="001A20E6" w:rsidRDefault="00000000">
                  <w:pPr>
                    <w:pStyle w:val="TableCellBirdsEyeDay"/>
                  </w:pPr>
                  <w:r>
                    <w:t>S</w:t>
                  </w:r>
                </w:p>
              </w:tc>
              <w:tc>
                <w:tcPr>
                  <w:tcW w:w="700" w:type="pct"/>
                  <w:tcMar>
                    <w:top w:w="50" w:type="dxa"/>
                    <w:left w:w="20" w:type="dxa"/>
                    <w:bottom w:w="50" w:type="dxa"/>
                    <w:right w:w="20" w:type="dxa"/>
                  </w:tcMar>
                </w:tcPr>
                <w:p w14:paraId="3179E595" w14:textId="77777777" w:rsidR="001A20E6" w:rsidRDefault="00000000">
                  <w:pPr>
                    <w:pStyle w:val="TableCellBirdsEyeDay"/>
                  </w:pPr>
                  <w:r>
                    <w:t>M</w:t>
                  </w:r>
                </w:p>
              </w:tc>
              <w:tc>
                <w:tcPr>
                  <w:tcW w:w="700" w:type="pct"/>
                  <w:tcMar>
                    <w:top w:w="50" w:type="dxa"/>
                    <w:left w:w="20" w:type="dxa"/>
                    <w:bottom w:w="50" w:type="dxa"/>
                    <w:right w:w="20" w:type="dxa"/>
                  </w:tcMar>
                </w:tcPr>
                <w:p w14:paraId="2C694199" w14:textId="77777777" w:rsidR="001A20E6" w:rsidRDefault="00000000">
                  <w:pPr>
                    <w:pStyle w:val="TableCellBirdsEyeDay"/>
                  </w:pPr>
                  <w:r>
                    <w:t>T</w:t>
                  </w:r>
                </w:p>
              </w:tc>
              <w:tc>
                <w:tcPr>
                  <w:tcW w:w="700" w:type="pct"/>
                  <w:tcMar>
                    <w:top w:w="50" w:type="dxa"/>
                    <w:left w:w="20" w:type="dxa"/>
                    <w:bottom w:w="50" w:type="dxa"/>
                    <w:right w:w="20" w:type="dxa"/>
                  </w:tcMar>
                </w:tcPr>
                <w:p w14:paraId="5D065476" w14:textId="77777777" w:rsidR="001A20E6" w:rsidRDefault="00000000">
                  <w:pPr>
                    <w:pStyle w:val="TableCellBirdsEyeDay"/>
                  </w:pPr>
                  <w:r>
                    <w:t>W</w:t>
                  </w:r>
                </w:p>
              </w:tc>
              <w:tc>
                <w:tcPr>
                  <w:tcW w:w="700" w:type="pct"/>
                  <w:tcMar>
                    <w:top w:w="50" w:type="dxa"/>
                    <w:left w:w="20" w:type="dxa"/>
                    <w:bottom w:w="50" w:type="dxa"/>
                    <w:right w:w="20" w:type="dxa"/>
                  </w:tcMar>
                </w:tcPr>
                <w:p w14:paraId="56E31074" w14:textId="77777777" w:rsidR="001A20E6" w:rsidRDefault="00000000">
                  <w:pPr>
                    <w:pStyle w:val="TableCellBirdsEyeDay"/>
                  </w:pPr>
                  <w:r>
                    <w:t>T</w:t>
                  </w:r>
                </w:p>
              </w:tc>
              <w:tc>
                <w:tcPr>
                  <w:tcW w:w="700" w:type="pct"/>
                  <w:tcMar>
                    <w:top w:w="50" w:type="dxa"/>
                    <w:left w:w="20" w:type="dxa"/>
                    <w:bottom w:w="50" w:type="dxa"/>
                    <w:right w:w="20" w:type="dxa"/>
                  </w:tcMar>
                </w:tcPr>
                <w:p w14:paraId="5FFB06F5" w14:textId="77777777" w:rsidR="001A20E6" w:rsidRDefault="00000000">
                  <w:pPr>
                    <w:pStyle w:val="TableCellBirdsEyeDay"/>
                  </w:pPr>
                  <w:r>
                    <w:t>F</w:t>
                  </w:r>
                </w:p>
              </w:tc>
              <w:tc>
                <w:tcPr>
                  <w:tcW w:w="700" w:type="pct"/>
                  <w:tcMar>
                    <w:top w:w="50" w:type="dxa"/>
                    <w:left w:w="20" w:type="dxa"/>
                    <w:bottom w:w="50" w:type="dxa"/>
                    <w:right w:w="20" w:type="dxa"/>
                  </w:tcMar>
                </w:tcPr>
                <w:p w14:paraId="3C46D685" w14:textId="77777777" w:rsidR="001A20E6" w:rsidRDefault="00000000">
                  <w:pPr>
                    <w:pStyle w:val="TableCellBirdsEyeDay"/>
                  </w:pPr>
                  <w:r>
                    <w:t>S</w:t>
                  </w:r>
                </w:p>
              </w:tc>
            </w:tr>
            <w:tr w:rsidR="001A20E6" w14:paraId="7F39459E" w14:textId="77777777">
              <w:tc>
                <w:tcPr>
                  <w:tcW w:w="700" w:type="pct"/>
                  <w:tcMar>
                    <w:top w:w="20" w:type="dxa"/>
                    <w:left w:w="10" w:type="dxa"/>
                    <w:bottom w:w="20" w:type="dxa"/>
                    <w:right w:w="10" w:type="dxa"/>
                  </w:tcMar>
                </w:tcPr>
                <w:p w14:paraId="1E5891EB" w14:textId="77777777" w:rsidR="001A20E6" w:rsidRDefault="001A20E6"/>
              </w:tc>
              <w:tc>
                <w:tcPr>
                  <w:tcW w:w="700" w:type="pct"/>
                  <w:tcMar>
                    <w:top w:w="20" w:type="dxa"/>
                    <w:left w:w="10" w:type="dxa"/>
                    <w:bottom w:w="20" w:type="dxa"/>
                    <w:right w:w="10" w:type="dxa"/>
                  </w:tcMar>
                </w:tcPr>
                <w:p w14:paraId="46E2B5E5" w14:textId="77777777" w:rsidR="001A20E6" w:rsidRDefault="00000000">
                  <w:pPr>
                    <w:pStyle w:val="TableCellBirdsEyeDayNumber"/>
                  </w:pPr>
                  <w:r>
                    <w:t>1</w:t>
                  </w:r>
                </w:p>
              </w:tc>
              <w:tc>
                <w:tcPr>
                  <w:tcW w:w="700" w:type="pct"/>
                  <w:tcMar>
                    <w:top w:w="20" w:type="dxa"/>
                    <w:left w:w="10" w:type="dxa"/>
                    <w:bottom w:w="20" w:type="dxa"/>
                    <w:right w:w="10" w:type="dxa"/>
                  </w:tcMar>
                </w:tcPr>
                <w:p w14:paraId="0268DDA6" w14:textId="77777777" w:rsidR="001A20E6" w:rsidRDefault="00000000">
                  <w:pPr>
                    <w:pStyle w:val="TableCellBirdsEyeDayNumber"/>
                  </w:pPr>
                  <w:r>
                    <w:t>2</w:t>
                  </w:r>
                </w:p>
              </w:tc>
              <w:tc>
                <w:tcPr>
                  <w:tcW w:w="700" w:type="pct"/>
                  <w:tcMar>
                    <w:top w:w="20" w:type="dxa"/>
                    <w:left w:w="10" w:type="dxa"/>
                    <w:bottom w:w="20" w:type="dxa"/>
                    <w:right w:w="10" w:type="dxa"/>
                  </w:tcMar>
                </w:tcPr>
                <w:p w14:paraId="0C0BD96A" w14:textId="77777777" w:rsidR="001A20E6" w:rsidRDefault="00000000">
                  <w:pPr>
                    <w:pStyle w:val="TableCellBirdsEyeDayNumber"/>
                  </w:pPr>
                  <w:r>
                    <w:t>3</w:t>
                  </w:r>
                </w:p>
              </w:tc>
              <w:tc>
                <w:tcPr>
                  <w:tcW w:w="700" w:type="pct"/>
                  <w:tcMar>
                    <w:top w:w="20" w:type="dxa"/>
                    <w:left w:w="10" w:type="dxa"/>
                    <w:bottom w:w="20" w:type="dxa"/>
                    <w:right w:w="10" w:type="dxa"/>
                  </w:tcMar>
                </w:tcPr>
                <w:p w14:paraId="3DA05C27" w14:textId="77777777" w:rsidR="001A20E6" w:rsidRDefault="00000000">
                  <w:pPr>
                    <w:pStyle w:val="TableCellBirdsEyeDayNumber"/>
                  </w:pPr>
                  <w:r>
                    <w:t>4</w:t>
                  </w:r>
                </w:p>
              </w:tc>
              <w:tc>
                <w:tcPr>
                  <w:tcW w:w="700" w:type="pct"/>
                  <w:tcMar>
                    <w:top w:w="20" w:type="dxa"/>
                    <w:left w:w="10" w:type="dxa"/>
                    <w:bottom w:w="20" w:type="dxa"/>
                    <w:right w:w="10" w:type="dxa"/>
                  </w:tcMar>
                </w:tcPr>
                <w:p w14:paraId="4BFC07D2" w14:textId="77777777" w:rsidR="001A20E6" w:rsidRDefault="00000000">
                  <w:pPr>
                    <w:pStyle w:val="TableCellBirdsEyeDayNumber"/>
                  </w:pPr>
                  <w:r>
                    <w:t>5</w:t>
                  </w:r>
                </w:p>
              </w:tc>
              <w:tc>
                <w:tcPr>
                  <w:tcW w:w="700" w:type="pct"/>
                  <w:tcMar>
                    <w:top w:w="20" w:type="dxa"/>
                    <w:left w:w="10" w:type="dxa"/>
                    <w:bottom w:w="20" w:type="dxa"/>
                    <w:right w:w="10" w:type="dxa"/>
                  </w:tcMar>
                </w:tcPr>
                <w:p w14:paraId="1EC4CEAB" w14:textId="77777777" w:rsidR="001A20E6" w:rsidRDefault="00000000">
                  <w:pPr>
                    <w:pStyle w:val="TableCellBirdsEyeDayNumber"/>
                  </w:pPr>
                  <w:r>
                    <w:t>6</w:t>
                  </w:r>
                </w:p>
              </w:tc>
            </w:tr>
            <w:tr w:rsidR="001A20E6" w14:paraId="40FFBE09" w14:textId="77777777">
              <w:tc>
                <w:tcPr>
                  <w:tcW w:w="700" w:type="pct"/>
                  <w:tcMar>
                    <w:top w:w="20" w:type="dxa"/>
                    <w:left w:w="10" w:type="dxa"/>
                    <w:bottom w:w="20" w:type="dxa"/>
                    <w:right w:w="10" w:type="dxa"/>
                  </w:tcMar>
                </w:tcPr>
                <w:p w14:paraId="5330B3E3" w14:textId="77777777" w:rsidR="001A20E6" w:rsidRDefault="00000000">
                  <w:pPr>
                    <w:pStyle w:val="TableCellBirdsEyeDayNumber"/>
                  </w:pPr>
                  <w:r>
                    <w:t>7</w:t>
                  </w:r>
                </w:p>
              </w:tc>
              <w:tc>
                <w:tcPr>
                  <w:tcW w:w="700" w:type="pct"/>
                  <w:tcMar>
                    <w:top w:w="20" w:type="dxa"/>
                    <w:left w:w="10" w:type="dxa"/>
                    <w:bottom w:w="20" w:type="dxa"/>
                    <w:right w:w="10" w:type="dxa"/>
                  </w:tcMar>
                </w:tcPr>
                <w:p w14:paraId="0E71DE1D" w14:textId="77777777" w:rsidR="001A20E6" w:rsidRDefault="00000000">
                  <w:pPr>
                    <w:pStyle w:val="TableCellBirdsEyeDayNumber"/>
                  </w:pPr>
                  <w:r>
                    <w:t>8</w:t>
                  </w:r>
                </w:p>
              </w:tc>
              <w:tc>
                <w:tcPr>
                  <w:tcW w:w="700" w:type="pct"/>
                  <w:tcMar>
                    <w:top w:w="20" w:type="dxa"/>
                    <w:left w:w="10" w:type="dxa"/>
                    <w:bottom w:w="20" w:type="dxa"/>
                    <w:right w:w="10" w:type="dxa"/>
                  </w:tcMar>
                </w:tcPr>
                <w:p w14:paraId="4162BF6C" w14:textId="77777777" w:rsidR="001A20E6" w:rsidRDefault="00000000">
                  <w:pPr>
                    <w:pStyle w:val="TableCellBirdsEyeDayNumber"/>
                  </w:pPr>
                  <w:r>
                    <w:t>9</w:t>
                  </w:r>
                </w:p>
              </w:tc>
              <w:tc>
                <w:tcPr>
                  <w:tcW w:w="700" w:type="pct"/>
                  <w:tcMar>
                    <w:top w:w="20" w:type="dxa"/>
                    <w:left w:w="10" w:type="dxa"/>
                    <w:bottom w:w="20" w:type="dxa"/>
                    <w:right w:w="10" w:type="dxa"/>
                  </w:tcMar>
                </w:tcPr>
                <w:p w14:paraId="0456779E" w14:textId="77777777" w:rsidR="001A20E6" w:rsidRDefault="00000000">
                  <w:pPr>
                    <w:pStyle w:val="TableCellBirdsEyeDayNumber"/>
                  </w:pPr>
                  <w:r>
                    <w:t>10</w:t>
                  </w:r>
                </w:p>
              </w:tc>
              <w:tc>
                <w:tcPr>
                  <w:tcW w:w="700" w:type="pct"/>
                  <w:tcMar>
                    <w:top w:w="20" w:type="dxa"/>
                    <w:left w:w="10" w:type="dxa"/>
                    <w:bottom w:w="20" w:type="dxa"/>
                    <w:right w:w="10" w:type="dxa"/>
                  </w:tcMar>
                </w:tcPr>
                <w:p w14:paraId="043792A9" w14:textId="77777777" w:rsidR="001A20E6" w:rsidRDefault="00000000">
                  <w:pPr>
                    <w:pStyle w:val="TableCellBirdsEyeDayNumber"/>
                  </w:pPr>
                  <w:r>
                    <w:t>11</w:t>
                  </w:r>
                </w:p>
              </w:tc>
              <w:tc>
                <w:tcPr>
                  <w:tcW w:w="700" w:type="pct"/>
                  <w:tcMar>
                    <w:top w:w="20" w:type="dxa"/>
                    <w:left w:w="10" w:type="dxa"/>
                    <w:bottom w:w="20" w:type="dxa"/>
                    <w:right w:w="10" w:type="dxa"/>
                  </w:tcMar>
                </w:tcPr>
                <w:p w14:paraId="630221F4" w14:textId="77777777" w:rsidR="001A20E6" w:rsidRDefault="00000000">
                  <w:pPr>
                    <w:pStyle w:val="TableCellBirdsEyeDayNumber"/>
                  </w:pPr>
                  <w:r>
                    <w:t>12</w:t>
                  </w:r>
                </w:p>
              </w:tc>
              <w:tc>
                <w:tcPr>
                  <w:tcW w:w="700" w:type="pct"/>
                  <w:tcMar>
                    <w:top w:w="20" w:type="dxa"/>
                    <w:left w:w="10" w:type="dxa"/>
                    <w:bottom w:w="20" w:type="dxa"/>
                    <w:right w:w="10" w:type="dxa"/>
                  </w:tcMar>
                </w:tcPr>
                <w:p w14:paraId="63DD6F32" w14:textId="77777777" w:rsidR="001A20E6" w:rsidRDefault="00000000">
                  <w:pPr>
                    <w:pStyle w:val="TableCellBirdsEyeDayNumber"/>
                  </w:pPr>
                  <w:r>
                    <w:t>13</w:t>
                  </w:r>
                </w:p>
              </w:tc>
            </w:tr>
            <w:tr w:rsidR="001A20E6" w14:paraId="45A328B4" w14:textId="77777777">
              <w:tc>
                <w:tcPr>
                  <w:tcW w:w="700" w:type="pct"/>
                  <w:tcMar>
                    <w:top w:w="20" w:type="dxa"/>
                    <w:left w:w="10" w:type="dxa"/>
                    <w:bottom w:w="20" w:type="dxa"/>
                    <w:right w:w="10" w:type="dxa"/>
                  </w:tcMar>
                </w:tcPr>
                <w:p w14:paraId="2E2A3630" w14:textId="77777777" w:rsidR="001A20E6" w:rsidRDefault="00000000">
                  <w:pPr>
                    <w:pStyle w:val="TableCellBirdsEyeDayNumber"/>
                  </w:pPr>
                  <w:r>
                    <w:t>14</w:t>
                  </w:r>
                </w:p>
              </w:tc>
              <w:tc>
                <w:tcPr>
                  <w:tcW w:w="700" w:type="pct"/>
                  <w:tcMar>
                    <w:top w:w="20" w:type="dxa"/>
                    <w:left w:w="10" w:type="dxa"/>
                    <w:bottom w:w="20" w:type="dxa"/>
                    <w:right w:w="10" w:type="dxa"/>
                  </w:tcMar>
                </w:tcPr>
                <w:p w14:paraId="246D9DE4" w14:textId="77777777" w:rsidR="001A20E6" w:rsidRDefault="00000000">
                  <w:pPr>
                    <w:pStyle w:val="TableCellBirdsEyeDayNumber"/>
                  </w:pPr>
                  <w:r>
                    <w:t>15</w:t>
                  </w:r>
                </w:p>
              </w:tc>
              <w:tc>
                <w:tcPr>
                  <w:tcW w:w="700" w:type="pct"/>
                  <w:tcMar>
                    <w:top w:w="20" w:type="dxa"/>
                    <w:left w:w="10" w:type="dxa"/>
                    <w:bottom w:w="20" w:type="dxa"/>
                    <w:right w:w="10" w:type="dxa"/>
                  </w:tcMar>
                </w:tcPr>
                <w:p w14:paraId="1C4EEE20" w14:textId="77777777" w:rsidR="001A20E6" w:rsidRDefault="00000000">
                  <w:pPr>
                    <w:pStyle w:val="TableCellBirdsEyeDayNumber"/>
                  </w:pPr>
                  <w:r>
                    <w:t>16</w:t>
                  </w:r>
                </w:p>
              </w:tc>
              <w:tc>
                <w:tcPr>
                  <w:tcW w:w="700" w:type="pct"/>
                  <w:tcMar>
                    <w:top w:w="20" w:type="dxa"/>
                    <w:left w:w="10" w:type="dxa"/>
                    <w:bottom w:w="20" w:type="dxa"/>
                    <w:right w:w="10" w:type="dxa"/>
                  </w:tcMar>
                </w:tcPr>
                <w:p w14:paraId="1B12013E" w14:textId="77777777" w:rsidR="001A20E6" w:rsidRDefault="00000000">
                  <w:pPr>
                    <w:pStyle w:val="TableCellBirdsEyeDayNumber"/>
                  </w:pPr>
                  <w:r>
                    <w:t>17</w:t>
                  </w:r>
                </w:p>
              </w:tc>
              <w:tc>
                <w:tcPr>
                  <w:tcW w:w="700" w:type="pct"/>
                  <w:tcMar>
                    <w:top w:w="20" w:type="dxa"/>
                    <w:left w:w="10" w:type="dxa"/>
                    <w:bottom w:w="20" w:type="dxa"/>
                    <w:right w:w="10" w:type="dxa"/>
                  </w:tcMar>
                </w:tcPr>
                <w:p w14:paraId="1CC6632B" w14:textId="77777777" w:rsidR="001A20E6" w:rsidRDefault="00000000">
                  <w:pPr>
                    <w:pStyle w:val="TableCellBirdsEyeDayNumber"/>
                  </w:pPr>
                  <w:r>
                    <w:t>18</w:t>
                  </w:r>
                </w:p>
              </w:tc>
              <w:tc>
                <w:tcPr>
                  <w:tcW w:w="700" w:type="pct"/>
                  <w:tcMar>
                    <w:top w:w="20" w:type="dxa"/>
                    <w:left w:w="10" w:type="dxa"/>
                    <w:bottom w:w="20" w:type="dxa"/>
                    <w:right w:w="10" w:type="dxa"/>
                  </w:tcMar>
                </w:tcPr>
                <w:p w14:paraId="01D73294" w14:textId="77777777" w:rsidR="001A20E6" w:rsidRDefault="00000000">
                  <w:pPr>
                    <w:pStyle w:val="TableCellBirdsEyeDayNumber"/>
                  </w:pPr>
                  <w:r>
                    <w:t>19</w:t>
                  </w:r>
                </w:p>
              </w:tc>
              <w:tc>
                <w:tcPr>
                  <w:tcW w:w="700" w:type="pct"/>
                  <w:tcMar>
                    <w:top w:w="20" w:type="dxa"/>
                    <w:left w:w="10" w:type="dxa"/>
                    <w:bottom w:w="20" w:type="dxa"/>
                    <w:right w:w="10" w:type="dxa"/>
                  </w:tcMar>
                </w:tcPr>
                <w:p w14:paraId="37BC15F5" w14:textId="77777777" w:rsidR="001A20E6" w:rsidRDefault="00000000">
                  <w:pPr>
                    <w:pStyle w:val="TableCellBirdsEyeDayNumber"/>
                  </w:pPr>
                  <w:r>
                    <w:t>20</w:t>
                  </w:r>
                </w:p>
              </w:tc>
            </w:tr>
            <w:tr w:rsidR="001A20E6" w14:paraId="4F5A3953" w14:textId="77777777">
              <w:tc>
                <w:tcPr>
                  <w:tcW w:w="700" w:type="pct"/>
                  <w:tcMar>
                    <w:top w:w="20" w:type="dxa"/>
                    <w:left w:w="10" w:type="dxa"/>
                    <w:bottom w:w="20" w:type="dxa"/>
                    <w:right w:w="10" w:type="dxa"/>
                  </w:tcMar>
                </w:tcPr>
                <w:p w14:paraId="1F5D63EC" w14:textId="77777777" w:rsidR="001A20E6" w:rsidRDefault="00000000">
                  <w:pPr>
                    <w:pStyle w:val="TableCellBirdsEyeDayNumber"/>
                  </w:pPr>
                  <w:r>
                    <w:t>21</w:t>
                  </w:r>
                </w:p>
              </w:tc>
              <w:tc>
                <w:tcPr>
                  <w:tcW w:w="700" w:type="pct"/>
                  <w:tcMar>
                    <w:top w:w="20" w:type="dxa"/>
                    <w:left w:w="10" w:type="dxa"/>
                    <w:bottom w:w="20" w:type="dxa"/>
                    <w:right w:w="10" w:type="dxa"/>
                  </w:tcMar>
                </w:tcPr>
                <w:p w14:paraId="5CCF291A" w14:textId="77777777" w:rsidR="001A20E6" w:rsidRDefault="00000000">
                  <w:pPr>
                    <w:pStyle w:val="TableCellBirdsEyeDayNumber"/>
                  </w:pPr>
                  <w:r>
                    <w:t>22</w:t>
                  </w:r>
                </w:p>
              </w:tc>
              <w:tc>
                <w:tcPr>
                  <w:tcW w:w="700" w:type="pct"/>
                  <w:tcMar>
                    <w:top w:w="20" w:type="dxa"/>
                    <w:left w:w="10" w:type="dxa"/>
                    <w:bottom w:w="20" w:type="dxa"/>
                    <w:right w:w="10" w:type="dxa"/>
                  </w:tcMar>
                </w:tcPr>
                <w:p w14:paraId="1268B885" w14:textId="77777777" w:rsidR="001A20E6" w:rsidRDefault="00000000">
                  <w:pPr>
                    <w:pStyle w:val="TableCellBirdsEyeDayNumber"/>
                  </w:pPr>
                  <w:r>
                    <w:t>23</w:t>
                  </w:r>
                </w:p>
              </w:tc>
              <w:tc>
                <w:tcPr>
                  <w:tcW w:w="700" w:type="pct"/>
                  <w:tcMar>
                    <w:top w:w="20" w:type="dxa"/>
                    <w:left w:w="10" w:type="dxa"/>
                    <w:bottom w:w="20" w:type="dxa"/>
                    <w:right w:w="10" w:type="dxa"/>
                  </w:tcMar>
                </w:tcPr>
                <w:p w14:paraId="567B7346" w14:textId="77777777" w:rsidR="001A20E6" w:rsidRDefault="00000000">
                  <w:pPr>
                    <w:pStyle w:val="TableCellBirdsEyeDayNumber"/>
                  </w:pPr>
                  <w:r>
                    <w:t>24</w:t>
                  </w:r>
                </w:p>
              </w:tc>
              <w:tc>
                <w:tcPr>
                  <w:tcW w:w="700" w:type="pct"/>
                  <w:tcMar>
                    <w:top w:w="20" w:type="dxa"/>
                    <w:left w:w="10" w:type="dxa"/>
                    <w:bottom w:w="20" w:type="dxa"/>
                    <w:right w:w="10" w:type="dxa"/>
                  </w:tcMar>
                </w:tcPr>
                <w:p w14:paraId="59021DAB" w14:textId="77777777" w:rsidR="001A20E6" w:rsidRDefault="00000000">
                  <w:pPr>
                    <w:pStyle w:val="TableCellBirdsEyeDayNumber"/>
                  </w:pPr>
                  <w:r>
                    <w:t>25</w:t>
                  </w:r>
                </w:p>
              </w:tc>
              <w:tc>
                <w:tcPr>
                  <w:tcW w:w="700" w:type="pct"/>
                  <w:tcMar>
                    <w:top w:w="20" w:type="dxa"/>
                    <w:left w:w="10" w:type="dxa"/>
                    <w:bottom w:w="20" w:type="dxa"/>
                    <w:right w:w="10" w:type="dxa"/>
                  </w:tcMar>
                </w:tcPr>
                <w:p w14:paraId="41390FC6" w14:textId="77777777" w:rsidR="001A20E6" w:rsidRDefault="00000000">
                  <w:pPr>
                    <w:pStyle w:val="TableCellBirdsEyeDayNumber"/>
                  </w:pPr>
                  <w:r>
                    <w:t>26</w:t>
                  </w:r>
                </w:p>
              </w:tc>
              <w:tc>
                <w:tcPr>
                  <w:tcW w:w="700" w:type="pct"/>
                  <w:tcMar>
                    <w:top w:w="20" w:type="dxa"/>
                    <w:left w:w="10" w:type="dxa"/>
                    <w:bottom w:w="20" w:type="dxa"/>
                    <w:right w:w="10" w:type="dxa"/>
                  </w:tcMar>
                </w:tcPr>
                <w:p w14:paraId="451EF2ED" w14:textId="77777777" w:rsidR="001A20E6" w:rsidRDefault="00000000">
                  <w:pPr>
                    <w:pStyle w:val="TableCellBirdsEyeDayNumber"/>
                  </w:pPr>
                  <w:r>
                    <w:t>27</w:t>
                  </w:r>
                </w:p>
              </w:tc>
            </w:tr>
            <w:tr w:rsidR="001A20E6" w14:paraId="063177CA" w14:textId="77777777">
              <w:tc>
                <w:tcPr>
                  <w:tcW w:w="700" w:type="pct"/>
                  <w:tcMar>
                    <w:top w:w="20" w:type="dxa"/>
                    <w:left w:w="10" w:type="dxa"/>
                    <w:bottom w:w="20" w:type="dxa"/>
                    <w:right w:w="10" w:type="dxa"/>
                  </w:tcMar>
                </w:tcPr>
                <w:p w14:paraId="53560D14" w14:textId="77777777" w:rsidR="001A20E6" w:rsidRDefault="00000000">
                  <w:pPr>
                    <w:pStyle w:val="TableCellBirdsEyeDayNumber"/>
                  </w:pPr>
                  <w:r>
                    <w:t>28</w:t>
                  </w:r>
                </w:p>
              </w:tc>
              <w:tc>
                <w:tcPr>
                  <w:tcW w:w="700" w:type="pct"/>
                  <w:tcMar>
                    <w:top w:w="20" w:type="dxa"/>
                    <w:left w:w="10" w:type="dxa"/>
                    <w:bottom w:w="20" w:type="dxa"/>
                    <w:right w:w="10" w:type="dxa"/>
                  </w:tcMar>
                </w:tcPr>
                <w:p w14:paraId="27408FA2" w14:textId="77777777" w:rsidR="001A20E6" w:rsidRDefault="001A20E6"/>
              </w:tc>
              <w:tc>
                <w:tcPr>
                  <w:tcW w:w="700" w:type="pct"/>
                  <w:tcMar>
                    <w:top w:w="20" w:type="dxa"/>
                    <w:left w:w="10" w:type="dxa"/>
                    <w:bottom w:w="20" w:type="dxa"/>
                    <w:right w:w="10" w:type="dxa"/>
                  </w:tcMar>
                </w:tcPr>
                <w:p w14:paraId="72D30BBF" w14:textId="77777777" w:rsidR="001A20E6" w:rsidRDefault="001A20E6"/>
              </w:tc>
              <w:tc>
                <w:tcPr>
                  <w:tcW w:w="700" w:type="pct"/>
                  <w:tcMar>
                    <w:top w:w="20" w:type="dxa"/>
                    <w:left w:w="10" w:type="dxa"/>
                    <w:bottom w:w="20" w:type="dxa"/>
                    <w:right w:w="10" w:type="dxa"/>
                  </w:tcMar>
                </w:tcPr>
                <w:p w14:paraId="25768CAF" w14:textId="77777777" w:rsidR="001A20E6" w:rsidRDefault="001A20E6"/>
              </w:tc>
              <w:tc>
                <w:tcPr>
                  <w:tcW w:w="700" w:type="pct"/>
                  <w:tcMar>
                    <w:top w:w="20" w:type="dxa"/>
                    <w:left w:w="10" w:type="dxa"/>
                    <w:bottom w:w="20" w:type="dxa"/>
                    <w:right w:w="10" w:type="dxa"/>
                  </w:tcMar>
                </w:tcPr>
                <w:p w14:paraId="4FFFD76F" w14:textId="77777777" w:rsidR="001A20E6" w:rsidRDefault="001A20E6"/>
              </w:tc>
              <w:tc>
                <w:tcPr>
                  <w:tcW w:w="700" w:type="pct"/>
                  <w:tcMar>
                    <w:top w:w="20" w:type="dxa"/>
                    <w:left w:w="10" w:type="dxa"/>
                    <w:bottom w:w="20" w:type="dxa"/>
                    <w:right w:w="10" w:type="dxa"/>
                  </w:tcMar>
                </w:tcPr>
                <w:p w14:paraId="24F8B091" w14:textId="77777777" w:rsidR="001A20E6" w:rsidRDefault="001A20E6"/>
              </w:tc>
              <w:tc>
                <w:tcPr>
                  <w:tcW w:w="700" w:type="pct"/>
                  <w:tcMar>
                    <w:top w:w="20" w:type="dxa"/>
                    <w:left w:w="10" w:type="dxa"/>
                    <w:bottom w:w="20" w:type="dxa"/>
                    <w:right w:w="10" w:type="dxa"/>
                  </w:tcMar>
                </w:tcPr>
                <w:p w14:paraId="739A6C16" w14:textId="77777777" w:rsidR="001A20E6" w:rsidRDefault="001A20E6"/>
              </w:tc>
            </w:tr>
          </w:tbl>
          <w:p w14:paraId="32CD3429" w14:textId="77777777" w:rsidR="001A20E6" w:rsidRDefault="001A20E6"/>
        </w:tc>
        <w:tc>
          <w:tcPr>
            <w:tcW w:w="800" w:type="pct"/>
            <w:tcMar>
              <w:top w:w="100" w:type="dxa"/>
              <w:left w:w="50" w:type="dxa"/>
              <w:bottom w:w="100" w:type="dxa"/>
              <w:right w:w="50" w:type="dxa"/>
            </w:tcMar>
          </w:tcPr>
          <w:tbl>
            <w:tblPr>
              <w:tblW w:w="5000" w:type="pct"/>
              <w:tblCellMar>
                <w:left w:w="10" w:type="dxa"/>
                <w:right w:w="10" w:type="dxa"/>
              </w:tblCellMar>
              <w:tblLook w:val="04A0" w:firstRow="1" w:lastRow="0" w:firstColumn="1" w:lastColumn="0" w:noHBand="0" w:noVBand="1"/>
            </w:tblPr>
            <w:tblGrid>
              <w:gridCol w:w="201"/>
              <w:gridCol w:w="201"/>
              <w:gridCol w:w="201"/>
              <w:gridCol w:w="201"/>
              <w:gridCol w:w="200"/>
              <w:gridCol w:w="200"/>
              <w:gridCol w:w="200"/>
            </w:tblGrid>
            <w:tr w:rsidR="001A20E6" w14:paraId="11C998FA" w14:textId="77777777">
              <w:tc>
                <w:tcPr>
                  <w:tcW w:w="700" w:type="pct"/>
                  <w:tcMar>
                    <w:top w:w="50" w:type="dxa"/>
                    <w:left w:w="20" w:type="dxa"/>
                    <w:bottom w:w="50" w:type="dxa"/>
                    <w:right w:w="20" w:type="dxa"/>
                  </w:tcMar>
                </w:tcPr>
                <w:p w14:paraId="0556D015" w14:textId="77777777" w:rsidR="001A20E6" w:rsidRDefault="00000000">
                  <w:pPr>
                    <w:pStyle w:val="TableCellBirdsEyeDay"/>
                  </w:pPr>
                  <w:r>
                    <w:t>S</w:t>
                  </w:r>
                </w:p>
              </w:tc>
              <w:tc>
                <w:tcPr>
                  <w:tcW w:w="700" w:type="pct"/>
                  <w:tcMar>
                    <w:top w:w="50" w:type="dxa"/>
                    <w:left w:w="20" w:type="dxa"/>
                    <w:bottom w:w="50" w:type="dxa"/>
                    <w:right w:w="20" w:type="dxa"/>
                  </w:tcMar>
                </w:tcPr>
                <w:p w14:paraId="6E79582B" w14:textId="77777777" w:rsidR="001A20E6" w:rsidRDefault="00000000">
                  <w:pPr>
                    <w:pStyle w:val="TableCellBirdsEyeDay"/>
                  </w:pPr>
                  <w:r>
                    <w:t>M</w:t>
                  </w:r>
                </w:p>
              </w:tc>
              <w:tc>
                <w:tcPr>
                  <w:tcW w:w="700" w:type="pct"/>
                  <w:tcMar>
                    <w:top w:w="50" w:type="dxa"/>
                    <w:left w:w="20" w:type="dxa"/>
                    <w:bottom w:w="50" w:type="dxa"/>
                    <w:right w:w="20" w:type="dxa"/>
                  </w:tcMar>
                </w:tcPr>
                <w:p w14:paraId="40385FB5" w14:textId="77777777" w:rsidR="001A20E6" w:rsidRDefault="00000000">
                  <w:pPr>
                    <w:pStyle w:val="TableCellBirdsEyeDay"/>
                  </w:pPr>
                  <w:r>
                    <w:t>T</w:t>
                  </w:r>
                </w:p>
              </w:tc>
              <w:tc>
                <w:tcPr>
                  <w:tcW w:w="700" w:type="pct"/>
                  <w:tcMar>
                    <w:top w:w="50" w:type="dxa"/>
                    <w:left w:w="20" w:type="dxa"/>
                    <w:bottom w:w="50" w:type="dxa"/>
                    <w:right w:w="20" w:type="dxa"/>
                  </w:tcMar>
                </w:tcPr>
                <w:p w14:paraId="4DBC86C8" w14:textId="77777777" w:rsidR="001A20E6" w:rsidRDefault="00000000">
                  <w:pPr>
                    <w:pStyle w:val="TableCellBirdsEyeDay"/>
                  </w:pPr>
                  <w:r>
                    <w:t>W</w:t>
                  </w:r>
                </w:p>
              </w:tc>
              <w:tc>
                <w:tcPr>
                  <w:tcW w:w="700" w:type="pct"/>
                  <w:tcMar>
                    <w:top w:w="50" w:type="dxa"/>
                    <w:left w:w="20" w:type="dxa"/>
                    <w:bottom w:w="50" w:type="dxa"/>
                    <w:right w:w="20" w:type="dxa"/>
                  </w:tcMar>
                </w:tcPr>
                <w:p w14:paraId="548B934D" w14:textId="77777777" w:rsidR="001A20E6" w:rsidRDefault="00000000">
                  <w:pPr>
                    <w:pStyle w:val="TableCellBirdsEyeDay"/>
                  </w:pPr>
                  <w:r>
                    <w:t>T</w:t>
                  </w:r>
                </w:p>
              </w:tc>
              <w:tc>
                <w:tcPr>
                  <w:tcW w:w="700" w:type="pct"/>
                  <w:tcMar>
                    <w:top w:w="50" w:type="dxa"/>
                    <w:left w:w="20" w:type="dxa"/>
                    <w:bottom w:w="50" w:type="dxa"/>
                    <w:right w:w="20" w:type="dxa"/>
                  </w:tcMar>
                </w:tcPr>
                <w:p w14:paraId="099ED95A" w14:textId="77777777" w:rsidR="001A20E6" w:rsidRDefault="00000000">
                  <w:pPr>
                    <w:pStyle w:val="TableCellBirdsEyeDay"/>
                  </w:pPr>
                  <w:r>
                    <w:t>F</w:t>
                  </w:r>
                </w:p>
              </w:tc>
              <w:tc>
                <w:tcPr>
                  <w:tcW w:w="700" w:type="pct"/>
                  <w:tcMar>
                    <w:top w:w="50" w:type="dxa"/>
                    <w:left w:w="20" w:type="dxa"/>
                    <w:bottom w:w="50" w:type="dxa"/>
                    <w:right w:w="20" w:type="dxa"/>
                  </w:tcMar>
                </w:tcPr>
                <w:p w14:paraId="2E050626" w14:textId="77777777" w:rsidR="001A20E6" w:rsidRDefault="00000000">
                  <w:pPr>
                    <w:pStyle w:val="TableCellBirdsEyeDay"/>
                  </w:pPr>
                  <w:r>
                    <w:t>S</w:t>
                  </w:r>
                </w:p>
              </w:tc>
            </w:tr>
            <w:tr w:rsidR="001A20E6" w14:paraId="2217A040" w14:textId="77777777">
              <w:tc>
                <w:tcPr>
                  <w:tcW w:w="700" w:type="pct"/>
                  <w:tcMar>
                    <w:top w:w="20" w:type="dxa"/>
                    <w:left w:w="10" w:type="dxa"/>
                    <w:bottom w:w="20" w:type="dxa"/>
                    <w:right w:w="10" w:type="dxa"/>
                  </w:tcMar>
                </w:tcPr>
                <w:p w14:paraId="7DFE78FF" w14:textId="77777777" w:rsidR="001A20E6" w:rsidRDefault="001A20E6"/>
              </w:tc>
              <w:tc>
                <w:tcPr>
                  <w:tcW w:w="700" w:type="pct"/>
                  <w:tcMar>
                    <w:top w:w="20" w:type="dxa"/>
                    <w:left w:w="10" w:type="dxa"/>
                    <w:bottom w:w="20" w:type="dxa"/>
                    <w:right w:w="10" w:type="dxa"/>
                  </w:tcMar>
                </w:tcPr>
                <w:p w14:paraId="2674C819" w14:textId="77777777" w:rsidR="001A20E6" w:rsidRDefault="00000000">
                  <w:pPr>
                    <w:pStyle w:val="TableCellBirdsEyeDayNumber"/>
                  </w:pPr>
                  <w:r>
                    <w:t>1</w:t>
                  </w:r>
                </w:p>
              </w:tc>
              <w:tc>
                <w:tcPr>
                  <w:tcW w:w="700" w:type="pct"/>
                  <w:tcMar>
                    <w:top w:w="20" w:type="dxa"/>
                    <w:left w:w="10" w:type="dxa"/>
                    <w:bottom w:w="20" w:type="dxa"/>
                    <w:right w:w="10" w:type="dxa"/>
                  </w:tcMar>
                </w:tcPr>
                <w:p w14:paraId="692D2B7D" w14:textId="77777777" w:rsidR="001A20E6" w:rsidRDefault="00000000">
                  <w:pPr>
                    <w:pStyle w:val="TableCellBirdsEyeDayNumber"/>
                  </w:pPr>
                  <w:r>
                    <w:t>2</w:t>
                  </w:r>
                </w:p>
              </w:tc>
              <w:tc>
                <w:tcPr>
                  <w:tcW w:w="700" w:type="pct"/>
                  <w:tcMar>
                    <w:top w:w="20" w:type="dxa"/>
                    <w:left w:w="10" w:type="dxa"/>
                    <w:bottom w:w="20" w:type="dxa"/>
                    <w:right w:w="10" w:type="dxa"/>
                  </w:tcMar>
                </w:tcPr>
                <w:p w14:paraId="04EA5466" w14:textId="77777777" w:rsidR="001A20E6" w:rsidRDefault="00000000">
                  <w:pPr>
                    <w:pStyle w:val="TableCellBirdsEyeDayNumber"/>
                  </w:pPr>
                  <w:r>
                    <w:t>3</w:t>
                  </w:r>
                </w:p>
              </w:tc>
              <w:tc>
                <w:tcPr>
                  <w:tcW w:w="700" w:type="pct"/>
                  <w:tcMar>
                    <w:top w:w="20" w:type="dxa"/>
                    <w:left w:w="10" w:type="dxa"/>
                    <w:bottom w:w="20" w:type="dxa"/>
                    <w:right w:w="10" w:type="dxa"/>
                  </w:tcMar>
                </w:tcPr>
                <w:p w14:paraId="2CB47571" w14:textId="77777777" w:rsidR="001A20E6" w:rsidRDefault="00000000">
                  <w:pPr>
                    <w:pStyle w:val="TableCellBirdsEyeDayNumber"/>
                  </w:pPr>
                  <w:r>
                    <w:t>4</w:t>
                  </w:r>
                </w:p>
              </w:tc>
              <w:tc>
                <w:tcPr>
                  <w:tcW w:w="700" w:type="pct"/>
                  <w:tcMar>
                    <w:top w:w="20" w:type="dxa"/>
                    <w:left w:w="10" w:type="dxa"/>
                    <w:bottom w:w="20" w:type="dxa"/>
                    <w:right w:w="10" w:type="dxa"/>
                  </w:tcMar>
                </w:tcPr>
                <w:p w14:paraId="220A4638" w14:textId="77777777" w:rsidR="001A20E6" w:rsidRDefault="00000000">
                  <w:pPr>
                    <w:pStyle w:val="TableCellBirdsEyeDayNumber"/>
                  </w:pPr>
                  <w:r>
                    <w:t>5</w:t>
                  </w:r>
                </w:p>
              </w:tc>
              <w:tc>
                <w:tcPr>
                  <w:tcW w:w="700" w:type="pct"/>
                  <w:tcMar>
                    <w:top w:w="20" w:type="dxa"/>
                    <w:left w:w="10" w:type="dxa"/>
                    <w:bottom w:w="20" w:type="dxa"/>
                    <w:right w:w="10" w:type="dxa"/>
                  </w:tcMar>
                </w:tcPr>
                <w:p w14:paraId="7F34A7D5" w14:textId="77777777" w:rsidR="001A20E6" w:rsidRDefault="00000000">
                  <w:pPr>
                    <w:pStyle w:val="TableCellBirdsEyeDayNumber"/>
                  </w:pPr>
                  <w:r>
                    <w:t>6</w:t>
                  </w:r>
                </w:p>
              </w:tc>
            </w:tr>
            <w:tr w:rsidR="001A20E6" w14:paraId="718AFC0C" w14:textId="77777777">
              <w:tc>
                <w:tcPr>
                  <w:tcW w:w="700" w:type="pct"/>
                  <w:tcMar>
                    <w:top w:w="20" w:type="dxa"/>
                    <w:left w:w="10" w:type="dxa"/>
                    <w:bottom w:w="20" w:type="dxa"/>
                    <w:right w:w="10" w:type="dxa"/>
                  </w:tcMar>
                </w:tcPr>
                <w:p w14:paraId="7F6B731D" w14:textId="77777777" w:rsidR="001A20E6" w:rsidRDefault="00000000">
                  <w:pPr>
                    <w:pStyle w:val="TableCellBirdsEyeDayNumber"/>
                  </w:pPr>
                  <w:r>
                    <w:t>7</w:t>
                  </w:r>
                </w:p>
              </w:tc>
              <w:tc>
                <w:tcPr>
                  <w:tcW w:w="700" w:type="pct"/>
                  <w:tcMar>
                    <w:top w:w="20" w:type="dxa"/>
                    <w:left w:w="10" w:type="dxa"/>
                    <w:bottom w:w="20" w:type="dxa"/>
                    <w:right w:w="10" w:type="dxa"/>
                  </w:tcMar>
                </w:tcPr>
                <w:p w14:paraId="582C24C2" w14:textId="77777777" w:rsidR="001A20E6" w:rsidRDefault="00000000">
                  <w:pPr>
                    <w:pStyle w:val="TableCellBirdsEyeDayNumber"/>
                  </w:pPr>
                  <w:r>
                    <w:t>8</w:t>
                  </w:r>
                </w:p>
              </w:tc>
              <w:tc>
                <w:tcPr>
                  <w:tcW w:w="700" w:type="pct"/>
                  <w:tcMar>
                    <w:top w:w="20" w:type="dxa"/>
                    <w:left w:w="10" w:type="dxa"/>
                    <w:bottom w:w="20" w:type="dxa"/>
                    <w:right w:w="10" w:type="dxa"/>
                  </w:tcMar>
                </w:tcPr>
                <w:p w14:paraId="308AFEAB" w14:textId="77777777" w:rsidR="001A20E6" w:rsidRDefault="00000000">
                  <w:pPr>
                    <w:pStyle w:val="TableCellBirdsEyeDayNumber"/>
                  </w:pPr>
                  <w:r>
                    <w:t>9</w:t>
                  </w:r>
                </w:p>
              </w:tc>
              <w:tc>
                <w:tcPr>
                  <w:tcW w:w="700" w:type="pct"/>
                  <w:tcMar>
                    <w:top w:w="20" w:type="dxa"/>
                    <w:left w:w="10" w:type="dxa"/>
                    <w:bottom w:w="20" w:type="dxa"/>
                    <w:right w:w="10" w:type="dxa"/>
                  </w:tcMar>
                </w:tcPr>
                <w:p w14:paraId="5F58B7F1" w14:textId="77777777" w:rsidR="001A20E6" w:rsidRDefault="00000000">
                  <w:pPr>
                    <w:pStyle w:val="TableCellBirdsEyeDayNumber"/>
                  </w:pPr>
                  <w:r>
                    <w:t>10</w:t>
                  </w:r>
                </w:p>
              </w:tc>
              <w:tc>
                <w:tcPr>
                  <w:tcW w:w="700" w:type="pct"/>
                  <w:tcMar>
                    <w:top w:w="20" w:type="dxa"/>
                    <w:left w:w="10" w:type="dxa"/>
                    <w:bottom w:w="20" w:type="dxa"/>
                    <w:right w:w="10" w:type="dxa"/>
                  </w:tcMar>
                </w:tcPr>
                <w:p w14:paraId="69957FE0" w14:textId="77777777" w:rsidR="001A20E6" w:rsidRDefault="00000000">
                  <w:pPr>
                    <w:pStyle w:val="TableCellBirdsEyeDayNumber"/>
                  </w:pPr>
                  <w:r>
                    <w:t>11</w:t>
                  </w:r>
                </w:p>
              </w:tc>
              <w:tc>
                <w:tcPr>
                  <w:tcW w:w="700" w:type="pct"/>
                  <w:tcMar>
                    <w:top w:w="20" w:type="dxa"/>
                    <w:left w:w="10" w:type="dxa"/>
                    <w:bottom w:w="20" w:type="dxa"/>
                    <w:right w:w="10" w:type="dxa"/>
                  </w:tcMar>
                </w:tcPr>
                <w:p w14:paraId="2757A0B9" w14:textId="77777777" w:rsidR="001A20E6" w:rsidRDefault="00000000">
                  <w:pPr>
                    <w:pStyle w:val="TableCellBirdsEyeDayNumber"/>
                  </w:pPr>
                  <w:r>
                    <w:t>12</w:t>
                  </w:r>
                </w:p>
              </w:tc>
              <w:tc>
                <w:tcPr>
                  <w:tcW w:w="700" w:type="pct"/>
                  <w:tcMar>
                    <w:top w:w="20" w:type="dxa"/>
                    <w:left w:w="10" w:type="dxa"/>
                    <w:bottom w:w="20" w:type="dxa"/>
                    <w:right w:w="10" w:type="dxa"/>
                  </w:tcMar>
                </w:tcPr>
                <w:p w14:paraId="67BDA5B5" w14:textId="77777777" w:rsidR="001A20E6" w:rsidRDefault="00000000">
                  <w:pPr>
                    <w:pStyle w:val="TableCellBirdsEyeDayNumber"/>
                  </w:pPr>
                  <w:r>
                    <w:t>13</w:t>
                  </w:r>
                </w:p>
              </w:tc>
            </w:tr>
            <w:tr w:rsidR="001A20E6" w14:paraId="7338B7F8" w14:textId="77777777">
              <w:tc>
                <w:tcPr>
                  <w:tcW w:w="700" w:type="pct"/>
                  <w:tcMar>
                    <w:top w:w="20" w:type="dxa"/>
                    <w:left w:w="10" w:type="dxa"/>
                    <w:bottom w:w="20" w:type="dxa"/>
                    <w:right w:w="10" w:type="dxa"/>
                  </w:tcMar>
                </w:tcPr>
                <w:p w14:paraId="7BF45CC1" w14:textId="77777777" w:rsidR="001A20E6" w:rsidRDefault="00000000">
                  <w:pPr>
                    <w:pStyle w:val="TableCellBirdsEyeDayNumber"/>
                  </w:pPr>
                  <w:r>
                    <w:t>14</w:t>
                  </w:r>
                </w:p>
              </w:tc>
              <w:tc>
                <w:tcPr>
                  <w:tcW w:w="700" w:type="pct"/>
                  <w:tcMar>
                    <w:top w:w="20" w:type="dxa"/>
                    <w:left w:w="10" w:type="dxa"/>
                    <w:bottom w:w="20" w:type="dxa"/>
                    <w:right w:w="10" w:type="dxa"/>
                  </w:tcMar>
                </w:tcPr>
                <w:p w14:paraId="689756D1" w14:textId="77777777" w:rsidR="001A20E6" w:rsidRDefault="00000000">
                  <w:pPr>
                    <w:pStyle w:val="TableCellBirdsEyeDayNumber"/>
                  </w:pPr>
                  <w:r>
                    <w:t>15</w:t>
                  </w:r>
                </w:p>
              </w:tc>
              <w:tc>
                <w:tcPr>
                  <w:tcW w:w="700" w:type="pct"/>
                  <w:tcMar>
                    <w:top w:w="20" w:type="dxa"/>
                    <w:left w:w="10" w:type="dxa"/>
                    <w:bottom w:w="20" w:type="dxa"/>
                    <w:right w:w="10" w:type="dxa"/>
                  </w:tcMar>
                </w:tcPr>
                <w:p w14:paraId="10EA6FC3" w14:textId="77777777" w:rsidR="001A20E6" w:rsidRDefault="00000000">
                  <w:pPr>
                    <w:pStyle w:val="TableCellBirdsEyeDayNumber"/>
                  </w:pPr>
                  <w:r>
                    <w:t>16</w:t>
                  </w:r>
                </w:p>
              </w:tc>
              <w:tc>
                <w:tcPr>
                  <w:tcW w:w="700" w:type="pct"/>
                  <w:tcMar>
                    <w:top w:w="20" w:type="dxa"/>
                    <w:left w:w="10" w:type="dxa"/>
                    <w:bottom w:w="20" w:type="dxa"/>
                    <w:right w:w="10" w:type="dxa"/>
                  </w:tcMar>
                </w:tcPr>
                <w:p w14:paraId="0CCE4B88" w14:textId="77777777" w:rsidR="001A20E6" w:rsidRDefault="00000000">
                  <w:pPr>
                    <w:pStyle w:val="TableCellBirdsEyeDayNumber"/>
                  </w:pPr>
                  <w:r>
                    <w:t>17</w:t>
                  </w:r>
                </w:p>
              </w:tc>
              <w:tc>
                <w:tcPr>
                  <w:tcW w:w="700" w:type="pct"/>
                  <w:tcMar>
                    <w:top w:w="20" w:type="dxa"/>
                    <w:left w:w="10" w:type="dxa"/>
                    <w:bottom w:w="20" w:type="dxa"/>
                    <w:right w:w="10" w:type="dxa"/>
                  </w:tcMar>
                </w:tcPr>
                <w:p w14:paraId="61346304" w14:textId="77777777" w:rsidR="001A20E6" w:rsidRDefault="00000000">
                  <w:pPr>
                    <w:pStyle w:val="TableCellBirdsEyeDayNumber"/>
                  </w:pPr>
                  <w:r>
                    <w:t>18</w:t>
                  </w:r>
                </w:p>
              </w:tc>
              <w:tc>
                <w:tcPr>
                  <w:tcW w:w="700" w:type="pct"/>
                  <w:tcMar>
                    <w:top w:w="20" w:type="dxa"/>
                    <w:left w:w="10" w:type="dxa"/>
                    <w:bottom w:w="20" w:type="dxa"/>
                    <w:right w:w="10" w:type="dxa"/>
                  </w:tcMar>
                </w:tcPr>
                <w:p w14:paraId="31C77CA7" w14:textId="77777777" w:rsidR="001A20E6" w:rsidRDefault="00000000">
                  <w:pPr>
                    <w:pStyle w:val="TableCellBirdsEyeDayNumber"/>
                  </w:pPr>
                  <w:r>
                    <w:t>19</w:t>
                  </w:r>
                </w:p>
              </w:tc>
              <w:tc>
                <w:tcPr>
                  <w:tcW w:w="700" w:type="pct"/>
                  <w:tcMar>
                    <w:top w:w="20" w:type="dxa"/>
                    <w:left w:w="10" w:type="dxa"/>
                    <w:bottom w:w="20" w:type="dxa"/>
                    <w:right w:w="10" w:type="dxa"/>
                  </w:tcMar>
                </w:tcPr>
                <w:p w14:paraId="4D05D13C" w14:textId="77777777" w:rsidR="001A20E6" w:rsidRDefault="00000000">
                  <w:pPr>
                    <w:pStyle w:val="TableCellBirdsEyeDayNumber"/>
                  </w:pPr>
                  <w:r>
                    <w:t>20</w:t>
                  </w:r>
                </w:p>
              </w:tc>
            </w:tr>
            <w:tr w:rsidR="001A20E6" w14:paraId="4D605376" w14:textId="77777777">
              <w:tc>
                <w:tcPr>
                  <w:tcW w:w="700" w:type="pct"/>
                  <w:tcMar>
                    <w:top w:w="20" w:type="dxa"/>
                    <w:left w:w="10" w:type="dxa"/>
                    <w:bottom w:w="20" w:type="dxa"/>
                    <w:right w:w="10" w:type="dxa"/>
                  </w:tcMar>
                </w:tcPr>
                <w:p w14:paraId="61F6A8BE" w14:textId="77777777" w:rsidR="001A20E6" w:rsidRDefault="00000000">
                  <w:pPr>
                    <w:pStyle w:val="TableCellBirdsEyeDayNumber"/>
                  </w:pPr>
                  <w:r>
                    <w:t>21</w:t>
                  </w:r>
                </w:p>
              </w:tc>
              <w:tc>
                <w:tcPr>
                  <w:tcW w:w="700" w:type="pct"/>
                  <w:tcMar>
                    <w:top w:w="20" w:type="dxa"/>
                    <w:left w:w="10" w:type="dxa"/>
                    <w:bottom w:w="20" w:type="dxa"/>
                    <w:right w:w="10" w:type="dxa"/>
                  </w:tcMar>
                </w:tcPr>
                <w:p w14:paraId="4EB46068" w14:textId="77777777" w:rsidR="001A20E6" w:rsidRDefault="00000000">
                  <w:pPr>
                    <w:pStyle w:val="TableCellBirdsEyeDayNumber"/>
                  </w:pPr>
                  <w:r>
                    <w:t>22</w:t>
                  </w:r>
                </w:p>
              </w:tc>
              <w:tc>
                <w:tcPr>
                  <w:tcW w:w="700" w:type="pct"/>
                  <w:tcMar>
                    <w:top w:w="20" w:type="dxa"/>
                    <w:left w:w="10" w:type="dxa"/>
                    <w:bottom w:w="20" w:type="dxa"/>
                    <w:right w:w="10" w:type="dxa"/>
                  </w:tcMar>
                </w:tcPr>
                <w:p w14:paraId="78E35862" w14:textId="77777777" w:rsidR="001A20E6" w:rsidRDefault="00000000">
                  <w:pPr>
                    <w:pStyle w:val="TableCellBirdsEyeDayNumber"/>
                  </w:pPr>
                  <w:r>
                    <w:t>23</w:t>
                  </w:r>
                </w:p>
              </w:tc>
              <w:tc>
                <w:tcPr>
                  <w:tcW w:w="700" w:type="pct"/>
                  <w:tcMar>
                    <w:top w:w="20" w:type="dxa"/>
                    <w:left w:w="10" w:type="dxa"/>
                    <w:bottom w:w="20" w:type="dxa"/>
                    <w:right w:w="10" w:type="dxa"/>
                  </w:tcMar>
                </w:tcPr>
                <w:p w14:paraId="44C2A94D" w14:textId="77777777" w:rsidR="001A20E6" w:rsidRDefault="00000000">
                  <w:pPr>
                    <w:pStyle w:val="TableCellBirdsEyeDayNumber"/>
                  </w:pPr>
                  <w:r>
                    <w:t>24</w:t>
                  </w:r>
                </w:p>
              </w:tc>
              <w:tc>
                <w:tcPr>
                  <w:tcW w:w="700" w:type="pct"/>
                  <w:tcMar>
                    <w:top w:w="20" w:type="dxa"/>
                    <w:left w:w="10" w:type="dxa"/>
                    <w:bottom w:w="20" w:type="dxa"/>
                    <w:right w:w="10" w:type="dxa"/>
                  </w:tcMar>
                </w:tcPr>
                <w:p w14:paraId="7AE5D8FE" w14:textId="77777777" w:rsidR="001A20E6" w:rsidRDefault="00000000">
                  <w:pPr>
                    <w:pStyle w:val="TableCellBirdsEyeDayNumber"/>
                  </w:pPr>
                  <w:r>
                    <w:t>25</w:t>
                  </w:r>
                </w:p>
              </w:tc>
              <w:tc>
                <w:tcPr>
                  <w:tcW w:w="700" w:type="pct"/>
                  <w:tcMar>
                    <w:top w:w="20" w:type="dxa"/>
                    <w:left w:w="10" w:type="dxa"/>
                    <w:bottom w:w="20" w:type="dxa"/>
                    <w:right w:w="10" w:type="dxa"/>
                  </w:tcMar>
                </w:tcPr>
                <w:p w14:paraId="5EC2894C" w14:textId="77777777" w:rsidR="001A20E6" w:rsidRDefault="00000000">
                  <w:pPr>
                    <w:pStyle w:val="TableCellBirdsEyeDayNumber"/>
                  </w:pPr>
                  <w:r>
                    <w:t>26</w:t>
                  </w:r>
                </w:p>
              </w:tc>
              <w:tc>
                <w:tcPr>
                  <w:tcW w:w="700" w:type="pct"/>
                  <w:tcMar>
                    <w:top w:w="20" w:type="dxa"/>
                    <w:left w:w="10" w:type="dxa"/>
                    <w:bottom w:w="20" w:type="dxa"/>
                    <w:right w:w="10" w:type="dxa"/>
                  </w:tcMar>
                </w:tcPr>
                <w:p w14:paraId="681A2091" w14:textId="77777777" w:rsidR="001A20E6" w:rsidRDefault="00000000">
                  <w:pPr>
                    <w:pStyle w:val="TableCellBirdsEyeDayNumber"/>
                  </w:pPr>
                  <w:r>
                    <w:t>27</w:t>
                  </w:r>
                </w:p>
              </w:tc>
            </w:tr>
            <w:tr w:rsidR="001A20E6" w14:paraId="4F9DE604" w14:textId="77777777">
              <w:tc>
                <w:tcPr>
                  <w:tcW w:w="700" w:type="pct"/>
                  <w:tcMar>
                    <w:top w:w="20" w:type="dxa"/>
                    <w:left w:w="10" w:type="dxa"/>
                    <w:bottom w:w="20" w:type="dxa"/>
                    <w:right w:w="10" w:type="dxa"/>
                  </w:tcMar>
                </w:tcPr>
                <w:p w14:paraId="036EA838" w14:textId="77777777" w:rsidR="001A20E6" w:rsidRDefault="00000000">
                  <w:pPr>
                    <w:pStyle w:val="TableCellBirdsEyeDayNumber"/>
                  </w:pPr>
                  <w:r>
                    <w:t>28</w:t>
                  </w:r>
                </w:p>
              </w:tc>
              <w:tc>
                <w:tcPr>
                  <w:tcW w:w="700" w:type="pct"/>
                  <w:tcMar>
                    <w:top w:w="20" w:type="dxa"/>
                    <w:left w:w="10" w:type="dxa"/>
                    <w:bottom w:w="20" w:type="dxa"/>
                    <w:right w:w="10" w:type="dxa"/>
                  </w:tcMar>
                </w:tcPr>
                <w:p w14:paraId="4738115C" w14:textId="77777777" w:rsidR="001A20E6" w:rsidRDefault="00000000">
                  <w:pPr>
                    <w:pStyle w:val="TableCellBirdsEyeDayNumber"/>
                  </w:pPr>
                  <w:r>
                    <w:t>29</w:t>
                  </w:r>
                </w:p>
              </w:tc>
              <w:tc>
                <w:tcPr>
                  <w:tcW w:w="700" w:type="pct"/>
                  <w:tcMar>
                    <w:top w:w="20" w:type="dxa"/>
                    <w:left w:w="10" w:type="dxa"/>
                    <w:bottom w:w="20" w:type="dxa"/>
                    <w:right w:w="10" w:type="dxa"/>
                  </w:tcMar>
                </w:tcPr>
                <w:p w14:paraId="4CFEC5EC" w14:textId="77777777" w:rsidR="001A20E6" w:rsidRDefault="00000000">
                  <w:pPr>
                    <w:pStyle w:val="TableCellBirdsEyeDayNumber"/>
                  </w:pPr>
                  <w:r>
                    <w:t>30</w:t>
                  </w:r>
                </w:p>
              </w:tc>
              <w:tc>
                <w:tcPr>
                  <w:tcW w:w="700" w:type="pct"/>
                  <w:tcMar>
                    <w:top w:w="20" w:type="dxa"/>
                    <w:left w:w="10" w:type="dxa"/>
                    <w:bottom w:w="20" w:type="dxa"/>
                    <w:right w:w="10" w:type="dxa"/>
                  </w:tcMar>
                </w:tcPr>
                <w:p w14:paraId="64FBBDDB" w14:textId="77777777" w:rsidR="001A20E6" w:rsidRDefault="00000000">
                  <w:pPr>
                    <w:pStyle w:val="TableCellBirdsEyeDayNumber"/>
                  </w:pPr>
                  <w:r>
                    <w:t>31</w:t>
                  </w:r>
                </w:p>
              </w:tc>
              <w:tc>
                <w:tcPr>
                  <w:tcW w:w="700" w:type="pct"/>
                  <w:tcMar>
                    <w:top w:w="20" w:type="dxa"/>
                    <w:left w:w="10" w:type="dxa"/>
                    <w:bottom w:w="20" w:type="dxa"/>
                    <w:right w:w="10" w:type="dxa"/>
                  </w:tcMar>
                </w:tcPr>
                <w:p w14:paraId="28AF7392" w14:textId="77777777" w:rsidR="001A20E6" w:rsidRDefault="001A20E6"/>
              </w:tc>
              <w:tc>
                <w:tcPr>
                  <w:tcW w:w="700" w:type="pct"/>
                  <w:tcMar>
                    <w:top w:w="20" w:type="dxa"/>
                    <w:left w:w="10" w:type="dxa"/>
                    <w:bottom w:w="20" w:type="dxa"/>
                    <w:right w:w="10" w:type="dxa"/>
                  </w:tcMar>
                </w:tcPr>
                <w:p w14:paraId="6DF168ED" w14:textId="77777777" w:rsidR="001A20E6" w:rsidRDefault="001A20E6"/>
              </w:tc>
              <w:tc>
                <w:tcPr>
                  <w:tcW w:w="700" w:type="pct"/>
                  <w:tcMar>
                    <w:top w:w="20" w:type="dxa"/>
                    <w:left w:w="10" w:type="dxa"/>
                    <w:bottom w:w="20" w:type="dxa"/>
                    <w:right w:w="10" w:type="dxa"/>
                  </w:tcMar>
                </w:tcPr>
                <w:p w14:paraId="61533179" w14:textId="77777777" w:rsidR="001A20E6" w:rsidRDefault="001A20E6"/>
              </w:tc>
            </w:tr>
          </w:tbl>
          <w:p w14:paraId="778E1957" w14:textId="77777777" w:rsidR="001A20E6" w:rsidRDefault="001A20E6"/>
        </w:tc>
      </w:tr>
      <w:tr w:rsidR="001A20E6" w14:paraId="65EAC861" w14:textId="77777777">
        <w:tc>
          <w:tcPr>
            <w:tcW w:w="800" w:type="pct"/>
            <w:shd w:val="clear" w:color="auto" w:fill="EDE9FE"/>
            <w:tcMar>
              <w:top w:w="200" w:type="dxa"/>
              <w:left w:w="100" w:type="dxa"/>
              <w:bottom w:w="200" w:type="dxa"/>
              <w:right w:w="100" w:type="dxa"/>
            </w:tcMar>
          </w:tcPr>
          <w:p w14:paraId="3F87B6BD" w14:textId="77777777" w:rsidR="001A20E6" w:rsidRDefault="00000000">
            <w:pPr>
              <w:pStyle w:val="TableCellMonthName"/>
            </w:pPr>
            <w:r>
              <w:t>C5</w:t>
            </w:r>
          </w:p>
          <w:p w14:paraId="547A4B06" w14:textId="77777777" w:rsidR="001A20E6" w:rsidRDefault="00000000">
            <w:pPr>
              <w:pStyle w:val="TableCellMonthYear"/>
            </w:pPr>
            <w:r>
              <w:t>APR 2027</w:t>
            </w:r>
          </w:p>
        </w:tc>
        <w:tc>
          <w:tcPr>
            <w:tcW w:w="800" w:type="pct"/>
            <w:shd w:val="clear" w:color="auto" w:fill="EDE9FE"/>
            <w:tcMar>
              <w:top w:w="200" w:type="dxa"/>
              <w:left w:w="100" w:type="dxa"/>
              <w:bottom w:w="200" w:type="dxa"/>
              <w:right w:w="100" w:type="dxa"/>
            </w:tcMar>
          </w:tcPr>
          <w:p w14:paraId="729D0144" w14:textId="77777777" w:rsidR="001A20E6" w:rsidRDefault="00000000">
            <w:pPr>
              <w:pStyle w:val="TableCellMonthName"/>
            </w:pPr>
            <w:r>
              <w:t>C5</w:t>
            </w:r>
          </w:p>
          <w:p w14:paraId="0C46709D" w14:textId="77777777" w:rsidR="001A20E6" w:rsidRDefault="00000000">
            <w:pPr>
              <w:pStyle w:val="TableCellMonthYear"/>
            </w:pPr>
            <w:r>
              <w:t>MAY 2027</w:t>
            </w:r>
          </w:p>
        </w:tc>
        <w:tc>
          <w:tcPr>
            <w:tcW w:w="800" w:type="pct"/>
            <w:shd w:val="clear" w:color="auto" w:fill="E0F2FE"/>
            <w:tcMar>
              <w:top w:w="200" w:type="dxa"/>
              <w:left w:w="100" w:type="dxa"/>
              <w:bottom w:w="200" w:type="dxa"/>
              <w:right w:w="100" w:type="dxa"/>
            </w:tcMar>
          </w:tcPr>
          <w:p w14:paraId="055AE186" w14:textId="77777777" w:rsidR="001A20E6" w:rsidRDefault="00000000">
            <w:pPr>
              <w:pStyle w:val="TableCellMonthName"/>
            </w:pPr>
            <w:r>
              <w:t>C6</w:t>
            </w:r>
          </w:p>
          <w:p w14:paraId="0A8A84C9" w14:textId="77777777" w:rsidR="001A20E6" w:rsidRDefault="00000000">
            <w:pPr>
              <w:pStyle w:val="TableCellMonthYear"/>
            </w:pPr>
            <w:r>
              <w:t>JUN 2027</w:t>
            </w:r>
          </w:p>
        </w:tc>
        <w:tc>
          <w:tcPr>
            <w:tcW w:w="800" w:type="pct"/>
            <w:shd w:val="clear" w:color="auto" w:fill="E0F2FE"/>
            <w:tcMar>
              <w:top w:w="200" w:type="dxa"/>
              <w:left w:w="100" w:type="dxa"/>
              <w:bottom w:w="200" w:type="dxa"/>
              <w:right w:w="100" w:type="dxa"/>
            </w:tcMar>
          </w:tcPr>
          <w:p w14:paraId="7F14C1D9" w14:textId="77777777" w:rsidR="001A20E6" w:rsidRDefault="00000000">
            <w:pPr>
              <w:pStyle w:val="TableCellMonthName"/>
            </w:pPr>
            <w:r>
              <w:t>C6</w:t>
            </w:r>
          </w:p>
          <w:p w14:paraId="5A5D8FD3" w14:textId="77777777" w:rsidR="001A20E6" w:rsidRDefault="00000000">
            <w:pPr>
              <w:pStyle w:val="TableCellMonthYear"/>
            </w:pPr>
            <w:r>
              <w:t>JUL 2027</w:t>
            </w:r>
          </w:p>
        </w:tc>
        <w:tc>
          <w:tcPr>
            <w:tcW w:w="800" w:type="pct"/>
            <w:shd w:val="clear" w:color="auto" w:fill="FFEDD5"/>
            <w:tcMar>
              <w:top w:w="200" w:type="dxa"/>
              <w:left w:w="100" w:type="dxa"/>
              <w:bottom w:w="200" w:type="dxa"/>
              <w:right w:w="100" w:type="dxa"/>
            </w:tcMar>
          </w:tcPr>
          <w:p w14:paraId="5263845E" w14:textId="77777777" w:rsidR="001A20E6" w:rsidRDefault="00000000">
            <w:pPr>
              <w:pStyle w:val="TableCellMonthName"/>
            </w:pPr>
            <w:r>
              <w:t>C7</w:t>
            </w:r>
          </w:p>
          <w:p w14:paraId="4ED9E782" w14:textId="77777777" w:rsidR="001A20E6" w:rsidRDefault="00000000">
            <w:pPr>
              <w:pStyle w:val="TableCellMonthYear"/>
            </w:pPr>
            <w:r>
              <w:t>AUG 2027</w:t>
            </w:r>
          </w:p>
        </w:tc>
        <w:tc>
          <w:tcPr>
            <w:tcW w:w="800" w:type="pct"/>
          </w:tcPr>
          <w:p w14:paraId="18934C82" w14:textId="77777777" w:rsidR="001A20E6" w:rsidRDefault="001A20E6"/>
        </w:tc>
      </w:tr>
      <w:tr w:rsidR="001A20E6" w14:paraId="7B7D0F4C" w14:textId="77777777">
        <w:tc>
          <w:tcPr>
            <w:tcW w:w="800" w:type="pct"/>
            <w:tcMar>
              <w:top w:w="100" w:type="dxa"/>
              <w:left w:w="50" w:type="dxa"/>
              <w:bottom w:w="100" w:type="dxa"/>
              <w:right w:w="50" w:type="dxa"/>
            </w:tcMar>
          </w:tcPr>
          <w:tbl>
            <w:tblPr>
              <w:tblW w:w="5000" w:type="pct"/>
              <w:tblCellMar>
                <w:left w:w="10" w:type="dxa"/>
                <w:right w:w="10" w:type="dxa"/>
              </w:tblCellMar>
              <w:tblLook w:val="04A0" w:firstRow="1" w:lastRow="0" w:firstColumn="1" w:lastColumn="0" w:noHBand="0" w:noVBand="1"/>
            </w:tblPr>
            <w:tblGrid>
              <w:gridCol w:w="201"/>
              <w:gridCol w:w="201"/>
              <w:gridCol w:w="201"/>
              <w:gridCol w:w="201"/>
              <w:gridCol w:w="200"/>
              <w:gridCol w:w="200"/>
              <w:gridCol w:w="200"/>
            </w:tblGrid>
            <w:tr w:rsidR="001A20E6" w14:paraId="73104BE4" w14:textId="77777777">
              <w:tc>
                <w:tcPr>
                  <w:tcW w:w="700" w:type="pct"/>
                  <w:tcMar>
                    <w:top w:w="50" w:type="dxa"/>
                    <w:left w:w="20" w:type="dxa"/>
                    <w:bottom w:w="50" w:type="dxa"/>
                    <w:right w:w="20" w:type="dxa"/>
                  </w:tcMar>
                </w:tcPr>
                <w:p w14:paraId="7B161111" w14:textId="77777777" w:rsidR="001A20E6" w:rsidRDefault="00000000">
                  <w:pPr>
                    <w:pStyle w:val="TableCellBirdsEyeDay"/>
                  </w:pPr>
                  <w:r>
                    <w:t>S</w:t>
                  </w:r>
                </w:p>
              </w:tc>
              <w:tc>
                <w:tcPr>
                  <w:tcW w:w="700" w:type="pct"/>
                  <w:tcMar>
                    <w:top w:w="50" w:type="dxa"/>
                    <w:left w:w="20" w:type="dxa"/>
                    <w:bottom w:w="50" w:type="dxa"/>
                    <w:right w:w="20" w:type="dxa"/>
                  </w:tcMar>
                </w:tcPr>
                <w:p w14:paraId="1899C598" w14:textId="77777777" w:rsidR="001A20E6" w:rsidRDefault="00000000">
                  <w:pPr>
                    <w:pStyle w:val="TableCellBirdsEyeDay"/>
                  </w:pPr>
                  <w:r>
                    <w:t>M</w:t>
                  </w:r>
                </w:p>
              </w:tc>
              <w:tc>
                <w:tcPr>
                  <w:tcW w:w="700" w:type="pct"/>
                  <w:tcMar>
                    <w:top w:w="50" w:type="dxa"/>
                    <w:left w:w="20" w:type="dxa"/>
                    <w:bottom w:w="50" w:type="dxa"/>
                    <w:right w:w="20" w:type="dxa"/>
                  </w:tcMar>
                </w:tcPr>
                <w:p w14:paraId="5E3E1AD4" w14:textId="77777777" w:rsidR="001A20E6" w:rsidRDefault="00000000">
                  <w:pPr>
                    <w:pStyle w:val="TableCellBirdsEyeDay"/>
                  </w:pPr>
                  <w:r>
                    <w:t>T</w:t>
                  </w:r>
                </w:p>
              </w:tc>
              <w:tc>
                <w:tcPr>
                  <w:tcW w:w="700" w:type="pct"/>
                  <w:tcMar>
                    <w:top w:w="50" w:type="dxa"/>
                    <w:left w:w="20" w:type="dxa"/>
                    <w:bottom w:w="50" w:type="dxa"/>
                    <w:right w:w="20" w:type="dxa"/>
                  </w:tcMar>
                </w:tcPr>
                <w:p w14:paraId="0F982337" w14:textId="77777777" w:rsidR="001A20E6" w:rsidRDefault="00000000">
                  <w:pPr>
                    <w:pStyle w:val="TableCellBirdsEyeDay"/>
                  </w:pPr>
                  <w:r>
                    <w:t>W</w:t>
                  </w:r>
                </w:p>
              </w:tc>
              <w:tc>
                <w:tcPr>
                  <w:tcW w:w="700" w:type="pct"/>
                  <w:tcMar>
                    <w:top w:w="50" w:type="dxa"/>
                    <w:left w:w="20" w:type="dxa"/>
                    <w:bottom w:w="50" w:type="dxa"/>
                    <w:right w:w="20" w:type="dxa"/>
                  </w:tcMar>
                </w:tcPr>
                <w:p w14:paraId="5A8BB38B" w14:textId="77777777" w:rsidR="001A20E6" w:rsidRDefault="00000000">
                  <w:pPr>
                    <w:pStyle w:val="TableCellBirdsEyeDay"/>
                  </w:pPr>
                  <w:r>
                    <w:t>T</w:t>
                  </w:r>
                </w:p>
              </w:tc>
              <w:tc>
                <w:tcPr>
                  <w:tcW w:w="700" w:type="pct"/>
                  <w:tcMar>
                    <w:top w:w="50" w:type="dxa"/>
                    <w:left w:w="20" w:type="dxa"/>
                    <w:bottom w:w="50" w:type="dxa"/>
                    <w:right w:w="20" w:type="dxa"/>
                  </w:tcMar>
                </w:tcPr>
                <w:p w14:paraId="3C73CF09" w14:textId="77777777" w:rsidR="001A20E6" w:rsidRDefault="00000000">
                  <w:pPr>
                    <w:pStyle w:val="TableCellBirdsEyeDay"/>
                  </w:pPr>
                  <w:r>
                    <w:t>F</w:t>
                  </w:r>
                </w:p>
              </w:tc>
              <w:tc>
                <w:tcPr>
                  <w:tcW w:w="700" w:type="pct"/>
                  <w:tcMar>
                    <w:top w:w="50" w:type="dxa"/>
                    <w:left w:w="20" w:type="dxa"/>
                    <w:bottom w:w="50" w:type="dxa"/>
                    <w:right w:w="20" w:type="dxa"/>
                  </w:tcMar>
                </w:tcPr>
                <w:p w14:paraId="41DA698E" w14:textId="77777777" w:rsidR="001A20E6" w:rsidRDefault="00000000">
                  <w:pPr>
                    <w:pStyle w:val="TableCellBirdsEyeDay"/>
                  </w:pPr>
                  <w:r>
                    <w:t>S</w:t>
                  </w:r>
                </w:p>
              </w:tc>
            </w:tr>
            <w:tr w:rsidR="001A20E6" w14:paraId="232A4E60" w14:textId="77777777">
              <w:tc>
                <w:tcPr>
                  <w:tcW w:w="700" w:type="pct"/>
                  <w:tcMar>
                    <w:top w:w="20" w:type="dxa"/>
                    <w:left w:w="10" w:type="dxa"/>
                    <w:bottom w:w="20" w:type="dxa"/>
                    <w:right w:w="10" w:type="dxa"/>
                  </w:tcMar>
                </w:tcPr>
                <w:p w14:paraId="533C6BD4" w14:textId="77777777" w:rsidR="001A20E6" w:rsidRDefault="001A20E6"/>
              </w:tc>
              <w:tc>
                <w:tcPr>
                  <w:tcW w:w="700" w:type="pct"/>
                  <w:tcMar>
                    <w:top w:w="20" w:type="dxa"/>
                    <w:left w:w="10" w:type="dxa"/>
                    <w:bottom w:w="20" w:type="dxa"/>
                    <w:right w:w="10" w:type="dxa"/>
                  </w:tcMar>
                </w:tcPr>
                <w:p w14:paraId="5001838C" w14:textId="77777777" w:rsidR="001A20E6" w:rsidRDefault="001A20E6"/>
              </w:tc>
              <w:tc>
                <w:tcPr>
                  <w:tcW w:w="700" w:type="pct"/>
                  <w:tcMar>
                    <w:top w:w="20" w:type="dxa"/>
                    <w:left w:w="10" w:type="dxa"/>
                    <w:bottom w:w="20" w:type="dxa"/>
                    <w:right w:w="10" w:type="dxa"/>
                  </w:tcMar>
                </w:tcPr>
                <w:p w14:paraId="65208266" w14:textId="77777777" w:rsidR="001A20E6" w:rsidRDefault="001A20E6"/>
              </w:tc>
              <w:tc>
                <w:tcPr>
                  <w:tcW w:w="700" w:type="pct"/>
                  <w:tcMar>
                    <w:top w:w="20" w:type="dxa"/>
                    <w:left w:w="10" w:type="dxa"/>
                    <w:bottom w:w="20" w:type="dxa"/>
                    <w:right w:w="10" w:type="dxa"/>
                  </w:tcMar>
                </w:tcPr>
                <w:p w14:paraId="2B377C84" w14:textId="77777777" w:rsidR="001A20E6" w:rsidRDefault="001A20E6"/>
              </w:tc>
              <w:tc>
                <w:tcPr>
                  <w:tcW w:w="700" w:type="pct"/>
                  <w:tcMar>
                    <w:top w:w="20" w:type="dxa"/>
                    <w:left w:w="10" w:type="dxa"/>
                    <w:bottom w:w="20" w:type="dxa"/>
                    <w:right w:w="10" w:type="dxa"/>
                  </w:tcMar>
                </w:tcPr>
                <w:p w14:paraId="0AB0984B" w14:textId="77777777" w:rsidR="001A20E6" w:rsidRDefault="00000000">
                  <w:pPr>
                    <w:pStyle w:val="TableCellBirdsEyeDayNumber"/>
                  </w:pPr>
                  <w:r>
                    <w:t>1</w:t>
                  </w:r>
                </w:p>
              </w:tc>
              <w:tc>
                <w:tcPr>
                  <w:tcW w:w="700" w:type="pct"/>
                  <w:tcMar>
                    <w:top w:w="20" w:type="dxa"/>
                    <w:left w:w="10" w:type="dxa"/>
                    <w:bottom w:w="20" w:type="dxa"/>
                    <w:right w:w="10" w:type="dxa"/>
                  </w:tcMar>
                </w:tcPr>
                <w:p w14:paraId="33CF1B89" w14:textId="77777777" w:rsidR="001A20E6" w:rsidRDefault="00000000">
                  <w:pPr>
                    <w:pStyle w:val="TableCellBirdsEyeDayNumber"/>
                  </w:pPr>
                  <w:r>
                    <w:t>2</w:t>
                  </w:r>
                </w:p>
              </w:tc>
              <w:tc>
                <w:tcPr>
                  <w:tcW w:w="700" w:type="pct"/>
                  <w:tcMar>
                    <w:top w:w="20" w:type="dxa"/>
                    <w:left w:w="10" w:type="dxa"/>
                    <w:bottom w:w="20" w:type="dxa"/>
                    <w:right w:w="10" w:type="dxa"/>
                  </w:tcMar>
                </w:tcPr>
                <w:p w14:paraId="2B6029A4" w14:textId="77777777" w:rsidR="001A20E6" w:rsidRDefault="00000000">
                  <w:pPr>
                    <w:pStyle w:val="TableCellBirdsEyeDayNumber"/>
                  </w:pPr>
                  <w:r>
                    <w:t>3</w:t>
                  </w:r>
                </w:p>
              </w:tc>
            </w:tr>
            <w:tr w:rsidR="001A20E6" w14:paraId="31C40F2F" w14:textId="77777777">
              <w:tc>
                <w:tcPr>
                  <w:tcW w:w="700" w:type="pct"/>
                  <w:tcMar>
                    <w:top w:w="20" w:type="dxa"/>
                    <w:left w:w="10" w:type="dxa"/>
                    <w:bottom w:w="20" w:type="dxa"/>
                    <w:right w:w="10" w:type="dxa"/>
                  </w:tcMar>
                </w:tcPr>
                <w:p w14:paraId="290D6B87" w14:textId="77777777" w:rsidR="001A20E6" w:rsidRDefault="00000000">
                  <w:pPr>
                    <w:pStyle w:val="TableCellBirdsEyeDayNumber"/>
                  </w:pPr>
                  <w:r>
                    <w:t>4</w:t>
                  </w:r>
                </w:p>
              </w:tc>
              <w:tc>
                <w:tcPr>
                  <w:tcW w:w="700" w:type="pct"/>
                  <w:tcMar>
                    <w:top w:w="20" w:type="dxa"/>
                    <w:left w:w="10" w:type="dxa"/>
                    <w:bottom w:w="20" w:type="dxa"/>
                    <w:right w:w="10" w:type="dxa"/>
                  </w:tcMar>
                </w:tcPr>
                <w:p w14:paraId="02E2EBCB" w14:textId="77777777" w:rsidR="001A20E6" w:rsidRDefault="00000000">
                  <w:pPr>
                    <w:pStyle w:val="TableCellBirdsEyeDayNumber"/>
                  </w:pPr>
                  <w:r>
                    <w:t>5</w:t>
                  </w:r>
                </w:p>
              </w:tc>
              <w:tc>
                <w:tcPr>
                  <w:tcW w:w="700" w:type="pct"/>
                  <w:tcMar>
                    <w:top w:w="20" w:type="dxa"/>
                    <w:left w:w="10" w:type="dxa"/>
                    <w:bottom w:w="20" w:type="dxa"/>
                    <w:right w:w="10" w:type="dxa"/>
                  </w:tcMar>
                </w:tcPr>
                <w:p w14:paraId="567C84BD" w14:textId="77777777" w:rsidR="001A20E6" w:rsidRDefault="00000000">
                  <w:pPr>
                    <w:pStyle w:val="TableCellBirdsEyeDayNumber"/>
                  </w:pPr>
                  <w:r>
                    <w:t>6</w:t>
                  </w:r>
                </w:p>
              </w:tc>
              <w:tc>
                <w:tcPr>
                  <w:tcW w:w="700" w:type="pct"/>
                  <w:tcMar>
                    <w:top w:w="20" w:type="dxa"/>
                    <w:left w:w="10" w:type="dxa"/>
                    <w:bottom w:w="20" w:type="dxa"/>
                    <w:right w:w="10" w:type="dxa"/>
                  </w:tcMar>
                </w:tcPr>
                <w:p w14:paraId="01FD3722" w14:textId="77777777" w:rsidR="001A20E6" w:rsidRDefault="00000000">
                  <w:pPr>
                    <w:pStyle w:val="TableCellBirdsEyeDayNumber"/>
                  </w:pPr>
                  <w:r>
                    <w:t>7</w:t>
                  </w:r>
                </w:p>
              </w:tc>
              <w:tc>
                <w:tcPr>
                  <w:tcW w:w="700" w:type="pct"/>
                  <w:tcMar>
                    <w:top w:w="20" w:type="dxa"/>
                    <w:left w:w="10" w:type="dxa"/>
                    <w:bottom w:w="20" w:type="dxa"/>
                    <w:right w:w="10" w:type="dxa"/>
                  </w:tcMar>
                </w:tcPr>
                <w:p w14:paraId="6A38D01E" w14:textId="77777777" w:rsidR="001A20E6" w:rsidRDefault="00000000">
                  <w:pPr>
                    <w:pStyle w:val="TableCellBirdsEyeDayNumber"/>
                  </w:pPr>
                  <w:r>
                    <w:t>8</w:t>
                  </w:r>
                </w:p>
              </w:tc>
              <w:tc>
                <w:tcPr>
                  <w:tcW w:w="700" w:type="pct"/>
                  <w:tcMar>
                    <w:top w:w="20" w:type="dxa"/>
                    <w:left w:w="10" w:type="dxa"/>
                    <w:bottom w:w="20" w:type="dxa"/>
                    <w:right w:w="10" w:type="dxa"/>
                  </w:tcMar>
                </w:tcPr>
                <w:p w14:paraId="2094F4A8" w14:textId="77777777" w:rsidR="001A20E6" w:rsidRDefault="00000000">
                  <w:pPr>
                    <w:pStyle w:val="TableCellBirdsEyeDayNumber"/>
                  </w:pPr>
                  <w:r>
                    <w:t>9</w:t>
                  </w:r>
                </w:p>
              </w:tc>
              <w:tc>
                <w:tcPr>
                  <w:tcW w:w="700" w:type="pct"/>
                  <w:tcMar>
                    <w:top w:w="20" w:type="dxa"/>
                    <w:left w:w="10" w:type="dxa"/>
                    <w:bottom w:w="20" w:type="dxa"/>
                    <w:right w:w="10" w:type="dxa"/>
                  </w:tcMar>
                </w:tcPr>
                <w:p w14:paraId="0D7A8EC7" w14:textId="77777777" w:rsidR="001A20E6" w:rsidRDefault="00000000">
                  <w:pPr>
                    <w:pStyle w:val="TableCellBirdsEyeDayNumber"/>
                  </w:pPr>
                  <w:r>
                    <w:t>10</w:t>
                  </w:r>
                </w:p>
              </w:tc>
            </w:tr>
            <w:tr w:rsidR="001A20E6" w14:paraId="3AA0F57D" w14:textId="77777777">
              <w:tc>
                <w:tcPr>
                  <w:tcW w:w="700" w:type="pct"/>
                  <w:tcMar>
                    <w:top w:w="20" w:type="dxa"/>
                    <w:left w:w="10" w:type="dxa"/>
                    <w:bottom w:w="20" w:type="dxa"/>
                    <w:right w:w="10" w:type="dxa"/>
                  </w:tcMar>
                </w:tcPr>
                <w:p w14:paraId="49873BF7" w14:textId="77777777" w:rsidR="001A20E6" w:rsidRDefault="00000000">
                  <w:pPr>
                    <w:pStyle w:val="TableCellBirdsEyeDayNumber"/>
                  </w:pPr>
                  <w:r>
                    <w:t>11</w:t>
                  </w:r>
                </w:p>
              </w:tc>
              <w:tc>
                <w:tcPr>
                  <w:tcW w:w="700" w:type="pct"/>
                  <w:tcMar>
                    <w:top w:w="20" w:type="dxa"/>
                    <w:left w:w="10" w:type="dxa"/>
                    <w:bottom w:w="20" w:type="dxa"/>
                    <w:right w:w="10" w:type="dxa"/>
                  </w:tcMar>
                </w:tcPr>
                <w:p w14:paraId="64144DEB" w14:textId="77777777" w:rsidR="001A20E6" w:rsidRDefault="00000000">
                  <w:pPr>
                    <w:pStyle w:val="TableCellBirdsEyeDayNumber"/>
                  </w:pPr>
                  <w:r>
                    <w:t>12</w:t>
                  </w:r>
                </w:p>
              </w:tc>
              <w:tc>
                <w:tcPr>
                  <w:tcW w:w="700" w:type="pct"/>
                  <w:tcMar>
                    <w:top w:w="20" w:type="dxa"/>
                    <w:left w:w="10" w:type="dxa"/>
                    <w:bottom w:w="20" w:type="dxa"/>
                    <w:right w:w="10" w:type="dxa"/>
                  </w:tcMar>
                </w:tcPr>
                <w:p w14:paraId="79FE0C61" w14:textId="77777777" w:rsidR="001A20E6" w:rsidRDefault="00000000">
                  <w:pPr>
                    <w:pStyle w:val="TableCellBirdsEyeDayNumber"/>
                  </w:pPr>
                  <w:r>
                    <w:t>13</w:t>
                  </w:r>
                </w:p>
              </w:tc>
              <w:tc>
                <w:tcPr>
                  <w:tcW w:w="700" w:type="pct"/>
                  <w:tcMar>
                    <w:top w:w="20" w:type="dxa"/>
                    <w:left w:w="10" w:type="dxa"/>
                    <w:bottom w:w="20" w:type="dxa"/>
                    <w:right w:w="10" w:type="dxa"/>
                  </w:tcMar>
                </w:tcPr>
                <w:p w14:paraId="222DE78A" w14:textId="77777777" w:rsidR="001A20E6" w:rsidRDefault="00000000">
                  <w:pPr>
                    <w:pStyle w:val="TableCellBirdsEyeDayNumber"/>
                  </w:pPr>
                  <w:r>
                    <w:t>14</w:t>
                  </w:r>
                </w:p>
              </w:tc>
              <w:tc>
                <w:tcPr>
                  <w:tcW w:w="700" w:type="pct"/>
                  <w:tcMar>
                    <w:top w:w="20" w:type="dxa"/>
                    <w:left w:w="10" w:type="dxa"/>
                    <w:bottom w:w="20" w:type="dxa"/>
                    <w:right w:w="10" w:type="dxa"/>
                  </w:tcMar>
                </w:tcPr>
                <w:p w14:paraId="56186E2D" w14:textId="77777777" w:rsidR="001A20E6" w:rsidRDefault="00000000">
                  <w:pPr>
                    <w:pStyle w:val="TableCellBirdsEyeDayNumber"/>
                  </w:pPr>
                  <w:r>
                    <w:t>15</w:t>
                  </w:r>
                </w:p>
              </w:tc>
              <w:tc>
                <w:tcPr>
                  <w:tcW w:w="700" w:type="pct"/>
                  <w:tcMar>
                    <w:top w:w="20" w:type="dxa"/>
                    <w:left w:w="10" w:type="dxa"/>
                    <w:bottom w:w="20" w:type="dxa"/>
                    <w:right w:w="10" w:type="dxa"/>
                  </w:tcMar>
                </w:tcPr>
                <w:p w14:paraId="02479469" w14:textId="77777777" w:rsidR="001A20E6" w:rsidRDefault="00000000">
                  <w:pPr>
                    <w:pStyle w:val="TableCellBirdsEyeDayNumber"/>
                  </w:pPr>
                  <w:r>
                    <w:t>16</w:t>
                  </w:r>
                </w:p>
              </w:tc>
              <w:tc>
                <w:tcPr>
                  <w:tcW w:w="700" w:type="pct"/>
                  <w:tcMar>
                    <w:top w:w="20" w:type="dxa"/>
                    <w:left w:w="10" w:type="dxa"/>
                    <w:bottom w:w="20" w:type="dxa"/>
                    <w:right w:w="10" w:type="dxa"/>
                  </w:tcMar>
                </w:tcPr>
                <w:p w14:paraId="0F152E61" w14:textId="77777777" w:rsidR="001A20E6" w:rsidRDefault="00000000">
                  <w:pPr>
                    <w:pStyle w:val="TableCellBirdsEyeDayNumber"/>
                  </w:pPr>
                  <w:r>
                    <w:t>17</w:t>
                  </w:r>
                </w:p>
              </w:tc>
            </w:tr>
            <w:tr w:rsidR="001A20E6" w14:paraId="2DE6676E" w14:textId="77777777">
              <w:tc>
                <w:tcPr>
                  <w:tcW w:w="700" w:type="pct"/>
                  <w:tcMar>
                    <w:top w:w="20" w:type="dxa"/>
                    <w:left w:w="10" w:type="dxa"/>
                    <w:bottom w:w="20" w:type="dxa"/>
                    <w:right w:w="10" w:type="dxa"/>
                  </w:tcMar>
                </w:tcPr>
                <w:p w14:paraId="4BF69A5F" w14:textId="77777777" w:rsidR="001A20E6" w:rsidRDefault="00000000">
                  <w:pPr>
                    <w:pStyle w:val="TableCellBirdsEyeDayNumber"/>
                  </w:pPr>
                  <w:r>
                    <w:t>18</w:t>
                  </w:r>
                </w:p>
              </w:tc>
              <w:tc>
                <w:tcPr>
                  <w:tcW w:w="700" w:type="pct"/>
                  <w:tcMar>
                    <w:top w:w="20" w:type="dxa"/>
                    <w:left w:w="10" w:type="dxa"/>
                    <w:bottom w:w="20" w:type="dxa"/>
                    <w:right w:w="10" w:type="dxa"/>
                  </w:tcMar>
                </w:tcPr>
                <w:p w14:paraId="4E8CFFCF" w14:textId="77777777" w:rsidR="001A20E6" w:rsidRDefault="00000000">
                  <w:pPr>
                    <w:pStyle w:val="TableCellBirdsEyeDayNumber"/>
                  </w:pPr>
                  <w:r>
                    <w:t>19</w:t>
                  </w:r>
                </w:p>
              </w:tc>
              <w:tc>
                <w:tcPr>
                  <w:tcW w:w="700" w:type="pct"/>
                  <w:tcMar>
                    <w:top w:w="20" w:type="dxa"/>
                    <w:left w:w="10" w:type="dxa"/>
                    <w:bottom w:w="20" w:type="dxa"/>
                    <w:right w:w="10" w:type="dxa"/>
                  </w:tcMar>
                </w:tcPr>
                <w:p w14:paraId="123E851D" w14:textId="77777777" w:rsidR="001A20E6" w:rsidRDefault="00000000">
                  <w:pPr>
                    <w:pStyle w:val="TableCellBirdsEyeDayNumber"/>
                  </w:pPr>
                  <w:r>
                    <w:t>20</w:t>
                  </w:r>
                </w:p>
              </w:tc>
              <w:tc>
                <w:tcPr>
                  <w:tcW w:w="700" w:type="pct"/>
                  <w:tcMar>
                    <w:top w:w="20" w:type="dxa"/>
                    <w:left w:w="10" w:type="dxa"/>
                    <w:bottom w:w="20" w:type="dxa"/>
                    <w:right w:w="10" w:type="dxa"/>
                  </w:tcMar>
                </w:tcPr>
                <w:p w14:paraId="03856602" w14:textId="77777777" w:rsidR="001A20E6" w:rsidRDefault="00000000">
                  <w:pPr>
                    <w:pStyle w:val="TableCellBirdsEyeDayNumber"/>
                  </w:pPr>
                  <w:r>
                    <w:t>21</w:t>
                  </w:r>
                </w:p>
              </w:tc>
              <w:tc>
                <w:tcPr>
                  <w:tcW w:w="700" w:type="pct"/>
                  <w:tcMar>
                    <w:top w:w="20" w:type="dxa"/>
                    <w:left w:w="10" w:type="dxa"/>
                    <w:bottom w:w="20" w:type="dxa"/>
                    <w:right w:w="10" w:type="dxa"/>
                  </w:tcMar>
                </w:tcPr>
                <w:p w14:paraId="2FA6FE3E" w14:textId="77777777" w:rsidR="001A20E6" w:rsidRDefault="00000000">
                  <w:pPr>
                    <w:pStyle w:val="TableCellBirdsEyeDayNumber"/>
                  </w:pPr>
                  <w:r>
                    <w:t>22</w:t>
                  </w:r>
                </w:p>
              </w:tc>
              <w:tc>
                <w:tcPr>
                  <w:tcW w:w="700" w:type="pct"/>
                  <w:tcMar>
                    <w:top w:w="20" w:type="dxa"/>
                    <w:left w:w="10" w:type="dxa"/>
                    <w:bottom w:w="20" w:type="dxa"/>
                    <w:right w:w="10" w:type="dxa"/>
                  </w:tcMar>
                </w:tcPr>
                <w:p w14:paraId="34746E1C" w14:textId="77777777" w:rsidR="001A20E6" w:rsidRDefault="00000000">
                  <w:pPr>
                    <w:pStyle w:val="TableCellBirdsEyeDayNumber"/>
                  </w:pPr>
                  <w:r>
                    <w:t>23</w:t>
                  </w:r>
                </w:p>
              </w:tc>
              <w:tc>
                <w:tcPr>
                  <w:tcW w:w="700" w:type="pct"/>
                  <w:tcMar>
                    <w:top w:w="20" w:type="dxa"/>
                    <w:left w:w="10" w:type="dxa"/>
                    <w:bottom w:w="20" w:type="dxa"/>
                    <w:right w:w="10" w:type="dxa"/>
                  </w:tcMar>
                </w:tcPr>
                <w:p w14:paraId="71B0FCFD" w14:textId="77777777" w:rsidR="001A20E6" w:rsidRDefault="00000000">
                  <w:pPr>
                    <w:pStyle w:val="TableCellBirdsEyeDayNumber"/>
                  </w:pPr>
                  <w:r>
                    <w:t>24</w:t>
                  </w:r>
                </w:p>
              </w:tc>
            </w:tr>
            <w:tr w:rsidR="001A20E6" w14:paraId="76A84148" w14:textId="77777777">
              <w:tc>
                <w:tcPr>
                  <w:tcW w:w="700" w:type="pct"/>
                  <w:tcMar>
                    <w:top w:w="20" w:type="dxa"/>
                    <w:left w:w="10" w:type="dxa"/>
                    <w:bottom w:w="20" w:type="dxa"/>
                    <w:right w:w="10" w:type="dxa"/>
                  </w:tcMar>
                </w:tcPr>
                <w:p w14:paraId="7B1AA1A0" w14:textId="77777777" w:rsidR="001A20E6" w:rsidRDefault="00000000">
                  <w:pPr>
                    <w:pStyle w:val="TableCellBirdsEyeDayNumber"/>
                  </w:pPr>
                  <w:r>
                    <w:t>25</w:t>
                  </w:r>
                </w:p>
              </w:tc>
              <w:tc>
                <w:tcPr>
                  <w:tcW w:w="700" w:type="pct"/>
                  <w:tcMar>
                    <w:top w:w="20" w:type="dxa"/>
                    <w:left w:w="10" w:type="dxa"/>
                    <w:bottom w:w="20" w:type="dxa"/>
                    <w:right w:w="10" w:type="dxa"/>
                  </w:tcMar>
                </w:tcPr>
                <w:p w14:paraId="47B77FF2" w14:textId="77777777" w:rsidR="001A20E6" w:rsidRDefault="00000000">
                  <w:pPr>
                    <w:pStyle w:val="TableCellBirdsEyeDayNumber"/>
                  </w:pPr>
                  <w:r>
                    <w:t>26</w:t>
                  </w:r>
                </w:p>
              </w:tc>
              <w:tc>
                <w:tcPr>
                  <w:tcW w:w="700" w:type="pct"/>
                  <w:tcMar>
                    <w:top w:w="20" w:type="dxa"/>
                    <w:left w:w="10" w:type="dxa"/>
                    <w:bottom w:w="20" w:type="dxa"/>
                    <w:right w:w="10" w:type="dxa"/>
                  </w:tcMar>
                </w:tcPr>
                <w:p w14:paraId="65B43450" w14:textId="77777777" w:rsidR="001A20E6" w:rsidRDefault="00000000">
                  <w:pPr>
                    <w:pStyle w:val="TableCellBirdsEyeDayNumber"/>
                  </w:pPr>
                  <w:r>
                    <w:t>27</w:t>
                  </w:r>
                </w:p>
              </w:tc>
              <w:tc>
                <w:tcPr>
                  <w:tcW w:w="700" w:type="pct"/>
                  <w:tcMar>
                    <w:top w:w="20" w:type="dxa"/>
                    <w:left w:w="10" w:type="dxa"/>
                    <w:bottom w:w="20" w:type="dxa"/>
                    <w:right w:w="10" w:type="dxa"/>
                  </w:tcMar>
                </w:tcPr>
                <w:p w14:paraId="4D47D341" w14:textId="77777777" w:rsidR="001A20E6" w:rsidRDefault="00000000">
                  <w:pPr>
                    <w:pStyle w:val="TableCellBirdsEyeDayNumber"/>
                  </w:pPr>
                  <w:r>
                    <w:t>28</w:t>
                  </w:r>
                </w:p>
              </w:tc>
              <w:tc>
                <w:tcPr>
                  <w:tcW w:w="700" w:type="pct"/>
                  <w:tcMar>
                    <w:top w:w="20" w:type="dxa"/>
                    <w:left w:w="10" w:type="dxa"/>
                    <w:bottom w:w="20" w:type="dxa"/>
                    <w:right w:w="10" w:type="dxa"/>
                  </w:tcMar>
                </w:tcPr>
                <w:p w14:paraId="5780378F" w14:textId="77777777" w:rsidR="001A20E6" w:rsidRDefault="00000000">
                  <w:pPr>
                    <w:pStyle w:val="TableCellBirdsEyeDayNumber"/>
                  </w:pPr>
                  <w:r>
                    <w:t>29</w:t>
                  </w:r>
                </w:p>
              </w:tc>
              <w:tc>
                <w:tcPr>
                  <w:tcW w:w="700" w:type="pct"/>
                  <w:tcMar>
                    <w:top w:w="20" w:type="dxa"/>
                    <w:left w:w="10" w:type="dxa"/>
                    <w:bottom w:w="20" w:type="dxa"/>
                    <w:right w:w="10" w:type="dxa"/>
                  </w:tcMar>
                </w:tcPr>
                <w:p w14:paraId="6CE045B5" w14:textId="77777777" w:rsidR="001A20E6" w:rsidRDefault="00000000">
                  <w:pPr>
                    <w:pStyle w:val="TableCellBirdsEyeDayNumber"/>
                  </w:pPr>
                  <w:r>
                    <w:t>30</w:t>
                  </w:r>
                </w:p>
              </w:tc>
              <w:tc>
                <w:tcPr>
                  <w:tcW w:w="700" w:type="pct"/>
                  <w:tcMar>
                    <w:top w:w="20" w:type="dxa"/>
                    <w:left w:w="10" w:type="dxa"/>
                    <w:bottom w:w="20" w:type="dxa"/>
                    <w:right w:w="10" w:type="dxa"/>
                  </w:tcMar>
                </w:tcPr>
                <w:p w14:paraId="72DF2C02" w14:textId="77777777" w:rsidR="001A20E6" w:rsidRDefault="001A20E6"/>
              </w:tc>
            </w:tr>
          </w:tbl>
          <w:p w14:paraId="2FDD7166" w14:textId="77777777" w:rsidR="001A20E6" w:rsidRDefault="001A20E6"/>
        </w:tc>
        <w:tc>
          <w:tcPr>
            <w:tcW w:w="800" w:type="pct"/>
            <w:tcMar>
              <w:top w:w="100" w:type="dxa"/>
              <w:left w:w="50" w:type="dxa"/>
              <w:bottom w:w="100" w:type="dxa"/>
              <w:right w:w="50" w:type="dxa"/>
            </w:tcMar>
          </w:tcPr>
          <w:tbl>
            <w:tblPr>
              <w:tblW w:w="5000" w:type="pct"/>
              <w:tblCellMar>
                <w:left w:w="10" w:type="dxa"/>
                <w:right w:w="10" w:type="dxa"/>
              </w:tblCellMar>
              <w:tblLook w:val="04A0" w:firstRow="1" w:lastRow="0" w:firstColumn="1" w:lastColumn="0" w:noHBand="0" w:noVBand="1"/>
            </w:tblPr>
            <w:tblGrid>
              <w:gridCol w:w="201"/>
              <w:gridCol w:w="201"/>
              <w:gridCol w:w="201"/>
              <w:gridCol w:w="201"/>
              <w:gridCol w:w="200"/>
              <w:gridCol w:w="200"/>
              <w:gridCol w:w="200"/>
            </w:tblGrid>
            <w:tr w:rsidR="001A20E6" w14:paraId="6AAE895D" w14:textId="77777777">
              <w:tc>
                <w:tcPr>
                  <w:tcW w:w="700" w:type="pct"/>
                  <w:tcMar>
                    <w:top w:w="50" w:type="dxa"/>
                    <w:left w:w="20" w:type="dxa"/>
                    <w:bottom w:w="50" w:type="dxa"/>
                    <w:right w:w="20" w:type="dxa"/>
                  </w:tcMar>
                </w:tcPr>
                <w:p w14:paraId="5D5434D6" w14:textId="77777777" w:rsidR="001A20E6" w:rsidRDefault="00000000">
                  <w:pPr>
                    <w:pStyle w:val="TableCellBirdsEyeDay"/>
                  </w:pPr>
                  <w:r>
                    <w:t>S</w:t>
                  </w:r>
                </w:p>
              </w:tc>
              <w:tc>
                <w:tcPr>
                  <w:tcW w:w="700" w:type="pct"/>
                  <w:tcMar>
                    <w:top w:w="50" w:type="dxa"/>
                    <w:left w:w="20" w:type="dxa"/>
                    <w:bottom w:w="50" w:type="dxa"/>
                    <w:right w:w="20" w:type="dxa"/>
                  </w:tcMar>
                </w:tcPr>
                <w:p w14:paraId="027BED55" w14:textId="77777777" w:rsidR="001A20E6" w:rsidRDefault="00000000">
                  <w:pPr>
                    <w:pStyle w:val="TableCellBirdsEyeDay"/>
                  </w:pPr>
                  <w:r>
                    <w:t>M</w:t>
                  </w:r>
                </w:p>
              </w:tc>
              <w:tc>
                <w:tcPr>
                  <w:tcW w:w="700" w:type="pct"/>
                  <w:tcMar>
                    <w:top w:w="50" w:type="dxa"/>
                    <w:left w:w="20" w:type="dxa"/>
                    <w:bottom w:w="50" w:type="dxa"/>
                    <w:right w:w="20" w:type="dxa"/>
                  </w:tcMar>
                </w:tcPr>
                <w:p w14:paraId="674C8575" w14:textId="77777777" w:rsidR="001A20E6" w:rsidRDefault="00000000">
                  <w:pPr>
                    <w:pStyle w:val="TableCellBirdsEyeDay"/>
                  </w:pPr>
                  <w:r>
                    <w:t>T</w:t>
                  </w:r>
                </w:p>
              </w:tc>
              <w:tc>
                <w:tcPr>
                  <w:tcW w:w="700" w:type="pct"/>
                  <w:tcMar>
                    <w:top w:w="50" w:type="dxa"/>
                    <w:left w:w="20" w:type="dxa"/>
                    <w:bottom w:w="50" w:type="dxa"/>
                    <w:right w:w="20" w:type="dxa"/>
                  </w:tcMar>
                </w:tcPr>
                <w:p w14:paraId="7DA8C074" w14:textId="77777777" w:rsidR="001A20E6" w:rsidRDefault="00000000">
                  <w:pPr>
                    <w:pStyle w:val="TableCellBirdsEyeDay"/>
                  </w:pPr>
                  <w:r>
                    <w:t>W</w:t>
                  </w:r>
                </w:p>
              </w:tc>
              <w:tc>
                <w:tcPr>
                  <w:tcW w:w="700" w:type="pct"/>
                  <w:tcMar>
                    <w:top w:w="50" w:type="dxa"/>
                    <w:left w:w="20" w:type="dxa"/>
                    <w:bottom w:w="50" w:type="dxa"/>
                    <w:right w:w="20" w:type="dxa"/>
                  </w:tcMar>
                </w:tcPr>
                <w:p w14:paraId="4DEC2903" w14:textId="77777777" w:rsidR="001A20E6" w:rsidRDefault="00000000">
                  <w:pPr>
                    <w:pStyle w:val="TableCellBirdsEyeDay"/>
                  </w:pPr>
                  <w:r>
                    <w:t>T</w:t>
                  </w:r>
                </w:p>
              </w:tc>
              <w:tc>
                <w:tcPr>
                  <w:tcW w:w="700" w:type="pct"/>
                  <w:tcMar>
                    <w:top w:w="50" w:type="dxa"/>
                    <w:left w:w="20" w:type="dxa"/>
                    <w:bottom w:w="50" w:type="dxa"/>
                    <w:right w:w="20" w:type="dxa"/>
                  </w:tcMar>
                </w:tcPr>
                <w:p w14:paraId="77EE3021" w14:textId="77777777" w:rsidR="001A20E6" w:rsidRDefault="00000000">
                  <w:pPr>
                    <w:pStyle w:val="TableCellBirdsEyeDay"/>
                  </w:pPr>
                  <w:r>
                    <w:t>F</w:t>
                  </w:r>
                </w:p>
              </w:tc>
              <w:tc>
                <w:tcPr>
                  <w:tcW w:w="700" w:type="pct"/>
                  <w:tcMar>
                    <w:top w:w="50" w:type="dxa"/>
                    <w:left w:w="20" w:type="dxa"/>
                    <w:bottom w:w="50" w:type="dxa"/>
                    <w:right w:w="20" w:type="dxa"/>
                  </w:tcMar>
                </w:tcPr>
                <w:p w14:paraId="07B94C3E" w14:textId="77777777" w:rsidR="001A20E6" w:rsidRDefault="00000000">
                  <w:pPr>
                    <w:pStyle w:val="TableCellBirdsEyeDay"/>
                  </w:pPr>
                  <w:r>
                    <w:t>S</w:t>
                  </w:r>
                </w:p>
              </w:tc>
            </w:tr>
            <w:tr w:rsidR="001A20E6" w14:paraId="413A574E" w14:textId="77777777">
              <w:tc>
                <w:tcPr>
                  <w:tcW w:w="700" w:type="pct"/>
                  <w:tcMar>
                    <w:top w:w="20" w:type="dxa"/>
                    <w:left w:w="10" w:type="dxa"/>
                    <w:bottom w:w="20" w:type="dxa"/>
                    <w:right w:w="10" w:type="dxa"/>
                  </w:tcMar>
                </w:tcPr>
                <w:p w14:paraId="44D8A062" w14:textId="77777777" w:rsidR="001A20E6" w:rsidRDefault="001A20E6"/>
              </w:tc>
              <w:tc>
                <w:tcPr>
                  <w:tcW w:w="700" w:type="pct"/>
                  <w:tcMar>
                    <w:top w:w="20" w:type="dxa"/>
                    <w:left w:w="10" w:type="dxa"/>
                    <w:bottom w:w="20" w:type="dxa"/>
                    <w:right w:w="10" w:type="dxa"/>
                  </w:tcMar>
                </w:tcPr>
                <w:p w14:paraId="458DA326" w14:textId="77777777" w:rsidR="001A20E6" w:rsidRDefault="001A20E6"/>
              </w:tc>
              <w:tc>
                <w:tcPr>
                  <w:tcW w:w="700" w:type="pct"/>
                  <w:tcMar>
                    <w:top w:w="20" w:type="dxa"/>
                    <w:left w:w="10" w:type="dxa"/>
                    <w:bottom w:w="20" w:type="dxa"/>
                    <w:right w:w="10" w:type="dxa"/>
                  </w:tcMar>
                </w:tcPr>
                <w:p w14:paraId="65B8B096" w14:textId="77777777" w:rsidR="001A20E6" w:rsidRDefault="001A20E6"/>
              </w:tc>
              <w:tc>
                <w:tcPr>
                  <w:tcW w:w="700" w:type="pct"/>
                  <w:tcMar>
                    <w:top w:w="20" w:type="dxa"/>
                    <w:left w:w="10" w:type="dxa"/>
                    <w:bottom w:w="20" w:type="dxa"/>
                    <w:right w:w="10" w:type="dxa"/>
                  </w:tcMar>
                </w:tcPr>
                <w:p w14:paraId="795B44C7" w14:textId="77777777" w:rsidR="001A20E6" w:rsidRDefault="001A20E6"/>
              </w:tc>
              <w:tc>
                <w:tcPr>
                  <w:tcW w:w="700" w:type="pct"/>
                  <w:tcMar>
                    <w:top w:w="20" w:type="dxa"/>
                    <w:left w:w="10" w:type="dxa"/>
                    <w:bottom w:w="20" w:type="dxa"/>
                    <w:right w:w="10" w:type="dxa"/>
                  </w:tcMar>
                </w:tcPr>
                <w:p w14:paraId="3D6A81C6" w14:textId="77777777" w:rsidR="001A20E6" w:rsidRDefault="001A20E6"/>
              </w:tc>
              <w:tc>
                <w:tcPr>
                  <w:tcW w:w="700" w:type="pct"/>
                  <w:tcMar>
                    <w:top w:w="20" w:type="dxa"/>
                    <w:left w:w="10" w:type="dxa"/>
                    <w:bottom w:w="20" w:type="dxa"/>
                    <w:right w:w="10" w:type="dxa"/>
                  </w:tcMar>
                </w:tcPr>
                <w:p w14:paraId="3A016FF5" w14:textId="77777777" w:rsidR="001A20E6" w:rsidRDefault="001A20E6"/>
              </w:tc>
              <w:tc>
                <w:tcPr>
                  <w:tcW w:w="700" w:type="pct"/>
                  <w:tcMar>
                    <w:top w:w="20" w:type="dxa"/>
                    <w:left w:w="10" w:type="dxa"/>
                    <w:bottom w:w="20" w:type="dxa"/>
                    <w:right w:w="10" w:type="dxa"/>
                  </w:tcMar>
                </w:tcPr>
                <w:p w14:paraId="6430DA7A" w14:textId="77777777" w:rsidR="001A20E6" w:rsidRDefault="00000000">
                  <w:pPr>
                    <w:pStyle w:val="TableCellBirdsEyeDayNumber"/>
                  </w:pPr>
                  <w:r>
                    <w:t>1</w:t>
                  </w:r>
                </w:p>
              </w:tc>
            </w:tr>
            <w:tr w:rsidR="001A20E6" w14:paraId="6A12540D" w14:textId="77777777">
              <w:tc>
                <w:tcPr>
                  <w:tcW w:w="700" w:type="pct"/>
                  <w:tcMar>
                    <w:top w:w="20" w:type="dxa"/>
                    <w:left w:w="10" w:type="dxa"/>
                    <w:bottom w:w="20" w:type="dxa"/>
                    <w:right w:w="10" w:type="dxa"/>
                  </w:tcMar>
                </w:tcPr>
                <w:p w14:paraId="76343522" w14:textId="77777777" w:rsidR="001A20E6" w:rsidRDefault="00000000">
                  <w:pPr>
                    <w:pStyle w:val="TableCellBirdsEyeDayNumber"/>
                  </w:pPr>
                  <w:r>
                    <w:t>2</w:t>
                  </w:r>
                </w:p>
              </w:tc>
              <w:tc>
                <w:tcPr>
                  <w:tcW w:w="700" w:type="pct"/>
                  <w:tcMar>
                    <w:top w:w="20" w:type="dxa"/>
                    <w:left w:w="10" w:type="dxa"/>
                    <w:bottom w:w="20" w:type="dxa"/>
                    <w:right w:w="10" w:type="dxa"/>
                  </w:tcMar>
                </w:tcPr>
                <w:p w14:paraId="4BE74579" w14:textId="77777777" w:rsidR="001A20E6" w:rsidRDefault="00000000">
                  <w:pPr>
                    <w:pStyle w:val="TableCellBirdsEyeDayNumber"/>
                  </w:pPr>
                  <w:r>
                    <w:t>3</w:t>
                  </w:r>
                </w:p>
              </w:tc>
              <w:tc>
                <w:tcPr>
                  <w:tcW w:w="700" w:type="pct"/>
                  <w:tcMar>
                    <w:top w:w="20" w:type="dxa"/>
                    <w:left w:w="10" w:type="dxa"/>
                    <w:bottom w:w="20" w:type="dxa"/>
                    <w:right w:w="10" w:type="dxa"/>
                  </w:tcMar>
                </w:tcPr>
                <w:p w14:paraId="026110FF" w14:textId="77777777" w:rsidR="001A20E6" w:rsidRDefault="00000000">
                  <w:pPr>
                    <w:pStyle w:val="TableCellBirdsEyeDayNumber"/>
                  </w:pPr>
                  <w:r>
                    <w:t>4</w:t>
                  </w:r>
                </w:p>
              </w:tc>
              <w:tc>
                <w:tcPr>
                  <w:tcW w:w="700" w:type="pct"/>
                  <w:tcMar>
                    <w:top w:w="20" w:type="dxa"/>
                    <w:left w:w="10" w:type="dxa"/>
                    <w:bottom w:w="20" w:type="dxa"/>
                    <w:right w:w="10" w:type="dxa"/>
                  </w:tcMar>
                </w:tcPr>
                <w:p w14:paraId="60D5B88A" w14:textId="77777777" w:rsidR="001A20E6" w:rsidRDefault="00000000">
                  <w:pPr>
                    <w:pStyle w:val="TableCellBirdsEyeDayNumber"/>
                  </w:pPr>
                  <w:r>
                    <w:t>5</w:t>
                  </w:r>
                </w:p>
              </w:tc>
              <w:tc>
                <w:tcPr>
                  <w:tcW w:w="700" w:type="pct"/>
                  <w:tcMar>
                    <w:top w:w="20" w:type="dxa"/>
                    <w:left w:w="10" w:type="dxa"/>
                    <w:bottom w:w="20" w:type="dxa"/>
                    <w:right w:w="10" w:type="dxa"/>
                  </w:tcMar>
                </w:tcPr>
                <w:p w14:paraId="02155EEE" w14:textId="77777777" w:rsidR="001A20E6" w:rsidRDefault="00000000">
                  <w:pPr>
                    <w:pStyle w:val="TableCellBirdsEyeDayNumber"/>
                  </w:pPr>
                  <w:r>
                    <w:t>6</w:t>
                  </w:r>
                </w:p>
              </w:tc>
              <w:tc>
                <w:tcPr>
                  <w:tcW w:w="700" w:type="pct"/>
                  <w:tcMar>
                    <w:top w:w="20" w:type="dxa"/>
                    <w:left w:w="10" w:type="dxa"/>
                    <w:bottom w:w="20" w:type="dxa"/>
                    <w:right w:w="10" w:type="dxa"/>
                  </w:tcMar>
                </w:tcPr>
                <w:p w14:paraId="08E77DF2" w14:textId="77777777" w:rsidR="001A20E6" w:rsidRDefault="00000000">
                  <w:pPr>
                    <w:pStyle w:val="TableCellBirdsEyeDayNumber"/>
                  </w:pPr>
                  <w:r>
                    <w:t>7</w:t>
                  </w:r>
                </w:p>
              </w:tc>
              <w:tc>
                <w:tcPr>
                  <w:tcW w:w="700" w:type="pct"/>
                  <w:tcMar>
                    <w:top w:w="20" w:type="dxa"/>
                    <w:left w:w="10" w:type="dxa"/>
                    <w:bottom w:w="20" w:type="dxa"/>
                    <w:right w:w="10" w:type="dxa"/>
                  </w:tcMar>
                </w:tcPr>
                <w:p w14:paraId="33D76A35" w14:textId="77777777" w:rsidR="001A20E6" w:rsidRDefault="00000000">
                  <w:pPr>
                    <w:pStyle w:val="TableCellBirdsEyeDayNumber"/>
                  </w:pPr>
                  <w:r>
                    <w:t>8</w:t>
                  </w:r>
                </w:p>
              </w:tc>
            </w:tr>
            <w:tr w:rsidR="001A20E6" w14:paraId="3791B4AF" w14:textId="77777777">
              <w:tc>
                <w:tcPr>
                  <w:tcW w:w="700" w:type="pct"/>
                  <w:tcMar>
                    <w:top w:w="20" w:type="dxa"/>
                    <w:left w:w="10" w:type="dxa"/>
                    <w:bottom w:w="20" w:type="dxa"/>
                    <w:right w:w="10" w:type="dxa"/>
                  </w:tcMar>
                </w:tcPr>
                <w:p w14:paraId="5C2F5B63" w14:textId="77777777" w:rsidR="001A20E6" w:rsidRDefault="00000000">
                  <w:pPr>
                    <w:pStyle w:val="TableCellBirdsEyeDayNumber"/>
                  </w:pPr>
                  <w:r>
                    <w:t>9</w:t>
                  </w:r>
                </w:p>
              </w:tc>
              <w:tc>
                <w:tcPr>
                  <w:tcW w:w="700" w:type="pct"/>
                  <w:tcMar>
                    <w:top w:w="20" w:type="dxa"/>
                    <w:left w:w="10" w:type="dxa"/>
                    <w:bottom w:w="20" w:type="dxa"/>
                    <w:right w:w="10" w:type="dxa"/>
                  </w:tcMar>
                </w:tcPr>
                <w:p w14:paraId="1FD1D356" w14:textId="77777777" w:rsidR="001A20E6" w:rsidRDefault="00000000">
                  <w:pPr>
                    <w:pStyle w:val="TableCellBirdsEyeDayNumber"/>
                  </w:pPr>
                  <w:r>
                    <w:t>10</w:t>
                  </w:r>
                </w:p>
              </w:tc>
              <w:tc>
                <w:tcPr>
                  <w:tcW w:w="700" w:type="pct"/>
                  <w:tcMar>
                    <w:top w:w="20" w:type="dxa"/>
                    <w:left w:w="10" w:type="dxa"/>
                    <w:bottom w:w="20" w:type="dxa"/>
                    <w:right w:w="10" w:type="dxa"/>
                  </w:tcMar>
                </w:tcPr>
                <w:p w14:paraId="4FA55312" w14:textId="77777777" w:rsidR="001A20E6" w:rsidRDefault="00000000">
                  <w:pPr>
                    <w:pStyle w:val="TableCellBirdsEyeDayNumber"/>
                  </w:pPr>
                  <w:r>
                    <w:t>11</w:t>
                  </w:r>
                </w:p>
              </w:tc>
              <w:tc>
                <w:tcPr>
                  <w:tcW w:w="700" w:type="pct"/>
                  <w:tcMar>
                    <w:top w:w="20" w:type="dxa"/>
                    <w:left w:w="10" w:type="dxa"/>
                    <w:bottom w:w="20" w:type="dxa"/>
                    <w:right w:w="10" w:type="dxa"/>
                  </w:tcMar>
                </w:tcPr>
                <w:p w14:paraId="1470C8A9" w14:textId="77777777" w:rsidR="001A20E6" w:rsidRDefault="00000000">
                  <w:pPr>
                    <w:pStyle w:val="TableCellBirdsEyeDayNumber"/>
                  </w:pPr>
                  <w:r>
                    <w:t>12</w:t>
                  </w:r>
                </w:p>
              </w:tc>
              <w:tc>
                <w:tcPr>
                  <w:tcW w:w="700" w:type="pct"/>
                  <w:tcMar>
                    <w:top w:w="20" w:type="dxa"/>
                    <w:left w:w="10" w:type="dxa"/>
                    <w:bottom w:w="20" w:type="dxa"/>
                    <w:right w:w="10" w:type="dxa"/>
                  </w:tcMar>
                </w:tcPr>
                <w:p w14:paraId="45CEBD2E" w14:textId="77777777" w:rsidR="001A20E6" w:rsidRDefault="00000000">
                  <w:pPr>
                    <w:pStyle w:val="TableCellBirdsEyeDayNumber"/>
                  </w:pPr>
                  <w:r>
                    <w:t>13</w:t>
                  </w:r>
                </w:p>
              </w:tc>
              <w:tc>
                <w:tcPr>
                  <w:tcW w:w="700" w:type="pct"/>
                  <w:tcMar>
                    <w:top w:w="20" w:type="dxa"/>
                    <w:left w:w="10" w:type="dxa"/>
                    <w:bottom w:w="20" w:type="dxa"/>
                    <w:right w:w="10" w:type="dxa"/>
                  </w:tcMar>
                </w:tcPr>
                <w:p w14:paraId="273C79FC" w14:textId="77777777" w:rsidR="001A20E6" w:rsidRDefault="00000000">
                  <w:pPr>
                    <w:pStyle w:val="TableCellBirdsEyeDayNumber"/>
                  </w:pPr>
                  <w:r>
                    <w:t>14</w:t>
                  </w:r>
                </w:p>
              </w:tc>
              <w:tc>
                <w:tcPr>
                  <w:tcW w:w="700" w:type="pct"/>
                  <w:tcMar>
                    <w:top w:w="20" w:type="dxa"/>
                    <w:left w:w="10" w:type="dxa"/>
                    <w:bottom w:w="20" w:type="dxa"/>
                    <w:right w:w="10" w:type="dxa"/>
                  </w:tcMar>
                </w:tcPr>
                <w:p w14:paraId="56207E14" w14:textId="77777777" w:rsidR="001A20E6" w:rsidRDefault="00000000">
                  <w:pPr>
                    <w:pStyle w:val="TableCellBirdsEyeDayNumber"/>
                  </w:pPr>
                  <w:r>
                    <w:t>15</w:t>
                  </w:r>
                </w:p>
              </w:tc>
            </w:tr>
            <w:tr w:rsidR="001A20E6" w14:paraId="089CDD63" w14:textId="77777777">
              <w:tc>
                <w:tcPr>
                  <w:tcW w:w="700" w:type="pct"/>
                  <w:tcMar>
                    <w:top w:w="20" w:type="dxa"/>
                    <w:left w:w="10" w:type="dxa"/>
                    <w:bottom w:w="20" w:type="dxa"/>
                    <w:right w:w="10" w:type="dxa"/>
                  </w:tcMar>
                </w:tcPr>
                <w:p w14:paraId="6BCD7B3B" w14:textId="77777777" w:rsidR="001A20E6" w:rsidRDefault="00000000">
                  <w:pPr>
                    <w:pStyle w:val="TableCellBirdsEyeDayNumber"/>
                  </w:pPr>
                  <w:r>
                    <w:t>16</w:t>
                  </w:r>
                </w:p>
              </w:tc>
              <w:tc>
                <w:tcPr>
                  <w:tcW w:w="700" w:type="pct"/>
                  <w:tcMar>
                    <w:top w:w="20" w:type="dxa"/>
                    <w:left w:w="10" w:type="dxa"/>
                    <w:bottom w:w="20" w:type="dxa"/>
                    <w:right w:w="10" w:type="dxa"/>
                  </w:tcMar>
                </w:tcPr>
                <w:p w14:paraId="44FD8896" w14:textId="77777777" w:rsidR="001A20E6" w:rsidRDefault="00000000">
                  <w:pPr>
                    <w:pStyle w:val="TableCellBirdsEyeDayNumber"/>
                  </w:pPr>
                  <w:r>
                    <w:t>17</w:t>
                  </w:r>
                </w:p>
              </w:tc>
              <w:tc>
                <w:tcPr>
                  <w:tcW w:w="700" w:type="pct"/>
                  <w:tcMar>
                    <w:top w:w="20" w:type="dxa"/>
                    <w:left w:w="10" w:type="dxa"/>
                    <w:bottom w:w="20" w:type="dxa"/>
                    <w:right w:w="10" w:type="dxa"/>
                  </w:tcMar>
                </w:tcPr>
                <w:p w14:paraId="4D6DA999" w14:textId="77777777" w:rsidR="001A20E6" w:rsidRDefault="00000000">
                  <w:pPr>
                    <w:pStyle w:val="TableCellBirdsEyeDayNumber"/>
                  </w:pPr>
                  <w:r>
                    <w:t>18</w:t>
                  </w:r>
                </w:p>
              </w:tc>
              <w:tc>
                <w:tcPr>
                  <w:tcW w:w="700" w:type="pct"/>
                  <w:tcMar>
                    <w:top w:w="20" w:type="dxa"/>
                    <w:left w:w="10" w:type="dxa"/>
                    <w:bottom w:w="20" w:type="dxa"/>
                    <w:right w:w="10" w:type="dxa"/>
                  </w:tcMar>
                </w:tcPr>
                <w:p w14:paraId="03103AE3" w14:textId="77777777" w:rsidR="001A20E6" w:rsidRDefault="00000000">
                  <w:pPr>
                    <w:pStyle w:val="TableCellBirdsEyeDayNumber"/>
                  </w:pPr>
                  <w:r>
                    <w:t>19</w:t>
                  </w:r>
                </w:p>
              </w:tc>
              <w:tc>
                <w:tcPr>
                  <w:tcW w:w="700" w:type="pct"/>
                  <w:tcMar>
                    <w:top w:w="20" w:type="dxa"/>
                    <w:left w:w="10" w:type="dxa"/>
                    <w:bottom w:w="20" w:type="dxa"/>
                    <w:right w:w="10" w:type="dxa"/>
                  </w:tcMar>
                </w:tcPr>
                <w:p w14:paraId="20AFC3F3" w14:textId="77777777" w:rsidR="001A20E6" w:rsidRDefault="00000000">
                  <w:pPr>
                    <w:pStyle w:val="TableCellBirdsEyeDayNumber"/>
                  </w:pPr>
                  <w:r>
                    <w:t>20</w:t>
                  </w:r>
                </w:p>
              </w:tc>
              <w:tc>
                <w:tcPr>
                  <w:tcW w:w="700" w:type="pct"/>
                  <w:tcMar>
                    <w:top w:w="20" w:type="dxa"/>
                    <w:left w:w="10" w:type="dxa"/>
                    <w:bottom w:w="20" w:type="dxa"/>
                    <w:right w:w="10" w:type="dxa"/>
                  </w:tcMar>
                </w:tcPr>
                <w:p w14:paraId="11FCFE93" w14:textId="77777777" w:rsidR="001A20E6" w:rsidRDefault="00000000">
                  <w:pPr>
                    <w:pStyle w:val="TableCellBirdsEyeDayNumber"/>
                  </w:pPr>
                  <w:r>
                    <w:t>21</w:t>
                  </w:r>
                </w:p>
              </w:tc>
              <w:tc>
                <w:tcPr>
                  <w:tcW w:w="700" w:type="pct"/>
                  <w:tcMar>
                    <w:top w:w="20" w:type="dxa"/>
                    <w:left w:w="10" w:type="dxa"/>
                    <w:bottom w:w="20" w:type="dxa"/>
                    <w:right w:w="10" w:type="dxa"/>
                  </w:tcMar>
                </w:tcPr>
                <w:p w14:paraId="31BF07D9" w14:textId="77777777" w:rsidR="001A20E6" w:rsidRDefault="00000000">
                  <w:pPr>
                    <w:pStyle w:val="TableCellBirdsEyeDayNumber"/>
                  </w:pPr>
                  <w:r>
                    <w:t>22</w:t>
                  </w:r>
                </w:p>
              </w:tc>
            </w:tr>
            <w:tr w:rsidR="001A20E6" w14:paraId="332BA2C1" w14:textId="77777777">
              <w:tc>
                <w:tcPr>
                  <w:tcW w:w="700" w:type="pct"/>
                  <w:tcMar>
                    <w:top w:w="20" w:type="dxa"/>
                    <w:left w:w="10" w:type="dxa"/>
                    <w:bottom w:w="20" w:type="dxa"/>
                    <w:right w:w="10" w:type="dxa"/>
                  </w:tcMar>
                </w:tcPr>
                <w:p w14:paraId="04E5D25F" w14:textId="77777777" w:rsidR="001A20E6" w:rsidRDefault="00000000">
                  <w:pPr>
                    <w:pStyle w:val="TableCellBirdsEyeDayNumber"/>
                  </w:pPr>
                  <w:r>
                    <w:t>23</w:t>
                  </w:r>
                </w:p>
              </w:tc>
              <w:tc>
                <w:tcPr>
                  <w:tcW w:w="700" w:type="pct"/>
                  <w:tcMar>
                    <w:top w:w="20" w:type="dxa"/>
                    <w:left w:w="10" w:type="dxa"/>
                    <w:bottom w:w="20" w:type="dxa"/>
                    <w:right w:w="10" w:type="dxa"/>
                  </w:tcMar>
                </w:tcPr>
                <w:p w14:paraId="7FC42AD9" w14:textId="77777777" w:rsidR="001A20E6" w:rsidRDefault="00000000">
                  <w:pPr>
                    <w:pStyle w:val="TableCellBirdsEyeDayNumber"/>
                  </w:pPr>
                  <w:r>
                    <w:t>24</w:t>
                  </w:r>
                </w:p>
              </w:tc>
              <w:tc>
                <w:tcPr>
                  <w:tcW w:w="700" w:type="pct"/>
                  <w:tcMar>
                    <w:top w:w="20" w:type="dxa"/>
                    <w:left w:w="10" w:type="dxa"/>
                    <w:bottom w:w="20" w:type="dxa"/>
                    <w:right w:w="10" w:type="dxa"/>
                  </w:tcMar>
                </w:tcPr>
                <w:p w14:paraId="23ACCAB5" w14:textId="77777777" w:rsidR="001A20E6" w:rsidRDefault="00000000">
                  <w:pPr>
                    <w:pStyle w:val="TableCellBirdsEyeDayNumber"/>
                  </w:pPr>
                  <w:r>
                    <w:t>25</w:t>
                  </w:r>
                </w:p>
              </w:tc>
              <w:tc>
                <w:tcPr>
                  <w:tcW w:w="700" w:type="pct"/>
                  <w:tcMar>
                    <w:top w:w="20" w:type="dxa"/>
                    <w:left w:w="10" w:type="dxa"/>
                    <w:bottom w:w="20" w:type="dxa"/>
                    <w:right w:w="10" w:type="dxa"/>
                  </w:tcMar>
                </w:tcPr>
                <w:p w14:paraId="36E94F9B" w14:textId="77777777" w:rsidR="001A20E6" w:rsidRDefault="00000000">
                  <w:pPr>
                    <w:pStyle w:val="TableCellBirdsEyeDayNumber"/>
                  </w:pPr>
                  <w:r>
                    <w:t>26</w:t>
                  </w:r>
                </w:p>
              </w:tc>
              <w:tc>
                <w:tcPr>
                  <w:tcW w:w="700" w:type="pct"/>
                  <w:tcMar>
                    <w:top w:w="20" w:type="dxa"/>
                    <w:left w:w="10" w:type="dxa"/>
                    <w:bottom w:w="20" w:type="dxa"/>
                    <w:right w:w="10" w:type="dxa"/>
                  </w:tcMar>
                </w:tcPr>
                <w:p w14:paraId="2F9FBC96" w14:textId="77777777" w:rsidR="001A20E6" w:rsidRDefault="00000000">
                  <w:pPr>
                    <w:pStyle w:val="TableCellBirdsEyeDayNumber"/>
                  </w:pPr>
                  <w:r>
                    <w:t>27</w:t>
                  </w:r>
                </w:p>
              </w:tc>
              <w:tc>
                <w:tcPr>
                  <w:tcW w:w="700" w:type="pct"/>
                  <w:tcMar>
                    <w:top w:w="20" w:type="dxa"/>
                    <w:left w:w="10" w:type="dxa"/>
                    <w:bottom w:w="20" w:type="dxa"/>
                    <w:right w:w="10" w:type="dxa"/>
                  </w:tcMar>
                </w:tcPr>
                <w:p w14:paraId="1E1280B7" w14:textId="77777777" w:rsidR="001A20E6" w:rsidRDefault="00000000">
                  <w:pPr>
                    <w:pStyle w:val="TableCellBirdsEyeDayNumber"/>
                  </w:pPr>
                  <w:r>
                    <w:t>28</w:t>
                  </w:r>
                </w:p>
              </w:tc>
              <w:tc>
                <w:tcPr>
                  <w:tcW w:w="700" w:type="pct"/>
                  <w:tcMar>
                    <w:top w:w="20" w:type="dxa"/>
                    <w:left w:w="10" w:type="dxa"/>
                    <w:bottom w:w="20" w:type="dxa"/>
                    <w:right w:w="10" w:type="dxa"/>
                  </w:tcMar>
                </w:tcPr>
                <w:p w14:paraId="46E0A520" w14:textId="77777777" w:rsidR="001A20E6" w:rsidRDefault="00000000">
                  <w:pPr>
                    <w:pStyle w:val="TableCellBirdsEyeDayNumber"/>
                  </w:pPr>
                  <w:r>
                    <w:t>29</w:t>
                  </w:r>
                </w:p>
              </w:tc>
            </w:tr>
            <w:tr w:rsidR="001A20E6" w14:paraId="374B041C" w14:textId="77777777">
              <w:tc>
                <w:tcPr>
                  <w:tcW w:w="700" w:type="pct"/>
                  <w:tcMar>
                    <w:top w:w="20" w:type="dxa"/>
                    <w:left w:w="10" w:type="dxa"/>
                    <w:bottom w:w="20" w:type="dxa"/>
                    <w:right w:w="10" w:type="dxa"/>
                  </w:tcMar>
                </w:tcPr>
                <w:p w14:paraId="2C0F8FB2" w14:textId="77777777" w:rsidR="001A20E6" w:rsidRDefault="00000000">
                  <w:pPr>
                    <w:pStyle w:val="TableCellBirdsEyeDayNumber"/>
                  </w:pPr>
                  <w:r>
                    <w:t>30</w:t>
                  </w:r>
                </w:p>
              </w:tc>
              <w:tc>
                <w:tcPr>
                  <w:tcW w:w="700" w:type="pct"/>
                  <w:tcMar>
                    <w:top w:w="20" w:type="dxa"/>
                    <w:left w:w="10" w:type="dxa"/>
                    <w:bottom w:w="20" w:type="dxa"/>
                    <w:right w:w="10" w:type="dxa"/>
                  </w:tcMar>
                </w:tcPr>
                <w:p w14:paraId="6C086160" w14:textId="77777777" w:rsidR="001A20E6" w:rsidRDefault="00000000">
                  <w:pPr>
                    <w:pStyle w:val="TableCellBirdsEyeDayNumber"/>
                  </w:pPr>
                  <w:r>
                    <w:t>31</w:t>
                  </w:r>
                </w:p>
              </w:tc>
              <w:tc>
                <w:tcPr>
                  <w:tcW w:w="700" w:type="pct"/>
                  <w:tcMar>
                    <w:top w:w="20" w:type="dxa"/>
                    <w:left w:w="10" w:type="dxa"/>
                    <w:bottom w:w="20" w:type="dxa"/>
                    <w:right w:w="10" w:type="dxa"/>
                  </w:tcMar>
                </w:tcPr>
                <w:p w14:paraId="188C852E" w14:textId="77777777" w:rsidR="001A20E6" w:rsidRDefault="001A20E6"/>
              </w:tc>
              <w:tc>
                <w:tcPr>
                  <w:tcW w:w="700" w:type="pct"/>
                  <w:tcMar>
                    <w:top w:w="20" w:type="dxa"/>
                    <w:left w:w="10" w:type="dxa"/>
                    <w:bottom w:w="20" w:type="dxa"/>
                    <w:right w:w="10" w:type="dxa"/>
                  </w:tcMar>
                </w:tcPr>
                <w:p w14:paraId="61DDFF5D" w14:textId="77777777" w:rsidR="001A20E6" w:rsidRDefault="001A20E6"/>
              </w:tc>
              <w:tc>
                <w:tcPr>
                  <w:tcW w:w="700" w:type="pct"/>
                  <w:tcMar>
                    <w:top w:w="20" w:type="dxa"/>
                    <w:left w:w="10" w:type="dxa"/>
                    <w:bottom w:w="20" w:type="dxa"/>
                    <w:right w:w="10" w:type="dxa"/>
                  </w:tcMar>
                </w:tcPr>
                <w:p w14:paraId="1C9A81D5" w14:textId="77777777" w:rsidR="001A20E6" w:rsidRDefault="001A20E6"/>
              </w:tc>
              <w:tc>
                <w:tcPr>
                  <w:tcW w:w="700" w:type="pct"/>
                  <w:tcMar>
                    <w:top w:w="20" w:type="dxa"/>
                    <w:left w:w="10" w:type="dxa"/>
                    <w:bottom w:w="20" w:type="dxa"/>
                    <w:right w:w="10" w:type="dxa"/>
                  </w:tcMar>
                </w:tcPr>
                <w:p w14:paraId="6E738332" w14:textId="77777777" w:rsidR="001A20E6" w:rsidRDefault="001A20E6"/>
              </w:tc>
              <w:tc>
                <w:tcPr>
                  <w:tcW w:w="700" w:type="pct"/>
                  <w:tcMar>
                    <w:top w:w="20" w:type="dxa"/>
                    <w:left w:w="10" w:type="dxa"/>
                    <w:bottom w:w="20" w:type="dxa"/>
                    <w:right w:w="10" w:type="dxa"/>
                  </w:tcMar>
                </w:tcPr>
                <w:p w14:paraId="607D058E" w14:textId="77777777" w:rsidR="001A20E6" w:rsidRDefault="001A20E6"/>
              </w:tc>
            </w:tr>
          </w:tbl>
          <w:p w14:paraId="53E972BF" w14:textId="77777777" w:rsidR="001A20E6" w:rsidRDefault="001A20E6"/>
        </w:tc>
        <w:tc>
          <w:tcPr>
            <w:tcW w:w="800" w:type="pct"/>
            <w:tcMar>
              <w:top w:w="100" w:type="dxa"/>
              <w:left w:w="50" w:type="dxa"/>
              <w:bottom w:w="100" w:type="dxa"/>
              <w:right w:w="50" w:type="dxa"/>
            </w:tcMar>
          </w:tcPr>
          <w:tbl>
            <w:tblPr>
              <w:tblW w:w="5000" w:type="pct"/>
              <w:tblCellMar>
                <w:left w:w="10" w:type="dxa"/>
                <w:right w:w="10" w:type="dxa"/>
              </w:tblCellMar>
              <w:tblLook w:val="04A0" w:firstRow="1" w:lastRow="0" w:firstColumn="1" w:lastColumn="0" w:noHBand="0" w:noVBand="1"/>
            </w:tblPr>
            <w:tblGrid>
              <w:gridCol w:w="201"/>
              <w:gridCol w:w="201"/>
              <w:gridCol w:w="201"/>
              <w:gridCol w:w="201"/>
              <w:gridCol w:w="200"/>
              <w:gridCol w:w="200"/>
              <w:gridCol w:w="200"/>
            </w:tblGrid>
            <w:tr w:rsidR="001A20E6" w14:paraId="4457C377" w14:textId="77777777">
              <w:tc>
                <w:tcPr>
                  <w:tcW w:w="700" w:type="pct"/>
                  <w:tcMar>
                    <w:top w:w="50" w:type="dxa"/>
                    <w:left w:w="20" w:type="dxa"/>
                    <w:bottom w:w="50" w:type="dxa"/>
                    <w:right w:w="20" w:type="dxa"/>
                  </w:tcMar>
                </w:tcPr>
                <w:p w14:paraId="3DE3FBA7" w14:textId="77777777" w:rsidR="001A20E6" w:rsidRDefault="00000000">
                  <w:pPr>
                    <w:pStyle w:val="TableCellBirdsEyeDay"/>
                  </w:pPr>
                  <w:r>
                    <w:t>S</w:t>
                  </w:r>
                </w:p>
              </w:tc>
              <w:tc>
                <w:tcPr>
                  <w:tcW w:w="700" w:type="pct"/>
                  <w:tcMar>
                    <w:top w:w="50" w:type="dxa"/>
                    <w:left w:w="20" w:type="dxa"/>
                    <w:bottom w:w="50" w:type="dxa"/>
                    <w:right w:w="20" w:type="dxa"/>
                  </w:tcMar>
                </w:tcPr>
                <w:p w14:paraId="6E3A0F94" w14:textId="77777777" w:rsidR="001A20E6" w:rsidRDefault="00000000">
                  <w:pPr>
                    <w:pStyle w:val="TableCellBirdsEyeDay"/>
                  </w:pPr>
                  <w:r>
                    <w:t>M</w:t>
                  </w:r>
                </w:p>
              </w:tc>
              <w:tc>
                <w:tcPr>
                  <w:tcW w:w="700" w:type="pct"/>
                  <w:tcMar>
                    <w:top w:w="50" w:type="dxa"/>
                    <w:left w:w="20" w:type="dxa"/>
                    <w:bottom w:w="50" w:type="dxa"/>
                    <w:right w:w="20" w:type="dxa"/>
                  </w:tcMar>
                </w:tcPr>
                <w:p w14:paraId="44749FC5" w14:textId="77777777" w:rsidR="001A20E6" w:rsidRDefault="00000000">
                  <w:pPr>
                    <w:pStyle w:val="TableCellBirdsEyeDay"/>
                  </w:pPr>
                  <w:r>
                    <w:t>T</w:t>
                  </w:r>
                </w:p>
              </w:tc>
              <w:tc>
                <w:tcPr>
                  <w:tcW w:w="700" w:type="pct"/>
                  <w:tcMar>
                    <w:top w:w="50" w:type="dxa"/>
                    <w:left w:w="20" w:type="dxa"/>
                    <w:bottom w:w="50" w:type="dxa"/>
                    <w:right w:w="20" w:type="dxa"/>
                  </w:tcMar>
                </w:tcPr>
                <w:p w14:paraId="49221DE9" w14:textId="77777777" w:rsidR="001A20E6" w:rsidRDefault="00000000">
                  <w:pPr>
                    <w:pStyle w:val="TableCellBirdsEyeDay"/>
                  </w:pPr>
                  <w:r>
                    <w:t>W</w:t>
                  </w:r>
                </w:p>
              </w:tc>
              <w:tc>
                <w:tcPr>
                  <w:tcW w:w="700" w:type="pct"/>
                  <w:tcMar>
                    <w:top w:w="50" w:type="dxa"/>
                    <w:left w:w="20" w:type="dxa"/>
                    <w:bottom w:w="50" w:type="dxa"/>
                    <w:right w:w="20" w:type="dxa"/>
                  </w:tcMar>
                </w:tcPr>
                <w:p w14:paraId="3CE24937" w14:textId="77777777" w:rsidR="001A20E6" w:rsidRDefault="00000000">
                  <w:pPr>
                    <w:pStyle w:val="TableCellBirdsEyeDay"/>
                  </w:pPr>
                  <w:r>
                    <w:t>T</w:t>
                  </w:r>
                </w:p>
              </w:tc>
              <w:tc>
                <w:tcPr>
                  <w:tcW w:w="700" w:type="pct"/>
                  <w:tcMar>
                    <w:top w:w="50" w:type="dxa"/>
                    <w:left w:w="20" w:type="dxa"/>
                    <w:bottom w:w="50" w:type="dxa"/>
                    <w:right w:w="20" w:type="dxa"/>
                  </w:tcMar>
                </w:tcPr>
                <w:p w14:paraId="501F8717" w14:textId="77777777" w:rsidR="001A20E6" w:rsidRDefault="00000000">
                  <w:pPr>
                    <w:pStyle w:val="TableCellBirdsEyeDay"/>
                  </w:pPr>
                  <w:r>
                    <w:t>F</w:t>
                  </w:r>
                </w:p>
              </w:tc>
              <w:tc>
                <w:tcPr>
                  <w:tcW w:w="700" w:type="pct"/>
                  <w:tcMar>
                    <w:top w:w="50" w:type="dxa"/>
                    <w:left w:w="20" w:type="dxa"/>
                    <w:bottom w:w="50" w:type="dxa"/>
                    <w:right w:w="20" w:type="dxa"/>
                  </w:tcMar>
                </w:tcPr>
                <w:p w14:paraId="648E5B77" w14:textId="77777777" w:rsidR="001A20E6" w:rsidRDefault="00000000">
                  <w:pPr>
                    <w:pStyle w:val="TableCellBirdsEyeDay"/>
                  </w:pPr>
                  <w:r>
                    <w:t>S</w:t>
                  </w:r>
                </w:p>
              </w:tc>
            </w:tr>
            <w:tr w:rsidR="001A20E6" w14:paraId="5D023976" w14:textId="77777777">
              <w:tc>
                <w:tcPr>
                  <w:tcW w:w="700" w:type="pct"/>
                  <w:tcMar>
                    <w:top w:w="20" w:type="dxa"/>
                    <w:left w:w="10" w:type="dxa"/>
                    <w:bottom w:w="20" w:type="dxa"/>
                    <w:right w:w="10" w:type="dxa"/>
                  </w:tcMar>
                </w:tcPr>
                <w:p w14:paraId="75F280E5" w14:textId="77777777" w:rsidR="001A20E6" w:rsidRDefault="001A20E6"/>
              </w:tc>
              <w:tc>
                <w:tcPr>
                  <w:tcW w:w="700" w:type="pct"/>
                  <w:tcMar>
                    <w:top w:w="20" w:type="dxa"/>
                    <w:left w:w="10" w:type="dxa"/>
                    <w:bottom w:w="20" w:type="dxa"/>
                    <w:right w:w="10" w:type="dxa"/>
                  </w:tcMar>
                </w:tcPr>
                <w:p w14:paraId="7347DB22" w14:textId="77777777" w:rsidR="001A20E6" w:rsidRDefault="001A20E6"/>
              </w:tc>
              <w:tc>
                <w:tcPr>
                  <w:tcW w:w="700" w:type="pct"/>
                  <w:tcMar>
                    <w:top w:w="20" w:type="dxa"/>
                    <w:left w:w="10" w:type="dxa"/>
                    <w:bottom w:w="20" w:type="dxa"/>
                    <w:right w:w="10" w:type="dxa"/>
                  </w:tcMar>
                </w:tcPr>
                <w:p w14:paraId="26AE90A1" w14:textId="77777777" w:rsidR="001A20E6" w:rsidRDefault="00000000">
                  <w:pPr>
                    <w:pStyle w:val="TableCellBirdsEyeDayNumber"/>
                  </w:pPr>
                  <w:r>
                    <w:t>1</w:t>
                  </w:r>
                </w:p>
              </w:tc>
              <w:tc>
                <w:tcPr>
                  <w:tcW w:w="700" w:type="pct"/>
                  <w:tcMar>
                    <w:top w:w="20" w:type="dxa"/>
                    <w:left w:w="10" w:type="dxa"/>
                    <w:bottom w:w="20" w:type="dxa"/>
                    <w:right w:w="10" w:type="dxa"/>
                  </w:tcMar>
                </w:tcPr>
                <w:p w14:paraId="11EF2BE9" w14:textId="77777777" w:rsidR="001A20E6" w:rsidRDefault="00000000">
                  <w:pPr>
                    <w:pStyle w:val="TableCellBirdsEyeDayNumber"/>
                  </w:pPr>
                  <w:r>
                    <w:t>2</w:t>
                  </w:r>
                </w:p>
              </w:tc>
              <w:tc>
                <w:tcPr>
                  <w:tcW w:w="700" w:type="pct"/>
                  <w:tcMar>
                    <w:top w:w="20" w:type="dxa"/>
                    <w:left w:w="10" w:type="dxa"/>
                    <w:bottom w:w="20" w:type="dxa"/>
                    <w:right w:w="10" w:type="dxa"/>
                  </w:tcMar>
                </w:tcPr>
                <w:p w14:paraId="1F743EB2" w14:textId="77777777" w:rsidR="001A20E6" w:rsidRDefault="00000000">
                  <w:pPr>
                    <w:pStyle w:val="TableCellBirdsEyeDayNumber"/>
                  </w:pPr>
                  <w:r>
                    <w:t>3</w:t>
                  </w:r>
                </w:p>
              </w:tc>
              <w:tc>
                <w:tcPr>
                  <w:tcW w:w="700" w:type="pct"/>
                  <w:tcMar>
                    <w:top w:w="20" w:type="dxa"/>
                    <w:left w:w="10" w:type="dxa"/>
                    <w:bottom w:w="20" w:type="dxa"/>
                    <w:right w:w="10" w:type="dxa"/>
                  </w:tcMar>
                </w:tcPr>
                <w:p w14:paraId="4995FD38" w14:textId="77777777" w:rsidR="001A20E6" w:rsidRDefault="00000000">
                  <w:pPr>
                    <w:pStyle w:val="TableCellBirdsEyeDayNumber"/>
                  </w:pPr>
                  <w:r>
                    <w:t>4</w:t>
                  </w:r>
                </w:p>
              </w:tc>
              <w:tc>
                <w:tcPr>
                  <w:tcW w:w="700" w:type="pct"/>
                  <w:tcMar>
                    <w:top w:w="20" w:type="dxa"/>
                    <w:left w:w="10" w:type="dxa"/>
                    <w:bottom w:w="20" w:type="dxa"/>
                    <w:right w:w="10" w:type="dxa"/>
                  </w:tcMar>
                </w:tcPr>
                <w:p w14:paraId="1A201CEC" w14:textId="77777777" w:rsidR="001A20E6" w:rsidRDefault="00000000">
                  <w:pPr>
                    <w:pStyle w:val="TableCellBirdsEyeDayNumber"/>
                  </w:pPr>
                  <w:r>
                    <w:t>5</w:t>
                  </w:r>
                </w:p>
              </w:tc>
            </w:tr>
            <w:tr w:rsidR="001A20E6" w14:paraId="5FB9F17E" w14:textId="77777777">
              <w:tc>
                <w:tcPr>
                  <w:tcW w:w="700" w:type="pct"/>
                  <w:tcMar>
                    <w:top w:w="20" w:type="dxa"/>
                    <w:left w:w="10" w:type="dxa"/>
                    <w:bottom w:w="20" w:type="dxa"/>
                    <w:right w:w="10" w:type="dxa"/>
                  </w:tcMar>
                </w:tcPr>
                <w:p w14:paraId="396358C2" w14:textId="77777777" w:rsidR="001A20E6" w:rsidRDefault="00000000">
                  <w:pPr>
                    <w:pStyle w:val="TableCellBirdsEyeDayNumber"/>
                  </w:pPr>
                  <w:r>
                    <w:t>6</w:t>
                  </w:r>
                </w:p>
              </w:tc>
              <w:tc>
                <w:tcPr>
                  <w:tcW w:w="700" w:type="pct"/>
                  <w:tcMar>
                    <w:top w:w="20" w:type="dxa"/>
                    <w:left w:w="10" w:type="dxa"/>
                    <w:bottom w:w="20" w:type="dxa"/>
                    <w:right w:w="10" w:type="dxa"/>
                  </w:tcMar>
                </w:tcPr>
                <w:p w14:paraId="3350CBBD" w14:textId="77777777" w:rsidR="001A20E6" w:rsidRDefault="00000000">
                  <w:pPr>
                    <w:pStyle w:val="TableCellBirdsEyeDayNumber"/>
                  </w:pPr>
                  <w:r>
                    <w:t>7</w:t>
                  </w:r>
                </w:p>
              </w:tc>
              <w:tc>
                <w:tcPr>
                  <w:tcW w:w="700" w:type="pct"/>
                  <w:tcMar>
                    <w:top w:w="20" w:type="dxa"/>
                    <w:left w:w="10" w:type="dxa"/>
                    <w:bottom w:w="20" w:type="dxa"/>
                    <w:right w:w="10" w:type="dxa"/>
                  </w:tcMar>
                </w:tcPr>
                <w:p w14:paraId="3DA4F384" w14:textId="77777777" w:rsidR="001A20E6" w:rsidRDefault="00000000">
                  <w:pPr>
                    <w:pStyle w:val="TableCellBirdsEyeDayNumber"/>
                  </w:pPr>
                  <w:r>
                    <w:t>8</w:t>
                  </w:r>
                </w:p>
              </w:tc>
              <w:tc>
                <w:tcPr>
                  <w:tcW w:w="700" w:type="pct"/>
                  <w:tcMar>
                    <w:top w:w="20" w:type="dxa"/>
                    <w:left w:w="10" w:type="dxa"/>
                    <w:bottom w:w="20" w:type="dxa"/>
                    <w:right w:w="10" w:type="dxa"/>
                  </w:tcMar>
                </w:tcPr>
                <w:p w14:paraId="7C1EF155" w14:textId="77777777" w:rsidR="001A20E6" w:rsidRDefault="00000000">
                  <w:pPr>
                    <w:pStyle w:val="TableCellBirdsEyeDayNumber"/>
                  </w:pPr>
                  <w:r>
                    <w:t>9</w:t>
                  </w:r>
                </w:p>
              </w:tc>
              <w:tc>
                <w:tcPr>
                  <w:tcW w:w="700" w:type="pct"/>
                  <w:tcMar>
                    <w:top w:w="20" w:type="dxa"/>
                    <w:left w:w="10" w:type="dxa"/>
                    <w:bottom w:w="20" w:type="dxa"/>
                    <w:right w:w="10" w:type="dxa"/>
                  </w:tcMar>
                </w:tcPr>
                <w:p w14:paraId="4A1D36AD" w14:textId="77777777" w:rsidR="001A20E6" w:rsidRDefault="00000000">
                  <w:pPr>
                    <w:pStyle w:val="TableCellBirdsEyeDayNumber"/>
                  </w:pPr>
                  <w:r>
                    <w:t>10</w:t>
                  </w:r>
                </w:p>
              </w:tc>
              <w:tc>
                <w:tcPr>
                  <w:tcW w:w="700" w:type="pct"/>
                  <w:tcMar>
                    <w:top w:w="20" w:type="dxa"/>
                    <w:left w:w="10" w:type="dxa"/>
                    <w:bottom w:w="20" w:type="dxa"/>
                    <w:right w:w="10" w:type="dxa"/>
                  </w:tcMar>
                </w:tcPr>
                <w:p w14:paraId="5DC75ACB" w14:textId="77777777" w:rsidR="001A20E6" w:rsidRDefault="00000000">
                  <w:pPr>
                    <w:pStyle w:val="TableCellBirdsEyeDayNumber"/>
                  </w:pPr>
                  <w:r>
                    <w:t>11</w:t>
                  </w:r>
                </w:p>
              </w:tc>
              <w:tc>
                <w:tcPr>
                  <w:tcW w:w="700" w:type="pct"/>
                  <w:tcMar>
                    <w:top w:w="20" w:type="dxa"/>
                    <w:left w:w="10" w:type="dxa"/>
                    <w:bottom w:w="20" w:type="dxa"/>
                    <w:right w:w="10" w:type="dxa"/>
                  </w:tcMar>
                </w:tcPr>
                <w:p w14:paraId="43F316AE" w14:textId="77777777" w:rsidR="001A20E6" w:rsidRDefault="00000000">
                  <w:pPr>
                    <w:pStyle w:val="TableCellBirdsEyeDayNumber"/>
                  </w:pPr>
                  <w:r>
                    <w:t>12</w:t>
                  </w:r>
                </w:p>
              </w:tc>
            </w:tr>
            <w:tr w:rsidR="001A20E6" w14:paraId="490BDC7D" w14:textId="77777777">
              <w:tc>
                <w:tcPr>
                  <w:tcW w:w="700" w:type="pct"/>
                  <w:tcMar>
                    <w:top w:w="20" w:type="dxa"/>
                    <w:left w:w="10" w:type="dxa"/>
                    <w:bottom w:w="20" w:type="dxa"/>
                    <w:right w:w="10" w:type="dxa"/>
                  </w:tcMar>
                </w:tcPr>
                <w:p w14:paraId="7B725845" w14:textId="77777777" w:rsidR="001A20E6" w:rsidRDefault="00000000">
                  <w:pPr>
                    <w:pStyle w:val="TableCellBirdsEyeDayNumber"/>
                  </w:pPr>
                  <w:r>
                    <w:t>13</w:t>
                  </w:r>
                </w:p>
              </w:tc>
              <w:tc>
                <w:tcPr>
                  <w:tcW w:w="700" w:type="pct"/>
                  <w:tcMar>
                    <w:top w:w="20" w:type="dxa"/>
                    <w:left w:w="10" w:type="dxa"/>
                    <w:bottom w:w="20" w:type="dxa"/>
                    <w:right w:w="10" w:type="dxa"/>
                  </w:tcMar>
                </w:tcPr>
                <w:p w14:paraId="6CB145AD" w14:textId="77777777" w:rsidR="001A20E6" w:rsidRDefault="00000000">
                  <w:pPr>
                    <w:pStyle w:val="TableCellBirdsEyeDayNumber"/>
                  </w:pPr>
                  <w:r>
                    <w:t>14</w:t>
                  </w:r>
                </w:p>
              </w:tc>
              <w:tc>
                <w:tcPr>
                  <w:tcW w:w="700" w:type="pct"/>
                  <w:tcMar>
                    <w:top w:w="20" w:type="dxa"/>
                    <w:left w:w="10" w:type="dxa"/>
                    <w:bottom w:w="20" w:type="dxa"/>
                    <w:right w:w="10" w:type="dxa"/>
                  </w:tcMar>
                </w:tcPr>
                <w:p w14:paraId="67CAEC5D" w14:textId="77777777" w:rsidR="001A20E6" w:rsidRDefault="00000000">
                  <w:pPr>
                    <w:pStyle w:val="TableCellBirdsEyeDayNumber"/>
                  </w:pPr>
                  <w:r>
                    <w:t>15</w:t>
                  </w:r>
                </w:p>
              </w:tc>
              <w:tc>
                <w:tcPr>
                  <w:tcW w:w="700" w:type="pct"/>
                  <w:tcMar>
                    <w:top w:w="20" w:type="dxa"/>
                    <w:left w:w="10" w:type="dxa"/>
                    <w:bottom w:w="20" w:type="dxa"/>
                    <w:right w:w="10" w:type="dxa"/>
                  </w:tcMar>
                </w:tcPr>
                <w:p w14:paraId="6EDAA8FD" w14:textId="77777777" w:rsidR="001A20E6" w:rsidRDefault="00000000">
                  <w:pPr>
                    <w:pStyle w:val="TableCellBirdsEyeDayNumber"/>
                  </w:pPr>
                  <w:r>
                    <w:t>16</w:t>
                  </w:r>
                </w:p>
              </w:tc>
              <w:tc>
                <w:tcPr>
                  <w:tcW w:w="700" w:type="pct"/>
                  <w:tcMar>
                    <w:top w:w="20" w:type="dxa"/>
                    <w:left w:w="10" w:type="dxa"/>
                    <w:bottom w:w="20" w:type="dxa"/>
                    <w:right w:w="10" w:type="dxa"/>
                  </w:tcMar>
                </w:tcPr>
                <w:p w14:paraId="5591DFC1" w14:textId="77777777" w:rsidR="001A20E6" w:rsidRDefault="00000000">
                  <w:pPr>
                    <w:pStyle w:val="TableCellBirdsEyeDayNumber"/>
                  </w:pPr>
                  <w:r>
                    <w:t>17</w:t>
                  </w:r>
                </w:p>
              </w:tc>
              <w:tc>
                <w:tcPr>
                  <w:tcW w:w="700" w:type="pct"/>
                  <w:tcMar>
                    <w:top w:w="20" w:type="dxa"/>
                    <w:left w:w="10" w:type="dxa"/>
                    <w:bottom w:w="20" w:type="dxa"/>
                    <w:right w:w="10" w:type="dxa"/>
                  </w:tcMar>
                </w:tcPr>
                <w:p w14:paraId="5841D3E4" w14:textId="77777777" w:rsidR="001A20E6" w:rsidRDefault="00000000">
                  <w:pPr>
                    <w:pStyle w:val="TableCellBirdsEyeDayNumber"/>
                  </w:pPr>
                  <w:r>
                    <w:t>18</w:t>
                  </w:r>
                </w:p>
              </w:tc>
              <w:tc>
                <w:tcPr>
                  <w:tcW w:w="700" w:type="pct"/>
                  <w:tcMar>
                    <w:top w:w="20" w:type="dxa"/>
                    <w:left w:w="10" w:type="dxa"/>
                    <w:bottom w:w="20" w:type="dxa"/>
                    <w:right w:w="10" w:type="dxa"/>
                  </w:tcMar>
                </w:tcPr>
                <w:p w14:paraId="706AB76E" w14:textId="77777777" w:rsidR="001A20E6" w:rsidRDefault="00000000">
                  <w:pPr>
                    <w:pStyle w:val="TableCellBirdsEyeDayNumber"/>
                  </w:pPr>
                  <w:r>
                    <w:t>19</w:t>
                  </w:r>
                </w:p>
              </w:tc>
            </w:tr>
            <w:tr w:rsidR="001A20E6" w14:paraId="6496C2BC" w14:textId="77777777">
              <w:tc>
                <w:tcPr>
                  <w:tcW w:w="700" w:type="pct"/>
                  <w:tcMar>
                    <w:top w:w="20" w:type="dxa"/>
                    <w:left w:w="10" w:type="dxa"/>
                    <w:bottom w:w="20" w:type="dxa"/>
                    <w:right w:w="10" w:type="dxa"/>
                  </w:tcMar>
                </w:tcPr>
                <w:p w14:paraId="6716860B" w14:textId="77777777" w:rsidR="001A20E6" w:rsidRDefault="00000000">
                  <w:pPr>
                    <w:pStyle w:val="TableCellBirdsEyeDayNumber"/>
                  </w:pPr>
                  <w:r>
                    <w:t>20</w:t>
                  </w:r>
                </w:p>
              </w:tc>
              <w:tc>
                <w:tcPr>
                  <w:tcW w:w="700" w:type="pct"/>
                  <w:tcMar>
                    <w:top w:w="20" w:type="dxa"/>
                    <w:left w:w="10" w:type="dxa"/>
                    <w:bottom w:w="20" w:type="dxa"/>
                    <w:right w:w="10" w:type="dxa"/>
                  </w:tcMar>
                </w:tcPr>
                <w:p w14:paraId="66213DA5" w14:textId="77777777" w:rsidR="001A20E6" w:rsidRDefault="00000000">
                  <w:pPr>
                    <w:pStyle w:val="TableCellBirdsEyeDayNumber"/>
                  </w:pPr>
                  <w:r>
                    <w:t>21</w:t>
                  </w:r>
                </w:p>
              </w:tc>
              <w:tc>
                <w:tcPr>
                  <w:tcW w:w="700" w:type="pct"/>
                  <w:tcMar>
                    <w:top w:w="20" w:type="dxa"/>
                    <w:left w:w="10" w:type="dxa"/>
                    <w:bottom w:w="20" w:type="dxa"/>
                    <w:right w:w="10" w:type="dxa"/>
                  </w:tcMar>
                </w:tcPr>
                <w:p w14:paraId="2446C121" w14:textId="77777777" w:rsidR="001A20E6" w:rsidRDefault="00000000">
                  <w:pPr>
                    <w:pStyle w:val="TableCellBirdsEyeDayNumber"/>
                  </w:pPr>
                  <w:r>
                    <w:t>22</w:t>
                  </w:r>
                </w:p>
              </w:tc>
              <w:tc>
                <w:tcPr>
                  <w:tcW w:w="700" w:type="pct"/>
                  <w:tcMar>
                    <w:top w:w="20" w:type="dxa"/>
                    <w:left w:w="10" w:type="dxa"/>
                    <w:bottom w:w="20" w:type="dxa"/>
                    <w:right w:w="10" w:type="dxa"/>
                  </w:tcMar>
                </w:tcPr>
                <w:p w14:paraId="496BCED4" w14:textId="77777777" w:rsidR="001A20E6" w:rsidRDefault="00000000">
                  <w:pPr>
                    <w:pStyle w:val="TableCellBirdsEyeDayNumber"/>
                  </w:pPr>
                  <w:r>
                    <w:t>23</w:t>
                  </w:r>
                </w:p>
              </w:tc>
              <w:tc>
                <w:tcPr>
                  <w:tcW w:w="700" w:type="pct"/>
                  <w:tcMar>
                    <w:top w:w="20" w:type="dxa"/>
                    <w:left w:w="10" w:type="dxa"/>
                    <w:bottom w:w="20" w:type="dxa"/>
                    <w:right w:w="10" w:type="dxa"/>
                  </w:tcMar>
                </w:tcPr>
                <w:p w14:paraId="47EA6B90" w14:textId="77777777" w:rsidR="001A20E6" w:rsidRDefault="00000000">
                  <w:pPr>
                    <w:pStyle w:val="TableCellBirdsEyeDayNumber"/>
                  </w:pPr>
                  <w:r>
                    <w:t>24</w:t>
                  </w:r>
                </w:p>
              </w:tc>
              <w:tc>
                <w:tcPr>
                  <w:tcW w:w="700" w:type="pct"/>
                  <w:tcMar>
                    <w:top w:w="20" w:type="dxa"/>
                    <w:left w:w="10" w:type="dxa"/>
                    <w:bottom w:w="20" w:type="dxa"/>
                    <w:right w:w="10" w:type="dxa"/>
                  </w:tcMar>
                </w:tcPr>
                <w:p w14:paraId="072D5745" w14:textId="77777777" w:rsidR="001A20E6" w:rsidRDefault="00000000">
                  <w:pPr>
                    <w:pStyle w:val="TableCellBirdsEyeDayNumber"/>
                  </w:pPr>
                  <w:r>
                    <w:t>25</w:t>
                  </w:r>
                </w:p>
              </w:tc>
              <w:tc>
                <w:tcPr>
                  <w:tcW w:w="700" w:type="pct"/>
                  <w:tcMar>
                    <w:top w:w="20" w:type="dxa"/>
                    <w:left w:w="10" w:type="dxa"/>
                    <w:bottom w:w="20" w:type="dxa"/>
                    <w:right w:w="10" w:type="dxa"/>
                  </w:tcMar>
                </w:tcPr>
                <w:p w14:paraId="7179B161" w14:textId="77777777" w:rsidR="001A20E6" w:rsidRDefault="00000000">
                  <w:pPr>
                    <w:pStyle w:val="TableCellBirdsEyeDayNumber"/>
                  </w:pPr>
                  <w:r>
                    <w:t>26</w:t>
                  </w:r>
                </w:p>
              </w:tc>
            </w:tr>
            <w:tr w:rsidR="001A20E6" w14:paraId="2AAFE4AA" w14:textId="77777777">
              <w:tc>
                <w:tcPr>
                  <w:tcW w:w="700" w:type="pct"/>
                  <w:tcMar>
                    <w:top w:w="20" w:type="dxa"/>
                    <w:left w:w="10" w:type="dxa"/>
                    <w:bottom w:w="20" w:type="dxa"/>
                    <w:right w:w="10" w:type="dxa"/>
                  </w:tcMar>
                </w:tcPr>
                <w:p w14:paraId="06B980BD" w14:textId="77777777" w:rsidR="001A20E6" w:rsidRDefault="00000000">
                  <w:pPr>
                    <w:pStyle w:val="TableCellBirdsEyeDayNumber"/>
                  </w:pPr>
                  <w:r>
                    <w:t>27</w:t>
                  </w:r>
                </w:p>
              </w:tc>
              <w:tc>
                <w:tcPr>
                  <w:tcW w:w="700" w:type="pct"/>
                  <w:tcMar>
                    <w:top w:w="20" w:type="dxa"/>
                    <w:left w:w="10" w:type="dxa"/>
                    <w:bottom w:w="20" w:type="dxa"/>
                    <w:right w:w="10" w:type="dxa"/>
                  </w:tcMar>
                </w:tcPr>
                <w:p w14:paraId="158C8F5B" w14:textId="77777777" w:rsidR="001A20E6" w:rsidRDefault="00000000">
                  <w:pPr>
                    <w:pStyle w:val="TableCellBirdsEyeDayNumber"/>
                  </w:pPr>
                  <w:r>
                    <w:t>28</w:t>
                  </w:r>
                </w:p>
              </w:tc>
              <w:tc>
                <w:tcPr>
                  <w:tcW w:w="700" w:type="pct"/>
                  <w:tcMar>
                    <w:top w:w="20" w:type="dxa"/>
                    <w:left w:w="10" w:type="dxa"/>
                    <w:bottom w:w="20" w:type="dxa"/>
                    <w:right w:w="10" w:type="dxa"/>
                  </w:tcMar>
                </w:tcPr>
                <w:p w14:paraId="4C644E7B" w14:textId="77777777" w:rsidR="001A20E6" w:rsidRDefault="00000000">
                  <w:pPr>
                    <w:pStyle w:val="TableCellBirdsEyeDayNumber"/>
                  </w:pPr>
                  <w:r>
                    <w:t>29</w:t>
                  </w:r>
                </w:p>
              </w:tc>
              <w:tc>
                <w:tcPr>
                  <w:tcW w:w="700" w:type="pct"/>
                  <w:tcMar>
                    <w:top w:w="20" w:type="dxa"/>
                    <w:left w:w="10" w:type="dxa"/>
                    <w:bottom w:w="20" w:type="dxa"/>
                    <w:right w:w="10" w:type="dxa"/>
                  </w:tcMar>
                </w:tcPr>
                <w:p w14:paraId="3F2395E8" w14:textId="77777777" w:rsidR="001A20E6" w:rsidRDefault="00000000">
                  <w:pPr>
                    <w:pStyle w:val="TableCellBirdsEyeDayNumber"/>
                  </w:pPr>
                  <w:r>
                    <w:t>30</w:t>
                  </w:r>
                </w:p>
              </w:tc>
              <w:tc>
                <w:tcPr>
                  <w:tcW w:w="700" w:type="pct"/>
                  <w:tcMar>
                    <w:top w:w="20" w:type="dxa"/>
                    <w:left w:w="10" w:type="dxa"/>
                    <w:bottom w:w="20" w:type="dxa"/>
                    <w:right w:w="10" w:type="dxa"/>
                  </w:tcMar>
                </w:tcPr>
                <w:p w14:paraId="533ABB39" w14:textId="77777777" w:rsidR="001A20E6" w:rsidRDefault="001A20E6"/>
              </w:tc>
              <w:tc>
                <w:tcPr>
                  <w:tcW w:w="700" w:type="pct"/>
                  <w:tcMar>
                    <w:top w:w="20" w:type="dxa"/>
                    <w:left w:w="10" w:type="dxa"/>
                    <w:bottom w:w="20" w:type="dxa"/>
                    <w:right w:w="10" w:type="dxa"/>
                  </w:tcMar>
                </w:tcPr>
                <w:p w14:paraId="0F2D60A9" w14:textId="77777777" w:rsidR="001A20E6" w:rsidRDefault="001A20E6"/>
              </w:tc>
              <w:tc>
                <w:tcPr>
                  <w:tcW w:w="700" w:type="pct"/>
                  <w:tcMar>
                    <w:top w:w="20" w:type="dxa"/>
                    <w:left w:w="10" w:type="dxa"/>
                    <w:bottom w:w="20" w:type="dxa"/>
                    <w:right w:w="10" w:type="dxa"/>
                  </w:tcMar>
                </w:tcPr>
                <w:p w14:paraId="5AE1FCE6" w14:textId="77777777" w:rsidR="001A20E6" w:rsidRDefault="001A20E6"/>
              </w:tc>
            </w:tr>
          </w:tbl>
          <w:p w14:paraId="38E410D2" w14:textId="77777777" w:rsidR="001A20E6" w:rsidRDefault="001A20E6"/>
        </w:tc>
        <w:tc>
          <w:tcPr>
            <w:tcW w:w="800" w:type="pct"/>
            <w:tcMar>
              <w:top w:w="100" w:type="dxa"/>
              <w:left w:w="50" w:type="dxa"/>
              <w:bottom w:w="100" w:type="dxa"/>
              <w:right w:w="50" w:type="dxa"/>
            </w:tcMar>
          </w:tcPr>
          <w:tbl>
            <w:tblPr>
              <w:tblW w:w="5000" w:type="pct"/>
              <w:tblCellMar>
                <w:left w:w="10" w:type="dxa"/>
                <w:right w:w="10" w:type="dxa"/>
              </w:tblCellMar>
              <w:tblLook w:val="04A0" w:firstRow="1" w:lastRow="0" w:firstColumn="1" w:lastColumn="0" w:noHBand="0" w:noVBand="1"/>
            </w:tblPr>
            <w:tblGrid>
              <w:gridCol w:w="201"/>
              <w:gridCol w:w="201"/>
              <w:gridCol w:w="201"/>
              <w:gridCol w:w="201"/>
              <w:gridCol w:w="200"/>
              <w:gridCol w:w="200"/>
              <w:gridCol w:w="200"/>
            </w:tblGrid>
            <w:tr w:rsidR="001A20E6" w14:paraId="13D0E11C" w14:textId="77777777">
              <w:tc>
                <w:tcPr>
                  <w:tcW w:w="700" w:type="pct"/>
                  <w:tcMar>
                    <w:top w:w="50" w:type="dxa"/>
                    <w:left w:w="20" w:type="dxa"/>
                    <w:bottom w:w="50" w:type="dxa"/>
                    <w:right w:w="20" w:type="dxa"/>
                  </w:tcMar>
                </w:tcPr>
                <w:p w14:paraId="20661192" w14:textId="77777777" w:rsidR="001A20E6" w:rsidRDefault="00000000">
                  <w:pPr>
                    <w:pStyle w:val="TableCellBirdsEyeDay"/>
                  </w:pPr>
                  <w:r>
                    <w:t>S</w:t>
                  </w:r>
                </w:p>
              </w:tc>
              <w:tc>
                <w:tcPr>
                  <w:tcW w:w="700" w:type="pct"/>
                  <w:tcMar>
                    <w:top w:w="50" w:type="dxa"/>
                    <w:left w:w="20" w:type="dxa"/>
                    <w:bottom w:w="50" w:type="dxa"/>
                    <w:right w:w="20" w:type="dxa"/>
                  </w:tcMar>
                </w:tcPr>
                <w:p w14:paraId="06BCDA3F" w14:textId="77777777" w:rsidR="001A20E6" w:rsidRDefault="00000000">
                  <w:pPr>
                    <w:pStyle w:val="TableCellBirdsEyeDay"/>
                  </w:pPr>
                  <w:r>
                    <w:t>M</w:t>
                  </w:r>
                </w:p>
              </w:tc>
              <w:tc>
                <w:tcPr>
                  <w:tcW w:w="700" w:type="pct"/>
                  <w:tcMar>
                    <w:top w:w="50" w:type="dxa"/>
                    <w:left w:w="20" w:type="dxa"/>
                    <w:bottom w:w="50" w:type="dxa"/>
                    <w:right w:w="20" w:type="dxa"/>
                  </w:tcMar>
                </w:tcPr>
                <w:p w14:paraId="160D4BF3" w14:textId="77777777" w:rsidR="001A20E6" w:rsidRDefault="00000000">
                  <w:pPr>
                    <w:pStyle w:val="TableCellBirdsEyeDay"/>
                  </w:pPr>
                  <w:r>
                    <w:t>T</w:t>
                  </w:r>
                </w:p>
              </w:tc>
              <w:tc>
                <w:tcPr>
                  <w:tcW w:w="700" w:type="pct"/>
                  <w:tcMar>
                    <w:top w:w="50" w:type="dxa"/>
                    <w:left w:w="20" w:type="dxa"/>
                    <w:bottom w:w="50" w:type="dxa"/>
                    <w:right w:w="20" w:type="dxa"/>
                  </w:tcMar>
                </w:tcPr>
                <w:p w14:paraId="17277170" w14:textId="77777777" w:rsidR="001A20E6" w:rsidRDefault="00000000">
                  <w:pPr>
                    <w:pStyle w:val="TableCellBirdsEyeDay"/>
                  </w:pPr>
                  <w:r>
                    <w:t>W</w:t>
                  </w:r>
                </w:p>
              </w:tc>
              <w:tc>
                <w:tcPr>
                  <w:tcW w:w="700" w:type="pct"/>
                  <w:tcMar>
                    <w:top w:w="50" w:type="dxa"/>
                    <w:left w:w="20" w:type="dxa"/>
                    <w:bottom w:w="50" w:type="dxa"/>
                    <w:right w:w="20" w:type="dxa"/>
                  </w:tcMar>
                </w:tcPr>
                <w:p w14:paraId="5F378617" w14:textId="77777777" w:rsidR="001A20E6" w:rsidRDefault="00000000">
                  <w:pPr>
                    <w:pStyle w:val="TableCellBirdsEyeDay"/>
                  </w:pPr>
                  <w:r>
                    <w:t>T</w:t>
                  </w:r>
                </w:p>
              </w:tc>
              <w:tc>
                <w:tcPr>
                  <w:tcW w:w="700" w:type="pct"/>
                  <w:tcMar>
                    <w:top w:w="50" w:type="dxa"/>
                    <w:left w:w="20" w:type="dxa"/>
                    <w:bottom w:w="50" w:type="dxa"/>
                    <w:right w:w="20" w:type="dxa"/>
                  </w:tcMar>
                </w:tcPr>
                <w:p w14:paraId="7020073B" w14:textId="77777777" w:rsidR="001A20E6" w:rsidRDefault="00000000">
                  <w:pPr>
                    <w:pStyle w:val="TableCellBirdsEyeDay"/>
                  </w:pPr>
                  <w:r>
                    <w:t>F</w:t>
                  </w:r>
                </w:p>
              </w:tc>
              <w:tc>
                <w:tcPr>
                  <w:tcW w:w="700" w:type="pct"/>
                  <w:tcMar>
                    <w:top w:w="50" w:type="dxa"/>
                    <w:left w:w="20" w:type="dxa"/>
                    <w:bottom w:w="50" w:type="dxa"/>
                    <w:right w:w="20" w:type="dxa"/>
                  </w:tcMar>
                </w:tcPr>
                <w:p w14:paraId="17C24B56" w14:textId="77777777" w:rsidR="001A20E6" w:rsidRDefault="00000000">
                  <w:pPr>
                    <w:pStyle w:val="TableCellBirdsEyeDay"/>
                  </w:pPr>
                  <w:r>
                    <w:t>S</w:t>
                  </w:r>
                </w:p>
              </w:tc>
            </w:tr>
            <w:tr w:rsidR="001A20E6" w14:paraId="24D4DE6A" w14:textId="77777777">
              <w:tc>
                <w:tcPr>
                  <w:tcW w:w="700" w:type="pct"/>
                  <w:tcMar>
                    <w:top w:w="20" w:type="dxa"/>
                    <w:left w:w="10" w:type="dxa"/>
                    <w:bottom w:w="20" w:type="dxa"/>
                    <w:right w:w="10" w:type="dxa"/>
                  </w:tcMar>
                </w:tcPr>
                <w:p w14:paraId="4F58B1DC" w14:textId="77777777" w:rsidR="001A20E6" w:rsidRDefault="001A20E6"/>
              </w:tc>
              <w:tc>
                <w:tcPr>
                  <w:tcW w:w="700" w:type="pct"/>
                  <w:tcMar>
                    <w:top w:w="20" w:type="dxa"/>
                    <w:left w:w="10" w:type="dxa"/>
                    <w:bottom w:w="20" w:type="dxa"/>
                    <w:right w:w="10" w:type="dxa"/>
                  </w:tcMar>
                </w:tcPr>
                <w:p w14:paraId="18AC11BA" w14:textId="77777777" w:rsidR="001A20E6" w:rsidRDefault="001A20E6"/>
              </w:tc>
              <w:tc>
                <w:tcPr>
                  <w:tcW w:w="700" w:type="pct"/>
                  <w:tcMar>
                    <w:top w:w="20" w:type="dxa"/>
                    <w:left w:w="10" w:type="dxa"/>
                    <w:bottom w:w="20" w:type="dxa"/>
                    <w:right w:w="10" w:type="dxa"/>
                  </w:tcMar>
                </w:tcPr>
                <w:p w14:paraId="1C30C704" w14:textId="77777777" w:rsidR="001A20E6" w:rsidRDefault="001A20E6"/>
              </w:tc>
              <w:tc>
                <w:tcPr>
                  <w:tcW w:w="700" w:type="pct"/>
                  <w:tcMar>
                    <w:top w:w="20" w:type="dxa"/>
                    <w:left w:w="10" w:type="dxa"/>
                    <w:bottom w:w="20" w:type="dxa"/>
                    <w:right w:w="10" w:type="dxa"/>
                  </w:tcMar>
                </w:tcPr>
                <w:p w14:paraId="164FB202" w14:textId="77777777" w:rsidR="001A20E6" w:rsidRDefault="001A20E6"/>
              </w:tc>
              <w:tc>
                <w:tcPr>
                  <w:tcW w:w="700" w:type="pct"/>
                  <w:tcMar>
                    <w:top w:w="20" w:type="dxa"/>
                    <w:left w:w="10" w:type="dxa"/>
                    <w:bottom w:w="20" w:type="dxa"/>
                    <w:right w:w="10" w:type="dxa"/>
                  </w:tcMar>
                </w:tcPr>
                <w:p w14:paraId="0A6CAA22" w14:textId="77777777" w:rsidR="001A20E6" w:rsidRDefault="00000000">
                  <w:pPr>
                    <w:pStyle w:val="TableCellBirdsEyeDayNumber"/>
                  </w:pPr>
                  <w:r>
                    <w:t>1</w:t>
                  </w:r>
                </w:p>
              </w:tc>
              <w:tc>
                <w:tcPr>
                  <w:tcW w:w="700" w:type="pct"/>
                  <w:tcMar>
                    <w:top w:w="20" w:type="dxa"/>
                    <w:left w:w="10" w:type="dxa"/>
                    <w:bottom w:w="20" w:type="dxa"/>
                    <w:right w:w="10" w:type="dxa"/>
                  </w:tcMar>
                </w:tcPr>
                <w:p w14:paraId="05C77EB2" w14:textId="77777777" w:rsidR="001A20E6" w:rsidRDefault="00000000">
                  <w:pPr>
                    <w:pStyle w:val="TableCellBirdsEyeDayNumber"/>
                  </w:pPr>
                  <w:r>
                    <w:t>2</w:t>
                  </w:r>
                </w:p>
              </w:tc>
              <w:tc>
                <w:tcPr>
                  <w:tcW w:w="700" w:type="pct"/>
                  <w:tcMar>
                    <w:top w:w="20" w:type="dxa"/>
                    <w:left w:w="10" w:type="dxa"/>
                    <w:bottom w:w="20" w:type="dxa"/>
                    <w:right w:w="10" w:type="dxa"/>
                  </w:tcMar>
                </w:tcPr>
                <w:p w14:paraId="515429D0" w14:textId="77777777" w:rsidR="001A20E6" w:rsidRDefault="00000000">
                  <w:pPr>
                    <w:pStyle w:val="TableCellBirdsEyeDayNumber"/>
                  </w:pPr>
                  <w:r>
                    <w:t>3</w:t>
                  </w:r>
                </w:p>
              </w:tc>
            </w:tr>
            <w:tr w:rsidR="001A20E6" w14:paraId="7A78778C" w14:textId="77777777">
              <w:tc>
                <w:tcPr>
                  <w:tcW w:w="700" w:type="pct"/>
                  <w:tcMar>
                    <w:top w:w="20" w:type="dxa"/>
                    <w:left w:w="10" w:type="dxa"/>
                    <w:bottom w:w="20" w:type="dxa"/>
                    <w:right w:w="10" w:type="dxa"/>
                  </w:tcMar>
                </w:tcPr>
                <w:p w14:paraId="156557C9" w14:textId="77777777" w:rsidR="001A20E6" w:rsidRDefault="00000000">
                  <w:pPr>
                    <w:pStyle w:val="TableCellBirdsEyeDayNumber"/>
                  </w:pPr>
                  <w:r>
                    <w:t>4</w:t>
                  </w:r>
                </w:p>
              </w:tc>
              <w:tc>
                <w:tcPr>
                  <w:tcW w:w="700" w:type="pct"/>
                  <w:tcMar>
                    <w:top w:w="20" w:type="dxa"/>
                    <w:left w:w="10" w:type="dxa"/>
                    <w:bottom w:w="20" w:type="dxa"/>
                    <w:right w:w="10" w:type="dxa"/>
                  </w:tcMar>
                </w:tcPr>
                <w:p w14:paraId="6BE5743D" w14:textId="77777777" w:rsidR="001A20E6" w:rsidRDefault="00000000">
                  <w:pPr>
                    <w:pStyle w:val="TableCellBirdsEyeDayNumber"/>
                  </w:pPr>
                  <w:r>
                    <w:t>5</w:t>
                  </w:r>
                </w:p>
              </w:tc>
              <w:tc>
                <w:tcPr>
                  <w:tcW w:w="700" w:type="pct"/>
                  <w:tcMar>
                    <w:top w:w="20" w:type="dxa"/>
                    <w:left w:w="10" w:type="dxa"/>
                    <w:bottom w:w="20" w:type="dxa"/>
                    <w:right w:w="10" w:type="dxa"/>
                  </w:tcMar>
                </w:tcPr>
                <w:p w14:paraId="5CA9272B" w14:textId="77777777" w:rsidR="001A20E6" w:rsidRDefault="00000000">
                  <w:pPr>
                    <w:pStyle w:val="TableCellBirdsEyeDayNumber"/>
                  </w:pPr>
                  <w:r>
                    <w:t>6</w:t>
                  </w:r>
                </w:p>
              </w:tc>
              <w:tc>
                <w:tcPr>
                  <w:tcW w:w="700" w:type="pct"/>
                  <w:tcMar>
                    <w:top w:w="20" w:type="dxa"/>
                    <w:left w:w="10" w:type="dxa"/>
                    <w:bottom w:w="20" w:type="dxa"/>
                    <w:right w:w="10" w:type="dxa"/>
                  </w:tcMar>
                </w:tcPr>
                <w:p w14:paraId="605082BF" w14:textId="77777777" w:rsidR="001A20E6" w:rsidRDefault="00000000">
                  <w:pPr>
                    <w:pStyle w:val="TableCellBirdsEyeDayNumber"/>
                  </w:pPr>
                  <w:r>
                    <w:t>7</w:t>
                  </w:r>
                </w:p>
              </w:tc>
              <w:tc>
                <w:tcPr>
                  <w:tcW w:w="700" w:type="pct"/>
                  <w:tcMar>
                    <w:top w:w="20" w:type="dxa"/>
                    <w:left w:w="10" w:type="dxa"/>
                    <w:bottom w:w="20" w:type="dxa"/>
                    <w:right w:w="10" w:type="dxa"/>
                  </w:tcMar>
                </w:tcPr>
                <w:p w14:paraId="0BB4C955" w14:textId="77777777" w:rsidR="001A20E6" w:rsidRDefault="00000000">
                  <w:pPr>
                    <w:pStyle w:val="TableCellBirdsEyeDayNumber"/>
                  </w:pPr>
                  <w:r>
                    <w:t>8</w:t>
                  </w:r>
                </w:p>
              </w:tc>
              <w:tc>
                <w:tcPr>
                  <w:tcW w:w="700" w:type="pct"/>
                  <w:tcMar>
                    <w:top w:w="20" w:type="dxa"/>
                    <w:left w:w="10" w:type="dxa"/>
                    <w:bottom w:w="20" w:type="dxa"/>
                    <w:right w:w="10" w:type="dxa"/>
                  </w:tcMar>
                </w:tcPr>
                <w:p w14:paraId="319C8398" w14:textId="77777777" w:rsidR="001A20E6" w:rsidRDefault="00000000">
                  <w:pPr>
                    <w:pStyle w:val="TableCellBirdsEyeDayNumber"/>
                  </w:pPr>
                  <w:r>
                    <w:t>9</w:t>
                  </w:r>
                </w:p>
              </w:tc>
              <w:tc>
                <w:tcPr>
                  <w:tcW w:w="700" w:type="pct"/>
                  <w:tcMar>
                    <w:top w:w="20" w:type="dxa"/>
                    <w:left w:w="10" w:type="dxa"/>
                    <w:bottom w:w="20" w:type="dxa"/>
                    <w:right w:w="10" w:type="dxa"/>
                  </w:tcMar>
                </w:tcPr>
                <w:p w14:paraId="5C711D28" w14:textId="77777777" w:rsidR="001A20E6" w:rsidRDefault="00000000">
                  <w:pPr>
                    <w:pStyle w:val="TableCellBirdsEyeDayNumber"/>
                  </w:pPr>
                  <w:r>
                    <w:t>10</w:t>
                  </w:r>
                </w:p>
              </w:tc>
            </w:tr>
            <w:tr w:rsidR="001A20E6" w14:paraId="43058A20" w14:textId="77777777">
              <w:tc>
                <w:tcPr>
                  <w:tcW w:w="700" w:type="pct"/>
                  <w:tcMar>
                    <w:top w:w="20" w:type="dxa"/>
                    <w:left w:w="10" w:type="dxa"/>
                    <w:bottom w:w="20" w:type="dxa"/>
                    <w:right w:w="10" w:type="dxa"/>
                  </w:tcMar>
                </w:tcPr>
                <w:p w14:paraId="7A8F24E6" w14:textId="77777777" w:rsidR="001A20E6" w:rsidRDefault="00000000">
                  <w:pPr>
                    <w:pStyle w:val="TableCellBirdsEyeDayNumber"/>
                  </w:pPr>
                  <w:r>
                    <w:t>11</w:t>
                  </w:r>
                </w:p>
              </w:tc>
              <w:tc>
                <w:tcPr>
                  <w:tcW w:w="700" w:type="pct"/>
                  <w:tcMar>
                    <w:top w:w="20" w:type="dxa"/>
                    <w:left w:w="10" w:type="dxa"/>
                    <w:bottom w:w="20" w:type="dxa"/>
                    <w:right w:w="10" w:type="dxa"/>
                  </w:tcMar>
                </w:tcPr>
                <w:p w14:paraId="60879319" w14:textId="77777777" w:rsidR="001A20E6" w:rsidRDefault="00000000">
                  <w:pPr>
                    <w:pStyle w:val="TableCellBirdsEyeDayNumber"/>
                  </w:pPr>
                  <w:r>
                    <w:t>12</w:t>
                  </w:r>
                </w:p>
              </w:tc>
              <w:tc>
                <w:tcPr>
                  <w:tcW w:w="700" w:type="pct"/>
                  <w:tcMar>
                    <w:top w:w="20" w:type="dxa"/>
                    <w:left w:w="10" w:type="dxa"/>
                    <w:bottom w:w="20" w:type="dxa"/>
                    <w:right w:w="10" w:type="dxa"/>
                  </w:tcMar>
                </w:tcPr>
                <w:p w14:paraId="4C23168D" w14:textId="77777777" w:rsidR="001A20E6" w:rsidRDefault="00000000">
                  <w:pPr>
                    <w:pStyle w:val="TableCellBirdsEyeDayNumber"/>
                  </w:pPr>
                  <w:r>
                    <w:t>13</w:t>
                  </w:r>
                </w:p>
              </w:tc>
              <w:tc>
                <w:tcPr>
                  <w:tcW w:w="700" w:type="pct"/>
                  <w:tcMar>
                    <w:top w:w="20" w:type="dxa"/>
                    <w:left w:w="10" w:type="dxa"/>
                    <w:bottom w:w="20" w:type="dxa"/>
                    <w:right w:w="10" w:type="dxa"/>
                  </w:tcMar>
                </w:tcPr>
                <w:p w14:paraId="7924EB59" w14:textId="77777777" w:rsidR="001A20E6" w:rsidRDefault="00000000">
                  <w:pPr>
                    <w:pStyle w:val="TableCellBirdsEyeDayNumber"/>
                  </w:pPr>
                  <w:r>
                    <w:t>14</w:t>
                  </w:r>
                </w:p>
              </w:tc>
              <w:tc>
                <w:tcPr>
                  <w:tcW w:w="700" w:type="pct"/>
                  <w:tcMar>
                    <w:top w:w="20" w:type="dxa"/>
                    <w:left w:w="10" w:type="dxa"/>
                    <w:bottom w:w="20" w:type="dxa"/>
                    <w:right w:w="10" w:type="dxa"/>
                  </w:tcMar>
                </w:tcPr>
                <w:p w14:paraId="1865A427" w14:textId="77777777" w:rsidR="001A20E6" w:rsidRDefault="00000000">
                  <w:pPr>
                    <w:pStyle w:val="TableCellBirdsEyeDayNumber"/>
                  </w:pPr>
                  <w:r>
                    <w:t>15</w:t>
                  </w:r>
                </w:p>
              </w:tc>
              <w:tc>
                <w:tcPr>
                  <w:tcW w:w="700" w:type="pct"/>
                  <w:tcMar>
                    <w:top w:w="20" w:type="dxa"/>
                    <w:left w:w="10" w:type="dxa"/>
                    <w:bottom w:w="20" w:type="dxa"/>
                    <w:right w:w="10" w:type="dxa"/>
                  </w:tcMar>
                </w:tcPr>
                <w:p w14:paraId="0E573886" w14:textId="77777777" w:rsidR="001A20E6" w:rsidRDefault="00000000">
                  <w:pPr>
                    <w:pStyle w:val="TableCellBirdsEyeDayNumber"/>
                  </w:pPr>
                  <w:r>
                    <w:t>16</w:t>
                  </w:r>
                </w:p>
              </w:tc>
              <w:tc>
                <w:tcPr>
                  <w:tcW w:w="700" w:type="pct"/>
                  <w:tcMar>
                    <w:top w:w="20" w:type="dxa"/>
                    <w:left w:w="10" w:type="dxa"/>
                    <w:bottom w:w="20" w:type="dxa"/>
                    <w:right w:w="10" w:type="dxa"/>
                  </w:tcMar>
                </w:tcPr>
                <w:p w14:paraId="432023AD" w14:textId="77777777" w:rsidR="001A20E6" w:rsidRDefault="00000000">
                  <w:pPr>
                    <w:pStyle w:val="TableCellBirdsEyeDayNumber"/>
                  </w:pPr>
                  <w:r>
                    <w:t>17</w:t>
                  </w:r>
                </w:p>
              </w:tc>
            </w:tr>
            <w:tr w:rsidR="001A20E6" w14:paraId="0844B9C0" w14:textId="77777777">
              <w:tc>
                <w:tcPr>
                  <w:tcW w:w="700" w:type="pct"/>
                  <w:tcMar>
                    <w:top w:w="20" w:type="dxa"/>
                    <w:left w:w="10" w:type="dxa"/>
                    <w:bottom w:w="20" w:type="dxa"/>
                    <w:right w:w="10" w:type="dxa"/>
                  </w:tcMar>
                </w:tcPr>
                <w:p w14:paraId="4690C524" w14:textId="77777777" w:rsidR="001A20E6" w:rsidRDefault="00000000">
                  <w:pPr>
                    <w:pStyle w:val="TableCellBirdsEyeDayNumber"/>
                  </w:pPr>
                  <w:r>
                    <w:t>18</w:t>
                  </w:r>
                </w:p>
              </w:tc>
              <w:tc>
                <w:tcPr>
                  <w:tcW w:w="700" w:type="pct"/>
                  <w:tcMar>
                    <w:top w:w="20" w:type="dxa"/>
                    <w:left w:w="10" w:type="dxa"/>
                    <w:bottom w:w="20" w:type="dxa"/>
                    <w:right w:w="10" w:type="dxa"/>
                  </w:tcMar>
                </w:tcPr>
                <w:p w14:paraId="3AE7D5E9" w14:textId="77777777" w:rsidR="001A20E6" w:rsidRDefault="00000000">
                  <w:pPr>
                    <w:pStyle w:val="TableCellBirdsEyeDayNumber"/>
                  </w:pPr>
                  <w:r>
                    <w:t>19</w:t>
                  </w:r>
                </w:p>
              </w:tc>
              <w:tc>
                <w:tcPr>
                  <w:tcW w:w="700" w:type="pct"/>
                  <w:tcMar>
                    <w:top w:w="20" w:type="dxa"/>
                    <w:left w:w="10" w:type="dxa"/>
                    <w:bottom w:w="20" w:type="dxa"/>
                    <w:right w:w="10" w:type="dxa"/>
                  </w:tcMar>
                </w:tcPr>
                <w:p w14:paraId="6B0631B2" w14:textId="77777777" w:rsidR="001A20E6" w:rsidRDefault="00000000">
                  <w:pPr>
                    <w:pStyle w:val="TableCellBirdsEyeDayNumber"/>
                  </w:pPr>
                  <w:r>
                    <w:t>20</w:t>
                  </w:r>
                </w:p>
              </w:tc>
              <w:tc>
                <w:tcPr>
                  <w:tcW w:w="700" w:type="pct"/>
                  <w:tcMar>
                    <w:top w:w="20" w:type="dxa"/>
                    <w:left w:w="10" w:type="dxa"/>
                    <w:bottom w:w="20" w:type="dxa"/>
                    <w:right w:w="10" w:type="dxa"/>
                  </w:tcMar>
                </w:tcPr>
                <w:p w14:paraId="67AD62A3" w14:textId="77777777" w:rsidR="001A20E6" w:rsidRDefault="00000000">
                  <w:pPr>
                    <w:pStyle w:val="TableCellBirdsEyeDayNumber"/>
                  </w:pPr>
                  <w:r>
                    <w:t>21</w:t>
                  </w:r>
                </w:p>
              </w:tc>
              <w:tc>
                <w:tcPr>
                  <w:tcW w:w="700" w:type="pct"/>
                  <w:tcMar>
                    <w:top w:w="20" w:type="dxa"/>
                    <w:left w:w="10" w:type="dxa"/>
                    <w:bottom w:w="20" w:type="dxa"/>
                    <w:right w:w="10" w:type="dxa"/>
                  </w:tcMar>
                </w:tcPr>
                <w:p w14:paraId="01ADF37E" w14:textId="77777777" w:rsidR="001A20E6" w:rsidRDefault="00000000">
                  <w:pPr>
                    <w:pStyle w:val="TableCellBirdsEyeDayNumber"/>
                  </w:pPr>
                  <w:r>
                    <w:t>22</w:t>
                  </w:r>
                </w:p>
              </w:tc>
              <w:tc>
                <w:tcPr>
                  <w:tcW w:w="700" w:type="pct"/>
                  <w:tcMar>
                    <w:top w:w="20" w:type="dxa"/>
                    <w:left w:w="10" w:type="dxa"/>
                    <w:bottom w:w="20" w:type="dxa"/>
                    <w:right w:w="10" w:type="dxa"/>
                  </w:tcMar>
                </w:tcPr>
                <w:p w14:paraId="0962C7F3" w14:textId="77777777" w:rsidR="001A20E6" w:rsidRDefault="00000000">
                  <w:pPr>
                    <w:pStyle w:val="TableCellBirdsEyeDayNumber"/>
                  </w:pPr>
                  <w:r>
                    <w:t>23</w:t>
                  </w:r>
                </w:p>
              </w:tc>
              <w:tc>
                <w:tcPr>
                  <w:tcW w:w="700" w:type="pct"/>
                  <w:tcMar>
                    <w:top w:w="20" w:type="dxa"/>
                    <w:left w:w="10" w:type="dxa"/>
                    <w:bottom w:w="20" w:type="dxa"/>
                    <w:right w:w="10" w:type="dxa"/>
                  </w:tcMar>
                </w:tcPr>
                <w:p w14:paraId="2D9D57F9" w14:textId="77777777" w:rsidR="001A20E6" w:rsidRDefault="00000000">
                  <w:pPr>
                    <w:pStyle w:val="TableCellBirdsEyeDayNumber"/>
                  </w:pPr>
                  <w:r>
                    <w:t>24</w:t>
                  </w:r>
                </w:p>
              </w:tc>
            </w:tr>
            <w:tr w:rsidR="001A20E6" w14:paraId="341CA097" w14:textId="77777777">
              <w:tc>
                <w:tcPr>
                  <w:tcW w:w="700" w:type="pct"/>
                  <w:tcMar>
                    <w:top w:w="20" w:type="dxa"/>
                    <w:left w:w="10" w:type="dxa"/>
                    <w:bottom w:w="20" w:type="dxa"/>
                    <w:right w:w="10" w:type="dxa"/>
                  </w:tcMar>
                </w:tcPr>
                <w:p w14:paraId="4F96BE39" w14:textId="77777777" w:rsidR="001A20E6" w:rsidRDefault="00000000">
                  <w:pPr>
                    <w:pStyle w:val="TableCellBirdsEyeDayNumber"/>
                  </w:pPr>
                  <w:r>
                    <w:t>25</w:t>
                  </w:r>
                </w:p>
              </w:tc>
              <w:tc>
                <w:tcPr>
                  <w:tcW w:w="700" w:type="pct"/>
                  <w:tcMar>
                    <w:top w:w="20" w:type="dxa"/>
                    <w:left w:w="10" w:type="dxa"/>
                    <w:bottom w:w="20" w:type="dxa"/>
                    <w:right w:w="10" w:type="dxa"/>
                  </w:tcMar>
                </w:tcPr>
                <w:p w14:paraId="650C6D21" w14:textId="77777777" w:rsidR="001A20E6" w:rsidRDefault="00000000">
                  <w:pPr>
                    <w:pStyle w:val="TableCellBirdsEyeDayNumber"/>
                  </w:pPr>
                  <w:r>
                    <w:t>26</w:t>
                  </w:r>
                </w:p>
              </w:tc>
              <w:tc>
                <w:tcPr>
                  <w:tcW w:w="700" w:type="pct"/>
                  <w:tcMar>
                    <w:top w:w="20" w:type="dxa"/>
                    <w:left w:w="10" w:type="dxa"/>
                    <w:bottom w:w="20" w:type="dxa"/>
                    <w:right w:w="10" w:type="dxa"/>
                  </w:tcMar>
                </w:tcPr>
                <w:p w14:paraId="28C37A1C" w14:textId="77777777" w:rsidR="001A20E6" w:rsidRDefault="00000000">
                  <w:pPr>
                    <w:pStyle w:val="TableCellBirdsEyeDayNumber"/>
                  </w:pPr>
                  <w:r>
                    <w:t>27</w:t>
                  </w:r>
                </w:p>
              </w:tc>
              <w:tc>
                <w:tcPr>
                  <w:tcW w:w="700" w:type="pct"/>
                  <w:tcMar>
                    <w:top w:w="20" w:type="dxa"/>
                    <w:left w:w="10" w:type="dxa"/>
                    <w:bottom w:w="20" w:type="dxa"/>
                    <w:right w:w="10" w:type="dxa"/>
                  </w:tcMar>
                </w:tcPr>
                <w:p w14:paraId="6E3045F5" w14:textId="77777777" w:rsidR="001A20E6" w:rsidRDefault="00000000">
                  <w:pPr>
                    <w:pStyle w:val="TableCellBirdsEyeDayNumber"/>
                  </w:pPr>
                  <w:r>
                    <w:t>28</w:t>
                  </w:r>
                </w:p>
              </w:tc>
              <w:tc>
                <w:tcPr>
                  <w:tcW w:w="700" w:type="pct"/>
                  <w:tcMar>
                    <w:top w:w="20" w:type="dxa"/>
                    <w:left w:w="10" w:type="dxa"/>
                    <w:bottom w:w="20" w:type="dxa"/>
                    <w:right w:w="10" w:type="dxa"/>
                  </w:tcMar>
                </w:tcPr>
                <w:p w14:paraId="4CF8B446" w14:textId="77777777" w:rsidR="001A20E6" w:rsidRDefault="00000000">
                  <w:pPr>
                    <w:pStyle w:val="TableCellBirdsEyeDayNumber"/>
                  </w:pPr>
                  <w:r>
                    <w:t>29</w:t>
                  </w:r>
                </w:p>
              </w:tc>
              <w:tc>
                <w:tcPr>
                  <w:tcW w:w="700" w:type="pct"/>
                  <w:tcMar>
                    <w:top w:w="20" w:type="dxa"/>
                    <w:left w:w="10" w:type="dxa"/>
                    <w:bottom w:w="20" w:type="dxa"/>
                    <w:right w:w="10" w:type="dxa"/>
                  </w:tcMar>
                </w:tcPr>
                <w:p w14:paraId="7C28CD66" w14:textId="77777777" w:rsidR="001A20E6" w:rsidRDefault="00000000">
                  <w:pPr>
                    <w:pStyle w:val="TableCellBirdsEyeDayNumber"/>
                  </w:pPr>
                  <w:r>
                    <w:t>30</w:t>
                  </w:r>
                </w:p>
              </w:tc>
              <w:tc>
                <w:tcPr>
                  <w:tcW w:w="700" w:type="pct"/>
                  <w:tcMar>
                    <w:top w:w="20" w:type="dxa"/>
                    <w:left w:w="10" w:type="dxa"/>
                    <w:bottom w:w="20" w:type="dxa"/>
                    <w:right w:w="10" w:type="dxa"/>
                  </w:tcMar>
                </w:tcPr>
                <w:p w14:paraId="445CB871" w14:textId="77777777" w:rsidR="001A20E6" w:rsidRDefault="00000000">
                  <w:pPr>
                    <w:pStyle w:val="TableCellBirdsEyeDayNumber"/>
                  </w:pPr>
                  <w:r>
                    <w:t>31</w:t>
                  </w:r>
                </w:p>
              </w:tc>
            </w:tr>
            <w:tr w:rsidR="001A20E6" w14:paraId="08E90CD4" w14:textId="77777777">
              <w:tc>
                <w:tcPr>
                  <w:tcW w:w="700" w:type="pct"/>
                  <w:tcMar>
                    <w:top w:w="20" w:type="dxa"/>
                    <w:left w:w="10" w:type="dxa"/>
                    <w:bottom w:w="20" w:type="dxa"/>
                    <w:right w:w="10" w:type="dxa"/>
                  </w:tcMar>
                </w:tcPr>
                <w:p w14:paraId="49499D04" w14:textId="77777777" w:rsidR="001A20E6" w:rsidRDefault="001A20E6"/>
              </w:tc>
              <w:tc>
                <w:tcPr>
                  <w:tcW w:w="700" w:type="pct"/>
                  <w:tcMar>
                    <w:top w:w="20" w:type="dxa"/>
                    <w:left w:w="10" w:type="dxa"/>
                    <w:bottom w:w="20" w:type="dxa"/>
                    <w:right w:w="10" w:type="dxa"/>
                  </w:tcMar>
                </w:tcPr>
                <w:p w14:paraId="28198C54" w14:textId="77777777" w:rsidR="001A20E6" w:rsidRDefault="001A20E6"/>
              </w:tc>
              <w:tc>
                <w:tcPr>
                  <w:tcW w:w="700" w:type="pct"/>
                  <w:tcMar>
                    <w:top w:w="20" w:type="dxa"/>
                    <w:left w:w="10" w:type="dxa"/>
                    <w:bottom w:w="20" w:type="dxa"/>
                    <w:right w:w="10" w:type="dxa"/>
                  </w:tcMar>
                </w:tcPr>
                <w:p w14:paraId="77293F3D" w14:textId="77777777" w:rsidR="001A20E6" w:rsidRDefault="001A20E6"/>
              </w:tc>
              <w:tc>
                <w:tcPr>
                  <w:tcW w:w="700" w:type="pct"/>
                  <w:tcMar>
                    <w:top w:w="20" w:type="dxa"/>
                    <w:left w:w="10" w:type="dxa"/>
                    <w:bottom w:w="20" w:type="dxa"/>
                    <w:right w:w="10" w:type="dxa"/>
                  </w:tcMar>
                </w:tcPr>
                <w:p w14:paraId="046C075E" w14:textId="77777777" w:rsidR="001A20E6" w:rsidRDefault="001A20E6"/>
              </w:tc>
              <w:tc>
                <w:tcPr>
                  <w:tcW w:w="700" w:type="pct"/>
                  <w:tcMar>
                    <w:top w:w="20" w:type="dxa"/>
                    <w:left w:w="10" w:type="dxa"/>
                    <w:bottom w:w="20" w:type="dxa"/>
                    <w:right w:w="10" w:type="dxa"/>
                  </w:tcMar>
                </w:tcPr>
                <w:p w14:paraId="3F634C88" w14:textId="77777777" w:rsidR="001A20E6" w:rsidRDefault="001A20E6"/>
              </w:tc>
              <w:tc>
                <w:tcPr>
                  <w:tcW w:w="700" w:type="pct"/>
                  <w:tcMar>
                    <w:top w:w="20" w:type="dxa"/>
                    <w:left w:w="10" w:type="dxa"/>
                    <w:bottom w:w="20" w:type="dxa"/>
                    <w:right w:w="10" w:type="dxa"/>
                  </w:tcMar>
                </w:tcPr>
                <w:p w14:paraId="5F7BDDC3" w14:textId="77777777" w:rsidR="001A20E6" w:rsidRDefault="001A20E6"/>
              </w:tc>
              <w:tc>
                <w:tcPr>
                  <w:tcW w:w="700" w:type="pct"/>
                  <w:tcMar>
                    <w:top w:w="20" w:type="dxa"/>
                    <w:left w:w="10" w:type="dxa"/>
                    <w:bottom w:w="20" w:type="dxa"/>
                    <w:right w:w="10" w:type="dxa"/>
                  </w:tcMar>
                </w:tcPr>
                <w:p w14:paraId="2DF7724F" w14:textId="77777777" w:rsidR="001A20E6" w:rsidRDefault="001A20E6"/>
              </w:tc>
            </w:tr>
          </w:tbl>
          <w:p w14:paraId="6F9DE978" w14:textId="77777777" w:rsidR="001A20E6" w:rsidRDefault="001A20E6"/>
        </w:tc>
        <w:tc>
          <w:tcPr>
            <w:tcW w:w="800" w:type="pct"/>
            <w:tcMar>
              <w:top w:w="100" w:type="dxa"/>
              <w:left w:w="50" w:type="dxa"/>
              <w:bottom w:w="100" w:type="dxa"/>
              <w:right w:w="50" w:type="dxa"/>
            </w:tcMar>
          </w:tcPr>
          <w:tbl>
            <w:tblPr>
              <w:tblW w:w="5000" w:type="pct"/>
              <w:tblCellMar>
                <w:left w:w="10" w:type="dxa"/>
                <w:right w:w="10" w:type="dxa"/>
              </w:tblCellMar>
              <w:tblLook w:val="04A0" w:firstRow="1" w:lastRow="0" w:firstColumn="1" w:lastColumn="0" w:noHBand="0" w:noVBand="1"/>
            </w:tblPr>
            <w:tblGrid>
              <w:gridCol w:w="201"/>
              <w:gridCol w:w="201"/>
              <w:gridCol w:w="201"/>
              <w:gridCol w:w="201"/>
              <w:gridCol w:w="200"/>
              <w:gridCol w:w="200"/>
              <w:gridCol w:w="200"/>
            </w:tblGrid>
            <w:tr w:rsidR="001A20E6" w14:paraId="164D5F44" w14:textId="77777777">
              <w:tc>
                <w:tcPr>
                  <w:tcW w:w="700" w:type="pct"/>
                  <w:tcMar>
                    <w:top w:w="50" w:type="dxa"/>
                    <w:left w:w="20" w:type="dxa"/>
                    <w:bottom w:w="50" w:type="dxa"/>
                    <w:right w:w="20" w:type="dxa"/>
                  </w:tcMar>
                </w:tcPr>
                <w:p w14:paraId="1812933D" w14:textId="77777777" w:rsidR="001A20E6" w:rsidRDefault="00000000">
                  <w:pPr>
                    <w:pStyle w:val="TableCellBirdsEyeDay"/>
                  </w:pPr>
                  <w:r>
                    <w:t>S</w:t>
                  </w:r>
                </w:p>
              </w:tc>
              <w:tc>
                <w:tcPr>
                  <w:tcW w:w="700" w:type="pct"/>
                  <w:tcMar>
                    <w:top w:w="50" w:type="dxa"/>
                    <w:left w:w="20" w:type="dxa"/>
                    <w:bottom w:w="50" w:type="dxa"/>
                    <w:right w:w="20" w:type="dxa"/>
                  </w:tcMar>
                </w:tcPr>
                <w:p w14:paraId="1BA73B31" w14:textId="77777777" w:rsidR="001A20E6" w:rsidRDefault="00000000">
                  <w:pPr>
                    <w:pStyle w:val="TableCellBirdsEyeDay"/>
                  </w:pPr>
                  <w:r>
                    <w:t>M</w:t>
                  </w:r>
                </w:p>
              </w:tc>
              <w:tc>
                <w:tcPr>
                  <w:tcW w:w="700" w:type="pct"/>
                  <w:tcMar>
                    <w:top w:w="50" w:type="dxa"/>
                    <w:left w:w="20" w:type="dxa"/>
                    <w:bottom w:w="50" w:type="dxa"/>
                    <w:right w:w="20" w:type="dxa"/>
                  </w:tcMar>
                </w:tcPr>
                <w:p w14:paraId="79968AD5" w14:textId="77777777" w:rsidR="001A20E6" w:rsidRDefault="00000000">
                  <w:pPr>
                    <w:pStyle w:val="TableCellBirdsEyeDay"/>
                  </w:pPr>
                  <w:r>
                    <w:t>T</w:t>
                  </w:r>
                </w:p>
              </w:tc>
              <w:tc>
                <w:tcPr>
                  <w:tcW w:w="700" w:type="pct"/>
                  <w:tcMar>
                    <w:top w:w="50" w:type="dxa"/>
                    <w:left w:w="20" w:type="dxa"/>
                    <w:bottom w:w="50" w:type="dxa"/>
                    <w:right w:w="20" w:type="dxa"/>
                  </w:tcMar>
                </w:tcPr>
                <w:p w14:paraId="1F590AE3" w14:textId="77777777" w:rsidR="001A20E6" w:rsidRDefault="00000000">
                  <w:pPr>
                    <w:pStyle w:val="TableCellBirdsEyeDay"/>
                  </w:pPr>
                  <w:r>
                    <w:t>W</w:t>
                  </w:r>
                </w:p>
              </w:tc>
              <w:tc>
                <w:tcPr>
                  <w:tcW w:w="700" w:type="pct"/>
                  <w:tcMar>
                    <w:top w:w="50" w:type="dxa"/>
                    <w:left w:w="20" w:type="dxa"/>
                    <w:bottom w:w="50" w:type="dxa"/>
                    <w:right w:w="20" w:type="dxa"/>
                  </w:tcMar>
                </w:tcPr>
                <w:p w14:paraId="36036388" w14:textId="77777777" w:rsidR="001A20E6" w:rsidRDefault="00000000">
                  <w:pPr>
                    <w:pStyle w:val="TableCellBirdsEyeDay"/>
                  </w:pPr>
                  <w:r>
                    <w:t>T</w:t>
                  </w:r>
                </w:p>
              </w:tc>
              <w:tc>
                <w:tcPr>
                  <w:tcW w:w="700" w:type="pct"/>
                  <w:tcMar>
                    <w:top w:w="50" w:type="dxa"/>
                    <w:left w:w="20" w:type="dxa"/>
                    <w:bottom w:w="50" w:type="dxa"/>
                    <w:right w:w="20" w:type="dxa"/>
                  </w:tcMar>
                </w:tcPr>
                <w:p w14:paraId="3B0E33AB" w14:textId="77777777" w:rsidR="001A20E6" w:rsidRDefault="00000000">
                  <w:pPr>
                    <w:pStyle w:val="TableCellBirdsEyeDay"/>
                  </w:pPr>
                  <w:r>
                    <w:t>F</w:t>
                  </w:r>
                </w:p>
              </w:tc>
              <w:tc>
                <w:tcPr>
                  <w:tcW w:w="700" w:type="pct"/>
                  <w:tcMar>
                    <w:top w:w="50" w:type="dxa"/>
                    <w:left w:w="20" w:type="dxa"/>
                    <w:bottom w:w="50" w:type="dxa"/>
                    <w:right w:w="20" w:type="dxa"/>
                  </w:tcMar>
                </w:tcPr>
                <w:p w14:paraId="2AE10A1A" w14:textId="77777777" w:rsidR="001A20E6" w:rsidRDefault="00000000">
                  <w:pPr>
                    <w:pStyle w:val="TableCellBirdsEyeDay"/>
                  </w:pPr>
                  <w:r>
                    <w:t>S</w:t>
                  </w:r>
                </w:p>
              </w:tc>
            </w:tr>
            <w:tr w:rsidR="001A20E6" w14:paraId="565F4EDE" w14:textId="77777777">
              <w:tc>
                <w:tcPr>
                  <w:tcW w:w="700" w:type="pct"/>
                  <w:tcMar>
                    <w:top w:w="20" w:type="dxa"/>
                    <w:left w:w="10" w:type="dxa"/>
                    <w:bottom w:w="20" w:type="dxa"/>
                    <w:right w:w="10" w:type="dxa"/>
                  </w:tcMar>
                </w:tcPr>
                <w:p w14:paraId="314C62AF" w14:textId="77777777" w:rsidR="001A20E6" w:rsidRDefault="00000000">
                  <w:pPr>
                    <w:pStyle w:val="TableCellBirdsEyeDayNumber"/>
                  </w:pPr>
                  <w:r>
                    <w:t>1</w:t>
                  </w:r>
                </w:p>
              </w:tc>
              <w:tc>
                <w:tcPr>
                  <w:tcW w:w="700" w:type="pct"/>
                  <w:tcMar>
                    <w:top w:w="20" w:type="dxa"/>
                    <w:left w:w="10" w:type="dxa"/>
                    <w:bottom w:w="20" w:type="dxa"/>
                    <w:right w:w="10" w:type="dxa"/>
                  </w:tcMar>
                </w:tcPr>
                <w:p w14:paraId="5A72A924" w14:textId="77777777" w:rsidR="001A20E6" w:rsidRDefault="00000000">
                  <w:pPr>
                    <w:pStyle w:val="TableCellBirdsEyeDayNumber"/>
                  </w:pPr>
                  <w:r>
                    <w:t>2</w:t>
                  </w:r>
                </w:p>
              </w:tc>
              <w:tc>
                <w:tcPr>
                  <w:tcW w:w="700" w:type="pct"/>
                  <w:tcMar>
                    <w:top w:w="20" w:type="dxa"/>
                    <w:left w:w="10" w:type="dxa"/>
                    <w:bottom w:w="20" w:type="dxa"/>
                    <w:right w:w="10" w:type="dxa"/>
                  </w:tcMar>
                </w:tcPr>
                <w:p w14:paraId="7BCFB48C" w14:textId="77777777" w:rsidR="001A20E6" w:rsidRDefault="00000000">
                  <w:pPr>
                    <w:pStyle w:val="TableCellBirdsEyeDayNumber"/>
                  </w:pPr>
                  <w:r>
                    <w:t>3</w:t>
                  </w:r>
                </w:p>
              </w:tc>
              <w:tc>
                <w:tcPr>
                  <w:tcW w:w="700" w:type="pct"/>
                  <w:tcMar>
                    <w:top w:w="20" w:type="dxa"/>
                    <w:left w:w="10" w:type="dxa"/>
                    <w:bottom w:w="20" w:type="dxa"/>
                    <w:right w:w="10" w:type="dxa"/>
                  </w:tcMar>
                </w:tcPr>
                <w:p w14:paraId="6A4E6355" w14:textId="77777777" w:rsidR="001A20E6" w:rsidRDefault="00000000">
                  <w:pPr>
                    <w:pStyle w:val="TableCellBirdsEyeDayNumber"/>
                  </w:pPr>
                  <w:r>
                    <w:t>4</w:t>
                  </w:r>
                </w:p>
              </w:tc>
              <w:tc>
                <w:tcPr>
                  <w:tcW w:w="700" w:type="pct"/>
                  <w:tcMar>
                    <w:top w:w="20" w:type="dxa"/>
                    <w:left w:w="10" w:type="dxa"/>
                    <w:bottom w:w="20" w:type="dxa"/>
                    <w:right w:w="10" w:type="dxa"/>
                  </w:tcMar>
                </w:tcPr>
                <w:p w14:paraId="5C45931D" w14:textId="77777777" w:rsidR="001A20E6" w:rsidRDefault="00000000">
                  <w:pPr>
                    <w:pStyle w:val="TableCellBirdsEyeDayNumber"/>
                  </w:pPr>
                  <w:r>
                    <w:t>5</w:t>
                  </w:r>
                </w:p>
              </w:tc>
              <w:tc>
                <w:tcPr>
                  <w:tcW w:w="700" w:type="pct"/>
                  <w:tcMar>
                    <w:top w:w="20" w:type="dxa"/>
                    <w:left w:w="10" w:type="dxa"/>
                    <w:bottom w:w="20" w:type="dxa"/>
                    <w:right w:w="10" w:type="dxa"/>
                  </w:tcMar>
                </w:tcPr>
                <w:p w14:paraId="74299434" w14:textId="77777777" w:rsidR="001A20E6" w:rsidRDefault="00000000">
                  <w:pPr>
                    <w:pStyle w:val="TableCellBirdsEyeDayNumber"/>
                  </w:pPr>
                  <w:r>
                    <w:t>6</w:t>
                  </w:r>
                </w:p>
              </w:tc>
              <w:tc>
                <w:tcPr>
                  <w:tcW w:w="700" w:type="pct"/>
                  <w:tcMar>
                    <w:top w:w="20" w:type="dxa"/>
                    <w:left w:w="10" w:type="dxa"/>
                    <w:bottom w:w="20" w:type="dxa"/>
                    <w:right w:w="10" w:type="dxa"/>
                  </w:tcMar>
                </w:tcPr>
                <w:p w14:paraId="7A277278" w14:textId="77777777" w:rsidR="001A20E6" w:rsidRDefault="00000000">
                  <w:pPr>
                    <w:pStyle w:val="TableCellBirdsEyeDayNumber"/>
                  </w:pPr>
                  <w:r>
                    <w:t>7</w:t>
                  </w:r>
                </w:p>
              </w:tc>
            </w:tr>
            <w:tr w:rsidR="001A20E6" w14:paraId="404FE4F1" w14:textId="77777777">
              <w:tc>
                <w:tcPr>
                  <w:tcW w:w="700" w:type="pct"/>
                  <w:tcMar>
                    <w:top w:w="20" w:type="dxa"/>
                    <w:left w:w="10" w:type="dxa"/>
                    <w:bottom w:w="20" w:type="dxa"/>
                    <w:right w:w="10" w:type="dxa"/>
                  </w:tcMar>
                </w:tcPr>
                <w:p w14:paraId="21617C6F" w14:textId="77777777" w:rsidR="001A20E6" w:rsidRDefault="00000000">
                  <w:pPr>
                    <w:pStyle w:val="TableCellBirdsEyeDayNumber"/>
                  </w:pPr>
                  <w:r>
                    <w:t>8</w:t>
                  </w:r>
                </w:p>
              </w:tc>
              <w:tc>
                <w:tcPr>
                  <w:tcW w:w="700" w:type="pct"/>
                  <w:tcMar>
                    <w:top w:w="20" w:type="dxa"/>
                    <w:left w:w="10" w:type="dxa"/>
                    <w:bottom w:w="20" w:type="dxa"/>
                    <w:right w:w="10" w:type="dxa"/>
                  </w:tcMar>
                </w:tcPr>
                <w:p w14:paraId="33EF6360" w14:textId="77777777" w:rsidR="001A20E6" w:rsidRDefault="00000000">
                  <w:pPr>
                    <w:pStyle w:val="TableCellBirdsEyeDayNumber"/>
                  </w:pPr>
                  <w:r>
                    <w:t>9</w:t>
                  </w:r>
                </w:p>
              </w:tc>
              <w:tc>
                <w:tcPr>
                  <w:tcW w:w="700" w:type="pct"/>
                  <w:tcMar>
                    <w:top w:w="20" w:type="dxa"/>
                    <w:left w:w="10" w:type="dxa"/>
                    <w:bottom w:w="20" w:type="dxa"/>
                    <w:right w:w="10" w:type="dxa"/>
                  </w:tcMar>
                </w:tcPr>
                <w:p w14:paraId="01C4246F" w14:textId="77777777" w:rsidR="001A20E6" w:rsidRDefault="00000000">
                  <w:pPr>
                    <w:pStyle w:val="TableCellBirdsEyeDayNumber"/>
                  </w:pPr>
                  <w:r>
                    <w:t>10</w:t>
                  </w:r>
                </w:p>
              </w:tc>
              <w:tc>
                <w:tcPr>
                  <w:tcW w:w="700" w:type="pct"/>
                  <w:tcMar>
                    <w:top w:w="20" w:type="dxa"/>
                    <w:left w:w="10" w:type="dxa"/>
                    <w:bottom w:w="20" w:type="dxa"/>
                    <w:right w:w="10" w:type="dxa"/>
                  </w:tcMar>
                </w:tcPr>
                <w:p w14:paraId="5CB65F89" w14:textId="77777777" w:rsidR="001A20E6" w:rsidRDefault="00000000">
                  <w:pPr>
                    <w:pStyle w:val="TableCellBirdsEyeDayNumber"/>
                  </w:pPr>
                  <w:r>
                    <w:t>11</w:t>
                  </w:r>
                </w:p>
              </w:tc>
              <w:tc>
                <w:tcPr>
                  <w:tcW w:w="700" w:type="pct"/>
                  <w:tcMar>
                    <w:top w:w="20" w:type="dxa"/>
                    <w:left w:w="10" w:type="dxa"/>
                    <w:bottom w:w="20" w:type="dxa"/>
                    <w:right w:w="10" w:type="dxa"/>
                  </w:tcMar>
                </w:tcPr>
                <w:p w14:paraId="5B7BE0DD" w14:textId="77777777" w:rsidR="001A20E6" w:rsidRDefault="00000000">
                  <w:pPr>
                    <w:pStyle w:val="TableCellBirdsEyeDayNumber"/>
                  </w:pPr>
                  <w:r>
                    <w:t>12</w:t>
                  </w:r>
                </w:p>
              </w:tc>
              <w:tc>
                <w:tcPr>
                  <w:tcW w:w="700" w:type="pct"/>
                  <w:tcMar>
                    <w:top w:w="20" w:type="dxa"/>
                    <w:left w:w="10" w:type="dxa"/>
                    <w:bottom w:w="20" w:type="dxa"/>
                    <w:right w:w="10" w:type="dxa"/>
                  </w:tcMar>
                </w:tcPr>
                <w:p w14:paraId="3A6E63D0" w14:textId="77777777" w:rsidR="001A20E6" w:rsidRDefault="00000000">
                  <w:pPr>
                    <w:pStyle w:val="TableCellBirdsEyeDayNumber"/>
                  </w:pPr>
                  <w:r>
                    <w:t>13</w:t>
                  </w:r>
                </w:p>
              </w:tc>
              <w:tc>
                <w:tcPr>
                  <w:tcW w:w="700" w:type="pct"/>
                  <w:tcMar>
                    <w:top w:w="20" w:type="dxa"/>
                    <w:left w:w="10" w:type="dxa"/>
                    <w:bottom w:w="20" w:type="dxa"/>
                    <w:right w:w="10" w:type="dxa"/>
                  </w:tcMar>
                </w:tcPr>
                <w:p w14:paraId="37F8011F" w14:textId="77777777" w:rsidR="001A20E6" w:rsidRDefault="00000000">
                  <w:pPr>
                    <w:pStyle w:val="TableCellBirdsEyeDayNumber"/>
                  </w:pPr>
                  <w:r>
                    <w:t>14</w:t>
                  </w:r>
                </w:p>
              </w:tc>
            </w:tr>
            <w:tr w:rsidR="001A20E6" w14:paraId="27D60CEC" w14:textId="77777777">
              <w:tc>
                <w:tcPr>
                  <w:tcW w:w="700" w:type="pct"/>
                  <w:tcMar>
                    <w:top w:w="20" w:type="dxa"/>
                    <w:left w:w="10" w:type="dxa"/>
                    <w:bottom w:w="20" w:type="dxa"/>
                    <w:right w:w="10" w:type="dxa"/>
                  </w:tcMar>
                </w:tcPr>
                <w:p w14:paraId="540ED3DB" w14:textId="77777777" w:rsidR="001A20E6" w:rsidRDefault="00000000">
                  <w:pPr>
                    <w:pStyle w:val="TableCellBirdsEyeDayNumber"/>
                  </w:pPr>
                  <w:r>
                    <w:t>15</w:t>
                  </w:r>
                </w:p>
              </w:tc>
              <w:tc>
                <w:tcPr>
                  <w:tcW w:w="700" w:type="pct"/>
                  <w:tcMar>
                    <w:top w:w="20" w:type="dxa"/>
                    <w:left w:w="10" w:type="dxa"/>
                    <w:bottom w:w="20" w:type="dxa"/>
                    <w:right w:w="10" w:type="dxa"/>
                  </w:tcMar>
                </w:tcPr>
                <w:p w14:paraId="57E25E63" w14:textId="77777777" w:rsidR="001A20E6" w:rsidRDefault="00000000">
                  <w:pPr>
                    <w:pStyle w:val="TableCellBirdsEyeDayNumber"/>
                  </w:pPr>
                  <w:r>
                    <w:t>16</w:t>
                  </w:r>
                </w:p>
              </w:tc>
              <w:tc>
                <w:tcPr>
                  <w:tcW w:w="700" w:type="pct"/>
                  <w:tcMar>
                    <w:top w:w="20" w:type="dxa"/>
                    <w:left w:w="10" w:type="dxa"/>
                    <w:bottom w:w="20" w:type="dxa"/>
                    <w:right w:w="10" w:type="dxa"/>
                  </w:tcMar>
                </w:tcPr>
                <w:p w14:paraId="224BD009" w14:textId="77777777" w:rsidR="001A20E6" w:rsidRDefault="00000000">
                  <w:pPr>
                    <w:pStyle w:val="TableCellBirdsEyeDayNumber"/>
                  </w:pPr>
                  <w:r>
                    <w:t>17</w:t>
                  </w:r>
                </w:p>
              </w:tc>
              <w:tc>
                <w:tcPr>
                  <w:tcW w:w="700" w:type="pct"/>
                  <w:tcMar>
                    <w:top w:w="20" w:type="dxa"/>
                    <w:left w:w="10" w:type="dxa"/>
                    <w:bottom w:w="20" w:type="dxa"/>
                    <w:right w:w="10" w:type="dxa"/>
                  </w:tcMar>
                </w:tcPr>
                <w:p w14:paraId="5178BB77" w14:textId="77777777" w:rsidR="001A20E6" w:rsidRDefault="00000000">
                  <w:pPr>
                    <w:pStyle w:val="TableCellBirdsEyeDayNumber"/>
                  </w:pPr>
                  <w:r>
                    <w:t>18</w:t>
                  </w:r>
                </w:p>
              </w:tc>
              <w:tc>
                <w:tcPr>
                  <w:tcW w:w="700" w:type="pct"/>
                  <w:tcMar>
                    <w:top w:w="20" w:type="dxa"/>
                    <w:left w:w="10" w:type="dxa"/>
                    <w:bottom w:w="20" w:type="dxa"/>
                    <w:right w:w="10" w:type="dxa"/>
                  </w:tcMar>
                </w:tcPr>
                <w:p w14:paraId="1FBCA80A" w14:textId="77777777" w:rsidR="001A20E6" w:rsidRDefault="00000000">
                  <w:pPr>
                    <w:pStyle w:val="TableCellBirdsEyeDayNumber"/>
                  </w:pPr>
                  <w:r>
                    <w:t>19</w:t>
                  </w:r>
                </w:p>
              </w:tc>
              <w:tc>
                <w:tcPr>
                  <w:tcW w:w="700" w:type="pct"/>
                  <w:tcMar>
                    <w:top w:w="20" w:type="dxa"/>
                    <w:left w:w="10" w:type="dxa"/>
                    <w:bottom w:w="20" w:type="dxa"/>
                    <w:right w:w="10" w:type="dxa"/>
                  </w:tcMar>
                </w:tcPr>
                <w:p w14:paraId="23873903" w14:textId="77777777" w:rsidR="001A20E6" w:rsidRDefault="00000000">
                  <w:pPr>
                    <w:pStyle w:val="TableCellBirdsEyeDayNumber"/>
                  </w:pPr>
                  <w:r>
                    <w:t>20</w:t>
                  </w:r>
                </w:p>
              </w:tc>
              <w:tc>
                <w:tcPr>
                  <w:tcW w:w="700" w:type="pct"/>
                  <w:tcMar>
                    <w:top w:w="20" w:type="dxa"/>
                    <w:left w:w="10" w:type="dxa"/>
                    <w:bottom w:w="20" w:type="dxa"/>
                    <w:right w:w="10" w:type="dxa"/>
                  </w:tcMar>
                </w:tcPr>
                <w:p w14:paraId="15A2F678" w14:textId="77777777" w:rsidR="001A20E6" w:rsidRDefault="00000000">
                  <w:pPr>
                    <w:pStyle w:val="TableCellBirdsEyeDayNumber"/>
                  </w:pPr>
                  <w:r>
                    <w:t>21</w:t>
                  </w:r>
                </w:p>
              </w:tc>
            </w:tr>
            <w:tr w:rsidR="001A20E6" w14:paraId="2284B15B" w14:textId="77777777">
              <w:tc>
                <w:tcPr>
                  <w:tcW w:w="700" w:type="pct"/>
                  <w:tcMar>
                    <w:top w:w="20" w:type="dxa"/>
                    <w:left w:w="10" w:type="dxa"/>
                    <w:bottom w:w="20" w:type="dxa"/>
                    <w:right w:w="10" w:type="dxa"/>
                  </w:tcMar>
                </w:tcPr>
                <w:p w14:paraId="59BA7D78" w14:textId="77777777" w:rsidR="001A20E6" w:rsidRDefault="00000000">
                  <w:pPr>
                    <w:pStyle w:val="TableCellBirdsEyeDayNumber"/>
                  </w:pPr>
                  <w:r>
                    <w:t>22</w:t>
                  </w:r>
                </w:p>
              </w:tc>
              <w:tc>
                <w:tcPr>
                  <w:tcW w:w="700" w:type="pct"/>
                  <w:tcMar>
                    <w:top w:w="20" w:type="dxa"/>
                    <w:left w:w="10" w:type="dxa"/>
                    <w:bottom w:w="20" w:type="dxa"/>
                    <w:right w:w="10" w:type="dxa"/>
                  </w:tcMar>
                </w:tcPr>
                <w:p w14:paraId="626C4639" w14:textId="77777777" w:rsidR="001A20E6" w:rsidRDefault="00000000">
                  <w:pPr>
                    <w:pStyle w:val="TableCellBirdsEyeDayNumber"/>
                  </w:pPr>
                  <w:r>
                    <w:t>23</w:t>
                  </w:r>
                </w:p>
              </w:tc>
              <w:tc>
                <w:tcPr>
                  <w:tcW w:w="700" w:type="pct"/>
                  <w:tcMar>
                    <w:top w:w="20" w:type="dxa"/>
                    <w:left w:w="10" w:type="dxa"/>
                    <w:bottom w:w="20" w:type="dxa"/>
                    <w:right w:w="10" w:type="dxa"/>
                  </w:tcMar>
                </w:tcPr>
                <w:p w14:paraId="6ECEEC8B" w14:textId="77777777" w:rsidR="001A20E6" w:rsidRDefault="00000000">
                  <w:pPr>
                    <w:pStyle w:val="TableCellBirdsEyeDayNumber"/>
                  </w:pPr>
                  <w:r>
                    <w:t>24</w:t>
                  </w:r>
                </w:p>
              </w:tc>
              <w:tc>
                <w:tcPr>
                  <w:tcW w:w="700" w:type="pct"/>
                  <w:tcMar>
                    <w:top w:w="20" w:type="dxa"/>
                    <w:left w:w="10" w:type="dxa"/>
                    <w:bottom w:w="20" w:type="dxa"/>
                    <w:right w:w="10" w:type="dxa"/>
                  </w:tcMar>
                </w:tcPr>
                <w:p w14:paraId="135589A8" w14:textId="77777777" w:rsidR="001A20E6" w:rsidRDefault="00000000">
                  <w:pPr>
                    <w:pStyle w:val="TableCellBirdsEyeDayNumber"/>
                  </w:pPr>
                  <w:r>
                    <w:t>25</w:t>
                  </w:r>
                </w:p>
              </w:tc>
              <w:tc>
                <w:tcPr>
                  <w:tcW w:w="700" w:type="pct"/>
                  <w:tcMar>
                    <w:top w:w="20" w:type="dxa"/>
                    <w:left w:w="10" w:type="dxa"/>
                    <w:bottom w:w="20" w:type="dxa"/>
                    <w:right w:w="10" w:type="dxa"/>
                  </w:tcMar>
                </w:tcPr>
                <w:p w14:paraId="538EC0EE" w14:textId="77777777" w:rsidR="001A20E6" w:rsidRDefault="00000000">
                  <w:pPr>
                    <w:pStyle w:val="TableCellBirdsEyeDayNumber"/>
                  </w:pPr>
                  <w:r>
                    <w:t>26</w:t>
                  </w:r>
                </w:p>
              </w:tc>
              <w:tc>
                <w:tcPr>
                  <w:tcW w:w="700" w:type="pct"/>
                  <w:tcMar>
                    <w:top w:w="20" w:type="dxa"/>
                    <w:left w:w="10" w:type="dxa"/>
                    <w:bottom w:w="20" w:type="dxa"/>
                    <w:right w:w="10" w:type="dxa"/>
                  </w:tcMar>
                </w:tcPr>
                <w:p w14:paraId="268C4E91" w14:textId="77777777" w:rsidR="001A20E6" w:rsidRDefault="00000000">
                  <w:pPr>
                    <w:pStyle w:val="TableCellBirdsEyeDayNumber"/>
                  </w:pPr>
                  <w:r>
                    <w:t>27</w:t>
                  </w:r>
                </w:p>
              </w:tc>
              <w:tc>
                <w:tcPr>
                  <w:tcW w:w="700" w:type="pct"/>
                  <w:tcMar>
                    <w:top w:w="20" w:type="dxa"/>
                    <w:left w:w="10" w:type="dxa"/>
                    <w:bottom w:w="20" w:type="dxa"/>
                    <w:right w:w="10" w:type="dxa"/>
                  </w:tcMar>
                </w:tcPr>
                <w:p w14:paraId="6FAEDDED" w14:textId="77777777" w:rsidR="001A20E6" w:rsidRDefault="00000000">
                  <w:pPr>
                    <w:pStyle w:val="TableCellBirdsEyeDayNumber"/>
                  </w:pPr>
                  <w:r>
                    <w:t>28</w:t>
                  </w:r>
                </w:p>
              </w:tc>
            </w:tr>
            <w:tr w:rsidR="001A20E6" w14:paraId="6AD6BE7F" w14:textId="77777777">
              <w:tc>
                <w:tcPr>
                  <w:tcW w:w="700" w:type="pct"/>
                  <w:tcMar>
                    <w:top w:w="20" w:type="dxa"/>
                    <w:left w:w="10" w:type="dxa"/>
                    <w:bottom w:w="20" w:type="dxa"/>
                    <w:right w:w="10" w:type="dxa"/>
                  </w:tcMar>
                </w:tcPr>
                <w:p w14:paraId="5794A4E2" w14:textId="77777777" w:rsidR="001A20E6" w:rsidRDefault="00000000">
                  <w:pPr>
                    <w:pStyle w:val="TableCellBirdsEyeDayNumber"/>
                  </w:pPr>
                  <w:r>
                    <w:t>29</w:t>
                  </w:r>
                </w:p>
              </w:tc>
              <w:tc>
                <w:tcPr>
                  <w:tcW w:w="700" w:type="pct"/>
                  <w:tcMar>
                    <w:top w:w="20" w:type="dxa"/>
                    <w:left w:w="10" w:type="dxa"/>
                    <w:bottom w:w="20" w:type="dxa"/>
                    <w:right w:w="10" w:type="dxa"/>
                  </w:tcMar>
                </w:tcPr>
                <w:p w14:paraId="7C864E1C" w14:textId="77777777" w:rsidR="001A20E6" w:rsidRDefault="00000000">
                  <w:pPr>
                    <w:pStyle w:val="TableCellBirdsEyeDayNumber"/>
                  </w:pPr>
                  <w:r>
                    <w:t>30</w:t>
                  </w:r>
                </w:p>
              </w:tc>
              <w:tc>
                <w:tcPr>
                  <w:tcW w:w="700" w:type="pct"/>
                  <w:tcMar>
                    <w:top w:w="20" w:type="dxa"/>
                    <w:left w:w="10" w:type="dxa"/>
                    <w:bottom w:w="20" w:type="dxa"/>
                    <w:right w:w="10" w:type="dxa"/>
                  </w:tcMar>
                </w:tcPr>
                <w:p w14:paraId="476F8A79" w14:textId="77777777" w:rsidR="001A20E6" w:rsidRDefault="00000000">
                  <w:pPr>
                    <w:pStyle w:val="TableCellBirdsEyeDayNumber"/>
                  </w:pPr>
                  <w:r>
                    <w:t>31</w:t>
                  </w:r>
                </w:p>
              </w:tc>
              <w:tc>
                <w:tcPr>
                  <w:tcW w:w="700" w:type="pct"/>
                  <w:tcMar>
                    <w:top w:w="20" w:type="dxa"/>
                    <w:left w:w="10" w:type="dxa"/>
                    <w:bottom w:w="20" w:type="dxa"/>
                    <w:right w:w="10" w:type="dxa"/>
                  </w:tcMar>
                </w:tcPr>
                <w:p w14:paraId="1D201901" w14:textId="77777777" w:rsidR="001A20E6" w:rsidRDefault="001A20E6"/>
              </w:tc>
              <w:tc>
                <w:tcPr>
                  <w:tcW w:w="700" w:type="pct"/>
                  <w:tcMar>
                    <w:top w:w="20" w:type="dxa"/>
                    <w:left w:w="10" w:type="dxa"/>
                    <w:bottom w:w="20" w:type="dxa"/>
                    <w:right w:w="10" w:type="dxa"/>
                  </w:tcMar>
                </w:tcPr>
                <w:p w14:paraId="736BF50E" w14:textId="77777777" w:rsidR="001A20E6" w:rsidRDefault="001A20E6"/>
              </w:tc>
              <w:tc>
                <w:tcPr>
                  <w:tcW w:w="700" w:type="pct"/>
                  <w:tcMar>
                    <w:top w:w="20" w:type="dxa"/>
                    <w:left w:w="10" w:type="dxa"/>
                    <w:bottom w:w="20" w:type="dxa"/>
                    <w:right w:w="10" w:type="dxa"/>
                  </w:tcMar>
                </w:tcPr>
                <w:p w14:paraId="0FA5150C" w14:textId="77777777" w:rsidR="001A20E6" w:rsidRDefault="001A20E6"/>
              </w:tc>
              <w:tc>
                <w:tcPr>
                  <w:tcW w:w="700" w:type="pct"/>
                  <w:tcMar>
                    <w:top w:w="20" w:type="dxa"/>
                    <w:left w:w="10" w:type="dxa"/>
                    <w:bottom w:w="20" w:type="dxa"/>
                    <w:right w:w="10" w:type="dxa"/>
                  </w:tcMar>
                </w:tcPr>
                <w:p w14:paraId="4B2523AF" w14:textId="77777777" w:rsidR="001A20E6" w:rsidRDefault="001A20E6"/>
              </w:tc>
            </w:tr>
          </w:tbl>
          <w:p w14:paraId="4B570ABE" w14:textId="77777777" w:rsidR="001A20E6" w:rsidRDefault="001A20E6"/>
        </w:tc>
        <w:tc>
          <w:tcPr>
            <w:tcW w:w="800" w:type="pct"/>
          </w:tcPr>
          <w:p w14:paraId="6543F78F" w14:textId="77777777" w:rsidR="001A20E6" w:rsidRDefault="001A20E6"/>
        </w:tc>
      </w:tr>
    </w:tbl>
    <w:p w14:paraId="07C0DB76" w14:textId="77777777" w:rsidR="001A20E6" w:rsidRDefault="00000000">
      <w:pPr>
        <w:pStyle w:val="SectionHeading2"/>
      </w:pPr>
      <w:r>
        <w:t>📋 Study Cycle Legend</w:t>
      </w: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4512"/>
        <w:gridCol w:w="4512"/>
      </w:tblGrid>
      <w:tr w:rsidR="001A20E6" w14:paraId="09689F24" w14:textId="77777777">
        <w:tc>
          <w:tcPr>
            <w:tcW w:w="2500" w:type="pct"/>
            <w:shd w:val="clear" w:color="auto" w:fill="DBEAFE"/>
            <w:tcMar>
              <w:top w:w="100" w:type="dxa"/>
              <w:left w:w="200" w:type="dxa"/>
              <w:bottom w:w="100" w:type="dxa"/>
              <w:right w:w="100" w:type="dxa"/>
            </w:tcMar>
          </w:tcPr>
          <w:p w14:paraId="0CAFF34B" w14:textId="77777777" w:rsidR="001A20E6" w:rsidRDefault="00000000">
            <w:pPr>
              <w:pStyle w:val="TableCellBold"/>
            </w:pPr>
            <w:r>
              <w:rPr>
                <w:color w:val="1D4ED8"/>
              </w:rPr>
              <w:t>C1</w:t>
            </w:r>
          </w:p>
          <w:p w14:paraId="55154B47" w14:textId="77777777" w:rsidR="001A20E6" w:rsidRDefault="00000000">
            <w:pPr>
              <w:pStyle w:val="BodyText"/>
            </w:pPr>
            <w:r>
              <w:t>NCERT Foundation - Building core concepts from NCERT textbooks</w:t>
            </w:r>
          </w:p>
        </w:tc>
        <w:tc>
          <w:tcPr>
            <w:tcW w:w="2500" w:type="pct"/>
            <w:shd w:val="clear" w:color="auto" w:fill="DCFCE7"/>
            <w:tcMar>
              <w:top w:w="200" w:type="dxa"/>
              <w:left w:w="100" w:type="dxa"/>
              <w:bottom w:w="200" w:type="dxa"/>
              <w:right w:w="200" w:type="dxa"/>
            </w:tcMar>
          </w:tcPr>
          <w:p w14:paraId="2CF5C420" w14:textId="77777777" w:rsidR="001A20E6" w:rsidRDefault="00000000">
            <w:pPr>
              <w:pStyle w:val="TableCellBold"/>
            </w:pPr>
            <w:r>
              <w:rPr>
                <w:color w:val="15803D"/>
              </w:rPr>
              <w:t>C2</w:t>
            </w:r>
          </w:p>
          <w:p w14:paraId="6B71D797" w14:textId="77777777" w:rsidR="001A20E6" w:rsidRDefault="00000000">
            <w:pPr>
              <w:pStyle w:val="BodyText"/>
            </w:pPr>
            <w:r>
              <w:t>Comprehensive Foundation - Deep dive into all subjects with standard books</w:t>
            </w:r>
          </w:p>
        </w:tc>
      </w:tr>
      <w:tr w:rsidR="001A20E6" w14:paraId="7B0F0860" w14:textId="77777777">
        <w:tc>
          <w:tcPr>
            <w:tcW w:w="2500" w:type="pct"/>
            <w:shd w:val="clear" w:color="auto" w:fill="FCE7F3"/>
            <w:tcMar>
              <w:top w:w="100" w:type="dxa"/>
              <w:left w:w="200" w:type="dxa"/>
              <w:bottom w:w="100" w:type="dxa"/>
              <w:right w:w="100" w:type="dxa"/>
            </w:tcMar>
          </w:tcPr>
          <w:p w14:paraId="0DADCF1F" w14:textId="77777777" w:rsidR="001A20E6" w:rsidRDefault="00000000">
            <w:pPr>
              <w:pStyle w:val="TableCellBold"/>
            </w:pPr>
            <w:r>
              <w:rPr>
                <w:color w:val="BE185D"/>
              </w:rPr>
              <w:t>C3</w:t>
            </w:r>
          </w:p>
          <w:p w14:paraId="5FEF7DB9" w14:textId="77777777" w:rsidR="001A20E6" w:rsidRDefault="00000000">
            <w:pPr>
              <w:pStyle w:val="BodyText"/>
            </w:pPr>
            <w:r>
              <w:t>Mains Revision Pre-Prelims - Focused preparation for Mains exam</w:t>
            </w:r>
          </w:p>
        </w:tc>
        <w:tc>
          <w:tcPr>
            <w:tcW w:w="2500" w:type="pct"/>
            <w:shd w:val="clear" w:color="auto" w:fill="FEE2E2"/>
            <w:tcMar>
              <w:top w:w="200" w:type="dxa"/>
              <w:left w:w="100" w:type="dxa"/>
              <w:bottom w:w="200" w:type="dxa"/>
              <w:right w:w="200" w:type="dxa"/>
            </w:tcMar>
          </w:tcPr>
          <w:p w14:paraId="01B71B85" w14:textId="77777777" w:rsidR="001A20E6" w:rsidRDefault="00000000">
            <w:pPr>
              <w:pStyle w:val="TableCellBold"/>
            </w:pPr>
            <w:r>
              <w:rPr>
                <w:color w:val="B91C1C"/>
              </w:rPr>
              <w:t>C4</w:t>
            </w:r>
          </w:p>
          <w:p w14:paraId="68A773B6" w14:textId="77777777" w:rsidR="001A20E6" w:rsidRDefault="00000000">
            <w:pPr>
              <w:pStyle w:val="BodyText"/>
            </w:pPr>
            <w:r>
              <w:t>Prelims Reading - Comprehensive reading for Prelims preparation</w:t>
            </w:r>
          </w:p>
        </w:tc>
      </w:tr>
      <w:tr w:rsidR="001A20E6" w14:paraId="03A0D895" w14:textId="77777777">
        <w:tc>
          <w:tcPr>
            <w:tcW w:w="2500" w:type="pct"/>
            <w:shd w:val="clear" w:color="auto" w:fill="EDE9FE"/>
            <w:tcMar>
              <w:top w:w="100" w:type="dxa"/>
              <w:left w:w="200" w:type="dxa"/>
              <w:bottom w:w="100" w:type="dxa"/>
              <w:right w:w="100" w:type="dxa"/>
            </w:tcMar>
          </w:tcPr>
          <w:p w14:paraId="0AC13401" w14:textId="77777777" w:rsidR="001A20E6" w:rsidRDefault="00000000">
            <w:pPr>
              <w:pStyle w:val="TableCellBold"/>
            </w:pPr>
            <w:r>
              <w:rPr>
                <w:color w:val="6D28D9"/>
              </w:rPr>
              <w:t>C5</w:t>
            </w:r>
          </w:p>
          <w:p w14:paraId="30F4B7D9" w14:textId="77777777" w:rsidR="001A20E6" w:rsidRDefault="00000000">
            <w:pPr>
              <w:pStyle w:val="BodyText"/>
            </w:pPr>
            <w:r>
              <w:lastRenderedPageBreak/>
              <w:t>Prelims Revision - Intensive revision and practice for Prelims</w:t>
            </w:r>
          </w:p>
        </w:tc>
        <w:tc>
          <w:tcPr>
            <w:tcW w:w="2500" w:type="pct"/>
            <w:shd w:val="clear" w:color="auto" w:fill="EDE9FE"/>
            <w:tcMar>
              <w:top w:w="200" w:type="dxa"/>
              <w:left w:w="100" w:type="dxa"/>
              <w:bottom w:w="200" w:type="dxa"/>
              <w:right w:w="200" w:type="dxa"/>
            </w:tcMar>
          </w:tcPr>
          <w:p w14:paraId="373DBD20" w14:textId="77777777" w:rsidR="001A20E6" w:rsidRDefault="00000000">
            <w:pPr>
              <w:pStyle w:val="TableCellBold"/>
            </w:pPr>
            <w:r>
              <w:rPr>
                <w:color w:val="6D28D9"/>
              </w:rPr>
              <w:lastRenderedPageBreak/>
              <w:t>C5.b</w:t>
            </w:r>
          </w:p>
          <w:p w14:paraId="568D3E6E" w14:textId="77777777" w:rsidR="001A20E6" w:rsidRDefault="00000000">
            <w:pPr>
              <w:pStyle w:val="BodyText"/>
            </w:pPr>
            <w:r>
              <w:lastRenderedPageBreak/>
              <w:t>Prelims Rapid Revision - Quick revision and mock tests</w:t>
            </w:r>
          </w:p>
        </w:tc>
      </w:tr>
      <w:tr w:rsidR="001A20E6" w14:paraId="23DAC0D1" w14:textId="77777777">
        <w:tc>
          <w:tcPr>
            <w:tcW w:w="2500" w:type="pct"/>
            <w:shd w:val="clear" w:color="auto" w:fill="E0F2FE"/>
            <w:tcMar>
              <w:top w:w="100" w:type="dxa"/>
              <w:left w:w="200" w:type="dxa"/>
              <w:bottom w:w="100" w:type="dxa"/>
              <w:right w:w="100" w:type="dxa"/>
            </w:tcMar>
          </w:tcPr>
          <w:p w14:paraId="4CA17EB4" w14:textId="77777777" w:rsidR="001A20E6" w:rsidRDefault="00000000">
            <w:pPr>
              <w:pStyle w:val="TableCellBold"/>
            </w:pPr>
            <w:r>
              <w:rPr>
                <w:color w:val="0369A1"/>
              </w:rPr>
              <w:lastRenderedPageBreak/>
              <w:t>C6</w:t>
            </w:r>
          </w:p>
          <w:p w14:paraId="6A86B088" w14:textId="77777777" w:rsidR="001A20E6" w:rsidRDefault="00000000">
            <w:pPr>
              <w:pStyle w:val="BodyText"/>
            </w:pPr>
            <w:r>
              <w:t>Mains Revision - Comprehensive revision for Mains exam</w:t>
            </w:r>
          </w:p>
        </w:tc>
        <w:tc>
          <w:tcPr>
            <w:tcW w:w="2500" w:type="pct"/>
            <w:shd w:val="clear" w:color="auto" w:fill="FFEDD5"/>
            <w:tcMar>
              <w:top w:w="200" w:type="dxa"/>
              <w:left w:w="100" w:type="dxa"/>
              <w:bottom w:w="200" w:type="dxa"/>
              <w:right w:w="200" w:type="dxa"/>
            </w:tcMar>
          </w:tcPr>
          <w:p w14:paraId="4C2F35E2" w14:textId="77777777" w:rsidR="001A20E6" w:rsidRDefault="00000000">
            <w:pPr>
              <w:pStyle w:val="TableCellBold"/>
            </w:pPr>
            <w:r>
              <w:rPr>
                <w:color w:val="C2410C"/>
              </w:rPr>
              <w:t>C7</w:t>
            </w:r>
          </w:p>
          <w:p w14:paraId="4A330F32" w14:textId="77777777" w:rsidR="001A20E6" w:rsidRDefault="00000000">
            <w:pPr>
              <w:pStyle w:val="BodyText"/>
            </w:pPr>
            <w:r>
              <w:t>Mains Rapid Revision - Quick revision and answer writing practice</w:t>
            </w:r>
          </w:p>
        </w:tc>
      </w:tr>
    </w:tbl>
    <w:p w14:paraId="1A23C8A0" w14:textId="77777777" w:rsidR="001A20E6" w:rsidRDefault="001A20E6">
      <w:pPr>
        <w:spacing w:after="400"/>
      </w:pPr>
    </w:p>
    <w:p w14:paraId="69D46C87"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015915A9" w14:textId="77777777">
        <w:tc>
          <w:tcPr>
            <w:tcW w:w="2500" w:type="pct"/>
            <w:tcMar>
              <w:top w:w="0" w:type="dxa"/>
              <w:left w:w="0" w:type="dxa"/>
              <w:bottom w:w="0" w:type="dxa"/>
              <w:right w:w="0" w:type="dxa"/>
            </w:tcMar>
          </w:tcPr>
          <w:p w14:paraId="15545F0C" w14:textId="77777777" w:rsidR="001A20E6" w:rsidRDefault="00000000">
            <w:pPr>
              <w:pStyle w:val="MonthTitle"/>
            </w:pPr>
            <w:commentRangeStart w:id="6"/>
            <w:r>
              <w:rPr>
                <w:color w:val="1D4ED8"/>
              </w:rPr>
              <w:t>OCTOBER 2025</w:t>
            </w:r>
          </w:p>
        </w:tc>
        <w:tc>
          <w:tcPr>
            <w:tcW w:w="2500" w:type="pct"/>
            <w:tcMar>
              <w:top w:w="0" w:type="dxa"/>
              <w:left w:w="0" w:type="dxa"/>
              <w:bottom w:w="0" w:type="dxa"/>
              <w:right w:w="0" w:type="dxa"/>
            </w:tcMar>
          </w:tcPr>
          <w:p w14:paraId="60CF0754" w14:textId="77777777" w:rsidR="001A20E6" w:rsidRDefault="00000000">
            <w:pPr>
              <w:pStyle w:val="CycleName"/>
            </w:pPr>
            <w:r>
              <w:rPr>
                <w:color w:val="1D4ED8"/>
              </w:rPr>
              <w:t>C1</w:t>
            </w:r>
            <w:commentRangeEnd w:id="6"/>
            <w:r w:rsidR="003228F5">
              <w:rPr>
                <w:rStyle w:val="CommentReference"/>
                <w:rFonts w:ascii="Times New Roman" w:eastAsia="Times New Roman" w:hAnsi="Times New Roman" w:cs="Times New Roman"/>
                <w:b w:val="0"/>
                <w:bCs w:val="0"/>
                <w:color w:val="auto"/>
              </w:rPr>
              <w:commentReference w:id="6"/>
            </w:r>
          </w:p>
        </w:tc>
      </w:tr>
    </w:tbl>
    <w:p w14:paraId="51A09656" w14:textId="77777777" w:rsidR="001A20E6" w:rsidRDefault="001A20E6">
      <w:pPr>
        <w:spacing w:after="4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79BC4A9B" w14:textId="77777777">
        <w:tc>
          <w:tcPr>
            <w:tcW w:w="700" w:type="pct"/>
            <w:shd w:val="clear" w:color="auto" w:fill="F8F9FA"/>
            <w:tcMar>
              <w:top w:w="200" w:type="dxa"/>
              <w:left w:w="100" w:type="dxa"/>
              <w:bottom w:w="200" w:type="dxa"/>
              <w:right w:w="100" w:type="dxa"/>
            </w:tcMar>
          </w:tcPr>
          <w:p w14:paraId="18B445F3" w14:textId="77777777" w:rsidR="001A20E6" w:rsidRDefault="00000000">
            <w:pPr>
              <w:pStyle w:val="TableCellCalendarHeader"/>
            </w:pPr>
            <w:r>
              <w:t>Sunday</w:t>
            </w:r>
          </w:p>
        </w:tc>
        <w:tc>
          <w:tcPr>
            <w:tcW w:w="700" w:type="pct"/>
            <w:shd w:val="clear" w:color="auto" w:fill="F8F9FA"/>
            <w:tcMar>
              <w:top w:w="200" w:type="dxa"/>
              <w:left w:w="100" w:type="dxa"/>
              <w:bottom w:w="200" w:type="dxa"/>
              <w:right w:w="100" w:type="dxa"/>
            </w:tcMar>
          </w:tcPr>
          <w:p w14:paraId="56EC3F03" w14:textId="77777777" w:rsidR="001A20E6" w:rsidRDefault="00000000">
            <w:pPr>
              <w:pStyle w:val="TableCellCalendarHeader"/>
            </w:pPr>
            <w:r>
              <w:t>Monday</w:t>
            </w:r>
          </w:p>
        </w:tc>
        <w:tc>
          <w:tcPr>
            <w:tcW w:w="700" w:type="pct"/>
            <w:shd w:val="clear" w:color="auto" w:fill="F8F9FA"/>
            <w:tcMar>
              <w:top w:w="200" w:type="dxa"/>
              <w:left w:w="100" w:type="dxa"/>
              <w:bottom w:w="200" w:type="dxa"/>
              <w:right w:w="100" w:type="dxa"/>
            </w:tcMar>
          </w:tcPr>
          <w:p w14:paraId="403A37B9" w14:textId="77777777" w:rsidR="001A20E6" w:rsidRDefault="00000000">
            <w:pPr>
              <w:pStyle w:val="TableCellCalendarHeader"/>
            </w:pPr>
            <w:r>
              <w:t>Tuesday</w:t>
            </w:r>
          </w:p>
        </w:tc>
        <w:tc>
          <w:tcPr>
            <w:tcW w:w="700" w:type="pct"/>
            <w:shd w:val="clear" w:color="auto" w:fill="F8F9FA"/>
            <w:tcMar>
              <w:top w:w="200" w:type="dxa"/>
              <w:left w:w="100" w:type="dxa"/>
              <w:bottom w:w="200" w:type="dxa"/>
              <w:right w:w="100" w:type="dxa"/>
            </w:tcMar>
          </w:tcPr>
          <w:p w14:paraId="147881B0" w14:textId="77777777" w:rsidR="001A20E6" w:rsidRDefault="00000000">
            <w:pPr>
              <w:pStyle w:val="TableCellCalendarHeader"/>
            </w:pPr>
            <w:r>
              <w:t>Wednesday</w:t>
            </w:r>
          </w:p>
        </w:tc>
        <w:tc>
          <w:tcPr>
            <w:tcW w:w="700" w:type="pct"/>
            <w:shd w:val="clear" w:color="auto" w:fill="F8F9FA"/>
            <w:tcMar>
              <w:top w:w="200" w:type="dxa"/>
              <w:left w:w="100" w:type="dxa"/>
              <w:bottom w:w="200" w:type="dxa"/>
              <w:right w:w="100" w:type="dxa"/>
            </w:tcMar>
          </w:tcPr>
          <w:p w14:paraId="6E13E95E" w14:textId="77777777" w:rsidR="001A20E6" w:rsidRDefault="00000000">
            <w:pPr>
              <w:pStyle w:val="TableCellCalendarHeader"/>
            </w:pPr>
            <w:r>
              <w:t>Thursday</w:t>
            </w:r>
          </w:p>
        </w:tc>
        <w:tc>
          <w:tcPr>
            <w:tcW w:w="700" w:type="pct"/>
            <w:shd w:val="clear" w:color="auto" w:fill="F8F9FA"/>
            <w:tcMar>
              <w:top w:w="200" w:type="dxa"/>
              <w:left w:w="100" w:type="dxa"/>
              <w:bottom w:w="200" w:type="dxa"/>
              <w:right w:w="100" w:type="dxa"/>
            </w:tcMar>
          </w:tcPr>
          <w:p w14:paraId="0CECB057" w14:textId="77777777" w:rsidR="001A20E6" w:rsidRDefault="00000000">
            <w:pPr>
              <w:pStyle w:val="TableCellCalendarHeader"/>
            </w:pPr>
            <w:r>
              <w:t>Friday</w:t>
            </w:r>
          </w:p>
        </w:tc>
        <w:tc>
          <w:tcPr>
            <w:tcW w:w="700" w:type="pct"/>
            <w:shd w:val="clear" w:color="auto" w:fill="F8F9FA"/>
            <w:tcMar>
              <w:top w:w="200" w:type="dxa"/>
              <w:left w:w="100" w:type="dxa"/>
              <w:bottom w:w="200" w:type="dxa"/>
              <w:right w:w="100" w:type="dxa"/>
            </w:tcMar>
          </w:tcPr>
          <w:p w14:paraId="6F35B060" w14:textId="77777777" w:rsidR="001A20E6" w:rsidRDefault="00000000">
            <w:pPr>
              <w:pStyle w:val="TableCellCalendarHeader"/>
            </w:pPr>
            <w:r>
              <w:t>Saturday</w:t>
            </w:r>
          </w:p>
        </w:tc>
      </w:tr>
      <w:tr w:rsidR="001A20E6" w14:paraId="6B9E14DF" w14:textId="77777777">
        <w:tc>
          <w:tcPr>
            <w:tcW w:w="700" w:type="pct"/>
            <w:tcMar>
              <w:top w:w="200" w:type="dxa"/>
              <w:left w:w="100" w:type="dxa"/>
              <w:bottom w:w="200" w:type="dxa"/>
              <w:right w:w="100" w:type="dxa"/>
            </w:tcMar>
          </w:tcPr>
          <w:p w14:paraId="4787268D" w14:textId="77777777" w:rsidR="001A20E6" w:rsidRDefault="001A20E6"/>
        </w:tc>
        <w:tc>
          <w:tcPr>
            <w:tcW w:w="700" w:type="pct"/>
            <w:tcMar>
              <w:top w:w="200" w:type="dxa"/>
              <w:left w:w="100" w:type="dxa"/>
              <w:bottom w:w="200" w:type="dxa"/>
              <w:right w:w="100" w:type="dxa"/>
            </w:tcMar>
          </w:tcPr>
          <w:p w14:paraId="26DECE02" w14:textId="77777777" w:rsidR="001A20E6" w:rsidRDefault="001A20E6"/>
        </w:tc>
        <w:tc>
          <w:tcPr>
            <w:tcW w:w="700" w:type="pct"/>
            <w:tcMar>
              <w:top w:w="200" w:type="dxa"/>
              <w:left w:w="100" w:type="dxa"/>
              <w:bottom w:w="200" w:type="dxa"/>
              <w:right w:w="100" w:type="dxa"/>
            </w:tcMar>
          </w:tcPr>
          <w:p w14:paraId="4C91F3F3" w14:textId="77777777" w:rsidR="001A20E6" w:rsidRDefault="001A20E6"/>
        </w:tc>
        <w:tc>
          <w:tcPr>
            <w:tcW w:w="700" w:type="pct"/>
            <w:shd w:val="clear" w:color="auto" w:fill="FFFFFF"/>
            <w:tcMar>
              <w:top w:w="200" w:type="dxa"/>
              <w:left w:w="100" w:type="dxa"/>
              <w:bottom w:w="200" w:type="dxa"/>
              <w:right w:w="100" w:type="dxa"/>
            </w:tcMar>
          </w:tcPr>
          <w:p w14:paraId="16488739" w14:textId="77777777" w:rsidR="001A20E6" w:rsidRDefault="00000000">
            <w:pPr>
              <w:pStyle w:val="TableCellCalendarDayNumberBold"/>
            </w:pPr>
            <w:r>
              <w:t>1</w:t>
            </w:r>
          </w:p>
        </w:tc>
        <w:tc>
          <w:tcPr>
            <w:tcW w:w="700" w:type="pct"/>
            <w:shd w:val="clear" w:color="auto" w:fill="FFFFFF"/>
            <w:tcMar>
              <w:top w:w="200" w:type="dxa"/>
              <w:left w:w="100" w:type="dxa"/>
              <w:bottom w:w="200" w:type="dxa"/>
              <w:right w:w="100" w:type="dxa"/>
            </w:tcMar>
          </w:tcPr>
          <w:p w14:paraId="7778564B" w14:textId="77777777" w:rsidR="001A20E6" w:rsidRDefault="00000000">
            <w:pPr>
              <w:pStyle w:val="TableCellCalendarDayNumberBold"/>
            </w:pPr>
            <w:r>
              <w:t>2</w:t>
            </w:r>
          </w:p>
        </w:tc>
        <w:tc>
          <w:tcPr>
            <w:tcW w:w="700" w:type="pct"/>
            <w:shd w:val="clear" w:color="auto" w:fill="FFFFFF"/>
            <w:tcMar>
              <w:top w:w="200" w:type="dxa"/>
              <w:left w:w="100" w:type="dxa"/>
              <w:bottom w:w="200" w:type="dxa"/>
              <w:right w:w="100" w:type="dxa"/>
            </w:tcMar>
          </w:tcPr>
          <w:p w14:paraId="5E936B1D" w14:textId="77777777" w:rsidR="001A20E6" w:rsidRDefault="00000000">
            <w:pPr>
              <w:pStyle w:val="TableCellCalendarDayNumberBold"/>
            </w:pPr>
            <w:r>
              <w:t>3</w:t>
            </w:r>
          </w:p>
        </w:tc>
        <w:tc>
          <w:tcPr>
            <w:tcW w:w="700" w:type="pct"/>
            <w:shd w:val="clear" w:color="auto" w:fill="FFFFFF"/>
            <w:tcMar>
              <w:top w:w="200" w:type="dxa"/>
              <w:left w:w="100" w:type="dxa"/>
              <w:bottom w:w="200" w:type="dxa"/>
              <w:right w:w="100" w:type="dxa"/>
            </w:tcMar>
          </w:tcPr>
          <w:p w14:paraId="588118B7" w14:textId="77777777" w:rsidR="001A20E6" w:rsidRDefault="00000000">
            <w:pPr>
              <w:pStyle w:val="TableCellCalendarDayNumberBold"/>
            </w:pPr>
            <w:r>
              <w:t>4</w:t>
            </w:r>
          </w:p>
        </w:tc>
      </w:tr>
      <w:tr w:rsidR="001A20E6" w14:paraId="63CDD74B" w14:textId="77777777">
        <w:tc>
          <w:tcPr>
            <w:tcW w:w="700" w:type="pct"/>
            <w:shd w:val="clear" w:color="auto" w:fill="FFFFFF"/>
            <w:tcMar>
              <w:top w:w="200" w:type="dxa"/>
              <w:left w:w="100" w:type="dxa"/>
              <w:bottom w:w="200" w:type="dxa"/>
              <w:right w:w="100" w:type="dxa"/>
            </w:tcMar>
          </w:tcPr>
          <w:p w14:paraId="2A939A89" w14:textId="77777777" w:rsidR="001A20E6" w:rsidRDefault="00000000">
            <w:pPr>
              <w:pStyle w:val="TableCellCalendarDayNumberBold"/>
            </w:pPr>
            <w:r>
              <w:t>5</w:t>
            </w:r>
          </w:p>
        </w:tc>
        <w:tc>
          <w:tcPr>
            <w:tcW w:w="700" w:type="pct"/>
            <w:shd w:val="clear" w:color="auto" w:fill="FFFFFF"/>
            <w:tcMar>
              <w:top w:w="200" w:type="dxa"/>
              <w:left w:w="100" w:type="dxa"/>
              <w:bottom w:w="200" w:type="dxa"/>
              <w:right w:w="100" w:type="dxa"/>
            </w:tcMar>
          </w:tcPr>
          <w:p w14:paraId="7B9C466B" w14:textId="77777777" w:rsidR="001A20E6" w:rsidRDefault="00000000">
            <w:pPr>
              <w:pStyle w:val="TableCellCalendarDayNumberBold"/>
            </w:pPr>
            <w:r>
              <w:t>6</w:t>
            </w:r>
          </w:p>
        </w:tc>
        <w:tc>
          <w:tcPr>
            <w:tcW w:w="700" w:type="pct"/>
            <w:shd w:val="clear" w:color="auto" w:fill="FFFFFF"/>
            <w:tcMar>
              <w:top w:w="200" w:type="dxa"/>
              <w:left w:w="100" w:type="dxa"/>
              <w:bottom w:w="200" w:type="dxa"/>
              <w:right w:w="100" w:type="dxa"/>
            </w:tcMar>
          </w:tcPr>
          <w:p w14:paraId="3546701B" w14:textId="77777777" w:rsidR="001A20E6" w:rsidRDefault="00000000">
            <w:pPr>
              <w:pStyle w:val="TableCellCalendarDayNumberBold"/>
            </w:pPr>
            <w:r>
              <w:t>7</w:t>
            </w:r>
          </w:p>
        </w:tc>
        <w:tc>
          <w:tcPr>
            <w:tcW w:w="700" w:type="pct"/>
            <w:shd w:val="clear" w:color="auto" w:fill="FFFFFF"/>
            <w:tcMar>
              <w:top w:w="200" w:type="dxa"/>
              <w:left w:w="100" w:type="dxa"/>
              <w:bottom w:w="200" w:type="dxa"/>
              <w:right w:w="100" w:type="dxa"/>
            </w:tcMar>
          </w:tcPr>
          <w:p w14:paraId="6A479199" w14:textId="77777777" w:rsidR="001A20E6" w:rsidRDefault="00000000">
            <w:pPr>
              <w:pStyle w:val="TableCellCalendarDayNumberBold"/>
            </w:pPr>
            <w:r>
              <w:t>8</w:t>
            </w:r>
          </w:p>
        </w:tc>
        <w:tc>
          <w:tcPr>
            <w:tcW w:w="700" w:type="pct"/>
            <w:shd w:val="clear" w:color="auto" w:fill="FFFFFF"/>
            <w:tcMar>
              <w:top w:w="200" w:type="dxa"/>
              <w:left w:w="100" w:type="dxa"/>
              <w:bottom w:w="200" w:type="dxa"/>
              <w:right w:w="100" w:type="dxa"/>
            </w:tcMar>
          </w:tcPr>
          <w:p w14:paraId="56A999F6" w14:textId="77777777" w:rsidR="001A20E6" w:rsidRDefault="00000000">
            <w:pPr>
              <w:pStyle w:val="TableCellCalendarDayNumberBold"/>
            </w:pPr>
            <w:r>
              <w:t>9</w:t>
            </w:r>
          </w:p>
        </w:tc>
        <w:tc>
          <w:tcPr>
            <w:tcW w:w="700" w:type="pct"/>
            <w:shd w:val="clear" w:color="auto" w:fill="FFFFFF"/>
            <w:tcMar>
              <w:top w:w="200" w:type="dxa"/>
              <w:left w:w="100" w:type="dxa"/>
              <w:bottom w:w="200" w:type="dxa"/>
              <w:right w:w="100" w:type="dxa"/>
            </w:tcMar>
          </w:tcPr>
          <w:p w14:paraId="4384441D" w14:textId="77777777" w:rsidR="001A20E6" w:rsidRDefault="00000000">
            <w:pPr>
              <w:pStyle w:val="TableCellCalendarDayNumberBold"/>
            </w:pPr>
            <w:r>
              <w:t>10</w:t>
            </w:r>
          </w:p>
        </w:tc>
        <w:tc>
          <w:tcPr>
            <w:tcW w:w="700" w:type="pct"/>
            <w:shd w:val="clear" w:color="auto" w:fill="FFFFFF"/>
            <w:tcMar>
              <w:top w:w="200" w:type="dxa"/>
              <w:left w:w="100" w:type="dxa"/>
              <w:bottom w:w="200" w:type="dxa"/>
              <w:right w:w="100" w:type="dxa"/>
            </w:tcMar>
          </w:tcPr>
          <w:p w14:paraId="4435ECE5" w14:textId="77777777" w:rsidR="001A20E6" w:rsidRDefault="00000000">
            <w:pPr>
              <w:pStyle w:val="TableCellCalendarDayNumberBold"/>
            </w:pPr>
            <w:r>
              <w:t>11</w:t>
            </w:r>
          </w:p>
        </w:tc>
      </w:tr>
      <w:tr w:rsidR="001A20E6" w14:paraId="037191D2" w14:textId="77777777">
        <w:tc>
          <w:tcPr>
            <w:tcW w:w="700" w:type="pct"/>
            <w:shd w:val="clear" w:color="auto" w:fill="FFFFFF"/>
            <w:tcMar>
              <w:top w:w="200" w:type="dxa"/>
              <w:left w:w="100" w:type="dxa"/>
              <w:bottom w:w="200" w:type="dxa"/>
              <w:right w:w="100" w:type="dxa"/>
            </w:tcMar>
          </w:tcPr>
          <w:p w14:paraId="6AC94ABC" w14:textId="77777777" w:rsidR="001A20E6" w:rsidRDefault="00000000">
            <w:pPr>
              <w:pStyle w:val="TableCellCalendarDayNumberBold"/>
            </w:pPr>
            <w:r>
              <w:t>12</w:t>
            </w:r>
          </w:p>
        </w:tc>
        <w:tc>
          <w:tcPr>
            <w:tcW w:w="700" w:type="pct"/>
            <w:shd w:val="clear" w:color="auto" w:fill="FFFFFF"/>
            <w:tcMar>
              <w:top w:w="200" w:type="dxa"/>
              <w:left w:w="100" w:type="dxa"/>
              <w:bottom w:w="200" w:type="dxa"/>
              <w:right w:w="100" w:type="dxa"/>
            </w:tcMar>
          </w:tcPr>
          <w:p w14:paraId="4744FD1E" w14:textId="77777777" w:rsidR="001A20E6" w:rsidRDefault="00000000">
            <w:pPr>
              <w:pStyle w:val="TableCellCalendarDayNumberBold"/>
            </w:pPr>
            <w:r>
              <w:t>13</w:t>
            </w:r>
          </w:p>
        </w:tc>
        <w:tc>
          <w:tcPr>
            <w:tcW w:w="700" w:type="pct"/>
            <w:shd w:val="clear" w:color="auto" w:fill="FFFFFF"/>
            <w:tcMar>
              <w:top w:w="200" w:type="dxa"/>
              <w:left w:w="100" w:type="dxa"/>
              <w:bottom w:w="200" w:type="dxa"/>
              <w:right w:w="100" w:type="dxa"/>
            </w:tcMar>
          </w:tcPr>
          <w:p w14:paraId="3CAF3440" w14:textId="77777777" w:rsidR="001A20E6" w:rsidRDefault="00000000">
            <w:pPr>
              <w:pStyle w:val="TableCellCalendarDayNumberBold"/>
            </w:pPr>
            <w:r>
              <w:t>14</w:t>
            </w:r>
          </w:p>
        </w:tc>
        <w:tc>
          <w:tcPr>
            <w:tcW w:w="700" w:type="pct"/>
            <w:shd w:val="clear" w:color="auto" w:fill="FFFFFF"/>
            <w:tcMar>
              <w:top w:w="200" w:type="dxa"/>
              <w:left w:w="100" w:type="dxa"/>
              <w:bottom w:w="200" w:type="dxa"/>
              <w:right w:w="100" w:type="dxa"/>
            </w:tcMar>
          </w:tcPr>
          <w:p w14:paraId="2874589D" w14:textId="77777777" w:rsidR="001A20E6" w:rsidRDefault="00000000">
            <w:pPr>
              <w:pStyle w:val="TableCellCalendarDayNumberBold"/>
            </w:pPr>
            <w:r>
              <w:t>15</w:t>
            </w:r>
          </w:p>
        </w:tc>
        <w:tc>
          <w:tcPr>
            <w:tcW w:w="700" w:type="pct"/>
            <w:shd w:val="clear" w:color="auto" w:fill="FFFFFF"/>
            <w:tcMar>
              <w:top w:w="200" w:type="dxa"/>
              <w:left w:w="100" w:type="dxa"/>
              <w:bottom w:w="200" w:type="dxa"/>
              <w:right w:w="100" w:type="dxa"/>
            </w:tcMar>
          </w:tcPr>
          <w:p w14:paraId="12783EF4" w14:textId="77777777" w:rsidR="001A20E6" w:rsidRDefault="00000000">
            <w:pPr>
              <w:pStyle w:val="TableCellCalendarDayNumberBold"/>
            </w:pPr>
            <w:r>
              <w:t>16</w:t>
            </w:r>
          </w:p>
        </w:tc>
        <w:tc>
          <w:tcPr>
            <w:tcW w:w="700" w:type="pct"/>
            <w:shd w:val="clear" w:color="auto" w:fill="FFFFFF"/>
            <w:tcMar>
              <w:top w:w="200" w:type="dxa"/>
              <w:left w:w="100" w:type="dxa"/>
              <w:bottom w:w="200" w:type="dxa"/>
              <w:right w:w="100" w:type="dxa"/>
            </w:tcMar>
          </w:tcPr>
          <w:p w14:paraId="2A13C7CC" w14:textId="77777777" w:rsidR="001A20E6" w:rsidRDefault="00000000">
            <w:pPr>
              <w:pStyle w:val="TableCellCalendarDayNumberBold"/>
            </w:pPr>
            <w:r>
              <w:t>17</w:t>
            </w:r>
          </w:p>
        </w:tc>
        <w:tc>
          <w:tcPr>
            <w:tcW w:w="700" w:type="pct"/>
            <w:shd w:val="clear" w:color="auto" w:fill="FFFFFF"/>
            <w:tcMar>
              <w:top w:w="200" w:type="dxa"/>
              <w:left w:w="100" w:type="dxa"/>
              <w:bottom w:w="200" w:type="dxa"/>
              <w:right w:w="100" w:type="dxa"/>
            </w:tcMar>
          </w:tcPr>
          <w:p w14:paraId="53E49694" w14:textId="77777777" w:rsidR="001A20E6" w:rsidRDefault="00000000">
            <w:pPr>
              <w:pStyle w:val="TableCellCalendarDayNumberBold"/>
            </w:pPr>
            <w:r>
              <w:t>18</w:t>
            </w:r>
          </w:p>
        </w:tc>
      </w:tr>
      <w:tr w:rsidR="001A20E6" w14:paraId="1C33E3F4" w14:textId="77777777">
        <w:tc>
          <w:tcPr>
            <w:tcW w:w="700" w:type="pct"/>
            <w:shd w:val="clear" w:color="auto" w:fill="FFFFFF"/>
            <w:tcMar>
              <w:top w:w="200" w:type="dxa"/>
              <w:left w:w="100" w:type="dxa"/>
              <w:bottom w:w="200" w:type="dxa"/>
              <w:right w:w="100" w:type="dxa"/>
            </w:tcMar>
          </w:tcPr>
          <w:p w14:paraId="36F3E7E7" w14:textId="77777777" w:rsidR="001A20E6" w:rsidRDefault="00000000">
            <w:pPr>
              <w:pStyle w:val="TableCellCalendarDayNumberBold"/>
            </w:pPr>
            <w:r>
              <w:t>19</w:t>
            </w:r>
          </w:p>
        </w:tc>
        <w:tc>
          <w:tcPr>
            <w:tcW w:w="700" w:type="pct"/>
            <w:shd w:val="clear" w:color="auto" w:fill="FFFFFF"/>
            <w:tcMar>
              <w:top w:w="200" w:type="dxa"/>
              <w:left w:w="100" w:type="dxa"/>
              <w:bottom w:w="200" w:type="dxa"/>
              <w:right w:w="100" w:type="dxa"/>
            </w:tcMar>
          </w:tcPr>
          <w:p w14:paraId="46144EC0" w14:textId="77777777" w:rsidR="001A20E6" w:rsidRDefault="00000000">
            <w:pPr>
              <w:pStyle w:val="TableCellCalendarDayNumberBold"/>
            </w:pPr>
            <w:r>
              <w:t>20</w:t>
            </w:r>
          </w:p>
        </w:tc>
        <w:tc>
          <w:tcPr>
            <w:tcW w:w="700" w:type="pct"/>
            <w:shd w:val="clear" w:color="auto" w:fill="FFFFFF"/>
            <w:tcMar>
              <w:top w:w="200" w:type="dxa"/>
              <w:left w:w="100" w:type="dxa"/>
              <w:bottom w:w="200" w:type="dxa"/>
              <w:right w:w="100" w:type="dxa"/>
            </w:tcMar>
          </w:tcPr>
          <w:p w14:paraId="141E00AE" w14:textId="77777777" w:rsidR="001A20E6" w:rsidRDefault="00000000">
            <w:pPr>
              <w:pStyle w:val="TableCellCalendarDayNumberBold"/>
            </w:pPr>
            <w:r>
              <w:t>21</w:t>
            </w:r>
          </w:p>
        </w:tc>
        <w:tc>
          <w:tcPr>
            <w:tcW w:w="700" w:type="pct"/>
            <w:shd w:val="clear" w:color="auto" w:fill="FFFFFF"/>
            <w:tcMar>
              <w:top w:w="200" w:type="dxa"/>
              <w:left w:w="100" w:type="dxa"/>
              <w:bottom w:w="200" w:type="dxa"/>
              <w:right w:w="100" w:type="dxa"/>
            </w:tcMar>
          </w:tcPr>
          <w:p w14:paraId="5E0CE063" w14:textId="77777777" w:rsidR="001A20E6" w:rsidRDefault="00000000">
            <w:pPr>
              <w:pStyle w:val="TableCellCalendarDayNumberBold"/>
            </w:pPr>
            <w:r>
              <w:t>22</w:t>
            </w:r>
          </w:p>
        </w:tc>
        <w:tc>
          <w:tcPr>
            <w:tcW w:w="700" w:type="pct"/>
            <w:shd w:val="clear" w:color="auto" w:fill="FFFFFF"/>
            <w:tcMar>
              <w:top w:w="200" w:type="dxa"/>
              <w:left w:w="100" w:type="dxa"/>
              <w:bottom w:w="200" w:type="dxa"/>
              <w:right w:w="100" w:type="dxa"/>
            </w:tcMar>
          </w:tcPr>
          <w:p w14:paraId="2F091340" w14:textId="77777777" w:rsidR="001A20E6" w:rsidRDefault="00000000">
            <w:pPr>
              <w:pStyle w:val="TableCellCalendarDayNumberBold"/>
            </w:pPr>
            <w:r>
              <w:t>23</w:t>
            </w:r>
          </w:p>
        </w:tc>
        <w:tc>
          <w:tcPr>
            <w:tcW w:w="700" w:type="pct"/>
            <w:shd w:val="clear" w:color="auto" w:fill="FFFFFF"/>
            <w:tcMar>
              <w:top w:w="200" w:type="dxa"/>
              <w:left w:w="100" w:type="dxa"/>
              <w:bottom w:w="200" w:type="dxa"/>
              <w:right w:w="100" w:type="dxa"/>
            </w:tcMar>
          </w:tcPr>
          <w:p w14:paraId="0A345D90" w14:textId="77777777" w:rsidR="001A20E6" w:rsidRDefault="00000000">
            <w:pPr>
              <w:pStyle w:val="TableCellCalendarDayNumberBold"/>
            </w:pPr>
            <w:r>
              <w:t>24</w:t>
            </w:r>
          </w:p>
        </w:tc>
        <w:tc>
          <w:tcPr>
            <w:tcW w:w="700" w:type="pct"/>
            <w:shd w:val="clear" w:color="auto" w:fill="FFFFFF"/>
            <w:tcMar>
              <w:top w:w="200" w:type="dxa"/>
              <w:left w:w="100" w:type="dxa"/>
              <w:bottom w:w="200" w:type="dxa"/>
              <w:right w:w="100" w:type="dxa"/>
            </w:tcMar>
          </w:tcPr>
          <w:p w14:paraId="15F61297" w14:textId="77777777" w:rsidR="001A20E6" w:rsidRDefault="00000000">
            <w:pPr>
              <w:pStyle w:val="TableCellCalendarDayNumberBold"/>
            </w:pPr>
            <w:r>
              <w:t>25</w:t>
            </w:r>
          </w:p>
        </w:tc>
      </w:tr>
      <w:tr w:rsidR="001A20E6" w14:paraId="35C1546B" w14:textId="77777777">
        <w:tc>
          <w:tcPr>
            <w:tcW w:w="700" w:type="pct"/>
            <w:shd w:val="clear" w:color="auto" w:fill="FFFFFF"/>
            <w:tcMar>
              <w:top w:w="200" w:type="dxa"/>
              <w:left w:w="100" w:type="dxa"/>
              <w:bottom w:w="200" w:type="dxa"/>
              <w:right w:w="100" w:type="dxa"/>
            </w:tcMar>
          </w:tcPr>
          <w:p w14:paraId="0DBCCADB" w14:textId="77777777" w:rsidR="001A20E6" w:rsidRDefault="00000000">
            <w:pPr>
              <w:pStyle w:val="TableCellCalendarDayNumberBold"/>
            </w:pPr>
            <w:r>
              <w:t>26</w:t>
            </w:r>
          </w:p>
        </w:tc>
        <w:tc>
          <w:tcPr>
            <w:tcW w:w="700" w:type="pct"/>
            <w:shd w:val="clear" w:color="auto" w:fill="FFFFFF"/>
            <w:tcMar>
              <w:top w:w="200" w:type="dxa"/>
              <w:left w:w="100" w:type="dxa"/>
              <w:bottom w:w="200" w:type="dxa"/>
              <w:right w:w="100" w:type="dxa"/>
            </w:tcMar>
          </w:tcPr>
          <w:p w14:paraId="1EBEE46A" w14:textId="77777777" w:rsidR="001A20E6" w:rsidRDefault="00000000">
            <w:pPr>
              <w:pStyle w:val="TableCellCalendarDayNumberBold"/>
            </w:pPr>
            <w:r>
              <w:t>27</w:t>
            </w:r>
          </w:p>
        </w:tc>
        <w:tc>
          <w:tcPr>
            <w:tcW w:w="700" w:type="pct"/>
            <w:shd w:val="clear" w:color="auto" w:fill="FFFFFF"/>
            <w:tcMar>
              <w:top w:w="200" w:type="dxa"/>
              <w:left w:w="100" w:type="dxa"/>
              <w:bottom w:w="200" w:type="dxa"/>
              <w:right w:w="100" w:type="dxa"/>
            </w:tcMar>
          </w:tcPr>
          <w:p w14:paraId="1C4D7A78" w14:textId="77777777" w:rsidR="001A20E6" w:rsidRDefault="00000000">
            <w:pPr>
              <w:pStyle w:val="TableCellCalendarDayNumberBold"/>
            </w:pPr>
            <w:r>
              <w:t>28</w:t>
            </w:r>
          </w:p>
        </w:tc>
        <w:tc>
          <w:tcPr>
            <w:tcW w:w="700" w:type="pct"/>
            <w:shd w:val="clear" w:color="auto" w:fill="DBEAFE"/>
            <w:tcMar>
              <w:top w:w="200" w:type="dxa"/>
              <w:left w:w="100" w:type="dxa"/>
              <w:bottom w:w="200" w:type="dxa"/>
              <w:right w:w="100" w:type="dxa"/>
            </w:tcMar>
          </w:tcPr>
          <w:p w14:paraId="63601DC4" w14:textId="77777777" w:rsidR="001A20E6" w:rsidRDefault="00000000">
            <w:pPr>
              <w:pStyle w:val="TableCellCalendarDayNumberBold"/>
            </w:pPr>
            <w:r>
              <w:t>29</w:t>
            </w:r>
          </w:p>
          <w:p w14:paraId="7962CFAD" w14:textId="77777777" w:rsidR="001A20E6" w:rsidRDefault="00000000">
            <w:pPr>
              <w:pStyle w:val="TableCellCalendarSubject"/>
            </w:pPr>
            <w:r>
              <w:t>Sociology</w:t>
            </w:r>
          </w:p>
        </w:tc>
        <w:tc>
          <w:tcPr>
            <w:tcW w:w="700" w:type="pct"/>
            <w:shd w:val="clear" w:color="auto" w:fill="DBEAFE"/>
            <w:tcMar>
              <w:top w:w="200" w:type="dxa"/>
              <w:left w:w="100" w:type="dxa"/>
              <w:bottom w:w="200" w:type="dxa"/>
              <w:right w:w="100" w:type="dxa"/>
            </w:tcMar>
          </w:tcPr>
          <w:p w14:paraId="5EC61A21" w14:textId="77777777" w:rsidR="001A20E6" w:rsidRDefault="00000000">
            <w:pPr>
              <w:pStyle w:val="TableCellCalendarDayNumberBold"/>
            </w:pPr>
            <w:r>
              <w:t>30</w:t>
            </w:r>
          </w:p>
          <w:p w14:paraId="70E54E9C" w14:textId="77777777" w:rsidR="001A20E6" w:rsidRDefault="00000000">
            <w:pPr>
              <w:pStyle w:val="TableCellCalendarSubject"/>
            </w:pPr>
            <w:r>
              <w:t>Sociology</w:t>
            </w:r>
          </w:p>
          <w:p w14:paraId="2805A2B8" w14:textId="77777777" w:rsidR="001A20E6" w:rsidRDefault="00000000">
            <w:pPr>
              <w:pStyle w:val="TableCellCalendarSubject"/>
            </w:pPr>
            <w:r>
              <w:t>History-Ancient</w:t>
            </w:r>
          </w:p>
        </w:tc>
        <w:tc>
          <w:tcPr>
            <w:tcW w:w="700" w:type="pct"/>
            <w:shd w:val="clear" w:color="auto" w:fill="DBEAFE"/>
            <w:tcMar>
              <w:top w:w="200" w:type="dxa"/>
              <w:left w:w="100" w:type="dxa"/>
              <w:bottom w:w="200" w:type="dxa"/>
              <w:right w:w="100" w:type="dxa"/>
            </w:tcMar>
          </w:tcPr>
          <w:p w14:paraId="7B4043D5" w14:textId="77777777" w:rsidR="001A20E6" w:rsidRDefault="00000000">
            <w:pPr>
              <w:pStyle w:val="TableCellCalendarDayNumberBold"/>
            </w:pPr>
            <w:r>
              <w:t>31</w:t>
            </w:r>
          </w:p>
          <w:p w14:paraId="6B773E28" w14:textId="77777777" w:rsidR="001A20E6" w:rsidRDefault="00000000">
            <w:pPr>
              <w:pStyle w:val="TableCellCalendarSubject"/>
            </w:pPr>
            <w:r>
              <w:t>Sociology</w:t>
            </w:r>
          </w:p>
          <w:p w14:paraId="5898876E" w14:textId="77777777" w:rsidR="001A20E6" w:rsidRDefault="00000000">
            <w:pPr>
              <w:pStyle w:val="TableCellCalendarSubject"/>
            </w:pPr>
            <w:r>
              <w:t>History-Ancient</w:t>
            </w:r>
          </w:p>
        </w:tc>
        <w:tc>
          <w:tcPr>
            <w:tcW w:w="700" w:type="pct"/>
            <w:tcMar>
              <w:top w:w="200" w:type="dxa"/>
              <w:left w:w="100" w:type="dxa"/>
              <w:bottom w:w="200" w:type="dxa"/>
              <w:right w:w="100" w:type="dxa"/>
            </w:tcMar>
          </w:tcPr>
          <w:p w14:paraId="6E906D63" w14:textId="77777777" w:rsidR="001A20E6" w:rsidRDefault="001A20E6"/>
        </w:tc>
      </w:tr>
    </w:tbl>
    <w:p w14:paraId="54D06476" w14:textId="77777777" w:rsidR="001A20E6" w:rsidRDefault="001A20E6">
      <w:pPr>
        <w:spacing w:after="400"/>
      </w:pPr>
    </w:p>
    <w:p w14:paraId="59AAE9AB" w14:textId="77777777" w:rsidR="001A20E6" w:rsidRDefault="00000000">
      <w:pPr>
        <w:pStyle w:val="ResourceTitle"/>
      </w:pPr>
      <w:r>
        <w:t>📚 Resources for October 2025</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39A88DED" w14:textId="77777777">
        <w:tc>
          <w:tcPr>
            <w:tcW w:w="1650" w:type="pct"/>
            <w:tcBorders>
              <w:bottom w:val="single" w:sz="2" w:space="0" w:color="D1D5DB"/>
              <w:right w:val="single" w:sz="2" w:space="0" w:color="D1D5DB"/>
            </w:tcBorders>
            <w:tcMar>
              <w:top w:w="200" w:type="dxa"/>
              <w:left w:w="150" w:type="dxa"/>
              <w:bottom w:w="200" w:type="dxa"/>
              <w:right w:w="150" w:type="dxa"/>
            </w:tcMar>
          </w:tcPr>
          <w:p w14:paraId="0CD3270E" w14:textId="77777777" w:rsidR="001A20E6" w:rsidRDefault="00000000">
            <w:pPr>
              <w:pStyle w:val="TableCellSubjectName"/>
            </w:pPr>
            <w:r>
              <w:t>Sociology</w:t>
            </w:r>
          </w:p>
          <w:p w14:paraId="1B8E0713" w14:textId="77777777" w:rsidR="001A20E6" w:rsidRDefault="00000000">
            <w:pPr>
              <w:pStyle w:val="TableCellCategoryTitle"/>
            </w:pPr>
            <w:r>
              <w:t>📝 Practice Materials</w:t>
            </w:r>
          </w:p>
          <w:p w14:paraId="32B22637" w14:textId="77777777" w:rsidR="001A20E6" w:rsidRDefault="00000000">
            <w:pPr>
              <w:pStyle w:val="TableCellResourceItem"/>
            </w:pPr>
            <w:r>
              <w:t>• La Excellence Sociology Material</w:t>
            </w:r>
          </w:p>
          <w:p w14:paraId="7770DC4D" w14:textId="77777777" w:rsidR="001A20E6" w:rsidRDefault="00000000">
            <w:pPr>
              <w:pStyle w:val="TableCellResourceItem"/>
            </w:pPr>
            <w:r>
              <w:t>• Mains RRP + Prelims RRP</w:t>
            </w:r>
          </w:p>
          <w:p w14:paraId="3FC06B63" w14:textId="77777777" w:rsidR="001A20E6" w:rsidRDefault="00000000">
            <w:pPr>
              <w:pStyle w:val="TableCellResourceItem"/>
            </w:pPr>
            <w:r>
              <w:t>• Prelims &amp; Mains Workbooks</w:t>
            </w:r>
          </w:p>
          <w:p w14:paraId="53E480B7" w14:textId="77777777" w:rsidR="001A20E6" w:rsidRDefault="00000000">
            <w:pPr>
              <w:pStyle w:val="TableCellResourceItem"/>
            </w:pPr>
            <w:r>
              <w:t>• Previous Year Question Papers</w:t>
            </w:r>
          </w:p>
          <w:p w14:paraId="002ADED3" w14:textId="77777777" w:rsidR="001A20E6" w:rsidRDefault="00000000">
            <w:pPr>
              <w:pStyle w:val="TableCellResourceItem"/>
            </w:pPr>
            <w:r>
              <w:t>• Mock Tests</w:t>
            </w:r>
          </w:p>
          <w:p w14:paraId="07B2FF2D" w14:textId="77777777" w:rsidR="001A20E6" w:rsidRDefault="00000000">
            <w:pPr>
              <w:pStyle w:val="TableCellResourceItem"/>
            </w:pPr>
            <w:r>
              <w:t>• La Excellence Indian Society Material</w:t>
            </w:r>
          </w:p>
          <w:p w14:paraId="78F40F80" w14:textId="77777777" w:rsidR="001A20E6" w:rsidRDefault="00000000">
            <w:pPr>
              <w:pStyle w:val="TableCellResourceItem"/>
            </w:pPr>
            <w:r>
              <w:t>• Mains Workbook - Paper I</w:t>
            </w:r>
          </w:p>
          <w:p w14:paraId="4603ABE2" w14:textId="77777777" w:rsidR="001A20E6" w:rsidRDefault="00000000">
            <w:pPr>
              <w:pStyle w:val="TableCellResourceItem"/>
            </w:pPr>
            <w:r>
              <w:t>• La Excellence Social Change Material</w:t>
            </w:r>
          </w:p>
          <w:p w14:paraId="15E5DA8A" w14:textId="77777777" w:rsidR="001A20E6" w:rsidRDefault="00000000">
            <w:pPr>
              <w:pStyle w:val="TableCellResourceItem"/>
            </w:pPr>
            <w:r>
              <w:t>• Mains Workbook - Paper II</w:t>
            </w:r>
          </w:p>
          <w:p w14:paraId="2DFDA704" w14:textId="77777777" w:rsidR="001A20E6" w:rsidRDefault="00000000">
            <w:pPr>
              <w:pStyle w:val="TableCellResourceItem"/>
            </w:pPr>
            <w:r>
              <w:t>• La Excellence Sociology of Religion Material</w:t>
            </w:r>
          </w:p>
          <w:p w14:paraId="76FD17D8" w14:textId="77777777" w:rsidR="001A20E6" w:rsidRDefault="00000000">
            <w:pPr>
              <w:pStyle w:val="TableCellResourceItem"/>
            </w:pPr>
            <w:r>
              <w:t>• Mains Workbook</w:t>
            </w:r>
          </w:p>
          <w:p w14:paraId="6688C00A" w14:textId="77777777" w:rsidR="001A20E6" w:rsidRDefault="00000000">
            <w:pPr>
              <w:pStyle w:val="TableCellResourceItem"/>
            </w:pPr>
            <w:r>
              <w:t>• La Excellence Sociology of Education Material</w:t>
            </w:r>
          </w:p>
          <w:p w14:paraId="273C222A" w14:textId="77777777" w:rsidR="001A20E6" w:rsidRDefault="00000000">
            <w:pPr>
              <w:pStyle w:val="TableCellResourceItem"/>
            </w:pPr>
            <w:r>
              <w:t>• Mains Workbook</w:t>
            </w:r>
          </w:p>
          <w:p w14:paraId="48F779A0" w14:textId="77777777" w:rsidR="001A20E6" w:rsidRDefault="00000000">
            <w:pPr>
              <w:pStyle w:val="TableCellResourceItem"/>
            </w:pPr>
            <w:r>
              <w:t>• La Excellence Social Stratification Material</w:t>
            </w:r>
          </w:p>
          <w:p w14:paraId="5901DD32" w14:textId="77777777" w:rsidR="001A20E6" w:rsidRDefault="00000000">
            <w:pPr>
              <w:pStyle w:val="TableCellResourceItem"/>
            </w:pPr>
            <w:r>
              <w:t>• Mains Workbook</w:t>
            </w:r>
          </w:p>
          <w:p w14:paraId="378F9A7C" w14:textId="77777777" w:rsidR="001A20E6" w:rsidRDefault="00000000">
            <w:pPr>
              <w:pStyle w:val="TableCellResourceItem"/>
            </w:pPr>
            <w:r>
              <w:t>• La Excellence Gender Studies Material</w:t>
            </w:r>
          </w:p>
          <w:p w14:paraId="1B26604A" w14:textId="77777777" w:rsidR="001A20E6" w:rsidRDefault="00000000">
            <w:pPr>
              <w:pStyle w:val="TableCellResourceItem"/>
            </w:pPr>
            <w:r>
              <w:t>• Mains Workbook</w:t>
            </w:r>
          </w:p>
          <w:p w14:paraId="2A48B72C" w14:textId="77777777" w:rsidR="001A20E6" w:rsidRDefault="00000000">
            <w:pPr>
              <w:pStyle w:val="TableCellResourceItem"/>
            </w:pPr>
            <w:r>
              <w:t>• La Excellence Urban Sociology Material</w:t>
            </w:r>
          </w:p>
          <w:p w14:paraId="42A7E6FB" w14:textId="77777777" w:rsidR="001A20E6" w:rsidRDefault="00000000">
            <w:pPr>
              <w:pStyle w:val="TableCellResourceItem"/>
            </w:pPr>
            <w:r>
              <w:t>• Mains Workbook</w:t>
            </w:r>
          </w:p>
          <w:p w14:paraId="3E54F669" w14:textId="77777777" w:rsidR="001A20E6" w:rsidRDefault="00000000">
            <w:pPr>
              <w:pStyle w:val="TableCellResourceItem"/>
            </w:pPr>
            <w:r>
              <w:t>• La Excellence Rural Sociology Material</w:t>
            </w:r>
          </w:p>
          <w:p w14:paraId="5C7E0212" w14:textId="77777777" w:rsidR="001A20E6" w:rsidRDefault="00000000">
            <w:pPr>
              <w:pStyle w:val="TableCellResourceItem"/>
            </w:pPr>
            <w:r>
              <w:t>• Mains Workbook</w:t>
            </w:r>
          </w:p>
          <w:p w14:paraId="692243E7" w14:textId="77777777" w:rsidR="001A20E6" w:rsidRDefault="00000000">
            <w:pPr>
              <w:pStyle w:val="TableCellResourceItem"/>
            </w:pPr>
            <w:r>
              <w:t>• La Excellence Social Movements Material</w:t>
            </w:r>
          </w:p>
          <w:p w14:paraId="6293ED2D" w14:textId="77777777" w:rsidR="001A20E6" w:rsidRDefault="00000000">
            <w:pPr>
              <w:pStyle w:val="TableCellResourceItem"/>
            </w:pPr>
            <w:r>
              <w:t>• Mains Workbook</w:t>
            </w:r>
          </w:p>
          <w:p w14:paraId="5FFEC5A4" w14:textId="77777777" w:rsidR="001A20E6" w:rsidRDefault="00000000">
            <w:pPr>
              <w:pStyle w:val="TableCellResourceItem"/>
            </w:pPr>
            <w:r>
              <w:t>• La Excellence Sociology of Health Material</w:t>
            </w:r>
          </w:p>
          <w:p w14:paraId="4BF10CCE" w14:textId="77777777" w:rsidR="001A20E6" w:rsidRDefault="00000000">
            <w:pPr>
              <w:pStyle w:val="TableCellResourceItem"/>
            </w:pPr>
            <w:r>
              <w:t>• Mains Workbook</w:t>
            </w:r>
          </w:p>
          <w:p w14:paraId="798507B6" w14:textId="77777777" w:rsidR="001A20E6" w:rsidRDefault="00000000">
            <w:pPr>
              <w:pStyle w:val="TableCellResourceItem"/>
            </w:pPr>
            <w:r>
              <w:t>• La Excellence Sociology of Law Material</w:t>
            </w:r>
          </w:p>
          <w:p w14:paraId="7F85B8E4" w14:textId="77777777" w:rsidR="001A20E6" w:rsidRDefault="00000000">
            <w:pPr>
              <w:pStyle w:val="TableCellResourceItem"/>
            </w:pPr>
            <w:r>
              <w:t>• Mains Workbook</w:t>
            </w:r>
          </w:p>
          <w:p w14:paraId="4812F2B2" w14:textId="77777777" w:rsidR="001A20E6" w:rsidRDefault="00000000">
            <w:pPr>
              <w:pStyle w:val="TableCellResourceItem"/>
            </w:pPr>
            <w:r>
              <w:t>• La Excellence Sociology of Media Material</w:t>
            </w:r>
          </w:p>
          <w:p w14:paraId="19F577D9" w14:textId="77777777" w:rsidR="001A20E6" w:rsidRDefault="00000000">
            <w:pPr>
              <w:pStyle w:val="TableCellResourceItem"/>
            </w:pPr>
            <w:r>
              <w:t>• Mains Workbook</w:t>
            </w:r>
          </w:p>
          <w:p w14:paraId="790389DC" w14:textId="77777777" w:rsidR="001A20E6" w:rsidRDefault="00000000">
            <w:pPr>
              <w:pStyle w:val="TableCellResourceItem"/>
            </w:pPr>
            <w:r>
              <w:t>• La Excellence Sociology of Science Material</w:t>
            </w:r>
          </w:p>
          <w:p w14:paraId="17CCA872" w14:textId="77777777" w:rsidR="001A20E6" w:rsidRDefault="00000000">
            <w:pPr>
              <w:pStyle w:val="TableCellResourceItem"/>
            </w:pPr>
            <w:r>
              <w:t>• Mains Workbook</w:t>
            </w:r>
          </w:p>
          <w:p w14:paraId="2166EA11" w14:textId="77777777" w:rsidR="001A20E6" w:rsidRDefault="00000000">
            <w:pPr>
              <w:pStyle w:val="TableCellResourceItem"/>
            </w:pPr>
            <w:r>
              <w:t>• La Excellence Sociology of Environment Material</w:t>
            </w:r>
          </w:p>
          <w:p w14:paraId="042E610D" w14:textId="77777777" w:rsidR="001A20E6" w:rsidRDefault="00000000">
            <w:pPr>
              <w:pStyle w:val="TableCellResourceItem"/>
            </w:pPr>
            <w:r>
              <w:t>• Mains Workbook</w:t>
            </w:r>
          </w:p>
          <w:p w14:paraId="024DDF28" w14:textId="77777777" w:rsidR="001A20E6" w:rsidRDefault="00000000">
            <w:pPr>
              <w:pStyle w:val="TableCellResourceItem"/>
            </w:pPr>
            <w:r>
              <w:t>• La Excellence Sociology of Globalization Material</w:t>
            </w:r>
          </w:p>
          <w:p w14:paraId="0076B430" w14:textId="77777777" w:rsidR="001A20E6" w:rsidRDefault="00000000">
            <w:pPr>
              <w:pStyle w:val="TableCellResourceItem"/>
            </w:pPr>
            <w:r>
              <w:t>• Mains Workbook</w:t>
            </w:r>
          </w:p>
          <w:p w14:paraId="64EB40D2" w14:textId="77777777" w:rsidR="001A20E6" w:rsidRDefault="00000000">
            <w:pPr>
              <w:pStyle w:val="TableCellResourceItem"/>
            </w:pPr>
            <w:r>
              <w:t>• La Excellence Sociology of Work Material</w:t>
            </w:r>
          </w:p>
          <w:p w14:paraId="3022AFA5" w14:textId="77777777" w:rsidR="001A20E6" w:rsidRDefault="00000000">
            <w:pPr>
              <w:pStyle w:val="TableCellResourceItem"/>
            </w:pPr>
            <w:r>
              <w:t>• Mains Workbook</w:t>
            </w:r>
          </w:p>
          <w:p w14:paraId="3DB9213C" w14:textId="77777777" w:rsidR="001A20E6" w:rsidRDefault="00000000">
            <w:pPr>
              <w:pStyle w:val="TableCellCategoryTitle"/>
            </w:pPr>
            <w:r>
              <w:t>📰 Current Affairs</w:t>
            </w:r>
          </w:p>
          <w:p w14:paraId="023CE1E7" w14:textId="77777777" w:rsidR="001A20E6" w:rsidRDefault="00000000">
            <w:pPr>
              <w:pStyle w:val="TableCellResourceItem"/>
            </w:pPr>
            <w:r>
              <w:t>• Indian Sociological Review</w:t>
            </w:r>
          </w:p>
          <w:p w14:paraId="74B30BFE" w14:textId="77777777" w:rsidR="001A20E6" w:rsidRDefault="00000000">
            <w:pPr>
              <w:pStyle w:val="TableCellResourceItem"/>
            </w:pPr>
            <w:r>
              <w:t>• Economic and Political Weekly (EPW)</w:t>
            </w:r>
          </w:p>
          <w:p w14:paraId="13E00E82" w14:textId="77777777" w:rsidR="001A20E6" w:rsidRDefault="00000000">
            <w:pPr>
              <w:pStyle w:val="TableCellResourceItem"/>
            </w:pPr>
            <w:r>
              <w:t>• Newspapers (The Hindu, Indian Express - Social issues)</w:t>
            </w:r>
          </w:p>
          <w:p w14:paraId="1599459B" w14:textId="77777777" w:rsidR="001A20E6" w:rsidRDefault="00000000">
            <w:pPr>
              <w:pStyle w:val="TableCellResourceItem"/>
            </w:pPr>
            <w:r>
              <w:t>• Yojana Magazine</w:t>
            </w:r>
          </w:p>
          <w:p w14:paraId="340FFD83" w14:textId="77777777" w:rsidR="001A20E6" w:rsidRDefault="00000000">
            <w:pPr>
              <w:pStyle w:val="TableCellResourceItem"/>
            </w:pPr>
            <w:r>
              <w:t>• Kurukshetra Magazine</w:t>
            </w:r>
          </w:p>
          <w:p w14:paraId="647D58E3" w14:textId="77777777" w:rsidR="001A20E6" w:rsidRDefault="00000000">
            <w:pPr>
              <w:pStyle w:val="TableCellResourceItem"/>
            </w:pPr>
            <w:r>
              <w:t>• Social Watch India Reports</w:t>
            </w:r>
          </w:p>
          <w:p w14:paraId="37C7F58D" w14:textId="77777777" w:rsidR="001A20E6" w:rsidRDefault="00000000">
            <w:pPr>
              <w:pStyle w:val="TableCellResourceItem"/>
            </w:pPr>
            <w:r>
              <w:t>• NSSO Reports</w:t>
            </w:r>
          </w:p>
          <w:p w14:paraId="0D23EA15" w14:textId="77777777" w:rsidR="001A20E6" w:rsidRDefault="00000000">
            <w:pPr>
              <w:pStyle w:val="TableCellResourceItem"/>
            </w:pPr>
            <w:r>
              <w:t>• NFHS Reports</w:t>
            </w:r>
          </w:p>
          <w:p w14:paraId="35D7E286" w14:textId="77777777" w:rsidR="001A20E6" w:rsidRDefault="00000000">
            <w:pPr>
              <w:pStyle w:val="TableCellResourceItem"/>
            </w:pPr>
            <w:r>
              <w:t>• EPW Articles on Indian Society</w:t>
            </w:r>
          </w:p>
          <w:p w14:paraId="3619FFAE" w14:textId="77777777" w:rsidR="001A20E6" w:rsidRDefault="00000000">
            <w:pPr>
              <w:pStyle w:val="TableCellResourceItem"/>
            </w:pPr>
            <w:r>
              <w:t>• Census Reports</w:t>
            </w:r>
          </w:p>
          <w:p w14:paraId="1E727740" w14:textId="77777777" w:rsidR="001A20E6" w:rsidRDefault="00000000">
            <w:pPr>
              <w:pStyle w:val="TableCellResourceItem"/>
            </w:pPr>
            <w:r>
              <w:t>• Social Development Reports</w:t>
            </w:r>
          </w:p>
          <w:p w14:paraId="28559F34" w14:textId="77777777" w:rsidR="001A20E6" w:rsidRDefault="00000000">
            <w:pPr>
              <w:pStyle w:val="TableCellResourceItem"/>
            </w:pPr>
            <w:r>
              <w:t>• Planning Commission Reports</w:t>
            </w:r>
          </w:p>
          <w:p w14:paraId="77C95645" w14:textId="77777777" w:rsidR="001A20E6" w:rsidRDefault="00000000">
            <w:pPr>
              <w:pStyle w:val="TableCellResourceItem"/>
            </w:pPr>
            <w:r>
              <w:t>• NITI Aayog Reports</w:t>
            </w:r>
          </w:p>
          <w:p w14:paraId="01FF80BE" w14:textId="77777777" w:rsidR="001A20E6" w:rsidRDefault="00000000">
            <w:pPr>
              <w:pStyle w:val="TableCellResourceItem"/>
            </w:pPr>
            <w:r>
              <w:t>• World Bank Reports on India</w:t>
            </w:r>
          </w:p>
          <w:p w14:paraId="41FAAD40" w14:textId="77777777" w:rsidR="001A20E6" w:rsidRDefault="00000000">
            <w:pPr>
              <w:pStyle w:val="TableCellResourceItem"/>
            </w:pPr>
            <w:r>
              <w:t>• Religious Demographics Reports</w:t>
            </w:r>
          </w:p>
          <w:p w14:paraId="48D53AE1" w14:textId="77777777" w:rsidR="001A20E6" w:rsidRDefault="00000000">
            <w:pPr>
              <w:pStyle w:val="TableCellResourceItem"/>
            </w:pPr>
            <w:r>
              <w:t>• Minority Commission Reports</w:t>
            </w:r>
          </w:p>
          <w:p w14:paraId="3740B749" w14:textId="77777777" w:rsidR="001A20E6" w:rsidRDefault="00000000">
            <w:pPr>
              <w:pStyle w:val="TableCellResourceItem"/>
            </w:pPr>
            <w:r>
              <w:t>• ASER Reports</w:t>
            </w:r>
          </w:p>
          <w:p w14:paraId="48C4346D" w14:textId="77777777" w:rsidR="001A20E6" w:rsidRDefault="00000000">
            <w:pPr>
              <w:pStyle w:val="TableCellResourceItem"/>
            </w:pPr>
            <w:r>
              <w:t>• NEP 2020</w:t>
            </w:r>
          </w:p>
          <w:p w14:paraId="2A1C0953" w14:textId="77777777" w:rsidR="001A20E6" w:rsidRDefault="00000000">
            <w:pPr>
              <w:pStyle w:val="TableCellResourceItem"/>
            </w:pPr>
            <w:r>
              <w:t>• Education Statistics Reports</w:t>
            </w:r>
          </w:p>
          <w:p w14:paraId="109E72D2" w14:textId="77777777" w:rsidR="001A20E6" w:rsidRDefault="00000000">
            <w:pPr>
              <w:pStyle w:val="TableCellResourceItem"/>
            </w:pPr>
            <w:r>
              <w:t>• Sachar Committee Report</w:t>
            </w:r>
          </w:p>
          <w:p w14:paraId="29A7A893" w14:textId="77777777" w:rsidR="001A20E6" w:rsidRDefault="00000000">
            <w:pPr>
              <w:pStyle w:val="TableCellResourceItem"/>
            </w:pPr>
            <w:r>
              <w:t>• Mandal Commission Report</w:t>
            </w:r>
          </w:p>
          <w:p w14:paraId="1FFAD16B" w14:textId="77777777" w:rsidR="001A20E6" w:rsidRDefault="00000000">
            <w:pPr>
              <w:pStyle w:val="TableCellResourceItem"/>
            </w:pPr>
            <w:r>
              <w:t>• Caste Census Data</w:t>
            </w:r>
          </w:p>
          <w:p w14:paraId="7440AA51" w14:textId="77777777" w:rsidR="001A20E6" w:rsidRDefault="00000000">
            <w:pPr>
              <w:pStyle w:val="TableCellResourceItem"/>
            </w:pPr>
            <w:r>
              <w:t>• Gender Budget Reports</w:t>
            </w:r>
          </w:p>
          <w:p w14:paraId="6FD2EB52" w14:textId="77777777" w:rsidR="001A20E6" w:rsidRDefault="00000000">
            <w:pPr>
              <w:pStyle w:val="TableCellResourceItem"/>
            </w:pPr>
            <w:r>
              <w:t>• Women and Child Development Ministry Reports</w:t>
            </w:r>
          </w:p>
          <w:p w14:paraId="099A9969" w14:textId="77777777" w:rsidR="001A20E6" w:rsidRDefault="00000000">
            <w:pPr>
              <w:pStyle w:val="TableCellResourceItem"/>
            </w:pPr>
            <w:r>
              <w:t>• NFHS Gender Data</w:t>
            </w:r>
          </w:p>
          <w:p w14:paraId="0AFC04EC" w14:textId="77777777" w:rsidR="001A20E6" w:rsidRDefault="00000000">
            <w:pPr>
              <w:pStyle w:val="TableCellResourceItem"/>
            </w:pPr>
            <w:r>
              <w:t>• Census Urban Data</w:t>
            </w:r>
          </w:p>
          <w:p w14:paraId="015598EC" w14:textId="77777777" w:rsidR="001A20E6" w:rsidRDefault="00000000">
            <w:pPr>
              <w:pStyle w:val="TableCellResourceItem"/>
            </w:pPr>
            <w:r>
              <w:t>• Smart Cities Mission Reports</w:t>
            </w:r>
          </w:p>
          <w:p w14:paraId="4BD83847" w14:textId="77777777" w:rsidR="001A20E6" w:rsidRDefault="00000000">
            <w:pPr>
              <w:pStyle w:val="TableCellResourceItem"/>
            </w:pPr>
            <w:r>
              <w:t>• Urban Development Ministry Reports</w:t>
            </w:r>
          </w:p>
          <w:p w14:paraId="40F3CB85" w14:textId="77777777" w:rsidR="001A20E6" w:rsidRDefault="00000000">
            <w:pPr>
              <w:pStyle w:val="TableCellResourceItem"/>
            </w:pPr>
            <w:r>
              <w:t>• Rural Development Ministry Reports</w:t>
            </w:r>
          </w:p>
          <w:p w14:paraId="63D37672" w14:textId="77777777" w:rsidR="001A20E6" w:rsidRDefault="00000000">
            <w:pPr>
              <w:pStyle w:val="TableCellResourceItem"/>
            </w:pPr>
            <w:r>
              <w:t>• MGNREGA Reports</w:t>
            </w:r>
          </w:p>
          <w:p w14:paraId="4273D80B" w14:textId="77777777" w:rsidR="001A20E6" w:rsidRDefault="00000000">
            <w:pPr>
              <w:pStyle w:val="TableCellResourceItem"/>
            </w:pPr>
            <w:r>
              <w:t>• Panchayati Raj Statistics</w:t>
            </w:r>
          </w:p>
          <w:p w14:paraId="7133F5A9" w14:textId="77777777" w:rsidR="001A20E6" w:rsidRDefault="00000000">
            <w:pPr>
              <w:pStyle w:val="TableCellResourceItem"/>
            </w:pPr>
            <w:r>
              <w:t>• Social Movement Case Studies</w:t>
            </w:r>
          </w:p>
          <w:p w14:paraId="71644229" w14:textId="77777777" w:rsidR="001A20E6" w:rsidRDefault="00000000">
            <w:pPr>
              <w:pStyle w:val="TableCellResourceItem"/>
            </w:pPr>
            <w:r>
              <w:t>• Civil Society Reports</w:t>
            </w:r>
          </w:p>
          <w:p w14:paraId="2E4B2325" w14:textId="77777777" w:rsidR="001A20E6" w:rsidRDefault="00000000">
            <w:pPr>
              <w:pStyle w:val="TableCellResourceItem"/>
            </w:pPr>
            <w:r>
              <w:t>• Human Rights Reports</w:t>
            </w:r>
          </w:p>
          <w:p w14:paraId="13900CD9" w14:textId="77777777" w:rsidR="001A20E6" w:rsidRDefault="00000000">
            <w:pPr>
              <w:pStyle w:val="TableCellResourceItem"/>
            </w:pPr>
            <w:r>
              <w:t>• Health Ministry Reports</w:t>
            </w:r>
          </w:p>
          <w:p w14:paraId="1849A279" w14:textId="77777777" w:rsidR="001A20E6" w:rsidRDefault="00000000">
            <w:pPr>
              <w:pStyle w:val="TableCellResourceItem"/>
            </w:pPr>
            <w:r>
              <w:t>• WHO Reports on India</w:t>
            </w:r>
          </w:p>
          <w:p w14:paraId="5BEAB3ED" w14:textId="77777777" w:rsidR="001A20E6" w:rsidRDefault="00000000">
            <w:pPr>
              <w:pStyle w:val="TableCellResourceItem"/>
            </w:pPr>
            <w:r>
              <w:t>• Ayushman Bharat Reports</w:t>
            </w:r>
          </w:p>
          <w:p w14:paraId="56057F3C" w14:textId="77777777" w:rsidR="001A20E6" w:rsidRDefault="00000000">
            <w:pPr>
              <w:pStyle w:val="TableCellResourceItem"/>
            </w:pPr>
            <w:r>
              <w:t>• Law Commission Reports</w:t>
            </w:r>
          </w:p>
          <w:p w14:paraId="2BEF0F78" w14:textId="77777777" w:rsidR="001A20E6" w:rsidRDefault="00000000">
            <w:pPr>
              <w:pStyle w:val="TableCellResourceItem"/>
            </w:pPr>
            <w:r>
              <w:t>• Supreme Court Judgments</w:t>
            </w:r>
          </w:p>
          <w:p w14:paraId="0D312CF0" w14:textId="77777777" w:rsidR="001A20E6" w:rsidRDefault="00000000">
            <w:pPr>
              <w:pStyle w:val="TableCellResourceItem"/>
            </w:pPr>
            <w:r>
              <w:t>• Legal Aid Reports</w:t>
            </w:r>
          </w:p>
          <w:p w14:paraId="3295AB76" w14:textId="77777777" w:rsidR="001A20E6" w:rsidRDefault="00000000">
            <w:pPr>
              <w:pStyle w:val="TableCellResourceItem"/>
            </w:pPr>
            <w:r>
              <w:t>• Media Reports</w:t>
            </w:r>
          </w:p>
          <w:p w14:paraId="32DF9127" w14:textId="77777777" w:rsidR="001A20E6" w:rsidRDefault="00000000">
            <w:pPr>
              <w:pStyle w:val="TableCellResourceItem"/>
            </w:pPr>
            <w:r>
              <w:t>• Broadcasting Ministry Reports</w:t>
            </w:r>
          </w:p>
          <w:p w14:paraId="45D0635A" w14:textId="77777777" w:rsidR="001A20E6" w:rsidRDefault="00000000">
            <w:pPr>
              <w:pStyle w:val="TableCellResourceItem"/>
            </w:pPr>
            <w:r>
              <w:t>• Social Media Impact Studies</w:t>
            </w:r>
          </w:p>
          <w:p w14:paraId="668059E5" w14:textId="77777777" w:rsidR="001A20E6" w:rsidRDefault="00000000">
            <w:pPr>
              <w:pStyle w:val="TableCellResourceItem"/>
            </w:pPr>
            <w:r>
              <w:t>• Science and Technology Ministry Reports</w:t>
            </w:r>
          </w:p>
          <w:p w14:paraId="65059D1A" w14:textId="77777777" w:rsidR="001A20E6" w:rsidRDefault="00000000">
            <w:pPr>
              <w:pStyle w:val="TableCellResourceItem"/>
            </w:pPr>
            <w:r>
              <w:t>• ISRO Reports</w:t>
            </w:r>
          </w:p>
          <w:p w14:paraId="2368D267" w14:textId="77777777" w:rsidR="001A20E6" w:rsidRDefault="00000000">
            <w:pPr>
              <w:pStyle w:val="TableCellResourceItem"/>
            </w:pPr>
            <w:r>
              <w:t>• Digital India Reports</w:t>
            </w:r>
          </w:p>
          <w:p w14:paraId="075C78BC" w14:textId="77777777" w:rsidR="001A20E6" w:rsidRDefault="00000000">
            <w:pPr>
              <w:pStyle w:val="TableCellResourceItem"/>
            </w:pPr>
            <w:r>
              <w:t>• Environment Ministry Reports</w:t>
            </w:r>
          </w:p>
          <w:p w14:paraId="01908A6F" w14:textId="77777777" w:rsidR="001A20E6" w:rsidRDefault="00000000">
            <w:pPr>
              <w:pStyle w:val="TableCellResourceItem"/>
            </w:pPr>
            <w:r>
              <w:t>• Climate Change Reports</w:t>
            </w:r>
          </w:p>
          <w:p w14:paraId="211B7867" w14:textId="77777777" w:rsidR="001A20E6" w:rsidRDefault="00000000">
            <w:pPr>
              <w:pStyle w:val="TableCellResourceItem"/>
            </w:pPr>
            <w:r>
              <w:t>• Sustainable Development Reports</w:t>
            </w:r>
          </w:p>
          <w:p w14:paraId="35E6C41D" w14:textId="77777777" w:rsidR="001A20E6" w:rsidRDefault="00000000">
            <w:pPr>
              <w:pStyle w:val="TableCellResourceItem"/>
            </w:pPr>
            <w:r>
              <w:t>• WTO Reports</w:t>
            </w:r>
          </w:p>
          <w:p w14:paraId="70FE5074" w14:textId="77777777" w:rsidR="001A20E6" w:rsidRDefault="00000000">
            <w:pPr>
              <w:pStyle w:val="TableCellResourceItem"/>
            </w:pPr>
            <w:r>
              <w:t>• Globalization Impact Studies</w:t>
            </w:r>
          </w:p>
          <w:p w14:paraId="67617869" w14:textId="77777777" w:rsidR="001A20E6" w:rsidRDefault="00000000">
            <w:pPr>
              <w:pStyle w:val="TableCellResourceItem"/>
            </w:pPr>
            <w:r>
              <w:t>• International Migration Reports</w:t>
            </w:r>
          </w:p>
          <w:p w14:paraId="2155412B" w14:textId="77777777" w:rsidR="001A20E6" w:rsidRDefault="00000000">
            <w:pPr>
              <w:pStyle w:val="TableCellResourceItem"/>
            </w:pPr>
            <w:r>
              <w:t>• Labor Ministry Reports</w:t>
            </w:r>
          </w:p>
          <w:p w14:paraId="5EB1CD1C" w14:textId="77777777" w:rsidR="001A20E6" w:rsidRDefault="00000000">
            <w:pPr>
              <w:pStyle w:val="TableCellResourceItem"/>
            </w:pPr>
            <w:r>
              <w:t>• Industrial Relations Reports</w:t>
            </w:r>
          </w:p>
          <w:p w14:paraId="661697BE"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0BC8356F" w14:textId="77777777" w:rsidR="001A20E6" w:rsidRDefault="00000000">
            <w:pPr>
              <w:pStyle w:val="TableCellSubjectName"/>
            </w:pPr>
            <w:r>
              <w:t>History-Ancient</w:t>
            </w:r>
          </w:p>
          <w:p w14:paraId="1AB69BE6" w14:textId="77777777" w:rsidR="001A20E6" w:rsidRDefault="00000000">
            <w:pPr>
              <w:pStyle w:val="TableCellCategoryTitle"/>
            </w:pPr>
            <w:r>
              <w:t>📚 Primary Books</w:t>
            </w:r>
          </w:p>
          <w:p w14:paraId="6A877F59" w14:textId="77777777" w:rsidR="001A20E6" w:rsidRDefault="00000000">
            <w:pPr>
              <w:pStyle w:val="TableCellResourceItem"/>
            </w:pPr>
            <w:r>
              <w:t>• NCERT Class VI - Our Past - I - What, Where, How and When?</w:t>
            </w:r>
          </w:p>
          <w:p w14:paraId="6B2D6D65" w14:textId="77777777" w:rsidR="001A20E6" w:rsidRDefault="00000000">
            <w:pPr>
              <w:pStyle w:val="TableCellResourceItem"/>
            </w:pPr>
            <w:r>
              <w:t>• Ancient India by R.S. Sharma - The Importance of Ancient History</w:t>
            </w:r>
          </w:p>
          <w:p w14:paraId="48CAA364" w14:textId="77777777" w:rsidR="001A20E6" w:rsidRDefault="00000000">
            <w:pPr>
              <w:pStyle w:val="TableCellResourceItem"/>
            </w:pPr>
            <w:r>
              <w:t>• Ancient India by R.S. Sharma - The Construction of Ancient Indian History</w:t>
            </w:r>
          </w:p>
          <w:p w14:paraId="20EB1C28" w14:textId="77777777" w:rsidR="001A20E6" w:rsidRDefault="00000000">
            <w:pPr>
              <w:pStyle w:val="TableCellResourceItem"/>
            </w:pPr>
            <w:r>
              <w:t>• Ancient India by R.S. Sharma - The Geographical Setting</w:t>
            </w:r>
          </w:p>
          <w:p w14:paraId="76A3E26D" w14:textId="77777777" w:rsidR="001A20E6" w:rsidRDefault="00000000">
            <w:pPr>
              <w:pStyle w:val="TableCellCategoryTitle"/>
            </w:pPr>
            <w:r>
              <w:t>📝 Practice Materials</w:t>
            </w:r>
          </w:p>
          <w:p w14:paraId="08325CC6" w14:textId="77777777" w:rsidR="001A20E6" w:rsidRDefault="00000000">
            <w:pPr>
              <w:pStyle w:val="TableCellResourceItem"/>
            </w:pPr>
            <w:r>
              <w:t>• La Excellence Culture Material</w:t>
            </w:r>
          </w:p>
          <w:p w14:paraId="0F1DBE12" w14:textId="77777777" w:rsidR="001A20E6" w:rsidRDefault="00000000">
            <w:pPr>
              <w:pStyle w:val="TableCellResourceItem"/>
            </w:pPr>
            <w:r>
              <w:t>• Ancient/Medieval Prelims Workbooks</w:t>
            </w:r>
          </w:p>
          <w:p w14:paraId="03117D7A" w14:textId="77777777" w:rsidR="001A20E6" w:rsidRDefault="00000000">
            <w:pPr>
              <w:pStyle w:val="TableCellCategoryTitle"/>
            </w:pPr>
            <w:r>
              <w:t>📰 Current Affairs</w:t>
            </w:r>
          </w:p>
          <w:p w14:paraId="510768FE" w14:textId="77777777" w:rsidR="001A20E6" w:rsidRDefault="00000000">
            <w:pPr>
              <w:pStyle w:val="TableCellResourceItem"/>
            </w:pPr>
            <w:r>
              <w:t>• Newspapers (CA on Archaeology/Heritage)</w:t>
            </w:r>
          </w:p>
        </w:tc>
        <w:tc>
          <w:tcPr>
            <w:tcW w:w="1650" w:type="pct"/>
          </w:tcPr>
          <w:p w14:paraId="2453B08B" w14:textId="77777777" w:rsidR="001A20E6" w:rsidRDefault="001A20E6"/>
        </w:tc>
      </w:tr>
    </w:tbl>
    <w:p w14:paraId="1259973D" w14:textId="77777777" w:rsidR="001A20E6" w:rsidRDefault="001A20E6">
      <w:pPr>
        <w:spacing w:after="400"/>
      </w:pPr>
    </w:p>
    <w:p w14:paraId="120BC658"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17B6761D" w14:textId="77777777">
        <w:tc>
          <w:tcPr>
            <w:tcW w:w="2500" w:type="pct"/>
            <w:tcMar>
              <w:top w:w="0" w:type="dxa"/>
              <w:left w:w="0" w:type="dxa"/>
              <w:bottom w:w="0" w:type="dxa"/>
              <w:right w:w="0" w:type="dxa"/>
            </w:tcMar>
          </w:tcPr>
          <w:p w14:paraId="68C4E6DF" w14:textId="77777777" w:rsidR="001A20E6" w:rsidRDefault="00000000">
            <w:pPr>
              <w:pStyle w:val="WeekTitle"/>
            </w:pPr>
            <w:r>
              <w:t>📅 Sep 28 - Oct 04, 2025</w:t>
            </w:r>
          </w:p>
        </w:tc>
        <w:tc>
          <w:tcPr>
            <w:tcW w:w="2500" w:type="pct"/>
            <w:tcMar>
              <w:top w:w="0" w:type="dxa"/>
              <w:left w:w="0" w:type="dxa"/>
              <w:bottom w:w="0" w:type="dxa"/>
              <w:right w:w="0" w:type="dxa"/>
            </w:tcMar>
          </w:tcPr>
          <w:p w14:paraId="64D9EF19" w14:textId="77777777" w:rsidR="001A20E6" w:rsidRDefault="001A20E6">
            <w:pPr>
              <w:pStyle w:val="WeekCycleName"/>
            </w:pPr>
          </w:p>
        </w:tc>
      </w:tr>
    </w:tbl>
    <w:p w14:paraId="4DDDFCD1" w14:textId="77777777" w:rsidR="001A20E6" w:rsidRDefault="001A20E6">
      <w:pPr>
        <w:spacing w:after="200"/>
      </w:pPr>
    </w:p>
    <w:p w14:paraId="5838C64D" w14:textId="77777777" w:rsidR="001A20E6" w:rsidRDefault="00000000">
      <w:pPr>
        <w:pStyle w:val="NoActivitiesText"/>
      </w:pPr>
      <w:r>
        <w:t>No study activities scheduled for this week.</w:t>
      </w:r>
    </w:p>
    <w:p w14:paraId="151C52CA" w14:textId="77777777" w:rsidR="001A20E6" w:rsidRDefault="001A20E6">
      <w:pPr>
        <w:spacing w:after="400"/>
      </w:pPr>
    </w:p>
    <w:p w14:paraId="7AA0C88D" w14:textId="77777777" w:rsidR="001A20E6" w:rsidRDefault="00000000">
      <w:pPr>
        <w:pStyle w:val="NoResourcesText"/>
      </w:pPr>
      <w:r>
        <w:t>No resources for this week.</w:t>
      </w:r>
    </w:p>
    <w:p w14:paraId="053AB9C5"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4D39D85A" w14:textId="77777777">
        <w:tc>
          <w:tcPr>
            <w:tcW w:w="2500" w:type="pct"/>
            <w:tcMar>
              <w:top w:w="0" w:type="dxa"/>
              <w:left w:w="0" w:type="dxa"/>
              <w:bottom w:w="0" w:type="dxa"/>
              <w:right w:w="0" w:type="dxa"/>
            </w:tcMar>
          </w:tcPr>
          <w:p w14:paraId="38F5674D" w14:textId="77777777" w:rsidR="001A20E6" w:rsidRDefault="00000000">
            <w:pPr>
              <w:pStyle w:val="WeekTitle"/>
            </w:pPr>
            <w:r>
              <w:t>📅 Oct 05 - Oct 11, 2025</w:t>
            </w:r>
          </w:p>
        </w:tc>
        <w:tc>
          <w:tcPr>
            <w:tcW w:w="2500" w:type="pct"/>
            <w:tcMar>
              <w:top w:w="0" w:type="dxa"/>
              <w:left w:w="0" w:type="dxa"/>
              <w:bottom w:w="0" w:type="dxa"/>
              <w:right w:w="0" w:type="dxa"/>
            </w:tcMar>
          </w:tcPr>
          <w:p w14:paraId="3988B94F" w14:textId="77777777" w:rsidR="001A20E6" w:rsidRDefault="001A20E6">
            <w:pPr>
              <w:pStyle w:val="WeekCycleName"/>
            </w:pPr>
          </w:p>
        </w:tc>
      </w:tr>
    </w:tbl>
    <w:p w14:paraId="3F2DC791" w14:textId="77777777" w:rsidR="001A20E6" w:rsidRDefault="001A20E6">
      <w:pPr>
        <w:spacing w:after="200"/>
      </w:pPr>
    </w:p>
    <w:p w14:paraId="5A4DDB78" w14:textId="77777777" w:rsidR="001A20E6" w:rsidRDefault="00000000">
      <w:pPr>
        <w:pStyle w:val="NoActivitiesText"/>
      </w:pPr>
      <w:r>
        <w:t>No study activities scheduled for this week.</w:t>
      </w:r>
    </w:p>
    <w:p w14:paraId="77E9639B" w14:textId="77777777" w:rsidR="001A20E6" w:rsidRDefault="001A20E6">
      <w:pPr>
        <w:spacing w:after="400"/>
      </w:pPr>
    </w:p>
    <w:p w14:paraId="4F9F296B" w14:textId="77777777" w:rsidR="001A20E6" w:rsidRDefault="00000000">
      <w:pPr>
        <w:pStyle w:val="NoResourcesText"/>
      </w:pPr>
      <w:r>
        <w:t>No resources for this week.</w:t>
      </w:r>
    </w:p>
    <w:p w14:paraId="2804CE4E"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1F88E400" w14:textId="77777777">
        <w:tc>
          <w:tcPr>
            <w:tcW w:w="2500" w:type="pct"/>
            <w:tcMar>
              <w:top w:w="0" w:type="dxa"/>
              <w:left w:w="0" w:type="dxa"/>
              <w:bottom w:w="0" w:type="dxa"/>
              <w:right w:w="0" w:type="dxa"/>
            </w:tcMar>
          </w:tcPr>
          <w:p w14:paraId="5B6B5768" w14:textId="77777777" w:rsidR="001A20E6" w:rsidRDefault="00000000">
            <w:pPr>
              <w:pStyle w:val="WeekTitle"/>
            </w:pPr>
            <w:r>
              <w:t>📅 Oct 12 - Oct 18, 2025</w:t>
            </w:r>
          </w:p>
        </w:tc>
        <w:tc>
          <w:tcPr>
            <w:tcW w:w="2500" w:type="pct"/>
            <w:tcMar>
              <w:top w:w="0" w:type="dxa"/>
              <w:left w:w="0" w:type="dxa"/>
              <w:bottom w:w="0" w:type="dxa"/>
              <w:right w:w="0" w:type="dxa"/>
            </w:tcMar>
          </w:tcPr>
          <w:p w14:paraId="40051F27" w14:textId="77777777" w:rsidR="001A20E6" w:rsidRDefault="001A20E6">
            <w:pPr>
              <w:pStyle w:val="WeekCycleName"/>
            </w:pPr>
          </w:p>
        </w:tc>
      </w:tr>
    </w:tbl>
    <w:p w14:paraId="619F9CC1" w14:textId="77777777" w:rsidR="001A20E6" w:rsidRDefault="001A20E6">
      <w:pPr>
        <w:spacing w:after="200"/>
      </w:pPr>
    </w:p>
    <w:p w14:paraId="434D8044" w14:textId="77777777" w:rsidR="001A20E6" w:rsidRDefault="00000000">
      <w:pPr>
        <w:pStyle w:val="NoActivitiesText"/>
      </w:pPr>
      <w:r>
        <w:t>No study activities scheduled for this week.</w:t>
      </w:r>
    </w:p>
    <w:p w14:paraId="0F3E769D" w14:textId="77777777" w:rsidR="001A20E6" w:rsidRDefault="001A20E6">
      <w:pPr>
        <w:spacing w:after="400"/>
      </w:pPr>
    </w:p>
    <w:p w14:paraId="6A592A91" w14:textId="77777777" w:rsidR="001A20E6" w:rsidRDefault="00000000">
      <w:pPr>
        <w:pStyle w:val="NoResourcesText"/>
      </w:pPr>
      <w:r>
        <w:t>No resources for this week.</w:t>
      </w:r>
    </w:p>
    <w:p w14:paraId="79C2EC17"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2338C694" w14:textId="77777777">
        <w:tc>
          <w:tcPr>
            <w:tcW w:w="2500" w:type="pct"/>
            <w:tcMar>
              <w:top w:w="0" w:type="dxa"/>
              <w:left w:w="0" w:type="dxa"/>
              <w:bottom w:w="0" w:type="dxa"/>
              <w:right w:w="0" w:type="dxa"/>
            </w:tcMar>
          </w:tcPr>
          <w:p w14:paraId="45E83261" w14:textId="77777777" w:rsidR="001A20E6" w:rsidRDefault="00000000">
            <w:pPr>
              <w:pStyle w:val="WeekTitle"/>
            </w:pPr>
            <w:r>
              <w:t>📅 Oct 19 - Oct 25, 2025</w:t>
            </w:r>
          </w:p>
        </w:tc>
        <w:tc>
          <w:tcPr>
            <w:tcW w:w="2500" w:type="pct"/>
            <w:tcMar>
              <w:top w:w="0" w:type="dxa"/>
              <w:left w:w="0" w:type="dxa"/>
              <w:bottom w:w="0" w:type="dxa"/>
              <w:right w:w="0" w:type="dxa"/>
            </w:tcMar>
          </w:tcPr>
          <w:p w14:paraId="77E18F06" w14:textId="77777777" w:rsidR="001A20E6" w:rsidRDefault="001A20E6">
            <w:pPr>
              <w:pStyle w:val="WeekCycleName"/>
            </w:pPr>
          </w:p>
        </w:tc>
      </w:tr>
    </w:tbl>
    <w:p w14:paraId="5426D6BC" w14:textId="77777777" w:rsidR="001A20E6" w:rsidRDefault="001A20E6">
      <w:pPr>
        <w:spacing w:after="200"/>
      </w:pPr>
    </w:p>
    <w:p w14:paraId="7108C243" w14:textId="77777777" w:rsidR="001A20E6" w:rsidRDefault="00000000">
      <w:pPr>
        <w:pStyle w:val="NoActivitiesText"/>
      </w:pPr>
      <w:r>
        <w:t>No study activities scheduled for this week.</w:t>
      </w:r>
    </w:p>
    <w:p w14:paraId="7811679E" w14:textId="77777777" w:rsidR="001A20E6" w:rsidRDefault="001A20E6">
      <w:pPr>
        <w:spacing w:after="400"/>
      </w:pPr>
    </w:p>
    <w:p w14:paraId="4EC10C29" w14:textId="77777777" w:rsidR="001A20E6" w:rsidRDefault="00000000">
      <w:pPr>
        <w:pStyle w:val="NoResourcesText"/>
      </w:pPr>
      <w:r>
        <w:t>No resources for this week.</w:t>
      </w:r>
    </w:p>
    <w:p w14:paraId="5EFC7329" w14:textId="6644ECC2" w:rsidR="001A20E6" w:rsidRDefault="00397E6A">
      <w:ins w:id="7" w:author="kalyan inampudi" w:date="2025-10-29T14:47:00Z" w16du:dateUtc="2025-10-29T09:17:00Z">
        <w:r>
          <w:t>Generating th</w:t>
        </w:r>
      </w:ins>
      <w:ins w:id="8" w:author="kalyan inampudi" w:date="2025-10-29T14:48:00Z" w16du:dateUtc="2025-10-29T09:18:00Z">
        <w:r>
          <w:t xml:space="preserve">e weeks in that month which are not included </w:t>
        </w:r>
      </w:ins>
      <w:ins w:id="9" w:author="kalyan inampudi" w:date="2025-10-29T14:52:00Z" w16du:dateUtc="2025-10-29T09:22:00Z">
        <w:r>
          <w:t>, its adding weeks 1,2</w:t>
        </w:r>
      </w:ins>
      <w:ins w:id="10" w:author="kalyan inampudi" w:date="2025-10-29T14:53:00Z" w16du:dateUtc="2025-10-29T09:23:00Z">
        <w:r>
          <w:t>,3 in the month , even If day one of the planner is only in that months 4</w:t>
        </w:r>
        <w:r w:rsidRPr="00397E6A">
          <w:rPr>
            <w:vertAlign w:val="superscript"/>
            <w:rPrChange w:id="11" w:author="kalyan inampudi" w:date="2025-10-29T14:53:00Z" w16du:dateUtc="2025-10-29T09:23:00Z">
              <w:rPr/>
            </w:rPrChange>
          </w:rPr>
          <w:t>th</w:t>
        </w:r>
        <w:r>
          <w:t xml:space="preserve"> week. </w:t>
        </w:r>
      </w:ins>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24200360" w14:textId="77777777">
        <w:tc>
          <w:tcPr>
            <w:tcW w:w="2500" w:type="pct"/>
            <w:tcMar>
              <w:top w:w="0" w:type="dxa"/>
              <w:left w:w="0" w:type="dxa"/>
              <w:bottom w:w="0" w:type="dxa"/>
              <w:right w:w="0" w:type="dxa"/>
            </w:tcMar>
          </w:tcPr>
          <w:p w14:paraId="15DAC5D0" w14:textId="77777777" w:rsidR="001A20E6" w:rsidRDefault="00000000">
            <w:pPr>
              <w:pStyle w:val="WeekTitle"/>
            </w:pPr>
            <w:r>
              <w:rPr>
                <w:color w:val="1D4ED8"/>
              </w:rPr>
              <w:t>📅 Oct 26 - Nov 01, 2025</w:t>
            </w:r>
          </w:p>
        </w:tc>
        <w:tc>
          <w:tcPr>
            <w:tcW w:w="2500" w:type="pct"/>
            <w:tcMar>
              <w:top w:w="0" w:type="dxa"/>
              <w:left w:w="0" w:type="dxa"/>
              <w:bottom w:w="0" w:type="dxa"/>
              <w:right w:w="0" w:type="dxa"/>
            </w:tcMar>
          </w:tcPr>
          <w:p w14:paraId="04E36ED8" w14:textId="77777777" w:rsidR="001A20E6" w:rsidRDefault="00000000">
            <w:pPr>
              <w:pStyle w:val="WeekCycleName"/>
            </w:pPr>
            <w:r>
              <w:rPr>
                <w:color w:val="1D4ED8"/>
              </w:rPr>
              <w:t>C1</w:t>
            </w:r>
          </w:p>
        </w:tc>
      </w:tr>
    </w:tbl>
    <w:p w14:paraId="7B2E4879"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15AC84FA" w14:textId="77777777">
        <w:tc>
          <w:tcPr>
            <w:tcW w:w="700" w:type="pct"/>
            <w:shd w:val="clear" w:color="auto" w:fill="DBEAFE"/>
            <w:tcMar>
              <w:top w:w="200" w:type="dxa"/>
              <w:left w:w="100" w:type="dxa"/>
              <w:bottom w:w="200" w:type="dxa"/>
              <w:right w:w="100" w:type="dxa"/>
            </w:tcMar>
          </w:tcPr>
          <w:p w14:paraId="399F388D" w14:textId="77777777" w:rsidR="001A20E6" w:rsidRDefault="00000000">
            <w:pPr>
              <w:pStyle w:val="TableCellCalendarDayHeader"/>
            </w:pPr>
            <w:r>
              <w:rPr>
                <w:color w:val="1D4ED8"/>
              </w:rPr>
              <w:t>Sunday</w:t>
            </w:r>
          </w:p>
          <w:p w14:paraId="2C4956F6" w14:textId="77777777" w:rsidR="001A20E6" w:rsidRDefault="00000000">
            <w:pPr>
              <w:pStyle w:val="TableCellCalendarDateHeader"/>
            </w:pPr>
            <w:r>
              <w:rPr>
                <w:color w:val="1D4ED8"/>
              </w:rPr>
              <w:t>Oct 26</w:t>
            </w:r>
          </w:p>
          <w:p w14:paraId="1499D7C3"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6CF716C0" w14:textId="77777777" w:rsidR="001A20E6" w:rsidRDefault="00000000">
            <w:pPr>
              <w:pStyle w:val="TableCellCalendarDayHeader"/>
            </w:pPr>
            <w:r>
              <w:rPr>
                <w:color w:val="1D4ED8"/>
              </w:rPr>
              <w:t>Monday</w:t>
            </w:r>
          </w:p>
          <w:p w14:paraId="5E30A574" w14:textId="77777777" w:rsidR="001A20E6" w:rsidRDefault="00000000">
            <w:pPr>
              <w:pStyle w:val="TableCellCalendarDateHeader"/>
            </w:pPr>
            <w:r>
              <w:rPr>
                <w:color w:val="1D4ED8"/>
              </w:rPr>
              <w:t>Oct 27</w:t>
            </w:r>
          </w:p>
          <w:p w14:paraId="0B484DF4"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6FE331F3" w14:textId="77777777" w:rsidR="001A20E6" w:rsidRDefault="00000000">
            <w:pPr>
              <w:pStyle w:val="TableCellCalendarDayHeader"/>
            </w:pPr>
            <w:r>
              <w:rPr>
                <w:color w:val="1D4ED8"/>
              </w:rPr>
              <w:t>Tuesday</w:t>
            </w:r>
          </w:p>
          <w:p w14:paraId="7A002CD6" w14:textId="77777777" w:rsidR="001A20E6" w:rsidRDefault="00000000">
            <w:pPr>
              <w:pStyle w:val="TableCellCalendarDateHeader"/>
            </w:pPr>
            <w:r>
              <w:rPr>
                <w:color w:val="1D4ED8"/>
              </w:rPr>
              <w:t>Oct 28</w:t>
            </w:r>
          </w:p>
          <w:p w14:paraId="73C50DCB"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69AF0EEB" w14:textId="77777777" w:rsidR="001A20E6" w:rsidRDefault="00000000">
            <w:pPr>
              <w:pStyle w:val="TableCellCalendarDayHeader"/>
            </w:pPr>
            <w:r>
              <w:rPr>
                <w:color w:val="1D4ED8"/>
              </w:rPr>
              <w:t>Wednesday</w:t>
            </w:r>
          </w:p>
          <w:p w14:paraId="7BDC360B" w14:textId="77777777" w:rsidR="001A20E6" w:rsidRDefault="00000000">
            <w:pPr>
              <w:pStyle w:val="TableCellCalendarDateHeader"/>
            </w:pPr>
            <w:r>
              <w:rPr>
                <w:color w:val="1D4ED8"/>
              </w:rPr>
              <w:t>Oct 29</w:t>
            </w:r>
          </w:p>
          <w:p w14:paraId="4A123AAF"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38621AA0" w14:textId="77777777" w:rsidR="001A20E6" w:rsidRDefault="00000000">
            <w:pPr>
              <w:pStyle w:val="TableCellCalendarDayHeader"/>
            </w:pPr>
            <w:r>
              <w:rPr>
                <w:color w:val="1D4ED8"/>
              </w:rPr>
              <w:t>Thursday</w:t>
            </w:r>
          </w:p>
          <w:p w14:paraId="26A437CE" w14:textId="77777777" w:rsidR="001A20E6" w:rsidRDefault="00000000">
            <w:pPr>
              <w:pStyle w:val="TableCellCalendarDateHeader"/>
            </w:pPr>
            <w:r>
              <w:rPr>
                <w:color w:val="1D4ED8"/>
              </w:rPr>
              <w:t>Oct 30</w:t>
            </w:r>
          </w:p>
          <w:p w14:paraId="04FD9ED9"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10C3A97A" w14:textId="77777777" w:rsidR="001A20E6" w:rsidRDefault="00000000">
            <w:pPr>
              <w:pStyle w:val="TableCellCalendarDayHeader"/>
            </w:pPr>
            <w:r>
              <w:rPr>
                <w:color w:val="1D4ED8"/>
              </w:rPr>
              <w:t>Friday</w:t>
            </w:r>
          </w:p>
          <w:p w14:paraId="3D495B1A" w14:textId="77777777" w:rsidR="001A20E6" w:rsidRDefault="00000000">
            <w:pPr>
              <w:pStyle w:val="TableCellCalendarDateHeader"/>
            </w:pPr>
            <w:r>
              <w:rPr>
                <w:color w:val="1D4ED8"/>
              </w:rPr>
              <w:t>Oct 31</w:t>
            </w:r>
          </w:p>
          <w:p w14:paraId="4238CD9C"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1834B95C" w14:textId="77777777" w:rsidR="001A20E6" w:rsidRDefault="00000000">
            <w:pPr>
              <w:pStyle w:val="TableCellCalendarDayHeader"/>
            </w:pPr>
            <w:r>
              <w:rPr>
                <w:color w:val="F57C00"/>
              </w:rPr>
              <w:t>Saturday</w:t>
            </w:r>
          </w:p>
          <w:p w14:paraId="39B7B02D" w14:textId="77777777" w:rsidR="001A20E6" w:rsidRDefault="00000000">
            <w:pPr>
              <w:pStyle w:val="TableCellCalendarDateHeader"/>
            </w:pPr>
            <w:r>
              <w:rPr>
                <w:color w:val="F57C00"/>
              </w:rPr>
              <w:t>Nov 01</w:t>
            </w:r>
          </w:p>
          <w:p w14:paraId="56EE7933" w14:textId="77777777" w:rsidR="001A20E6" w:rsidRDefault="00000000">
            <w:pPr>
              <w:pStyle w:val="TableCellCatchupLabel"/>
            </w:pPr>
            <w:r>
              <w:rPr>
                <w:color w:val="F57C00"/>
              </w:rPr>
              <w:t>Catchup Day</w:t>
            </w:r>
          </w:p>
        </w:tc>
      </w:tr>
      <w:tr w:rsidR="001A20E6" w14:paraId="794A906F" w14:textId="77777777">
        <w:tc>
          <w:tcPr>
            <w:tcW w:w="700" w:type="pct"/>
            <w:shd w:val="clear" w:color="auto" w:fill="DBEAFE"/>
            <w:tcMar>
              <w:top w:w="150" w:type="dxa"/>
              <w:left w:w="100" w:type="dxa"/>
              <w:bottom w:w="150" w:type="dxa"/>
              <w:right w:w="100" w:type="dxa"/>
            </w:tcMar>
          </w:tcPr>
          <w:p w14:paraId="1676306E" w14:textId="77777777" w:rsidR="001A20E6" w:rsidRDefault="001A20E6"/>
        </w:tc>
        <w:tc>
          <w:tcPr>
            <w:tcW w:w="700" w:type="pct"/>
            <w:shd w:val="clear" w:color="auto" w:fill="DBEAFE"/>
            <w:tcMar>
              <w:top w:w="150" w:type="dxa"/>
              <w:left w:w="100" w:type="dxa"/>
              <w:bottom w:w="150" w:type="dxa"/>
              <w:right w:w="100" w:type="dxa"/>
            </w:tcMar>
          </w:tcPr>
          <w:p w14:paraId="4F2CBBFC" w14:textId="77777777" w:rsidR="001A20E6" w:rsidRDefault="001A20E6"/>
        </w:tc>
        <w:tc>
          <w:tcPr>
            <w:tcW w:w="700" w:type="pct"/>
            <w:shd w:val="clear" w:color="auto" w:fill="DBEAFE"/>
            <w:tcMar>
              <w:top w:w="150" w:type="dxa"/>
              <w:left w:w="100" w:type="dxa"/>
              <w:bottom w:w="150" w:type="dxa"/>
              <w:right w:w="100" w:type="dxa"/>
            </w:tcMar>
          </w:tcPr>
          <w:p w14:paraId="02348C17" w14:textId="77777777" w:rsidR="001A20E6" w:rsidRDefault="001A20E6"/>
        </w:tc>
        <w:tc>
          <w:tcPr>
            <w:tcW w:w="700" w:type="pct"/>
            <w:shd w:val="clear" w:color="auto" w:fill="DBEAFE"/>
            <w:tcMar>
              <w:top w:w="150" w:type="dxa"/>
              <w:left w:w="100" w:type="dxa"/>
              <w:bottom w:w="150" w:type="dxa"/>
              <w:right w:w="100" w:type="dxa"/>
            </w:tcMar>
          </w:tcPr>
          <w:p w14:paraId="34EF0428" w14:textId="77777777" w:rsidR="001A20E6" w:rsidRDefault="00000000">
            <w:pPr>
              <w:pStyle w:val="TableCellTaskSubject"/>
            </w:pPr>
            <w:r>
              <w:t>Sociology</w:t>
            </w:r>
          </w:p>
          <w:p w14:paraId="507F360B" w14:textId="77777777" w:rsidR="001A20E6" w:rsidRDefault="00000000">
            <w:pPr>
              <w:pStyle w:val="TableCellTaskDetails"/>
            </w:pPr>
            <w:r>
              <w:t>• Study - OPT-SOC/01 — 3h</w:t>
            </w:r>
          </w:p>
          <w:p w14:paraId="3B4927BA"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0085DB59" w14:textId="77777777" w:rsidR="001A20E6" w:rsidRDefault="00000000">
            <w:pPr>
              <w:pStyle w:val="TableCellTaskSubject"/>
            </w:pPr>
            <w:r>
              <w:t>Sociology</w:t>
            </w:r>
          </w:p>
          <w:p w14:paraId="2A3C9177" w14:textId="77777777" w:rsidR="001A20E6" w:rsidRDefault="00000000">
            <w:pPr>
              <w:pStyle w:val="TableCellTaskDetails"/>
            </w:pPr>
            <w:r>
              <w:t>• Study - OPT-SOC/01 — 3h</w:t>
            </w:r>
          </w:p>
          <w:p w14:paraId="70A55B8B"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12B5DC9F" w14:textId="77777777" w:rsidR="001A20E6" w:rsidRDefault="00000000">
            <w:pPr>
              <w:pStyle w:val="TableCellTaskSubject"/>
            </w:pPr>
            <w:r>
              <w:t>Sociology</w:t>
            </w:r>
          </w:p>
          <w:p w14:paraId="65DD77E2" w14:textId="77777777" w:rsidR="001A20E6" w:rsidRDefault="00000000">
            <w:pPr>
              <w:pStyle w:val="TableCellTaskDetails"/>
            </w:pPr>
            <w:r>
              <w:t>• Study - OPT-SOC/01 — 3h</w:t>
            </w:r>
          </w:p>
          <w:p w14:paraId="7C4CF4CF"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2F58B5FE" w14:textId="77777777" w:rsidR="001A20E6" w:rsidRDefault="001A20E6"/>
        </w:tc>
      </w:tr>
      <w:tr w:rsidR="001A20E6" w14:paraId="67168D54" w14:textId="77777777">
        <w:tc>
          <w:tcPr>
            <w:tcW w:w="700" w:type="pct"/>
            <w:shd w:val="clear" w:color="auto" w:fill="DBEAFE"/>
            <w:tcMar>
              <w:top w:w="150" w:type="dxa"/>
              <w:left w:w="100" w:type="dxa"/>
              <w:bottom w:w="150" w:type="dxa"/>
              <w:right w:w="100" w:type="dxa"/>
            </w:tcMar>
          </w:tcPr>
          <w:p w14:paraId="3C93F73F" w14:textId="77777777" w:rsidR="001A20E6" w:rsidRDefault="001A20E6"/>
        </w:tc>
        <w:tc>
          <w:tcPr>
            <w:tcW w:w="700" w:type="pct"/>
            <w:shd w:val="clear" w:color="auto" w:fill="DBEAFE"/>
            <w:tcMar>
              <w:top w:w="150" w:type="dxa"/>
              <w:left w:w="100" w:type="dxa"/>
              <w:bottom w:w="150" w:type="dxa"/>
              <w:right w:w="100" w:type="dxa"/>
            </w:tcMar>
          </w:tcPr>
          <w:p w14:paraId="13810E92" w14:textId="77777777" w:rsidR="001A20E6" w:rsidRDefault="001A20E6"/>
        </w:tc>
        <w:tc>
          <w:tcPr>
            <w:tcW w:w="700" w:type="pct"/>
            <w:shd w:val="clear" w:color="auto" w:fill="DBEAFE"/>
            <w:tcMar>
              <w:top w:w="150" w:type="dxa"/>
              <w:left w:w="100" w:type="dxa"/>
              <w:bottom w:w="150" w:type="dxa"/>
              <w:right w:w="100" w:type="dxa"/>
            </w:tcMar>
          </w:tcPr>
          <w:p w14:paraId="5918B2FB" w14:textId="77777777" w:rsidR="001A20E6" w:rsidRDefault="001A20E6"/>
        </w:tc>
        <w:tc>
          <w:tcPr>
            <w:tcW w:w="700" w:type="pct"/>
            <w:shd w:val="clear" w:color="auto" w:fill="DBEAFE"/>
            <w:tcMar>
              <w:top w:w="150" w:type="dxa"/>
              <w:left w:w="100" w:type="dxa"/>
              <w:bottom w:w="150" w:type="dxa"/>
              <w:right w:w="100" w:type="dxa"/>
            </w:tcMar>
          </w:tcPr>
          <w:p w14:paraId="23972D03" w14:textId="77777777" w:rsidR="001A20E6" w:rsidRDefault="001A20E6"/>
        </w:tc>
        <w:tc>
          <w:tcPr>
            <w:tcW w:w="700" w:type="pct"/>
            <w:shd w:val="clear" w:color="auto" w:fill="DBEAFE"/>
            <w:tcMar>
              <w:top w:w="150" w:type="dxa"/>
              <w:left w:w="100" w:type="dxa"/>
              <w:bottom w:w="150" w:type="dxa"/>
              <w:right w:w="100" w:type="dxa"/>
            </w:tcMar>
          </w:tcPr>
          <w:p w14:paraId="79A6A028" w14:textId="77777777" w:rsidR="001A20E6" w:rsidRDefault="00000000">
            <w:pPr>
              <w:pStyle w:val="TableCellTaskSubject"/>
            </w:pPr>
            <w:r>
              <w:t>History-Ancient</w:t>
            </w:r>
          </w:p>
          <w:p w14:paraId="085B1718" w14:textId="77777777" w:rsidR="001A20E6" w:rsidRDefault="00000000">
            <w:pPr>
              <w:pStyle w:val="TableCellTaskDetails"/>
            </w:pPr>
            <w:r>
              <w:t>• Study - Broad / Overlap (H01/00) — 30m</w:t>
            </w:r>
          </w:p>
          <w:p w14:paraId="2991B13D" w14:textId="77777777" w:rsidR="001A20E6" w:rsidRDefault="00000000">
            <w:pPr>
              <w:pStyle w:val="TableCellTaskBadge"/>
              <w:shd w:val="clear" w:color="auto" w:fill="E3F2FD"/>
            </w:pPr>
            <w:r>
              <w:rPr>
                <w:b/>
                <w:bCs/>
                <w:color w:val="1976D2"/>
              </w:rPr>
              <w:t>STUDY</w:t>
            </w:r>
          </w:p>
          <w:p w14:paraId="55492981" w14:textId="77777777" w:rsidR="001A20E6" w:rsidRDefault="00000000">
            <w:pPr>
              <w:pStyle w:val="TableCellTaskDetails"/>
            </w:pPr>
            <w:r>
              <w:t>• Study - Pre-historic cultures (H01/01) — 30m</w:t>
            </w:r>
          </w:p>
          <w:p w14:paraId="72CA2A7A" w14:textId="77777777" w:rsidR="001A20E6" w:rsidRDefault="00000000">
            <w:pPr>
              <w:pStyle w:val="TableCellTaskBadge"/>
              <w:shd w:val="clear" w:color="auto" w:fill="E3F2FD"/>
            </w:pPr>
            <w:r>
              <w:rPr>
                <w:b/>
                <w:bCs/>
                <w:color w:val="1976D2"/>
              </w:rPr>
              <w:t>STUDY</w:t>
            </w:r>
          </w:p>
          <w:p w14:paraId="50CC8ABF" w14:textId="77777777" w:rsidR="001A20E6" w:rsidRDefault="00000000">
            <w:pPr>
              <w:pStyle w:val="TableCellTaskDetails"/>
            </w:pPr>
            <w:r>
              <w:t>• Study - Harappan civilisation (H01/02) — 30m</w:t>
            </w:r>
          </w:p>
          <w:p w14:paraId="51F3A7F6" w14:textId="77777777" w:rsidR="001A20E6" w:rsidRDefault="00000000">
            <w:pPr>
              <w:pStyle w:val="TableCellTaskBadge"/>
              <w:shd w:val="clear" w:color="auto" w:fill="E3F2FD"/>
            </w:pPr>
            <w:r>
              <w:rPr>
                <w:b/>
                <w:bCs/>
                <w:color w:val="1976D2"/>
              </w:rPr>
              <w:t>STUDY</w:t>
            </w:r>
          </w:p>
          <w:p w14:paraId="0B7F7BC3" w14:textId="77777777" w:rsidR="001A20E6" w:rsidRDefault="00000000">
            <w:pPr>
              <w:pStyle w:val="TableCellTaskDetails"/>
            </w:pPr>
            <w:r>
              <w:t>• Study - Vedic &amp; Post Vedic - Culture &amp; Philosophy (H01/03) — 30m</w:t>
            </w:r>
          </w:p>
          <w:p w14:paraId="34BB90D4" w14:textId="77777777" w:rsidR="001A20E6" w:rsidRDefault="00000000">
            <w:pPr>
              <w:pStyle w:val="TableCellTaskBadge"/>
              <w:shd w:val="clear" w:color="auto" w:fill="E3F2FD"/>
            </w:pPr>
            <w:r>
              <w:rPr>
                <w:b/>
                <w:bCs/>
                <w:color w:val="1976D2"/>
              </w:rPr>
              <w:t>STUDY</w:t>
            </w:r>
          </w:p>
          <w:p w14:paraId="1AAFD635" w14:textId="77777777" w:rsidR="001A20E6" w:rsidRDefault="00000000">
            <w:pPr>
              <w:pStyle w:val="TableCellTaskDetails"/>
            </w:pPr>
            <w:r>
              <w:t>• Study - Mauryan Empire (H01/04) — 30m</w:t>
            </w:r>
          </w:p>
          <w:p w14:paraId="66B963C7" w14:textId="77777777" w:rsidR="001A20E6" w:rsidRDefault="00000000">
            <w:pPr>
              <w:pStyle w:val="TableCellTaskBadge"/>
              <w:shd w:val="clear" w:color="auto" w:fill="E3F2FD"/>
            </w:pPr>
            <w:r>
              <w:rPr>
                <w:b/>
                <w:bCs/>
                <w:color w:val="1976D2"/>
              </w:rPr>
              <w:t>STUDY</w:t>
            </w:r>
          </w:p>
          <w:p w14:paraId="7135AFCB" w14:textId="77777777" w:rsidR="001A20E6" w:rsidRDefault="00000000">
            <w:pPr>
              <w:pStyle w:val="TableCellTaskDetails"/>
            </w:pPr>
            <w:r>
              <w:t>• Study - Post-Mauryan (H01/05) — 30m</w:t>
            </w:r>
          </w:p>
          <w:p w14:paraId="33A5EB2B"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7F3BA42A" w14:textId="77777777" w:rsidR="001A20E6" w:rsidRDefault="00000000">
            <w:pPr>
              <w:pStyle w:val="TableCellTaskSubject"/>
            </w:pPr>
            <w:r>
              <w:t>History-Ancient</w:t>
            </w:r>
          </w:p>
          <w:p w14:paraId="2E15CD67" w14:textId="77777777" w:rsidR="001A20E6" w:rsidRDefault="00000000">
            <w:pPr>
              <w:pStyle w:val="TableCellTaskDetails"/>
            </w:pPr>
            <w:r>
              <w:t>• Study - Satavahanas (H01/06) — 30m</w:t>
            </w:r>
          </w:p>
          <w:p w14:paraId="1575C2B6" w14:textId="77777777" w:rsidR="001A20E6" w:rsidRDefault="00000000">
            <w:pPr>
              <w:pStyle w:val="TableCellTaskBadge"/>
              <w:shd w:val="clear" w:color="auto" w:fill="E3F2FD"/>
            </w:pPr>
            <w:r>
              <w:rPr>
                <w:b/>
                <w:bCs/>
                <w:color w:val="1976D2"/>
              </w:rPr>
              <w:t>STUDY</w:t>
            </w:r>
          </w:p>
          <w:p w14:paraId="61BB6EDF" w14:textId="77777777" w:rsidR="001A20E6" w:rsidRDefault="00000000">
            <w:pPr>
              <w:pStyle w:val="TableCellTaskDetails"/>
            </w:pPr>
            <w:r>
              <w:t>• Study - Guptas (H01/07) — 30m</w:t>
            </w:r>
          </w:p>
          <w:p w14:paraId="6E994809" w14:textId="77777777" w:rsidR="001A20E6" w:rsidRDefault="00000000">
            <w:pPr>
              <w:pStyle w:val="TableCellTaskBadge"/>
              <w:shd w:val="clear" w:color="auto" w:fill="E3F2FD"/>
            </w:pPr>
            <w:r>
              <w:rPr>
                <w:b/>
                <w:bCs/>
                <w:color w:val="1976D2"/>
              </w:rPr>
              <w:t>STUDY</w:t>
            </w:r>
          </w:p>
          <w:p w14:paraId="096D781C" w14:textId="77777777" w:rsidR="001A20E6" w:rsidRDefault="00000000">
            <w:pPr>
              <w:pStyle w:val="TableCellTaskDetails"/>
            </w:pPr>
            <w:r>
              <w:t>• Study - Sangam age (H01/08) — 30m</w:t>
            </w:r>
          </w:p>
          <w:p w14:paraId="47A580CB" w14:textId="77777777" w:rsidR="001A20E6" w:rsidRDefault="00000000">
            <w:pPr>
              <w:pStyle w:val="TableCellTaskBadge"/>
              <w:shd w:val="clear" w:color="auto" w:fill="E3F2FD"/>
            </w:pPr>
            <w:r>
              <w:rPr>
                <w:b/>
                <w:bCs/>
                <w:color w:val="1976D2"/>
              </w:rPr>
              <w:t>STUDY</w:t>
            </w:r>
          </w:p>
          <w:p w14:paraId="334AD58C" w14:textId="77777777" w:rsidR="001A20E6" w:rsidRDefault="00000000">
            <w:pPr>
              <w:pStyle w:val="TableCellTaskDetails"/>
            </w:pPr>
            <w:r>
              <w:t>• Study - Post-gupta and Harshavardana (H01/09) — 30m</w:t>
            </w:r>
          </w:p>
          <w:p w14:paraId="58EF219E" w14:textId="77777777" w:rsidR="001A20E6" w:rsidRDefault="00000000">
            <w:pPr>
              <w:pStyle w:val="TableCellTaskBadge"/>
              <w:shd w:val="clear" w:color="auto" w:fill="E3F2FD"/>
            </w:pPr>
            <w:r>
              <w:rPr>
                <w:b/>
                <w:bCs/>
                <w:color w:val="1976D2"/>
              </w:rPr>
              <w:t>STUDY</w:t>
            </w:r>
          </w:p>
          <w:p w14:paraId="68E9885B" w14:textId="77777777" w:rsidR="001A20E6" w:rsidRDefault="00000000">
            <w:pPr>
              <w:pStyle w:val="TableCellTaskDetails"/>
            </w:pPr>
            <w:r>
              <w:t>• Study - Heterodox religions - Buddhism and Jainism (H01/10) — 30m</w:t>
            </w:r>
          </w:p>
          <w:p w14:paraId="622102B8" w14:textId="77777777" w:rsidR="001A20E6" w:rsidRDefault="00000000">
            <w:pPr>
              <w:pStyle w:val="TableCellTaskBadge"/>
              <w:shd w:val="clear" w:color="auto" w:fill="E3F2FD"/>
            </w:pPr>
            <w:r>
              <w:rPr>
                <w:b/>
                <w:bCs/>
                <w:color w:val="1976D2"/>
              </w:rPr>
              <w:t>STUDY</w:t>
            </w:r>
          </w:p>
          <w:p w14:paraId="277229C2" w14:textId="77777777" w:rsidR="001A20E6" w:rsidRDefault="00000000">
            <w:pPr>
              <w:pStyle w:val="TableCellTaskDetails"/>
            </w:pPr>
            <w:r>
              <w:t>• Study - Broad / Overlap (H01/00) — 30m</w:t>
            </w:r>
          </w:p>
          <w:p w14:paraId="61B8B3F1"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05DC14CC" w14:textId="77777777" w:rsidR="001A20E6" w:rsidRDefault="001A20E6"/>
        </w:tc>
      </w:tr>
    </w:tbl>
    <w:p w14:paraId="57D98EBC" w14:textId="39EF1666" w:rsidR="00397E6A" w:rsidDel="00397E6A" w:rsidRDefault="00397E6A">
      <w:pPr>
        <w:pStyle w:val="ResourceTitle"/>
        <w:rPr>
          <w:del w:id="12" w:author="kalyan inampudi" w:date="2025-10-29T14:58:00Z" w16du:dateUtc="2025-10-29T09:28:00Z"/>
        </w:rPr>
      </w:pPr>
    </w:p>
    <w:p w14:paraId="1F040424" w14:textId="6BD28AA3" w:rsidR="00397E6A" w:rsidRDefault="00397E6A">
      <w:pPr>
        <w:spacing w:after="400"/>
        <w:rPr>
          <w:ins w:id="13" w:author="kalyan inampudi" w:date="2025-10-29T14:58:00Z" w16du:dateUtc="2025-10-29T09:28:00Z"/>
        </w:rPr>
      </w:pPr>
      <w:ins w:id="14" w:author="kalyan inampudi" w:date="2025-10-29T14:58:00Z" w16du:dateUtc="2025-10-29T09:28:00Z">
        <w:r>
          <w:rPr>
            <w:rFonts w:ascii="Aptos" w:eastAsia="Aptos" w:hAnsi="Aptos" w:cs="Aptos"/>
            <w:b/>
            <w:bCs/>
            <w:color w:val="2563EB"/>
            <w:sz w:val="24"/>
            <w:szCs w:val="24"/>
          </w:rPr>
          <w:t>should we mention 30 min ? macro</w:t>
        </w:r>
      </w:ins>
      <w:ins w:id="15" w:author="kalyan inampudi" w:date="2025-10-29T14:59:00Z" w16du:dateUtc="2025-10-29T09:29:00Z">
        <w:r>
          <w:rPr>
            <w:rFonts w:ascii="Aptos" w:eastAsia="Aptos" w:hAnsi="Aptos" w:cs="Aptos"/>
            <w:b/>
            <w:bCs/>
            <w:color w:val="2563EB"/>
            <w:sz w:val="24"/>
            <w:szCs w:val="24"/>
          </w:rPr>
          <w:t xml:space="preserve"> level only Optional time we can mention, then rest all time is for GS ? </w:t>
        </w:r>
      </w:ins>
    </w:p>
    <w:p w14:paraId="08C5002F" w14:textId="77777777" w:rsidR="001A20E6" w:rsidRDefault="00000000">
      <w:pPr>
        <w:pStyle w:val="ResourceTitle"/>
      </w:pPr>
      <w:r>
        <w:t>📚 Resources for Oct 26 - Nov 01</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3D9618E7" w14:textId="77777777">
        <w:tc>
          <w:tcPr>
            <w:tcW w:w="1650" w:type="pct"/>
            <w:tcBorders>
              <w:bottom w:val="single" w:sz="2" w:space="0" w:color="D1D5DB"/>
              <w:right w:val="single" w:sz="2" w:space="0" w:color="D1D5DB"/>
            </w:tcBorders>
            <w:tcMar>
              <w:top w:w="200" w:type="dxa"/>
              <w:left w:w="150" w:type="dxa"/>
              <w:bottom w:w="200" w:type="dxa"/>
              <w:right w:w="150" w:type="dxa"/>
            </w:tcMar>
          </w:tcPr>
          <w:p w14:paraId="08A4C5AC" w14:textId="13837301" w:rsidR="001A20E6" w:rsidRDefault="00000000">
            <w:pPr>
              <w:pStyle w:val="TableCellSubjectName"/>
            </w:pPr>
            <w:r>
              <w:t>Sociology</w:t>
            </w:r>
            <w:ins w:id="16" w:author="kalyan inampudi" w:date="2025-10-29T14:53:00Z" w16du:dateUtc="2025-10-29T09:23:00Z">
              <w:r w:rsidR="00397E6A">
                <w:t xml:space="preserve"> this has be concised or added in </w:t>
              </w:r>
            </w:ins>
            <w:ins w:id="17" w:author="kalyan inampudi" w:date="2025-10-29T14:54:00Z" w16du:dateUtc="2025-10-29T09:24:00Z">
              <w:r w:rsidR="00397E6A">
                <w:t xml:space="preserve"> few lines as a box </w:t>
              </w:r>
            </w:ins>
          </w:p>
          <w:p w14:paraId="34400C9C" w14:textId="77777777" w:rsidR="001A20E6" w:rsidRDefault="00000000">
            <w:pPr>
              <w:pStyle w:val="TableCellCategoryTitle"/>
            </w:pPr>
            <w:r>
              <w:t>📝 Practice Materials</w:t>
            </w:r>
          </w:p>
          <w:p w14:paraId="18308E32" w14:textId="77777777" w:rsidR="001A20E6" w:rsidRDefault="00000000">
            <w:pPr>
              <w:pStyle w:val="TableCellResourceItem"/>
            </w:pPr>
            <w:r>
              <w:t>• La Excellence Sociology Material</w:t>
            </w:r>
          </w:p>
          <w:p w14:paraId="19CBDF9F" w14:textId="77777777" w:rsidR="001A20E6" w:rsidRDefault="00000000">
            <w:pPr>
              <w:pStyle w:val="TableCellResourceItem"/>
            </w:pPr>
            <w:r>
              <w:t>• Mains RRP + Prelims RRP</w:t>
            </w:r>
          </w:p>
          <w:p w14:paraId="3D4E86DE" w14:textId="77777777" w:rsidR="001A20E6" w:rsidRDefault="00000000">
            <w:pPr>
              <w:pStyle w:val="TableCellResourceItem"/>
            </w:pPr>
            <w:r>
              <w:t>• Prelims &amp; Mains Workbooks</w:t>
            </w:r>
          </w:p>
          <w:p w14:paraId="0898BDA8" w14:textId="77777777" w:rsidR="001A20E6" w:rsidRDefault="00000000">
            <w:pPr>
              <w:pStyle w:val="TableCellResourceItem"/>
            </w:pPr>
            <w:r>
              <w:t>• Previous Year Question Papers</w:t>
            </w:r>
          </w:p>
          <w:p w14:paraId="66B082B0" w14:textId="77777777" w:rsidR="001A20E6" w:rsidRDefault="00000000">
            <w:pPr>
              <w:pStyle w:val="TableCellResourceItem"/>
            </w:pPr>
            <w:r>
              <w:t>• Mock Tests</w:t>
            </w:r>
          </w:p>
          <w:p w14:paraId="1C927DAB" w14:textId="77777777" w:rsidR="001A20E6" w:rsidRDefault="00000000">
            <w:pPr>
              <w:pStyle w:val="TableCellResourceItem"/>
            </w:pPr>
            <w:r>
              <w:t>• La Excellence Indian Society Material</w:t>
            </w:r>
          </w:p>
          <w:p w14:paraId="3AEBD9E5" w14:textId="77777777" w:rsidR="001A20E6" w:rsidRDefault="00000000">
            <w:pPr>
              <w:pStyle w:val="TableCellResourceItem"/>
            </w:pPr>
            <w:r>
              <w:t>• Mains Workbook - Paper I</w:t>
            </w:r>
          </w:p>
          <w:p w14:paraId="0512F8B1" w14:textId="77777777" w:rsidR="001A20E6" w:rsidRDefault="00000000">
            <w:pPr>
              <w:pStyle w:val="TableCellResourceItem"/>
            </w:pPr>
            <w:r>
              <w:t>• La Excellence Social Change Material</w:t>
            </w:r>
          </w:p>
          <w:p w14:paraId="43DB5141" w14:textId="77777777" w:rsidR="001A20E6" w:rsidRDefault="00000000">
            <w:pPr>
              <w:pStyle w:val="TableCellResourceItem"/>
            </w:pPr>
            <w:r>
              <w:t>• Mains Workbook - Paper II</w:t>
            </w:r>
          </w:p>
          <w:p w14:paraId="4FC8F1DF" w14:textId="77777777" w:rsidR="001A20E6" w:rsidRDefault="00000000">
            <w:pPr>
              <w:pStyle w:val="TableCellResourceItem"/>
            </w:pPr>
            <w:r>
              <w:t>• La Excellence Sociology of Religion Material</w:t>
            </w:r>
          </w:p>
          <w:p w14:paraId="6AF3C7E2" w14:textId="77777777" w:rsidR="001A20E6" w:rsidRDefault="00000000">
            <w:pPr>
              <w:pStyle w:val="TableCellResourceItem"/>
            </w:pPr>
            <w:r>
              <w:t>• Mains Workbook</w:t>
            </w:r>
          </w:p>
          <w:p w14:paraId="25481B12" w14:textId="77777777" w:rsidR="001A20E6" w:rsidRDefault="00000000">
            <w:pPr>
              <w:pStyle w:val="TableCellResourceItem"/>
            </w:pPr>
            <w:r>
              <w:t>• La Excellence Sociology of Education Material</w:t>
            </w:r>
          </w:p>
          <w:p w14:paraId="5A433FA7" w14:textId="77777777" w:rsidR="001A20E6" w:rsidRDefault="00000000">
            <w:pPr>
              <w:pStyle w:val="TableCellResourceItem"/>
            </w:pPr>
            <w:r>
              <w:t>• Mains Workbook</w:t>
            </w:r>
          </w:p>
          <w:p w14:paraId="60EDD9C2" w14:textId="77777777" w:rsidR="001A20E6" w:rsidRDefault="00000000">
            <w:pPr>
              <w:pStyle w:val="TableCellResourceItem"/>
            </w:pPr>
            <w:r>
              <w:t>• La Excellence Social Stratification Material</w:t>
            </w:r>
          </w:p>
          <w:p w14:paraId="1FC7DD7E" w14:textId="77777777" w:rsidR="001A20E6" w:rsidRDefault="00000000">
            <w:pPr>
              <w:pStyle w:val="TableCellResourceItem"/>
            </w:pPr>
            <w:r>
              <w:t>• Mains Workbook</w:t>
            </w:r>
          </w:p>
          <w:p w14:paraId="5188E178" w14:textId="77777777" w:rsidR="001A20E6" w:rsidRDefault="00000000">
            <w:pPr>
              <w:pStyle w:val="TableCellResourceItem"/>
            </w:pPr>
            <w:r>
              <w:t>• La Excellence Gender Studies Material</w:t>
            </w:r>
          </w:p>
          <w:p w14:paraId="0B3EA95D" w14:textId="77777777" w:rsidR="001A20E6" w:rsidRDefault="00000000">
            <w:pPr>
              <w:pStyle w:val="TableCellResourceItem"/>
            </w:pPr>
            <w:r>
              <w:t>• Mains Workbook</w:t>
            </w:r>
          </w:p>
          <w:p w14:paraId="7DF4166B" w14:textId="77777777" w:rsidR="001A20E6" w:rsidRDefault="00000000">
            <w:pPr>
              <w:pStyle w:val="TableCellResourceItem"/>
            </w:pPr>
            <w:r>
              <w:t>• La Excellence Urban Sociology Material</w:t>
            </w:r>
          </w:p>
          <w:p w14:paraId="180D0B92" w14:textId="77777777" w:rsidR="001A20E6" w:rsidRDefault="00000000">
            <w:pPr>
              <w:pStyle w:val="TableCellResourceItem"/>
            </w:pPr>
            <w:r>
              <w:t>• Mains Workbook</w:t>
            </w:r>
          </w:p>
          <w:p w14:paraId="4781ADE4" w14:textId="77777777" w:rsidR="001A20E6" w:rsidRDefault="00000000">
            <w:pPr>
              <w:pStyle w:val="TableCellResourceItem"/>
            </w:pPr>
            <w:r>
              <w:t>• La Excellence Rural Sociology Material</w:t>
            </w:r>
          </w:p>
          <w:p w14:paraId="54F8D31A" w14:textId="77777777" w:rsidR="001A20E6" w:rsidRDefault="00000000">
            <w:pPr>
              <w:pStyle w:val="TableCellResourceItem"/>
            </w:pPr>
            <w:r>
              <w:t>• Mains Workbook</w:t>
            </w:r>
          </w:p>
          <w:p w14:paraId="68C76D07" w14:textId="77777777" w:rsidR="001A20E6" w:rsidRDefault="00000000">
            <w:pPr>
              <w:pStyle w:val="TableCellResourceItem"/>
            </w:pPr>
            <w:r>
              <w:t>• La Excellence Social Movements Material</w:t>
            </w:r>
          </w:p>
          <w:p w14:paraId="45AE848D" w14:textId="77777777" w:rsidR="001A20E6" w:rsidRDefault="00000000">
            <w:pPr>
              <w:pStyle w:val="TableCellResourceItem"/>
            </w:pPr>
            <w:r>
              <w:t>• Mains Workbook</w:t>
            </w:r>
          </w:p>
          <w:p w14:paraId="531FFB59" w14:textId="77777777" w:rsidR="001A20E6" w:rsidRDefault="00000000">
            <w:pPr>
              <w:pStyle w:val="TableCellResourceItem"/>
            </w:pPr>
            <w:r>
              <w:t>• La Excellence Sociology of Health Material</w:t>
            </w:r>
          </w:p>
          <w:p w14:paraId="0CFA7547" w14:textId="77777777" w:rsidR="001A20E6" w:rsidRDefault="00000000">
            <w:pPr>
              <w:pStyle w:val="TableCellResourceItem"/>
            </w:pPr>
            <w:r>
              <w:t>• Mains Workbook</w:t>
            </w:r>
          </w:p>
          <w:p w14:paraId="7F71E680" w14:textId="77777777" w:rsidR="001A20E6" w:rsidRDefault="00000000">
            <w:pPr>
              <w:pStyle w:val="TableCellResourceItem"/>
            </w:pPr>
            <w:r>
              <w:t>• La Excellence Sociology of Law Material</w:t>
            </w:r>
          </w:p>
          <w:p w14:paraId="4FA4C82A" w14:textId="77777777" w:rsidR="001A20E6" w:rsidRDefault="00000000">
            <w:pPr>
              <w:pStyle w:val="TableCellResourceItem"/>
            </w:pPr>
            <w:r>
              <w:t>• Mains Workbook</w:t>
            </w:r>
          </w:p>
          <w:p w14:paraId="7F9FE346" w14:textId="77777777" w:rsidR="001A20E6" w:rsidRDefault="00000000">
            <w:pPr>
              <w:pStyle w:val="TableCellResourceItem"/>
            </w:pPr>
            <w:r>
              <w:t>• La Excellence Sociology of Media Material</w:t>
            </w:r>
          </w:p>
          <w:p w14:paraId="33DEE379" w14:textId="77777777" w:rsidR="001A20E6" w:rsidRDefault="00000000">
            <w:pPr>
              <w:pStyle w:val="TableCellResourceItem"/>
            </w:pPr>
            <w:r>
              <w:t>• Mains Workbook</w:t>
            </w:r>
          </w:p>
          <w:p w14:paraId="08C97A25" w14:textId="77777777" w:rsidR="001A20E6" w:rsidRDefault="00000000">
            <w:pPr>
              <w:pStyle w:val="TableCellResourceItem"/>
            </w:pPr>
            <w:r>
              <w:t>• La Excellence Sociology of Science Material</w:t>
            </w:r>
          </w:p>
          <w:p w14:paraId="345F811C" w14:textId="77777777" w:rsidR="001A20E6" w:rsidRDefault="00000000">
            <w:pPr>
              <w:pStyle w:val="TableCellResourceItem"/>
            </w:pPr>
            <w:r>
              <w:t>• Mains Workbook</w:t>
            </w:r>
          </w:p>
          <w:p w14:paraId="4EE8D455" w14:textId="77777777" w:rsidR="001A20E6" w:rsidRDefault="00000000">
            <w:pPr>
              <w:pStyle w:val="TableCellResourceItem"/>
            </w:pPr>
            <w:r>
              <w:t>• La Excellence Sociology of Environment Material</w:t>
            </w:r>
          </w:p>
          <w:p w14:paraId="55268D74" w14:textId="77777777" w:rsidR="001A20E6" w:rsidRDefault="00000000">
            <w:pPr>
              <w:pStyle w:val="TableCellResourceItem"/>
            </w:pPr>
            <w:r>
              <w:t>• Mains Workbook</w:t>
            </w:r>
          </w:p>
          <w:p w14:paraId="430D8D68" w14:textId="77777777" w:rsidR="001A20E6" w:rsidRDefault="00000000">
            <w:pPr>
              <w:pStyle w:val="TableCellResourceItem"/>
            </w:pPr>
            <w:r>
              <w:t>• La Excellence Sociology of Globalization Material</w:t>
            </w:r>
          </w:p>
          <w:p w14:paraId="79F6A8B1" w14:textId="77777777" w:rsidR="001A20E6" w:rsidRDefault="00000000">
            <w:pPr>
              <w:pStyle w:val="TableCellResourceItem"/>
            </w:pPr>
            <w:r>
              <w:t>• Mains Workbook</w:t>
            </w:r>
          </w:p>
          <w:p w14:paraId="06B28D4F" w14:textId="77777777" w:rsidR="001A20E6" w:rsidRDefault="00000000">
            <w:pPr>
              <w:pStyle w:val="TableCellResourceItem"/>
            </w:pPr>
            <w:r>
              <w:t>• La Excellence Sociology of Work Material</w:t>
            </w:r>
          </w:p>
          <w:p w14:paraId="0AE3BEAF" w14:textId="77777777" w:rsidR="001A20E6" w:rsidRDefault="00000000">
            <w:pPr>
              <w:pStyle w:val="TableCellResourceItem"/>
            </w:pPr>
            <w:r>
              <w:t>• Mains Workbook</w:t>
            </w:r>
          </w:p>
          <w:p w14:paraId="5E16EEC7" w14:textId="77777777" w:rsidR="001A20E6" w:rsidRDefault="00000000">
            <w:pPr>
              <w:pStyle w:val="TableCellCategoryTitle"/>
            </w:pPr>
            <w:r>
              <w:t>📰 Current Affairs</w:t>
            </w:r>
          </w:p>
          <w:p w14:paraId="30D332C4" w14:textId="77777777" w:rsidR="001A20E6" w:rsidRDefault="00000000">
            <w:pPr>
              <w:pStyle w:val="TableCellResourceItem"/>
            </w:pPr>
            <w:r>
              <w:t>• Indian Sociological Review</w:t>
            </w:r>
          </w:p>
          <w:p w14:paraId="314F6750" w14:textId="77777777" w:rsidR="001A20E6" w:rsidRDefault="00000000">
            <w:pPr>
              <w:pStyle w:val="TableCellResourceItem"/>
            </w:pPr>
            <w:r>
              <w:t>• Economic and Political Weekly (EPW)</w:t>
            </w:r>
          </w:p>
          <w:p w14:paraId="4E3B474C" w14:textId="77777777" w:rsidR="001A20E6" w:rsidRDefault="00000000">
            <w:pPr>
              <w:pStyle w:val="TableCellResourceItem"/>
            </w:pPr>
            <w:r>
              <w:t>• Newspapers (The Hindu, Indian Express - Social issues)</w:t>
            </w:r>
          </w:p>
          <w:p w14:paraId="532B0347" w14:textId="77777777" w:rsidR="001A20E6" w:rsidRDefault="00000000">
            <w:pPr>
              <w:pStyle w:val="TableCellResourceItem"/>
            </w:pPr>
            <w:r>
              <w:t>• Yojana Magazine</w:t>
            </w:r>
          </w:p>
          <w:p w14:paraId="34299E60" w14:textId="77777777" w:rsidR="001A20E6" w:rsidRDefault="00000000">
            <w:pPr>
              <w:pStyle w:val="TableCellResourceItem"/>
            </w:pPr>
            <w:r>
              <w:t>• Kurukshetra Magazine</w:t>
            </w:r>
          </w:p>
          <w:p w14:paraId="3BAD8BB6" w14:textId="77777777" w:rsidR="001A20E6" w:rsidRDefault="00000000">
            <w:pPr>
              <w:pStyle w:val="TableCellResourceItem"/>
            </w:pPr>
            <w:r>
              <w:t>• Social Watch India Reports</w:t>
            </w:r>
          </w:p>
          <w:p w14:paraId="0BD59FDC" w14:textId="77777777" w:rsidR="001A20E6" w:rsidRDefault="00000000">
            <w:pPr>
              <w:pStyle w:val="TableCellResourceItem"/>
            </w:pPr>
            <w:r>
              <w:t>• NSSO Reports</w:t>
            </w:r>
          </w:p>
          <w:p w14:paraId="1D626D20" w14:textId="77777777" w:rsidR="001A20E6" w:rsidRDefault="00000000">
            <w:pPr>
              <w:pStyle w:val="TableCellResourceItem"/>
            </w:pPr>
            <w:r>
              <w:t>• NFHS Reports</w:t>
            </w:r>
          </w:p>
          <w:p w14:paraId="640132EC" w14:textId="77777777" w:rsidR="001A20E6" w:rsidRDefault="00000000">
            <w:pPr>
              <w:pStyle w:val="TableCellResourceItem"/>
            </w:pPr>
            <w:r>
              <w:t>• EPW Articles on Indian Society</w:t>
            </w:r>
          </w:p>
          <w:p w14:paraId="1D0B80D2" w14:textId="77777777" w:rsidR="001A20E6" w:rsidRDefault="00000000">
            <w:pPr>
              <w:pStyle w:val="TableCellResourceItem"/>
            </w:pPr>
            <w:r>
              <w:t>• Census Reports</w:t>
            </w:r>
          </w:p>
          <w:p w14:paraId="5D59C025" w14:textId="77777777" w:rsidR="001A20E6" w:rsidRDefault="00000000">
            <w:pPr>
              <w:pStyle w:val="TableCellResourceItem"/>
            </w:pPr>
            <w:r>
              <w:t>• Social Development Reports</w:t>
            </w:r>
          </w:p>
          <w:p w14:paraId="572D2CB2" w14:textId="77777777" w:rsidR="001A20E6" w:rsidRDefault="00000000">
            <w:pPr>
              <w:pStyle w:val="TableCellResourceItem"/>
            </w:pPr>
            <w:r>
              <w:t>• Planning Commission Reports</w:t>
            </w:r>
          </w:p>
          <w:p w14:paraId="7B18A006" w14:textId="77777777" w:rsidR="001A20E6" w:rsidRDefault="00000000">
            <w:pPr>
              <w:pStyle w:val="TableCellResourceItem"/>
            </w:pPr>
            <w:r>
              <w:t>• NITI Aayog Reports</w:t>
            </w:r>
          </w:p>
          <w:p w14:paraId="7ABFED94" w14:textId="77777777" w:rsidR="001A20E6" w:rsidRDefault="00000000">
            <w:pPr>
              <w:pStyle w:val="TableCellResourceItem"/>
            </w:pPr>
            <w:r>
              <w:t>• World Bank Reports on India</w:t>
            </w:r>
          </w:p>
          <w:p w14:paraId="300A3A15" w14:textId="77777777" w:rsidR="001A20E6" w:rsidRDefault="00000000">
            <w:pPr>
              <w:pStyle w:val="TableCellResourceItem"/>
            </w:pPr>
            <w:r>
              <w:t>• Religious Demographics Reports</w:t>
            </w:r>
          </w:p>
          <w:p w14:paraId="13630016" w14:textId="77777777" w:rsidR="001A20E6" w:rsidRDefault="00000000">
            <w:pPr>
              <w:pStyle w:val="TableCellResourceItem"/>
            </w:pPr>
            <w:r>
              <w:t>• Minority Commission Reports</w:t>
            </w:r>
          </w:p>
          <w:p w14:paraId="58071845" w14:textId="77777777" w:rsidR="001A20E6" w:rsidRDefault="00000000">
            <w:pPr>
              <w:pStyle w:val="TableCellResourceItem"/>
            </w:pPr>
            <w:r>
              <w:t>• ASER Reports</w:t>
            </w:r>
          </w:p>
          <w:p w14:paraId="233AE576" w14:textId="77777777" w:rsidR="001A20E6" w:rsidRDefault="00000000">
            <w:pPr>
              <w:pStyle w:val="TableCellResourceItem"/>
            </w:pPr>
            <w:r>
              <w:t>• NEP 2020</w:t>
            </w:r>
          </w:p>
          <w:p w14:paraId="2581A3E7" w14:textId="77777777" w:rsidR="001A20E6" w:rsidRDefault="00000000">
            <w:pPr>
              <w:pStyle w:val="TableCellResourceItem"/>
            </w:pPr>
            <w:r>
              <w:t>• Education Statistics Reports</w:t>
            </w:r>
          </w:p>
          <w:p w14:paraId="7979AC0E" w14:textId="77777777" w:rsidR="001A20E6" w:rsidRDefault="00000000">
            <w:pPr>
              <w:pStyle w:val="TableCellResourceItem"/>
            </w:pPr>
            <w:r>
              <w:t>• Sachar Committee Report</w:t>
            </w:r>
          </w:p>
          <w:p w14:paraId="4BCA9ECE" w14:textId="77777777" w:rsidR="001A20E6" w:rsidRDefault="00000000">
            <w:pPr>
              <w:pStyle w:val="TableCellResourceItem"/>
            </w:pPr>
            <w:r>
              <w:t>• Mandal Commission Report</w:t>
            </w:r>
          </w:p>
          <w:p w14:paraId="373B1922" w14:textId="77777777" w:rsidR="001A20E6" w:rsidRDefault="00000000">
            <w:pPr>
              <w:pStyle w:val="TableCellResourceItem"/>
            </w:pPr>
            <w:r>
              <w:t>• Caste Census Data</w:t>
            </w:r>
          </w:p>
          <w:p w14:paraId="713FEE16" w14:textId="77777777" w:rsidR="001A20E6" w:rsidRDefault="00000000">
            <w:pPr>
              <w:pStyle w:val="TableCellResourceItem"/>
            </w:pPr>
            <w:r>
              <w:t>• Gender Budget Reports</w:t>
            </w:r>
          </w:p>
          <w:p w14:paraId="3C9DBFCC" w14:textId="77777777" w:rsidR="001A20E6" w:rsidRDefault="00000000">
            <w:pPr>
              <w:pStyle w:val="TableCellResourceItem"/>
            </w:pPr>
            <w:r>
              <w:t>• Women and Child Development Ministry Reports</w:t>
            </w:r>
          </w:p>
          <w:p w14:paraId="0AD3CE0E" w14:textId="77777777" w:rsidR="001A20E6" w:rsidRDefault="00000000">
            <w:pPr>
              <w:pStyle w:val="TableCellResourceItem"/>
            </w:pPr>
            <w:r>
              <w:t>• NFHS Gender Data</w:t>
            </w:r>
          </w:p>
          <w:p w14:paraId="7A94937F" w14:textId="77777777" w:rsidR="001A20E6" w:rsidRDefault="00000000">
            <w:pPr>
              <w:pStyle w:val="TableCellResourceItem"/>
            </w:pPr>
            <w:r>
              <w:t>• Census Urban Data</w:t>
            </w:r>
          </w:p>
          <w:p w14:paraId="30EB79FB" w14:textId="77777777" w:rsidR="001A20E6" w:rsidRDefault="00000000">
            <w:pPr>
              <w:pStyle w:val="TableCellResourceItem"/>
            </w:pPr>
            <w:r>
              <w:t>• Smart Cities Mission Reports</w:t>
            </w:r>
          </w:p>
          <w:p w14:paraId="54B35BFD" w14:textId="77777777" w:rsidR="001A20E6" w:rsidRDefault="00000000">
            <w:pPr>
              <w:pStyle w:val="TableCellResourceItem"/>
            </w:pPr>
            <w:r>
              <w:t>• Urban Development Ministry Reports</w:t>
            </w:r>
          </w:p>
          <w:p w14:paraId="7FDCCF86" w14:textId="77777777" w:rsidR="001A20E6" w:rsidRDefault="00000000">
            <w:pPr>
              <w:pStyle w:val="TableCellResourceItem"/>
            </w:pPr>
            <w:r>
              <w:t>• Rural Development Ministry Reports</w:t>
            </w:r>
          </w:p>
          <w:p w14:paraId="551246FB" w14:textId="77777777" w:rsidR="001A20E6" w:rsidRDefault="00000000">
            <w:pPr>
              <w:pStyle w:val="TableCellResourceItem"/>
            </w:pPr>
            <w:r>
              <w:t>• MGNREGA Reports</w:t>
            </w:r>
          </w:p>
          <w:p w14:paraId="3939FC67" w14:textId="77777777" w:rsidR="001A20E6" w:rsidRDefault="00000000">
            <w:pPr>
              <w:pStyle w:val="TableCellResourceItem"/>
            </w:pPr>
            <w:r>
              <w:t>• Panchayati Raj Statistics</w:t>
            </w:r>
          </w:p>
          <w:p w14:paraId="0094C082" w14:textId="77777777" w:rsidR="001A20E6" w:rsidRDefault="00000000">
            <w:pPr>
              <w:pStyle w:val="TableCellResourceItem"/>
            </w:pPr>
            <w:r>
              <w:t>• Social Movement Case Studies</w:t>
            </w:r>
          </w:p>
          <w:p w14:paraId="65A9DA78" w14:textId="77777777" w:rsidR="001A20E6" w:rsidRDefault="00000000">
            <w:pPr>
              <w:pStyle w:val="TableCellResourceItem"/>
            </w:pPr>
            <w:r>
              <w:t>• Civil Society Reports</w:t>
            </w:r>
          </w:p>
          <w:p w14:paraId="402F23FB" w14:textId="77777777" w:rsidR="001A20E6" w:rsidRDefault="00000000">
            <w:pPr>
              <w:pStyle w:val="TableCellResourceItem"/>
            </w:pPr>
            <w:r>
              <w:t>• Human Rights Reports</w:t>
            </w:r>
          </w:p>
          <w:p w14:paraId="6B84392F" w14:textId="77777777" w:rsidR="001A20E6" w:rsidRDefault="00000000">
            <w:pPr>
              <w:pStyle w:val="TableCellResourceItem"/>
            </w:pPr>
            <w:r>
              <w:t>• Health Ministry Reports</w:t>
            </w:r>
          </w:p>
          <w:p w14:paraId="4A92BA95" w14:textId="77777777" w:rsidR="001A20E6" w:rsidRDefault="00000000">
            <w:pPr>
              <w:pStyle w:val="TableCellResourceItem"/>
            </w:pPr>
            <w:r>
              <w:t>• WHO Reports on India</w:t>
            </w:r>
          </w:p>
          <w:p w14:paraId="7A0CBF5E" w14:textId="77777777" w:rsidR="001A20E6" w:rsidRDefault="00000000">
            <w:pPr>
              <w:pStyle w:val="TableCellResourceItem"/>
            </w:pPr>
            <w:r>
              <w:t>• Ayushman Bharat Reports</w:t>
            </w:r>
          </w:p>
          <w:p w14:paraId="56165FCD" w14:textId="77777777" w:rsidR="001A20E6" w:rsidRDefault="00000000">
            <w:pPr>
              <w:pStyle w:val="TableCellResourceItem"/>
            </w:pPr>
            <w:r>
              <w:t>• Law Commission Reports</w:t>
            </w:r>
          </w:p>
          <w:p w14:paraId="33660F78" w14:textId="77777777" w:rsidR="001A20E6" w:rsidRDefault="00000000">
            <w:pPr>
              <w:pStyle w:val="TableCellResourceItem"/>
            </w:pPr>
            <w:r>
              <w:t>• Supreme Court Judgments</w:t>
            </w:r>
          </w:p>
          <w:p w14:paraId="6D6C39D2" w14:textId="77777777" w:rsidR="001A20E6" w:rsidRDefault="00000000">
            <w:pPr>
              <w:pStyle w:val="TableCellResourceItem"/>
            </w:pPr>
            <w:r>
              <w:t>• Legal Aid Reports</w:t>
            </w:r>
          </w:p>
          <w:p w14:paraId="6BF31536" w14:textId="77777777" w:rsidR="001A20E6" w:rsidRDefault="00000000">
            <w:pPr>
              <w:pStyle w:val="TableCellResourceItem"/>
            </w:pPr>
            <w:r>
              <w:t>• Media Reports</w:t>
            </w:r>
          </w:p>
          <w:p w14:paraId="6781B66B" w14:textId="77777777" w:rsidR="001A20E6" w:rsidRDefault="00000000">
            <w:pPr>
              <w:pStyle w:val="TableCellResourceItem"/>
            </w:pPr>
            <w:r>
              <w:t>• Broadcasting Ministry Reports</w:t>
            </w:r>
          </w:p>
          <w:p w14:paraId="7640262C" w14:textId="77777777" w:rsidR="001A20E6" w:rsidRDefault="00000000">
            <w:pPr>
              <w:pStyle w:val="TableCellResourceItem"/>
            </w:pPr>
            <w:r>
              <w:t>• Social Media Impact Studies</w:t>
            </w:r>
          </w:p>
          <w:p w14:paraId="16055721" w14:textId="77777777" w:rsidR="001A20E6" w:rsidRDefault="00000000">
            <w:pPr>
              <w:pStyle w:val="TableCellResourceItem"/>
            </w:pPr>
            <w:r>
              <w:t>• Science and Technology Ministry Reports</w:t>
            </w:r>
          </w:p>
          <w:p w14:paraId="65EC4B1A" w14:textId="77777777" w:rsidR="001A20E6" w:rsidRDefault="00000000">
            <w:pPr>
              <w:pStyle w:val="TableCellResourceItem"/>
            </w:pPr>
            <w:r>
              <w:t>• ISRO Reports</w:t>
            </w:r>
          </w:p>
          <w:p w14:paraId="350A148A" w14:textId="77777777" w:rsidR="001A20E6" w:rsidRDefault="00000000">
            <w:pPr>
              <w:pStyle w:val="TableCellResourceItem"/>
            </w:pPr>
            <w:r>
              <w:t>• Digital India Reports</w:t>
            </w:r>
          </w:p>
          <w:p w14:paraId="5EC2C1C8" w14:textId="77777777" w:rsidR="001A20E6" w:rsidRDefault="00000000">
            <w:pPr>
              <w:pStyle w:val="TableCellResourceItem"/>
            </w:pPr>
            <w:r>
              <w:t>• Environment Ministry Reports</w:t>
            </w:r>
          </w:p>
          <w:p w14:paraId="7090F2B7" w14:textId="77777777" w:rsidR="001A20E6" w:rsidRDefault="00000000">
            <w:pPr>
              <w:pStyle w:val="TableCellResourceItem"/>
            </w:pPr>
            <w:r>
              <w:t>• Climate Change Reports</w:t>
            </w:r>
          </w:p>
          <w:p w14:paraId="03BC4740" w14:textId="77777777" w:rsidR="001A20E6" w:rsidRDefault="00000000">
            <w:pPr>
              <w:pStyle w:val="TableCellResourceItem"/>
            </w:pPr>
            <w:r>
              <w:t>• Sustainable Development Reports</w:t>
            </w:r>
          </w:p>
          <w:p w14:paraId="690623F6" w14:textId="77777777" w:rsidR="001A20E6" w:rsidRDefault="00000000">
            <w:pPr>
              <w:pStyle w:val="TableCellResourceItem"/>
            </w:pPr>
            <w:r>
              <w:t>• WTO Reports</w:t>
            </w:r>
          </w:p>
          <w:p w14:paraId="2B9E79AC" w14:textId="77777777" w:rsidR="001A20E6" w:rsidRDefault="00000000">
            <w:pPr>
              <w:pStyle w:val="TableCellResourceItem"/>
            </w:pPr>
            <w:r>
              <w:t>• Globalization Impact Studies</w:t>
            </w:r>
          </w:p>
          <w:p w14:paraId="79AE8523" w14:textId="77777777" w:rsidR="001A20E6" w:rsidRDefault="00000000">
            <w:pPr>
              <w:pStyle w:val="TableCellResourceItem"/>
            </w:pPr>
            <w:r>
              <w:t>• International Migration Reports</w:t>
            </w:r>
          </w:p>
          <w:p w14:paraId="37367EC2" w14:textId="77777777" w:rsidR="001A20E6" w:rsidRDefault="00000000">
            <w:pPr>
              <w:pStyle w:val="TableCellResourceItem"/>
            </w:pPr>
            <w:r>
              <w:t>• Labor Ministry Reports</w:t>
            </w:r>
          </w:p>
          <w:p w14:paraId="40A9B9A9" w14:textId="77777777" w:rsidR="001A20E6" w:rsidRDefault="00000000">
            <w:pPr>
              <w:pStyle w:val="TableCellResourceItem"/>
            </w:pPr>
            <w:r>
              <w:t>• Industrial Relations Reports</w:t>
            </w:r>
          </w:p>
          <w:p w14:paraId="4A44526C"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3A1AE4C2" w14:textId="77777777" w:rsidR="001A20E6" w:rsidRDefault="00000000">
            <w:pPr>
              <w:pStyle w:val="TableCellSubjectName"/>
            </w:pPr>
            <w:r>
              <w:t>History-Ancient</w:t>
            </w:r>
          </w:p>
          <w:p w14:paraId="34C6B30E" w14:textId="77777777" w:rsidR="001A20E6" w:rsidRDefault="00000000">
            <w:pPr>
              <w:pStyle w:val="TableCellCategoryTitle"/>
            </w:pPr>
            <w:r>
              <w:t>📚 Primary Books</w:t>
            </w:r>
          </w:p>
          <w:p w14:paraId="45CFEBFD" w14:textId="77777777" w:rsidR="001A20E6" w:rsidRDefault="00000000">
            <w:pPr>
              <w:pStyle w:val="TableCellResourceItem"/>
            </w:pPr>
            <w:r>
              <w:t>• NCERT Class VI - Our Past - I - What, Where, How and When?</w:t>
            </w:r>
          </w:p>
          <w:p w14:paraId="549D22D3" w14:textId="77777777" w:rsidR="001A20E6" w:rsidRDefault="00000000">
            <w:pPr>
              <w:pStyle w:val="TableCellResourceItem"/>
            </w:pPr>
            <w:r>
              <w:t>• Ancient India by R.S. Sharma - The Importance of Ancient History</w:t>
            </w:r>
          </w:p>
          <w:p w14:paraId="2B4DD14B" w14:textId="77777777" w:rsidR="001A20E6" w:rsidRDefault="00000000">
            <w:pPr>
              <w:pStyle w:val="TableCellResourceItem"/>
            </w:pPr>
            <w:r>
              <w:t>• Ancient India by R.S. Sharma - The Construction of Ancient Indian History</w:t>
            </w:r>
          </w:p>
          <w:p w14:paraId="6362FF83" w14:textId="77777777" w:rsidR="001A20E6" w:rsidRDefault="00000000">
            <w:pPr>
              <w:pStyle w:val="TableCellResourceItem"/>
            </w:pPr>
            <w:r>
              <w:t>• Ancient India by R.S. Sharma - The Geographical Setting</w:t>
            </w:r>
          </w:p>
          <w:p w14:paraId="67F1398D" w14:textId="77777777" w:rsidR="001A20E6" w:rsidRDefault="00000000">
            <w:pPr>
              <w:pStyle w:val="TableCellCategoryTitle"/>
            </w:pPr>
            <w:r>
              <w:t>📝 Practice Materials</w:t>
            </w:r>
          </w:p>
          <w:p w14:paraId="2C39C4D1" w14:textId="77777777" w:rsidR="001A20E6" w:rsidRDefault="00000000">
            <w:pPr>
              <w:pStyle w:val="TableCellResourceItem"/>
            </w:pPr>
            <w:r>
              <w:t>• La Excellence Culture Material</w:t>
            </w:r>
          </w:p>
          <w:p w14:paraId="3F4063A9" w14:textId="77777777" w:rsidR="001A20E6" w:rsidRDefault="00000000">
            <w:pPr>
              <w:pStyle w:val="TableCellResourceItem"/>
            </w:pPr>
            <w:r>
              <w:t>• Ancient/Medieval Prelims Workbooks</w:t>
            </w:r>
          </w:p>
          <w:p w14:paraId="243C2D27" w14:textId="77777777" w:rsidR="001A20E6" w:rsidRDefault="00000000">
            <w:pPr>
              <w:pStyle w:val="TableCellCategoryTitle"/>
            </w:pPr>
            <w:r>
              <w:t>📰 Current Affairs</w:t>
            </w:r>
          </w:p>
          <w:p w14:paraId="339CF414" w14:textId="77777777" w:rsidR="001A20E6" w:rsidRDefault="00000000">
            <w:pPr>
              <w:pStyle w:val="TableCellResourceItem"/>
            </w:pPr>
            <w:r>
              <w:t>• Newspapers (CA on Archaeology/Heritage)</w:t>
            </w:r>
          </w:p>
        </w:tc>
        <w:tc>
          <w:tcPr>
            <w:tcW w:w="1650" w:type="pct"/>
          </w:tcPr>
          <w:p w14:paraId="274C84F9" w14:textId="77777777" w:rsidR="001A20E6" w:rsidRDefault="001A20E6"/>
        </w:tc>
      </w:tr>
    </w:tbl>
    <w:p w14:paraId="42462498"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00570C2E" w14:textId="77777777">
        <w:tc>
          <w:tcPr>
            <w:tcW w:w="2500" w:type="pct"/>
            <w:tcMar>
              <w:top w:w="0" w:type="dxa"/>
              <w:left w:w="0" w:type="dxa"/>
              <w:bottom w:w="0" w:type="dxa"/>
              <w:right w:w="0" w:type="dxa"/>
            </w:tcMar>
          </w:tcPr>
          <w:p w14:paraId="17F6AA6C" w14:textId="77777777" w:rsidR="001A20E6" w:rsidRDefault="00000000">
            <w:pPr>
              <w:pStyle w:val="MonthTitle"/>
            </w:pPr>
            <w:r>
              <w:rPr>
                <w:color w:val="1D4ED8"/>
              </w:rPr>
              <w:t>NOVEMBER 2025</w:t>
            </w:r>
          </w:p>
        </w:tc>
        <w:tc>
          <w:tcPr>
            <w:tcW w:w="2500" w:type="pct"/>
            <w:tcMar>
              <w:top w:w="0" w:type="dxa"/>
              <w:left w:w="0" w:type="dxa"/>
              <w:bottom w:w="0" w:type="dxa"/>
              <w:right w:w="0" w:type="dxa"/>
            </w:tcMar>
          </w:tcPr>
          <w:p w14:paraId="6CF4A47C" w14:textId="77777777" w:rsidR="001A20E6" w:rsidRDefault="00000000">
            <w:pPr>
              <w:pStyle w:val="CycleName"/>
            </w:pPr>
            <w:commentRangeStart w:id="18"/>
            <w:r>
              <w:rPr>
                <w:color w:val="1D4ED8"/>
              </w:rPr>
              <w:t>C1</w:t>
            </w:r>
            <w:commentRangeEnd w:id="18"/>
            <w:r w:rsidR="003228F5">
              <w:rPr>
                <w:rStyle w:val="CommentReference"/>
                <w:rFonts w:ascii="Times New Roman" w:eastAsia="Times New Roman" w:hAnsi="Times New Roman" w:cs="Times New Roman"/>
                <w:b w:val="0"/>
                <w:bCs w:val="0"/>
                <w:color w:val="auto"/>
              </w:rPr>
              <w:commentReference w:id="18"/>
            </w:r>
          </w:p>
        </w:tc>
      </w:tr>
    </w:tbl>
    <w:p w14:paraId="267B002D" w14:textId="77777777" w:rsidR="001A20E6" w:rsidRDefault="001A20E6">
      <w:pPr>
        <w:spacing w:after="4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1DB693EC" w14:textId="77777777">
        <w:tc>
          <w:tcPr>
            <w:tcW w:w="700" w:type="pct"/>
            <w:shd w:val="clear" w:color="auto" w:fill="F8F9FA"/>
            <w:tcMar>
              <w:top w:w="200" w:type="dxa"/>
              <w:left w:w="100" w:type="dxa"/>
              <w:bottom w:w="200" w:type="dxa"/>
              <w:right w:w="100" w:type="dxa"/>
            </w:tcMar>
          </w:tcPr>
          <w:p w14:paraId="57C2926B" w14:textId="77777777" w:rsidR="001A20E6" w:rsidRDefault="00000000">
            <w:pPr>
              <w:pStyle w:val="TableCellCalendarHeader"/>
            </w:pPr>
            <w:r>
              <w:t>Sunday</w:t>
            </w:r>
          </w:p>
        </w:tc>
        <w:tc>
          <w:tcPr>
            <w:tcW w:w="700" w:type="pct"/>
            <w:shd w:val="clear" w:color="auto" w:fill="F8F9FA"/>
            <w:tcMar>
              <w:top w:w="200" w:type="dxa"/>
              <w:left w:w="100" w:type="dxa"/>
              <w:bottom w:w="200" w:type="dxa"/>
              <w:right w:w="100" w:type="dxa"/>
            </w:tcMar>
          </w:tcPr>
          <w:p w14:paraId="5E77F374" w14:textId="77777777" w:rsidR="001A20E6" w:rsidRDefault="00000000">
            <w:pPr>
              <w:pStyle w:val="TableCellCalendarHeader"/>
            </w:pPr>
            <w:r>
              <w:t>Monday</w:t>
            </w:r>
          </w:p>
        </w:tc>
        <w:tc>
          <w:tcPr>
            <w:tcW w:w="700" w:type="pct"/>
            <w:shd w:val="clear" w:color="auto" w:fill="F8F9FA"/>
            <w:tcMar>
              <w:top w:w="200" w:type="dxa"/>
              <w:left w:w="100" w:type="dxa"/>
              <w:bottom w:w="200" w:type="dxa"/>
              <w:right w:w="100" w:type="dxa"/>
            </w:tcMar>
          </w:tcPr>
          <w:p w14:paraId="3AC38826" w14:textId="77777777" w:rsidR="001A20E6" w:rsidRDefault="00000000">
            <w:pPr>
              <w:pStyle w:val="TableCellCalendarHeader"/>
            </w:pPr>
            <w:r>
              <w:t>Tuesday</w:t>
            </w:r>
          </w:p>
        </w:tc>
        <w:tc>
          <w:tcPr>
            <w:tcW w:w="700" w:type="pct"/>
            <w:shd w:val="clear" w:color="auto" w:fill="F8F9FA"/>
            <w:tcMar>
              <w:top w:w="200" w:type="dxa"/>
              <w:left w:w="100" w:type="dxa"/>
              <w:bottom w:w="200" w:type="dxa"/>
              <w:right w:w="100" w:type="dxa"/>
            </w:tcMar>
          </w:tcPr>
          <w:p w14:paraId="7A4AFFEE" w14:textId="77777777" w:rsidR="001A20E6" w:rsidRDefault="00000000">
            <w:pPr>
              <w:pStyle w:val="TableCellCalendarHeader"/>
            </w:pPr>
            <w:r>
              <w:t>Wednesday</w:t>
            </w:r>
          </w:p>
        </w:tc>
        <w:tc>
          <w:tcPr>
            <w:tcW w:w="700" w:type="pct"/>
            <w:shd w:val="clear" w:color="auto" w:fill="F8F9FA"/>
            <w:tcMar>
              <w:top w:w="200" w:type="dxa"/>
              <w:left w:w="100" w:type="dxa"/>
              <w:bottom w:w="200" w:type="dxa"/>
              <w:right w:w="100" w:type="dxa"/>
            </w:tcMar>
          </w:tcPr>
          <w:p w14:paraId="2A493D68" w14:textId="77777777" w:rsidR="001A20E6" w:rsidRDefault="00000000">
            <w:pPr>
              <w:pStyle w:val="TableCellCalendarHeader"/>
            </w:pPr>
            <w:r>
              <w:t>Thursday</w:t>
            </w:r>
          </w:p>
        </w:tc>
        <w:tc>
          <w:tcPr>
            <w:tcW w:w="700" w:type="pct"/>
            <w:shd w:val="clear" w:color="auto" w:fill="F8F9FA"/>
            <w:tcMar>
              <w:top w:w="200" w:type="dxa"/>
              <w:left w:w="100" w:type="dxa"/>
              <w:bottom w:w="200" w:type="dxa"/>
              <w:right w:w="100" w:type="dxa"/>
            </w:tcMar>
          </w:tcPr>
          <w:p w14:paraId="56C5807E" w14:textId="77777777" w:rsidR="001A20E6" w:rsidRDefault="00000000">
            <w:pPr>
              <w:pStyle w:val="TableCellCalendarHeader"/>
            </w:pPr>
            <w:r>
              <w:t>Friday</w:t>
            </w:r>
          </w:p>
        </w:tc>
        <w:tc>
          <w:tcPr>
            <w:tcW w:w="700" w:type="pct"/>
            <w:shd w:val="clear" w:color="auto" w:fill="F8F9FA"/>
            <w:tcMar>
              <w:top w:w="200" w:type="dxa"/>
              <w:left w:w="100" w:type="dxa"/>
              <w:bottom w:w="200" w:type="dxa"/>
              <w:right w:w="100" w:type="dxa"/>
            </w:tcMar>
          </w:tcPr>
          <w:p w14:paraId="71DF4713" w14:textId="77777777" w:rsidR="001A20E6" w:rsidRDefault="00000000">
            <w:pPr>
              <w:pStyle w:val="TableCellCalendarHeader"/>
            </w:pPr>
            <w:r>
              <w:t>Saturday</w:t>
            </w:r>
          </w:p>
        </w:tc>
      </w:tr>
      <w:tr w:rsidR="001A20E6" w14:paraId="0C5E4B90" w14:textId="77777777">
        <w:tc>
          <w:tcPr>
            <w:tcW w:w="700" w:type="pct"/>
            <w:tcMar>
              <w:top w:w="200" w:type="dxa"/>
              <w:left w:w="100" w:type="dxa"/>
              <w:bottom w:w="200" w:type="dxa"/>
              <w:right w:w="100" w:type="dxa"/>
            </w:tcMar>
          </w:tcPr>
          <w:p w14:paraId="00558D7E" w14:textId="77777777" w:rsidR="001A20E6" w:rsidRDefault="001A20E6"/>
        </w:tc>
        <w:tc>
          <w:tcPr>
            <w:tcW w:w="700" w:type="pct"/>
            <w:tcMar>
              <w:top w:w="200" w:type="dxa"/>
              <w:left w:w="100" w:type="dxa"/>
              <w:bottom w:w="200" w:type="dxa"/>
              <w:right w:w="100" w:type="dxa"/>
            </w:tcMar>
          </w:tcPr>
          <w:p w14:paraId="6D21DC8F" w14:textId="77777777" w:rsidR="001A20E6" w:rsidRDefault="001A20E6"/>
        </w:tc>
        <w:tc>
          <w:tcPr>
            <w:tcW w:w="700" w:type="pct"/>
            <w:tcMar>
              <w:top w:w="200" w:type="dxa"/>
              <w:left w:w="100" w:type="dxa"/>
              <w:bottom w:w="200" w:type="dxa"/>
              <w:right w:w="100" w:type="dxa"/>
            </w:tcMar>
          </w:tcPr>
          <w:p w14:paraId="47174639" w14:textId="77777777" w:rsidR="001A20E6" w:rsidRDefault="001A20E6"/>
        </w:tc>
        <w:tc>
          <w:tcPr>
            <w:tcW w:w="700" w:type="pct"/>
            <w:tcMar>
              <w:top w:w="200" w:type="dxa"/>
              <w:left w:w="100" w:type="dxa"/>
              <w:bottom w:w="200" w:type="dxa"/>
              <w:right w:w="100" w:type="dxa"/>
            </w:tcMar>
          </w:tcPr>
          <w:p w14:paraId="62EDCC8D" w14:textId="77777777" w:rsidR="001A20E6" w:rsidRDefault="001A20E6"/>
        </w:tc>
        <w:tc>
          <w:tcPr>
            <w:tcW w:w="700" w:type="pct"/>
            <w:tcMar>
              <w:top w:w="200" w:type="dxa"/>
              <w:left w:w="100" w:type="dxa"/>
              <w:bottom w:w="200" w:type="dxa"/>
              <w:right w:w="100" w:type="dxa"/>
            </w:tcMar>
          </w:tcPr>
          <w:p w14:paraId="57CD20E0" w14:textId="77777777" w:rsidR="001A20E6" w:rsidRDefault="001A20E6"/>
        </w:tc>
        <w:tc>
          <w:tcPr>
            <w:tcW w:w="700" w:type="pct"/>
            <w:tcMar>
              <w:top w:w="200" w:type="dxa"/>
              <w:left w:w="100" w:type="dxa"/>
              <w:bottom w:w="200" w:type="dxa"/>
              <w:right w:w="100" w:type="dxa"/>
            </w:tcMar>
          </w:tcPr>
          <w:p w14:paraId="7373218A" w14:textId="77777777" w:rsidR="001A20E6" w:rsidRDefault="001A20E6"/>
        </w:tc>
        <w:tc>
          <w:tcPr>
            <w:tcW w:w="700" w:type="pct"/>
            <w:shd w:val="clear" w:color="auto" w:fill="DBEAFE"/>
            <w:tcMar>
              <w:top w:w="200" w:type="dxa"/>
              <w:left w:w="100" w:type="dxa"/>
              <w:bottom w:w="200" w:type="dxa"/>
              <w:right w:w="100" w:type="dxa"/>
            </w:tcMar>
          </w:tcPr>
          <w:p w14:paraId="22DAA81E" w14:textId="77777777" w:rsidR="001A20E6" w:rsidRDefault="00000000">
            <w:pPr>
              <w:pStyle w:val="TableCellCalendarDayNumberBold"/>
            </w:pPr>
            <w:r>
              <w:t>1</w:t>
            </w:r>
          </w:p>
          <w:p w14:paraId="3970397A" w14:textId="77777777" w:rsidR="001A20E6" w:rsidRDefault="00000000">
            <w:pPr>
              <w:pStyle w:val="TableCellCalendarSubject"/>
            </w:pPr>
            <w:r>
              <w:t>Sociology</w:t>
            </w:r>
          </w:p>
          <w:p w14:paraId="2159C81A" w14:textId="77777777" w:rsidR="001A20E6" w:rsidRDefault="00000000">
            <w:pPr>
              <w:pStyle w:val="TableCellCalendarSubject"/>
            </w:pPr>
            <w:r>
              <w:t>History-Ancient</w:t>
            </w:r>
          </w:p>
        </w:tc>
      </w:tr>
      <w:tr w:rsidR="001A20E6" w14:paraId="5389E34F" w14:textId="77777777">
        <w:tc>
          <w:tcPr>
            <w:tcW w:w="700" w:type="pct"/>
            <w:shd w:val="clear" w:color="auto" w:fill="DBEAFE"/>
            <w:tcMar>
              <w:top w:w="200" w:type="dxa"/>
              <w:left w:w="100" w:type="dxa"/>
              <w:bottom w:w="200" w:type="dxa"/>
              <w:right w:w="100" w:type="dxa"/>
            </w:tcMar>
          </w:tcPr>
          <w:p w14:paraId="18859D0B" w14:textId="77777777" w:rsidR="001A20E6" w:rsidRDefault="00000000">
            <w:pPr>
              <w:pStyle w:val="TableCellCalendarDayNumberBold"/>
            </w:pPr>
            <w:r>
              <w:t>2</w:t>
            </w:r>
          </w:p>
          <w:p w14:paraId="58E67EA5" w14:textId="77777777" w:rsidR="001A20E6" w:rsidRDefault="00000000">
            <w:pPr>
              <w:pStyle w:val="TableCellCalendarSubject"/>
            </w:pPr>
            <w:r>
              <w:t>Sociology</w:t>
            </w:r>
          </w:p>
          <w:p w14:paraId="1D955D01" w14:textId="77777777" w:rsidR="001A20E6" w:rsidRDefault="00000000">
            <w:pPr>
              <w:pStyle w:val="TableCellCalendarSubject"/>
            </w:pPr>
            <w:r>
              <w:t>History-Ancient</w:t>
            </w:r>
          </w:p>
        </w:tc>
        <w:tc>
          <w:tcPr>
            <w:tcW w:w="700" w:type="pct"/>
            <w:shd w:val="clear" w:color="auto" w:fill="DBEAFE"/>
            <w:tcMar>
              <w:top w:w="200" w:type="dxa"/>
              <w:left w:w="100" w:type="dxa"/>
              <w:bottom w:w="200" w:type="dxa"/>
              <w:right w:w="100" w:type="dxa"/>
            </w:tcMar>
          </w:tcPr>
          <w:p w14:paraId="061DB9C5" w14:textId="77777777" w:rsidR="001A20E6" w:rsidRDefault="00000000">
            <w:pPr>
              <w:pStyle w:val="TableCellCalendarDayNumberBold"/>
            </w:pPr>
            <w:r>
              <w:t>3</w:t>
            </w:r>
          </w:p>
          <w:p w14:paraId="3D6C7C34" w14:textId="77777777" w:rsidR="001A20E6" w:rsidRDefault="00000000">
            <w:pPr>
              <w:pStyle w:val="TableCellCalendarSubject"/>
            </w:pPr>
            <w:r>
              <w:t>Sociology</w:t>
            </w:r>
          </w:p>
          <w:p w14:paraId="05E5B53B" w14:textId="77777777" w:rsidR="001A20E6" w:rsidRDefault="00000000">
            <w:pPr>
              <w:pStyle w:val="TableCellCalendarSubject"/>
            </w:pPr>
            <w:r>
              <w:t>History-Ancient</w:t>
            </w:r>
          </w:p>
        </w:tc>
        <w:tc>
          <w:tcPr>
            <w:tcW w:w="700" w:type="pct"/>
            <w:shd w:val="clear" w:color="auto" w:fill="DBEAFE"/>
            <w:tcMar>
              <w:top w:w="200" w:type="dxa"/>
              <w:left w:w="100" w:type="dxa"/>
              <w:bottom w:w="200" w:type="dxa"/>
              <w:right w:w="100" w:type="dxa"/>
            </w:tcMar>
          </w:tcPr>
          <w:p w14:paraId="58663FD8" w14:textId="77777777" w:rsidR="001A20E6" w:rsidRDefault="00000000">
            <w:pPr>
              <w:pStyle w:val="TableCellCalendarDayNumberBold"/>
            </w:pPr>
            <w:r>
              <w:t>4</w:t>
            </w:r>
          </w:p>
          <w:p w14:paraId="65AC3023" w14:textId="77777777" w:rsidR="001A20E6" w:rsidRDefault="00000000">
            <w:pPr>
              <w:pStyle w:val="TableCellCalendarSubject"/>
            </w:pPr>
            <w:r>
              <w:t>Sociology</w:t>
            </w:r>
          </w:p>
          <w:p w14:paraId="19BF936C" w14:textId="77777777" w:rsidR="001A20E6" w:rsidRDefault="00000000">
            <w:pPr>
              <w:pStyle w:val="TableCellCalendarSubject"/>
            </w:pPr>
            <w:r>
              <w:t>History-Medieval</w:t>
            </w:r>
          </w:p>
        </w:tc>
        <w:tc>
          <w:tcPr>
            <w:tcW w:w="700" w:type="pct"/>
            <w:shd w:val="clear" w:color="auto" w:fill="DBEAFE"/>
            <w:tcMar>
              <w:top w:w="200" w:type="dxa"/>
              <w:left w:w="100" w:type="dxa"/>
              <w:bottom w:w="200" w:type="dxa"/>
              <w:right w:w="100" w:type="dxa"/>
            </w:tcMar>
          </w:tcPr>
          <w:p w14:paraId="65874E81" w14:textId="77777777" w:rsidR="001A20E6" w:rsidRDefault="00000000">
            <w:pPr>
              <w:pStyle w:val="TableCellCalendarDayNumberBold"/>
            </w:pPr>
            <w:r>
              <w:t>5</w:t>
            </w:r>
          </w:p>
          <w:p w14:paraId="12DB9484" w14:textId="77777777" w:rsidR="001A20E6" w:rsidRDefault="00000000">
            <w:pPr>
              <w:pStyle w:val="TableCellCalendarSubject"/>
            </w:pPr>
            <w:r>
              <w:t>Sociology</w:t>
            </w:r>
          </w:p>
          <w:p w14:paraId="0CDD43C7" w14:textId="77777777" w:rsidR="001A20E6" w:rsidRDefault="00000000">
            <w:pPr>
              <w:pStyle w:val="TableCellCalendarSubject"/>
            </w:pPr>
            <w:r>
              <w:t>History-Medieval</w:t>
            </w:r>
          </w:p>
        </w:tc>
        <w:tc>
          <w:tcPr>
            <w:tcW w:w="700" w:type="pct"/>
            <w:shd w:val="clear" w:color="auto" w:fill="DBEAFE"/>
            <w:tcMar>
              <w:top w:w="200" w:type="dxa"/>
              <w:left w:w="100" w:type="dxa"/>
              <w:bottom w:w="200" w:type="dxa"/>
              <w:right w:w="100" w:type="dxa"/>
            </w:tcMar>
          </w:tcPr>
          <w:p w14:paraId="1F7DE922" w14:textId="77777777" w:rsidR="001A20E6" w:rsidRDefault="00000000">
            <w:pPr>
              <w:pStyle w:val="TableCellCalendarDayNumberBold"/>
            </w:pPr>
            <w:r>
              <w:t>6</w:t>
            </w:r>
          </w:p>
          <w:p w14:paraId="3C658DE6" w14:textId="77777777" w:rsidR="001A20E6" w:rsidRDefault="00000000">
            <w:pPr>
              <w:pStyle w:val="TableCellCalendarSubject"/>
            </w:pPr>
            <w:r>
              <w:t>Sociology</w:t>
            </w:r>
          </w:p>
          <w:p w14:paraId="1F019483" w14:textId="77777777" w:rsidR="001A20E6" w:rsidRDefault="00000000">
            <w:pPr>
              <w:pStyle w:val="TableCellCalendarSubject"/>
            </w:pPr>
            <w:r>
              <w:t>History-Medieval</w:t>
            </w:r>
          </w:p>
        </w:tc>
        <w:tc>
          <w:tcPr>
            <w:tcW w:w="700" w:type="pct"/>
            <w:shd w:val="clear" w:color="auto" w:fill="DBEAFE"/>
            <w:tcMar>
              <w:top w:w="200" w:type="dxa"/>
              <w:left w:w="100" w:type="dxa"/>
              <w:bottom w:w="200" w:type="dxa"/>
              <w:right w:w="100" w:type="dxa"/>
            </w:tcMar>
          </w:tcPr>
          <w:p w14:paraId="1AAB24E8" w14:textId="77777777" w:rsidR="001A20E6" w:rsidRDefault="00000000">
            <w:pPr>
              <w:pStyle w:val="TableCellCalendarDayNumberBold"/>
            </w:pPr>
            <w:r>
              <w:t>7</w:t>
            </w:r>
          </w:p>
          <w:p w14:paraId="32B39E6A" w14:textId="77777777" w:rsidR="001A20E6" w:rsidRDefault="00000000">
            <w:pPr>
              <w:pStyle w:val="TableCellCalendarSubject"/>
            </w:pPr>
            <w:r>
              <w:t>Sociology</w:t>
            </w:r>
          </w:p>
          <w:p w14:paraId="2FD122F3" w14:textId="77777777" w:rsidR="001A20E6" w:rsidRDefault="00000000">
            <w:pPr>
              <w:pStyle w:val="TableCellCalendarSubject"/>
            </w:pPr>
            <w:r>
              <w:t>History-Modern</w:t>
            </w:r>
          </w:p>
        </w:tc>
        <w:tc>
          <w:tcPr>
            <w:tcW w:w="700" w:type="pct"/>
            <w:shd w:val="clear" w:color="auto" w:fill="DBEAFE"/>
            <w:tcMar>
              <w:top w:w="200" w:type="dxa"/>
              <w:left w:w="100" w:type="dxa"/>
              <w:bottom w:w="200" w:type="dxa"/>
              <w:right w:w="100" w:type="dxa"/>
            </w:tcMar>
          </w:tcPr>
          <w:p w14:paraId="053680F9" w14:textId="77777777" w:rsidR="001A20E6" w:rsidRDefault="00000000">
            <w:pPr>
              <w:pStyle w:val="TableCellCalendarDayNumberBold"/>
            </w:pPr>
            <w:r>
              <w:t>8</w:t>
            </w:r>
          </w:p>
          <w:p w14:paraId="16FE88E2" w14:textId="77777777" w:rsidR="001A20E6" w:rsidRDefault="00000000">
            <w:pPr>
              <w:pStyle w:val="TableCellCalendarSubject"/>
            </w:pPr>
            <w:r>
              <w:t>Sociology</w:t>
            </w:r>
          </w:p>
          <w:p w14:paraId="3DD5F0F6" w14:textId="77777777" w:rsidR="001A20E6" w:rsidRDefault="00000000">
            <w:pPr>
              <w:pStyle w:val="TableCellCalendarSubject"/>
            </w:pPr>
            <w:r>
              <w:t>History-Modern</w:t>
            </w:r>
          </w:p>
        </w:tc>
      </w:tr>
      <w:tr w:rsidR="001A20E6" w14:paraId="62ED5B06" w14:textId="77777777">
        <w:tc>
          <w:tcPr>
            <w:tcW w:w="700" w:type="pct"/>
            <w:shd w:val="clear" w:color="auto" w:fill="DBEAFE"/>
            <w:tcMar>
              <w:top w:w="200" w:type="dxa"/>
              <w:left w:w="100" w:type="dxa"/>
              <w:bottom w:w="200" w:type="dxa"/>
              <w:right w:w="100" w:type="dxa"/>
            </w:tcMar>
          </w:tcPr>
          <w:p w14:paraId="6BE234A6" w14:textId="77777777" w:rsidR="001A20E6" w:rsidRDefault="00000000">
            <w:pPr>
              <w:pStyle w:val="TableCellCalendarDayNumberBold"/>
            </w:pPr>
            <w:r>
              <w:t>9</w:t>
            </w:r>
          </w:p>
          <w:p w14:paraId="600AB42C" w14:textId="77777777" w:rsidR="001A20E6" w:rsidRDefault="00000000">
            <w:pPr>
              <w:pStyle w:val="TableCellCalendarSubject"/>
            </w:pPr>
            <w:r>
              <w:t>Sociology</w:t>
            </w:r>
          </w:p>
          <w:p w14:paraId="15AEDD2B" w14:textId="77777777" w:rsidR="001A20E6" w:rsidRDefault="00000000">
            <w:pPr>
              <w:pStyle w:val="TableCellCalendarSubject"/>
            </w:pPr>
            <w:r>
              <w:t>History-Modern</w:t>
            </w:r>
          </w:p>
        </w:tc>
        <w:tc>
          <w:tcPr>
            <w:tcW w:w="700" w:type="pct"/>
            <w:shd w:val="clear" w:color="auto" w:fill="DBEAFE"/>
            <w:tcMar>
              <w:top w:w="200" w:type="dxa"/>
              <w:left w:w="100" w:type="dxa"/>
              <w:bottom w:w="200" w:type="dxa"/>
              <w:right w:w="100" w:type="dxa"/>
            </w:tcMar>
          </w:tcPr>
          <w:p w14:paraId="706784A6" w14:textId="77777777" w:rsidR="001A20E6" w:rsidRDefault="00000000">
            <w:pPr>
              <w:pStyle w:val="TableCellCalendarDayNumberBold"/>
            </w:pPr>
            <w:r>
              <w:t>10</w:t>
            </w:r>
          </w:p>
          <w:p w14:paraId="4E58BFD4" w14:textId="77777777" w:rsidR="001A20E6" w:rsidRDefault="00000000">
            <w:pPr>
              <w:pStyle w:val="TableCellCalendarSubject"/>
            </w:pPr>
            <w:r>
              <w:t>Sociology</w:t>
            </w:r>
          </w:p>
          <w:p w14:paraId="3DC3F4AB" w14:textId="77777777" w:rsidR="001A20E6" w:rsidRDefault="00000000">
            <w:pPr>
              <w:pStyle w:val="TableCellCalendarSubject"/>
            </w:pPr>
            <w:r>
              <w:t>History-Modern</w:t>
            </w:r>
          </w:p>
        </w:tc>
        <w:tc>
          <w:tcPr>
            <w:tcW w:w="700" w:type="pct"/>
            <w:shd w:val="clear" w:color="auto" w:fill="DBEAFE"/>
            <w:tcMar>
              <w:top w:w="200" w:type="dxa"/>
              <w:left w:w="100" w:type="dxa"/>
              <w:bottom w:w="200" w:type="dxa"/>
              <w:right w:w="100" w:type="dxa"/>
            </w:tcMar>
          </w:tcPr>
          <w:p w14:paraId="218E16FE" w14:textId="77777777" w:rsidR="001A20E6" w:rsidRDefault="00000000">
            <w:pPr>
              <w:pStyle w:val="TableCellCalendarDayNumberBold"/>
            </w:pPr>
            <w:r>
              <w:t>11</w:t>
            </w:r>
          </w:p>
          <w:p w14:paraId="6314E411" w14:textId="77777777" w:rsidR="001A20E6" w:rsidRDefault="00000000">
            <w:pPr>
              <w:pStyle w:val="TableCellCalendarSubject"/>
            </w:pPr>
            <w:r>
              <w:t>Sociology</w:t>
            </w:r>
          </w:p>
          <w:p w14:paraId="337E3931" w14:textId="77777777" w:rsidR="001A20E6" w:rsidRDefault="00000000">
            <w:pPr>
              <w:pStyle w:val="TableCellCalendarSubject"/>
            </w:pPr>
            <w:r>
              <w:t>History-Modern</w:t>
            </w:r>
          </w:p>
        </w:tc>
        <w:tc>
          <w:tcPr>
            <w:tcW w:w="700" w:type="pct"/>
            <w:shd w:val="clear" w:color="auto" w:fill="DBEAFE"/>
            <w:tcMar>
              <w:top w:w="200" w:type="dxa"/>
              <w:left w:w="100" w:type="dxa"/>
              <w:bottom w:w="200" w:type="dxa"/>
              <w:right w:w="100" w:type="dxa"/>
            </w:tcMar>
          </w:tcPr>
          <w:p w14:paraId="0C64DE8D" w14:textId="77777777" w:rsidR="001A20E6" w:rsidRDefault="00000000">
            <w:pPr>
              <w:pStyle w:val="TableCellCalendarDayNumberBold"/>
            </w:pPr>
            <w:r>
              <w:t>12</w:t>
            </w:r>
          </w:p>
          <w:p w14:paraId="14BA8138" w14:textId="77777777" w:rsidR="001A20E6" w:rsidRDefault="00000000">
            <w:pPr>
              <w:pStyle w:val="TableCellCalendarSubject"/>
            </w:pPr>
            <w:r>
              <w:t>Sociology</w:t>
            </w:r>
          </w:p>
          <w:p w14:paraId="51FC0B72" w14:textId="77777777" w:rsidR="001A20E6" w:rsidRDefault="00000000">
            <w:pPr>
              <w:pStyle w:val="TableCellCalendarSubject"/>
            </w:pPr>
            <w:r>
              <w:t>History-Modern</w:t>
            </w:r>
          </w:p>
        </w:tc>
        <w:tc>
          <w:tcPr>
            <w:tcW w:w="700" w:type="pct"/>
            <w:shd w:val="clear" w:color="auto" w:fill="DBEAFE"/>
            <w:tcMar>
              <w:top w:w="200" w:type="dxa"/>
              <w:left w:w="100" w:type="dxa"/>
              <w:bottom w:w="200" w:type="dxa"/>
              <w:right w:w="100" w:type="dxa"/>
            </w:tcMar>
          </w:tcPr>
          <w:p w14:paraId="4D5006E7" w14:textId="77777777" w:rsidR="001A20E6" w:rsidRDefault="00000000">
            <w:pPr>
              <w:pStyle w:val="TableCellCalendarDayNumberBold"/>
            </w:pPr>
            <w:r>
              <w:t>13</w:t>
            </w:r>
          </w:p>
          <w:p w14:paraId="1225BABD" w14:textId="77777777" w:rsidR="001A20E6" w:rsidRDefault="00000000">
            <w:pPr>
              <w:pStyle w:val="TableCellCalendarSubject"/>
            </w:pPr>
            <w:r>
              <w:t>Sociology</w:t>
            </w:r>
          </w:p>
          <w:p w14:paraId="4C79B0F0" w14:textId="77777777" w:rsidR="001A20E6" w:rsidRDefault="00000000">
            <w:pPr>
              <w:pStyle w:val="TableCellCalendarSubject"/>
            </w:pPr>
            <w:r>
              <w:t>History-Modern</w:t>
            </w:r>
          </w:p>
        </w:tc>
        <w:tc>
          <w:tcPr>
            <w:tcW w:w="700" w:type="pct"/>
            <w:shd w:val="clear" w:color="auto" w:fill="DBEAFE"/>
            <w:tcMar>
              <w:top w:w="200" w:type="dxa"/>
              <w:left w:w="100" w:type="dxa"/>
              <w:bottom w:w="200" w:type="dxa"/>
              <w:right w:w="100" w:type="dxa"/>
            </w:tcMar>
          </w:tcPr>
          <w:p w14:paraId="7385BD94" w14:textId="77777777" w:rsidR="001A20E6" w:rsidRDefault="00000000">
            <w:pPr>
              <w:pStyle w:val="TableCellCalendarDayNumberBold"/>
            </w:pPr>
            <w:r>
              <w:t>14</w:t>
            </w:r>
          </w:p>
          <w:p w14:paraId="6CC6C129" w14:textId="77777777" w:rsidR="001A20E6" w:rsidRDefault="00000000">
            <w:pPr>
              <w:pStyle w:val="TableCellCalendarSubject"/>
            </w:pPr>
            <w:r>
              <w:t>Sociology</w:t>
            </w:r>
          </w:p>
          <w:p w14:paraId="1FED3F67" w14:textId="77777777" w:rsidR="001A20E6" w:rsidRDefault="00000000">
            <w:pPr>
              <w:pStyle w:val="TableCellCalendarSubject"/>
            </w:pPr>
            <w:r>
              <w:t>History-Modern</w:t>
            </w:r>
          </w:p>
        </w:tc>
        <w:tc>
          <w:tcPr>
            <w:tcW w:w="700" w:type="pct"/>
            <w:shd w:val="clear" w:color="auto" w:fill="DBEAFE"/>
            <w:tcMar>
              <w:top w:w="200" w:type="dxa"/>
              <w:left w:w="100" w:type="dxa"/>
              <w:bottom w:w="200" w:type="dxa"/>
              <w:right w:w="100" w:type="dxa"/>
            </w:tcMar>
          </w:tcPr>
          <w:p w14:paraId="6BA60F7B" w14:textId="77777777" w:rsidR="001A20E6" w:rsidRDefault="00000000">
            <w:pPr>
              <w:pStyle w:val="TableCellCalendarDayNumberBold"/>
            </w:pPr>
            <w:r>
              <w:t>15</w:t>
            </w:r>
          </w:p>
          <w:p w14:paraId="5CACE34F" w14:textId="77777777" w:rsidR="001A20E6" w:rsidRDefault="00000000">
            <w:pPr>
              <w:pStyle w:val="TableCellCalendarSubject"/>
            </w:pPr>
            <w:r>
              <w:t>Sociology</w:t>
            </w:r>
          </w:p>
          <w:p w14:paraId="6F9930AD" w14:textId="77777777" w:rsidR="001A20E6" w:rsidRDefault="00000000">
            <w:pPr>
              <w:pStyle w:val="TableCellCalendarSubject"/>
            </w:pPr>
            <w:r>
              <w:t>History-Modern</w:t>
            </w:r>
          </w:p>
        </w:tc>
      </w:tr>
      <w:tr w:rsidR="001A20E6" w14:paraId="76674ACD" w14:textId="77777777">
        <w:tc>
          <w:tcPr>
            <w:tcW w:w="700" w:type="pct"/>
            <w:shd w:val="clear" w:color="auto" w:fill="DBEAFE"/>
            <w:tcMar>
              <w:top w:w="200" w:type="dxa"/>
              <w:left w:w="100" w:type="dxa"/>
              <w:bottom w:w="200" w:type="dxa"/>
              <w:right w:w="100" w:type="dxa"/>
            </w:tcMar>
          </w:tcPr>
          <w:p w14:paraId="46C9F0E3" w14:textId="77777777" w:rsidR="001A20E6" w:rsidRDefault="00000000">
            <w:pPr>
              <w:pStyle w:val="TableCellCalendarDayNumberBold"/>
            </w:pPr>
            <w:r>
              <w:t>16</w:t>
            </w:r>
          </w:p>
          <w:p w14:paraId="4C2B0A08" w14:textId="77777777" w:rsidR="001A20E6" w:rsidRDefault="00000000">
            <w:pPr>
              <w:pStyle w:val="TableCellCalendarSubject"/>
            </w:pPr>
            <w:r>
              <w:t>Sociology</w:t>
            </w:r>
          </w:p>
          <w:p w14:paraId="2A2CBF62" w14:textId="77777777" w:rsidR="001A20E6" w:rsidRDefault="00000000">
            <w:pPr>
              <w:pStyle w:val="TableCellCalendarSubject"/>
            </w:pPr>
            <w:r>
              <w:t>History-Modern</w:t>
            </w:r>
          </w:p>
        </w:tc>
        <w:tc>
          <w:tcPr>
            <w:tcW w:w="700" w:type="pct"/>
            <w:shd w:val="clear" w:color="auto" w:fill="DBEAFE"/>
            <w:tcMar>
              <w:top w:w="200" w:type="dxa"/>
              <w:left w:w="100" w:type="dxa"/>
              <w:bottom w:w="200" w:type="dxa"/>
              <w:right w:w="100" w:type="dxa"/>
            </w:tcMar>
          </w:tcPr>
          <w:p w14:paraId="11B6CA5A" w14:textId="77777777" w:rsidR="001A20E6" w:rsidRDefault="00000000">
            <w:pPr>
              <w:pStyle w:val="TableCellCalendarDayNumberBold"/>
            </w:pPr>
            <w:r>
              <w:t>17</w:t>
            </w:r>
          </w:p>
          <w:p w14:paraId="2C7D9791" w14:textId="77777777" w:rsidR="001A20E6" w:rsidRDefault="00000000">
            <w:pPr>
              <w:pStyle w:val="TableCellCalendarSubject"/>
            </w:pPr>
            <w:r>
              <w:t>Sociology</w:t>
            </w:r>
          </w:p>
          <w:p w14:paraId="692C6A58" w14:textId="77777777" w:rsidR="001A20E6" w:rsidRDefault="00000000">
            <w:pPr>
              <w:pStyle w:val="TableCellCalendarSubject"/>
            </w:pPr>
            <w:r>
              <w:t>History-Modern</w:t>
            </w:r>
          </w:p>
        </w:tc>
        <w:tc>
          <w:tcPr>
            <w:tcW w:w="700" w:type="pct"/>
            <w:shd w:val="clear" w:color="auto" w:fill="DBEAFE"/>
            <w:tcMar>
              <w:top w:w="200" w:type="dxa"/>
              <w:left w:w="100" w:type="dxa"/>
              <w:bottom w:w="200" w:type="dxa"/>
              <w:right w:w="100" w:type="dxa"/>
            </w:tcMar>
          </w:tcPr>
          <w:p w14:paraId="67F8958C" w14:textId="77777777" w:rsidR="001A20E6" w:rsidRDefault="00000000">
            <w:pPr>
              <w:pStyle w:val="TableCellCalendarDayNumberBold"/>
            </w:pPr>
            <w:r>
              <w:t>18</w:t>
            </w:r>
          </w:p>
          <w:p w14:paraId="468E050F" w14:textId="77777777" w:rsidR="001A20E6" w:rsidRDefault="00000000">
            <w:pPr>
              <w:pStyle w:val="TableCellCalendarSubject"/>
            </w:pPr>
            <w:r>
              <w:t>Sociology</w:t>
            </w:r>
          </w:p>
          <w:p w14:paraId="5164EB30" w14:textId="77777777" w:rsidR="001A20E6" w:rsidRDefault="00000000">
            <w:pPr>
              <w:pStyle w:val="TableCellCalendarSubject"/>
            </w:pPr>
            <w:r>
              <w:t>History-Modern</w:t>
            </w:r>
          </w:p>
        </w:tc>
        <w:tc>
          <w:tcPr>
            <w:tcW w:w="700" w:type="pct"/>
            <w:shd w:val="clear" w:color="auto" w:fill="DBEAFE"/>
            <w:tcMar>
              <w:top w:w="200" w:type="dxa"/>
              <w:left w:w="100" w:type="dxa"/>
              <w:bottom w:w="200" w:type="dxa"/>
              <w:right w:w="100" w:type="dxa"/>
            </w:tcMar>
          </w:tcPr>
          <w:p w14:paraId="279F6901" w14:textId="77777777" w:rsidR="001A20E6" w:rsidRDefault="00000000">
            <w:pPr>
              <w:pStyle w:val="TableCellCalendarDayNumberBold"/>
            </w:pPr>
            <w:r>
              <w:t>19</w:t>
            </w:r>
          </w:p>
          <w:p w14:paraId="298C19AA" w14:textId="77777777" w:rsidR="001A20E6" w:rsidRDefault="00000000">
            <w:pPr>
              <w:pStyle w:val="TableCellCalendarSubject"/>
            </w:pPr>
            <w:r>
              <w:t>Sociology</w:t>
            </w:r>
          </w:p>
          <w:p w14:paraId="7EC1617A" w14:textId="77777777" w:rsidR="001A20E6" w:rsidRDefault="00000000">
            <w:pPr>
              <w:pStyle w:val="TableCellCalendarSubject"/>
            </w:pPr>
            <w:r>
              <w:t>History-Modern</w:t>
            </w:r>
          </w:p>
        </w:tc>
        <w:tc>
          <w:tcPr>
            <w:tcW w:w="700" w:type="pct"/>
            <w:shd w:val="clear" w:color="auto" w:fill="DBEAFE"/>
            <w:tcMar>
              <w:top w:w="200" w:type="dxa"/>
              <w:left w:w="100" w:type="dxa"/>
              <w:bottom w:w="200" w:type="dxa"/>
              <w:right w:w="100" w:type="dxa"/>
            </w:tcMar>
          </w:tcPr>
          <w:p w14:paraId="5BC5738A" w14:textId="77777777" w:rsidR="001A20E6" w:rsidRDefault="00000000">
            <w:pPr>
              <w:pStyle w:val="TableCellCalendarDayNumberBold"/>
            </w:pPr>
            <w:r>
              <w:t>20</w:t>
            </w:r>
          </w:p>
          <w:p w14:paraId="40EE5677" w14:textId="77777777" w:rsidR="001A20E6" w:rsidRDefault="00000000">
            <w:pPr>
              <w:pStyle w:val="TableCellCalendarSubject"/>
            </w:pPr>
            <w:r>
              <w:t>Sociology</w:t>
            </w:r>
          </w:p>
          <w:p w14:paraId="1277EB33" w14:textId="77777777" w:rsidR="001A20E6" w:rsidRDefault="00000000">
            <w:pPr>
              <w:pStyle w:val="TableCellCalendarSubject"/>
            </w:pPr>
            <w:r>
              <w:t>History-Modern</w:t>
            </w:r>
          </w:p>
        </w:tc>
        <w:tc>
          <w:tcPr>
            <w:tcW w:w="700" w:type="pct"/>
            <w:shd w:val="clear" w:color="auto" w:fill="DBEAFE"/>
            <w:tcMar>
              <w:top w:w="200" w:type="dxa"/>
              <w:left w:w="100" w:type="dxa"/>
              <w:bottom w:w="200" w:type="dxa"/>
              <w:right w:w="100" w:type="dxa"/>
            </w:tcMar>
          </w:tcPr>
          <w:p w14:paraId="1D86C072" w14:textId="77777777" w:rsidR="001A20E6" w:rsidRDefault="00000000">
            <w:pPr>
              <w:pStyle w:val="TableCellCalendarDayNumberBold"/>
            </w:pPr>
            <w:r>
              <w:t>21</w:t>
            </w:r>
          </w:p>
          <w:p w14:paraId="5591A2BD" w14:textId="77777777" w:rsidR="001A20E6" w:rsidRDefault="00000000">
            <w:pPr>
              <w:pStyle w:val="TableCellCalendarSubject"/>
            </w:pPr>
            <w:r>
              <w:t>Sociology</w:t>
            </w:r>
          </w:p>
          <w:p w14:paraId="4F1D17E2" w14:textId="77777777" w:rsidR="001A20E6" w:rsidRDefault="00000000">
            <w:pPr>
              <w:pStyle w:val="TableCellCalendarSubject"/>
            </w:pPr>
            <w:r>
              <w:t>History-Modern</w:t>
            </w:r>
          </w:p>
        </w:tc>
        <w:tc>
          <w:tcPr>
            <w:tcW w:w="700" w:type="pct"/>
            <w:shd w:val="clear" w:color="auto" w:fill="DBEAFE"/>
            <w:tcMar>
              <w:top w:w="200" w:type="dxa"/>
              <w:left w:w="100" w:type="dxa"/>
              <w:bottom w:w="200" w:type="dxa"/>
              <w:right w:w="100" w:type="dxa"/>
            </w:tcMar>
          </w:tcPr>
          <w:p w14:paraId="2A2A102B" w14:textId="77777777" w:rsidR="001A20E6" w:rsidRDefault="00000000">
            <w:pPr>
              <w:pStyle w:val="TableCellCalendarDayNumberBold"/>
            </w:pPr>
            <w:r>
              <w:t>22</w:t>
            </w:r>
          </w:p>
          <w:p w14:paraId="2ABB1E02" w14:textId="77777777" w:rsidR="001A20E6" w:rsidRDefault="00000000">
            <w:pPr>
              <w:pStyle w:val="TableCellCalendarSubject"/>
            </w:pPr>
            <w:r>
              <w:t>Sociology</w:t>
            </w:r>
          </w:p>
          <w:p w14:paraId="677B0B24" w14:textId="77777777" w:rsidR="001A20E6" w:rsidRDefault="00000000">
            <w:pPr>
              <w:pStyle w:val="TableCellCalendarSubject"/>
            </w:pPr>
            <w:r>
              <w:t>History-Modern</w:t>
            </w:r>
          </w:p>
        </w:tc>
      </w:tr>
      <w:tr w:rsidR="001A20E6" w14:paraId="32FED759" w14:textId="77777777">
        <w:tc>
          <w:tcPr>
            <w:tcW w:w="700" w:type="pct"/>
            <w:shd w:val="clear" w:color="auto" w:fill="DBEAFE"/>
            <w:tcMar>
              <w:top w:w="200" w:type="dxa"/>
              <w:left w:w="100" w:type="dxa"/>
              <w:bottom w:w="200" w:type="dxa"/>
              <w:right w:w="100" w:type="dxa"/>
            </w:tcMar>
          </w:tcPr>
          <w:p w14:paraId="73AD9BCC" w14:textId="77777777" w:rsidR="001A20E6" w:rsidRDefault="00000000">
            <w:pPr>
              <w:pStyle w:val="TableCellCalendarDayNumberBold"/>
            </w:pPr>
            <w:r>
              <w:t>23</w:t>
            </w:r>
          </w:p>
          <w:p w14:paraId="663ECE94" w14:textId="77777777" w:rsidR="001A20E6" w:rsidRDefault="00000000">
            <w:pPr>
              <w:pStyle w:val="TableCellCalendarSubject"/>
            </w:pPr>
            <w:r>
              <w:t>Sociology</w:t>
            </w:r>
          </w:p>
          <w:p w14:paraId="1287EC25" w14:textId="77777777" w:rsidR="001A20E6" w:rsidRDefault="00000000">
            <w:pPr>
              <w:pStyle w:val="TableCellCalendarSubject"/>
            </w:pPr>
            <w:r>
              <w:t>History-Modern</w:t>
            </w:r>
          </w:p>
        </w:tc>
        <w:tc>
          <w:tcPr>
            <w:tcW w:w="700" w:type="pct"/>
            <w:shd w:val="clear" w:color="auto" w:fill="DBEAFE"/>
            <w:tcMar>
              <w:top w:w="200" w:type="dxa"/>
              <w:left w:w="100" w:type="dxa"/>
              <w:bottom w:w="200" w:type="dxa"/>
              <w:right w:w="100" w:type="dxa"/>
            </w:tcMar>
          </w:tcPr>
          <w:p w14:paraId="037AFBE5" w14:textId="77777777" w:rsidR="001A20E6" w:rsidRDefault="00000000">
            <w:pPr>
              <w:pStyle w:val="TableCellCalendarDayNumberBold"/>
            </w:pPr>
            <w:r>
              <w:t>24</w:t>
            </w:r>
          </w:p>
          <w:p w14:paraId="201E395D" w14:textId="77777777" w:rsidR="001A20E6" w:rsidRDefault="00000000">
            <w:pPr>
              <w:pStyle w:val="TableCellCalendarSubject"/>
            </w:pPr>
            <w:r>
              <w:t>Sociology</w:t>
            </w:r>
          </w:p>
          <w:p w14:paraId="428B6EF7" w14:textId="77777777" w:rsidR="001A20E6" w:rsidRDefault="00000000">
            <w:pPr>
              <w:pStyle w:val="TableCellCalendarSubject"/>
            </w:pPr>
            <w:r>
              <w:t>History-Art and Culture</w:t>
            </w:r>
          </w:p>
        </w:tc>
        <w:tc>
          <w:tcPr>
            <w:tcW w:w="700" w:type="pct"/>
            <w:shd w:val="clear" w:color="auto" w:fill="DBEAFE"/>
            <w:tcMar>
              <w:top w:w="200" w:type="dxa"/>
              <w:left w:w="100" w:type="dxa"/>
              <w:bottom w:w="200" w:type="dxa"/>
              <w:right w:w="100" w:type="dxa"/>
            </w:tcMar>
          </w:tcPr>
          <w:p w14:paraId="7A2CCCD3" w14:textId="77777777" w:rsidR="001A20E6" w:rsidRDefault="00000000">
            <w:pPr>
              <w:pStyle w:val="TableCellCalendarDayNumberBold"/>
            </w:pPr>
            <w:r>
              <w:t>25</w:t>
            </w:r>
          </w:p>
          <w:p w14:paraId="23BAA55A" w14:textId="77777777" w:rsidR="001A20E6" w:rsidRDefault="00000000">
            <w:pPr>
              <w:pStyle w:val="TableCellCalendarSubject"/>
            </w:pPr>
            <w:r>
              <w:t>Sociology</w:t>
            </w:r>
          </w:p>
          <w:p w14:paraId="4A663A59" w14:textId="77777777" w:rsidR="001A20E6" w:rsidRDefault="00000000">
            <w:pPr>
              <w:pStyle w:val="TableCellCalendarSubject"/>
            </w:pPr>
            <w:r>
              <w:t>History-Art and Culture</w:t>
            </w:r>
          </w:p>
        </w:tc>
        <w:tc>
          <w:tcPr>
            <w:tcW w:w="700" w:type="pct"/>
            <w:shd w:val="clear" w:color="auto" w:fill="DBEAFE"/>
            <w:tcMar>
              <w:top w:w="200" w:type="dxa"/>
              <w:left w:w="100" w:type="dxa"/>
              <w:bottom w:w="200" w:type="dxa"/>
              <w:right w:w="100" w:type="dxa"/>
            </w:tcMar>
          </w:tcPr>
          <w:p w14:paraId="4ED93B34" w14:textId="77777777" w:rsidR="001A20E6" w:rsidRDefault="00000000">
            <w:pPr>
              <w:pStyle w:val="TableCellCalendarDayNumberBold"/>
            </w:pPr>
            <w:r>
              <w:t>26</w:t>
            </w:r>
          </w:p>
          <w:p w14:paraId="7EC10FAE" w14:textId="77777777" w:rsidR="001A20E6" w:rsidRDefault="00000000">
            <w:pPr>
              <w:pStyle w:val="TableCellCalendarSubject"/>
            </w:pPr>
            <w:r>
              <w:t>History-Art and Culture</w:t>
            </w:r>
          </w:p>
          <w:p w14:paraId="4F838597" w14:textId="77777777" w:rsidR="001A20E6" w:rsidRDefault="00000000">
            <w:pPr>
              <w:pStyle w:val="TableCellCalendarSubject"/>
            </w:pPr>
            <w:r>
              <w:t>History-World</w:t>
            </w:r>
          </w:p>
        </w:tc>
        <w:tc>
          <w:tcPr>
            <w:tcW w:w="700" w:type="pct"/>
            <w:shd w:val="clear" w:color="auto" w:fill="DBEAFE"/>
            <w:tcMar>
              <w:top w:w="200" w:type="dxa"/>
              <w:left w:w="100" w:type="dxa"/>
              <w:bottom w:w="200" w:type="dxa"/>
              <w:right w:w="100" w:type="dxa"/>
            </w:tcMar>
          </w:tcPr>
          <w:p w14:paraId="03A8C39B" w14:textId="77777777" w:rsidR="001A20E6" w:rsidRDefault="00000000">
            <w:pPr>
              <w:pStyle w:val="TableCellCalendarDayNumberBold"/>
            </w:pPr>
            <w:r>
              <w:t>27</w:t>
            </w:r>
          </w:p>
          <w:p w14:paraId="7C64CB4D" w14:textId="77777777" w:rsidR="001A20E6" w:rsidRDefault="00000000">
            <w:pPr>
              <w:pStyle w:val="TableCellCalendarSubject"/>
            </w:pPr>
            <w:r>
              <w:t>History-Art and Culture</w:t>
            </w:r>
          </w:p>
          <w:p w14:paraId="41D83971" w14:textId="77777777" w:rsidR="001A20E6" w:rsidRDefault="00000000">
            <w:pPr>
              <w:pStyle w:val="TableCellCalendarSubject"/>
            </w:pPr>
            <w:r>
              <w:t>History-World</w:t>
            </w:r>
          </w:p>
        </w:tc>
        <w:tc>
          <w:tcPr>
            <w:tcW w:w="700" w:type="pct"/>
            <w:shd w:val="clear" w:color="auto" w:fill="DBEAFE"/>
            <w:tcMar>
              <w:top w:w="200" w:type="dxa"/>
              <w:left w:w="100" w:type="dxa"/>
              <w:bottom w:w="200" w:type="dxa"/>
              <w:right w:w="100" w:type="dxa"/>
            </w:tcMar>
          </w:tcPr>
          <w:p w14:paraId="1F207041" w14:textId="77777777" w:rsidR="001A20E6" w:rsidRDefault="00000000">
            <w:pPr>
              <w:pStyle w:val="TableCellCalendarDayNumberBold"/>
            </w:pPr>
            <w:r>
              <w:t>28</w:t>
            </w:r>
          </w:p>
          <w:p w14:paraId="3A7F3D0A" w14:textId="77777777" w:rsidR="001A20E6" w:rsidRDefault="00000000">
            <w:pPr>
              <w:pStyle w:val="TableCellCalendarSubject"/>
            </w:pPr>
            <w:r>
              <w:t>History-Art and Culture</w:t>
            </w:r>
          </w:p>
          <w:p w14:paraId="3E5570CA" w14:textId="77777777" w:rsidR="001A20E6" w:rsidRDefault="00000000">
            <w:pPr>
              <w:pStyle w:val="TableCellCalendarSubject"/>
            </w:pPr>
            <w:r>
              <w:t>History-World</w:t>
            </w:r>
          </w:p>
        </w:tc>
        <w:tc>
          <w:tcPr>
            <w:tcW w:w="700" w:type="pct"/>
            <w:shd w:val="clear" w:color="auto" w:fill="DBEAFE"/>
            <w:tcMar>
              <w:top w:w="200" w:type="dxa"/>
              <w:left w:w="100" w:type="dxa"/>
              <w:bottom w:w="200" w:type="dxa"/>
              <w:right w:w="100" w:type="dxa"/>
            </w:tcMar>
          </w:tcPr>
          <w:p w14:paraId="6ED4CC26" w14:textId="77777777" w:rsidR="001A20E6" w:rsidRDefault="00000000">
            <w:pPr>
              <w:pStyle w:val="TableCellCalendarDayNumberBold"/>
            </w:pPr>
            <w:r>
              <w:t>29</w:t>
            </w:r>
          </w:p>
          <w:p w14:paraId="74A8B4AE" w14:textId="77777777" w:rsidR="001A20E6" w:rsidRDefault="00000000">
            <w:pPr>
              <w:pStyle w:val="TableCellCalendarSubject"/>
            </w:pPr>
            <w:r>
              <w:t>History-Art and Culture</w:t>
            </w:r>
          </w:p>
          <w:p w14:paraId="07286030" w14:textId="77777777" w:rsidR="001A20E6" w:rsidRDefault="00000000">
            <w:pPr>
              <w:pStyle w:val="TableCellCalendarSubject"/>
            </w:pPr>
            <w:r>
              <w:t>History-World</w:t>
            </w:r>
          </w:p>
        </w:tc>
      </w:tr>
      <w:tr w:rsidR="001A20E6" w14:paraId="41C471AE" w14:textId="77777777">
        <w:tc>
          <w:tcPr>
            <w:tcW w:w="700" w:type="pct"/>
            <w:shd w:val="clear" w:color="auto" w:fill="DBEAFE"/>
            <w:tcMar>
              <w:top w:w="200" w:type="dxa"/>
              <w:left w:w="100" w:type="dxa"/>
              <w:bottom w:w="200" w:type="dxa"/>
              <w:right w:w="100" w:type="dxa"/>
            </w:tcMar>
          </w:tcPr>
          <w:p w14:paraId="759836DD" w14:textId="77777777" w:rsidR="001A20E6" w:rsidRDefault="00000000">
            <w:pPr>
              <w:pStyle w:val="TableCellCalendarDayNumberBold"/>
            </w:pPr>
            <w:r>
              <w:t>30</w:t>
            </w:r>
          </w:p>
          <w:p w14:paraId="6B7DABB4" w14:textId="77777777" w:rsidR="001A20E6" w:rsidRDefault="00000000">
            <w:pPr>
              <w:pStyle w:val="TableCellCalendarSubject"/>
            </w:pPr>
            <w:r>
              <w:t>History-Art and Culture</w:t>
            </w:r>
          </w:p>
          <w:p w14:paraId="4F30F620" w14:textId="77777777" w:rsidR="001A20E6" w:rsidRDefault="00000000">
            <w:pPr>
              <w:pStyle w:val="TableCellCalendarSubject"/>
            </w:pPr>
            <w:r>
              <w:t>History-World</w:t>
            </w:r>
          </w:p>
        </w:tc>
        <w:tc>
          <w:tcPr>
            <w:tcW w:w="700" w:type="pct"/>
            <w:tcMar>
              <w:top w:w="200" w:type="dxa"/>
              <w:left w:w="100" w:type="dxa"/>
              <w:bottom w:w="200" w:type="dxa"/>
              <w:right w:w="100" w:type="dxa"/>
            </w:tcMar>
          </w:tcPr>
          <w:p w14:paraId="245F0C75" w14:textId="77777777" w:rsidR="001A20E6" w:rsidRDefault="001A20E6"/>
        </w:tc>
        <w:tc>
          <w:tcPr>
            <w:tcW w:w="700" w:type="pct"/>
            <w:tcMar>
              <w:top w:w="200" w:type="dxa"/>
              <w:left w:w="100" w:type="dxa"/>
              <w:bottom w:w="200" w:type="dxa"/>
              <w:right w:w="100" w:type="dxa"/>
            </w:tcMar>
          </w:tcPr>
          <w:p w14:paraId="6D6DAE61" w14:textId="77777777" w:rsidR="001A20E6" w:rsidRDefault="001A20E6"/>
        </w:tc>
        <w:tc>
          <w:tcPr>
            <w:tcW w:w="700" w:type="pct"/>
            <w:tcMar>
              <w:top w:w="200" w:type="dxa"/>
              <w:left w:w="100" w:type="dxa"/>
              <w:bottom w:w="200" w:type="dxa"/>
              <w:right w:w="100" w:type="dxa"/>
            </w:tcMar>
          </w:tcPr>
          <w:p w14:paraId="23C7C330" w14:textId="77777777" w:rsidR="001A20E6" w:rsidRDefault="001A20E6"/>
        </w:tc>
        <w:tc>
          <w:tcPr>
            <w:tcW w:w="700" w:type="pct"/>
            <w:tcMar>
              <w:top w:w="200" w:type="dxa"/>
              <w:left w:w="100" w:type="dxa"/>
              <w:bottom w:w="200" w:type="dxa"/>
              <w:right w:w="100" w:type="dxa"/>
            </w:tcMar>
          </w:tcPr>
          <w:p w14:paraId="4197DD55" w14:textId="77777777" w:rsidR="001A20E6" w:rsidRDefault="001A20E6"/>
        </w:tc>
        <w:tc>
          <w:tcPr>
            <w:tcW w:w="700" w:type="pct"/>
            <w:tcMar>
              <w:top w:w="200" w:type="dxa"/>
              <w:left w:w="100" w:type="dxa"/>
              <w:bottom w:w="200" w:type="dxa"/>
              <w:right w:w="100" w:type="dxa"/>
            </w:tcMar>
          </w:tcPr>
          <w:p w14:paraId="7A12D7FF" w14:textId="77777777" w:rsidR="001A20E6" w:rsidRDefault="001A20E6"/>
        </w:tc>
        <w:tc>
          <w:tcPr>
            <w:tcW w:w="700" w:type="pct"/>
            <w:tcMar>
              <w:top w:w="200" w:type="dxa"/>
              <w:left w:w="100" w:type="dxa"/>
              <w:bottom w:w="200" w:type="dxa"/>
              <w:right w:w="100" w:type="dxa"/>
            </w:tcMar>
          </w:tcPr>
          <w:p w14:paraId="3FF554D6" w14:textId="77777777" w:rsidR="001A20E6" w:rsidRDefault="001A20E6"/>
        </w:tc>
      </w:tr>
    </w:tbl>
    <w:p w14:paraId="2849F52E" w14:textId="77777777" w:rsidR="001A20E6" w:rsidRDefault="001A20E6">
      <w:pPr>
        <w:spacing w:after="400"/>
      </w:pPr>
    </w:p>
    <w:p w14:paraId="384FBECD" w14:textId="77777777" w:rsidR="001A20E6" w:rsidRDefault="00000000">
      <w:pPr>
        <w:pStyle w:val="ResourceTitle"/>
      </w:pPr>
      <w:r>
        <w:t>📚 Resources for November 2025</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063A2021" w14:textId="77777777">
        <w:tc>
          <w:tcPr>
            <w:tcW w:w="1650" w:type="pct"/>
            <w:tcBorders>
              <w:bottom w:val="single" w:sz="2" w:space="0" w:color="D1D5DB"/>
              <w:right w:val="single" w:sz="2" w:space="0" w:color="D1D5DB"/>
            </w:tcBorders>
            <w:tcMar>
              <w:top w:w="200" w:type="dxa"/>
              <w:left w:w="150" w:type="dxa"/>
              <w:bottom w:w="200" w:type="dxa"/>
              <w:right w:w="150" w:type="dxa"/>
            </w:tcMar>
          </w:tcPr>
          <w:p w14:paraId="66579730" w14:textId="77777777" w:rsidR="001A20E6" w:rsidRDefault="00000000">
            <w:pPr>
              <w:pStyle w:val="TableCellSubjectName"/>
            </w:pPr>
            <w:r>
              <w:t>Sociology</w:t>
            </w:r>
          </w:p>
          <w:p w14:paraId="494FE8AD" w14:textId="77777777" w:rsidR="001A20E6" w:rsidRDefault="00000000">
            <w:pPr>
              <w:pStyle w:val="TableCellCategoryTitle"/>
            </w:pPr>
            <w:r>
              <w:t>📝 Practice Materials</w:t>
            </w:r>
          </w:p>
          <w:p w14:paraId="199DFF54" w14:textId="77777777" w:rsidR="001A20E6" w:rsidRDefault="00000000">
            <w:pPr>
              <w:pStyle w:val="TableCellResourceItem"/>
            </w:pPr>
            <w:r>
              <w:t>• La Excellence Sociology Material</w:t>
            </w:r>
          </w:p>
          <w:p w14:paraId="5D59021F" w14:textId="77777777" w:rsidR="001A20E6" w:rsidRDefault="00000000">
            <w:pPr>
              <w:pStyle w:val="TableCellResourceItem"/>
            </w:pPr>
            <w:r>
              <w:t>• Mains RRP + Prelims RRP</w:t>
            </w:r>
          </w:p>
          <w:p w14:paraId="3AB3397A" w14:textId="77777777" w:rsidR="001A20E6" w:rsidRDefault="00000000">
            <w:pPr>
              <w:pStyle w:val="TableCellResourceItem"/>
            </w:pPr>
            <w:r>
              <w:t>• Prelims &amp; Mains Workbooks</w:t>
            </w:r>
          </w:p>
          <w:p w14:paraId="08B0CB79" w14:textId="77777777" w:rsidR="001A20E6" w:rsidRDefault="00000000">
            <w:pPr>
              <w:pStyle w:val="TableCellResourceItem"/>
            </w:pPr>
            <w:r>
              <w:t>• Previous Year Question Papers</w:t>
            </w:r>
          </w:p>
          <w:p w14:paraId="017AA5BF" w14:textId="77777777" w:rsidR="001A20E6" w:rsidRDefault="00000000">
            <w:pPr>
              <w:pStyle w:val="TableCellResourceItem"/>
            </w:pPr>
            <w:r>
              <w:t>• Mock Tests</w:t>
            </w:r>
          </w:p>
          <w:p w14:paraId="59353A1F" w14:textId="77777777" w:rsidR="001A20E6" w:rsidRDefault="00000000">
            <w:pPr>
              <w:pStyle w:val="TableCellResourceItem"/>
            </w:pPr>
            <w:r>
              <w:t>• La Excellence Indian Society Material</w:t>
            </w:r>
          </w:p>
          <w:p w14:paraId="6A0397C5" w14:textId="77777777" w:rsidR="001A20E6" w:rsidRDefault="00000000">
            <w:pPr>
              <w:pStyle w:val="TableCellResourceItem"/>
            </w:pPr>
            <w:r>
              <w:t>• Mains Workbook - Paper I</w:t>
            </w:r>
          </w:p>
          <w:p w14:paraId="26E24413" w14:textId="77777777" w:rsidR="001A20E6" w:rsidRDefault="00000000">
            <w:pPr>
              <w:pStyle w:val="TableCellResourceItem"/>
            </w:pPr>
            <w:r>
              <w:t>• La Excellence Social Change Material</w:t>
            </w:r>
          </w:p>
          <w:p w14:paraId="515A48C5" w14:textId="77777777" w:rsidR="001A20E6" w:rsidRDefault="00000000">
            <w:pPr>
              <w:pStyle w:val="TableCellResourceItem"/>
            </w:pPr>
            <w:r>
              <w:t>• Mains Workbook - Paper II</w:t>
            </w:r>
          </w:p>
          <w:p w14:paraId="0FA68C6E" w14:textId="77777777" w:rsidR="001A20E6" w:rsidRDefault="00000000">
            <w:pPr>
              <w:pStyle w:val="TableCellResourceItem"/>
            </w:pPr>
            <w:r>
              <w:t>• La Excellence Sociology of Religion Material</w:t>
            </w:r>
          </w:p>
          <w:p w14:paraId="036609CB" w14:textId="77777777" w:rsidR="001A20E6" w:rsidRDefault="00000000">
            <w:pPr>
              <w:pStyle w:val="TableCellResourceItem"/>
            </w:pPr>
            <w:r>
              <w:t>• Mains Workbook</w:t>
            </w:r>
          </w:p>
          <w:p w14:paraId="7C925C33" w14:textId="77777777" w:rsidR="001A20E6" w:rsidRDefault="00000000">
            <w:pPr>
              <w:pStyle w:val="TableCellResourceItem"/>
            </w:pPr>
            <w:r>
              <w:t>• La Excellence Sociology of Education Material</w:t>
            </w:r>
          </w:p>
          <w:p w14:paraId="15E81E38" w14:textId="77777777" w:rsidR="001A20E6" w:rsidRDefault="00000000">
            <w:pPr>
              <w:pStyle w:val="TableCellResourceItem"/>
            </w:pPr>
            <w:r>
              <w:t>• Mains Workbook</w:t>
            </w:r>
          </w:p>
          <w:p w14:paraId="04DC1068" w14:textId="77777777" w:rsidR="001A20E6" w:rsidRDefault="00000000">
            <w:pPr>
              <w:pStyle w:val="TableCellResourceItem"/>
            </w:pPr>
            <w:r>
              <w:t>• La Excellence Social Stratification Material</w:t>
            </w:r>
          </w:p>
          <w:p w14:paraId="096E12E4" w14:textId="77777777" w:rsidR="001A20E6" w:rsidRDefault="00000000">
            <w:pPr>
              <w:pStyle w:val="TableCellResourceItem"/>
            </w:pPr>
            <w:r>
              <w:t>• Mains Workbook</w:t>
            </w:r>
          </w:p>
          <w:p w14:paraId="5ED775A4" w14:textId="77777777" w:rsidR="001A20E6" w:rsidRDefault="00000000">
            <w:pPr>
              <w:pStyle w:val="TableCellResourceItem"/>
            </w:pPr>
            <w:r>
              <w:t>• La Excellence Gender Studies Material</w:t>
            </w:r>
          </w:p>
          <w:p w14:paraId="0AC8F2FE" w14:textId="77777777" w:rsidR="001A20E6" w:rsidRDefault="00000000">
            <w:pPr>
              <w:pStyle w:val="TableCellResourceItem"/>
            </w:pPr>
            <w:r>
              <w:t>• Mains Workbook</w:t>
            </w:r>
          </w:p>
          <w:p w14:paraId="5A1EA8A7" w14:textId="77777777" w:rsidR="001A20E6" w:rsidRDefault="00000000">
            <w:pPr>
              <w:pStyle w:val="TableCellResourceItem"/>
            </w:pPr>
            <w:r>
              <w:t>• La Excellence Urban Sociology Material</w:t>
            </w:r>
          </w:p>
          <w:p w14:paraId="6538F937" w14:textId="77777777" w:rsidR="001A20E6" w:rsidRDefault="00000000">
            <w:pPr>
              <w:pStyle w:val="TableCellResourceItem"/>
            </w:pPr>
            <w:r>
              <w:t>• Mains Workbook</w:t>
            </w:r>
          </w:p>
          <w:p w14:paraId="55BD980F" w14:textId="77777777" w:rsidR="001A20E6" w:rsidRDefault="00000000">
            <w:pPr>
              <w:pStyle w:val="TableCellResourceItem"/>
            </w:pPr>
            <w:r>
              <w:t>• La Excellence Rural Sociology Material</w:t>
            </w:r>
          </w:p>
          <w:p w14:paraId="657F528F" w14:textId="77777777" w:rsidR="001A20E6" w:rsidRDefault="00000000">
            <w:pPr>
              <w:pStyle w:val="TableCellResourceItem"/>
            </w:pPr>
            <w:r>
              <w:t>• Mains Workbook</w:t>
            </w:r>
          </w:p>
          <w:p w14:paraId="608F335B" w14:textId="77777777" w:rsidR="001A20E6" w:rsidRDefault="00000000">
            <w:pPr>
              <w:pStyle w:val="TableCellResourceItem"/>
            </w:pPr>
            <w:r>
              <w:t>• La Excellence Social Movements Material</w:t>
            </w:r>
          </w:p>
          <w:p w14:paraId="70B20A1D" w14:textId="77777777" w:rsidR="001A20E6" w:rsidRDefault="00000000">
            <w:pPr>
              <w:pStyle w:val="TableCellResourceItem"/>
            </w:pPr>
            <w:r>
              <w:t>• Mains Workbook</w:t>
            </w:r>
          </w:p>
          <w:p w14:paraId="793AF57D" w14:textId="77777777" w:rsidR="001A20E6" w:rsidRDefault="00000000">
            <w:pPr>
              <w:pStyle w:val="TableCellResourceItem"/>
            </w:pPr>
            <w:r>
              <w:t>• La Excellence Sociology of Health Material</w:t>
            </w:r>
          </w:p>
          <w:p w14:paraId="65E8BF75" w14:textId="77777777" w:rsidR="001A20E6" w:rsidRDefault="00000000">
            <w:pPr>
              <w:pStyle w:val="TableCellResourceItem"/>
            </w:pPr>
            <w:r>
              <w:t>• Mains Workbook</w:t>
            </w:r>
          </w:p>
          <w:p w14:paraId="2D05DFDE" w14:textId="77777777" w:rsidR="001A20E6" w:rsidRDefault="00000000">
            <w:pPr>
              <w:pStyle w:val="TableCellResourceItem"/>
            </w:pPr>
            <w:r>
              <w:t>• La Excellence Sociology of Law Material</w:t>
            </w:r>
          </w:p>
          <w:p w14:paraId="556A24DC" w14:textId="77777777" w:rsidR="001A20E6" w:rsidRDefault="00000000">
            <w:pPr>
              <w:pStyle w:val="TableCellResourceItem"/>
            </w:pPr>
            <w:r>
              <w:t>• Mains Workbook</w:t>
            </w:r>
          </w:p>
          <w:p w14:paraId="6414E443" w14:textId="77777777" w:rsidR="001A20E6" w:rsidRDefault="00000000">
            <w:pPr>
              <w:pStyle w:val="TableCellResourceItem"/>
            </w:pPr>
            <w:r>
              <w:t>• La Excellence Sociology of Media Material</w:t>
            </w:r>
          </w:p>
          <w:p w14:paraId="1085BE1A" w14:textId="77777777" w:rsidR="001A20E6" w:rsidRDefault="00000000">
            <w:pPr>
              <w:pStyle w:val="TableCellResourceItem"/>
            </w:pPr>
            <w:r>
              <w:t>• Mains Workbook</w:t>
            </w:r>
          </w:p>
          <w:p w14:paraId="75DAA42A" w14:textId="77777777" w:rsidR="001A20E6" w:rsidRDefault="00000000">
            <w:pPr>
              <w:pStyle w:val="TableCellResourceItem"/>
            </w:pPr>
            <w:r>
              <w:t>• La Excellence Sociology of Science Material</w:t>
            </w:r>
          </w:p>
          <w:p w14:paraId="5FD8CC5A" w14:textId="77777777" w:rsidR="001A20E6" w:rsidRDefault="00000000">
            <w:pPr>
              <w:pStyle w:val="TableCellResourceItem"/>
            </w:pPr>
            <w:r>
              <w:t>• Mains Workbook</w:t>
            </w:r>
          </w:p>
          <w:p w14:paraId="1B248485" w14:textId="77777777" w:rsidR="001A20E6" w:rsidRDefault="00000000">
            <w:pPr>
              <w:pStyle w:val="TableCellResourceItem"/>
            </w:pPr>
            <w:r>
              <w:t>• La Excellence Sociology of Environment Material</w:t>
            </w:r>
          </w:p>
          <w:p w14:paraId="62FCA467" w14:textId="77777777" w:rsidR="001A20E6" w:rsidRDefault="00000000">
            <w:pPr>
              <w:pStyle w:val="TableCellResourceItem"/>
            </w:pPr>
            <w:r>
              <w:t>• Mains Workbook</w:t>
            </w:r>
          </w:p>
          <w:p w14:paraId="113BE534" w14:textId="77777777" w:rsidR="001A20E6" w:rsidRDefault="00000000">
            <w:pPr>
              <w:pStyle w:val="TableCellResourceItem"/>
            </w:pPr>
            <w:r>
              <w:t>• La Excellence Sociology of Globalization Material</w:t>
            </w:r>
          </w:p>
          <w:p w14:paraId="41D4B0F1" w14:textId="77777777" w:rsidR="001A20E6" w:rsidRDefault="00000000">
            <w:pPr>
              <w:pStyle w:val="TableCellResourceItem"/>
            </w:pPr>
            <w:r>
              <w:t>• Mains Workbook</w:t>
            </w:r>
          </w:p>
          <w:p w14:paraId="1794D81B" w14:textId="77777777" w:rsidR="001A20E6" w:rsidRDefault="00000000">
            <w:pPr>
              <w:pStyle w:val="TableCellResourceItem"/>
            </w:pPr>
            <w:r>
              <w:t>• La Excellence Sociology of Work Material</w:t>
            </w:r>
          </w:p>
          <w:p w14:paraId="44335362" w14:textId="77777777" w:rsidR="001A20E6" w:rsidRDefault="00000000">
            <w:pPr>
              <w:pStyle w:val="TableCellResourceItem"/>
            </w:pPr>
            <w:r>
              <w:t>• Mains Workbook</w:t>
            </w:r>
          </w:p>
          <w:p w14:paraId="0012ACB3" w14:textId="77777777" w:rsidR="001A20E6" w:rsidRDefault="00000000">
            <w:pPr>
              <w:pStyle w:val="TableCellCategoryTitle"/>
            </w:pPr>
            <w:r>
              <w:t>📰 Current Affairs</w:t>
            </w:r>
          </w:p>
          <w:p w14:paraId="6777F730" w14:textId="77777777" w:rsidR="001A20E6" w:rsidRDefault="00000000">
            <w:pPr>
              <w:pStyle w:val="TableCellResourceItem"/>
            </w:pPr>
            <w:r>
              <w:t>• Indian Sociological Review</w:t>
            </w:r>
          </w:p>
          <w:p w14:paraId="0052D412" w14:textId="77777777" w:rsidR="001A20E6" w:rsidRDefault="00000000">
            <w:pPr>
              <w:pStyle w:val="TableCellResourceItem"/>
            </w:pPr>
            <w:r>
              <w:t>• Economic and Political Weekly (EPW)</w:t>
            </w:r>
          </w:p>
          <w:p w14:paraId="049E594F" w14:textId="77777777" w:rsidR="001A20E6" w:rsidRDefault="00000000">
            <w:pPr>
              <w:pStyle w:val="TableCellResourceItem"/>
            </w:pPr>
            <w:r>
              <w:t>• Newspapers (The Hindu, Indian Express - Social issues)</w:t>
            </w:r>
          </w:p>
          <w:p w14:paraId="49D4E9F7" w14:textId="77777777" w:rsidR="001A20E6" w:rsidRDefault="00000000">
            <w:pPr>
              <w:pStyle w:val="TableCellResourceItem"/>
            </w:pPr>
            <w:r>
              <w:t>• Yojana Magazine</w:t>
            </w:r>
          </w:p>
          <w:p w14:paraId="08208EC6" w14:textId="77777777" w:rsidR="001A20E6" w:rsidRDefault="00000000">
            <w:pPr>
              <w:pStyle w:val="TableCellResourceItem"/>
            </w:pPr>
            <w:r>
              <w:t>• Kurukshetra Magazine</w:t>
            </w:r>
          </w:p>
          <w:p w14:paraId="6411EDB0" w14:textId="77777777" w:rsidR="001A20E6" w:rsidRDefault="00000000">
            <w:pPr>
              <w:pStyle w:val="TableCellResourceItem"/>
            </w:pPr>
            <w:r>
              <w:t>• Social Watch India Reports</w:t>
            </w:r>
          </w:p>
          <w:p w14:paraId="1ED855C7" w14:textId="77777777" w:rsidR="001A20E6" w:rsidRDefault="00000000">
            <w:pPr>
              <w:pStyle w:val="TableCellResourceItem"/>
            </w:pPr>
            <w:r>
              <w:t>• NSSO Reports</w:t>
            </w:r>
          </w:p>
          <w:p w14:paraId="6C5F68CA" w14:textId="77777777" w:rsidR="001A20E6" w:rsidRDefault="00000000">
            <w:pPr>
              <w:pStyle w:val="TableCellResourceItem"/>
            </w:pPr>
            <w:r>
              <w:t>• NFHS Reports</w:t>
            </w:r>
          </w:p>
          <w:p w14:paraId="234401C0" w14:textId="77777777" w:rsidR="001A20E6" w:rsidRDefault="00000000">
            <w:pPr>
              <w:pStyle w:val="TableCellResourceItem"/>
            </w:pPr>
            <w:r>
              <w:t>• EPW Articles on Indian Society</w:t>
            </w:r>
          </w:p>
          <w:p w14:paraId="0303D9AD" w14:textId="77777777" w:rsidR="001A20E6" w:rsidRDefault="00000000">
            <w:pPr>
              <w:pStyle w:val="TableCellResourceItem"/>
            </w:pPr>
            <w:r>
              <w:t>• Census Reports</w:t>
            </w:r>
          </w:p>
          <w:p w14:paraId="45C27ACB" w14:textId="77777777" w:rsidR="001A20E6" w:rsidRDefault="00000000">
            <w:pPr>
              <w:pStyle w:val="TableCellResourceItem"/>
            </w:pPr>
            <w:r>
              <w:t>• Social Development Reports</w:t>
            </w:r>
          </w:p>
          <w:p w14:paraId="50ED9963" w14:textId="77777777" w:rsidR="001A20E6" w:rsidRDefault="00000000">
            <w:pPr>
              <w:pStyle w:val="TableCellResourceItem"/>
            </w:pPr>
            <w:r>
              <w:t>• Planning Commission Reports</w:t>
            </w:r>
          </w:p>
          <w:p w14:paraId="46223B10" w14:textId="77777777" w:rsidR="001A20E6" w:rsidRDefault="00000000">
            <w:pPr>
              <w:pStyle w:val="TableCellResourceItem"/>
            </w:pPr>
            <w:r>
              <w:t>• NITI Aayog Reports</w:t>
            </w:r>
          </w:p>
          <w:p w14:paraId="2A40B552" w14:textId="77777777" w:rsidR="001A20E6" w:rsidRDefault="00000000">
            <w:pPr>
              <w:pStyle w:val="TableCellResourceItem"/>
            </w:pPr>
            <w:r>
              <w:t>• World Bank Reports on India</w:t>
            </w:r>
          </w:p>
          <w:p w14:paraId="0F78E2D5" w14:textId="77777777" w:rsidR="001A20E6" w:rsidRDefault="00000000">
            <w:pPr>
              <w:pStyle w:val="TableCellResourceItem"/>
            </w:pPr>
            <w:r>
              <w:t>• Religious Demographics Reports</w:t>
            </w:r>
          </w:p>
          <w:p w14:paraId="2BA2C944" w14:textId="77777777" w:rsidR="001A20E6" w:rsidRDefault="00000000">
            <w:pPr>
              <w:pStyle w:val="TableCellResourceItem"/>
            </w:pPr>
            <w:r>
              <w:t>• Minority Commission Reports</w:t>
            </w:r>
          </w:p>
          <w:p w14:paraId="1F0FFEE9" w14:textId="77777777" w:rsidR="001A20E6" w:rsidRDefault="00000000">
            <w:pPr>
              <w:pStyle w:val="TableCellResourceItem"/>
            </w:pPr>
            <w:r>
              <w:t>• ASER Reports</w:t>
            </w:r>
          </w:p>
          <w:p w14:paraId="43B2F5E1" w14:textId="77777777" w:rsidR="001A20E6" w:rsidRDefault="00000000">
            <w:pPr>
              <w:pStyle w:val="TableCellResourceItem"/>
            </w:pPr>
            <w:r>
              <w:t>• NEP 2020</w:t>
            </w:r>
          </w:p>
          <w:p w14:paraId="438F8C49" w14:textId="77777777" w:rsidR="001A20E6" w:rsidRDefault="00000000">
            <w:pPr>
              <w:pStyle w:val="TableCellResourceItem"/>
            </w:pPr>
            <w:r>
              <w:t>• Education Statistics Reports</w:t>
            </w:r>
          </w:p>
          <w:p w14:paraId="7505944C" w14:textId="77777777" w:rsidR="001A20E6" w:rsidRDefault="00000000">
            <w:pPr>
              <w:pStyle w:val="TableCellResourceItem"/>
            </w:pPr>
            <w:r>
              <w:t>• Sachar Committee Report</w:t>
            </w:r>
          </w:p>
          <w:p w14:paraId="72172842" w14:textId="77777777" w:rsidR="001A20E6" w:rsidRDefault="00000000">
            <w:pPr>
              <w:pStyle w:val="TableCellResourceItem"/>
            </w:pPr>
            <w:r>
              <w:t>• Mandal Commission Report</w:t>
            </w:r>
          </w:p>
          <w:p w14:paraId="7D706788" w14:textId="77777777" w:rsidR="001A20E6" w:rsidRDefault="00000000">
            <w:pPr>
              <w:pStyle w:val="TableCellResourceItem"/>
            </w:pPr>
            <w:r>
              <w:t>• Caste Census Data</w:t>
            </w:r>
          </w:p>
          <w:p w14:paraId="5C40BA79" w14:textId="77777777" w:rsidR="001A20E6" w:rsidRDefault="00000000">
            <w:pPr>
              <w:pStyle w:val="TableCellResourceItem"/>
            </w:pPr>
            <w:r>
              <w:t>• Gender Budget Reports</w:t>
            </w:r>
          </w:p>
          <w:p w14:paraId="3A3EADB7" w14:textId="77777777" w:rsidR="001A20E6" w:rsidRDefault="00000000">
            <w:pPr>
              <w:pStyle w:val="TableCellResourceItem"/>
            </w:pPr>
            <w:r>
              <w:t>• Women and Child Development Ministry Reports</w:t>
            </w:r>
          </w:p>
          <w:p w14:paraId="119B25B1" w14:textId="77777777" w:rsidR="001A20E6" w:rsidRDefault="00000000">
            <w:pPr>
              <w:pStyle w:val="TableCellResourceItem"/>
            </w:pPr>
            <w:r>
              <w:t>• NFHS Gender Data</w:t>
            </w:r>
          </w:p>
          <w:p w14:paraId="0801B379" w14:textId="77777777" w:rsidR="001A20E6" w:rsidRDefault="00000000">
            <w:pPr>
              <w:pStyle w:val="TableCellResourceItem"/>
            </w:pPr>
            <w:r>
              <w:t>• Census Urban Data</w:t>
            </w:r>
          </w:p>
          <w:p w14:paraId="444ED6F7" w14:textId="77777777" w:rsidR="001A20E6" w:rsidRDefault="00000000">
            <w:pPr>
              <w:pStyle w:val="TableCellResourceItem"/>
            </w:pPr>
            <w:r>
              <w:t>• Smart Cities Mission Reports</w:t>
            </w:r>
          </w:p>
          <w:p w14:paraId="1F998970" w14:textId="77777777" w:rsidR="001A20E6" w:rsidRDefault="00000000">
            <w:pPr>
              <w:pStyle w:val="TableCellResourceItem"/>
            </w:pPr>
            <w:r>
              <w:t>• Urban Development Ministry Reports</w:t>
            </w:r>
          </w:p>
          <w:p w14:paraId="603A6102" w14:textId="77777777" w:rsidR="001A20E6" w:rsidRDefault="00000000">
            <w:pPr>
              <w:pStyle w:val="TableCellResourceItem"/>
            </w:pPr>
            <w:r>
              <w:t>• Rural Development Ministry Reports</w:t>
            </w:r>
          </w:p>
          <w:p w14:paraId="3AA862F8" w14:textId="77777777" w:rsidR="001A20E6" w:rsidRDefault="00000000">
            <w:pPr>
              <w:pStyle w:val="TableCellResourceItem"/>
            </w:pPr>
            <w:r>
              <w:t>• MGNREGA Reports</w:t>
            </w:r>
          </w:p>
          <w:p w14:paraId="68E98461" w14:textId="77777777" w:rsidR="001A20E6" w:rsidRDefault="00000000">
            <w:pPr>
              <w:pStyle w:val="TableCellResourceItem"/>
            </w:pPr>
            <w:r>
              <w:t>• Panchayati Raj Statistics</w:t>
            </w:r>
          </w:p>
          <w:p w14:paraId="61887798" w14:textId="77777777" w:rsidR="001A20E6" w:rsidRDefault="00000000">
            <w:pPr>
              <w:pStyle w:val="TableCellResourceItem"/>
            </w:pPr>
            <w:r>
              <w:t>• Social Movement Case Studies</w:t>
            </w:r>
          </w:p>
          <w:p w14:paraId="4B60F3CF" w14:textId="77777777" w:rsidR="001A20E6" w:rsidRDefault="00000000">
            <w:pPr>
              <w:pStyle w:val="TableCellResourceItem"/>
            </w:pPr>
            <w:r>
              <w:t>• Civil Society Reports</w:t>
            </w:r>
          </w:p>
          <w:p w14:paraId="6176341F" w14:textId="77777777" w:rsidR="001A20E6" w:rsidRDefault="00000000">
            <w:pPr>
              <w:pStyle w:val="TableCellResourceItem"/>
            </w:pPr>
            <w:r>
              <w:t>• Human Rights Reports</w:t>
            </w:r>
          </w:p>
          <w:p w14:paraId="0EBA86FF" w14:textId="77777777" w:rsidR="001A20E6" w:rsidRDefault="00000000">
            <w:pPr>
              <w:pStyle w:val="TableCellResourceItem"/>
            </w:pPr>
            <w:r>
              <w:t>• Health Ministry Reports</w:t>
            </w:r>
          </w:p>
          <w:p w14:paraId="24D9902C" w14:textId="77777777" w:rsidR="001A20E6" w:rsidRDefault="00000000">
            <w:pPr>
              <w:pStyle w:val="TableCellResourceItem"/>
            </w:pPr>
            <w:r>
              <w:t>• WHO Reports on India</w:t>
            </w:r>
          </w:p>
          <w:p w14:paraId="497CAFEA" w14:textId="77777777" w:rsidR="001A20E6" w:rsidRDefault="00000000">
            <w:pPr>
              <w:pStyle w:val="TableCellResourceItem"/>
            </w:pPr>
            <w:r>
              <w:t>• Ayushman Bharat Reports</w:t>
            </w:r>
          </w:p>
          <w:p w14:paraId="4F758C3C" w14:textId="77777777" w:rsidR="001A20E6" w:rsidRDefault="00000000">
            <w:pPr>
              <w:pStyle w:val="TableCellResourceItem"/>
            </w:pPr>
            <w:r>
              <w:t>• Law Commission Reports</w:t>
            </w:r>
          </w:p>
          <w:p w14:paraId="6B91A6AC" w14:textId="77777777" w:rsidR="001A20E6" w:rsidRDefault="00000000">
            <w:pPr>
              <w:pStyle w:val="TableCellResourceItem"/>
            </w:pPr>
            <w:r>
              <w:t>• Supreme Court Judgments</w:t>
            </w:r>
          </w:p>
          <w:p w14:paraId="4DB3FC42" w14:textId="77777777" w:rsidR="001A20E6" w:rsidRDefault="00000000">
            <w:pPr>
              <w:pStyle w:val="TableCellResourceItem"/>
            </w:pPr>
            <w:r>
              <w:t>• Legal Aid Reports</w:t>
            </w:r>
          </w:p>
          <w:p w14:paraId="0CE15FD9" w14:textId="77777777" w:rsidR="001A20E6" w:rsidRDefault="00000000">
            <w:pPr>
              <w:pStyle w:val="TableCellResourceItem"/>
            </w:pPr>
            <w:r>
              <w:t>• Media Reports</w:t>
            </w:r>
          </w:p>
          <w:p w14:paraId="3D26C294" w14:textId="77777777" w:rsidR="001A20E6" w:rsidRDefault="00000000">
            <w:pPr>
              <w:pStyle w:val="TableCellResourceItem"/>
            </w:pPr>
            <w:r>
              <w:t>• Broadcasting Ministry Reports</w:t>
            </w:r>
          </w:p>
          <w:p w14:paraId="13036AD4" w14:textId="77777777" w:rsidR="001A20E6" w:rsidRDefault="00000000">
            <w:pPr>
              <w:pStyle w:val="TableCellResourceItem"/>
            </w:pPr>
            <w:r>
              <w:t>• Social Media Impact Studies</w:t>
            </w:r>
          </w:p>
          <w:p w14:paraId="0526104D" w14:textId="77777777" w:rsidR="001A20E6" w:rsidRDefault="00000000">
            <w:pPr>
              <w:pStyle w:val="TableCellResourceItem"/>
            </w:pPr>
            <w:r>
              <w:t>• Science and Technology Ministry Reports</w:t>
            </w:r>
          </w:p>
          <w:p w14:paraId="204BFFD0" w14:textId="77777777" w:rsidR="001A20E6" w:rsidRDefault="00000000">
            <w:pPr>
              <w:pStyle w:val="TableCellResourceItem"/>
            </w:pPr>
            <w:r>
              <w:t>• ISRO Reports</w:t>
            </w:r>
          </w:p>
          <w:p w14:paraId="1EA19DFD" w14:textId="77777777" w:rsidR="001A20E6" w:rsidRDefault="00000000">
            <w:pPr>
              <w:pStyle w:val="TableCellResourceItem"/>
            </w:pPr>
            <w:r>
              <w:t>• Digital India Reports</w:t>
            </w:r>
          </w:p>
          <w:p w14:paraId="3936BB11" w14:textId="77777777" w:rsidR="001A20E6" w:rsidRDefault="00000000">
            <w:pPr>
              <w:pStyle w:val="TableCellResourceItem"/>
            </w:pPr>
            <w:r>
              <w:t>• Environment Ministry Reports</w:t>
            </w:r>
          </w:p>
          <w:p w14:paraId="03B351F2" w14:textId="77777777" w:rsidR="001A20E6" w:rsidRDefault="00000000">
            <w:pPr>
              <w:pStyle w:val="TableCellResourceItem"/>
            </w:pPr>
            <w:r>
              <w:t>• Climate Change Reports</w:t>
            </w:r>
          </w:p>
          <w:p w14:paraId="115B716E" w14:textId="77777777" w:rsidR="001A20E6" w:rsidRDefault="00000000">
            <w:pPr>
              <w:pStyle w:val="TableCellResourceItem"/>
            </w:pPr>
            <w:r>
              <w:t>• Sustainable Development Reports</w:t>
            </w:r>
          </w:p>
          <w:p w14:paraId="7C1B4B7E" w14:textId="77777777" w:rsidR="001A20E6" w:rsidRDefault="00000000">
            <w:pPr>
              <w:pStyle w:val="TableCellResourceItem"/>
            </w:pPr>
            <w:r>
              <w:t>• WTO Reports</w:t>
            </w:r>
          </w:p>
          <w:p w14:paraId="3E2C2C5E" w14:textId="77777777" w:rsidR="001A20E6" w:rsidRDefault="00000000">
            <w:pPr>
              <w:pStyle w:val="TableCellResourceItem"/>
            </w:pPr>
            <w:r>
              <w:t>• Globalization Impact Studies</w:t>
            </w:r>
          </w:p>
          <w:p w14:paraId="3FAED4E9" w14:textId="77777777" w:rsidR="001A20E6" w:rsidRDefault="00000000">
            <w:pPr>
              <w:pStyle w:val="TableCellResourceItem"/>
            </w:pPr>
            <w:r>
              <w:t>• International Migration Reports</w:t>
            </w:r>
          </w:p>
          <w:p w14:paraId="312AC26A" w14:textId="77777777" w:rsidR="001A20E6" w:rsidRDefault="00000000">
            <w:pPr>
              <w:pStyle w:val="TableCellResourceItem"/>
            </w:pPr>
            <w:r>
              <w:t>• Labor Ministry Reports</w:t>
            </w:r>
          </w:p>
          <w:p w14:paraId="50713932" w14:textId="77777777" w:rsidR="001A20E6" w:rsidRDefault="00000000">
            <w:pPr>
              <w:pStyle w:val="TableCellResourceItem"/>
            </w:pPr>
            <w:r>
              <w:t>• Industrial Relations Reports</w:t>
            </w:r>
          </w:p>
          <w:p w14:paraId="22AC0117"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3BB2A599" w14:textId="77777777" w:rsidR="001A20E6" w:rsidRDefault="00000000">
            <w:pPr>
              <w:pStyle w:val="TableCellSubjectName"/>
            </w:pPr>
            <w:r>
              <w:t>History-Ancient</w:t>
            </w:r>
          </w:p>
          <w:p w14:paraId="4F87BB0B" w14:textId="77777777" w:rsidR="001A20E6" w:rsidRDefault="00000000">
            <w:pPr>
              <w:pStyle w:val="TableCellCategoryTitle"/>
            </w:pPr>
            <w:r>
              <w:t>📚 Primary Books</w:t>
            </w:r>
          </w:p>
          <w:p w14:paraId="251F7462" w14:textId="77777777" w:rsidR="001A20E6" w:rsidRDefault="00000000">
            <w:pPr>
              <w:pStyle w:val="TableCellResourceItem"/>
            </w:pPr>
            <w:r>
              <w:t>• NCERT Class VI - Our Past - I - What, Where, How and When?</w:t>
            </w:r>
          </w:p>
          <w:p w14:paraId="42C08FD8" w14:textId="77777777" w:rsidR="001A20E6" w:rsidRDefault="00000000">
            <w:pPr>
              <w:pStyle w:val="TableCellResourceItem"/>
            </w:pPr>
            <w:r>
              <w:t>• Ancient India by R.S. Sharma - The Importance of Ancient History</w:t>
            </w:r>
          </w:p>
          <w:p w14:paraId="705B2CCE" w14:textId="77777777" w:rsidR="001A20E6" w:rsidRDefault="00000000">
            <w:pPr>
              <w:pStyle w:val="TableCellResourceItem"/>
            </w:pPr>
            <w:r>
              <w:t>• Ancient India by R.S. Sharma - The Construction of Ancient Indian History</w:t>
            </w:r>
          </w:p>
          <w:p w14:paraId="74D2C4C8" w14:textId="77777777" w:rsidR="001A20E6" w:rsidRDefault="00000000">
            <w:pPr>
              <w:pStyle w:val="TableCellResourceItem"/>
            </w:pPr>
            <w:r>
              <w:t>• Ancient India by R.S. Sharma - The Geographical Setting</w:t>
            </w:r>
          </w:p>
          <w:p w14:paraId="54D426B7" w14:textId="77777777" w:rsidR="001A20E6" w:rsidRDefault="00000000">
            <w:pPr>
              <w:pStyle w:val="TableCellCategoryTitle"/>
            </w:pPr>
            <w:r>
              <w:t>📝 Practice Materials</w:t>
            </w:r>
          </w:p>
          <w:p w14:paraId="69DE1045" w14:textId="77777777" w:rsidR="001A20E6" w:rsidRDefault="00000000">
            <w:pPr>
              <w:pStyle w:val="TableCellResourceItem"/>
            </w:pPr>
            <w:r>
              <w:t>• La Excellence Culture Material</w:t>
            </w:r>
          </w:p>
          <w:p w14:paraId="07232673" w14:textId="77777777" w:rsidR="001A20E6" w:rsidRDefault="00000000">
            <w:pPr>
              <w:pStyle w:val="TableCellResourceItem"/>
            </w:pPr>
            <w:r>
              <w:t>• Ancient/Medieval Prelims Workbooks</w:t>
            </w:r>
          </w:p>
          <w:p w14:paraId="6A86B529" w14:textId="77777777" w:rsidR="001A20E6" w:rsidRDefault="00000000">
            <w:pPr>
              <w:pStyle w:val="TableCellCategoryTitle"/>
            </w:pPr>
            <w:r>
              <w:t>📰 Current Affairs</w:t>
            </w:r>
          </w:p>
          <w:p w14:paraId="4CE0C640" w14:textId="77777777" w:rsidR="001A20E6" w:rsidRDefault="00000000">
            <w:pPr>
              <w:pStyle w:val="TableCellResourceItem"/>
            </w:pPr>
            <w:r>
              <w:t>• Newspapers (CA on Archaeology/Heritage)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662275B7" w14:textId="77777777" w:rsidR="001A20E6" w:rsidRDefault="00000000">
            <w:pPr>
              <w:pStyle w:val="TableCellSubjectName"/>
            </w:pPr>
            <w:r>
              <w:t>History-Medieval</w:t>
            </w:r>
          </w:p>
          <w:p w14:paraId="530ADFF8" w14:textId="77777777" w:rsidR="001A20E6" w:rsidRDefault="00000000">
            <w:pPr>
              <w:pStyle w:val="TableCellCategoryTitle"/>
            </w:pPr>
            <w:r>
              <w:t>📚 Primary Books</w:t>
            </w:r>
          </w:p>
          <w:p w14:paraId="633F1BE9" w14:textId="77777777" w:rsidR="001A20E6" w:rsidRDefault="00000000">
            <w:pPr>
              <w:pStyle w:val="TableCellResourceItem"/>
            </w:pPr>
            <w:r>
              <w:t>• NCERT Class VII - Our Past - II - Tracing Changes Through a Thousand Years</w:t>
            </w:r>
          </w:p>
          <w:p w14:paraId="071EAC4A" w14:textId="77777777" w:rsidR="001A20E6" w:rsidRDefault="00000000">
            <w:pPr>
              <w:pStyle w:val="TableCellResourceItem"/>
            </w:pPr>
            <w:r>
              <w:t>• Medieval India by Satish Chandra - India and the World</w:t>
            </w:r>
          </w:p>
          <w:p w14:paraId="3EC442EA" w14:textId="77777777" w:rsidR="001A20E6" w:rsidRDefault="00000000">
            <w:pPr>
              <w:pStyle w:val="TableCellResourceItem"/>
            </w:pPr>
            <w:r>
              <w:t>• Medieval India by Satish Chandra - Assessment and Review of Medieval India</w:t>
            </w:r>
          </w:p>
          <w:p w14:paraId="0A47CF0C" w14:textId="77777777" w:rsidR="001A20E6" w:rsidRDefault="00000000">
            <w:pPr>
              <w:pStyle w:val="TableCellCategoryTitle"/>
            </w:pPr>
            <w:r>
              <w:t>📝 Practice Materials</w:t>
            </w:r>
          </w:p>
          <w:p w14:paraId="7FDEB022" w14:textId="77777777" w:rsidR="001A20E6" w:rsidRDefault="00000000">
            <w:pPr>
              <w:pStyle w:val="TableCellResourceItem"/>
            </w:pPr>
            <w:r>
              <w:t>• La Excellence Culture Material</w:t>
            </w:r>
          </w:p>
          <w:p w14:paraId="1D181212" w14:textId="77777777" w:rsidR="001A20E6" w:rsidRDefault="00000000">
            <w:pPr>
              <w:pStyle w:val="TableCellResourceItem"/>
            </w:pPr>
            <w:r>
              <w:t>• Ancient/Medieval Prelims Workbooks</w:t>
            </w:r>
          </w:p>
          <w:p w14:paraId="3F7A10D5" w14:textId="77777777" w:rsidR="001A20E6" w:rsidRDefault="00000000">
            <w:pPr>
              <w:pStyle w:val="TableCellCategoryTitle"/>
            </w:pPr>
            <w:r>
              <w:t>📰 Current Affairs</w:t>
            </w:r>
          </w:p>
          <w:p w14:paraId="48E4A27B" w14:textId="77777777" w:rsidR="001A20E6" w:rsidRDefault="00000000">
            <w:pPr>
              <w:pStyle w:val="TableCellResourceItem"/>
            </w:pPr>
            <w:r>
              <w:t>• Newspapers (CA on Archaeology/Heritage)</w:t>
            </w:r>
          </w:p>
        </w:tc>
      </w:tr>
      <w:tr w:rsidR="001A20E6" w14:paraId="06D530C2"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EEF447D" w14:textId="77777777" w:rsidR="001A20E6" w:rsidRDefault="00000000">
            <w:pPr>
              <w:pStyle w:val="TableCellSubjectName"/>
            </w:pPr>
            <w:r>
              <w:t>History-Modern</w:t>
            </w:r>
          </w:p>
          <w:p w14:paraId="3C235996" w14:textId="77777777" w:rsidR="001A20E6" w:rsidRDefault="00000000">
            <w:pPr>
              <w:pStyle w:val="TableCellCategoryTitle"/>
            </w:pPr>
            <w:r>
              <w:t>📚 Primary Books</w:t>
            </w:r>
          </w:p>
          <w:p w14:paraId="333091CE" w14:textId="77777777" w:rsidR="001A20E6" w:rsidRDefault="00000000">
            <w:pPr>
              <w:pStyle w:val="TableCellResourceItem"/>
            </w:pPr>
            <w:r>
              <w:t>• NCERT Class VIII - Our Past - III - How, When and Where</w:t>
            </w:r>
          </w:p>
          <w:p w14:paraId="69565C28" w14:textId="77777777" w:rsidR="001A20E6" w:rsidRDefault="00000000">
            <w:pPr>
              <w:pStyle w:val="TableCellResourceItem"/>
            </w:pPr>
            <w:r>
              <w:t>• Old NCERT - Modern India by Bipan Chandra - The Decline of the Mughal Empire</w:t>
            </w:r>
          </w:p>
          <w:p w14:paraId="311A5FF2" w14:textId="77777777" w:rsidR="001A20E6" w:rsidRDefault="00000000">
            <w:pPr>
              <w:pStyle w:val="TableCellCategoryTitle"/>
            </w:pPr>
            <w:r>
              <w:t>📝 Practice Materials</w:t>
            </w:r>
          </w:p>
          <w:p w14:paraId="5BDF9297" w14:textId="77777777" w:rsidR="001A20E6" w:rsidRDefault="00000000">
            <w:pPr>
              <w:pStyle w:val="TableCellResourceItem"/>
            </w:pPr>
            <w:r>
              <w:t>• La Excellence Modern History Material</w:t>
            </w:r>
          </w:p>
          <w:p w14:paraId="2B07963B" w14:textId="77777777" w:rsidR="001A20E6" w:rsidRDefault="00000000">
            <w:pPr>
              <w:pStyle w:val="TableCellResourceItem"/>
            </w:pPr>
            <w:r>
              <w:t>• Prelims &amp; Mains Workbooks</w:t>
            </w:r>
          </w:p>
          <w:p w14:paraId="5D1B1412" w14:textId="77777777" w:rsidR="001A20E6" w:rsidRDefault="00000000">
            <w:pPr>
              <w:pStyle w:val="TableCellCategoryTitle"/>
            </w:pPr>
            <w:r>
              <w:t>📰 Current Affairs</w:t>
            </w:r>
          </w:p>
          <w:p w14:paraId="72DDF10B" w14:textId="77777777" w:rsidR="001A20E6" w:rsidRDefault="00000000">
            <w:pPr>
              <w:pStyle w:val="TableCellResourceItem"/>
            </w:pPr>
            <w:r>
              <w:t>• Newspapers (IE – Explained History columns)</w:t>
            </w:r>
          </w:p>
        </w:tc>
        <w:tc>
          <w:tcPr>
            <w:tcW w:w="1650" w:type="pct"/>
            <w:tcBorders>
              <w:bottom w:val="single" w:sz="2" w:space="0" w:color="D1D5DB"/>
              <w:right w:val="single" w:sz="2" w:space="0" w:color="D1D5DB"/>
            </w:tcBorders>
            <w:tcMar>
              <w:top w:w="200" w:type="dxa"/>
              <w:left w:w="150" w:type="dxa"/>
              <w:bottom w:w="200" w:type="dxa"/>
              <w:right w:w="150" w:type="dxa"/>
            </w:tcMar>
          </w:tcPr>
          <w:p w14:paraId="47753286" w14:textId="77777777" w:rsidR="001A20E6" w:rsidRDefault="00000000">
            <w:pPr>
              <w:pStyle w:val="TableCellSubjectName"/>
            </w:pPr>
            <w:r>
              <w:t>History-Art and Culture</w:t>
            </w:r>
          </w:p>
          <w:p w14:paraId="76201E5C" w14:textId="77777777" w:rsidR="001A20E6" w:rsidRDefault="00000000">
            <w:pPr>
              <w:pStyle w:val="TableCellCategoryTitle"/>
            </w:pPr>
            <w:r>
              <w:t>📝 Practice Materials</w:t>
            </w:r>
          </w:p>
          <w:p w14:paraId="4939ADE7" w14:textId="77777777" w:rsidR="001A20E6" w:rsidRDefault="00000000">
            <w:pPr>
              <w:pStyle w:val="TableCellResourceItem"/>
            </w:pPr>
            <w:r>
              <w:t>• La Excellence Art &amp; Culture Material</w:t>
            </w:r>
          </w:p>
          <w:p w14:paraId="44D141C5" w14:textId="77777777" w:rsidR="001A20E6" w:rsidRDefault="00000000">
            <w:pPr>
              <w:pStyle w:val="TableCellResourceItem"/>
            </w:pPr>
            <w:r>
              <w:t>• Prelims &amp; Mains Workbooks</w:t>
            </w:r>
          </w:p>
          <w:p w14:paraId="2AD50E04" w14:textId="77777777" w:rsidR="001A20E6" w:rsidRDefault="00000000">
            <w:pPr>
              <w:pStyle w:val="TableCellCategoryTitle"/>
            </w:pPr>
            <w:r>
              <w:t>📰 Current Affairs</w:t>
            </w:r>
          </w:p>
          <w:p w14:paraId="4A877510" w14:textId="77777777" w:rsidR="001A20E6" w:rsidRDefault="00000000">
            <w:pPr>
              <w:pStyle w:val="TableCellResourceItem"/>
            </w:pPr>
            <w:r>
              <w:t>• Newspapers (CA on art awards, festivals, 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49A2B6D6" w14:textId="77777777" w:rsidR="001A20E6" w:rsidRDefault="00000000">
            <w:pPr>
              <w:pStyle w:val="TableCellSubjectName"/>
            </w:pPr>
            <w:r>
              <w:t>History-World</w:t>
            </w:r>
          </w:p>
          <w:p w14:paraId="024D0949" w14:textId="77777777" w:rsidR="001A20E6" w:rsidRDefault="00000000">
            <w:pPr>
              <w:pStyle w:val="TableCellCategoryTitle"/>
            </w:pPr>
            <w:r>
              <w:t>📝 Practice Materials</w:t>
            </w:r>
          </w:p>
          <w:p w14:paraId="6069EB51" w14:textId="77777777" w:rsidR="001A20E6" w:rsidRDefault="00000000">
            <w:pPr>
              <w:pStyle w:val="TableCellResourceItem"/>
            </w:pPr>
            <w:r>
              <w:t>• La Excellence World History Material</w:t>
            </w:r>
          </w:p>
          <w:p w14:paraId="5A756C4D" w14:textId="77777777" w:rsidR="001A20E6" w:rsidRDefault="00000000">
            <w:pPr>
              <w:pStyle w:val="TableCellResourceItem"/>
            </w:pPr>
            <w:r>
              <w:t>• Mains Workbook</w:t>
            </w:r>
          </w:p>
          <w:p w14:paraId="65C8A9B3" w14:textId="77777777" w:rsidR="001A20E6" w:rsidRDefault="00000000">
            <w:pPr>
              <w:pStyle w:val="TableCellCategoryTitle"/>
            </w:pPr>
            <w:r>
              <w:t>📰 Current Affairs</w:t>
            </w:r>
          </w:p>
          <w:p w14:paraId="5E232F29" w14:textId="77777777" w:rsidR="001A20E6" w:rsidRDefault="00000000">
            <w:pPr>
              <w:pStyle w:val="TableCellResourceItem"/>
            </w:pPr>
            <w:r>
              <w:t>• Newspapers (Hindu and IE Explained)</w:t>
            </w:r>
          </w:p>
        </w:tc>
      </w:tr>
    </w:tbl>
    <w:p w14:paraId="3BBC356E" w14:textId="77777777" w:rsidR="001A20E6" w:rsidRDefault="001A20E6">
      <w:pPr>
        <w:spacing w:after="400"/>
      </w:pPr>
    </w:p>
    <w:p w14:paraId="3E5A8438"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08CBA352" w14:textId="77777777">
        <w:tc>
          <w:tcPr>
            <w:tcW w:w="2500" w:type="pct"/>
            <w:tcMar>
              <w:top w:w="0" w:type="dxa"/>
              <w:left w:w="0" w:type="dxa"/>
              <w:bottom w:w="0" w:type="dxa"/>
              <w:right w:w="0" w:type="dxa"/>
            </w:tcMar>
          </w:tcPr>
          <w:p w14:paraId="318F2838" w14:textId="77777777" w:rsidR="001A20E6" w:rsidRDefault="00000000">
            <w:pPr>
              <w:pStyle w:val="WeekTitle"/>
            </w:pPr>
            <w:r>
              <w:rPr>
                <w:color w:val="1D4ED8"/>
              </w:rPr>
              <w:t>📅 Oct 26 - Nov 01, 2025</w:t>
            </w:r>
          </w:p>
        </w:tc>
        <w:tc>
          <w:tcPr>
            <w:tcW w:w="2500" w:type="pct"/>
            <w:tcMar>
              <w:top w:w="0" w:type="dxa"/>
              <w:left w:w="0" w:type="dxa"/>
              <w:bottom w:w="0" w:type="dxa"/>
              <w:right w:w="0" w:type="dxa"/>
            </w:tcMar>
          </w:tcPr>
          <w:p w14:paraId="5C06B7F2" w14:textId="77777777" w:rsidR="001A20E6" w:rsidRDefault="00000000">
            <w:pPr>
              <w:pStyle w:val="WeekCycleName"/>
            </w:pPr>
            <w:r>
              <w:rPr>
                <w:color w:val="1D4ED8"/>
              </w:rPr>
              <w:t>C1</w:t>
            </w:r>
          </w:p>
        </w:tc>
      </w:tr>
    </w:tbl>
    <w:p w14:paraId="0745438E"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33221BAE" w14:textId="77777777">
        <w:tc>
          <w:tcPr>
            <w:tcW w:w="700" w:type="pct"/>
            <w:shd w:val="clear" w:color="auto" w:fill="DBEAFE"/>
            <w:tcMar>
              <w:top w:w="200" w:type="dxa"/>
              <w:left w:w="100" w:type="dxa"/>
              <w:bottom w:w="200" w:type="dxa"/>
              <w:right w:w="100" w:type="dxa"/>
            </w:tcMar>
          </w:tcPr>
          <w:p w14:paraId="073D4BFF" w14:textId="77777777" w:rsidR="001A20E6" w:rsidRDefault="00000000">
            <w:pPr>
              <w:pStyle w:val="TableCellCalendarDayHeader"/>
            </w:pPr>
            <w:r>
              <w:rPr>
                <w:color w:val="1D4ED8"/>
              </w:rPr>
              <w:t>Sunday</w:t>
            </w:r>
          </w:p>
          <w:p w14:paraId="55992BF5" w14:textId="77777777" w:rsidR="001A20E6" w:rsidRDefault="00000000">
            <w:pPr>
              <w:pStyle w:val="TableCellCalendarDateHeader"/>
            </w:pPr>
            <w:r>
              <w:rPr>
                <w:color w:val="1D4ED8"/>
              </w:rPr>
              <w:t>Oct 26</w:t>
            </w:r>
          </w:p>
          <w:p w14:paraId="70384A4A"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3A86F57D" w14:textId="77777777" w:rsidR="001A20E6" w:rsidRDefault="00000000">
            <w:pPr>
              <w:pStyle w:val="TableCellCalendarDayHeader"/>
            </w:pPr>
            <w:r>
              <w:rPr>
                <w:color w:val="1D4ED8"/>
              </w:rPr>
              <w:t>Monday</w:t>
            </w:r>
          </w:p>
          <w:p w14:paraId="668498F2" w14:textId="77777777" w:rsidR="001A20E6" w:rsidRDefault="00000000">
            <w:pPr>
              <w:pStyle w:val="TableCellCalendarDateHeader"/>
            </w:pPr>
            <w:r>
              <w:rPr>
                <w:color w:val="1D4ED8"/>
              </w:rPr>
              <w:t>Oct 27</w:t>
            </w:r>
          </w:p>
          <w:p w14:paraId="07EC6245"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1282A931" w14:textId="77777777" w:rsidR="001A20E6" w:rsidRDefault="00000000">
            <w:pPr>
              <w:pStyle w:val="TableCellCalendarDayHeader"/>
            </w:pPr>
            <w:r>
              <w:rPr>
                <w:color w:val="1D4ED8"/>
              </w:rPr>
              <w:t>Tuesday</w:t>
            </w:r>
          </w:p>
          <w:p w14:paraId="39A17227" w14:textId="77777777" w:rsidR="001A20E6" w:rsidRDefault="00000000">
            <w:pPr>
              <w:pStyle w:val="TableCellCalendarDateHeader"/>
            </w:pPr>
            <w:r>
              <w:rPr>
                <w:color w:val="1D4ED8"/>
              </w:rPr>
              <w:t>Oct 28</w:t>
            </w:r>
          </w:p>
          <w:p w14:paraId="01A5023C"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325376E3" w14:textId="77777777" w:rsidR="001A20E6" w:rsidRDefault="00000000">
            <w:pPr>
              <w:pStyle w:val="TableCellCalendarDayHeader"/>
            </w:pPr>
            <w:r>
              <w:rPr>
                <w:color w:val="1D4ED8"/>
              </w:rPr>
              <w:t>Wednesday</w:t>
            </w:r>
          </w:p>
          <w:p w14:paraId="4704BA0F" w14:textId="77777777" w:rsidR="001A20E6" w:rsidRDefault="00000000">
            <w:pPr>
              <w:pStyle w:val="TableCellCalendarDateHeader"/>
            </w:pPr>
            <w:r>
              <w:rPr>
                <w:color w:val="1D4ED8"/>
              </w:rPr>
              <w:t>Oct 29</w:t>
            </w:r>
          </w:p>
          <w:p w14:paraId="1B629D64"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313CCF95" w14:textId="77777777" w:rsidR="001A20E6" w:rsidRDefault="00000000">
            <w:pPr>
              <w:pStyle w:val="TableCellCalendarDayHeader"/>
            </w:pPr>
            <w:r>
              <w:rPr>
                <w:color w:val="1D4ED8"/>
              </w:rPr>
              <w:t>Thursday</w:t>
            </w:r>
          </w:p>
          <w:p w14:paraId="04F46132" w14:textId="77777777" w:rsidR="001A20E6" w:rsidRDefault="00000000">
            <w:pPr>
              <w:pStyle w:val="TableCellCalendarDateHeader"/>
            </w:pPr>
            <w:r>
              <w:rPr>
                <w:color w:val="1D4ED8"/>
              </w:rPr>
              <w:t>Oct 30</w:t>
            </w:r>
          </w:p>
          <w:p w14:paraId="2E417B61"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21270544" w14:textId="77777777" w:rsidR="001A20E6" w:rsidRDefault="00000000">
            <w:pPr>
              <w:pStyle w:val="TableCellCalendarDayHeader"/>
            </w:pPr>
            <w:r>
              <w:rPr>
                <w:color w:val="1D4ED8"/>
              </w:rPr>
              <w:t>Friday</w:t>
            </w:r>
          </w:p>
          <w:p w14:paraId="7101D10D" w14:textId="77777777" w:rsidR="001A20E6" w:rsidRDefault="00000000">
            <w:pPr>
              <w:pStyle w:val="TableCellCalendarDateHeader"/>
            </w:pPr>
            <w:r>
              <w:rPr>
                <w:color w:val="1D4ED8"/>
              </w:rPr>
              <w:t>Oct 31</w:t>
            </w:r>
          </w:p>
          <w:p w14:paraId="6DBDC745"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2492A352" w14:textId="77777777" w:rsidR="001A20E6" w:rsidRDefault="00000000">
            <w:pPr>
              <w:pStyle w:val="TableCellCalendarDayHeader"/>
            </w:pPr>
            <w:r>
              <w:rPr>
                <w:color w:val="F57C00"/>
              </w:rPr>
              <w:t>Saturday</w:t>
            </w:r>
          </w:p>
          <w:p w14:paraId="28904101" w14:textId="77777777" w:rsidR="001A20E6" w:rsidRDefault="00000000">
            <w:pPr>
              <w:pStyle w:val="TableCellCalendarDateHeader"/>
            </w:pPr>
            <w:r>
              <w:rPr>
                <w:color w:val="F57C00"/>
              </w:rPr>
              <w:t>Nov 01</w:t>
            </w:r>
          </w:p>
          <w:p w14:paraId="411A9064" w14:textId="77777777" w:rsidR="001A20E6" w:rsidRDefault="00000000">
            <w:pPr>
              <w:pStyle w:val="TableCellCatchupLabel"/>
            </w:pPr>
            <w:r>
              <w:rPr>
                <w:color w:val="F57C00"/>
              </w:rPr>
              <w:t>Catchup Day</w:t>
            </w:r>
          </w:p>
        </w:tc>
      </w:tr>
      <w:tr w:rsidR="001A20E6" w14:paraId="1286C183" w14:textId="77777777">
        <w:tc>
          <w:tcPr>
            <w:tcW w:w="700" w:type="pct"/>
            <w:shd w:val="clear" w:color="auto" w:fill="DBEAFE"/>
            <w:tcMar>
              <w:top w:w="150" w:type="dxa"/>
              <w:left w:w="100" w:type="dxa"/>
              <w:bottom w:w="150" w:type="dxa"/>
              <w:right w:w="100" w:type="dxa"/>
            </w:tcMar>
          </w:tcPr>
          <w:p w14:paraId="3E8CA366" w14:textId="77777777" w:rsidR="001A20E6" w:rsidRDefault="001A20E6"/>
        </w:tc>
        <w:tc>
          <w:tcPr>
            <w:tcW w:w="700" w:type="pct"/>
            <w:shd w:val="clear" w:color="auto" w:fill="DBEAFE"/>
            <w:tcMar>
              <w:top w:w="150" w:type="dxa"/>
              <w:left w:w="100" w:type="dxa"/>
              <w:bottom w:w="150" w:type="dxa"/>
              <w:right w:w="100" w:type="dxa"/>
            </w:tcMar>
          </w:tcPr>
          <w:p w14:paraId="34655AF2" w14:textId="77777777" w:rsidR="001A20E6" w:rsidRDefault="001A20E6"/>
        </w:tc>
        <w:tc>
          <w:tcPr>
            <w:tcW w:w="700" w:type="pct"/>
            <w:shd w:val="clear" w:color="auto" w:fill="DBEAFE"/>
            <w:tcMar>
              <w:top w:w="150" w:type="dxa"/>
              <w:left w:w="100" w:type="dxa"/>
              <w:bottom w:w="150" w:type="dxa"/>
              <w:right w:w="100" w:type="dxa"/>
            </w:tcMar>
          </w:tcPr>
          <w:p w14:paraId="2F5EB60E" w14:textId="77777777" w:rsidR="001A20E6" w:rsidRDefault="001A20E6"/>
        </w:tc>
        <w:tc>
          <w:tcPr>
            <w:tcW w:w="700" w:type="pct"/>
            <w:shd w:val="clear" w:color="auto" w:fill="DBEAFE"/>
            <w:tcMar>
              <w:top w:w="150" w:type="dxa"/>
              <w:left w:w="100" w:type="dxa"/>
              <w:bottom w:w="150" w:type="dxa"/>
              <w:right w:w="100" w:type="dxa"/>
            </w:tcMar>
          </w:tcPr>
          <w:p w14:paraId="5F7AFD24" w14:textId="77777777" w:rsidR="001A20E6" w:rsidRDefault="00000000">
            <w:pPr>
              <w:pStyle w:val="TableCellTaskSubject"/>
            </w:pPr>
            <w:r>
              <w:t>Sociology</w:t>
            </w:r>
          </w:p>
          <w:p w14:paraId="0C4E47EA" w14:textId="77777777" w:rsidR="001A20E6" w:rsidRDefault="00000000">
            <w:pPr>
              <w:pStyle w:val="TableCellTaskDetails"/>
            </w:pPr>
            <w:r>
              <w:t>• Study - OPT-SOC/01 — 3h</w:t>
            </w:r>
          </w:p>
          <w:p w14:paraId="32299CD2"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017202B4" w14:textId="77777777" w:rsidR="001A20E6" w:rsidRDefault="00000000">
            <w:pPr>
              <w:pStyle w:val="TableCellTaskSubject"/>
            </w:pPr>
            <w:r>
              <w:t>Sociology</w:t>
            </w:r>
          </w:p>
          <w:p w14:paraId="0DDE61C6" w14:textId="77777777" w:rsidR="001A20E6" w:rsidRDefault="00000000">
            <w:pPr>
              <w:pStyle w:val="TableCellTaskDetails"/>
            </w:pPr>
            <w:r>
              <w:t>• Study - OPT-SOC/01 — 3h</w:t>
            </w:r>
          </w:p>
          <w:p w14:paraId="2759AD1E"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3653221E" w14:textId="77777777" w:rsidR="001A20E6" w:rsidRDefault="00000000">
            <w:pPr>
              <w:pStyle w:val="TableCellTaskSubject"/>
            </w:pPr>
            <w:r>
              <w:t>Sociology</w:t>
            </w:r>
          </w:p>
          <w:p w14:paraId="2E509C4C" w14:textId="77777777" w:rsidR="001A20E6" w:rsidRDefault="00000000">
            <w:pPr>
              <w:pStyle w:val="TableCellTaskDetails"/>
            </w:pPr>
            <w:r>
              <w:t>• Study - OPT-SOC/01 — 3h</w:t>
            </w:r>
          </w:p>
          <w:p w14:paraId="6588E51A"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4FC9F9F3" w14:textId="77777777" w:rsidR="001A20E6" w:rsidRDefault="001A20E6"/>
        </w:tc>
      </w:tr>
      <w:tr w:rsidR="001A20E6" w14:paraId="4F3C1EEC" w14:textId="77777777">
        <w:tc>
          <w:tcPr>
            <w:tcW w:w="700" w:type="pct"/>
            <w:shd w:val="clear" w:color="auto" w:fill="DBEAFE"/>
            <w:tcMar>
              <w:top w:w="150" w:type="dxa"/>
              <w:left w:w="100" w:type="dxa"/>
              <w:bottom w:w="150" w:type="dxa"/>
              <w:right w:w="100" w:type="dxa"/>
            </w:tcMar>
          </w:tcPr>
          <w:p w14:paraId="56BA7716" w14:textId="77777777" w:rsidR="001A20E6" w:rsidRDefault="001A20E6"/>
        </w:tc>
        <w:tc>
          <w:tcPr>
            <w:tcW w:w="700" w:type="pct"/>
            <w:shd w:val="clear" w:color="auto" w:fill="DBEAFE"/>
            <w:tcMar>
              <w:top w:w="150" w:type="dxa"/>
              <w:left w:w="100" w:type="dxa"/>
              <w:bottom w:w="150" w:type="dxa"/>
              <w:right w:w="100" w:type="dxa"/>
            </w:tcMar>
          </w:tcPr>
          <w:p w14:paraId="4A775F2F" w14:textId="77777777" w:rsidR="001A20E6" w:rsidRDefault="001A20E6"/>
        </w:tc>
        <w:tc>
          <w:tcPr>
            <w:tcW w:w="700" w:type="pct"/>
            <w:shd w:val="clear" w:color="auto" w:fill="DBEAFE"/>
            <w:tcMar>
              <w:top w:w="150" w:type="dxa"/>
              <w:left w:w="100" w:type="dxa"/>
              <w:bottom w:w="150" w:type="dxa"/>
              <w:right w:w="100" w:type="dxa"/>
            </w:tcMar>
          </w:tcPr>
          <w:p w14:paraId="608B5FE5" w14:textId="77777777" w:rsidR="001A20E6" w:rsidRDefault="001A20E6"/>
        </w:tc>
        <w:tc>
          <w:tcPr>
            <w:tcW w:w="700" w:type="pct"/>
            <w:shd w:val="clear" w:color="auto" w:fill="DBEAFE"/>
            <w:tcMar>
              <w:top w:w="150" w:type="dxa"/>
              <w:left w:w="100" w:type="dxa"/>
              <w:bottom w:w="150" w:type="dxa"/>
              <w:right w:w="100" w:type="dxa"/>
            </w:tcMar>
          </w:tcPr>
          <w:p w14:paraId="5DEABB84" w14:textId="77777777" w:rsidR="001A20E6" w:rsidRDefault="001A20E6"/>
        </w:tc>
        <w:tc>
          <w:tcPr>
            <w:tcW w:w="700" w:type="pct"/>
            <w:shd w:val="clear" w:color="auto" w:fill="DBEAFE"/>
            <w:tcMar>
              <w:top w:w="150" w:type="dxa"/>
              <w:left w:w="100" w:type="dxa"/>
              <w:bottom w:w="150" w:type="dxa"/>
              <w:right w:w="100" w:type="dxa"/>
            </w:tcMar>
          </w:tcPr>
          <w:p w14:paraId="1128A34D" w14:textId="77777777" w:rsidR="001A20E6" w:rsidRDefault="00000000">
            <w:pPr>
              <w:pStyle w:val="TableCellTaskSubject"/>
            </w:pPr>
            <w:r>
              <w:t>History-Ancient</w:t>
            </w:r>
          </w:p>
          <w:p w14:paraId="5F0D8D79" w14:textId="77777777" w:rsidR="001A20E6" w:rsidRDefault="00000000">
            <w:pPr>
              <w:pStyle w:val="TableCellTaskDetails"/>
            </w:pPr>
            <w:r>
              <w:t>• Study - Broad / Overlap (H01/00) — 30m</w:t>
            </w:r>
          </w:p>
          <w:p w14:paraId="25F94642" w14:textId="77777777" w:rsidR="001A20E6" w:rsidRDefault="00000000">
            <w:pPr>
              <w:pStyle w:val="TableCellTaskBadge"/>
              <w:shd w:val="clear" w:color="auto" w:fill="E3F2FD"/>
            </w:pPr>
            <w:r>
              <w:rPr>
                <w:b/>
                <w:bCs/>
                <w:color w:val="1976D2"/>
              </w:rPr>
              <w:t>STUDY</w:t>
            </w:r>
          </w:p>
          <w:p w14:paraId="670909A5" w14:textId="77777777" w:rsidR="001A20E6" w:rsidRDefault="00000000">
            <w:pPr>
              <w:pStyle w:val="TableCellTaskDetails"/>
            </w:pPr>
            <w:r>
              <w:t>• Study - Pre-historic cultures (H01/01) — 30m</w:t>
            </w:r>
          </w:p>
          <w:p w14:paraId="60C3FD92" w14:textId="77777777" w:rsidR="001A20E6" w:rsidRDefault="00000000">
            <w:pPr>
              <w:pStyle w:val="TableCellTaskBadge"/>
              <w:shd w:val="clear" w:color="auto" w:fill="E3F2FD"/>
            </w:pPr>
            <w:r>
              <w:rPr>
                <w:b/>
                <w:bCs/>
                <w:color w:val="1976D2"/>
              </w:rPr>
              <w:t>STUDY</w:t>
            </w:r>
          </w:p>
          <w:p w14:paraId="59E3A2D4" w14:textId="77777777" w:rsidR="001A20E6" w:rsidRDefault="00000000">
            <w:pPr>
              <w:pStyle w:val="TableCellTaskDetails"/>
            </w:pPr>
            <w:r>
              <w:t>• Study - Harappan civilisation (H01/02) — 30m</w:t>
            </w:r>
          </w:p>
          <w:p w14:paraId="0CEA8239" w14:textId="77777777" w:rsidR="001A20E6" w:rsidRDefault="00000000">
            <w:pPr>
              <w:pStyle w:val="TableCellTaskBadge"/>
              <w:shd w:val="clear" w:color="auto" w:fill="E3F2FD"/>
            </w:pPr>
            <w:r>
              <w:rPr>
                <w:b/>
                <w:bCs/>
                <w:color w:val="1976D2"/>
              </w:rPr>
              <w:t>STUDY</w:t>
            </w:r>
          </w:p>
          <w:p w14:paraId="1B928B11" w14:textId="77777777" w:rsidR="001A20E6" w:rsidRDefault="00000000">
            <w:pPr>
              <w:pStyle w:val="TableCellTaskDetails"/>
            </w:pPr>
            <w:r>
              <w:t>• Study - Vedic &amp; Post Vedic - Culture &amp; Philosophy (H01/03) — 30m</w:t>
            </w:r>
          </w:p>
          <w:p w14:paraId="5FEDD428" w14:textId="77777777" w:rsidR="001A20E6" w:rsidRDefault="00000000">
            <w:pPr>
              <w:pStyle w:val="TableCellTaskBadge"/>
              <w:shd w:val="clear" w:color="auto" w:fill="E3F2FD"/>
            </w:pPr>
            <w:r>
              <w:rPr>
                <w:b/>
                <w:bCs/>
                <w:color w:val="1976D2"/>
              </w:rPr>
              <w:t>STUDY</w:t>
            </w:r>
          </w:p>
          <w:p w14:paraId="41F0D939" w14:textId="77777777" w:rsidR="001A20E6" w:rsidRDefault="00000000">
            <w:pPr>
              <w:pStyle w:val="TableCellTaskDetails"/>
            </w:pPr>
            <w:r>
              <w:t>• Study - Mauryan Empire (H01/04) — 30m</w:t>
            </w:r>
          </w:p>
          <w:p w14:paraId="4FCA3F9D" w14:textId="77777777" w:rsidR="001A20E6" w:rsidRDefault="00000000">
            <w:pPr>
              <w:pStyle w:val="TableCellTaskBadge"/>
              <w:shd w:val="clear" w:color="auto" w:fill="E3F2FD"/>
            </w:pPr>
            <w:r>
              <w:rPr>
                <w:b/>
                <w:bCs/>
                <w:color w:val="1976D2"/>
              </w:rPr>
              <w:t>STUDY</w:t>
            </w:r>
          </w:p>
          <w:p w14:paraId="1CF7570F" w14:textId="77777777" w:rsidR="001A20E6" w:rsidRDefault="00000000">
            <w:pPr>
              <w:pStyle w:val="TableCellTaskDetails"/>
            </w:pPr>
            <w:r>
              <w:t>• Study - Post-Mauryan (H01/05) — 30m</w:t>
            </w:r>
          </w:p>
          <w:p w14:paraId="57D398F0"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6B9F1BC2" w14:textId="77777777" w:rsidR="001A20E6" w:rsidRDefault="00000000">
            <w:pPr>
              <w:pStyle w:val="TableCellTaskSubject"/>
            </w:pPr>
            <w:r>
              <w:t>History-Ancient</w:t>
            </w:r>
          </w:p>
          <w:p w14:paraId="51F8C2E2" w14:textId="77777777" w:rsidR="001A20E6" w:rsidRDefault="00000000">
            <w:pPr>
              <w:pStyle w:val="TableCellTaskDetails"/>
            </w:pPr>
            <w:r>
              <w:t>• Study - Satavahanas (H01/06) — 30m</w:t>
            </w:r>
          </w:p>
          <w:p w14:paraId="4F593709" w14:textId="77777777" w:rsidR="001A20E6" w:rsidRDefault="00000000">
            <w:pPr>
              <w:pStyle w:val="TableCellTaskBadge"/>
              <w:shd w:val="clear" w:color="auto" w:fill="E3F2FD"/>
            </w:pPr>
            <w:r>
              <w:rPr>
                <w:b/>
                <w:bCs/>
                <w:color w:val="1976D2"/>
              </w:rPr>
              <w:t>STUDY</w:t>
            </w:r>
          </w:p>
          <w:p w14:paraId="2CA1336E" w14:textId="77777777" w:rsidR="001A20E6" w:rsidRDefault="00000000">
            <w:pPr>
              <w:pStyle w:val="TableCellTaskDetails"/>
            </w:pPr>
            <w:r>
              <w:t>• Study - Guptas (H01/07) — 30m</w:t>
            </w:r>
          </w:p>
          <w:p w14:paraId="3F3ED0A9" w14:textId="77777777" w:rsidR="001A20E6" w:rsidRDefault="00000000">
            <w:pPr>
              <w:pStyle w:val="TableCellTaskBadge"/>
              <w:shd w:val="clear" w:color="auto" w:fill="E3F2FD"/>
            </w:pPr>
            <w:r>
              <w:rPr>
                <w:b/>
                <w:bCs/>
                <w:color w:val="1976D2"/>
              </w:rPr>
              <w:t>STUDY</w:t>
            </w:r>
          </w:p>
          <w:p w14:paraId="67D7CB18" w14:textId="77777777" w:rsidR="001A20E6" w:rsidRDefault="00000000">
            <w:pPr>
              <w:pStyle w:val="TableCellTaskDetails"/>
            </w:pPr>
            <w:r>
              <w:t>• Study - Sangam age (H01/08) — 30m</w:t>
            </w:r>
          </w:p>
          <w:p w14:paraId="5C97408B" w14:textId="77777777" w:rsidR="001A20E6" w:rsidRDefault="00000000">
            <w:pPr>
              <w:pStyle w:val="TableCellTaskBadge"/>
              <w:shd w:val="clear" w:color="auto" w:fill="E3F2FD"/>
            </w:pPr>
            <w:r>
              <w:rPr>
                <w:b/>
                <w:bCs/>
                <w:color w:val="1976D2"/>
              </w:rPr>
              <w:t>STUDY</w:t>
            </w:r>
          </w:p>
          <w:p w14:paraId="3193F2C2" w14:textId="77777777" w:rsidR="001A20E6" w:rsidRDefault="00000000">
            <w:pPr>
              <w:pStyle w:val="TableCellTaskDetails"/>
            </w:pPr>
            <w:r>
              <w:t>• Study - Post-gupta and Harshavardana (H01/09) — 30m</w:t>
            </w:r>
          </w:p>
          <w:p w14:paraId="13D4C349" w14:textId="77777777" w:rsidR="001A20E6" w:rsidRDefault="00000000">
            <w:pPr>
              <w:pStyle w:val="TableCellTaskBadge"/>
              <w:shd w:val="clear" w:color="auto" w:fill="E3F2FD"/>
            </w:pPr>
            <w:r>
              <w:rPr>
                <w:b/>
                <w:bCs/>
                <w:color w:val="1976D2"/>
              </w:rPr>
              <w:t>STUDY</w:t>
            </w:r>
          </w:p>
          <w:p w14:paraId="645493F2" w14:textId="77777777" w:rsidR="001A20E6" w:rsidRDefault="00000000">
            <w:pPr>
              <w:pStyle w:val="TableCellTaskDetails"/>
            </w:pPr>
            <w:r>
              <w:t>• Study - Heterodox religions - Buddhism and Jainism (H01/10) — 30m</w:t>
            </w:r>
          </w:p>
          <w:p w14:paraId="1BBC8F3F" w14:textId="77777777" w:rsidR="001A20E6" w:rsidRDefault="00000000">
            <w:pPr>
              <w:pStyle w:val="TableCellTaskBadge"/>
              <w:shd w:val="clear" w:color="auto" w:fill="E3F2FD"/>
            </w:pPr>
            <w:r>
              <w:rPr>
                <w:b/>
                <w:bCs/>
                <w:color w:val="1976D2"/>
              </w:rPr>
              <w:t>STUDY</w:t>
            </w:r>
          </w:p>
          <w:p w14:paraId="2BD01FAE" w14:textId="77777777" w:rsidR="001A20E6" w:rsidRDefault="00000000">
            <w:pPr>
              <w:pStyle w:val="TableCellTaskDetails"/>
            </w:pPr>
            <w:r>
              <w:t>• Study - Broad / Overlap (H01/00) — 30m</w:t>
            </w:r>
          </w:p>
          <w:p w14:paraId="6A5C2E19"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6D6177C1" w14:textId="77777777" w:rsidR="001A20E6" w:rsidRDefault="001A20E6"/>
        </w:tc>
      </w:tr>
    </w:tbl>
    <w:p w14:paraId="507B2EA8" w14:textId="77777777" w:rsidR="001A20E6" w:rsidRDefault="001A20E6">
      <w:pPr>
        <w:spacing w:after="400"/>
      </w:pPr>
    </w:p>
    <w:p w14:paraId="20B9C497" w14:textId="77777777" w:rsidR="001A20E6" w:rsidRDefault="00000000">
      <w:pPr>
        <w:pStyle w:val="ResourceTitle"/>
      </w:pPr>
      <w:r>
        <w:t>📚 Resources for Oct 26 - Nov 01</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5D75539C" w14:textId="77777777">
        <w:tc>
          <w:tcPr>
            <w:tcW w:w="1650" w:type="pct"/>
            <w:tcBorders>
              <w:bottom w:val="single" w:sz="2" w:space="0" w:color="D1D5DB"/>
              <w:right w:val="single" w:sz="2" w:space="0" w:color="D1D5DB"/>
            </w:tcBorders>
            <w:tcMar>
              <w:top w:w="200" w:type="dxa"/>
              <w:left w:w="150" w:type="dxa"/>
              <w:bottom w:w="200" w:type="dxa"/>
              <w:right w:w="150" w:type="dxa"/>
            </w:tcMar>
          </w:tcPr>
          <w:p w14:paraId="11B79B5E" w14:textId="77777777" w:rsidR="001A20E6" w:rsidRDefault="00000000">
            <w:pPr>
              <w:pStyle w:val="TableCellSubjectName"/>
            </w:pPr>
            <w:r>
              <w:t>Sociology</w:t>
            </w:r>
          </w:p>
          <w:p w14:paraId="4BD015B4" w14:textId="77777777" w:rsidR="001A20E6" w:rsidRDefault="00000000">
            <w:pPr>
              <w:pStyle w:val="TableCellCategoryTitle"/>
            </w:pPr>
            <w:r>
              <w:t>📝 Practice Materials</w:t>
            </w:r>
          </w:p>
          <w:p w14:paraId="08DD68D8" w14:textId="77777777" w:rsidR="001A20E6" w:rsidRDefault="00000000">
            <w:pPr>
              <w:pStyle w:val="TableCellResourceItem"/>
            </w:pPr>
            <w:r>
              <w:t>• La Excellence Sociology Material</w:t>
            </w:r>
          </w:p>
          <w:p w14:paraId="310BE0C4" w14:textId="77777777" w:rsidR="001A20E6" w:rsidRDefault="00000000">
            <w:pPr>
              <w:pStyle w:val="TableCellResourceItem"/>
            </w:pPr>
            <w:r>
              <w:t>• Mains RRP + Prelims RRP</w:t>
            </w:r>
          </w:p>
          <w:p w14:paraId="2FBA7ED2" w14:textId="77777777" w:rsidR="001A20E6" w:rsidRDefault="00000000">
            <w:pPr>
              <w:pStyle w:val="TableCellResourceItem"/>
            </w:pPr>
            <w:r>
              <w:t>• Prelims &amp; Mains Workbooks</w:t>
            </w:r>
          </w:p>
          <w:p w14:paraId="209FF9EF" w14:textId="77777777" w:rsidR="001A20E6" w:rsidRDefault="00000000">
            <w:pPr>
              <w:pStyle w:val="TableCellResourceItem"/>
            </w:pPr>
            <w:r>
              <w:t>• Previous Year Question Papers</w:t>
            </w:r>
          </w:p>
          <w:p w14:paraId="34440FC8" w14:textId="77777777" w:rsidR="001A20E6" w:rsidRDefault="00000000">
            <w:pPr>
              <w:pStyle w:val="TableCellResourceItem"/>
            </w:pPr>
            <w:r>
              <w:t>• Mock Tests</w:t>
            </w:r>
          </w:p>
          <w:p w14:paraId="321E29D9" w14:textId="77777777" w:rsidR="001A20E6" w:rsidRDefault="00000000">
            <w:pPr>
              <w:pStyle w:val="TableCellResourceItem"/>
            </w:pPr>
            <w:r>
              <w:t>• La Excellence Indian Society Material</w:t>
            </w:r>
          </w:p>
          <w:p w14:paraId="4A383A88" w14:textId="77777777" w:rsidR="001A20E6" w:rsidRDefault="00000000">
            <w:pPr>
              <w:pStyle w:val="TableCellResourceItem"/>
            </w:pPr>
            <w:r>
              <w:t>• Mains Workbook - Paper I</w:t>
            </w:r>
          </w:p>
          <w:p w14:paraId="6A2A3EEF" w14:textId="77777777" w:rsidR="001A20E6" w:rsidRDefault="00000000">
            <w:pPr>
              <w:pStyle w:val="TableCellResourceItem"/>
            </w:pPr>
            <w:r>
              <w:t>• La Excellence Social Change Material</w:t>
            </w:r>
          </w:p>
          <w:p w14:paraId="71BD3442" w14:textId="77777777" w:rsidR="001A20E6" w:rsidRDefault="00000000">
            <w:pPr>
              <w:pStyle w:val="TableCellResourceItem"/>
            </w:pPr>
            <w:r>
              <w:t>• Mains Workbook - Paper II</w:t>
            </w:r>
          </w:p>
          <w:p w14:paraId="028AB53A" w14:textId="77777777" w:rsidR="001A20E6" w:rsidRDefault="00000000">
            <w:pPr>
              <w:pStyle w:val="TableCellResourceItem"/>
            </w:pPr>
            <w:r>
              <w:t>• La Excellence Sociology of Religion Material</w:t>
            </w:r>
          </w:p>
          <w:p w14:paraId="1E571F1B" w14:textId="77777777" w:rsidR="001A20E6" w:rsidRDefault="00000000">
            <w:pPr>
              <w:pStyle w:val="TableCellResourceItem"/>
            </w:pPr>
            <w:r>
              <w:t>• Mains Workbook</w:t>
            </w:r>
          </w:p>
          <w:p w14:paraId="0F5108A9" w14:textId="77777777" w:rsidR="001A20E6" w:rsidRDefault="00000000">
            <w:pPr>
              <w:pStyle w:val="TableCellResourceItem"/>
            </w:pPr>
            <w:r>
              <w:t>• La Excellence Sociology of Education Material</w:t>
            </w:r>
          </w:p>
          <w:p w14:paraId="32C5E834" w14:textId="77777777" w:rsidR="001A20E6" w:rsidRDefault="00000000">
            <w:pPr>
              <w:pStyle w:val="TableCellResourceItem"/>
            </w:pPr>
            <w:r>
              <w:t>• Mains Workbook</w:t>
            </w:r>
          </w:p>
          <w:p w14:paraId="6D69DE31" w14:textId="77777777" w:rsidR="001A20E6" w:rsidRDefault="00000000">
            <w:pPr>
              <w:pStyle w:val="TableCellResourceItem"/>
            </w:pPr>
            <w:r>
              <w:t>• La Excellence Social Stratification Material</w:t>
            </w:r>
          </w:p>
          <w:p w14:paraId="117DECB3" w14:textId="77777777" w:rsidR="001A20E6" w:rsidRDefault="00000000">
            <w:pPr>
              <w:pStyle w:val="TableCellResourceItem"/>
            </w:pPr>
            <w:r>
              <w:t>• Mains Workbook</w:t>
            </w:r>
          </w:p>
          <w:p w14:paraId="26EE3BE9" w14:textId="77777777" w:rsidR="001A20E6" w:rsidRDefault="00000000">
            <w:pPr>
              <w:pStyle w:val="TableCellResourceItem"/>
            </w:pPr>
            <w:r>
              <w:t>• La Excellence Gender Studies Material</w:t>
            </w:r>
          </w:p>
          <w:p w14:paraId="1C7D2BEB" w14:textId="77777777" w:rsidR="001A20E6" w:rsidRDefault="00000000">
            <w:pPr>
              <w:pStyle w:val="TableCellResourceItem"/>
            </w:pPr>
            <w:r>
              <w:t>• Mains Workbook</w:t>
            </w:r>
          </w:p>
          <w:p w14:paraId="090A9AC9" w14:textId="77777777" w:rsidR="001A20E6" w:rsidRDefault="00000000">
            <w:pPr>
              <w:pStyle w:val="TableCellResourceItem"/>
            </w:pPr>
            <w:r>
              <w:t>• La Excellence Urban Sociology Material</w:t>
            </w:r>
          </w:p>
          <w:p w14:paraId="76E0BE46" w14:textId="77777777" w:rsidR="001A20E6" w:rsidRDefault="00000000">
            <w:pPr>
              <w:pStyle w:val="TableCellResourceItem"/>
            </w:pPr>
            <w:r>
              <w:t>• Mains Workbook</w:t>
            </w:r>
          </w:p>
          <w:p w14:paraId="26F0788B" w14:textId="77777777" w:rsidR="001A20E6" w:rsidRDefault="00000000">
            <w:pPr>
              <w:pStyle w:val="TableCellResourceItem"/>
            </w:pPr>
            <w:r>
              <w:t>• La Excellence Rural Sociology Material</w:t>
            </w:r>
          </w:p>
          <w:p w14:paraId="724D42BC" w14:textId="77777777" w:rsidR="001A20E6" w:rsidRDefault="00000000">
            <w:pPr>
              <w:pStyle w:val="TableCellResourceItem"/>
            </w:pPr>
            <w:r>
              <w:t>• Mains Workbook</w:t>
            </w:r>
          </w:p>
          <w:p w14:paraId="19062920" w14:textId="77777777" w:rsidR="001A20E6" w:rsidRDefault="00000000">
            <w:pPr>
              <w:pStyle w:val="TableCellResourceItem"/>
            </w:pPr>
            <w:r>
              <w:t>• La Excellence Social Movements Material</w:t>
            </w:r>
          </w:p>
          <w:p w14:paraId="1C6469A6" w14:textId="77777777" w:rsidR="001A20E6" w:rsidRDefault="00000000">
            <w:pPr>
              <w:pStyle w:val="TableCellResourceItem"/>
            </w:pPr>
            <w:r>
              <w:t>• Mains Workbook</w:t>
            </w:r>
          </w:p>
          <w:p w14:paraId="5335C18C" w14:textId="77777777" w:rsidR="001A20E6" w:rsidRDefault="00000000">
            <w:pPr>
              <w:pStyle w:val="TableCellResourceItem"/>
            </w:pPr>
            <w:r>
              <w:t>• La Excellence Sociology of Health Material</w:t>
            </w:r>
          </w:p>
          <w:p w14:paraId="504EF332" w14:textId="77777777" w:rsidR="001A20E6" w:rsidRDefault="00000000">
            <w:pPr>
              <w:pStyle w:val="TableCellResourceItem"/>
            </w:pPr>
            <w:r>
              <w:t>• Mains Workbook</w:t>
            </w:r>
          </w:p>
          <w:p w14:paraId="7FD4AF1C" w14:textId="77777777" w:rsidR="001A20E6" w:rsidRDefault="00000000">
            <w:pPr>
              <w:pStyle w:val="TableCellResourceItem"/>
            </w:pPr>
            <w:r>
              <w:t>• La Excellence Sociology of Law Material</w:t>
            </w:r>
          </w:p>
          <w:p w14:paraId="1D4EBF3C" w14:textId="77777777" w:rsidR="001A20E6" w:rsidRDefault="00000000">
            <w:pPr>
              <w:pStyle w:val="TableCellResourceItem"/>
            </w:pPr>
            <w:r>
              <w:t>• Mains Workbook</w:t>
            </w:r>
          </w:p>
          <w:p w14:paraId="710B1039" w14:textId="77777777" w:rsidR="001A20E6" w:rsidRDefault="00000000">
            <w:pPr>
              <w:pStyle w:val="TableCellResourceItem"/>
            </w:pPr>
            <w:r>
              <w:t>• La Excellence Sociology of Media Material</w:t>
            </w:r>
          </w:p>
          <w:p w14:paraId="507A5A16" w14:textId="77777777" w:rsidR="001A20E6" w:rsidRDefault="00000000">
            <w:pPr>
              <w:pStyle w:val="TableCellResourceItem"/>
            </w:pPr>
            <w:r>
              <w:t>• Mains Workbook</w:t>
            </w:r>
          </w:p>
          <w:p w14:paraId="00DECFBE" w14:textId="77777777" w:rsidR="001A20E6" w:rsidRDefault="00000000">
            <w:pPr>
              <w:pStyle w:val="TableCellResourceItem"/>
            </w:pPr>
            <w:r>
              <w:t>• La Excellence Sociology of Science Material</w:t>
            </w:r>
          </w:p>
          <w:p w14:paraId="7ED46604" w14:textId="77777777" w:rsidR="001A20E6" w:rsidRDefault="00000000">
            <w:pPr>
              <w:pStyle w:val="TableCellResourceItem"/>
            </w:pPr>
            <w:r>
              <w:t>• Mains Workbook</w:t>
            </w:r>
          </w:p>
          <w:p w14:paraId="355A97EC" w14:textId="77777777" w:rsidR="001A20E6" w:rsidRDefault="00000000">
            <w:pPr>
              <w:pStyle w:val="TableCellResourceItem"/>
            </w:pPr>
            <w:r>
              <w:t>• La Excellence Sociology of Environment Material</w:t>
            </w:r>
          </w:p>
          <w:p w14:paraId="6F831053" w14:textId="77777777" w:rsidR="001A20E6" w:rsidRDefault="00000000">
            <w:pPr>
              <w:pStyle w:val="TableCellResourceItem"/>
            </w:pPr>
            <w:r>
              <w:t>• Mains Workbook</w:t>
            </w:r>
          </w:p>
          <w:p w14:paraId="121626F5" w14:textId="77777777" w:rsidR="001A20E6" w:rsidRDefault="00000000">
            <w:pPr>
              <w:pStyle w:val="TableCellResourceItem"/>
            </w:pPr>
            <w:r>
              <w:t>• La Excellence Sociology of Globalization Material</w:t>
            </w:r>
          </w:p>
          <w:p w14:paraId="76E14092" w14:textId="77777777" w:rsidR="001A20E6" w:rsidRDefault="00000000">
            <w:pPr>
              <w:pStyle w:val="TableCellResourceItem"/>
            </w:pPr>
            <w:r>
              <w:t>• Mains Workbook</w:t>
            </w:r>
          </w:p>
          <w:p w14:paraId="3A770A64" w14:textId="77777777" w:rsidR="001A20E6" w:rsidRDefault="00000000">
            <w:pPr>
              <w:pStyle w:val="TableCellResourceItem"/>
            </w:pPr>
            <w:r>
              <w:t>• La Excellence Sociology of Work Material</w:t>
            </w:r>
          </w:p>
          <w:p w14:paraId="03D660A5" w14:textId="77777777" w:rsidR="001A20E6" w:rsidRDefault="00000000">
            <w:pPr>
              <w:pStyle w:val="TableCellResourceItem"/>
            </w:pPr>
            <w:r>
              <w:t>• Mains Workbook</w:t>
            </w:r>
          </w:p>
          <w:p w14:paraId="524643E7" w14:textId="77777777" w:rsidR="001A20E6" w:rsidRDefault="00000000">
            <w:pPr>
              <w:pStyle w:val="TableCellCategoryTitle"/>
            </w:pPr>
            <w:r>
              <w:t>📰 Current Affairs</w:t>
            </w:r>
          </w:p>
          <w:p w14:paraId="6CA7C3F7" w14:textId="77777777" w:rsidR="001A20E6" w:rsidRDefault="00000000">
            <w:pPr>
              <w:pStyle w:val="TableCellResourceItem"/>
            </w:pPr>
            <w:r>
              <w:t>• Indian Sociological Review</w:t>
            </w:r>
          </w:p>
          <w:p w14:paraId="7B15CCC5" w14:textId="77777777" w:rsidR="001A20E6" w:rsidRDefault="00000000">
            <w:pPr>
              <w:pStyle w:val="TableCellResourceItem"/>
            </w:pPr>
            <w:r>
              <w:t>• Economic and Political Weekly (EPW)</w:t>
            </w:r>
          </w:p>
          <w:p w14:paraId="0E5D8CF1" w14:textId="77777777" w:rsidR="001A20E6" w:rsidRDefault="00000000">
            <w:pPr>
              <w:pStyle w:val="TableCellResourceItem"/>
            </w:pPr>
            <w:r>
              <w:t>• Newspapers (The Hindu, Indian Express - Social issues)</w:t>
            </w:r>
          </w:p>
          <w:p w14:paraId="35F4B844" w14:textId="77777777" w:rsidR="001A20E6" w:rsidRDefault="00000000">
            <w:pPr>
              <w:pStyle w:val="TableCellResourceItem"/>
            </w:pPr>
            <w:r>
              <w:t>• Yojana Magazine</w:t>
            </w:r>
          </w:p>
          <w:p w14:paraId="084DE3D2" w14:textId="77777777" w:rsidR="001A20E6" w:rsidRDefault="00000000">
            <w:pPr>
              <w:pStyle w:val="TableCellResourceItem"/>
            </w:pPr>
            <w:r>
              <w:t>• Kurukshetra Magazine</w:t>
            </w:r>
          </w:p>
          <w:p w14:paraId="2F299DF9" w14:textId="77777777" w:rsidR="001A20E6" w:rsidRDefault="00000000">
            <w:pPr>
              <w:pStyle w:val="TableCellResourceItem"/>
            </w:pPr>
            <w:r>
              <w:t>• Social Watch India Reports</w:t>
            </w:r>
          </w:p>
          <w:p w14:paraId="6A9E1326" w14:textId="77777777" w:rsidR="001A20E6" w:rsidRDefault="00000000">
            <w:pPr>
              <w:pStyle w:val="TableCellResourceItem"/>
            </w:pPr>
            <w:r>
              <w:t>• NSSO Reports</w:t>
            </w:r>
          </w:p>
          <w:p w14:paraId="4D5193C3" w14:textId="77777777" w:rsidR="001A20E6" w:rsidRDefault="00000000">
            <w:pPr>
              <w:pStyle w:val="TableCellResourceItem"/>
            </w:pPr>
            <w:r>
              <w:t>• NFHS Reports</w:t>
            </w:r>
          </w:p>
          <w:p w14:paraId="4D9E7C73" w14:textId="77777777" w:rsidR="001A20E6" w:rsidRDefault="00000000">
            <w:pPr>
              <w:pStyle w:val="TableCellResourceItem"/>
            </w:pPr>
            <w:r>
              <w:t>• EPW Articles on Indian Society</w:t>
            </w:r>
          </w:p>
          <w:p w14:paraId="54193519" w14:textId="77777777" w:rsidR="001A20E6" w:rsidRDefault="00000000">
            <w:pPr>
              <w:pStyle w:val="TableCellResourceItem"/>
            </w:pPr>
            <w:r>
              <w:t>• Census Reports</w:t>
            </w:r>
          </w:p>
          <w:p w14:paraId="6616DA72" w14:textId="77777777" w:rsidR="001A20E6" w:rsidRDefault="00000000">
            <w:pPr>
              <w:pStyle w:val="TableCellResourceItem"/>
            </w:pPr>
            <w:r>
              <w:t>• Social Development Reports</w:t>
            </w:r>
          </w:p>
          <w:p w14:paraId="15C72381" w14:textId="77777777" w:rsidR="001A20E6" w:rsidRDefault="00000000">
            <w:pPr>
              <w:pStyle w:val="TableCellResourceItem"/>
            </w:pPr>
            <w:r>
              <w:t>• Planning Commission Reports</w:t>
            </w:r>
          </w:p>
          <w:p w14:paraId="13A9C869" w14:textId="77777777" w:rsidR="001A20E6" w:rsidRDefault="00000000">
            <w:pPr>
              <w:pStyle w:val="TableCellResourceItem"/>
            </w:pPr>
            <w:r>
              <w:t>• NITI Aayog Reports</w:t>
            </w:r>
          </w:p>
          <w:p w14:paraId="737A0EA0" w14:textId="77777777" w:rsidR="001A20E6" w:rsidRDefault="00000000">
            <w:pPr>
              <w:pStyle w:val="TableCellResourceItem"/>
            </w:pPr>
            <w:r>
              <w:t>• World Bank Reports on India</w:t>
            </w:r>
          </w:p>
          <w:p w14:paraId="2C900FF4" w14:textId="77777777" w:rsidR="001A20E6" w:rsidRDefault="00000000">
            <w:pPr>
              <w:pStyle w:val="TableCellResourceItem"/>
            </w:pPr>
            <w:r>
              <w:t>• Religious Demographics Reports</w:t>
            </w:r>
          </w:p>
          <w:p w14:paraId="2DC0D8D6" w14:textId="77777777" w:rsidR="001A20E6" w:rsidRDefault="00000000">
            <w:pPr>
              <w:pStyle w:val="TableCellResourceItem"/>
            </w:pPr>
            <w:r>
              <w:t>• Minority Commission Reports</w:t>
            </w:r>
          </w:p>
          <w:p w14:paraId="5A4B515F" w14:textId="77777777" w:rsidR="001A20E6" w:rsidRDefault="00000000">
            <w:pPr>
              <w:pStyle w:val="TableCellResourceItem"/>
            </w:pPr>
            <w:r>
              <w:t>• ASER Reports</w:t>
            </w:r>
          </w:p>
          <w:p w14:paraId="167D9C3B" w14:textId="77777777" w:rsidR="001A20E6" w:rsidRDefault="00000000">
            <w:pPr>
              <w:pStyle w:val="TableCellResourceItem"/>
            </w:pPr>
            <w:r>
              <w:t>• NEP 2020</w:t>
            </w:r>
          </w:p>
          <w:p w14:paraId="6BDF3A6E" w14:textId="77777777" w:rsidR="001A20E6" w:rsidRDefault="00000000">
            <w:pPr>
              <w:pStyle w:val="TableCellResourceItem"/>
            </w:pPr>
            <w:r>
              <w:t>• Education Statistics Reports</w:t>
            </w:r>
          </w:p>
          <w:p w14:paraId="6DD1743C" w14:textId="77777777" w:rsidR="001A20E6" w:rsidRDefault="00000000">
            <w:pPr>
              <w:pStyle w:val="TableCellResourceItem"/>
            </w:pPr>
            <w:r>
              <w:t>• Sachar Committee Report</w:t>
            </w:r>
          </w:p>
          <w:p w14:paraId="17651FC1" w14:textId="77777777" w:rsidR="001A20E6" w:rsidRDefault="00000000">
            <w:pPr>
              <w:pStyle w:val="TableCellResourceItem"/>
            </w:pPr>
            <w:r>
              <w:t>• Mandal Commission Report</w:t>
            </w:r>
          </w:p>
          <w:p w14:paraId="1D7FEFA1" w14:textId="77777777" w:rsidR="001A20E6" w:rsidRDefault="00000000">
            <w:pPr>
              <w:pStyle w:val="TableCellResourceItem"/>
            </w:pPr>
            <w:r>
              <w:t>• Caste Census Data</w:t>
            </w:r>
          </w:p>
          <w:p w14:paraId="5018B606" w14:textId="77777777" w:rsidR="001A20E6" w:rsidRDefault="00000000">
            <w:pPr>
              <w:pStyle w:val="TableCellResourceItem"/>
            </w:pPr>
            <w:r>
              <w:t>• Gender Budget Reports</w:t>
            </w:r>
          </w:p>
          <w:p w14:paraId="5F0BE968" w14:textId="77777777" w:rsidR="001A20E6" w:rsidRDefault="00000000">
            <w:pPr>
              <w:pStyle w:val="TableCellResourceItem"/>
            </w:pPr>
            <w:r>
              <w:t>• Women and Child Development Ministry Reports</w:t>
            </w:r>
          </w:p>
          <w:p w14:paraId="670623D4" w14:textId="77777777" w:rsidR="001A20E6" w:rsidRDefault="00000000">
            <w:pPr>
              <w:pStyle w:val="TableCellResourceItem"/>
            </w:pPr>
            <w:r>
              <w:t>• NFHS Gender Data</w:t>
            </w:r>
          </w:p>
          <w:p w14:paraId="71996F2D" w14:textId="77777777" w:rsidR="001A20E6" w:rsidRDefault="00000000">
            <w:pPr>
              <w:pStyle w:val="TableCellResourceItem"/>
            </w:pPr>
            <w:r>
              <w:t>• Census Urban Data</w:t>
            </w:r>
          </w:p>
          <w:p w14:paraId="264B1885" w14:textId="77777777" w:rsidR="001A20E6" w:rsidRDefault="00000000">
            <w:pPr>
              <w:pStyle w:val="TableCellResourceItem"/>
            </w:pPr>
            <w:r>
              <w:t>• Smart Cities Mission Reports</w:t>
            </w:r>
          </w:p>
          <w:p w14:paraId="29F873DE" w14:textId="77777777" w:rsidR="001A20E6" w:rsidRDefault="00000000">
            <w:pPr>
              <w:pStyle w:val="TableCellResourceItem"/>
            </w:pPr>
            <w:r>
              <w:t>• Urban Development Ministry Reports</w:t>
            </w:r>
          </w:p>
          <w:p w14:paraId="3B81E56A" w14:textId="77777777" w:rsidR="001A20E6" w:rsidRDefault="00000000">
            <w:pPr>
              <w:pStyle w:val="TableCellResourceItem"/>
            </w:pPr>
            <w:r>
              <w:t>• Rural Development Ministry Reports</w:t>
            </w:r>
          </w:p>
          <w:p w14:paraId="014ADE37" w14:textId="77777777" w:rsidR="001A20E6" w:rsidRDefault="00000000">
            <w:pPr>
              <w:pStyle w:val="TableCellResourceItem"/>
            </w:pPr>
            <w:r>
              <w:t>• MGNREGA Reports</w:t>
            </w:r>
          </w:p>
          <w:p w14:paraId="303B9B21" w14:textId="77777777" w:rsidR="001A20E6" w:rsidRDefault="00000000">
            <w:pPr>
              <w:pStyle w:val="TableCellResourceItem"/>
            </w:pPr>
            <w:r>
              <w:t>• Panchayati Raj Statistics</w:t>
            </w:r>
          </w:p>
          <w:p w14:paraId="79BB0ED6" w14:textId="77777777" w:rsidR="001A20E6" w:rsidRDefault="00000000">
            <w:pPr>
              <w:pStyle w:val="TableCellResourceItem"/>
            </w:pPr>
            <w:r>
              <w:t>• Social Movement Case Studies</w:t>
            </w:r>
          </w:p>
          <w:p w14:paraId="183528E2" w14:textId="77777777" w:rsidR="001A20E6" w:rsidRDefault="00000000">
            <w:pPr>
              <w:pStyle w:val="TableCellResourceItem"/>
            </w:pPr>
            <w:r>
              <w:t>• Civil Society Reports</w:t>
            </w:r>
          </w:p>
          <w:p w14:paraId="4A6E2F02" w14:textId="77777777" w:rsidR="001A20E6" w:rsidRDefault="00000000">
            <w:pPr>
              <w:pStyle w:val="TableCellResourceItem"/>
            </w:pPr>
            <w:r>
              <w:t>• Human Rights Reports</w:t>
            </w:r>
          </w:p>
          <w:p w14:paraId="000E2F74" w14:textId="77777777" w:rsidR="001A20E6" w:rsidRDefault="00000000">
            <w:pPr>
              <w:pStyle w:val="TableCellResourceItem"/>
            </w:pPr>
            <w:r>
              <w:t>• Health Ministry Reports</w:t>
            </w:r>
          </w:p>
          <w:p w14:paraId="3B3F32CF" w14:textId="77777777" w:rsidR="001A20E6" w:rsidRDefault="00000000">
            <w:pPr>
              <w:pStyle w:val="TableCellResourceItem"/>
            </w:pPr>
            <w:r>
              <w:t>• WHO Reports on India</w:t>
            </w:r>
          </w:p>
          <w:p w14:paraId="028CF57D" w14:textId="77777777" w:rsidR="001A20E6" w:rsidRDefault="00000000">
            <w:pPr>
              <w:pStyle w:val="TableCellResourceItem"/>
            </w:pPr>
            <w:r>
              <w:t>• Ayushman Bharat Reports</w:t>
            </w:r>
          </w:p>
          <w:p w14:paraId="74B265B1" w14:textId="77777777" w:rsidR="001A20E6" w:rsidRDefault="00000000">
            <w:pPr>
              <w:pStyle w:val="TableCellResourceItem"/>
            </w:pPr>
            <w:r>
              <w:t>• Law Commission Reports</w:t>
            </w:r>
          </w:p>
          <w:p w14:paraId="7AF43AB9" w14:textId="77777777" w:rsidR="001A20E6" w:rsidRDefault="00000000">
            <w:pPr>
              <w:pStyle w:val="TableCellResourceItem"/>
            </w:pPr>
            <w:r>
              <w:t>• Supreme Court Judgments</w:t>
            </w:r>
          </w:p>
          <w:p w14:paraId="067DD2E8" w14:textId="77777777" w:rsidR="001A20E6" w:rsidRDefault="00000000">
            <w:pPr>
              <w:pStyle w:val="TableCellResourceItem"/>
            </w:pPr>
            <w:r>
              <w:t>• Legal Aid Reports</w:t>
            </w:r>
          </w:p>
          <w:p w14:paraId="2410BFF6" w14:textId="77777777" w:rsidR="001A20E6" w:rsidRDefault="00000000">
            <w:pPr>
              <w:pStyle w:val="TableCellResourceItem"/>
            </w:pPr>
            <w:r>
              <w:t>• Media Reports</w:t>
            </w:r>
          </w:p>
          <w:p w14:paraId="31A10441" w14:textId="77777777" w:rsidR="001A20E6" w:rsidRDefault="00000000">
            <w:pPr>
              <w:pStyle w:val="TableCellResourceItem"/>
            </w:pPr>
            <w:r>
              <w:t>• Broadcasting Ministry Reports</w:t>
            </w:r>
          </w:p>
          <w:p w14:paraId="092CFAD2" w14:textId="77777777" w:rsidR="001A20E6" w:rsidRDefault="00000000">
            <w:pPr>
              <w:pStyle w:val="TableCellResourceItem"/>
            </w:pPr>
            <w:r>
              <w:t>• Social Media Impact Studies</w:t>
            </w:r>
          </w:p>
          <w:p w14:paraId="1D9F0F86" w14:textId="77777777" w:rsidR="001A20E6" w:rsidRDefault="00000000">
            <w:pPr>
              <w:pStyle w:val="TableCellResourceItem"/>
            </w:pPr>
            <w:r>
              <w:t>• Science and Technology Ministry Reports</w:t>
            </w:r>
          </w:p>
          <w:p w14:paraId="7A235B39" w14:textId="77777777" w:rsidR="001A20E6" w:rsidRDefault="00000000">
            <w:pPr>
              <w:pStyle w:val="TableCellResourceItem"/>
            </w:pPr>
            <w:r>
              <w:t>• ISRO Reports</w:t>
            </w:r>
          </w:p>
          <w:p w14:paraId="396F87DA" w14:textId="77777777" w:rsidR="001A20E6" w:rsidRDefault="00000000">
            <w:pPr>
              <w:pStyle w:val="TableCellResourceItem"/>
            </w:pPr>
            <w:r>
              <w:t>• Digital India Reports</w:t>
            </w:r>
          </w:p>
          <w:p w14:paraId="06BB907D" w14:textId="77777777" w:rsidR="001A20E6" w:rsidRDefault="00000000">
            <w:pPr>
              <w:pStyle w:val="TableCellResourceItem"/>
            </w:pPr>
            <w:r>
              <w:t>• Environment Ministry Reports</w:t>
            </w:r>
          </w:p>
          <w:p w14:paraId="64A2BA2A" w14:textId="77777777" w:rsidR="001A20E6" w:rsidRDefault="00000000">
            <w:pPr>
              <w:pStyle w:val="TableCellResourceItem"/>
            </w:pPr>
            <w:r>
              <w:t>• Climate Change Reports</w:t>
            </w:r>
          </w:p>
          <w:p w14:paraId="51CCC449" w14:textId="77777777" w:rsidR="001A20E6" w:rsidRDefault="00000000">
            <w:pPr>
              <w:pStyle w:val="TableCellResourceItem"/>
            </w:pPr>
            <w:r>
              <w:t>• Sustainable Development Reports</w:t>
            </w:r>
          </w:p>
          <w:p w14:paraId="3792F4FE" w14:textId="77777777" w:rsidR="001A20E6" w:rsidRDefault="00000000">
            <w:pPr>
              <w:pStyle w:val="TableCellResourceItem"/>
            </w:pPr>
            <w:r>
              <w:t>• WTO Reports</w:t>
            </w:r>
          </w:p>
          <w:p w14:paraId="1BCD9143" w14:textId="77777777" w:rsidR="001A20E6" w:rsidRDefault="00000000">
            <w:pPr>
              <w:pStyle w:val="TableCellResourceItem"/>
            </w:pPr>
            <w:r>
              <w:t>• Globalization Impact Studies</w:t>
            </w:r>
          </w:p>
          <w:p w14:paraId="384A7AC7" w14:textId="77777777" w:rsidR="001A20E6" w:rsidRDefault="00000000">
            <w:pPr>
              <w:pStyle w:val="TableCellResourceItem"/>
            </w:pPr>
            <w:r>
              <w:t>• International Migration Reports</w:t>
            </w:r>
          </w:p>
          <w:p w14:paraId="1C54EA0E" w14:textId="77777777" w:rsidR="001A20E6" w:rsidRDefault="00000000">
            <w:pPr>
              <w:pStyle w:val="TableCellResourceItem"/>
            </w:pPr>
            <w:r>
              <w:t>• Labor Ministry Reports</w:t>
            </w:r>
          </w:p>
          <w:p w14:paraId="00A3D2B0" w14:textId="77777777" w:rsidR="001A20E6" w:rsidRDefault="00000000">
            <w:pPr>
              <w:pStyle w:val="TableCellResourceItem"/>
            </w:pPr>
            <w:r>
              <w:t>• Industrial Relations Reports</w:t>
            </w:r>
          </w:p>
          <w:p w14:paraId="27D654E0"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6482CBEC" w14:textId="77777777" w:rsidR="001A20E6" w:rsidRDefault="00000000">
            <w:pPr>
              <w:pStyle w:val="TableCellSubjectName"/>
            </w:pPr>
            <w:r>
              <w:t>History-Ancient</w:t>
            </w:r>
          </w:p>
          <w:p w14:paraId="08D60B12" w14:textId="77777777" w:rsidR="001A20E6" w:rsidRDefault="00000000">
            <w:pPr>
              <w:pStyle w:val="TableCellCategoryTitle"/>
            </w:pPr>
            <w:r>
              <w:t>📚 Primary Books</w:t>
            </w:r>
          </w:p>
          <w:p w14:paraId="167363BE" w14:textId="77777777" w:rsidR="001A20E6" w:rsidRDefault="00000000">
            <w:pPr>
              <w:pStyle w:val="TableCellResourceItem"/>
            </w:pPr>
            <w:r>
              <w:t>• NCERT Class VI - Our Past - I - What, Where, How and When?</w:t>
            </w:r>
          </w:p>
          <w:p w14:paraId="63C63E52" w14:textId="77777777" w:rsidR="001A20E6" w:rsidRDefault="00000000">
            <w:pPr>
              <w:pStyle w:val="TableCellResourceItem"/>
            </w:pPr>
            <w:r>
              <w:t>• Ancient India by R.S. Sharma - The Importance of Ancient History</w:t>
            </w:r>
          </w:p>
          <w:p w14:paraId="4751C8E0" w14:textId="77777777" w:rsidR="001A20E6" w:rsidRDefault="00000000">
            <w:pPr>
              <w:pStyle w:val="TableCellResourceItem"/>
            </w:pPr>
            <w:r>
              <w:t>• Ancient India by R.S. Sharma - The Construction of Ancient Indian History</w:t>
            </w:r>
          </w:p>
          <w:p w14:paraId="2794013C" w14:textId="77777777" w:rsidR="001A20E6" w:rsidRDefault="00000000">
            <w:pPr>
              <w:pStyle w:val="TableCellResourceItem"/>
            </w:pPr>
            <w:r>
              <w:t>• Ancient India by R.S. Sharma - The Geographical Setting</w:t>
            </w:r>
          </w:p>
          <w:p w14:paraId="740015B0" w14:textId="77777777" w:rsidR="001A20E6" w:rsidRDefault="00000000">
            <w:pPr>
              <w:pStyle w:val="TableCellCategoryTitle"/>
            </w:pPr>
            <w:r>
              <w:t>📝 Practice Materials</w:t>
            </w:r>
          </w:p>
          <w:p w14:paraId="424CF84C" w14:textId="77777777" w:rsidR="001A20E6" w:rsidRDefault="00000000">
            <w:pPr>
              <w:pStyle w:val="TableCellResourceItem"/>
            </w:pPr>
            <w:r>
              <w:t>• La Excellence Culture Material</w:t>
            </w:r>
          </w:p>
          <w:p w14:paraId="1DDE6316" w14:textId="77777777" w:rsidR="001A20E6" w:rsidRDefault="00000000">
            <w:pPr>
              <w:pStyle w:val="TableCellResourceItem"/>
            </w:pPr>
            <w:r>
              <w:t>• Ancient/Medieval Prelims Workbooks</w:t>
            </w:r>
          </w:p>
          <w:p w14:paraId="778C16E9" w14:textId="77777777" w:rsidR="001A20E6" w:rsidRDefault="00000000">
            <w:pPr>
              <w:pStyle w:val="TableCellCategoryTitle"/>
            </w:pPr>
            <w:r>
              <w:t>📰 Current Affairs</w:t>
            </w:r>
          </w:p>
          <w:p w14:paraId="5457D344" w14:textId="77777777" w:rsidR="001A20E6" w:rsidRDefault="00000000">
            <w:pPr>
              <w:pStyle w:val="TableCellResourceItem"/>
            </w:pPr>
            <w:r>
              <w:t>• Newspapers (CA on Archaeology/Heritage)</w:t>
            </w:r>
          </w:p>
        </w:tc>
        <w:tc>
          <w:tcPr>
            <w:tcW w:w="1650" w:type="pct"/>
          </w:tcPr>
          <w:p w14:paraId="4850C3D3" w14:textId="77777777" w:rsidR="001A20E6" w:rsidRDefault="001A20E6"/>
        </w:tc>
      </w:tr>
    </w:tbl>
    <w:p w14:paraId="79157F54"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0B642BDD" w14:textId="77777777">
        <w:tc>
          <w:tcPr>
            <w:tcW w:w="2500" w:type="pct"/>
            <w:tcMar>
              <w:top w:w="0" w:type="dxa"/>
              <w:left w:w="0" w:type="dxa"/>
              <w:bottom w:w="0" w:type="dxa"/>
              <w:right w:w="0" w:type="dxa"/>
            </w:tcMar>
          </w:tcPr>
          <w:p w14:paraId="48C2BCCA" w14:textId="77777777" w:rsidR="001A20E6" w:rsidRDefault="00000000">
            <w:pPr>
              <w:pStyle w:val="WeekTitle"/>
            </w:pPr>
            <w:r>
              <w:rPr>
                <w:color w:val="1D4ED8"/>
              </w:rPr>
              <w:t>📅 Nov 02 - Nov 08, 2025</w:t>
            </w:r>
          </w:p>
        </w:tc>
        <w:tc>
          <w:tcPr>
            <w:tcW w:w="2500" w:type="pct"/>
            <w:tcMar>
              <w:top w:w="0" w:type="dxa"/>
              <w:left w:w="0" w:type="dxa"/>
              <w:bottom w:w="0" w:type="dxa"/>
              <w:right w:w="0" w:type="dxa"/>
            </w:tcMar>
          </w:tcPr>
          <w:p w14:paraId="71D17436" w14:textId="77777777" w:rsidR="001A20E6" w:rsidRDefault="00000000">
            <w:pPr>
              <w:pStyle w:val="WeekCycleName"/>
            </w:pPr>
            <w:r>
              <w:rPr>
                <w:color w:val="1D4ED8"/>
              </w:rPr>
              <w:t>C1</w:t>
            </w:r>
          </w:p>
        </w:tc>
      </w:tr>
    </w:tbl>
    <w:p w14:paraId="1CF37483"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30501929" w14:textId="77777777">
        <w:tc>
          <w:tcPr>
            <w:tcW w:w="700" w:type="pct"/>
            <w:shd w:val="clear" w:color="auto" w:fill="DBEAFE"/>
            <w:tcMar>
              <w:top w:w="200" w:type="dxa"/>
              <w:left w:w="100" w:type="dxa"/>
              <w:bottom w:w="200" w:type="dxa"/>
              <w:right w:w="100" w:type="dxa"/>
            </w:tcMar>
          </w:tcPr>
          <w:p w14:paraId="42C9740C" w14:textId="77777777" w:rsidR="001A20E6" w:rsidRDefault="00000000">
            <w:pPr>
              <w:pStyle w:val="TableCellCalendarDayHeader"/>
            </w:pPr>
            <w:r>
              <w:rPr>
                <w:color w:val="1D4ED8"/>
              </w:rPr>
              <w:t>Sunday</w:t>
            </w:r>
          </w:p>
          <w:p w14:paraId="4575BB83" w14:textId="77777777" w:rsidR="001A20E6" w:rsidRDefault="00000000">
            <w:pPr>
              <w:pStyle w:val="TableCellCalendarDateHeader"/>
            </w:pPr>
            <w:r>
              <w:rPr>
                <w:color w:val="1D4ED8"/>
              </w:rPr>
              <w:t>Nov 02</w:t>
            </w:r>
          </w:p>
          <w:p w14:paraId="50A7718C"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42BBE359" w14:textId="77777777" w:rsidR="001A20E6" w:rsidRDefault="00000000">
            <w:pPr>
              <w:pStyle w:val="TableCellCalendarDayHeader"/>
            </w:pPr>
            <w:r>
              <w:rPr>
                <w:color w:val="1D4ED8"/>
              </w:rPr>
              <w:t>Monday</w:t>
            </w:r>
          </w:p>
          <w:p w14:paraId="3D0D9EDB" w14:textId="77777777" w:rsidR="001A20E6" w:rsidRDefault="00000000">
            <w:pPr>
              <w:pStyle w:val="TableCellCalendarDateHeader"/>
            </w:pPr>
            <w:r>
              <w:rPr>
                <w:color w:val="1D4ED8"/>
              </w:rPr>
              <w:t>Nov 03</w:t>
            </w:r>
          </w:p>
          <w:p w14:paraId="4E940303"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1F44608F" w14:textId="77777777" w:rsidR="001A20E6" w:rsidRDefault="00000000">
            <w:pPr>
              <w:pStyle w:val="TableCellCalendarDayHeader"/>
            </w:pPr>
            <w:r>
              <w:rPr>
                <w:color w:val="1D4ED8"/>
              </w:rPr>
              <w:t>Tuesday</w:t>
            </w:r>
          </w:p>
          <w:p w14:paraId="1D3918F4" w14:textId="77777777" w:rsidR="001A20E6" w:rsidRDefault="00000000">
            <w:pPr>
              <w:pStyle w:val="TableCellCalendarDateHeader"/>
            </w:pPr>
            <w:r>
              <w:rPr>
                <w:color w:val="1D4ED8"/>
              </w:rPr>
              <w:t>Nov 04</w:t>
            </w:r>
          </w:p>
          <w:p w14:paraId="327F1BAA"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51550620" w14:textId="77777777" w:rsidR="001A20E6" w:rsidRDefault="00000000">
            <w:pPr>
              <w:pStyle w:val="TableCellCalendarDayHeader"/>
            </w:pPr>
            <w:r>
              <w:rPr>
                <w:color w:val="1D4ED8"/>
              </w:rPr>
              <w:t>Wednesday</w:t>
            </w:r>
          </w:p>
          <w:p w14:paraId="45D8CA66" w14:textId="77777777" w:rsidR="001A20E6" w:rsidRDefault="00000000">
            <w:pPr>
              <w:pStyle w:val="TableCellCalendarDateHeader"/>
            </w:pPr>
            <w:r>
              <w:rPr>
                <w:color w:val="1D4ED8"/>
              </w:rPr>
              <w:t>Nov 05</w:t>
            </w:r>
          </w:p>
          <w:p w14:paraId="28D97D8D"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3AB2638A" w14:textId="77777777" w:rsidR="001A20E6" w:rsidRDefault="00000000">
            <w:pPr>
              <w:pStyle w:val="TableCellCalendarDayHeader"/>
            </w:pPr>
            <w:r>
              <w:rPr>
                <w:color w:val="1D4ED8"/>
              </w:rPr>
              <w:t>Thursday</w:t>
            </w:r>
          </w:p>
          <w:p w14:paraId="68A16C63" w14:textId="77777777" w:rsidR="001A20E6" w:rsidRDefault="00000000">
            <w:pPr>
              <w:pStyle w:val="TableCellCalendarDateHeader"/>
            </w:pPr>
            <w:r>
              <w:rPr>
                <w:color w:val="1D4ED8"/>
              </w:rPr>
              <w:t>Nov 06</w:t>
            </w:r>
          </w:p>
          <w:p w14:paraId="13C80834"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7BEF7E7D" w14:textId="77777777" w:rsidR="001A20E6" w:rsidRDefault="00000000">
            <w:pPr>
              <w:pStyle w:val="TableCellCalendarDayHeader"/>
            </w:pPr>
            <w:r>
              <w:rPr>
                <w:color w:val="1D4ED8"/>
              </w:rPr>
              <w:t>Friday</w:t>
            </w:r>
          </w:p>
          <w:p w14:paraId="2DD48C2E" w14:textId="77777777" w:rsidR="001A20E6" w:rsidRDefault="00000000">
            <w:pPr>
              <w:pStyle w:val="TableCellCalendarDateHeader"/>
            </w:pPr>
            <w:r>
              <w:rPr>
                <w:color w:val="1D4ED8"/>
              </w:rPr>
              <w:t>Nov 07</w:t>
            </w:r>
          </w:p>
          <w:p w14:paraId="4E128379"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374A8CBA" w14:textId="77777777" w:rsidR="001A20E6" w:rsidRDefault="00000000">
            <w:pPr>
              <w:pStyle w:val="TableCellCalendarDayHeader"/>
            </w:pPr>
            <w:r>
              <w:rPr>
                <w:color w:val="F57C00"/>
              </w:rPr>
              <w:t>Saturday</w:t>
            </w:r>
          </w:p>
          <w:p w14:paraId="42059842" w14:textId="77777777" w:rsidR="001A20E6" w:rsidRDefault="00000000">
            <w:pPr>
              <w:pStyle w:val="TableCellCalendarDateHeader"/>
            </w:pPr>
            <w:r>
              <w:rPr>
                <w:color w:val="F57C00"/>
              </w:rPr>
              <w:t>Nov 08</w:t>
            </w:r>
          </w:p>
          <w:p w14:paraId="6BAEE9E6" w14:textId="77777777" w:rsidR="001A20E6" w:rsidRDefault="00000000">
            <w:pPr>
              <w:pStyle w:val="TableCellCatchupLabel"/>
            </w:pPr>
            <w:r>
              <w:rPr>
                <w:color w:val="F57C00"/>
              </w:rPr>
              <w:t>Catchup Day</w:t>
            </w:r>
          </w:p>
        </w:tc>
      </w:tr>
      <w:tr w:rsidR="001A20E6" w14:paraId="044DAE32" w14:textId="77777777">
        <w:tc>
          <w:tcPr>
            <w:tcW w:w="700" w:type="pct"/>
            <w:shd w:val="clear" w:color="auto" w:fill="DBEAFE"/>
            <w:tcMar>
              <w:top w:w="150" w:type="dxa"/>
              <w:left w:w="100" w:type="dxa"/>
              <w:bottom w:w="150" w:type="dxa"/>
              <w:right w:w="100" w:type="dxa"/>
            </w:tcMar>
          </w:tcPr>
          <w:p w14:paraId="0BE2166F" w14:textId="77777777" w:rsidR="001A20E6" w:rsidRDefault="00000000">
            <w:pPr>
              <w:pStyle w:val="TableCellTaskSubject"/>
            </w:pPr>
            <w:r>
              <w:t>Sociology</w:t>
            </w:r>
          </w:p>
          <w:p w14:paraId="7B83604F" w14:textId="77777777" w:rsidR="001A20E6" w:rsidRDefault="00000000">
            <w:pPr>
              <w:pStyle w:val="TableCellTaskDetails"/>
            </w:pPr>
            <w:r>
              <w:t>• Test - TEST — 3h</w:t>
            </w:r>
          </w:p>
          <w:p w14:paraId="7A12BB8B" w14:textId="77777777" w:rsidR="001A20E6" w:rsidRDefault="00000000">
            <w:pPr>
              <w:pStyle w:val="TableCellTaskBadge"/>
              <w:shd w:val="clear" w:color="auto" w:fill="FFF3E0"/>
            </w:pPr>
            <w:r>
              <w:rPr>
                <w:b/>
                <w:bCs/>
                <w:color w:val="F57C00"/>
              </w:rPr>
              <w:t>TEST</w:t>
            </w:r>
          </w:p>
        </w:tc>
        <w:tc>
          <w:tcPr>
            <w:tcW w:w="700" w:type="pct"/>
            <w:shd w:val="clear" w:color="auto" w:fill="DBEAFE"/>
            <w:tcMar>
              <w:top w:w="150" w:type="dxa"/>
              <w:left w:w="100" w:type="dxa"/>
              <w:bottom w:w="150" w:type="dxa"/>
              <w:right w:w="100" w:type="dxa"/>
            </w:tcMar>
          </w:tcPr>
          <w:p w14:paraId="3BB1C5A6" w14:textId="77777777" w:rsidR="001A20E6" w:rsidRDefault="00000000">
            <w:pPr>
              <w:pStyle w:val="TableCellTaskSubject"/>
            </w:pPr>
            <w:r>
              <w:t>Sociology</w:t>
            </w:r>
          </w:p>
          <w:p w14:paraId="2DF8386A" w14:textId="77777777" w:rsidR="001A20E6" w:rsidRDefault="00000000">
            <w:pPr>
              <w:pStyle w:val="TableCellTaskDetails"/>
            </w:pPr>
            <w:r>
              <w:t>• Study - OPT-SOC/01 — 3h</w:t>
            </w:r>
          </w:p>
          <w:p w14:paraId="2698FC72"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56197542" w14:textId="77777777" w:rsidR="001A20E6" w:rsidRDefault="00000000">
            <w:pPr>
              <w:pStyle w:val="TableCellTaskSubject"/>
            </w:pPr>
            <w:r>
              <w:t>Sociology</w:t>
            </w:r>
          </w:p>
          <w:p w14:paraId="29B448A2" w14:textId="77777777" w:rsidR="001A20E6" w:rsidRDefault="00000000">
            <w:pPr>
              <w:pStyle w:val="TableCellTaskDetails"/>
            </w:pPr>
            <w:r>
              <w:t>• Study - OPT-SOC/01 — 3h</w:t>
            </w:r>
          </w:p>
          <w:p w14:paraId="045338A9"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07B15BA7" w14:textId="77777777" w:rsidR="001A20E6" w:rsidRDefault="00000000">
            <w:pPr>
              <w:pStyle w:val="TableCellTaskSubject"/>
            </w:pPr>
            <w:r>
              <w:t>Sociology</w:t>
            </w:r>
          </w:p>
          <w:p w14:paraId="3A15C83F" w14:textId="77777777" w:rsidR="001A20E6" w:rsidRDefault="00000000">
            <w:pPr>
              <w:pStyle w:val="TableCellTaskDetails"/>
            </w:pPr>
            <w:r>
              <w:t>• Study - OPT-SOC/01 — 3h</w:t>
            </w:r>
          </w:p>
          <w:p w14:paraId="70AFE3AA"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26BDD53D" w14:textId="77777777" w:rsidR="001A20E6" w:rsidRDefault="00000000">
            <w:pPr>
              <w:pStyle w:val="TableCellTaskSubject"/>
            </w:pPr>
            <w:r>
              <w:t>Sociology</w:t>
            </w:r>
          </w:p>
          <w:p w14:paraId="5BAA4EF7" w14:textId="77777777" w:rsidR="001A20E6" w:rsidRDefault="00000000">
            <w:pPr>
              <w:pStyle w:val="TableCellTaskDetails"/>
            </w:pPr>
            <w:r>
              <w:t>• Study - OPT-SOC/01 — 3h</w:t>
            </w:r>
          </w:p>
          <w:p w14:paraId="2FA43059"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48DF9F46" w14:textId="77777777" w:rsidR="001A20E6" w:rsidRDefault="00000000">
            <w:pPr>
              <w:pStyle w:val="TableCellTaskSubject"/>
            </w:pPr>
            <w:r>
              <w:t>Sociology</w:t>
            </w:r>
          </w:p>
          <w:p w14:paraId="45EE0B35" w14:textId="77777777" w:rsidR="001A20E6" w:rsidRDefault="00000000">
            <w:pPr>
              <w:pStyle w:val="TableCellTaskDetails"/>
            </w:pPr>
            <w:r>
              <w:t>• Study - OPT-SOC/01 — 3h</w:t>
            </w:r>
          </w:p>
          <w:p w14:paraId="5830D4BB"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645DFA06" w14:textId="77777777" w:rsidR="001A20E6" w:rsidRDefault="001A20E6"/>
        </w:tc>
      </w:tr>
      <w:tr w:rsidR="001A20E6" w14:paraId="39A2D1A1" w14:textId="77777777">
        <w:tc>
          <w:tcPr>
            <w:tcW w:w="700" w:type="pct"/>
            <w:shd w:val="clear" w:color="auto" w:fill="DBEAFE"/>
            <w:tcMar>
              <w:top w:w="150" w:type="dxa"/>
              <w:left w:w="100" w:type="dxa"/>
              <w:bottom w:w="150" w:type="dxa"/>
              <w:right w:w="100" w:type="dxa"/>
            </w:tcMar>
          </w:tcPr>
          <w:p w14:paraId="33206ADD" w14:textId="77777777" w:rsidR="001A20E6" w:rsidRDefault="00000000">
            <w:pPr>
              <w:pStyle w:val="TableCellTaskSubject"/>
            </w:pPr>
            <w:r>
              <w:t>History-Ancient</w:t>
            </w:r>
          </w:p>
          <w:p w14:paraId="7DB06AAF" w14:textId="77777777" w:rsidR="001A20E6" w:rsidRDefault="00000000">
            <w:pPr>
              <w:pStyle w:val="TableCellTaskDetails"/>
            </w:pPr>
            <w:r>
              <w:t>• Test - TEST — 3h</w:t>
            </w:r>
          </w:p>
          <w:p w14:paraId="73F9C9EF" w14:textId="77777777" w:rsidR="001A20E6" w:rsidRDefault="00000000">
            <w:pPr>
              <w:pStyle w:val="TableCellTaskBadge"/>
              <w:shd w:val="clear" w:color="auto" w:fill="FFF3E0"/>
            </w:pPr>
            <w:r>
              <w:rPr>
                <w:b/>
                <w:bCs/>
                <w:color w:val="F57C00"/>
              </w:rPr>
              <w:t>TEST</w:t>
            </w:r>
          </w:p>
        </w:tc>
        <w:tc>
          <w:tcPr>
            <w:tcW w:w="700" w:type="pct"/>
            <w:shd w:val="clear" w:color="auto" w:fill="DBEAFE"/>
            <w:tcMar>
              <w:top w:w="150" w:type="dxa"/>
              <w:left w:w="100" w:type="dxa"/>
              <w:bottom w:w="150" w:type="dxa"/>
              <w:right w:w="100" w:type="dxa"/>
            </w:tcMar>
          </w:tcPr>
          <w:p w14:paraId="50C4DA86" w14:textId="77777777" w:rsidR="001A20E6" w:rsidRDefault="00000000">
            <w:pPr>
              <w:pStyle w:val="TableCellTaskSubject"/>
            </w:pPr>
            <w:r>
              <w:t>History-Ancient</w:t>
            </w:r>
          </w:p>
          <w:p w14:paraId="2B001488" w14:textId="77777777" w:rsidR="001A20E6" w:rsidRDefault="00000000">
            <w:pPr>
              <w:pStyle w:val="TableCellTaskDetails"/>
            </w:pPr>
            <w:r>
              <w:t>• Study - Pre-historic cultures (H01/01) — 30m</w:t>
            </w:r>
          </w:p>
          <w:p w14:paraId="3D2074AE" w14:textId="77777777" w:rsidR="001A20E6" w:rsidRDefault="00000000">
            <w:pPr>
              <w:pStyle w:val="TableCellTaskBadge"/>
              <w:shd w:val="clear" w:color="auto" w:fill="E3F2FD"/>
            </w:pPr>
            <w:r>
              <w:rPr>
                <w:b/>
                <w:bCs/>
                <w:color w:val="1976D2"/>
              </w:rPr>
              <w:t>STUDY</w:t>
            </w:r>
          </w:p>
          <w:p w14:paraId="212917CC" w14:textId="77777777" w:rsidR="001A20E6" w:rsidRDefault="00000000">
            <w:pPr>
              <w:pStyle w:val="TableCellTaskDetails"/>
            </w:pPr>
            <w:r>
              <w:t>• Study - Harappan civilisation (H01/02) — 30m</w:t>
            </w:r>
          </w:p>
          <w:p w14:paraId="4082A5C1" w14:textId="77777777" w:rsidR="001A20E6" w:rsidRDefault="00000000">
            <w:pPr>
              <w:pStyle w:val="TableCellTaskBadge"/>
              <w:shd w:val="clear" w:color="auto" w:fill="E3F2FD"/>
            </w:pPr>
            <w:r>
              <w:rPr>
                <w:b/>
                <w:bCs/>
                <w:color w:val="1976D2"/>
              </w:rPr>
              <w:t>STUDY</w:t>
            </w:r>
          </w:p>
          <w:p w14:paraId="6F1DC33D" w14:textId="77777777" w:rsidR="001A20E6" w:rsidRDefault="00000000">
            <w:pPr>
              <w:pStyle w:val="TableCellTaskDetails"/>
            </w:pPr>
            <w:r>
              <w:t>• Study - Vedic &amp; Post Vedic - Culture &amp; Philosophy (H01/03) — 30m</w:t>
            </w:r>
          </w:p>
          <w:p w14:paraId="63D7EB1A" w14:textId="77777777" w:rsidR="001A20E6" w:rsidRDefault="00000000">
            <w:pPr>
              <w:pStyle w:val="TableCellTaskBadge"/>
              <w:shd w:val="clear" w:color="auto" w:fill="E3F2FD"/>
            </w:pPr>
            <w:r>
              <w:rPr>
                <w:b/>
                <w:bCs/>
                <w:color w:val="1976D2"/>
              </w:rPr>
              <w:t>STUDY</w:t>
            </w:r>
          </w:p>
          <w:p w14:paraId="6D632C85" w14:textId="77777777" w:rsidR="001A20E6" w:rsidRDefault="00000000">
            <w:pPr>
              <w:pStyle w:val="TableCellTaskDetails"/>
            </w:pPr>
            <w:r>
              <w:t>• Study - Mauryan Empire (H01/04) — 30m</w:t>
            </w:r>
          </w:p>
          <w:p w14:paraId="10AFCF9F" w14:textId="77777777" w:rsidR="001A20E6" w:rsidRDefault="00000000">
            <w:pPr>
              <w:pStyle w:val="TableCellTaskBadge"/>
              <w:shd w:val="clear" w:color="auto" w:fill="E3F2FD"/>
            </w:pPr>
            <w:r>
              <w:rPr>
                <w:b/>
                <w:bCs/>
                <w:color w:val="1976D2"/>
              </w:rPr>
              <w:t>STUDY</w:t>
            </w:r>
          </w:p>
          <w:p w14:paraId="43BCD06B" w14:textId="77777777" w:rsidR="001A20E6" w:rsidRDefault="00000000">
            <w:pPr>
              <w:pStyle w:val="TableCellTaskDetails"/>
            </w:pPr>
            <w:r>
              <w:t>• Study - Post-Mauryan (H01/05) — 30m</w:t>
            </w:r>
          </w:p>
          <w:p w14:paraId="3D94618D" w14:textId="77777777" w:rsidR="001A20E6" w:rsidRDefault="00000000">
            <w:pPr>
              <w:pStyle w:val="TableCellTaskBadge"/>
              <w:shd w:val="clear" w:color="auto" w:fill="E3F2FD"/>
            </w:pPr>
            <w:r>
              <w:rPr>
                <w:b/>
                <w:bCs/>
                <w:color w:val="1976D2"/>
              </w:rPr>
              <w:t>STUDY</w:t>
            </w:r>
          </w:p>
          <w:p w14:paraId="006F3F69" w14:textId="77777777" w:rsidR="001A20E6" w:rsidRDefault="00000000">
            <w:pPr>
              <w:pStyle w:val="TableCellTaskDetails"/>
            </w:pPr>
            <w:r>
              <w:t>• Study - Satavahanas (H01/06) — 30m</w:t>
            </w:r>
          </w:p>
          <w:p w14:paraId="46E042CF"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246FEAB9" w14:textId="77777777" w:rsidR="001A20E6" w:rsidRDefault="00000000">
            <w:pPr>
              <w:pStyle w:val="TableCellTaskSubject"/>
            </w:pPr>
            <w:r>
              <w:t>History-Medieval</w:t>
            </w:r>
          </w:p>
          <w:p w14:paraId="748C933F" w14:textId="77777777" w:rsidR="001A20E6" w:rsidRDefault="00000000">
            <w:pPr>
              <w:pStyle w:val="TableCellTaskDetails"/>
            </w:pPr>
            <w:r>
              <w:t>• Study - Broad / Overlap (H02/00) — 30m</w:t>
            </w:r>
          </w:p>
          <w:p w14:paraId="4FF9C222" w14:textId="77777777" w:rsidR="001A20E6" w:rsidRDefault="00000000">
            <w:pPr>
              <w:pStyle w:val="TableCellTaskBadge"/>
              <w:shd w:val="clear" w:color="auto" w:fill="E3F2FD"/>
            </w:pPr>
            <w:r>
              <w:rPr>
                <w:b/>
                <w:bCs/>
                <w:color w:val="1976D2"/>
              </w:rPr>
              <w:t>STUDY</w:t>
            </w:r>
          </w:p>
          <w:p w14:paraId="3B9981EC" w14:textId="77777777" w:rsidR="001A20E6" w:rsidRDefault="00000000">
            <w:pPr>
              <w:pStyle w:val="TableCellTaskDetails"/>
            </w:pPr>
            <w:r>
              <w:t>• Study - Advent of Islam (H02/01) — 30m</w:t>
            </w:r>
          </w:p>
          <w:p w14:paraId="0B19FFF9" w14:textId="77777777" w:rsidR="001A20E6" w:rsidRDefault="00000000">
            <w:pPr>
              <w:pStyle w:val="TableCellTaskBadge"/>
              <w:shd w:val="clear" w:color="auto" w:fill="E3F2FD"/>
            </w:pPr>
            <w:r>
              <w:rPr>
                <w:b/>
                <w:bCs/>
                <w:color w:val="1976D2"/>
              </w:rPr>
              <w:t>STUDY</w:t>
            </w:r>
          </w:p>
          <w:p w14:paraId="7F7DA0A3" w14:textId="77777777" w:rsidR="001A20E6" w:rsidRDefault="00000000">
            <w:pPr>
              <w:pStyle w:val="TableCellTaskDetails"/>
            </w:pPr>
            <w:r>
              <w:t>• Study - Tripartite Struggle (H02/02) — 30m</w:t>
            </w:r>
          </w:p>
          <w:p w14:paraId="11887B5D" w14:textId="77777777" w:rsidR="001A20E6" w:rsidRDefault="00000000">
            <w:pPr>
              <w:pStyle w:val="TableCellTaskBadge"/>
              <w:shd w:val="clear" w:color="auto" w:fill="E3F2FD"/>
            </w:pPr>
            <w:r>
              <w:rPr>
                <w:b/>
                <w:bCs/>
                <w:color w:val="1976D2"/>
              </w:rPr>
              <w:t>STUDY</w:t>
            </w:r>
          </w:p>
          <w:p w14:paraId="3BF152B6" w14:textId="77777777" w:rsidR="001A20E6" w:rsidRDefault="00000000">
            <w:pPr>
              <w:pStyle w:val="TableCellTaskDetails"/>
            </w:pPr>
            <w:r>
              <w:t>• Study - Imperial Cholas (H02/03) — 30m</w:t>
            </w:r>
          </w:p>
          <w:p w14:paraId="33FEE53D" w14:textId="77777777" w:rsidR="001A20E6" w:rsidRDefault="00000000">
            <w:pPr>
              <w:pStyle w:val="TableCellTaskBadge"/>
              <w:shd w:val="clear" w:color="auto" w:fill="E3F2FD"/>
            </w:pPr>
            <w:r>
              <w:rPr>
                <w:b/>
                <w:bCs/>
                <w:color w:val="1976D2"/>
              </w:rPr>
              <w:t>STUDY</w:t>
            </w:r>
          </w:p>
          <w:p w14:paraId="54AD15D3" w14:textId="77777777" w:rsidR="001A20E6" w:rsidRDefault="00000000">
            <w:pPr>
              <w:pStyle w:val="TableCellTaskDetails"/>
            </w:pPr>
            <w:r>
              <w:t>• Study - Delhi Sultanate (H02/04) — 30m</w:t>
            </w:r>
          </w:p>
          <w:p w14:paraId="0F2B1021" w14:textId="77777777" w:rsidR="001A20E6" w:rsidRDefault="00000000">
            <w:pPr>
              <w:pStyle w:val="TableCellTaskBadge"/>
              <w:shd w:val="clear" w:color="auto" w:fill="E3F2FD"/>
            </w:pPr>
            <w:r>
              <w:rPr>
                <w:b/>
                <w:bCs/>
                <w:color w:val="1976D2"/>
              </w:rPr>
              <w:t>STUDY</w:t>
            </w:r>
          </w:p>
          <w:p w14:paraId="0216789D" w14:textId="77777777" w:rsidR="001A20E6" w:rsidRDefault="00000000">
            <w:pPr>
              <w:pStyle w:val="TableCellTaskDetails"/>
            </w:pPr>
            <w:r>
              <w:t>• Study - Mughals (H02/05) — 30m</w:t>
            </w:r>
          </w:p>
          <w:p w14:paraId="331DE279"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1C8601B8" w14:textId="77777777" w:rsidR="001A20E6" w:rsidRDefault="00000000">
            <w:pPr>
              <w:pStyle w:val="TableCellTaskSubject"/>
            </w:pPr>
            <w:r>
              <w:t>History-Medieval</w:t>
            </w:r>
          </w:p>
          <w:p w14:paraId="5BFCBE71" w14:textId="77777777" w:rsidR="001A20E6" w:rsidRDefault="00000000">
            <w:pPr>
              <w:pStyle w:val="TableCellTaskDetails"/>
            </w:pPr>
            <w:r>
              <w:t>• Study - Bhakti and Sufi movement (H02/06) — 30m</w:t>
            </w:r>
          </w:p>
          <w:p w14:paraId="0A22E3A6" w14:textId="77777777" w:rsidR="001A20E6" w:rsidRDefault="00000000">
            <w:pPr>
              <w:pStyle w:val="TableCellTaskBadge"/>
              <w:shd w:val="clear" w:color="auto" w:fill="E3F2FD"/>
            </w:pPr>
            <w:r>
              <w:rPr>
                <w:b/>
                <w:bCs/>
                <w:color w:val="1976D2"/>
              </w:rPr>
              <w:t>STUDY</w:t>
            </w:r>
          </w:p>
          <w:p w14:paraId="77840EAC" w14:textId="77777777" w:rsidR="001A20E6" w:rsidRDefault="00000000">
            <w:pPr>
              <w:pStyle w:val="TableCellTaskDetails"/>
            </w:pPr>
            <w:r>
              <w:t>• Study - Vijayanagar Empire (H02/07) — 30m</w:t>
            </w:r>
          </w:p>
          <w:p w14:paraId="2033E59B" w14:textId="77777777" w:rsidR="001A20E6" w:rsidRDefault="00000000">
            <w:pPr>
              <w:pStyle w:val="TableCellTaskBadge"/>
              <w:shd w:val="clear" w:color="auto" w:fill="E3F2FD"/>
            </w:pPr>
            <w:r>
              <w:rPr>
                <w:b/>
                <w:bCs/>
                <w:color w:val="1976D2"/>
              </w:rPr>
              <w:t>STUDY</w:t>
            </w:r>
          </w:p>
          <w:p w14:paraId="01FC2E39" w14:textId="77777777" w:rsidR="001A20E6" w:rsidRDefault="00000000">
            <w:pPr>
              <w:pStyle w:val="TableCellTaskDetails"/>
            </w:pPr>
            <w:r>
              <w:t>• Study - Other Regional Kingdoms of medieval period (H02/08) — 30m</w:t>
            </w:r>
          </w:p>
          <w:p w14:paraId="4285FC0D" w14:textId="77777777" w:rsidR="001A20E6" w:rsidRDefault="00000000">
            <w:pPr>
              <w:pStyle w:val="TableCellTaskBadge"/>
              <w:shd w:val="clear" w:color="auto" w:fill="E3F2FD"/>
            </w:pPr>
            <w:r>
              <w:rPr>
                <w:b/>
                <w:bCs/>
                <w:color w:val="1976D2"/>
              </w:rPr>
              <w:t>STUDY</w:t>
            </w:r>
          </w:p>
          <w:p w14:paraId="2923532C" w14:textId="77777777" w:rsidR="001A20E6" w:rsidRDefault="00000000">
            <w:pPr>
              <w:pStyle w:val="TableCellTaskDetails"/>
            </w:pPr>
            <w:r>
              <w:t>• Study - Broad / Overlap (H02/00) — 30m</w:t>
            </w:r>
          </w:p>
          <w:p w14:paraId="4B3A7E4C" w14:textId="77777777" w:rsidR="001A20E6" w:rsidRDefault="00000000">
            <w:pPr>
              <w:pStyle w:val="TableCellTaskBadge"/>
              <w:shd w:val="clear" w:color="auto" w:fill="E3F2FD"/>
            </w:pPr>
            <w:r>
              <w:rPr>
                <w:b/>
                <w:bCs/>
                <w:color w:val="1976D2"/>
              </w:rPr>
              <w:t>STUDY</w:t>
            </w:r>
          </w:p>
          <w:p w14:paraId="1E0C161C" w14:textId="77777777" w:rsidR="001A20E6" w:rsidRDefault="00000000">
            <w:pPr>
              <w:pStyle w:val="TableCellTaskDetails"/>
            </w:pPr>
            <w:r>
              <w:t>• Study - Advent of Islam (H02/01) — 30m</w:t>
            </w:r>
          </w:p>
          <w:p w14:paraId="50B8E43F" w14:textId="77777777" w:rsidR="001A20E6" w:rsidRDefault="00000000">
            <w:pPr>
              <w:pStyle w:val="TableCellTaskBadge"/>
              <w:shd w:val="clear" w:color="auto" w:fill="E3F2FD"/>
            </w:pPr>
            <w:r>
              <w:rPr>
                <w:b/>
                <w:bCs/>
                <w:color w:val="1976D2"/>
              </w:rPr>
              <w:t>STUDY</w:t>
            </w:r>
          </w:p>
          <w:p w14:paraId="601927F1" w14:textId="77777777" w:rsidR="001A20E6" w:rsidRDefault="00000000">
            <w:pPr>
              <w:pStyle w:val="TableCellTaskDetails"/>
            </w:pPr>
            <w:r>
              <w:t>• Study - Tripartite Struggle (H02/02) — 30m</w:t>
            </w:r>
          </w:p>
          <w:p w14:paraId="401E2756"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5FD7DF76" w14:textId="77777777" w:rsidR="001A20E6" w:rsidRDefault="00000000">
            <w:pPr>
              <w:pStyle w:val="TableCellTaskSubject"/>
            </w:pPr>
            <w:r>
              <w:t>History-Medieval</w:t>
            </w:r>
          </w:p>
          <w:p w14:paraId="77A4AE2C" w14:textId="77777777" w:rsidR="001A20E6" w:rsidRDefault="00000000">
            <w:pPr>
              <w:pStyle w:val="TableCellTaskDetails"/>
            </w:pPr>
            <w:r>
              <w:t>• Study - Imperial Cholas (H02/03) — 30m</w:t>
            </w:r>
          </w:p>
          <w:p w14:paraId="03BAB4F1" w14:textId="77777777" w:rsidR="001A20E6" w:rsidRDefault="00000000">
            <w:pPr>
              <w:pStyle w:val="TableCellTaskBadge"/>
              <w:shd w:val="clear" w:color="auto" w:fill="E3F2FD"/>
            </w:pPr>
            <w:r>
              <w:rPr>
                <w:b/>
                <w:bCs/>
                <w:color w:val="1976D2"/>
              </w:rPr>
              <w:t>STUDY</w:t>
            </w:r>
          </w:p>
          <w:p w14:paraId="2CBC24B2" w14:textId="77777777" w:rsidR="001A20E6" w:rsidRDefault="00000000">
            <w:pPr>
              <w:pStyle w:val="TableCellTaskDetails"/>
            </w:pPr>
            <w:r>
              <w:t>• Study - Delhi Sultanate (H02/04) — 30m</w:t>
            </w:r>
          </w:p>
          <w:p w14:paraId="48D87B68" w14:textId="77777777" w:rsidR="001A20E6" w:rsidRDefault="00000000">
            <w:pPr>
              <w:pStyle w:val="TableCellTaskBadge"/>
              <w:shd w:val="clear" w:color="auto" w:fill="E3F2FD"/>
            </w:pPr>
            <w:r>
              <w:rPr>
                <w:b/>
                <w:bCs/>
                <w:color w:val="1976D2"/>
              </w:rPr>
              <w:t>STUDY</w:t>
            </w:r>
          </w:p>
          <w:p w14:paraId="34032E35" w14:textId="77777777" w:rsidR="001A20E6" w:rsidRDefault="00000000">
            <w:pPr>
              <w:pStyle w:val="TableCellTaskDetails"/>
            </w:pPr>
            <w:r>
              <w:t>• Study - Mughals (H02/05) — 30m</w:t>
            </w:r>
          </w:p>
          <w:p w14:paraId="79107088" w14:textId="77777777" w:rsidR="001A20E6" w:rsidRDefault="00000000">
            <w:pPr>
              <w:pStyle w:val="TableCellTaskBadge"/>
              <w:shd w:val="clear" w:color="auto" w:fill="E3F2FD"/>
            </w:pPr>
            <w:r>
              <w:rPr>
                <w:b/>
                <w:bCs/>
                <w:color w:val="1976D2"/>
              </w:rPr>
              <w:t>STUDY</w:t>
            </w:r>
          </w:p>
          <w:p w14:paraId="06BA03FA" w14:textId="77777777" w:rsidR="001A20E6" w:rsidRDefault="00000000">
            <w:pPr>
              <w:pStyle w:val="TableCellTaskDetails"/>
            </w:pPr>
            <w:r>
              <w:t>• Study - Bhakti and Sufi movement (H02/06) — 30m</w:t>
            </w:r>
          </w:p>
          <w:p w14:paraId="293736F5" w14:textId="77777777" w:rsidR="001A20E6" w:rsidRDefault="00000000">
            <w:pPr>
              <w:pStyle w:val="TableCellTaskBadge"/>
              <w:shd w:val="clear" w:color="auto" w:fill="E3F2FD"/>
            </w:pPr>
            <w:r>
              <w:rPr>
                <w:b/>
                <w:bCs/>
                <w:color w:val="1976D2"/>
              </w:rPr>
              <w:t>STUDY</w:t>
            </w:r>
          </w:p>
          <w:p w14:paraId="46442421" w14:textId="77777777" w:rsidR="001A20E6" w:rsidRDefault="00000000">
            <w:pPr>
              <w:pStyle w:val="TableCellTaskDetails"/>
            </w:pPr>
            <w:r>
              <w:t>• Study - Vijayanagar Empire (H02/07) — 30m</w:t>
            </w:r>
          </w:p>
          <w:p w14:paraId="3F2AD8A2" w14:textId="77777777" w:rsidR="001A20E6" w:rsidRDefault="00000000">
            <w:pPr>
              <w:pStyle w:val="TableCellTaskBadge"/>
              <w:shd w:val="clear" w:color="auto" w:fill="E3F2FD"/>
            </w:pPr>
            <w:r>
              <w:rPr>
                <w:b/>
                <w:bCs/>
                <w:color w:val="1976D2"/>
              </w:rPr>
              <w:t>STUDY</w:t>
            </w:r>
          </w:p>
          <w:p w14:paraId="69C5A61A" w14:textId="77777777" w:rsidR="001A20E6" w:rsidRDefault="00000000">
            <w:pPr>
              <w:pStyle w:val="TableCellTaskDetails"/>
            </w:pPr>
            <w:r>
              <w:t>• Study - Other Regional Kingdoms of medieval period (H02/08) — 30m</w:t>
            </w:r>
          </w:p>
          <w:p w14:paraId="5E8218D2"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3FFF2747" w14:textId="77777777" w:rsidR="001A20E6" w:rsidRDefault="00000000">
            <w:pPr>
              <w:pStyle w:val="TableCellTaskSubject"/>
            </w:pPr>
            <w:r>
              <w:t>History-Modern</w:t>
            </w:r>
          </w:p>
          <w:p w14:paraId="3A92935A" w14:textId="77777777" w:rsidR="001A20E6" w:rsidRDefault="00000000">
            <w:pPr>
              <w:pStyle w:val="TableCellTaskDetails"/>
            </w:pPr>
            <w:r>
              <w:t>• Study - Broad / Overlap (H03/00) — 2h</w:t>
            </w:r>
          </w:p>
          <w:p w14:paraId="242BC541" w14:textId="77777777" w:rsidR="001A20E6" w:rsidRDefault="00000000">
            <w:pPr>
              <w:pStyle w:val="TableCellTaskBadge"/>
              <w:shd w:val="clear" w:color="auto" w:fill="E3F2FD"/>
            </w:pPr>
            <w:r>
              <w:rPr>
                <w:b/>
                <w:bCs/>
                <w:color w:val="1976D2"/>
              </w:rPr>
              <w:t>STUDY</w:t>
            </w:r>
          </w:p>
          <w:p w14:paraId="3E3B151F" w14:textId="77777777" w:rsidR="001A20E6" w:rsidRDefault="00000000">
            <w:pPr>
              <w:pStyle w:val="TableCellTaskDetails"/>
            </w:pPr>
            <w:r>
              <w:t>• Study - Advent of Europeans (H03/01) — 1h</w:t>
            </w:r>
          </w:p>
          <w:p w14:paraId="7BA61D2D"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2EBA3C2A" w14:textId="77777777" w:rsidR="001A20E6" w:rsidRDefault="001A20E6"/>
        </w:tc>
      </w:tr>
    </w:tbl>
    <w:p w14:paraId="3650D412" w14:textId="5CC6A83A" w:rsidR="001A20E6" w:rsidRDefault="00397E6A">
      <w:pPr>
        <w:spacing w:after="400"/>
      </w:pPr>
      <w:ins w:id="19" w:author="kalyan inampudi" w:date="2025-10-29T14:55:00Z" w16du:dateUtc="2025-10-29T09:25:00Z">
        <w:r>
          <w:t>The planner is showing accurately new chapters to be read in a day</w:t>
        </w:r>
      </w:ins>
      <w:ins w:id="20" w:author="kalyan inampudi" w:date="2025-10-29T14:59:00Z" w16du:dateUtc="2025-10-29T09:29:00Z">
        <w:r>
          <w:t>.</w:t>
        </w:r>
      </w:ins>
    </w:p>
    <w:p w14:paraId="55E4946C" w14:textId="77777777" w:rsidR="001A20E6" w:rsidRDefault="00000000">
      <w:pPr>
        <w:pStyle w:val="ResourceTitle"/>
      </w:pPr>
      <w:r>
        <w:t>📚 Resources for Nov 02 - Nov 08</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0127A936" w14:textId="77777777">
        <w:tc>
          <w:tcPr>
            <w:tcW w:w="1650" w:type="pct"/>
            <w:tcBorders>
              <w:bottom w:val="single" w:sz="2" w:space="0" w:color="D1D5DB"/>
              <w:right w:val="single" w:sz="2" w:space="0" w:color="D1D5DB"/>
            </w:tcBorders>
            <w:tcMar>
              <w:top w:w="200" w:type="dxa"/>
              <w:left w:w="150" w:type="dxa"/>
              <w:bottom w:w="200" w:type="dxa"/>
              <w:right w:w="150" w:type="dxa"/>
            </w:tcMar>
          </w:tcPr>
          <w:p w14:paraId="3D1EE3ED" w14:textId="77777777" w:rsidR="001A20E6" w:rsidRDefault="00000000">
            <w:pPr>
              <w:pStyle w:val="TableCellSubjectName"/>
            </w:pPr>
            <w:r>
              <w:t>Sociology</w:t>
            </w:r>
          </w:p>
          <w:p w14:paraId="651ADC21" w14:textId="77777777" w:rsidR="001A20E6" w:rsidRDefault="00000000">
            <w:pPr>
              <w:pStyle w:val="TableCellCategoryTitle"/>
            </w:pPr>
            <w:r>
              <w:t>📝 Practice Materials</w:t>
            </w:r>
          </w:p>
          <w:p w14:paraId="527BC071" w14:textId="77777777" w:rsidR="001A20E6" w:rsidRDefault="00000000">
            <w:pPr>
              <w:pStyle w:val="TableCellResourceItem"/>
            </w:pPr>
            <w:r>
              <w:t>• La Excellence Sociology Material</w:t>
            </w:r>
          </w:p>
          <w:p w14:paraId="7092A2D0" w14:textId="77777777" w:rsidR="001A20E6" w:rsidRDefault="00000000">
            <w:pPr>
              <w:pStyle w:val="TableCellResourceItem"/>
            </w:pPr>
            <w:r>
              <w:t>• Mains RRP + Prelims RRP</w:t>
            </w:r>
          </w:p>
          <w:p w14:paraId="447CF7C1" w14:textId="77777777" w:rsidR="001A20E6" w:rsidRDefault="00000000">
            <w:pPr>
              <w:pStyle w:val="TableCellResourceItem"/>
            </w:pPr>
            <w:r>
              <w:t>• Prelims &amp; Mains Workbooks</w:t>
            </w:r>
          </w:p>
          <w:p w14:paraId="09397A10" w14:textId="77777777" w:rsidR="001A20E6" w:rsidRDefault="00000000">
            <w:pPr>
              <w:pStyle w:val="TableCellResourceItem"/>
            </w:pPr>
            <w:r>
              <w:t>• Previous Year Question Papers</w:t>
            </w:r>
          </w:p>
          <w:p w14:paraId="7D0C6E35" w14:textId="77777777" w:rsidR="001A20E6" w:rsidRDefault="00000000">
            <w:pPr>
              <w:pStyle w:val="TableCellResourceItem"/>
            </w:pPr>
            <w:r>
              <w:t>• Mock Tests</w:t>
            </w:r>
          </w:p>
          <w:p w14:paraId="60ECE282" w14:textId="77777777" w:rsidR="001A20E6" w:rsidRDefault="00000000">
            <w:pPr>
              <w:pStyle w:val="TableCellResourceItem"/>
            </w:pPr>
            <w:r>
              <w:t>• La Excellence Indian Society Material</w:t>
            </w:r>
          </w:p>
          <w:p w14:paraId="7ABA8DC8" w14:textId="77777777" w:rsidR="001A20E6" w:rsidRDefault="00000000">
            <w:pPr>
              <w:pStyle w:val="TableCellResourceItem"/>
            </w:pPr>
            <w:r>
              <w:t>• Mains Workbook - Paper I</w:t>
            </w:r>
          </w:p>
          <w:p w14:paraId="61DE3BD3" w14:textId="77777777" w:rsidR="001A20E6" w:rsidRDefault="00000000">
            <w:pPr>
              <w:pStyle w:val="TableCellResourceItem"/>
            </w:pPr>
            <w:r>
              <w:t>• La Excellence Social Change Material</w:t>
            </w:r>
          </w:p>
          <w:p w14:paraId="25A9E565" w14:textId="77777777" w:rsidR="001A20E6" w:rsidRDefault="00000000">
            <w:pPr>
              <w:pStyle w:val="TableCellResourceItem"/>
            </w:pPr>
            <w:r>
              <w:t>• Mains Workbook - Paper II</w:t>
            </w:r>
          </w:p>
          <w:p w14:paraId="01D22212" w14:textId="77777777" w:rsidR="001A20E6" w:rsidRDefault="00000000">
            <w:pPr>
              <w:pStyle w:val="TableCellResourceItem"/>
            </w:pPr>
            <w:r>
              <w:t>• La Excellence Sociology of Religion Material</w:t>
            </w:r>
          </w:p>
          <w:p w14:paraId="7571BFDD" w14:textId="77777777" w:rsidR="001A20E6" w:rsidRDefault="00000000">
            <w:pPr>
              <w:pStyle w:val="TableCellResourceItem"/>
            </w:pPr>
            <w:r>
              <w:t>• Mains Workbook</w:t>
            </w:r>
          </w:p>
          <w:p w14:paraId="27DA6B63" w14:textId="77777777" w:rsidR="001A20E6" w:rsidRDefault="00000000">
            <w:pPr>
              <w:pStyle w:val="TableCellResourceItem"/>
            </w:pPr>
            <w:r>
              <w:t>• La Excellence Sociology of Education Material</w:t>
            </w:r>
          </w:p>
          <w:p w14:paraId="0156872A" w14:textId="77777777" w:rsidR="001A20E6" w:rsidRDefault="00000000">
            <w:pPr>
              <w:pStyle w:val="TableCellResourceItem"/>
            </w:pPr>
            <w:r>
              <w:t>• Mains Workbook</w:t>
            </w:r>
          </w:p>
          <w:p w14:paraId="6F8C13B2" w14:textId="77777777" w:rsidR="001A20E6" w:rsidRDefault="00000000">
            <w:pPr>
              <w:pStyle w:val="TableCellResourceItem"/>
            </w:pPr>
            <w:r>
              <w:t>• La Excellence Social Stratification Material</w:t>
            </w:r>
          </w:p>
          <w:p w14:paraId="6BDC91C4" w14:textId="77777777" w:rsidR="001A20E6" w:rsidRDefault="00000000">
            <w:pPr>
              <w:pStyle w:val="TableCellResourceItem"/>
            </w:pPr>
            <w:r>
              <w:t>• Mains Workbook</w:t>
            </w:r>
          </w:p>
          <w:p w14:paraId="07D10C69" w14:textId="77777777" w:rsidR="001A20E6" w:rsidRDefault="00000000">
            <w:pPr>
              <w:pStyle w:val="TableCellResourceItem"/>
            </w:pPr>
            <w:r>
              <w:t>• La Excellence Gender Studies Material</w:t>
            </w:r>
          </w:p>
          <w:p w14:paraId="79D5C386" w14:textId="77777777" w:rsidR="001A20E6" w:rsidRDefault="00000000">
            <w:pPr>
              <w:pStyle w:val="TableCellResourceItem"/>
            </w:pPr>
            <w:r>
              <w:t>• Mains Workbook</w:t>
            </w:r>
          </w:p>
          <w:p w14:paraId="18BAF267" w14:textId="77777777" w:rsidR="001A20E6" w:rsidRDefault="00000000">
            <w:pPr>
              <w:pStyle w:val="TableCellResourceItem"/>
            </w:pPr>
            <w:r>
              <w:t>• La Excellence Urban Sociology Material</w:t>
            </w:r>
          </w:p>
          <w:p w14:paraId="56F22385" w14:textId="77777777" w:rsidR="001A20E6" w:rsidRDefault="00000000">
            <w:pPr>
              <w:pStyle w:val="TableCellResourceItem"/>
            </w:pPr>
            <w:r>
              <w:t>• Mains Workbook</w:t>
            </w:r>
          </w:p>
          <w:p w14:paraId="224997CF" w14:textId="77777777" w:rsidR="001A20E6" w:rsidRDefault="00000000">
            <w:pPr>
              <w:pStyle w:val="TableCellResourceItem"/>
            </w:pPr>
            <w:r>
              <w:t>• La Excellence Rural Sociology Material</w:t>
            </w:r>
          </w:p>
          <w:p w14:paraId="7C51A8A7" w14:textId="77777777" w:rsidR="001A20E6" w:rsidRDefault="00000000">
            <w:pPr>
              <w:pStyle w:val="TableCellResourceItem"/>
            </w:pPr>
            <w:r>
              <w:t>• Mains Workbook</w:t>
            </w:r>
          </w:p>
          <w:p w14:paraId="63C0014E" w14:textId="77777777" w:rsidR="001A20E6" w:rsidRDefault="00000000">
            <w:pPr>
              <w:pStyle w:val="TableCellResourceItem"/>
            </w:pPr>
            <w:r>
              <w:t>• La Excellence Social Movements Material</w:t>
            </w:r>
          </w:p>
          <w:p w14:paraId="57FF0A17" w14:textId="77777777" w:rsidR="001A20E6" w:rsidRDefault="00000000">
            <w:pPr>
              <w:pStyle w:val="TableCellResourceItem"/>
            </w:pPr>
            <w:r>
              <w:t>• Mains Workbook</w:t>
            </w:r>
          </w:p>
          <w:p w14:paraId="6E32FEC0" w14:textId="77777777" w:rsidR="001A20E6" w:rsidRDefault="00000000">
            <w:pPr>
              <w:pStyle w:val="TableCellResourceItem"/>
            </w:pPr>
            <w:r>
              <w:t>• La Excellence Sociology of Health Material</w:t>
            </w:r>
          </w:p>
          <w:p w14:paraId="35640942" w14:textId="77777777" w:rsidR="001A20E6" w:rsidRDefault="00000000">
            <w:pPr>
              <w:pStyle w:val="TableCellResourceItem"/>
            </w:pPr>
            <w:r>
              <w:t>• Mains Workbook</w:t>
            </w:r>
          </w:p>
          <w:p w14:paraId="59C3E60B" w14:textId="77777777" w:rsidR="001A20E6" w:rsidRDefault="00000000">
            <w:pPr>
              <w:pStyle w:val="TableCellResourceItem"/>
            </w:pPr>
            <w:r>
              <w:t>• La Excellence Sociology of Law Material</w:t>
            </w:r>
          </w:p>
          <w:p w14:paraId="4B5D0F42" w14:textId="77777777" w:rsidR="001A20E6" w:rsidRDefault="00000000">
            <w:pPr>
              <w:pStyle w:val="TableCellResourceItem"/>
            </w:pPr>
            <w:r>
              <w:t>• Mains Workbook</w:t>
            </w:r>
          </w:p>
          <w:p w14:paraId="4C1F39F5" w14:textId="77777777" w:rsidR="001A20E6" w:rsidRDefault="00000000">
            <w:pPr>
              <w:pStyle w:val="TableCellResourceItem"/>
            </w:pPr>
            <w:r>
              <w:t>• La Excellence Sociology of Media Material</w:t>
            </w:r>
          </w:p>
          <w:p w14:paraId="64FF43D1" w14:textId="77777777" w:rsidR="001A20E6" w:rsidRDefault="00000000">
            <w:pPr>
              <w:pStyle w:val="TableCellResourceItem"/>
            </w:pPr>
            <w:r>
              <w:t>• Mains Workbook</w:t>
            </w:r>
          </w:p>
          <w:p w14:paraId="2FD9A4A2" w14:textId="77777777" w:rsidR="001A20E6" w:rsidRDefault="00000000">
            <w:pPr>
              <w:pStyle w:val="TableCellResourceItem"/>
            </w:pPr>
            <w:r>
              <w:t>• La Excellence Sociology of Science Material</w:t>
            </w:r>
          </w:p>
          <w:p w14:paraId="4B8DB06B" w14:textId="77777777" w:rsidR="001A20E6" w:rsidRDefault="00000000">
            <w:pPr>
              <w:pStyle w:val="TableCellResourceItem"/>
            </w:pPr>
            <w:r>
              <w:t>• Mains Workbook</w:t>
            </w:r>
          </w:p>
          <w:p w14:paraId="15B5E359" w14:textId="77777777" w:rsidR="001A20E6" w:rsidRDefault="00000000">
            <w:pPr>
              <w:pStyle w:val="TableCellResourceItem"/>
            </w:pPr>
            <w:r>
              <w:t>• La Excellence Sociology of Environment Material</w:t>
            </w:r>
          </w:p>
          <w:p w14:paraId="7DDF8513" w14:textId="77777777" w:rsidR="001A20E6" w:rsidRDefault="00000000">
            <w:pPr>
              <w:pStyle w:val="TableCellResourceItem"/>
            </w:pPr>
            <w:r>
              <w:t>• Mains Workbook</w:t>
            </w:r>
          </w:p>
          <w:p w14:paraId="03012F81" w14:textId="77777777" w:rsidR="001A20E6" w:rsidRDefault="00000000">
            <w:pPr>
              <w:pStyle w:val="TableCellResourceItem"/>
            </w:pPr>
            <w:r>
              <w:t>• La Excellence Sociology of Globalization Material</w:t>
            </w:r>
          </w:p>
          <w:p w14:paraId="5F88163E" w14:textId="77777777" w:rsidR="001A20E6" w:rsidRDefault="00000000">
            <w:pPr>
              <w:pStyle w:val="TableCellResourceItem"/>
            </w:pPr>
            <w:r>
              <w:t>• Mains Workbook</w:t>
            </w:r>
          </w:p>
          <w:p w14:paraId="02CA3314" w14:textId="77777777" w:rsidR="001A20E6" w:rsidRDefault="00000000">
            <w:pPr>
              <w:pStyle w:val="TableCellResourceItem"/>
            </w:pPr>
            <w:r>
              <w:t>• La Excellence Sociology of Work Material</w:t>
            </w:r>
          </w:p>
          <w:p w14:paraId="2216359F" w14:textId="77777777" w:rsidR="001A20E6" w:rsidRDefault="00000000">
            <w:pPr>
              <w:pStyle w:val="TableCellResourceItem"/>
            </w:pPr>
            <w:r>
              <w:t>• Mains Workbook</w:t>
            </w:r>
          </w:p>
          <w:p w14:paraId="4913E6CF" w14:textId="77777777" w:rsidR="001A20E6" w:rsidRDefault="00000000">
            <w:pPr>
              <w:pStyle w:val="TableCellCategoryTitle"/>
            </w:pPr>
            <w:r>
              <w:t>📰 Current Affairs</w:t>
            </w:r>
          </w:p>
          <w:p w14:paraId="1B8A8013" w14:textId="77777777" w:rsidR="001A20E6" w:rsidRDefault="00000000">
            <w:pPr>
              <w:pStyle w:val="TableCellResourceItem"/>
            </w:pPr>
            <w:r>
              <w:t>• Indian Sociological Review</w:t>
            </w:r>
          </w:p>
          <w:p w14:paraId="2B600975" w14:textId="77777777" w:rsidR="001A20E6" w:rsidRDefault="00000000">
            <w:pPr>
              <w:pStyle w:val="TableCellResourceItem"/>
            </w:pPr>
            <w:r>
              <w:t>• Economic and Political Weekly (EPW)</w:t>
            </w:r>
          </w:p>
          <w:p w14:paraId="1E579BF5" w14:textId="77777777" w:rsidR="001A20E6" w:rsidRDefault="00000000">
            <w:pPr>
              <w:pStyle w:val="TableCellResourceItem"/>
            </w:pPr>
            <w:r>
              <w:t>• Newspapers (The Hindu, Indian Express - Social issues)</w:t>
            </w:r>
          </w:p>
          <w:p w14:paraId="2206C04D" w14:textId="77777777" w:rsidR="001A20E6" w:rsidRDefault="00000000">
            <w:pPr>
              <w:pStyle w:val="TableCellResourceItem"/>
            </w:pPr>
            <w:r>
              <w:t>• Yojana Magazine</w:t>
            </w:r>
          </w:p>
          <w:p w14:paraId="780C0995" w14:textId="77777777" w:rsidR="001A20E6" w:rsidRDefault="00000000">
            <w:pPr>
              <w:pStyle w:val="TableCellResourceItem"/>
            </w:pPr>
            <w:r>
              <w:t>• Kurukshetra Magazine</w:t>
            </w:r>
          </w:p>
          <w:p w14:paraId="00D8A181" w14:textId="77777777" w:rsidR="001A20E6" w:rsidRDefault="00000000">
            <w:pPr>
              <w:pStyle w:val="TableCellResourceItem"/>
            </w:pPr>
            <w:r>
              <w:t>• Social Watch India Reports</w:t>
            </w:r>
          </w:p>
          <w:p w14:paraId="11B87575" w14:textId="77777777" w:rsidR="001A20E6" w:rsidRDefault="00000000">
            <w:pPr>
              <w:pStyle w:val="TableCellResourceItem"/>
            </w:pPr>
            <w:r>
              <w:t>• NSSO Reports</w:t>
            </w:r>
          </w:p>
          <w:p w14:paraId="6C7EC7B1" w14:textId="77777777" w:rsidR="001A20E6" w:rsidRDefault="00000000">
            <w:pPr>
              <w:pStyle w:val="TableCellResourceItem"/>
            </w:pPr>
            <w:r>
              <w:t>• NFHS Reports</w:t>
            </w:r>
          </w:p>
          <w:p w14:paraId="56BFD3DD" w14:textId="77777777" w:rsidR="001A20E6" w:rsidRDefault="00000000">
            <w:pPr>
              <w:pStyle w:val="TableCellResourceItem"/>
            </w:pPr>
            <w:r>
              <w:t>• EPW Articles on Indian Society</w:t>
            </w:r>
          </w:p>
          <w:p w14:paraId="182F9F6D" w14:textId="77777777" w:rsidR="001A20E6" w:rsidRDefault="00000000">
            <w:pPr>
              <w:pStyle w:val="TableCellResourceItem"/>
            </w:pPr>
            <w:r>
              <w:t>• Census Reports</w:t>
            </w:r>
          </w:p>
          <w:p w14:paraId="7603DFC7" w14:textId="77777777" w:rsidR="001A20E6" w:rsidRDefault="00000000">
            <w:pPr>
              <w:pStyle w:val="TableCellResourceItem"/>
            </w:pPr>
            <w:r>
              <w:t>• Social Development Reports</w:t>
            </w:r>
          </w:p>
          <w:p w14:paraId="0DACC491" w14:textId="77777777" w:rsidR="001A20E6" w:rsidRDefault="00000000">
            <w:pPr>
              <w:pStyle w:val="TableCellResourceItem"/>
            </w:pPr>
            <w:r>
              <w:t>• Planning Commission Reports</w:t>
            </w:r>
          </w:p>
          <w:p w14:paraId="37FD981D" w14:textId="77777777" w:rsidR="001A20E6" w:rsidRDefault="00000000">
            <w:pPr>
              <w:pStyle w:val="TableCellResourceItem"/>
            </w:pPr>
            <w:r>
              <w:t>• NITI Aayog Reports</w:t>
            </w:r>
          </w:p>
          <w:p w14:paraId="16C1552C" w14:textId="77777777" w:rsidR="001A20E6" w:rsidRDefault="00000000">
            <w:pPr>
              <w:pStyle w:val="TableCellResourceItem"/>
            </w:pPr>
            <w:r>
              <w:t>• World Bank Reports on India</w:t>
            </w:r>
          </w:p>
          <w:p w14:paraId="11ED3B26" w14:textId="77777777" w:rsidR="001A20E6" w:rsidRDefault="00000000">
            <w:pPr>
              <w:pStyle w:val="TableCellResourceItem"/>
            </w:pPr>
            <w:r>
              <w:t>• Religious Demographics Reports</w:t>
            </w:r>
          </w:p>
          <w:p w14:paraId="5502E331" w14:textId="77777777" w:rsidR="001A20E6" w:rsidRDefault="00000000">
            <w:pPr>
              <w:pStyle w:val="TableCellResourceItem"/>
            </w:pPr>
            <w:r>
              <w:t>• Minority Commission Reports</w:t>
            </w:r>
          </w:p>
          <w:p w14:paraId="6AD2A617" w14:textId="77777777" w:rsidR="001A20E6" w:rsidRDefault="00000000">
            <w:pPr>
              <w:pStyle w:val="TableCellResourceItem"/>
            </w:pPr>
            <w:r>
              <w:t>• ASER Reports</w:t>
            </w:r>
          </w:p>
          <w:p w14:paraId="2E3AB1A6" w14:textId="77777777" w:rsidR="001A20E6" w:rsidRDefault="00000000">
            <w:pPr>
              <w:pStyle w:val="TableCellResourceItem"/>
            </w:pPr>
            <w:r>
              <w:t>• NEP 2020</w:t>
            </w:r>
          </w:p>
          <w:p w14:paraId="1CBDF95C" w14:textId="77777777" w:rsidR="001A20E6" w:rsidRDefault="00000000">
            <w:pPr>
              <w:pStyle w:val="TableCellResourceItem"/>
            </w:pPr>
            <w:r>
              <w:t>• Education Statistics Reports</w:t>
            </w:r>
          </w:p>
          <w:p w14:paraId="3F13FFE9" w14:textId="77777777" w:rsidR="001A20E6" w:rsidRDefault="00000000">
            <w:pPr>
              <w:pStyle w:val="TableCellResourceItem"/>
            </w:pPr>
            <w:r>
              <w:t>• Sachar Committee Report</w:t>
            </w:r>
          </w:p>
          <w:p w14:paraId="7D4D5E0A" w14:textId="77777777" w:rsidR="001A20E6" w:rsidRDefault="00000000">
            <w:pPr>
              <w:pStyle w:val="TableCellResourceItem"/>
            </w:pPr>
            <w:r>
              <w:t>• Mandal Commission Report</w:t>
            </w:r>
          </w:p>
          <w:p w14:paraId="1C1DA204" w14:textId="77777777" w:rsidR="001A20E6" w:rsidRDefault="00000000">
            <w:pPr>
              <w:pStyle w:val="TableCellResourceItem"/>
            </w:pPr>
            <w:r>
              <w:t>• Caste Census Data</w:t>
            </w:r>
          </w:p>
          <w:p w14:paraId="37DD3B03" w14:textId="77777777" w:rsidR="001A20E6" w:rsidRDefault="00000000">
            <w:pPr>
              <w:pStyle w:val="TableCellResourceItem"/>
            </w:pPr>
            <w:r>
              <w:t>• Gender Budget Reports</w:t>
            </w:r>
          </w:p>
          <w:p w14:paraId="3D2DA779" w14:textId="77777777" w:rsidR="001A20E6" w:rsidRDefault="00000000">
            <w:pPr>
              <w:pStyle w:val="TableCellResourceItem"/>
            </w:pPr>
            <w:r>
              <w:t>• Women and Child Development Ministry Reports</w:t>
            </w:r>
          </w:p>
          <w:p w14:paraId="1B7EAE71" w14:textId="77777777" w:rsidR="001A20E6" w:rsidRDefault="00000000">
            <w:pPr>
              <w:pStyle w:val="TableCellResourceItem"/>
            </w:pPr>
            <w:r>
              <w:t>• NFHS Gender Data</w:t>
            </w:r>
          </w:p>
          <w:p w14:paraId="65F6E497" w14:textId="77777777" w:rsidR="001A20E6" w:rsidRDefault="00000000">
            <w:pPr>
              <w:pStyle w:val="TableCellResourceItem"/>
            </w:pPr>
            <w:r>
              <w:t>• Census Urban Data</w:t>
            </w:r>
          </w:p>
          <w:p w14:paraId="4BAC4FE5" w14:textId="77777777" w:rsidR="001A20E6" w:rsidRDefault="00000000">
            <w:pPr>
              <w:pStyle w:val="TableCellResourceItem"/>
            </w:pPr>
            <w:r>
              <w:t>• Smart Cities Mission Reports</w:t>
            </w:r>
          </w:p>
          <w:p w14:paraId="2C81D245" w14:textId="77777777" w:rsidR="001A20E6" w:rsidRDefault="00000000">
            <w:pPr>
              <w:pStyle w:val="TableCellResourceItem"/>
            </w:pPr>
            <w:r>
              <w:t>• Urban Development Ministry Reports</w:t>
            </w:r>
          </w:p>
          <w:p w14:paraId="0B6C5EE3" w14:textId="77777777" w:rsidR="001A20E6" w:rsidRDefault="00000000">
            <w:pPr>
              <w:pStyle w:val="TableCellResourceItem"/>
            </w:pPr>
            <w:r>
              <w:t>• Rural Development Ministry Reports</w:t>
            </w:r>
          </w:p>
          <w:p w14:paraId="5780D852" w14:textId="77777777" w:rsidR="001A20E6" w:rsidRDefault="00000000">
            <w:pPr>
              <w:pStyle w:val="TableCellResourceItem"/>
            </w:pPr>
            <w:r>
              <w:t>• MGNREGA Reports</w:t>
            </w:r>
          </w:p>
          <w:p w14:paraId="04F7A1ED" w14:textId="77777777" w:rsidR="001A20E6" w:rsidRDefault="00000000">
            <w:pPr>
              <w:pStyle w:val="TableCellResourceItem"/>
            </w:pPr>
            <w:r>
              <w:t>• Panchayati Raj Statistics</w:t>
            </w:r>
          </w:p>
          <w:p w14:paraId="2B0BB64C" w14:textId="77777777" w:rsidR="001A20E6" w:rsidRDefault="00000000">
            <w:pPr>
              <w:pStyle w:val="TableCellResourceItem"/>
            </w:pPr>
            <w:r>
              <w:t>• Social Movement Case Studies</w:t>
            </w:r>
          </w:p>
          <w:p w14:paraId="7B5D5A19" w14:textId="77777777" w:rsidR="001A20E6" w:rsidRDefault="00000000">
            <w:pPr>
              <w:pStyle w:val="TableCellResourceItem"/>
            </w:pPr>
            <w:r>
              <w:t>• Civil Society Reports</w:t>
            </w:r>
          </w:p>
          <w:p w14:paraId="47565EC7" w14:textId="77777777" w:rsidR="001A20E6" w:rsidRDefault="00000000">
            <w:pPr>
              <w:pStyle w:val="TableCellResourceItem"/>
            </w:pPr>
            <w:r>
              <w:t>• Human Rights Reports</w:t>
            </w:r>
          </w:p>
          <w:p w14:paraId="577ECF22" w14:textId="77777777" w:rsidR="001A20E6" w:rsidRDefault="00000000">
            <w:pPr>
              <w:pStyle w:val="TableCellResourceItem"/>
            </w:pPr>
            <w:r>
              <w:t>• Health Ministry Reports</w:t>
            </w:r>
          </w:p>
          <w:p w14:paraId="36DD3933" w14:textId="77777777" w:rsidR="001A20E6" w:rsidRDefault="00000000">
            <w:pPr>
              <w:pStyle w:val="TableCellResourceItem"/>
            </w:pPr>
            <w:r>
              <w:t>• WHO Reports on India</w:t>
            </w:r>
          </w:p>
          <w:p w14:paraId="5FE817F1" w14:textId="77777777" w:rsidR="001A20E6" w:rsidRDefault="00000000">
            <w:pPr>
              <w:pStyle w:val="TableCellResourceItem"/>
            </w:pPr>
            <w:r>
              <w:t>• Ayushman Bharat Reports</w:t>
            </w:r>
          </w:p>
          <w:p w14:paraId="65EB5E27" w14:textId="77777777" w:rsidR="001A20E6" w:rsidRDefault="00000000">
            <w:pPr>
              <w:pStyle w:val="TableCellResourceItem"/>
            </w:pPr>
            <w:r>
              <w:t>• Law Commission Reports</w:t>
            </w:r>
          </w:p>
          <w:p w14:paraId="1187E3B3" w14:textId="77777777" w:rsidR="001A20E6" w:rsidRDefault="00000000">
            <w:pPr>
              <w:pStyle w:val="TableCellResourceItem"/>
            </w:pPr>
            <w:r>
              <w:t>• Supreme Court Judgments</w:t>
            </w:r>
          </w:p>
          <w:p w14:paraId="2537023A" w14:textId="77777777" w:rsidR="001A20E6" w:rsidRDefault="00000000">
            <w:pPr>
              <w:pStyle w:val="TableCellResourceItem"/>
            </w:pPr>
            <w:r>
              <w:t>• Legal Aid Reports</w:t>
            </w:r>
          </w:p>
          <w:p w14:paraId="4A5D2763" w14:textId="77777777" w:rsidR="001A20E6" w:rsidRDefault="00000000">
            <w:pPr>
              <w:pStyle w:val="TableCellResourceItem"/>
            </w:pPr>
            <w:r>
              <w:t>• Media Reports</w:t>
            </w:r>
          </w:p>
          <w:p w14:paraId="72BCE345" w14:textId="77777777" w:rsidR="001A20E6" w:rsidRDefault="00000000">
            <w:pPr>
              <w:pStyle w:val="TableCellResourceItem"/>
            </w:pPr>
            <w:r>
              <w:t>• Broadcasting Ministry Reports</w:t>
            </w:r>
          </w:p>
          <w:p w14:paraId="5367B3E5" w14:textId="77777777" w:rsidR="001A20E6" w:rsidRDefault="00000000">
            <w:pPr>
              <w:pStyle w:val="TableCellResourceItem"/>
            </w:pPr>
            <w:r>
              <w:t>• Social Media Impact Studies</w:t>
            </w:r>
          </w:p>
          <w:p w14:paraId="4C6D2C56" w14:textId="77777777" w:rsidR="001A20E6" w:rsidRDefault="00000000">
            <w:pPr>
              <w:pStyle w:val="TableCellResourceItem"/>
            </w:pPr>
            <w:r>
              <w:t>• Science and Technology Ministry Reports</w:t>
            </w:r>
          </w:p>
          <w:p w14:paraId="134AB869" w14:textId="77777777" w:rsidR="001A20E6" w:rsidRDefault="00000000">
            <w:pPr>
              <w:pStyle w:val="TableCellResourceItem"/>
            </w:pPr>
            <w:r>
              <w:t>• ISRO Reports</w:t>
            </w:r>
          </w:p>
          <w:p w14:paraId="34914D77" w14:textId="77777777" w:rsidR="001A20E6" w:rsidRDefault="00000000">
            <w:pPr>
              <w:pStyle w:val="TableCellResourceItem"/>
            </w:pPr>
            <w:r>
              <w:t>• Digital India Reports</w:t>
            </w:r>
          </w:p>
          <w:p w14:paraId="4555A659" w14:textId="77777777" w:rsidR="001A20E6" w:rsidRDefault="00000000">
            <w:pPr>
              <w:pStyle w:val="TableCellResourceItem"/>
            </w:pPr>
            <w:r>
              <w:t>• Environment Ministry Reports</w:t>
            </w:r>
          </w:p>
          <w:p w14:paraId="01DB6F31" w14:textId="77777777" w:rsidR="001A20E6" w:rsidRDefault="00000000">
            <w:pPr>
              <w:pStyle w:val="TableCellResourceItem"/>
            </w:pPr>
            <w:r>
              <w:t>• Climate Change Reports</w:t>
            </w:r>
          </w:p>
          <w:p w14:paraId="5A454985" w14:textId="77777777" w:rsidR="001A20E6" w:rsidRDefault="00000000">
            <w:pPr>
              <w:pStyle w:val="TableCellResourceItem"/>
            </w:pPr>
            <w:r>
              <w:t>• Sustainable Development Reports</w:t>
            </w:r>
          </w:p>
          <w:p w14:paraId="2F225F4B" w14:textId="77777777" w:rsidR="001A20E6" w:rsidRDefault="00000000">
            <w:pPr>
              <w:pStyle w:val="TableCellResourceItem"/>
            </w:pPr>
            <w:r>
              <w:t>• WTO Reports</w:t>
            </w:r>
          </w:p>
          <w:p w14:paraId="54AE80E9" w14:textId="77777777" w:rsidR="001A20E6" w:rsidRDefault="00000000">
            <w:pPr>
              <w:pStyle w:val="TableCellResourceItem"/>
            </w:pPr>
            <w:r>
              <w:t>• Globalization Impact Studies</w:t>
            </w:r>
          </w:p>
          <w:p w14:paraId="45943B1E" w14:textId="77777777" w:rsidR="001A20E6" w:rsidRDefault="00000000">
            <w:pPr>
              <w:pStyle w:val="TableCellResourceItem"/>
            </w:pPr>
            <w:r>
              <w:t>• International Migration Reports</w:t>
            </w:r>
          </w:p>
          <w:p w14:paraId="62ACCAE2" w14:textId="77777777" w:rsidR="001A20E6" w:rsidRDefault="00000000">
            <w:pPr>
              <w:pStyle w:val="TableCellResourceItem"/>
            </w:pPr>
            <w:r>
              <w:t>• Labor Ministry Reports</w:t>
            </w:r>
          </w:p>
          <w:p w14:paraId="19F029E7" w14:textId="77777777" w:rsidR="001A20E6" w:rsidRDefault="00000000">
            <w:pPr>
              <w:pStyle w:val="TableCellResourceItem"/>
            </w:pPr>
            <w:r>
              <w:t>• Industrial Relations Reports</w:t>
            </w:r>
          </w:p>
          <w:p w14:paraId="2D8448AD"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46E4F2CF" w14:textId="77777777" w:rsidR="001A20E6" w:rsidRDefault="00000000">
            <w:pPr>
              <w:pStyle w:val="TableCellSubjectName"/>
            </w:pPr>
            <w:r>
              <w:t>History-Ancient</w:t>
            </w:r>
          </w:p>
          <w:p w14:paraId="5843C07F" w14:textId="77777777" w:rsidR="001A20E6" w:rsidRDefault="00000000">
            <w:pPr>
              <w:pStyle w:val="TableCellCategoryTitle"/>
            </w:pPr>
            <w:r>
              <w:t>📚 Primary Books</w:t>
            </w:r>
          </w:p>
          <w:p w14:paraId="3A3CA50C" w14:textId="77777777" w:rsidR="001A20E6" w:rsidRDefault="00000000">
            <w:pPr>
              <w:pStyle w:val="TableCellResourceItem"/>
            </w:pPr>
            <w:r>
              <w:t>• NCERT Class VI - Our Past - I - What, Where, How and When?</w:t>
            </w:r>
          </w:p>
          <w:p w14:paraId="4394A031" w14:textId="77777777" w:rsidR="001A20E6" w:rsidRDefault="00000000">
            <w:pPr>
              <w:pStyle w:val="TableCellResourceItem"/>
            </w:pPr>
            <w:r>
              <w:t>• Ancient India by R.S. Sharma - The Importance of Ancient History</w:t>
            </w:r>
          </w:p>
          <w:p w14:paraId="37D241AE" w14:textId="77777777" w:rsidR="001A20E6" w:rsidRDefault="00000000">
            <w:pPr>
              <w:pStyle w:val="TableCellResourceItem"/>
            </w:pPr>
            <w:r>
              <w:t>• Ancient India by R.S. Sharma - The Construction of Ancient Indian History</w:t>
            </w:r>
          </w:p>
          <w:p w14:paraId="182E8DCD" w14:textId="77777777" w:rsidR="001A20E6" w:rsidRDefault="00000000">
            <w:pPr>
              <w:pStyle w:val="TableCellResourceItem"/>
            </w:pPr>
            <w:r>
              <w:t>• Ancient India by R.S. Sharma - The Geographical Setting</w:t>
            </w:r>
          </w:p>
          <w:p w14:paraId="4D029FED" w14:textId="77777777" w:rsidR="001A20E6" w:rsidRDefault="00000000">
            <w:pPr>
              <w:pStyle w:val="TableCellCategoryTitle"/>
            </w:pPr>
            <w:r>
              <w:t>📝 Practice Materials</w:t>
            </w:r>
          </w:p>
          <w:p w14:paraId="78BE389C" w14:textId="77777777" w:rsidR="001A20E6" w:rsidRDefault="00000000">
            <w:pPr>
              <w:pStyle w:val="TableCellResourceItem"/>
            </w:pPr>
            <w:r>
              <w:t>• La Excellence Culture Material</w:t>
            </w:r>
          </w:p>
          <w:p w14:paraId="348EBFFE" w14:textId="77777777" w:rsidR="001A20E6" w:rsidRDefault="00000000">
            <w:pPr>
              <w:pStyle w:val="TableCellResourceItem"/>
            </w:pPr>
            <w:r>
              <w:t>• Ancient/Medieval Prelims Workbooks</w:t>
            </w:r>
          </w:p>
          <w:p w14:paraId="63684EC2" w14:textId="77777777" w:rsidR="001A20E6" w:rsidRDefault="00000000">
            <w:pPr>
              <w:pStyle w:val="TableCellCategoryTitle"/>
            </w:pPr>
            <w:r>
              <w:t>📰 Current Affairs</w:t>
            </w:r>
          </w:p>
          <w:p w14:paraId="33A2605D" w14:textId="77777777" w:rsidR="001A20E6" w:rsidRDefault="00000000">
            <w:pPr>
              <w:pStyle w:val="TableCellResourceItem"/>
            </w:pPr>
            <w:r>
              <w:t>• Newspapers (CA on Archaeology/Heritage)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77579B3C" w14:textId="77777777" w:rsidR="001A20E6" w:rsidRDefault="00000000">
            <w:pPr>
              <w:pStyle w:val="TableCellSubjectName"/>
            </w:pPr>
            <w:r>
              <w:t>History-Medieval</w:t>
            </w:r>
          </w:p>
          <w:p w14:paraId="76EB49A0" w14:textId="77777777" w:rsidR="001A20E6" w:rsidRDefault="00000000">
            <w:pPr>
              <w:pStyle w:val="TableCellCategoryTitle"/>
            </w:pPr>
            <w:r>
              <w:t>📚 Primary Books</w:t>
            </w:r>
          </w:p>
          <w:p w14:paraId="3B74707E" w14:textId="77777777" w:rsidR="001A20E6" w:rsidRDefault="00000000">
            <w:pPr>
              <w:pStyle w:val="TableCellResourceItem"/>
            </w:pPr>
            <w:r>
              <w:t>• NCERT Class VII - Our Past - II - Tracing Changes Through a Thousand Years</w:t>
            </w:r>
          </w:p>
          <w:p w14:paraId="7D0C64DE" w14:textId="77777777" w:rsidR="001A20E6" w:rsidRDefault="00000000">
            <w:pPr>
              <w:pStyle w:val="TableCellResourceItem"/>
            </w:pPr>
            <w:r>
              <w:t>• Medieval India by Satish Chandra - India and the World</w:t>
            </w:r>
          </w:p>
          <w:p w14:paraId="5F868358" w14:textId="77777777" w:rsidR="001A20E6" w:rsidRDefault="00000000">
            <w:pPr>
              <w:pStyle w:val="TableCellResourceItem"/>
            </w:pPr>
            <w:r>
              <w:t>• Medieval India by Satish Chandra - Assessment and Review of Medieval India</w:t>
            </w:r>
          </w:p>
          <w:p w14:paraId="4669B9FC" w14:textId="77777777" w:rsidR="001A20E6" w:rsidRDefault="00000000">
            <w:pPr>
              <w:pStyle w:val="TableCellCategoryTitle"/>
            </w:pPr>
            <w:r>
              <w:t>📝 Practice Materials</w:t>
            </w:r>
          </w:p>
          <w:p w14:paraId="6110CB6A" w14:textId="77777777" w:rsidR="001A20E6" w:rsidRDefault="00000000">
            <w:pPr>
              <w:pStyle w:val="TableCellResourceItem"/>
            </w:pPr>
            <w:r>
              <w:t>• La Excellence Culture Material</w:t>
            </w:r>
          </w:p>
          <w:p w14:paraId="5C589DAA" w14:textId="77777777" w:rsidR="001A20E6" w:rsidRDefault="00000000">
            <w:pPr>
              <w:pStyle w:val="TableCellResourceItem"/>
            </w:pPr>
            <w:r>
              <w:t>• Ancient/Medieval Prelims Workbooks</w:t>
            </w:r>
          </w:p>
          <w:p w14:paraId="4EA55BC6" w14:textId="77777777" w:rsidR="001A20E6" w:rsidRDefault="00000000">
            <w:pPr>
              <w:pStyle w:val="TableCellCategoryTitle"/>
            </w:pPr>
            <w:r>
              <w:t>📰 Current Affairs</w:t>
            </w:r>
          </w:p>
          <w:p w14:paraId="38BE8CAD" w14:textId="77777777" w:rsidR="001A20E6" w:rsidRDefault="00000000">
            <w:pPr>
              <w:pStyle w:val="TableCellResourceItem"/>
            </w:pPr>
            <w:r>
              <w:t>• Newspapers (CA on Archaeology/Heritage)</w:t>
            </w:r>
          </w:p>
        </w:tc>
      </w:tr>
      <w:tr w:rsidR="001A20E6" w14:paraId="3C9D0EEE" w14:textId="77777777">
        <w:tc>
          <w:tcPr>
            <w:tcW w:w="1650" w:type="pct"/>
            <w:tcBorders>
              <w:bottom w:val="single" w:sz="2" w:space="0" w:color="D1D5DB"/>
              <w:right w:val="single" w:sz="2" w:space="0" w:color="D1D5DB"/>
            </w:tcBorders>
            <w:tcMar>
              <w:top w:w="200" w:type="dxa"/>
              <w:left w:w="150" w:type="dxa"/>
              <w:bottom w:w="200" w:type="dxa"/>
              <w:right w:w="150" w:type="dxa"/>
            </w:tcMar>
          </w:tcPr>
          <w:p w14:paraId="6993205B" w14:textId="77777777" w:rsidR="001A20E6" w:rsidRDefault="00000000">
            <w:pPr>
              <w:pStyle w:val="TableCellSubjectName"/>
            </w:pPr>
            <w:r>
              <w:t>History-Modern</w:t>
            </w:r>
          </w:p>
          <w:p w14:paraId="4C4D358D" w14:textId="77777777" w:rsidR="001A20E6" w:rsidRDefault="00000000">
            <w:pPr>
              <w:pStyle w:val="TableCellCategoryTitle"/>
            </w:pPr>
            <w:r>
              <w:t>📚 Primary Books</w:t>
            </w:r>
          </w:p>
          <w:p w14:paraId="490C3624" w14:textId="77777777" w:rsidR="001A20E6" w:rsidRDefault="00000000">
            <w:pPr>
              <w:pStyle w:val="TableCellResourceItem"/>
            </w:pPr>
            <w:r>
              <w:t>• NCERT Class VIII - Our Past - III - How, When and Where</w:t>
            </w:r>
          </w:p>
          <w:p w14:paraId="7485EDB3" w14:textId="77777777" w:rsidR="001A20E6" w:rsidRDefault="00000000">
            <w:pPr>
              <w:pStyle w:val="TableCellResourceItem"/>
            </w:pPr>
            <w:r>
              <w:t>• Old NCERT - Modern India by Bipan Chandra - The Decline of the Mughal Empire</w:t>
            </w:r>
          </w:p>
          <w:p w14:paraId="50FCD813" w14:textId="77777777" w:rsidR="001A20E6" w:rsidRDefault="00000000">
            <w:pPr>
              <w:pStyle w:val="TableCellCategoryTitle"/>
            </w:pPr>
            <w:r>
              <w:t>📝 Practice Materials</w:t>
            </w:r>
          </w:p>
          <w:p w14:paraId="0EFA27E6" w14:textId="77777777" w:rsidR="001A20E6" w:rsidRDefault="00000000">
            <w:pPr>
              <w:pStyle w:val="TableCellResourceItem"/>
            </w:pPr>
            <w:r>
              <w:t>• La Excellence Modern History Material</w:t>
            </w:r>
          </w:p>
          <w:p w14:paraId="2DD9519C" w14:textId="77777777" w:rsidR="001A20E6" w:rsidRDefault="00000000">
            <w:pPr>
              <w:pStyle w:val="TableCellResourceItem"/>
            </w:pPr>
            <w:r>
              <w:t>• Prelims &amp; Mains Workbooks</w:t>
            </w:r>
          </w:p>
          <w:p w14:paraId="051CAA36" w14:textId="77777777" w:rsidR="001A20E6" w:rsidRDefault="00000000">
            <w:pPr>
              <w:pStyle w:val="TableCellCategoryTitle"/>
            </w:pPr>
            <w:r>
              <w:t>📰 Current Affairs</w:t>
            </w:r>
          </w:p>
          <w:p w14:paraId="37BA999B" w14:textId="77777777" w:rsidR="001A20E6" w:rsidRDefault="00000000">
            <w:pPr>
              <w:pStyle w:val="TableCellResourceItem"/>
            </w:pPr>
            <w:r>
              <w:t>• Newspapers (IE – Explained History columns)</w:t>
            </w:r>
          </w:p>
        </w:tc>
        <w:tc>
          <w:tcPr>
            <w:tcW w:w="1650" w:type="pct"/>
          </w:tcPr>
          <w:p w14:paraId="0CA3ADCC" w14:textId="77777777" w:rsidR="001A20E6" w:rsidRDefault="001A20E6"/>
        </w:tc>
        <w:tc>
          <w:tcPr>
            <w:tcW w:w="1650" w:type="pct"/>
          </w:tcPr>
          <w:p w14:paraId="7E4F2074" w14:textId="77777777" w:rsidR="001A20E6" w:rsidRDefault="001A20E6"/>
        </w:tc>
      </w:tr>
    </w:tbl>
    <w:p w14:paraId="7052A5FC"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5C4E46BC" w14:textId="77777777">
        <w:tc>
          <w:tcPr>
            <w:tcW w:w="2500" w:type="pct"/>
            <w:tcMar>
              <w:top w:w="0" w:type="dxa"/>
              <w:left w:w="0" w:type="dxa"/>
              <w:bottom w:w="0" w:type="dxa"/>
              <w:right w:w="0" w:type="dxa"/>
            </w:tcMar>
          </w:tcPr>
          <w:p w14:paraId="2DB6B979" w14:textId="77777777" w:rsidR="001A20E6" w:rsidRDefault="00000000">
            <w:pPr>
              <w:pStyle w:val="WeekTitle"/>
            </w:pPr>
            <w:r>
              <w:rPr>
                <w:color w:val="1D4ED8"/>
              </w:rPr>
              <w:t>📅 Nov 09 - Nov 15, 2025</w:t>
            </w:r>
          </w:p>
        </w:tc>
        <w:tc>
          <w:tcPr>
            <w:tcW w:w="2500" w:type="pct"/>
            <w:tcMar>
              <w:top w:w="0" w:type="dxa"/>
              <w:left w:w="0" w:type="dxa"/>
              <w:bottom w:w="0" w:type="dxa"/>
              <w:right w:w="0" w:type="dxa"/>
            </w:tcMar>
          </w:tcPr>
          <w:p w14:paraId="55F61346" w14:textId="77777777" w:rsidR="001A20E6" w:rsidRDefault="00000000">
            <w:pPr>
              <w:pStyle w:val="WeekCycleName"/>
            </w:pPr>
            <w:r>
              <w:rPr>
                <w:color w:val="1D4ED8"/>
              </w:rPr>
              <w:t>C1</w:t>
            </w:r>
          </w:p>
        </w:tc>
      </w:tr>
    </w:tbl>
    <w:p w14:paraId="41FC8020"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144968B2" w14:textId="77777777">
        <w:tc>
          <w:tcPr>
            <w:tcW w:w="700" w:type="pct"/>
            <w:shd w:val="clear" w:color="auto" w:fill="DBEAFE"/>
            <w:tcMar>
              <w:top w:w="200" w:type="dxa"/>
              <w:left w:w="100" w:type="dxa"/>
              <w:bottom w:w="200" w:type="dxa"/>
              <w:right w:w="100" w:type="dxa"/>
            </w:tcMar>
          </w:tcPr>
          <w:p w14:paraId="0ECC1FB3" w14:textId="77777777" w:rsidR="001A20E6" w:rsidRDefault="00000000">
            <w:pPr>
              <w:pStyle w:val="TableCellCalendarDayHeader"/>
            </w:pPr>
            <w:r>
              <w:rPr>
                <w:color w:val="1D4ED8"/>
              </w:rPr>
              <w:t>Sunday</w:t>
            </w:r>
          </w:p>
          <w:p w14:paraId="47E8C1DC" w14:textId="77777777" w:rsidR="001A20E6" w:rsidRDefault="00000000">
            <w:pPr>
              <w:pStyle w:val="TableCellCalendarDateHeader"/>
            </w:pPr>
            <w:r>
              <w:rPr>
                <w:color w:val="1D4ED8"/>
              </w:rPr>
              <w:t>Nov 09</w:t>
            </w:r>
          </w:p>
          <w:p w14:paraId="4761F8BA"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148FCF50" w14:textId="77777777" w:rsidR="001A20E6" w:rsidRDefault="00000000">
            <w:pPr>
              <w:pStyle w:val="TableCellCalendarDayHeader"/>
            </w:pPr>
            <w:r>
              <w:rPr>
                <w:color w:val="1D4ED8"/>
              </w:rPr>
              <w:t>Monday</w:t>
            </w:r>
          </w:p>
          <w:p w14:paraId="6C10FE6F" w14:textId="77777777" w:rsidR="001A20E6" w:rsidRDefault="00000000">
            <w:pPr>
              <w:pStyle w:val="TableCellCalendarDateHeader"/>
            </w:pPr>
            <w:r>
              <w:rPr>
                <w:color w:val="1D4ED8"/>
              </w:rPr>
              <w:t>Nov 10</w:t>
            </w:r>
          </w:p>
          <w:p w14:paraId="62FDE860"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41C8950C" w14:textId="77777777" w:rsidR="001A20E6" w:rsidRDefault="00000000">
            <w:pPr>
              <w:pStyle w:val="TableCellCalendarDayHeader"/>
            </w:pPr>
            <w:r>
              <w:rPr>
                <w:color w:val="1D4ED8"/>
              </w:rPr>
              <w:t>Tuesday</w:t>
            </w:r>
          </w:p>
          <w:p w14:paraId="470AD5F6" w14:textId="77777777" w:rsidR="001A20E6" w:rsidRDefault="00000000">
            <w:pPr>
              <w:pStyle w:val="TableCellCalendarDateHeader"/>
            </w:pPr>
            <w:r>
              <w:rPr>
                <w:color w:val="1D4ED8"/>
              </w:rPr>
              <w:t>Nov 11</w:t>
            </w:r>
          </w:p>
          <w:p w14:paraId="05BF07BA"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0C981762" w14:textId="77777777" w:rsidR="001A20E6" w:rsidRDefault="00000000">
            <w:pPr>
              <w:pStyle w:val="TableCellCalendarDayHeader"/>
            </w:pPr>
            <w:r>
              <w:rPr>
                <w:color w:val="1D4ED8"/>
              </w:rPr>
              <w:t>Wednesday</w:t>
            </w:r>
          </w:p>
          <w:p w14:paraId="41C5AF8B" w14:textId="77777777" w:rsidR="001A20E6" w:rsidRDefault="00000000">
            <w:pPr>
              <w:pStyle w:val="TableCellCalendarDateHeader"/>
            </w:pPr>
            <w:r>
              <w:rPr>
                <w:color w:val="1D4ED8"/>
              </w:rPr>
              <w:t>Nov 12</w:t>
            </w:r>
          </w:p>
          <w:p w14:paraId="57EC3007"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1AFB4FCA" w14:textId="77777777" w:rsidR="001A20E6" w:rsidRDefault="00000000">
            <w:pPr>
              <w:pStyle w:val="TableCellCalendarDayHeader"/>
            </w:pPr>
            <w:r>
              <w:rPr>
                <w:color w:val="1D4ED8"/>
              </w:rPr>
              <w:t>Thursday</w:t>
            </w:r>
          </w:p>
          <w:p w14:paraId="3630CAA8" w14:textId="77777777" w:rsidR="001A20E6" w:rsidRDefault="00000000">
            <w:pPr>
              <w:pStyle w:val="TableCellCalendarDateHeader"/>
            </w:pPr>
            <w:r>
              <w:rPr>
                <w:color w:val="1D4ED8"/>
              </w:rPr>
              <w:t>Nov 13</w:t>
            </w:r>
          </w:p>
          <w:p w14:paraId="08DB5372"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611CE9AB" w14:textId="77777777" w:rsidR="001A20E6" w:rsidRDefault="00000000">
            <w:pPr>
              <w:pStyle w:val="TableCellCalendarDayHeader"/>
            </w:pPr>
            <w:r>
              <w:rPr>
                <w:color w:val="1D4ED8"/>
              </w:rPr>
              <w:t>Friday</w:t>
            </w:r>
          </w:p>
          <w:p w14:paraId="2D3D3A3C" w14:textId="77777777" w:rsidR="001A20E6" w:rsidRDefault="00000000">
            <w:pPr>
              <w:pStyle w:val="TableCellCalendarDateHeader"/>
            </w:pPr>
            <w:r>
              <w:rPr>
                <w:color w:val="1D4ED8"/>
              </w:rPr>
              <w:t>Nov 14</w:t>
            </w:r>
          </w:p>
          <w:p w14:paraId="20EFE5F7"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2E560A3A" w14:textId="77777777" w:rsidR="001A20E6" w:rsidRDefault="00000000">
            <w:pPr>
              <w:pStyle w:val="TableCellCalendarDayHeader"/>
            </w:pPr>
            <w:r>
              <w:rPr>
                <w:color w:val="F57C00"/>
              </w:rPr>
              <w:t>Saturday</w:t>
            </w:r>
          </w:p>
          <w:p w14:paraId="35D31036" w14:textId="77777777" w:rsidR="001A20E6" w:rsidRDefault="00000000">
            <w:pPr>
              <w:pStyle w:val="TableCellCalendarDateHeader"/>
            </w:pPr>
            <w:r>
              <w:rPr>
                <w:color w:val="F57C00"/>
              </w:rPr>
              <w:t>Nov 15</w:t>
            </w:r>
          </w:p>
          <w:p w14:paraId="7D21C9D8" w14:textId="77777777" w:rsidR="001A20E6" w:rsidRDefault="00000000">
            <w:pPr>
              <w:pStyle w:val="TableCellCatchupLabel"/>
            </w:pPr>
            <w:r>
              <w:rPr>
                <w:color w:val="F57C00"/>
              </w:rPr>
              <w:t>Catchup Day</w:t>
            </w:r>
          </w:p>
        </w:tc>
      </w:tr>
      <w:tr w:rsidR="001A20E6" w14:paraId="5F75A081" w14:textId="77777777">
        <w:tc>
          <w:tcPr>
            <w:tcW w:w="700" w:type="pct"/>
            <w:shd w:val="clear" w:color="auto" w:fill="DBEAFE"/>
            <w:tcMar>
              <w:top w:w="150" w:type="dxa"/>
              <w:left w:w="100" w:type="dxa"/>
              <w:bottom w:w="150" w:type="dxa"/>
              <w:right w:w="100" w:type="dxa"/>
            </w:tcMar>
          </w:tcPr>
          <w:p w14:paraId="5F42267D" w14:textId="77777777" w:rsidR="001A20E6" w:rsidRDefault="00000000">
            <w:pPr>
              <w:pStyle w:val="TableCellTaskSubject"/>
            </w:pPr>
            <w:r>
              <w:t>Sociology</w:t>
            </w:r>
          </w:p>
          <w:p w14:paraId="07CB8199" w14:textId="77777777" w:rsidR="001A20E6" w:rsidRDefault="00000000">
            <w:pPr>
              <w:pStyle w:val="TableCellTaskDetails"/>
            </w:pPr>
            <w:r>
              <w:t>• Test - TEST — 3h</w:t>
            </w:r>
          </w:p>
          <w:p w14:paraId="25378B8C" w14:textId="77777777" w:rsidR="001A20E6" w:rsidRDefault="00000000">
            <w:pPr>
              <w:pStyle w:val="TableCellTaskBadge"/>
              <w:shd w:val="clear" w:color="auto" w:fill="FFF3E0"/>
            </w:pPr>
            <w:r>
              <w:rPr>
                <w:b/>
                <w:bCs/>
                <w:color w:val="F57C00"/>
              </w:rPr>
              <w:t>TEST</w:t>
            </w:r>
          </w:p>
        </w:tc>
        <w:tc>
          <w:tcPr>
            <w:tcW w:w="700" w:type="pct"/>
            <w:shd w:val="clear" w:color="auto" w:fill="DBEAFE"/>
            <w:tcMar>
              <w:top w:w="150" w:type="dxa"/>
              <w:left w:w="100" w:type="dxa"/>
              <w:bottom w:w="150" w:type="dxa"/>
              <w:right w:w="100" w:type="dxa"/>
            </w:tcMar>
          </w:tcPr>
          <w:p w14:paraId="5EF13FD7" w14:textId="77777777" w:rsidR="001A20E6" w:rsidRDefault="00000000">
            <w:pPr>
              <w:pStyle w:val="TableCellTaskSubject"/>
            </w:pPr>
            <w:r>
              <w:t>Sociology</w:t>
            </w:r>
          </w:p>
          <w:p w14:paraId="682B0DF8" w14:textId="77777777" w:rsidR="001A20E6" w:rsidRDefault="00000000">
            <w:pPr>
              <w:pStyle w:val="TableCellTaskDetails"/>
            </w:pPr>
            <w:r>
              <w:t>• Study - OPT-SOC/01 — 3h</w:t>
            </w:r>
          </w:p>
          <w:p w14:paraId="56C3CE64"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30D1B05D" w14:textId="77777777" w:rsidR="001A20E6" w:rsidRDefault="00000000">
            <w:pPr>
              <w:pStyle w:val="TableCellTaskSubject"/>
            </w:pPr>
            <w:r>
              <w:t>Sociology</w:t>
            </w:r>
          </w:p>
          <w:p w14:paraId="7767B80C" w14:textId="77777777" w:rsidR="001A20E6" w:rsidRDefault="00000000">
            <w:pPr>
              <w:pStyle w:val="TableCellTaskDetails"/>
            </w:pPr>
            <w:r>
              <w:t>• Study - OPT-SOC/01 — 2h 30m</w:t>
            </w:r>
          </w:p>
          <w:p w14:paraId="610CA383" w14:textId="77777777" w:rsidR="001A20E6" w:rsidRDefault="00000000">
            <w:pPr>
              <w:pStyle w:val="TableCellTaskBadge"/>
              <w:shd w:val="clear" w:color="auto" w:fill="E3F2FD"/>
            </w:pPr>
            <w:r>
              <w:rPr>
                <w:b/>
                <w:bCs/>
                <w:color w:val="1976D2"/>
              </w:rPr>
              <w:t>STUDY</w:t>
            </w:r>
          </w:p>
          <w:p w14:paraId="3CE9BBDF" w14:textId="77777777" w:rsidR="001A20E6" w:rsidRDefault="00000000">
            <w:pPr>
              <w:pStyle w:val="TableCellTaskDetails"/>
            </w:pPr>
            <w:r>
              <w:t>• Study - OPT-SOC/02 — 30m</w:t>
            </w:r>
          </w:p>
          <w:p w14:paraId="6DD92756"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3EC6F977" w14:textId="77777777" w:rsidR="001A20E6" w:rsidRDefault="00000000">
            <w:pPr>
              <w:pStyle w:val="TableCellTaskSubject"/>
            </w:pPr>
            <w:r>
              <w:t>Sociology</w:t>
            </w:r>
          </w:p>
          <w:p w14:paraId="725D215F" w14:textId="77777777" w:rsidR="001A20E6" w:rsidRDefault="00000000">
            <w:pPr>
              <w:pStyle w:val="TableCellTaskDetails"/>
            </w:pPr>
            <w:r>
              <w:t>• Study - OPT-SOC/02 — 3h</w:t>
            </w:r>
          </w:p>
          <w:p w14:paraId="79D61CDD"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261E44F2" w14:textId="77777777" w:rsidR="001A20E6" w:rsidRDefault="00000000">
            <w:pPr>
              <w:pStyle w:val="TableCellTaskSubject"/>
            </w:pPr>
            <w:r>
              <w:t>Sociology</w:t>
            </w:r>
          </w:p>
          <w:p w14:paraId="7247B8B9" w14:textId="77777777" w:rsidR="001A20E6" w:rsidRDefault="00000000">
            <w:pPr>
              <w:pStyle w:val="TableCellTaskDetails"/>
            </w:pPr>
            <w:r>
              <w:t>• Study - OPT-SOC/02 — 3h</w:t>
            </w:r>
          </w:p>
          <w:p w14:paraId="448695FB"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7A3492ED" w14:textId="77777777" w:rsidR="001A20E6" w:rsidRDefault="00000000">
            <w:pPr>
              <w:pStyle w:val="TableCellTaskSubject"/>
            </w:pPr>
            <w:r>
              <w:t>Sociology</w:t>
            </w:r>
          </w:p>
          <w:p w14:paraId="4DF578A5" w14:textId="77777777" w:rsidR="001A20E6" w:rsidRDefault="00000000">
            <w:pPr>
              <w:pStyle w:val="TableCellTaskDetails"/>
            </w:pPr>
            <w:r>
              <w:t>• Study - OPT-SOC/02 — 3h</w:t>
            </w:r>
          </w:p>
          <w:p w14:paraId="5D223705"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04A595EF" w14:textId="77777777" w:rsidR="001A20E6" w:rsidRDefault="001A20E6"/>
        </w:tc>
      </w:tr>
      <w:tr w:rsidR="001A20E6" w14:paraId="350E8A09" w14:textId="77777777">
        <w:tc>
          <w:tcPr>
            <w:tcW w:w="700" w:type="pct"/>
            <w:shd w:val="clear" w:color="auto" w:fill="DBEAFE"/>
            <w:tcMar>
              <w:top w:w="150" w:type="dxa"/>
              <w:left w:w="100" w:type="dxa"/>
              <w:bottom w:w="150" w:type="dxa"/>
              <w:right w:w="100" w:type="dxa"/>
            </w:tcMar>
          </w:tcPr>
          <w:p w14:paraId="3E9B54EC" w14:textId="77777777" w:rsidR="001A20E6" w:rsidRDefault="00000000">
            <w:pPr>
              <w:pStyle w:val="TableCellTaskSubject"/>
            </w:pPr>
            <w:r>
              <w:t>History-Modern</w:t>
            </w:r>
          </w:p>
          <w:p w14:paraId="6815B654" w14:textId="77777777" w:rsidR="001A20E6" w:rsidRDefault="00000000">
            <w:pPr>
              <w:pStyle w:val="TableCellTaskDetails"/>
            </w:pPr>
            <w:r>
              <w:t>• Test - TEST — 3h</w:t>
            </w:r>
          </w:p>
          <w:p w14:paraId="24009121" w14:textId="77777777" w:rsidR="001A20E6" w:rsidRDefault="00000000">
            <w:pPr>
              <w:pStyle w:val="TableCellTaskBadge"/>
              <w:shd w:val="clear" w:color="auto" w:fill="FFF3E0"/>
            </w:pPr>
            <w:r>
              <w:rPr>
                <w:b/>
                <w:bCs/>
                <w:color w:val="F57C00"/>
              </w:rPr>
              <w:t>TEST</w:t>
            </w:r>
          </w:p>
        </w:tc>
        <w:tc>
          <w:tcPr>
            <w:tcW w:w="700" w:type="pct"/>
            <w:shd w:val="clear" w:color="auto" w:fill="DBEAFE"/>
            <w:tcMar>
              <w:top w:w="150" w:type="dxa"/>
              <w:left w:w="100" w:type="dxa"/>
              <w:bottom w:w="150" w:type="dxa"/>
              <w:right w:w="100" w:type="dxa"/>
            </w:tcMar>
          </w:tcPr>
          <w:p w14:paraId="44CC65F2" w14:textId="77777777" w:rsidR="001A20E6" w:rsidRDefault="00000000">
            <w:pPr>
              <w:pStyle w:val="TableCellTaskSubject"/>
            </w:pPr>
            <w:r>
              <w:t>History-Modern</w:t>
            </w:r>
          </w:p>
          <w:p w14:paraId="706FCF46" w14:textId="77777777" w:rsidR="001A20E6" w:rsidRDefault="00000000">
            <w:pPr>
              <w:pStyle w:val="TableCellTaskDetails"/>
            </w:pPr>
            <w:r>
              <w:t>• Study - Advent of Europeans (H03/01) — 1h</w:t>
            </w:r>
          </w:p>
          <w:p w14:paraId="0C6FB2E2" w14:textId="77777777" w:rsidR="001A20E6" w:rsidRDefault="00000000">
            <w:pPr>
              <w:pStyle w:val="TableCellTaskBadge"/>
              <w:shd w:val="clear" w:color="auto" w:fill="E3F2FD"/>
            </w:pPr>
            <w:r>
              <w:rPr>
                <w:b/>
                <w:bCs/>
                <w:color w:val="1976D2"/>
              </w:rPr>
              <w:t>STUDY</w:t>
            </w:r>
          </w:p>
          <w:p w14:paraId="342E44B8" w14:textId="77777777" w:rsidR="001A20E6" w:rsidRDefault="00000000">
            <w:pPr>
              <w:pStyle w:val="TableCellTaskDetails"/>
            </w:pPr>
            <w:r>
              <w:t>• Study - British Conquest and consolidation; Sepoy Mutiny (H03/02) — 2h</w:t>
            </w:r>
          </w:p>
          <w:p w14:paraId="6E0F1EA8"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55180EBD" w14:textId="77777777" w:rsidR="001A20E6" w:rsidRDefault="00000000">
            <w:pPr>
              <w:pStyle w:val="TableCellTaskSubject"/>
            </w:pPr>
            <w:r>
              <w:t>History-Modern</w:t>
            </w:r>
          </w:p>
          <w:p w14:paraId="16FA3E4E" w14:textId="77777777" w:rsidR="001A20E6" w:rsidRDefault="00000000">
            <w:pPr>
              <w:pStyle w:val="TableCellTaskDetails"/>
            </w:pPr>
            <w:r>
              <w:t>• Study - Indian Renaissance (H03/03) — 2h</w:t>
            </w:r>
          </w:p>
          <w:p w14:paraId="1935016B" w14:textId="77777777" w:rsidR="001A20E6" w:rsidRDefault="00000000">
            <w:pPr>
              <w:pStyle w:val="TableCellTaskBadge"/>
              <w:shd w:val="clear" w:color="auto" w:fill="E3F2FD"/>
            </w:pPr>
            <w:r>
              <w:rPr>
                <w:b/>
                <w:bCs/>
                <w:color w:val="1976D2"/>
              </w:rPr>
              <w:t>STUDY</w:t>
            </w:r>
          </w:p>
          <w:p w14:paraId="21841980" w14:textId="77777777" w:rsidR="001A20E6" w:rsidRDefault="00000000">
            <w:pPr>
              <w:pStyle w:val="TableCellTaskDetails"/>
            </w:pPr>
            <w:r>
              <w:t>• Study - Pre-congress associations and formation of INC; INC Sessions (H03/04) — 1h</w:t>
            </w:r>
          </w:p>
          <w:p w14:paraId="63D2FCBE"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3036FC89" w14:textId="77777777" w:rsidR="001A20E6" w:rsidRDefault="00000000">
            <w:pPr>
              <w:pStyle w:val="TableCellTaskSubject"/>
            </w:pPr>
            <w:r>
              <w:t>History-Modern</w:t>
            </w:r>
          </w:p>
          <w:p w14:paraId="4882E2BE" w14:textId="77777777" w:rsidR="001A20E6" w:rsidRDefault="00000000">
            <w:pPr>
              <w:pStyle w:val="TableCellTaskDetails"/>
            </w:pPr>
            <w:r>
              <w:t>• Study - Pre-congress associations and formation of INC; INC Sessions (H03/04) — 1h</w:t>
            </w:r>
          </w:p>
          <w:p w14:paraId="60417E18" w14:textId="77777777" w:rsidR="001A20E6" w:rsidRDefault="00000000">
            <w:pPr>
              <w:pStyle w:val="TableCellTaskBadge"/>
              <w:shd w:val="clear" w:color="auto" w:fill="E3F2FD"/>
            </w:pPr>
            <w:r>
              <w:rPr>
                <w:b/>
                <w:bCs/>
                <w:color w:val="1976D2"/>
              </w:rPr>
              <w:t>STUDY</w:t>
            </w:r>
          </w:p>
          <w:p w14:paraId="4B8F4E36" w14:textId="77777777" w:rsidR="001A20E6" w:rsidRDefault="00000000">
            <w:pPr>
              <w:pStyle w:val="TableCellTaskDetails"/>
            </w:pPr>
            <w:r>
              <w:t>• Study - Moderate phase (H03/05) — 2h</w:t>
            </w:r>
          </w:p>
          <w:p w14:paraId="53B8523F"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6138128D" w14:textId="77777777" w:rsidR="001A20E6" w:rsidRDefault="00000000">
            <w:pPr>
              <w:pStyle w:val="TableCellTaskSubject"/>
            </w:pPr>
            <w:r>
              <w:t>History-Modern</w:t>
            </w:r>
          </w:p>
          <w:p w14:paraId="3F2C98FE" w14:textId="77777777" w:rsidR="001A20E6" w:rsidRDefault="00000000">
            <w:pPr>
              <w:pStyle w:val="TableCellTaskDetails"/>
            </w:pPr>
            <w:r>
              <w:t>• Study - Extremist Phase (H03/06) — 2h</w:t>
            </w:r>
          </w:p>
          <w:p w14:paraId="2CF62616" w14:textId="77777777" w:rsidR="001A20E6" w:rsidRDefault="00000000">
            <w:pPr>
              <w:pStyle w:val="TableCellTaskBadge"/>
              <w:shd w:val="clear" w:color="auto" w:fill="E3F2FD"/>
            </w:pPr>
            <w:r>
              <w:rPr>
                <w:b/>
                <w:bCs/>
                <w:color w:val="1976D2"/>
              </w:rPr>
              <w:t>STUDY</w:t>
            </w:r>
          </w:p>
          <w:p w14:paraId="7A1FDD59" w14:textId="77777777" w:rsidR="001A20E6" w:rsidRDefault="00000000">
            <w:pPr>
              <w:pStyle w:val="TableCellTaskDetails"/>
            </w:pPr>
            <w:r>
              <w:t>• Study - Ghandian Phase (H03/07) — 1h</w:t>
            </w:r>
          </w:p>
          <w:p w14:paraId="337BAAD9"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2A5628EA" w14:textId="77777777" w:rsidR="001A20E6" w:rsidRDefault="00000000">
            <w:pPr>
              <w:pStyle w:val="TableCellTaskSubject"/>
            </w:pPr>
            <w:r>
              <w:t>History-Modern</w:t>
            </w:r>
          </w:p>
          <w:p w14:paraId="466C69EE" w14:textId="77777777" w:rsidR="001A20E6" w:rsidRDefault="00000000">
            <w:pPr>
              <w:pStyle w:val="TableCellTaskDetails"/>
            </w:pPr>
            <w:r>
              <w:t>• Study - Ghandian Phase (H03/07) — 1h</w:t>
            </w:r>
          </w:p>
          <w:p w14:paraId="4828AFE5" w14:textId="77777777" w:rsidR="001A20E6" w:rsidRDefault="00000000">
            <w:pPr>
              <w:pStyle w:val="TableCellTaskBadge"/>
              <w:shd w:val="clear" w:color="auto" w:fill="E3F2FD"/>
            </w:pPr>
            <w:r>
              <w:rPr>
                <w:b/>
                <w:bCs/>
                <w:color w:val="1976D2"/>
              </w:rPr>
              <w:t>STUDY</w:t>
            </w:r>
          </w:p>
          <w:p w14:paraId="5BF0B543" w14:textId="77777777" w:rsidR="001A20E6" w:rsidRDefault="00000000">
            <w:pPr>
              <w:pStyle w:val="TableCellTaskDetails"/>
            </w:pPr>
            <w:r>
              <w:t>• Study - Revolutionary activitism (H03/08) — 2h</w:t>
            </w:r>
          </w:p>
          <w:p w14:paraId="3C66B9B6"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4BEF43F2" w14:textId="77777777" w:rsidR="001A20E6" w:rsidRDefault="001A20E6"/>
        </w:tc>
      </w:tr>
    </w:tbl>
    <w:p w14:paraId="09D23D0F" w14:textId="5419878C" w:rsidR="001A20E6" w:rsidRDefault="001A20E6">
      <w:pPr>
        <w:spacing w:after="400"/>
      </w:pPr>
    </w:p>
    <w:p w14:paraId="617D2E5B" w14:textId="77777777" w:rsidR="001A20E6" w:rsidRDefault="00000000">
      <w:pPr>
        <w:pStyle w:val="ResourceTitle"/>
      </w:pPr>
      <w:r>
        <w:t>📚 Resources for Nov 09 - Nov 15</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3823C39F" w14:textId="77777777">
        <w:tc>
          <w:tcPr>
            <w:tcW w:w="1650" w:type="pct"/>
            <w:tcBorders>
              <w:bottom w:val="single" w:sz="2" w:space="0" w:color="D1D5DB"/>
              <w:right w:val="single" w:sz="2" w:space="0" w:color="D1D5DB"/>
            </w:tcBorders>
            <w:tcMar>
              <w:top w:w="200" w:type="dxa"/>
              <w:left w:w="150" w:type="dxa"/>
              <w:bottom w:w="200" w:type="dxa"/>
              <w:right w:w="150" w:type="dxa"/>
            </w:tcMar>
          </w:tcPr>
          <w:p w14:paraId="1A6844F5" w14:textId="77777777" w:rsidR="001A20E6" w:rsidRDefault="00000000">
            <w:pPr>
              <w:pStyle w:val="TableCellSubjectName"/>
            </w:pPr>
            <w:r>
              <w:t>Sociology</w:t>
            </w:r>
          </w:p>
          <w:p w14:paraId="2D2A340F" w14:textId="77777777" w:rsidR="001A20E6" w:rsidRDefault="00000000">
            <w:pPr>
              <w:pStyle w:val="TableCellCategoryTitle"/>
            </w:pPr>
            <w:r>
              <w:t>📝 Practice Materials</w:t>
            </w:r>
          </w:p>
          <w:p w14:paraId="471C011C" w14:textId="77777777" w:rsidR="001A20E6" w:rsidRDefault="00000000">
            <w:pPr>
              <w:pStyle w:val="TableCellResourceItem"/>
            </w:pPr>
            <w:r>
              <w:t>• La Excellence Sociology Material</w:t>
            </w:r>
          </w:p>
          <w:p w14:paraId="18636AF6" w14:textId="77777777" w:rsidR="001A20E6" w:rsidRDefault="00000000">
            <w:pPr>
              <w:pStyle w:val="TableCellResourceItem"/>
            </w:pPr>
            <w:r>
              <w:t>• Mains RRP + Prelims RRP</w:t>
            </w:r>
          </w:p>
          <w:p w14:paraId="390B2666" w14:textId="77777777" w:rsidR="001A20E6" w:rsidRDefault="00000000">
            <w:pPr>
              <w:pStyle w:val="TableCellResourceItem"/>
            </w:pPr>
            <w:r>
              <w:t>• Prelims &amp; Mains Workbooks</w:t>
            </w:r>
          </w:p>
          <w:p w14:paraId="7BCCF862" w14:textId="77777777" w:rsidR="001A20E6" w:rsidRDefault="00000000">
            <w:pPr>
              <w:pStyle w:val="TableCellResourceItem"/>
            </w:pPr>
            <w:r>
              <w:t>• Previous Year Question Papers</w:t>
            </w:r>
          </w:p>
          <w:p w14:paraId="0161C5EF" w14:textId="77777777" w:rsidR="001A20E6" w:rsidRDefault="00000000">
            <w:pPr>
              <w:pStyle w:val="TableCellResourceItem"/>
            </w:pPr>
            <w:r>
              <w:t>• Mock Tests</w:t>
            </w:r>
          </w:p>
          <w:p w14:paraId="1EF31EBE" w14:textId="77777777" w:rsidR="001A20E6" w:rsidRDefault="00000000">
            <w:pPr>
              <w:pStyle w:val="TableCellResourceItem"/>
            </w:pPr>
            <w:r>
              <w:t>• La Excellence Indian Society Material</w:t>
            </w:r>
          </w:p>
          <w:p w14:paraId="6FEF2C59" w14:textId="77777777" w:rsidR="001A20E6" w:rsidRDefault="00000000">
            <w:pPr>
              <w:pStyle w:val="TableCellResourceItem"/>
            </w:pPr>
            <w:r>
              <w:t>• Mains Workbook - Paper I</w:t>
            </w:r>
          </w:p>
          <w:p w14:paraId="4585490E" w14:textId="77777777" w:rsidR="001A20E6" w:rsidRDefault="00000000">
            <w:pPr>
              <w:pStyle w:val="TableCellResourceItem"/>
            </w:pPr>
            <w:r>
              <w:t>• La Excellence Social Change Material</w:t>
            </w:r>
          </w:p>
          <w:p w14:paraId="255083C4" w14:textId="77777777" w:rsidR="001A20E6" w:rsidRDefault="00000000">
            <w:pPr>
              <w:pStyle w:val="TableCellResourceItem"/>
            </w:pPr>
            <w:r>
              <w:t>• Mains Workbook - Paper II</w:t>
            </w:r>
          </w:p>
          <w:p w14:paraId="1CDBBC57" w14:textId="77777777" w:rsidR="001A20E6" w:rsidRDefault="00000000">
            <w:pPr>
              <w:pStyle w:val="TableCellResourceItem"/>
            </w:pPr>
            <w:r>
              <w:t>• La Excellence Sociology of Religion Material</w:t>
            </w:r>
          </w:p>
          <w:p w14:paraId="34D509AF" w14:textId="77777777" w:rsidR="001A20E6" w:rsidRDefault="00000000">
            <w:pPr>
              <w:pStyle w:val="TableCellResourceItem"/>
            </w:pPr>
            <w:r>
              <w:t>• Mains Workbook</w:t>
            </w:r>
          </w:p>
          <w:p w14:paraId="6BE13B44" w14:textId="77777777" w:rsidR="001A20E6" w:rsidRDefault="00000000">
            <w:pPr>
              <w:pStyle w:val="TableCellResourceItem"/>
            </w:pPr>
            <w:r>
              <w:t>• La Excellence Sociology of Education Material</w:t>
            </w:r>
          </w:p>
          <w:p w14:paraId="3AAB7E7D" w14:textId="77777777" w:rsidR="001A20E6" w:rsidRDefault="00000000">
            <w:pPr>
              <w:pStyle w:val="TableCellResourceItem"/>
            </w:pPr>
            <w:r>
              <w:t>• Mains Workbook</w:t>
            </w:r>
          </w:p>
          <w:p w14:paraId="602052B5" w14:textId="77777777" w:rsidR="001A20E6" w:rsidRDefault="00000000">
            <w:pPr>
              <w:pStyle w:val="TableCellResourceItem"/>
            </w:pPr>
            <w:r>
              <w:t>• La Excellence Social Stratification Material</w:t>
            </w:r>
          </w:p>
          <w:p w14:paraId="5311C6AA" w14:textId="77777777" w:rsidR="001A20E6" w:rsidRDefault="00000000">
            <w:pPr>
              <w:pStyle w:val="TableCellResourceItem"/>
            </w:pPr>
            <w:r>
              <w:t>• Mains Workbook</w:t>
            </w:r>
          </w:p>
          <w:p w14:paraId="6BFF4A96" w14:textId="77777777" w:rsidR="001A20E6" w:rsidRDefault="00000000">
            <w:pPr>
              <w:pStyle w:val="TableCellResourceItem"/>
            </w:pPr>
            <w:r>
              <w:t>• La Excellence Gender Studies Material</w:t>
            </w:r>
          </w:p>
          <w:p w14:paraId="3BDD4CBC" w14:textId="77777777" w:rsidR="001A20E6" w:rsidRDefault="00000000">
            <w:pPr>
              <w:pStyle w:val="TableCellResourceItem"/>
            </w:pPr>
            <w:r>
              <w:t>• Mains Workbook</w:t>
            </w:r>
          </w:p>
          <w:p w14:paraId="33D5A5E2" w14:textId="77777777" w:rsidR="001A20E6" w:rsidRDefault="00000000">
            <w:pPr>
              <w:pStyle w:val="TableCellResourceItem"/>
            </w:pPr>
            <w:r>
              <w:t>• La Excellence Urban Sociology Material</w:t>
            </w:r>
          </w:p>
          <w:p w14:paraId="2649A3EC" w14:textId="77777777" w:rsidR="001A20E6" w:rsidRDefault="00000000">
            <w:pPr>
              <w:pStyle w:val="TableCellResourceItem"/>
            </w:pPr>
            <w:r>
              <w:t>• Mains Workbook</w:t>
            </w:r>
          </w:p>
          <w:p w14:paraId="72225FE2" w14:textId="77777777" w:rsidR="001A20E6" w:rsidRDefault="00000000">
            <w:pPr>
              <w:pStyle w:val="TableCellResourceItem"/>
            </w:pPr>
            <w:r>
              <w:t>• La Excellence Rural Sociology Material</w:t>
            </w:r>
          </w:p>
          <w:p w14:paraId="2BC5686C" w14:textId="77777777" w:rsidR="001A20E6" w:rsidRDefault="00000000">
            <w:pPr>
              <w:pStyle w:val="TableCellResourceItem"/>
            </w:pPr>
            <w:r>
              <w:t>• Mains Workbook</w:t>
            </w:r>
          </w:p>
          <w:p w14:paraId="4F43D2B9" w14:textId="77777777" w:rsidR="001A20E6" w:rsidRDefault="00000000">
            <w:pPr>
              <w:pStyle w:val="TableCellResourceItem"/>
            </w:pPr>
            <w:r>
              <w:t>• La Excellence Social Movements Material</w:t>
            </w:r>
          </w:p>
          <w:p w14:paraId="77F7D4BA" w14:textId="77777777" w:rsidR="001A20E6" w:rsidRDefault="00000000">
            <w:pPr>
              <w:pStyle w:val="TableCellResourceItem"/>
            </w:pPr>
            <w:r>
              <w:t>• Mains Workbook</w:t>
            </w:r>
          </w:p>
          <w:p w14:paraId="79A8D562" w14:textId="77777777" w:rsidR="001A20E6" w:rsidRDefault="00000000">
            <w:pPr>
              <w:pStyle w:val="TableCellResourceItem"/>
            </w:pPr>
            <w:r>
              <w:t>• La Excellence Sociology of Health Material</w:t>
            </w:r>
          </w:p>
          <w:p w14:paraId="5D0F0D81" w14:textId="77777777" w:rsidR="001A20E6" w:rsidRDefault="00000000">
            <w:pPr>
              <w:pStyle w:val="TableCellResourceItem"/>
            </w:pPr>
            <w:r>
              <w:t>• Mains Workbook</w:t>
            </w:r>
          </w:p>
          <w:p w14:paraId="25860646" w14:textId="77777777" w:rsidR="001A20E6" w:rsidRDefault="00000000">
            <w:pPr>
              <w:pStyle w:val="TableCellResourceItem"/>
            </w:pPr>
            <w:r>
              <w:t>• La Excellence Sociology of Law Material</w:t>
            </w:r>
          </w:p>
          <w:p w14:paraId="21AB814D" w14:textId="77777777" w:rsidR="001A20E6" w:rsidRDefault="00000000">
            <w:pPr>
              <w:pStyle w:val="TableCellResourceItem"/>
            </w:pPr>
            <w:r>
              <w:t>• Mains Workbook</w:t>
            </w:r>
          </w:p>
          <w:p w14:paraId="4B8C2098" w14:textId="77777777" w:rsidR="001A20E6" w:rsidRDefault="00000000">
            <w:pPr>
              <w:pStyle w:val="TableCellResourceItem"/>
            </w:pPr>
            <w:r>
              <w:t>• La Excellence Sociology of Media Material</w:t>
            </w:r>
          </w:p>
          <w:p w14:paraId="59CB34D8" w14:textId="77777777" w:rsidR="001A20E6" w:rsidRDefault="00000000">
            <w:pPr>
              <w:pStyle w:val="TableCellResourceItem"/>
            </w:pPr>
            <w:r>
              <w:t>• Mains Workbook</w:t>
            </w:r>
          </w:p>
          <w:p w14:paraId="63B72333" w14:textId="77777777" w:rsidR="001A20E6" w:rsidRDefault="00000000">
            <w:pPr>
              <w:pStyle w:val="TableCellResourceItem"/>
            </w:pPr>
            <w:r>
              <w:t>• La Excellence Sociology of Science Material</w:t>
            </w:r>
          </w:p>
          <w:p w14:paraId="03CE487A" w14:textId="77777777" w:rsidR="001A20E6" w:rsidRDefault="00000000">
            <w:pPr>
              <w:pStyle w:val="TableCellResourceItem"/>
            </w:pPr>
            <w:r>
              <w:t>• Mains Workbook</w:t>
            </w:r>
          </w:p>
          <w:p w14:paraId="1BBF27D8" w14:textId="77777777" w:rsidR="001A20E6" w:rsidRDefault="00000000">
            <w:pPr>
              <w:pStyle w:val="TableCellResourceItem"/>
            </w:pPr>
            <w:r>
              <w:t>• La Excellence Sociology of Environment Material</w:t>
            </w:r>
          </w:p>
          <w:p w14:paraId="0F6853CD" w14:textId="77777777" w:rsidR="001A20E6" w:rsidRDefault="00000000">
            <w:pPr>
              <w:pStyle w:val="TableCellResourceItem"/>
            </w:pPr>
            <w:r>
              <w:t>• Mains Workbook</w:t>
            </w:r>
          </w:p>
          <w:p w14:paraId="30639A25" w14:textId="77777777" w:rsidR="001A20E6" w:rsidRDefault="00000000">
            <w:pPr>
              <w:pStyle w:val="TableCellResourceItem"/>
            </w:pPr>
            <w:r>
              <w:t>• La Excellence Sociology of Globalization Material</w:t>
            </w:r>
          </w:p>
          <w:p w14:paraId="781D3988" w14:textId="77777777" w:rsidR="001A20E6" w:rsidRDefault="00000000">
            <w:pPr>
              <w:pStyle w:val="TableCellResourceItem"/>
            </w:pPr>
            <w:r>
              <w:t>• Mains Workbook</w:t>
            </w:r>
          </w:p>
          <w:p w14:paraId="14350A2C" w14:textId="77777777" w:rsidR="001A20E6" w:rsidRDefault="00000000">
            <w:pPr>
              <w:pStyle w:val="TableCellResourceItem"/>
            </w:pPr>
            <w:r>
              <w:t>• La Excellence Sociology of Work Material</w:t>
            </w:r>
          </w:p>
          <w:p w14:paraId="51D405E3" w14:textId="77777777" w:rsidR="001A20E6" w:rsidRDefault="00000000">
            <w:pPr>
              <w:pStyle w:val="TableCellResourceItem"/>
            </w:pPr>
            <w:r>
              <w:t>• Mains Workbook</w:t>
            </w:r>
          </w:p>
          <w:p w14:paraId="4DF2AF61" w14:textId="77777777" w:rsidR="001A20E6" w:rsidRDefault="00000000">
            <w:pPr>
              <w:pStyle w:val="TableCellCategoryTitle"/>
            </w:pPr>
            <w:r>
              <w:t>📰 Current Affairs</w:t>
            </w:r>
          </w:p>
          <w:p w14:paraId="723EF4E0" w14:textId="77777777" w:rsidR="001A20E6" w:rsidRDefault="00000000">
            <w:pPr>
              <w:pStyle w:val="TableCellResourceItem"/>
            </w:pPr>
            <w:r>
              <w:t>• Indian Sociological Review</w:t>
            </w:r>
          </w:p>
          <w:p w14:paraId="74453101" w14:textId="77777777" w:rsidR="001A20E6" w:rsidRDefault="00000000">
            <w:pPr>
              <w:pStyle w:val="TableCellResourceItem"/>
            </w:pPr>
            <w:r>
              <w:t>• Economic and Political Weekly (EPW)</w:t>
            </w:r>
          </w:p>
          <w:p w14:paraId="1D75E854" w14:textId="77777777" w:rsidR="001A20E6" w:rsidRDefault="00000000">
            <w:pPr>
              <w:pStyle w:val="TableCellResourceItem"/>
            </w:pPr>
            <w:r>
              <w:t>• Newspapers (The Hindu, Indian Express - Social issues)</w:t>
            </w:r>
          </w:p>
          <w:p w14:paraId="4F5EA6D2" w14:textId="77777777" w:rsidR="001A20E6" w:rsidRDefault="00000000">
            <w:pPr>
              <w:pStyle w:val="TableCellResourceItem"/>
            </w:pPr>
            <w:r>
              <w:t>• Yojana Magazine</w:t>
            </w:r>
          </w:p>
          <w:p w14:paraId="7D32AAFD" w14:textId="77777777" w:rsidR="001A20E6" w:rsidRDefault="00000000">
            <w:pPr>
              <w:pStyle w:val="TableCellResourceItem"/>
            </w:pPr>
            <w:r>
              <w:t>• Kurukshetra Magazine</w:t>
            </w:r>
          </w:p>
          <w:p w14:paraId="1BD6B0E9" w14:textId="77777777" w:rsidR="001A20E6" w:rsidRDefault="00000000">
            <w:pPr>
              <w:pStyle w:val="TableCellResourceItem"/>
            </w:pPr>
            <w:r>
              <w:t>• Social Watch India Reports</w:t>
            </w:r>
          </w:p>
          <w:p w14:paraId="164D9E02" w14:textId="77777777" w:rsidR="001A20E6" w:rsidRDefault="00000000">
            <w:pPr>
              <w:pStyle w:val="TableCellResourceItem"/>
            </w:pPr>
            <w:r>
              <w:t>• NSSO Reports</w:t>
            </w:r>
          </w:p>
          <w:p w14:paraId="3AB37184" w14:textId="77777777" w:rsidR="001A20E6" w:rsidRDefault="00000000">
            <w:pPr>
              <w:pStyle w:val="TableCellResourceItem"/>
            </w:pPr>
            <w:r>
              <w:t>• NFHS Reports</w:t>
            </w:r>
          </w:p>
          <w:p w14:paraId="1116B70A" w14:textId="77777777" w:rsidR="001A20E6" w:rsidRDefault="00000000">
            <w:pPr>
              <w:pStyle w:val="TableCellResourceItem"/>
            </w:pPr>
            <w:r>
              <w:t>• EPW Articles on Indian Society</w:t>
            </w:r>
          </w:p>
          <w:p w14:paraId="2F78A532" w14:textId="77777777" w:rsidR="001A20E6" w:rsidRDefault="00000000">
            <w:pPr>
              <w:pStyle w:val="TableCellResourceItem"/>
            </w:pPr>
            <w:r>
              <w:t>• Census Reports</w:t>
            </w:r>
          </w:p>
          <w:p w14:paraId="4266293C" w14:textId="77777777" w:rsidR="001A20E6" w:rsidRDefault="00000000">
            <w:pPr>
              <w:pStyle w:val="TableCellResourceItem"/>
            </w:pPr>
            <w:r>
              <w:t>• Social Development Reports</w:t>
            </w:r>
          </w:p>
          <w:p w14:paraId="6448B3DE" w14:textId="77777777" w:rsidR="001A20E6" w:rsidRDefault="00000000">
            <w:pPr>
              <w:pStyle w:val="TableCellResourceItem"/>
            </w:pPr>
            <w:r>
              <w:t>• Planning Commission Reports</w:t>
            </w:r>
          </w:p>
          <w:p w14:paraId="54293A04" w14:textId="77777777" w:rsidR="001A20E6" w:rsidRDefault="00000000">
            <w:pPr>
              <w:pStyle w:val="TableCellResourceItem"/>
            </w:pPr>
            <w:r>
              <w:t>• NITI Aayog Reports</w:t>
            </w:r>
          </w:p>
          <w:p w14:paraId="4CA39AA5" w14:textId="77777777" w:rsidR="001A20E6" w:rsidRDefault="00000000">
            <w:pPr>
              <w:pStyle w:val="TableCellResourceItem"/>
            </w:pPr>
            <w:r>
              <w:t>• World Bank Reports on India</w:t>
            </w:r>
          </w:p>
          <w:p w14:paraId="3B709B10" w14:textId="77777777" w:rsidR="001A20E6" w:rsidRDefault="00000000">
            <w:pPr>
              <w:pStyle w:val="TableCellResourceItem"/>
            </w:pPr>
            <w:r>
              <w:t>• Religious Demographics Reports</w:t>
            </w:r>
          </w:p>
          <w:p w14:paraId="69F97699" w14:textId="77777777" w:rsidR="001A20E6" w:rsidRDefault="00000000">
            <w:pPr>
              <w:pStyle w:val="TableCellResourceItem"/>
            </w:pPr>
            <w:r>
              <w:t>• Minority Commission Reports</w:t>
            </w:r>
          </w:p>
          <w:p w14:paraId="2247B7DB" w14:textId="77777777" w:rsidR="001A20E6" w:rsidRDefault="00000000">
            <w:pPr>
              <w:pStyle w:val="TableCellResourceItem"/>
            </w:pPr>
            <w:r>
              <w:t>• ASER Reports</w:t>
            </w:r>
          </w:p>
          <w:p w14:paraId="34651218" w14:textId="77777777" w:rsidR="001A20E6" w:rsidRDefault="00000000">
            <w:pPr>
              <w:pStyle w:val="TableCellResourceItem"/>
            </w:pPr>
            <w:r>
              <w:t>• NEP 2020</w:t>
            </w:r>
          </w:p>
          <w:p w14:paraId="2473EBC7" w14:textId="77777777" w:rsidR="001A20E6" w:rsidRDefault="00000000">
            <w:pPr>
              <w:pStyle w:val="TableCellResourceItem"/>
            </w:pPr>
            <w:r>
              <w:t>• Education Statistics Reports</w:t>
            </w:r>
          </w:p>
          <w:p w14:paraId="0E28E898" w14:textId="77777777" w:rsidR="001A20E6" w:rsidRDefault="00000000">
            <w:pPr>
              <w:pStyle w:val="TableCellResourceItem"/>
            </w:pPr>
            <w:r>
              <w:t>• Sachar Committee Report</w:t>
            </w:r>
          </w:p>
          <w:p w14:paraId="526FC4A4" w14:textId="77777777" w:rsidR="001A20E6" w:rsidRDefault="00000000">
            <w:pPr>
              <w:pStyle w:val="TableCellResourceItem"/>
            </w:pPr>
            <w:r>
              <w:t>• Mandal Commission Report</w:t>
            </w:r>
          </w:p>
          <w:p w14:paraId="24D7B4FA" w14:textId="77777777" w:rsidR="001A20E6" w:rsidRDefault="00000000">
            <w:pPr>
              <w:pStyle w:val="TableCellResourceItem"/>
            </w:pPr>
            <w:r>
              <w:t>• Caste Census Data</w:t>
            </w:r>
          </w:p>
          <w:p w14:paraId="024695CB" w14:textId="77777777" w:rsidR="001A20E6" w:rsidRDefault="00000000">
            <w:pPr>
              <w:pStyle w:val="TableCellResourceItem"/>
            </w:pPr>
            <w:r>
              <w:t>• Gender Budget Reports</w:t>
            </w:r>
          </w:p>
          <w:p w14:paraId="68ED3E59" w14:textId="77777777" w:rsidR="001A20E6" w:rsidRDefault="00000000">
            <w:pPr>
              <w:pStyle w:val="TableCellResourceItem"/>
            </w:pPr>
            <w:r>
              <w:t>• Women and Child Development Ministry Reports</w:t>
            </w:r>
          </w:p>
          <w:p w14:paraId="707DBF9D" w14:textId="77777777" w:rsidR="001A20E6" w:rsidRDefault="00000000">
            <w:pPr>
              <w:pStyle w:val="TableCellResourceItem"/>
            </w:pPr>
            <w:r>
              <w:t>• NFHS Gender Data</w:t>
            </w:r>
          </w:p>
          <w:p w14:paraId="232CCE5E" w14:textId="77777777" w:rsidR="001A20E6" w:rsidRDefault="00000000">
            <w:pPr>
              <w:pStyle w:val="TableCellResourceItem"/>
            </w:pPr>
            <w:r>
              <w:t>• Census Urban Data</w:t>
            </w:r>
          </w:p>
          <w:p w14:paraId="08F5A805" w14:textId="77777777" w:rsidR="001A20E6" w:rsidRDefault="00000000">
            <w:pPr>
              <w:pStyle w:val="TableCellResourceItem"/>
            </w:pPr>
            <w:r>
              <w:t>• Smart Cities Mission Reports</w:t>
            </w:r>
          </w:p>
          <w:p w14:paraId="533B8050" w14:textId="77777777" w:rsidR="001A20E6" w:rsidRDefault="00000000">
            <w:pPr>
              <w:pStyle w:val="TableCellResourceItem"/>
            </w:pPr>
            <w:r>
              <w:t>• Urban Development Ministry Reports</w:t>
            </w:r>
          </w:p>
          <w:p w14:paraId="2CB65541" w14:textId="77777777" w:rsidR="001A20E6" w:rsidRDefault="00000000">
            <w:pPr>
              <w:pStyle w:val="TableCellResourceItem"/>
            </w:pPr>
            <w:r>
              <w:t>• Rural Development Ministry Reports</w:t>
            </w:r>
          </w:p>
          <w:p w14:paraId="69F1706F" w14:textId="77777777" w:rsidR="001A20E6" w:rsidRDefault="00000000">
            <w:pPr>
              <w:pStyle w:val="TableCellResourceItem"/>
            </w:pPr>
            <w:r>
              <w:t>• MGNREGA Reports</w:t>
            </w:r>
          </w:p>
          <w:p w14:paraId="6E7339A6" w14:textId="77777777" w:rsidR="001A20E6" w:rsidRDefault="00000000">
            <w:pPr>
              <w:pStyle w:val="TableCellResourceItem"/>
            </w:pPr>
            <w:r>
              <w:t>• Panchayati Raj Statistics</w:t>
            </w:r>
          </w:p>
          <w:p w14:paraId="557781A6" w14:textId="77777777" w:rsidR="001A20E6" w:rsidRDefault="00000000">
            <w:pPr>
              <w:pStyle w:val="TableCellResourceItem"/>
            </w:pPr>
            <w:r>
              <w:t>• Social Movement Case Studies</w:t>
            </w:r>
          </w:p>
          <w:p w14:paraId="64B5B02B" w14:textId="77777777" w:rsidR="001A20E6" w:rsidRDefault="00000000">
            <w:pPr>
              <w:pStyle w:val="TableCellResourceItem"/>
            </w:pPr>
            <w:r>
              <w:t>• Civil Society Reports</w:t>
            </w:r>
          </w:p>
          <w:p w14:paraId="29344CEC" w14:textId="77777777" w:rsidR="001A20E6" w:rsidRDefault="00000000">
            <w:pPr>
              <w:pStyle w:val="TableCellResourceItem"/>
            </w:pPr>
            <w:r>
              <w:t>• Human Rights Reports</w:t>
            </w:r>
          </w:p>
          <w:p w14:paraId="5677B168" w14:textId="77777777" w:rsidR="001A20E6" w:rsidRDefault="00000000">
            <w:pPr>
              <w:pStyle w:val="TableCellResourceItem"/>
            </w:pPr>
            <w:r>
              <w:t>• Health Ministry Reports</w:t>
            </w:r>
          </w:p>
          <w:p w14:paraId="48DDBB0C" w14:textId="77777777" w:rsidR="001A20E6" w:rsidRDefault="00000000">
            <w:pPr>
              <w:pStyle w:val="TableCellResourceItem"/>
            </w:pPr>
            <w:r>
              <w:t>• WHO Reports on India</w:t>
            </w:r>
          </w:p>
          <w:p w14:paraId="7D5D9425" w14:textId="77777777" w:rsidR="001A20E6" w:rsidRDefault="00000000">
            <w:pPr>
              <w:pStyle w:val="TableCellResourceItem"/>
            </w:pPr>
            <w:r>
              <w:t>• Ayushman Bharat Reports</w:t>
            </w:r>
          </w:p>
          <w:p w14:paraId="0A095903" w14:textId="77777777" w:rsidR="001A20E6" w:rsidRDefault="00000000">
            <w:pPr>
              <w:pStyle w:val="TableCellResourceItem"/>
            </w:pPr>
            <w:r>
              <w:t>• Law Commission Reports</w:t>
            </w:r>
          </w:p>
          <w:p w14:paraId="23A88E73" w14:textId="77777777" w:rsidR="001A20E6" w:rsidRDefault="00000000">
            <w:pPr>
              <w:pStyle w:val="TableCellResourceItem"/>
            </w:pPr>
            <w:r>
              <w:t>• Supreme Court Judgments</w:t>
            </w:r>
          </w:p>
          <w:p w14:paraId="146D9AC3" w14:textId="77777777" w:rsidR="001A20E6" w:rsidRDefault="00000000">
            <w:pPr>
              <w:pStyle w:val="TableCellResourceItem"/>
            </w:pPr>
            <w:r>
              <w:t>• Legal Aid Reports</w:t>
            </w:r>
          </w:p>
          <w:p w14:paraId="4BD6DB2B" w14:textId="77777777" w:rsidR="001A20E6" w:rsidRDefault="00000000">
            <w:pPr>
              <w:pStyle w:val="TableCellResourceItem"/>
            </w:pPr>
            <w:r>
              <w:t>• Media Reports</w:t>
            </w:r>
          </w:p>
          <w:p w14:paraId="0CA2E088" w14:textId="77777777" w:rsidR="001A20E6" w:rsidRDefault="00000000">
            <w:pPr>
              <w:pStyle w:val="TableCellResourceItem"/>
            </w:pPr>
            <w:r>
              <w:t>• Broadcasting Ministry Reports</w:t>
            </w:r>
          </w:p>
          <w:p w14:paraId="5F8C8810" w14:textId="77777777" w:rsidR="001A20E6" w:rsidRDefault="00000000">
            <w:pPr>
              <w:pStyle w:val="TableCellResourceItem"/>
            </w:pPr>
            <w:r>
              <w:t>• Social Media Impact Studies</w:t>
            </w:r>
          </w:p>
          <w:p w14:paraId="2D4CB2AB" w14:textId="77777777" w:rsidR="001A20E6" w:rsidRDefault="00000000">
            <w:pPr>
              <w:pStyle w:val="TableCellResourceItem"/>
            </w:pPr>
            <w:r>
              <w:t>• Science and Technology Ministry Reports</w:t>
            </w:r>
          </w:p>
          <w:p w14:paraId="726F1053" w14:textId="77777777" w:rsidR="001A20E6" w:rsidRDefault="00000000">
            <w:pPr>
              <w:pStyle w:val="TableCellResourceItem"/>
            </w:pPr>
            <w:r>
              <w:t>• ISRO Reports</w:t>
            </w:r>
          </w:p>
          <w:p w14:paraId="29D247ED" w14:textId="77777777" w:rsidR="001A20E6" w:rsidRDefault="00000000">
            <w:pPr>
              <w:pStyle w:val="TableCellResourceItem"/>
            </w:pPr>
            <w:r>
              <w:t>• Digital India Reports</w:t>
            </w:r>
          </w:p>
          <w:p w14:paraId="031E07AC" w14:textId="77777777" w:rsidR="001A20E6" w:rsidRDefault="00000000">
            <w:pPr>
              <w:pStyle w:val="TableCellResourceItem"/>
            </w:pPr>
            <w:r>
              <w:t>• Environment Ministry Reports</w:t>
            </w:r>
          </w:p>
          <w:p w14:paraId="32190A48" w14:textId="77777777" w:rsidR="001A20E6" w:rsidRDefault="00000000">
            <w:pPr>
              <w:pStyle w:val="TableCellResourceItem"/>
            </w:pPr>
            <w:r>
              <w:t>• Climate Change Reports</w:t>
            </w:r>
          </w:p>
          <w:p w14:paraId="05AC39DD" w14:textId="77777777" w:rsidR="001A20E6" w:rsidRDefault="00000000">
            <w:pPr>
              <w:pStyle w:val="TableCellResourceItem"/>
            </w:pPr>
            <w:r>
              <w:t>• Sustainable Development Reports</w:t>
            </w:r>
          </w:p>
          <w:p w14:paraId="3B348543" w14:textId="77777777" w:rsidR="001A20E6" w:rsidRDefault="00000000">
            <w:pPr>
              <w:pStyle w:val="TableCellResourceItem"/>
            </w:pPr>
            <w:r>
              <w:t>• WTO Reports</w:t>
            </w:r>
          </w:p>
          <w:p w14:paraId="68E93B19" w14:textId="77777777" w:rsidR="001A20E6" w:rsidRDefault="00000000">
            <w:pPr>
              <w:pStyle w:val="TableCellResourceItem"/>
            </w:pPr>
            <w:r>
              <w:t>• Globalization Impact Studies</w:t>
            </w:r>
          </w:p>
          <w:p w14:paraId="568D0D2A" w14:textId="77777777" w:rsidR="001A20E6" w:rsidRDefault="00000000">
            <w:pPr>
              <w:pStyle w:val="TableCellResourceItem"/>
            </w:pPr>
            <w:r>
              <w:t>• International Migration Reports</w:t>
            </w:r>
          </w:p>
          <w:p w14:paraId="7C3EF15A" w14:textId="77777777" w:rsidR="001A20E6" w:rsidRDefault="00000000">
            <w:pPr>
              <w:pStyle w:val="TableCellResourceItem"/>
            </w:pPr>
            <w:r>
              <w:t>• Labor Ministry Reports</w:t>
            </w:r>
          </w:p>
          <w:p w14:paraId="15BDF585" w14:textId="77777777" w:rsidR="001A20E6" w:rsidRDefault="00000000">
            <w:pPr>
              <w:pStyle w:val="TableCellResourceItem"/>
            </w:pPr>
            <w:r>
              <w:t>• Industrial Relations Reports</w:t>
            </w:r>
          </w:p>
          <w:p w14:paraId="3380B17B"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6B257E11" w14:textId="77777777" w:rsidR="001A20E6" w:rsidRDefault="00000000">
            <w:pPr>
              <w:pStyle w:val="TableCellSubjectName"/>
            </w:pPr>
            <w:r>
              <w:t>History-Modern</w:t>
            </w:r>
          </w:p>
          <w:p w14:paraId="18624FD5" w14:textId="77777777" w:rsidR="001A20E6" w:rsidRDefault="00000000">
            <w:pPr>
              <w:pStyle w:val="TableCellCategoryTitle"/>
            </w:pPr>
            <w:r>
              <w:t>📚 Primary Books</w:t>
            </w:r>
          </w:p>
          <w:p w14:paraId="0E9D6963" w14:textId="77777777" w:rsidR="001A20E6" w:rsidRDefault="00000000">
            <w:pPr>
              <w:pStyle w:val="TableCellResourceItem"/>
            </w:pPr>
            <w:r>
              <w:t>• NCERT Class VIII - Our Past - III - How, When and Where</w:t>
            </w:r>
          </w:p>
          <w:p w14:paraId="47E0A79F" w14:textId="77777777" w:rsidR="001A20E6" w:rsidRDefault="00000000">
            <w:pPr>
              <w:pStyle w:val="TableCellResourceItem"/>
            </w:pPr>
            <w:r>
              <w:t>• Old NCERT - Modern India by Bipan Chandra - The Decline of the Mughal Empire</w:t>
            </w:r>
          </w:p>
          <w:p w14:paraId="108B627F" w14:textId="77777777" w:rsidR="001A20E6" w:rsidRDefault="00000000">
            <w:pPr>
              <w:pStyle w:val="TableCellCategoryTitle"/>
            </w:pPr>
            <w:r>
              <w:t>📝 Practice Materials</w:t>
            </w:r>
          </w:p>
          <w:p w14:paraId="4E4E4C8C" w14:textId="77777777" w:rsidR="001A20E6" w:rsidRDefault="00000000">
            <w:pPr>
              <w:pStyle w:val="TableCellResourceItem"/>
            </w:pPr>
            <w:r>
              <w:t>• La Excellence Modern History Material</w:t>
            </w:r>
          </w:p>
          <w:p w14:paraId="2CDB695B" w14:textId="77777777" w:rsidR="001A20E6" w:rsidRDefault="00000000">
            <w:pPr>
              <w:pStyle w:val="TableCellResourceItem"/>
            </w:pPr>
            <w:r>
              <w:t>• Prelims &amp; Mains Workbooks</w:t>
            </w:r>
          </w:p>
          <w:p w14:paraId="7865A15F" w14:textId="77777777" w:rsidR="001A20E6" w:rsidRDefault="00000000">
            <w:pPr>
              <w:pStyle w:val="TableCellCategoryTitle"/>
            </w:pPr>
            <w:r>
              <w:t>📰 Current Affairs</w:t>
            </w:r>
          </w:p>
          <w:p w14:paraId="6DECA721" w14:textId="77777777" w:rsidR="001A20E6" w:rsidRDefault="00000000">
            <w:pPr>
              <w:pStyle w:val="TableCellResourceItem"/>
            </w:pPr>
            <w:r>
              <w:t>• Newspapers (IE – Explained History columns)</w:t>
            </w:r>
          </w:p>
        </w:tc>
        <w:tc>
          <w:tcPr>
            <w:tcW w:w="1650" w:type="pct"/>
          </w:tcPr>
          <w:p w14:paraId="2AD4934D" w14:textId="77777777" w:rsidR="001A20E6" w:rsidRDefault="001A20E6"/>
        </w:tc>
      </w:tr>
    </w:tbl>
    <w:p w14:paraId="4F146BA6"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21D5CF17" w14:textId="77777777">
        <w:tc>
          <w:tcPr>
            <w:tcW w:w="2500" w:type="pct"/>
            <w:tcMar>
              <w:top w:w="0" w:type="dxa"/>
              <w:left w:w="0" w:type="dxa"/>
              <w:bottom w:w="0" w:type="dxa"/>
              <w:right w:w="0" w:type="dxa"/>
            </w:tcMar>
          </w:tcPr>
          <w:p w14:paraId="5D72A4AE" w14:textId="77777777" w:rsidR="001A20E6" w:rsidRDefault="00000000">
            <w:pPr>
              <w:pStyle w:val="WeekTitle"/>
            </w:pPr>
            <w:r>
              <w:rPr>
                <w:color w:val="1D4ED8"/>
              </w:rPr>
              <w:t>📅 Nov 16 - Nov 22, 2025</w:t>
            </w:r>
          </w:p>
        </w:tc>
        <w:tc>
          <w:tcPr>
            <w:tcW w:w="2500" w:type="pct"/>
            <w:tcMar>
              <w:top w:w="0" w:type="dxa"/>
              <w:left w:w="0" w:type="dxa"/>
              <w:bottom w:w="0" w:type="dxa"/>
              <w:right w:w="0" w:type="dxa"/>
            </w:tcMar>
          </w:tcPr>
          <w:p w14:paraId="12249E33" w14:textId="77777777" w:rsidR="001A20E6" w:rsidRDefault="00000000">
            <w:pPr>
              <w:pStyle w:val="WeekCycleName"/>
            </w:pPr>
            <w:r>
              <w:rPr>
                <w:color w:val="1D4ED8"/>
              </w:rPr>
              <w:t>C1</w:t>
            </w:r>
          </w:p>
        </w:tc>
      </w:tr>
    </w:tbl>
    <w:p w14:paraId="2276608D"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003EF97E" w14:textId="77777777">
        <w:tc>
          <w:tcPr>
            <w:tcW w:w="700" w:type="pct"/>
            <w:shd w:val="clear" w:color="auto" w:fill="DBEAFE"/>
            <w:tcMar>
              <w:top w:w="200" w:type="dxa"/>
              <w:left w:w="100" w:type="dxa"/>
              <w:bottom w:w="200" w:type="dxa"/>
              <w:right w:w="100" w:type="dxa"/>
            </w:tcMar>
          </w:tcPr>
          <w:p w14:paraId="3262C7BB" w14:textId="77777777" w:rsidR="001A20E6" w:rsidRDefault="00000000">
            <w:pPr>
              <w:pStyle w:val="TableCellCalendarDayHeader"/>
            </w:pPr>
            <w:r>
              <w:rPr>
                <w:color w:val="1D4ED8"/>
              </w:rPr>
              <w:t>Sunday</w:t>
            </w:r>
          </w:p>
          <w:p w14:paraId="129527DA" w14:textId="77777777" w:rsidR="001A20E6" w:rsidRDefault="00000000">
            <w:pPr>
              <w:pStyle w:val="TableCellCalendarDateHeader"/>
            </w:pPr>
            <w:r>
              <w:rPr>
                <w:color w:val="1D4ED8"/>
              </w:rPr>
              <w:t>Nov 16</w:t>
            </w:r>
          </w:p>
          <w:p w14:paraId="7F26A4A4"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08872E9A" w14:textId="77777777" w:rsidR="001A20E6" w:rsidRDefault="00000000">
            <w:pPr>
              <w:pStyle w:val="TableCellCalendarDayHeader"/>
            </w:pPr>
            <w:r>
              <w:rPr>
                <w:color w:val="1D4ED8"/>
              </w:rPr>
              <w:t>Monday</w:t>
            </w:r>
          </w:p>
          <w:p w14:paraId="4513898F" w14:textId="77777777" w:rsidR="001A20E6" w:rsidRDefault="00000000">
            <w:pPr>
              <w:pStyle w:val="TableCellCalendarDateHeader"/>
            </w:pPr>
            <w:r>
              <w:rPr>
                <w:color w:val="1D4ED8"/>
              </w:rPr>
              <w:t>Nov 17</w:t>
            </w:r>
          </w:p>
          <w:p w14:paraId="199114F5"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6DDDC4F5" w14:textId="77777777" w:rsidR="001A20E6" w:rsidRDefault="00000000">
            <w:pPr>
              <w:pStyle w:val="TableCellCalendarDayHeader"/>
            </w:pPr>
            <w:r>
              <w:rPr>
                <w:color w:val="1D4ED8"/>
              </w:rPr>
              <w:t>Tuesday</w:t>
            </w:r>
          </w:p>
          <w:p w14:paraId="6FD9CF8E" w14:textId="77777777" w:rsidR="001A20E6" w:rsidRDefault="00000000">
            <w:pPr>
              <w:pStyle w:val="TableCellCalendarDateHeader"/>
            </w:pPr>
            <w:r>
              <w:rPr>
                <w:color w:val="1D4ED8"/>
              </w:rPr>
              <w:t>Nov 18</w:t>
            </w:r>
          </w:p>
          <w:p w14:paraId="11FC71A6"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1CA0B8E9" w14:textId="77777777" w:rsidR="001A20E6" w:rsidRDefault="00000000">
            <w:pPr>
              <w:pStyle w:val="TableCellCalendarDayHeader"/>
            </w:pPr>
            <w:r>
              <w:rPr>
                <w:color w:val="1D4ED8"/>
              </w:rPr>
              <w:t>Wednesday</w:t>
            </w:r>
          </w:p>
          <w:p w14:paraId="5CE280AF" w14:textId="77777777" w:rsidR="001A20E6" w:rsidRDefault="00000000">
            <w:pPr>
              <w:pStyle w:val="TableCellCalendarDateHeader"/>
            </w:pPr>
            <w:r>
              <w:rPr>
                <w:color w:val="1D4ED8"/>
              </w:rPr>
              <w:t>Nov 19</w:t>
            </w:r>
          </w:p>
          <w:p w14:paraId="786FA2B2"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6DC180CB" w14:textId="77777777" w:rsidR="001A20E6" w:rsidRDefault="00000000">
            <w:pPr>
              <w:pStyle w:val="TableCellCalendarDayHeader"/>
            </w:pPr>
            <w:r>
              <w:rPr>
                <w:color w:val="1D4ED8"/>
              </w:rPr>
              <w:t>Thursday</w:t>
            </w:r>
          </w:p>
          <w:p w14:paraId="3376EECC" w14:textId="77777777" w:rsidR="001A20E6" w:rsidRDefault="00000000">
            <w:pPr>
              <w:pStyle w:val="TableCellCalendarDateHeader"/>
            </w:pPr>
            <w:r>
              <w:rPr>
                <w:color w:val="1D4ED8"/>
              </w:rPr>
              <w:t>Nov 20</w:t>
            </w:r>
          </w:p>
          <w:p w14:paraId="74B3D61B"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3229CD62" w14:textId="77777777" w:rsidR="001A20E6" w:rsidRDefault="00000000">
            <w:pPr>
              <w:pStyle w:val="TableCellCalendarDayHeader"/>
            </w:pPr>
            <w:r>
              <w:rPr>
                <w:color w:val="1D4ED8"/>
              </w:rPr>
              <w:t>Friday</w:t>
            </w:r>
          </w:p>
          <w:p w14:paraId="08B900F2" w14:textId="77777777" w:rsidR="001A20E6" w:rsidRDefault="00000000">
            <w:pPr>
              <w:pStyle w:val="TableCellCalendarDateHeader"/>
            </w:pPr>
            <w:r>
              <w:rPr>
                <w:color w:val="1D4ED8"/>
              </w:rPr>
              <w:t>Nov 21</w:t>
            </w:r>
          </w:p>
          <w:p w14:paraId="3C65FD4F"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2FB39EC9" w14:textId="77777777" w:rsidR="001A20E6" w:rsidRDefault="00000000">
            <w:pPr>
              <w:pStyle w:val="TableCellCalendarDayHeader"/>
            </w:pPr>
            <w:r>
              <w:rPr>
                <w:color w:val="F57C00"/>
              </w:rPr>
              <w:t>Saturday</w:t>
            </w:r>
          </w:p>
          <w:p w14:paraId="18DF4BC1" w14:textId="77777777" w:rsidR="001A20E6" w:rsidRDefault="00000000">
            <w:pPr>
              <w:pStyle w:val="TableCellCalendarDateHeader"/>
            </w:pPr>
            <w:r>
              <w:rPr>
                <w:color w:val="F57C00"/>
              </w:rPr>
              <w:t>Nov 22</w:t>
            </w:r>
          </w:p>
          <w:p w14:paraId="4969F092" w14:textId="77777777" w:rsidR="001A20E6" w:rsidRDefault="00000000">
            <w:pPr>
              <w:pStyle w:val="TableCellCatchupLabel"/>
            </w:pPr>
            <w:r>
              <w:rPr>
                <w:color w:val="F57C00"/>
              </w:rPr>
              <w:t>Catchup Day</w:t>
            </w:r>
          </w:p>
        </w:tc>
      </w:tr>
      <w:tr w:rsidR="001A20E6" w14:paraId="510B9155" w14:textId="77777777">
        <w:tc>
          <w:tcPr>
            <w:tcW w:w="700" w:type="pct"/>
            <w:shd w:val="clear" w:color="auto" w:fill="DBEAFE"/>
            <w:tcMar>
              <w:top w:w="150" w:type="dxa"/>
              <w:left w:w="100" w:type="dxa"/>
              <w:bottom w:w="150" w:type="dxa"/>
              <w:right w:w="100" w:type="dxa"/>
            </w:tcMar>
          </w:tcPr>
          <w:p w14:paraId="0AF61232" w14:textId="77777777" w:rsidR="001A20E6" w:rsidRDefault="00000000">
            <w:pPr>
              <w:pStyle w:val="TableCellTaskSubject"/>
            </w:pPr>
            <w:r>
              <w:t>Sociology</w:t>
            </w:r>
          </w:p>
          <w:p w14:paraId="1D24BD38" w14:textId="77777777" w:rsidR="001A20E6" w:rsidRDefault="00000000">
            <w:pPr>
              <w:pStyle w:val="TableCellTaskDetails"/>
            </w:pPr>
            <w:r>
              <w:t>• Test - TEST — 3h</w:t>
            </w:r>
          </w:p>
          <w:p w14:paraId="257BBFEA" w14:textId="77777777" w:rsidR="001A20E6" w:rsidRDefault="00000000">
            <w:pPr>
              <w:pStyle w:val="TableCellTaskBadge"/>
              <w:shd w:val="clear" w:color="auto" w:fill="FFF3E0"/>
            </w:pPr>
            <w:r>
              <w:rPr>
                <w:b/>
                <w:bCs/>
                <w:color w:val="F57C00"/>
              </w:rPr>
              <w:t>TEST</w:t>
            </w:r>
          </w:p>
        </w:tc>
        <w:tc>
          <w:tcPr>
            <w:tcW w:w="700" w:type="pct"/>
            <w:shd w:val="clear" w:color="auto" w:fill="DBEAFE"/>
            <w:tcMar>
              <w:top w:w="150" w:type="dxa"/>
              <w:left w:w="100" w:type="dxa"/>
              <w:bottom w:w="150" w:type="dxa"/>
              <w:right w:w="100" w:type="dxa"/>
            </w:tcMar>
          </w:tcPr>
          <w:p w14:paraId="177E2F8B" w14:textId="77777777" w:rsidR="001A20E6" w:rsidRDefault="00000000">
            <w:pPr>
              <w:pStyle w:val="TableCellTaskSubject"/>
            </w:pPr>
            <w:r>
              <w:t>Sociology</w:t>
            </w:r>
          </w:p>
          <w:p w14:paraId="5EF293D1" w14:textId="77777777" w:rsidR="001A20E6" w:rsidRDefault="00000000">
            <w:pPr>
              <w:pStyle w:val="TableCellTaskDetails"/>
            </w:pPr>
            <w:r>
              <w:t>• Study - OPT-SOC/02 — 3h</w:t>
            </w:r>
          </w:p>
          <w:p w14:paraId="1B1D907B"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583C8EDB" w14:textId="77777777" w:rsidR="001A20E6" w:rsidRDefault="00000000">
            <w:pPr>
              <w:pStyle w:val="TableCellTaskSubject"/>
            </w:pPr>
            <w:r>
              <w:t>Sociology</w:t>
            </w:r>
          </w:p>
          <w:p w14:paraId="26414F09" w14:textId="77777777" w:rsidR="001A20E6" w:rsidRDefault="00000000">
            <w:pPr>
              <w:pStyle w:val="TableCellTaskDetails"/>
            </w:pPr>
            <w:r>
              <w:t>• Study - OPT-SOC/02 — 3h</w:t>
            </w:r>
          </w:p>
          <w:p w14:paraId="3281E031"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3B827C10" w14:textId="77777777" w:rsidR="001A20E6" w:rsidRDefault="00000000">
            <w:pPr>
              <w:pStyle w:val="TableCellTaskSubject"/>
            </w:pPr>
            <w:r>
              <w:t>Sociology</w:t>
            </w:r>
          </w:p>
          <w:p w14:paraId="17DE3780" w14:textId="77777777" w:rsidR="001A20E6" w:rsidRDefault="00000000">
            <w:pPr>
              <w:pStyle w:val="TableCellTaskDetails"/>
            </w:pPr>
            <w:r>
              <w:t>• Study - OPT-SOC/02 — 3h</w:t>
            </w:r>
          </w:p>
          <w:p w14:paraId="4303DA21"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05D3F969" w14:textId="77777777" w:rsidR="001A20E6" w:rsidRDefault="00000000">
            <w:pPr>
              <w:pStyle w:val="TableCellTaskSubject"/>
            </w:pPr>
            <w:r>
              <w:t>Sociology</w:t>
            </w:r>
          </w:p>
          <w:p w14:paraId="3013E752" w14:textId="77777777" w:rsidR="001A20E6" w:rsidRDefault="00000000">
            <w:pPr>
              <w:pStyle w:val="TableCellTaskDetails"/>
            </w:pPr>
            <w:r>
              <w:t>• Study - OPT-SOC/02 — 3h</w:t>
            </w:r>
          </w:p>
          <w:p w14:paraId="069DF4C8"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74C454C6" w14:textId="77777777" w:rsidR="001A20E6" w:rsidRDefault="00000000">
            <w:pPr>
              <w:pStyle w:val="TableCellTaskSubject"/>
            </w:pPr>
            <w:r>
              <w:t>Sociology</w:t>
            </w:r>
          </w:p>
          <w:p w14:paraId="2AF53202" w14:textId="77777777" w:rsidR="001A20E6" w:rsidRDefault="00000000">
            <w:pPr>
              <w:pStyle w:val="TableCellTaskDetails"/>
            </w:pPr>
            <w:r>
              <w:t>• Study - OPT-SOC/02 — 3h</w:t>
            </w:r>
          </w:p>
          <w:p w14:paraId="1B8C36CB"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6D1EC8D5" w14:textId="77777777" w:rsidR="001A20E6" w:rsidRDefault="001A20E6"/>
        </w:tc>
      </w:tr>
      <w:tr w:rsidR="001A20E6" w14:paraId="2B92ACB5" w14:textId="77777777">
        <w:tc>
          <w:tcPr>
            <w:tcW w:w="700" w:type="pct"/>
            <w:shd w:val="clear" w:color="auto" w:fill="DBEAFE"/>
            <w:tcMar>
              <w:top w:w="150" w:type="dxa"/>
              <w:left w:w="100" w:type="dxa"/>
              <w:bottom w:w="150" w:type="dxa"/>
              <w:right w:w="100" w:type="dxa"/>
            </w:tcMar>
          </w:tcPr>
          <w:p w14:paraId="43D350C1" w14:textId="77777777" w:rsidR="001A20E6" w:rsidRDefault="00000000">
            <w:pPr>
              <w:pStyle w:val="TableCellTaskSubject"/>
            </w:pPr>
            <w:r>
              <w:t>History-Modern</w:t>
            </w:r>
          </w:p>
          <w:p w14:paraId="1CCDE504" w14:textId="77777777" w:rsidR="001A20E6" w:rsidRDefault="00000000">
            <w:pPr>
              <w:pStyle w:val="TableCellTaskDetails"/>
            </w:pPr>
            <w:r>
              <w:t>• Test - TEST — 3h</w:t>
            </w:r>
          </w:p>
          <w:p w14:paraId="21D78952" w14:textId="77777777" w:rsidR="001A20E6" w:rsidRDefault="00000000">
            <w:pPr>
              <w:pStyle w:val="TableCellTaskBadge"/>
              <w:shd w:val="clear" w:color="auto" w:fill="FFF3E0"/>
            </w:pPr>
            <w:r>
              <w:rPr>
                <w:b/>
                <w:bCs/>
                <w:color w:val="F57C00"/>
              </w:rPr>
              <w:t>TEST</w:t>
            </w:r>
          </w:p>
        </w:tc>
        <w:tc>
          <w:tcPr>
            <w:tcW w:w="700" w:type="pct"/>
            <w:shd w:val="clear" w:color="auto" w:fill="DBEAFE"/>
            <w:tcMar>
              <w:top w:w="150" w:type="dxa"/>
              <w:left w:w="100" w:type="dxa"/>
              <w:bottom w:w="150" w:type="dxa"/>
              <w:right w:w="100" w:type="dxa"/>
            </w:tcMar>
          </w:tcPr>
          <w:p w14:paraId="64BBD179" w14:textId="77777777" w:rsidR="001A20E6" w:rsidRDefault="00000000">
            <w:pPr>
              <w:pStyle w:val="TableCellTaskSubject"/>
            </w:pPr>
            <w:r>
              <w:t>History-Modern</w:t>
            </w:r>
          </w:p>
          <w:p w14:paraId="14600220" w14:textId="77777777" w:rsidR="001A20E6" w:rsidRDefault="00000000">
            <w:pPr>
              <w:pStyle w:val="TableCellTaskDetails"/>
            </w:pPr>
            <w:r>
              <w:t>• Study - Transfer of power - 1940 to 1947 (H03/09) — 2h</w:t>
            </w:r>
          </w:p>
          <w:p w14:paraId="423E4012" w14:textId="77777777" w:rsidR="001A20E6" w:rsidRDefault="00000000">
            <w:pPr>
              <w:pStyle w:val="TableCellTaskBadge"/>
              <w:shd w:val="clear" w:color="auto" w:fill="E3F2FD"/>
            </w:pPr>
            <w:r>
              <w:rPr>
                <w:b/>
                <w:bCs/>
                <w:color w:val="1976D2"/>
              </w:rPr>
              <w:t>STUDY</w:t>
            </w:r>
          </w:p>
          <w:p w14:paraId="692CC016" w14:textId="77777777" w:rsidR="001A20E6" w:rsidRDefault="00000000">
            <w:pPr>
              <w:pStyle w:val="TableCellTaskDetails"/>
            </w:pPr>
            <w:r>
              <w:t>• Study - Colonial administration (H03/10) — 1h</w:t>
            </w:r>
          </w:p>
          <w:p w14:paraId="74D20C1E"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3927CBF7" w14:textId="77777777" w:rsidR="001A20E6" w:rsidRDefault="00000000">
            <w:pPr>
              <w:pStyle w:val="TableCellTaskSubject"/>
            </w:pPr>
            <w:r>
              <w:t>History-Modern</w:t>
            </w:r>
          </w:p>
          <w:p w14:paraId="46C8A051" w14:textId="77777777" w:rsidR="001A20E6" w:rsidRDefault="00000000">
            <w:pPr>
              <w:pStyle w:val="TableCellTaskDetails"/>
            </w:pPr>
            <w:r>
              <w:t>• Study - Colonial administration (H03/10) — 1h</w:t>
            </w:r>
          </w:p>
          <w:p w14:paraId="19BB183F" w14:textId="77777777" w:rsidR="001A20E6" w:rsidRDefault="00000000">
            <w:pPr>
              <w:pStyle w:val="TableCellTaskBadge"/>
              <w:shd w:val="clear" w:color="auto" w:fill="E3F2FD"/>
            </w:pPr>
            <w:r>
              <w:rPr>
                <w:b/>
                <w:bCs/>
                <w:color w:val="1976D2"/>
              </w:rPr>
              <w:t>STUDY</w:t>
            </w:r>
          </w:p>
          <w:p w14:paraId="399DF40A" w14:textId="77777777" w:rsidR="001A20E6" w:rsidRDefault="00000000">
            <w:pPr>
              <w:pStyle w:val="TableCellTaskDetails"/>
            </w:pPr>
            <w:r>
              <w:t>• Study - Reaction of society towards colonial rule (H03/11) — 2h</w:t>
            </w:r>
          </w:p>
          <w:p w14:paraId="7BA80496"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77C4F057" w14:textId="77777777" w:rsidR="001A20E6" w:rsidRDefault="00000000">
            <w:pPr>
              <w:pStyle w:val="TableCellTaskSubject"/>
            </w:pPr>
            <w:r>
              <w:t>History-Modern</w:t>
            </w:r>
          </w:p>
          <w:p w14:paraId="59453190" w14:textId="77777777" w:rsidR="001A20E6" w:rsidRDefault="00000000">
            <w:pPr>
              <w:pStyle w:val="TableCellTaskDetails"/>
            </w:pPr>
            <w:r>
              <w:t>• Study - Role of women in Freedom struggle (H03/12) — 2h</w:t>
            </w:r>
          </w:p>
          <w:p w14:paraId="4E8B5A2C" w14:textId="77777777" w:rsidR="001A20E6" w:rsidRDefault="00000000">
            <w:pPr>
              <w:pStyle w:val="TableCellTaskBadge"/>
              <w:shd w:val="clear" w:color="auto" w:fill="E3F2FD"/>
            </w:pPr>
            <w:r>
              <w:rPr>
                <w:b/>
                <w:bCs/>
                <w:color w:val="1976D2"/>
              </w:rPr>
              <w:t>STUDY</w:t>
            </w:r>
          </w:p>
          <w:p w14:paraId="530F234C" w14:textId="77777777" w:rsidR="001A20E6" w:rsidRDefault="00000000">
            <w:pPr>
              <w:pStyle w:val="TableCellTaskDetails"/>
            </w:pPr>
            <w:r>
              <w:t>• Study - Communism and communalism (H03/13) — 1h</w:t>
            </w:r>
          </w:p>
          <w:p w14:paraId="06CA083C"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0FAA8F4F" w14:textId="77777777" w:rsidR="001A20E6" w:rsidRDefault="00000000">
            <w:pPr>
              <w:pStyle w:val="TableCellTaskSubject"/>
            </w:pPr>
            <w:r>
              <w:t>History-Modern</w:t>
            </w:r>
          </w:p>
          <w:p w14:paraId="1D48954E" w14:textId="77777777" w:rsidR="001A20E6" w:rsidRDefault="00000000">
            <w:pPr>
              <w:pStyle w:val="TableCellTaskDetails"/>
            </w:pPr>
            <w:r>
              <w:t>• Study - Communism and communalism (H03/13) — 1h</w:t>
            </w:r>
          </w:p>
          <w:p w14:paraId="04948F61" w14:textId="77777777" w:rsidR="001A20E6" w:rsidRDefault="00000000">
            <w:pPr>
              <w:pStyle w:val="TableCellTaskBadge"/>
              <w:shd w:val="clear" w:color="auto" w:fill="E3F2FD"/>
            </w:pPr>
            <w:r>
              <w:rPr>
                <w:b/>
                <w:bCs/>
                <w:color w:val="1976D2"/>
              </w:rPr>
              <w:t>STUDY</w:t>
            </w:r>
          </w:p>
          <w:p w14:paraId="524D3F00" w14:textId="77777777" w:rsidR="001A20E6" w:rsidRDefault="00000000">
            <w:pPr>
              <w:pStyle w:val="TableCellTaskDetails"/>
            </w:pPr>
            <w:r>
              <w:t>• Study - Important personalities of INM; Governor Generals and Viceroys (H03/14) — 2h</w:t>
            </w:r>
          </w:p>
          <w:p w14:paraId="7876B6C4"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7D4E8040" w14:textId="77777777" w:rsidR="001A20E6" w:rsidRDefault="00000000">
            <w:pPr>
              <w:pStyle w:val="TableCellTaskSubject"/>
            </w:pPr>
            <w:r>
              <w:t>History-Modern</w:t>
            </w:r>
          </w:p>
          <w:p w14:paraId="479B0B9D" w14:textId="77777777" w:rsidR="001A20E6" w:rsidRDefault="00000000">
            <w:pPr>
              <w:pStyle w:val="TableCellTaskDetails"/>
            </w:pPr>
            <w:r>
              <w:t>• Study - Broad / Overlap (H03/00) — 30m</w:t>
            </w:r>
          </w:p>
          <w:p w14:paraId="22196353" w14:textId="77777777" w:rsidR="001A20E6" w:rsidRDefault="00000000">
            <w:pPr>
              <w:pStyle w:val="TableCellTaskBadge"/>
              <w:shd w:val="clear" w:color="auto" w:fill="E3F2FD"/>
            </w:pPr>
            <w:r>
              <w:rPr>
                <w:b/>
                <w:bCs/>
                <w:color w:val="1976D2"/>
              </w:rPr>
              <w:t>STUDY</w:t>
            </w:r>
          </w:p>
          <w:p w14:paraId="43042019" w14:textId="77777777" w:rsidR="001A20E6" w:rsidRDefault="00000000">
            <w:pPr>
              <w:pStyle w:val="TableCellTaskDetails"/>
            </w:pPr>
            <w:r>
              <w:t>• Study - Advent of Europeans (H03/01) — 30m</w:t>
            </w:r>
          </w:p>
          <w:p w14:paraId="10503AB9" w14:textId="77777777" w:rsidR="001A20E6" w:rsidRDefault="00000000">
            <w:pPr>
              <w:pStyle w:val="TableCellTaskBadge"/>
              <w:shd w:val="clear" w:color="auto" w:fill="E3F2FD"/>
            </w:pPr>
            <w:r>
              <w:rPr>
                <w:b/>
                <w:bCs/>
                <w:color w:val="1976D2"/>
              </w:rPr>
              <w:t>STUDY</w:t>
            </w:r>
          </w:p>
          <w:p w14:paraId="70E9844D" w14:textId="77777777" w:rsidR="001A20E6" w:rsidRDefault="00000000">
            <w:pPr>
              <w:pStyle w:val="TableCellTaskDetails"/>
            </w:pPr>
            <w:r>
              <w:t>• Study - British Conquest and consolidation; Sepoy Mutiny (H03/02) — 30m</w:t>
            </w:r>
          </w:p>
          <w:p w14:paraId="4985678C" w14:textId="77777777" w:rsidR="001A20E6" w:rsidRDefault="00000000">
            <w:pPr>
              <w:pStyle w:val="TableCellTaskBadge"/>
              <w:shd w:val="clear" w:color="auto" w:fill="E3F2FD"/>
            </w:pPr>
            <w:r>
              <w:rPr>
                <w:b/>
                <w:bCs/>
                <w:color w:val="1976D2"/>
              </w:rPr>
              <w:t>STUDY</w:t>
            </w:r>
          </w:p>
          <w:p w14:paraId="1DE23D27" w14:textId="77777777" w:rsidR="001A20E6" w:rsidRDefault="00000000">
            <w:pPr>
              <w:pStyle w:val="TableCellTaskDetails"/>
            </w:pPr>
            <w:r>
              <w:t>• Study - Indian Renaissance (H03/03) — 30m</w:t>
            </w:r>
          </w:p>
          <w:p w14:paraId="0B50CC1A" w14:textId="77777777" w:rsidR="001A20E6" w:rsidRDefault="00000000">
            <w:pPr>
              <w:pStyle w:val="TableCellTaskBadge"/>
              <w:shd w:val="clear" w:color="auto" w:fill="E3F2FD"/>
            </w:pPr>
            <w:r>
              <w:rPr>
                <w:b/>
                <w:bCs/>
                <w:color w:val="1976D2"/>
              </w:rPr>
              <w:t>STUDY</w:t>
            </w:r>
          </w:p>
          <w:p w14:paraId="35B2A723" w14:textId="77777777" w:rsidR="001A20E6" w:rsidRDefault="00000000">
            <w:pPr>
              <w:pStyle w:val="TableCellTaskDetails"/>
            </w:pPr>
            <w:r>
              <w:t>• Study - Pre-congress associations and formation of INC; INC Sessions (H03/04) — 30m</w:t>
            </w:r>
          </w:p>
          <w:p w14:paraId="21C2AB34" w14:textId="77777777" w:rsidR="001A20E6" w:rsidRDefault="00000000">
            <w:pPr>
              <w:pStyle w:val="TableCellTaskBadge"/>
              <w:shd w:val="clear" w:color="auto" w:fill="E3F2FD"/>
            </w:pPr>
            <w:r>
              <w:rPr>
                <w:b/>
                <w:bCs/>
                <w:color w:val="1976D2"/>
              </w:rPr>
              <w:t>STUDY</w:t>
            </w:r>
          </w:p>
          <w:p w14:paraId="442EBA4A" w14:textId="77777777" w:rsidR="001A20E6" w:rsidRDefault="00000000">
            <w:pPr>
              <w:pStyle w:val="TableCellTaskDetails"/>
            </w:pPr>
            <w:r>
              <w:t>• Study - Moderate phase (H03/05) — 30m</w:t>
            </w:r>
          </w:p>
          <w:p w14:paraId="4FAD7EE6"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4DEA2B79" w14:textId="77777777" w:rsidR="001A20E6" w:rsidRDefault="001A20E6"/>
        </w:tc>
      </w:tr>
    </w:tbl>
    <w:p w14:paraId="34F856E0" w14:textId="77777777" w:rsidR="001A20E6" w:rsidRDefault="001A20E6">
      <w:pPr>
        <w:spacing w:after="400"/>
      </w:pPr>
    </w:p>
    <w:p w14:paraId="36298EEA" w14:textId="77777777" w:rsidR="001A20E6" w:rsidRDefault="00000000">
      <w:pPr>
        <w:pStyle w:val="ResourceTitle"/>
      </w:pPr>
      <w:r>
        <w:t>📚 Resources for Nov 16 - Nov 22</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46241433"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35C820B" w14:textId="77777777" w:rsidR="001A20E6" w:rsidRDefault="00000000">
            <w:pPr>
              <w:pStyle w:val="TableCellSubjectName"/>
            </w:pPr>
            <w:r>
              <w:t>Sociology</w:t>
            </w:r>
          </w:p>
          <w:p w14:paraId="3EF5D46F" w14:textId="77777777" w:rsidR="001A20E6" w:rsidRDefault="00000000">
            <w:pPr>
              <w:pStyle w:val="TableCellCategoryTitle"/>
            </w:pPr>
            <w:r>
              <w:t>📝 Practice Materials</w:t>
            </w:r>
          </w:p>
          <w:p w14:paraId="77E38A80" w14:textId="77777777" w:rsidR="001A20E6" w:rsidRDefault="00000000">
            <w:pPr>
              <w:pStyle w:val="TableCellResourceItem"/>
            </w:pPr>
            <w:r>
              <w:t>• La Excellence Sociology Material</w:t>
            </w:r>
          </w:p>
          <w:p w14:paraId="6F454B15" w14:textId="77777777" w:rsidR="001A20E6" w:rsidRDefault="00000000">
            <w:pPr>
              <w:pStyle w:val="TableCellResourceItem"/>
            </w:pPr>
            <w:r>
              <w:t>• Mains RRP + Prelims RRP</w:t>
            </w:r>
          </w:p>
          <w:p w14:paraId="505E44C3" w14:textId="77777777" w:rsidR="001A20E6" w:rsidRDefault="00000000">
            <w:pPr>
              <w:pStyle w:val="TableCellResourceItem"/>
            </w:pPr>
            <w:r>
              <w:t>• Prelims &amp; Mains Workbooks</w:t>
            </w:r>
          </w:p>
          <w:p w14:paraId="4B80C87A" w14:textId="77777777" w:rsidR="001A20E6" w:rsidRDefault="00000000">
            <w:pPr>
              <w:pStyle w:val="TableCellResourceItem"/>
            </w:pPr>
            <w:r>
              <w:t>• Previous Year Question Papers</w:t>
            </w:r>
          </w:p>
          <w:p w14:paraId="2697CFC8" w14:textId="77777777" w:rsidR="001A20E6" w:rsidRDefault="00000000">
            <w:pPr>
              <w:pStyle w:val="TableCellResourceItem"/>
            </w:pPr>
            <w:r>
              <w:t>• Mock Tests</w:t>
            </w:r>
          </w:p>
          <w:p w14:paraId="290AEEDE" w14:textId="77777777" w:rsidR="001A20E6" w:rsidRDefault="00000000">
            <w:pPr>
              <w:pStyle w:val="TableCellResourceItem"/>
            </w:pPr>
            <w:r>
              <w:t>• La Excellence Indian Society Material</w:t>
            </w:r>
          </w:p>
          <w:p w14:paraId="237A91DE" w14:textId="77777777" w:rsidR="001A20E6" w:rsidRDefault="00000000">
            <w:pPr>
              <w:pStyle w:val="TableCellResourceItem"/>
            </w:pPr>
            <w:r>
              <w:t>• Mains Workbook - Paper I</w:t>
            </w:r>
          </w:p>
          <w:p w14:paraId="303AB59C" w14:textId="77777777" w:rsidR="001A20E6" w:rsidRDefault="00000000">
            <w:pPr>
              <w:pStyle w:val="TableCellResourceItem"/>
            </w:pPr>
            <w:r>
              <w:t>• La Excellence Social Change Material</w:t>
            </w:r>
          </w:p>
          <w:p w14:paraId="5755F1D8" w14:textId="77777777" w:rsidR="001A20E6" w:rsidRDefault="00000000">
            <w:pPr>
              <w:pStyle w:val="TableCellResourceItem"/>
            </w:pPr>
            <w:r>
              <w:t>• Mains Workbook - Paper II</w:t>
            </w:r>
          </w:p>
          <w:p w14:paraId="172BD2F3" w14:textId="77777777" w:rsidR="001A20E6" w:rsidRDefault="00000000">
            <w:pPr>
              <w:pStyle w:val="TableCellResourceItem"/>
            </w:pPr>
            <w:r>
              <w:t>• La Excellence Sociology of Religion Material</w:t>
            </w:r>
          </w:p>
          <w:p w14:paraId="074861D6" w14:textId="77777777" w:rsidR="001A20E6" w:rsidRDefault="00000000">
            <w:pPr>
              <w:pStyle w:val="TableCellResourceItem"/>
            </w:pPr>
            <w:r>
              <w:t>• Mains Workbook</w:t>
            </w:r>
          </w:p>
          <w:p w14:paraId="7EDE1300" w14:textId="77777777" w:rsidR="001A20E6" w:rsidRDefault="00000000">
            <w:pPr>
              <w:pStyle w:val="TableCellResourceItem"/>
            </w:pPr>
            <w:r>
              <w:t>• La Excellence Sociology of Education Material</w:t>
            </w:r>
          </w:p>
          <w:p w14:paraId="288BD30C" w14:textId="77777777" w:rsidR="001A20E6" w:rsidRDefault="00000000">
            <w:pPr>
              <w:pStyle w:val="TableCellResourceItem"/>
            </w:pPr>
            <w:r>
              <w:t>• Mains Workbook</w:t>
            </w:r>
          </w:p>
          <w:p w14:paraId="172C4A5B" w14:textId="77777777" w:rsidR="001A20E6" w:rsidRDefault="00000000">
            <w:pPr>
              <w:pStyle w:val="TableCellResourceItem"/>
            </w:pPr>
            <w:r>
              <w:t>• La Excellence Social Stratification Material</w:t>
            </w:r>
          </w:p>
          <w:p w14:paraId="192D341E" w14:textId="77777777" w:rsidR="001A20E6" w:rsidRDefault="00000000">
            <w:pPr>
              <w:pStyle w:val="TableCellResourceItem"/>
            </w:pPr>
            <w:r>
              <w:t>• Mains Workbook</w:t>
            </w:r>
          </w:p>
          <w:p w14:paraId="76351912" w14:textId="77777777" w:rsidR="001A20E6" w:rsidRDefault="00000000">
            <w:pPr>
              <w:pStyle w:val="TableCellResourceItem"/>
            </w:pPr>
            <w:r>
              <w:t>• La Excellence Gender Studies Material</w:t>
            </w:r>
          </w:p>
          <w:p w14:paraId="6E0FADE3" w14:textId="77777777" w:rsidR="001A20E6" w:rsidRDefault="00000000">
            <w:pPr>
              <w:pStyle w:val="TableCellResourceItem"/>
            </w:pPr>
            <w:r>
              <w:t>• Mains Workbook</w:t>
            </w:r>
          </w:p>
          <w:p w14:paraId="6A8EE24F" w14:textId="77777777" w:rsidR="001A20E6" w:rsidRDefault="00000000">
            <w:pPr>
              <w:pStyle w:val="TableCellResourceItem"/>
            </w:pPr>
            <w:r>
              <w:t>• La Excellence Urban Sociology Material</w:t>
            </w:r>
          </w:p>
          <w:p w14:paraId="068CF2DA" w14:textId="77777777" w:rsidR="001A20E6" w:rsidRDefault="00000000">
            <w:pPr>
              <w:pStyle w:val="TableCellResourceItem"/>
            </w:pPr>
            <w:r>
              <w:t>• Mains Workbook</w:t>
            </w:r>
          </w:p>
          <w:p w14:paraId="684D5C3A" w14:textId="77777777" w:rsidR="001A20E6" w:rsidRDefault="00000000">
            <w:pPr>
              <w:pStyle w:val="TableCellResourceItem"/>
            </w:pPr>
            <w:r>
              <w:t>• La Excellence Rural Sociology Material</w:t>
            </w:r>
          </w:p>
          <w:p w14:paraId="7AD7FE66" w14:textId="77777777" w:rsidR="001A20E6" w:rsidRDefault="00000000">
            <w:pPr>
              <w:pStyle w:val="TableCellResourceItem"/>
            </w:pPr>
            <w:r>
              <w:t>• Mains Workbook</w:t>
            </w:r>
          </w:p>
          <w:p w14:paraId="4B478D62" w14:textId="77777777" w:rsidR="001A20E6" w:rsidRDefault="00000000">
            <w:pPr>
              <w:pStyle w:val="TableCellResourceItem"/>
            </w:pPr>
            <w:r>
              <w:t>• La Excellence Social Movements Material</w:t>
            </w:r>
          </w:p>
          <w:p w14:paraId="1307CBE2" w14:textId="77777777" w:rsidR="001A20E6" w:rsidRDefault="00000000">
            <w:pPr>
              <w:pStyle w:val="TableCellResourceItem"/>
            </w:pPr>
            <w:r>
              <w:t>• Mains Workbook</w:t>
            </w:r>
          </w:p>
          <w:p w14:paraId="2D256A6E" w14:textId="77777777" w:rsidR="001A20E6" w:rsidRDefault="00000000">
            <w:pPr>
              <w:pStyle w:val="TableCellResourceItem"/>
            </w:pPr>
            <w:r>
              <w:t>• La Excellence Sociology of Health Material</w:t>
            </w:r>
          </w:p>
          <w:p w14:paraId="0F70C2D3" w14:textId="77777777" w:rsidR="001A20E6" w:rsidRDefault="00000000">
            <w:pPr>
              <w:pStyle w:val="TableCellResourceItem"/>
            </w:pPr>
            <w:r>
              <w:t>• Mains Workbook</w:t>
            </w:r>
          </w:p>
          <w:p w14:paraId="73EEC95A" w14:textId="77777777" w:rsidR="001A20E6" w:rsidRDefault="00000000">
            <w:pPr>
              <w:pStyle w:val="TableCellResourceItem"/>
            </w:pPr>
            <w:r>
              <w:t>• La Excellence Sociology of Law Material</w:t>
            </w:r>
          </w:p>
          <w:p w14:paraId="2AAF8472" w14:textId="77777777" w:rsidR="001A20E6" w:rsidRDefault="00000000">
            <w:pPr>
              <w:pStyle w:val="TableCellResourceItem"/>
            </w:pPr>
            <w:r>
              <w:t>• Mains Workbook</w:t>
            </w:r>
          </w:p>
          <w:p w14:paraId="2A78E1E8" w14:textId="77777777" w:rsidR="001A20E6" w:rsidRDefault="00000000">
            <w:pPr>
              <w:pStyle w:val="TableCellResourceItem"/>
            </w:pPr>
            <w:r>
              <w:t>• La Excellence Sociology of Media Material</w:t>
            </w:r>
          </w:p>
          <w:p w14:paraId="7A7F489C" w14:textId="77777777" w:rsidR="001A20E6" w:rsidRDefault="00000000">
            <w:pPr>
              <w:pStyle w:val="TableCellResourceItem"/>
            </w:pPr>
            <w:r>
              <w:t>• Mains Workbook</w:t>
            </w:r>
          </w:p>
          <w:p w14:paraId="001185E2" w14:textId="77777777" w:rsidR="001A20E6" w:rsidRDefault="00000000">
            <w:pPr>
              <w:pStyle w:val="TableCellResourceItem"/>
            </w:pPr>
            <w:r>
              <w:t>• La Excellence Sociology of Science Material</w:t>
            </w:r>
          </w:p>
          <w:p w14:paraId="3B49D04C" w14:textId="77777777" w:rsidR="001A20E6" w:rsidRDefault="00000000">
            <w:pPr>
              <w:pStyle w:val="TableCellResourceItem"/>
            </w:pPr>
            <w:r>
              <w:t>• Mains Workbook</w:t>
            </w:r>
          </w:p>
          <w:p w14:paraId="19C8B8FF" w14:textId="77777777" w:rsidR="001A20E6" w:rsidRDefault="00000000">
            <w:pPr>
              <w:pStyle w:val="TableCellResourceItem"/>
            </w:pPr>
            <w:r>
              <w:t>• La Excellence Sociology of Environment Material</w:t>
            </w:r>
          </w:p>
          <w:p w14:paraId="446DD764" w14:textId="77777777" w:rsidR="001A20E6" w:rsidRDefault="00000000">
            <w:pPr>
              <w:pStyle w:val="TableCellResourceItem"/>
            </w:pPr>
            <w:r>
              <w:t>• Mains Workbook</w:t>
            </w:r>
          </w:p>
          <w:p w14:paraId="44ECFF7A" w14:textId="77777777" w:rsidR="001A20E6" w:rsidRDefault="00000000">
            <w:pPr>
              <w:pStyle w:val="TableCellResourceItem"/>
            </w:pPr>
            <w:r>
              <w:t>• La Excellence Sociology of Globalization Material</w:t>
            </w:r>
          </w:p>
          <w:p w14:paraId="5311D797" w14:textId="77777777" w:rsidR="001A20E6" w:rsidRDefault="00000000">
            <w:pPr>
              <w:pStyle w:val="TableCellResourceItem"/>
            </w:pPr>
            <w:r>
              <w:t>• Mains Workbook</w:t>
            </w:r>
          </w:p>
          <w:p w14:paraId="6E88A7C0" w14:textId="77777777" w:rsidR="001A20E6" w:rsidRDefault="00000000">
            <w:pPr>
              <w:pStyle w:val="TableCellResourceItem"/>
            </w:pPr>
            <w:r>
              <w:t>• La Excellence Sociology of Work Material</w:t>
            </w:r>
          </w:p>
          <w:p w14:paraId="0B98602C" w14:textId="77777777" w:rsidR="001A20E6" w:rsidRDefault="00000000">
            <w:pPr>
              <w:pStyle w:val="TableCellResourceItem"/>
            </w:pPr>
            <w:r>
              <w:t>• Mains Workbook</w:t>
            </w:r>
          </w:p>
          <w:p w14:paraId="6FAE2F5B" w14:textId="77777777" w:rsidR="001A20E6" w:rsidRDefault="00000000">
            <w:pPr>
              <w:pStyle w:val="TableCellCategoryTitle"/>
            </w:pPr>
            <w:r>
              <w:t>📰 Current Affairs</w:t>
            </w:r>
          </w:p>
          <w:p w14:paraId="085B98D1" w14:textId="77777777" w:rsidR="001A20E6" w:rsidRDefault="00000000">
            <w:pPr>
              <w:pStyle w:val="TableCellResourceItem"/>
            </w:pPr>
            <w:r>
              <w:t>• Indian Sociological Review</w:t>
            </w:r>
          </w:p>
          <w:p w14:paraId="3D024CD6" w14:textId="77777777" w:rsidR="001A20E6" w:rsidRDefault="00000000">
            <w:pPr>
              <w:pStyle w:val="TableCellResourceItem"/>
            </w:pPr>
            <w:r>
              <w:t>• Economic and Political Weekly (EPW)</w:t>
            </w:r>
          </w:p>
          <w:p w14:paraId="1C4A8F74" w14:textId="77777777" w:rsidR="001A20E6" w:rsidRDefault="00000000">
            <w:pPr>
              <w:pStyle w:val="TableCellResourceItem"/>
            </w:pPr>
            <w:r>
              <w:t>• Newspapers (The Hindu, Indian Express - Social issues)</w:t>
            </w:r>
          </w:p>
          <w:p w14:paraId="736E0338" w14:textId="77777777" w:rsidR="001A20E6" w:rsidRDefault="00000000">
            <w:pPr>
              <w:pStyle w:val="TableCellResourceItem"/>
            </w:pPr>
            <w:r>
              <w:t>• Yojana Magazine</w:t>
            </w:r>
          </w:p>
          <w:p w14:paraId="5E7E7061" w14:textId="77777777" w:rsidR="001A20E6" w:rsidRDefault="00000000">
            <w:pPr>
              <w:pStyle w:val="TableCellResourceItem"/>
            </w:pPr>
            <w:r>
              <w:t>• Kurukshetra Magazine</w:t>
            </w:r>
          </w:p>
          <w:p w14:paraId="33AA2ECD" w14:textId="77777777" w:rsidR="001A20E6" w:rsidRDefault="00000000">
            <w:pPr>
              <w:pStyle w:val="TableCellResourceItem"/>
            </w:pPr>
            <w:r>
              <w:t>• Social Watch India Reports</w:t>
            </w:r>
          </w:p>
          <w:p w14:paraId="22D24817" w14:textId="77777777" w:rsidR="001A20E6" w:rsidRDefault="00000000">
            <w:pPr>
              <w:pStyle w:val="TableCellResourceItem"/>
            </w:pPr>
            <w:r>
              <w:t>• NSSO Reports</w:t>
            </w:r>
          </w:p>
          <w:p w14:paraId="7824571F" w14:textId="77777777" w:rsidR="001A20E6" w:rsidRDefault="00000000">
            <w:pPr>
              <w:pStyle w:val="TableCellResourceItem"/>
            </w:pPr>
            <w:r>
              <w:t>• NFHS Reports</w:t>
            </w:r>
          </w:p>
          <w:p w14:paraId="252F2604" w14:textId="77777777" w:rsidR="001A20E6" w:rsidRDefault="00000000">
            <w:pPr>
              <w:pStyle w:val="TableCellResourceItem"/>
            </w:pPr>
            <w:r>
              <w:t>• EPW Articles on Indian Society</w:t>
            </w:r>
          </w:p>
          <w:p w14:paraId="1CD2348F" w14:textId="77777777" w:rsidR="001A20E6" w:rsidRDefault="00000000">
            <w:pPr>
              <w:pStyle w:val="TableCellResourceItem"/>
            </w:pPr>
            <w:r>
              <w:t>• Census Reports</w:t>
            </w:r>
          </w:p>
          <w:p w14:paraId="473701E7" w14:textId="77777777" w:rsidR="001A20E6" w:rsidRDefault="00000000">
            <w:pPr>
              <w:pStyle w:val="TableCellResourceItem"/>
            </w:pPr>
            <w:r>
              <w:t>• Social Development Reports</w:t>
            </w:r>
          </w:p>
          <w:p w14:paraId="2450DE5A" w14:textId="77777777" w:rsidR="001A20E6" w:rsidRDefault="00000000">
            <w:pPr>
              <w:pStyle w:val="TableCellResourceItem"/>
            </w:pPr>
            <w:r>
              <w:t>• Planning Commission Reports</w:t>
            </w:r>
          </w:p>
          <w:p w14:paraId="4D6ED798" w14:textId="77777777" w:rsidR="001A20E6" w:rsidRDefault="00000000">
            <w:pPr>
              <w:pStyle w:val="TableCellResourceItem"/>
            </w:pPr>
            <w:r>
              <w:t>• NITI Aayog Reports</w:t>
            </w:r>
          </w:p>
          <w:p w14:paraId="3051C533" w14:textId="77777777" w:rsidR="001A20E6" w:rsidRDefault="00000000">
            <w:pPr>
              <w:pStyle w:val="TableCellResourceItem"/>
            </w:pPr>
            <w:r>
              <w:t>• World Bank Reports on India</w:t>
            </w:r>
          </w:p>
          <w:p w14:paraId="4C070D58" w14:textId="77777777" w:rsidR="001A20E6" w:rsidRDefault="00000000">
            <w:pPr>
              <w:pStyle w:val="TableCellResourceItem"/>
            </w:pPr>
            <w:r>
              <w:t>• Religious Demographics Reports</w:t>
            </w:r>
          </w:p>
          <w:p w14:paraId="4597BE50" w14:textId="77777777" w:rsidR="001A20E6" w:rsidRDefault="00000000">
            <w:pPr>
              <w:pStyle w:val="TableCellResourceItem"/>
            </w:pPr>
            <w:r>
              <w:t>• Minority Commission Reports</w:t>
            </w:r>
          </w:p>
          <w:p w14:paraId="696CD8A1" w14:textId="77777777" w:rsidR="001A20E6" w:rsidRDefault="00000000">
            <w:pPr>
              <w:pStyle w:val="TableCellResourceItem"/>
            </w:pPr>
            <w:r>
              <w:t>• ASER Reports</w:t>
            </w:r>
          </w:p>
          <w:p w14:paraId="0FBF82F7" w14:textId="77777777" w:rsidR="001A20E6" w:rsidRDefault="00000000">
            <w:pPr>
              <w:pStyle w:val="TableCellResourceItem"/>
            </w:pPr>
            <w:r>
              <w:t>• NEP 2020</w:t>
            </w:r>
          </w:p>
          <w:p w14:paraId="410FF57A" w14:textId="77777777" w:rsidR="001A20E6" w:rsidRDefault="00000000">
            <w:pPr>
              <w:pStyle w:val="TableCellResourceItem"/>
            </w:pPr>
            <w:r>
              <w:t>• Education Statistics Reports</w:t>
            </w:r>
          </w:p>
          <w:p w14:paraId="1C49288F" w14:textId="77777777" w:rsidR="001A20E6" w:rsidRDefault="00000000">
            <w:pPr>
              <w:pStyle w:val="TableCellResourceItem"/>
            </w:pPr>
            <w:r>
              <w:t>• Sachar Committee Report</w:t>
            </w:r>
          </w:p>
          <w:p w14:paraId="3DA5A441" w14:textId="77777777" w:rsidR="001A20E6" w:rsidRDefault="00000000">
            <w:pPr>
              <w:pStyle w:val="TableCellResourceItem"/>
            </w:pPr>
            <w:r>
              <w:t>• Mandal Commission Report</w:t>
            </w:r>
          </w:p>
          <w:p w14:paraId="169B3532" w14:textId="77777777" w:rsidR="001A20E6" w:rsidRDefault="00000000">
            <w:pPr>
              <w:pStyle w:val="TableCellResourceItem"/>
            </w:pPr>
            <w:r>
              <w:t>• Caste Census Data</w:t>
            </w:r>
          </w:p>
          <w:p w14:paraId="5B548200" w14:textId="77777777" w:rsidR="001A20E6" w:rsidRDefault="00000000">
            <w:pPr>
              <w:pStyle w:val="TableCellResourceItem"/>
            </w:pPr>
            <w:r>
              <w:t>• Gender Budget Reports</w:t>
            </w:r>
          </w:p>
          <w:p w14:paraId="540C14BD" w14:textId="77777777" w:rsidR="001A20E6" w:rsidRDefault="00000000">
            <w:pPr>
              <w:pStyle w:val="TableCellResourceItem"/>
            </w:pPr>
            <w:r>
              <w:t>• Women and Child Development Ministry Reports</w:t>
            </w:r>
          </w:p>
          <w:p w14:paraId="6E846F39" w14:textId="77777777" w:rsidR="001A20E6" w:rsidRDefault="00000000">
            <w:pPr>
              <w:pStyle w:val="TableCellResourceItem"/>
            </w:pPr>
            <w:r>
              <w:t>• NFHS Gender Data</w:t>
            </w:r>
          </w:p>
          <w:p w14:paraId="69ABD25E" w14:textId="77777777" w:rsidR="001A20E6" w:rsidRDefault="00000000">
            <w:pPr>
              <w:pStyle w:val="TableCellResourceItem"/>
            </w:pPr>
            <w:r>
              <w:t>• Census Urban Data</w:t>
            </w:r>
          </w:p>
          <w:p w14:paraId="7FB2594E" w14:textId="77777777" w:rsidR="001A20E6" w:rsidRDefault="00000000">
            <w:pPr>
              <w:pStyle w:val="TableCellResourceItem"/>
            </w:pPr>
            <w:r>
              <w:t>• Smart Cities Mission Reports</w:t>
            </w:r>
          </w:p>
          <w:p w14:paraId="7818FA85" w14:textId="77777777" w:rsidR="001A20E6" w:rsidRDefault="00000000">
            <w:pPr>
              <w:pStyle w:val="TableCellResourceItem"/>
            </w:pPr>
            <w:r>
              <w:t>• Urban Development Ministry Reports</w:t>
            </w:r>
          </w:p>
          <w:p w14:paraId="714FC3D0" w14:textId="77777777" w:rsidR="001A20E6" w:rsidRDefault="00000000">
            <w:pPr>
              <w:pStyle w:val="TableCellResourceItem"/>
            </w:pPr>
            <w:r>
              <w:t>• Rural Development Ministry Reports</w:t>
            </w:r>
          </w:p>
          <w:p w14:paraId="1C17FA60" w14:textId="77777777" w:rsidR="001A20E6" w:rsidRDefault="00000000">
            <w:pPr>
              <w:pStyle w:val="TableCellResourceItem"/>
            </w:pPr>
            <w:r>
              <w:t>• MGNREGA Reports</w:t>
            </w:r>
          </w:p>
          <w:p w14:paraId="5EECF96F" w14:textId="77777777" w:rsidR="001A20E6" w:rsidRDefault="00000000">
            <w:pPr>
              <w:pStyle w:val="TableCellResourceItem"/>
            </w:pPr>
            <w:r>
              <w:t>• Panchayati Raj Statistics</w:t>
            </w:r>
          </w:p>
          <w:p w14:paraId="4429F8E2" w14:textId="77777777" w:rsidR="001A20E6" w:rsidRDefault="00000000">
            <w:pPr>
              <w:pStyle w:val="TableCellResourceItem"/>
            </w:pPr>
            <w:r>
              <w:t>• Social Movement Case Studies</w:t>
            </w:r>
          </w:p>
          <w:p w14:paraId="193DBC9D" w14:textId="77777777" w:rsidR="001A20E6" w:rsidRDefault="00000000">
            <w:pPr>
              <w:pStyle w:val="TableCellResourceItem"/>
            </w:pPr>
            <w:r>
              <w:t>• Civil Society Reports</w:t>
            </w:r>
          </w:p>
          <w:p w14:paraId="70798396" w14:textId="77777777" w:rsidR="001A20E6" w:rsidRDefault="00000000">
            <w:pPr>
              <w:pStyle w:val="TableCellResourceItem"/>
            </w:pPr>
            <w:r>
              <w:t>• Human Rights Reports</w:t>
            </w:r>
          </w:p>
          <w:p w14:paraId="00BA064F" w14:textId="77777777" w:rsidR="001A20E6" w:rsidRDefault="00000000">
            <w:pPr>
              <w:pStyle w:val="TableCellResourceItem"/>
            </w:pPr>
            <w:r>
              <w:t>• Health Ministry Reports</w:t>
            </w:r>
          </w:p>
          <w:p w14:paraId="7B90BF11" w14:textId="77777777" w:rsidR="001A20E6" w:rsidRDefault="00000000">
            <w:pPr>
              <w:pStyle w:val="TableCellResourceItem"/>
            </w:pPr>
            <w:r>
              <w:t>• WHO Reports on India</w:t>
            </w:r>
          </w:p>
          <w:p w14:paraId="7AFEDC1F" w14:textId="77777777" w:rsidR="001A20E6" w:rsidRDefault="00000000">
            <w:pPr>
              <w:pStyle w:val="TableCellResourceItem"/>
            </w:pPr>
            <w:r>
              <w:t>• Ayushman Bharat Reports</w:t>
            </w:r>
          </w:p>
          <w:p w14:paraId="1E4F7AB0" w14:textId="77777777" w:rsidR="001A20E6" w:rsidRDefault="00000000">
            <w:pPr>
              <w:pStyle w:val="TableCellResourceItem"/>
            </w:pPr>
            <w:r>
              <w:t>• Law Commission Reports</w:t>
            </w:r>
          </w:p>
          <w:p w14:paraId="6A227B4A" w14:textId="77777777" w:rsidR="001A20E6" w:rsidRDefault="00000000">
            <w:pPr>
              <w:pStyle w:val="TableCellResourceItem"/>
            </w:pPr>
            <w:r>
              <w:t>• Supreme Court Judgments</w:t>
            </w:r>
          </w:p>
          <w:p w14:paraId="47E0BF6B" w14:textId="77777777" w:rsidR="001A20E6" w:rsidRDefault="00000000">
            <w:pPr>
              <w:pStyle w:val="TableCellResourceItem"/>
            </w:pPr>
            <w:r>
              <w:t>• Legal Aid Reports</w:t>
            </w:r>
          </w:p>
          <w:p w14:paraId="141C372D" w14:textId="77777777" w:rsidR="001A20E6" w:rsidRDefault="00000000">
            <w:pPr>
              <w:pStyle w:val="TableCellResourceItem"/>
            </w:pPr>
            <w:r>
              <w:t>• Media Reports</w:t>
            </w:r>
          </w:p>
          <w:p w14:paraId="197D81E2" w14:textId="77777777" w:rsidR="001A20E6" w:rsidRDefault="00000000">
            <w:pPr>
              <w:pStyle w:val="TableCellResourceItem"/>
            </w:pPr>
            <w:r>
              <w:t>• Broadcasting Ministry Reports</w:t>
            </w:r>
          </w:p>
          <w:p w14:paraId="7EEC67FB" w14:textId="77777777" w:rsidR="001A20E6" w:rsidRDefault="00000000">
            <w:pPr>
              <w:pStyle w:val="TableCellResourceItem"/>
            </w:pPr>
            <w:r>
              <w:t>• Social Media Impact Studies</w:t>
            </w:r>
          </w:p>
          <w:p w14:paraId="4E5E00D1" w14:textId="77777777" w:rsidR="001A20E6" w:rsidRDefault="00000000">
            <w:pPr>
              <w:pStyle w:val="TableCellResourceItem"/>
            </w:pPr>
            <w:r>
              <w:t>• Science and Technology Ministry Reports</w:t>
            </w:r>
          </w:p>
          <w:p w14:paraId="07523CB4" w14:textId="77777777" w:rsidR="001A20E6" w:rsidRDefault="00000000">
            <w:pPr>
              <w:pStyle w:val="TableCellResourceItem"/>
            </w:pPr>
            <w:r>
              <w:t>• ISRO Reports</w:t>
            </w:r>
          </w:p>
          <w:p w14:paraId="78EF72A5" w14:textId="77777777" w:rsidR="001A20E6" w:rsidRDefault="00000000">
            <w:pPr>
              <w:pStyle w:val="TableCellResourceItem"/>
            </w:pPr>
            <w:r>
              <w:t>• Digital India Reports</w:t>
            </w:r>
          </w:p>
          <w:p w14:paraId="150E190F" w14:textId="77777777" w:rsidR="001A20E6" w:rsidRDefault="00000000">
            <w:pPr>
              <w:pStyle w:val="TableCellResourceItem"/>
            </w:pPr>
            <w:r>
              <w:t>• Environment Ministry Reports</w:t>
            </w:r>
          </w:p>
          <w:p w14:paraId="58E40454" w14:textId="77777777" w:rsidR="001A20E6" w:rsidRDefault="00000000">
            <w:pPr>
              <w:pStyle w:val="TableCellResourceItem"/>
            </w:pPr>
            <w:r>
              <w:t>• Climate Change Reports</w:t>
            </w:r>
          </w:p>
          <w:p w14:paraId="3E86E6FA" w14:textId="77777777" w:rsidR="001A20E6" w:rsidRDefault="00000000">
            <w:pPr>
              <w:pStyle w:val="TableCellResourceItem"/>
            </w:pPr>
            <w:r>
              <w:t>• Sustainable Development Reports</w:t>
            </w:r>
          </w:p>
          <w:p w14:paraId="5857E434" w14:textId="77777777" w:rsidR="001A20E6" w:rsidRDefault="00000000">
            <w:pPr>
              <w:pStyle w:val="TableCellResourceItem"/>
            </w:pPr>
            <w:r>
              <w:t>• WTO Reports</w:t>
            </w:r>
          </w:p>
          <w:p w14:paraId="3EDA817F" w14:textId="77777777" w:rsidR="001A20E6" w:rsidRDefault="00000000">
            <w:pPr>
              <w:pStyle w:val="TableCellResourceItem"/>
            </w:pPr>
            <w:r>
              <w:t>• Globalization Impact Studies</w:t>
            </w:r>
          </w:p>
          <w:p w14:paraId="5FA6C079" w14:textId="77777777" w:rsidR="001A20E6" w:rsidRDefault="00000000">
            <w:pPr>
              <w:pStyle w:val="TableCellResourceItem"/>
            </w:pPr>
            <w:r>
              <w:t>• International Migration Reports</w:t>
            </w:r>
          </w:p>
          <w:p w14:paraId="1B32CBE9" w14:textId="77777777" w:rsidR="001A20E6" w:rsidRDefault="00000000">
            <w:pPr>
              <w:pStyle w:val="TableCellResourceItem"/>
            </w:pPr>
            <w:r>
              <w:t>• Labor Ministry Reports</w:t>
            </w:r>
          </w:p>
          <w:p w14:paraId="06C556FB" w14:textId="77777777" w:rsidR="001A20E6" w:rsidRDefault="00000000">
            <w:pPr>
              <w:pStyle w:val="TableCellResourceItem"/>
            </w:pPr>
            <w:r>
              <w:t>• Industrial Relations Reports</w:t>
            </w:r>
          </w:p>
          <w:p w14:paraId="5BA68A89"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1F1DA22E" w14:textId="77777777" w:rsidR="001A20E6" w:rsidRDefault="00000000">
            <w:pPr>
              <w:pStyle w:val="TableCellSubjectName"/>
            </w:pPr>
            <w:r>
              <w:t>History-Modern</w:t>
            </w:r>
          </w:p>
          <w:p w14:paraId="4EE39494" w14:textId="77777777" w:rsidR="001A20E6" w:rsidRDefault="00000000">
            <w:pPr>
              <w:pStyle w:val="TableCellCategoryTitle"/>
            </w:pPr>
            <w:r>
              <w:t>📚 Primary Books</w:t>
            </w:r>
          </w:p>
          <w:p w14:paraId="0BC7D1C1" w14:textId="77777777" w:rsidR="001A20E6" w:rsidRDefault="00000000">
            <w:pPr>
              <w:pStyle w:val="TableCellResourceItem"/>
            </w:pPr>
            <w:r>
              <w:t>• NCERT Class VIII - Our Past - III - How, When and Where</w:t>
            </w:r>
          </w:p>
          <w:p w14:paraId="0BC68061" w14:textId="77777777" w:rsidR="001A20E6" w:rsidRDefault="00000000">
            <w:pPr>
              <w:pStyle w:val="TableCellResourceItem"/>
            </w:pPr>
            <w:r>
              <w:t>• Old NCERT - Modern India by Bipan Chandra - The Decline of the Mughal Empire</w:t>
            </w:r>
          </w:p>
          <w:p w14:paraId="5937C39B" w14:textId="77777777" w:rsidR="001A20E6" w:rsidRDefault="00000000">
            <w:pPr>
              <w:pStyle w:val="TableCellCategoryTitle"/>
            </w:pPr>
            <w:r>
              <w:t>📝 Practice Materials</w:t>
            </w:r>
          </w:p>
          <w:p w14:paraId="4B57FE41" w14:textId="77777777" w:rsidR="001A20E6" w:rsidRDefault="00000000">
            <w:pPr>
              <w:pStyle w:val="TableCellResourceItem"/>
            </w:pPr>
            <w:r>
              <w:t>• La Excellence Modern History Material</w:t>
            </w:r>
          </w:p>
          <w:p w14:paraId="09C1E181" w14:textId="77777777" w:rsidR="001A20E6" w:rsidRDefault="00000000">
            <w:pPr>
              <w:pStyle w:val="TableCellResourceItem"/>
            </w:pPr>
            <w:r>
              <w:t>• Prelims &amp; Mains Workbooks</w:t>
            </w:r>
          </w:p>
          <w:p w14:paraId="6DF4B5D4" w14:textId="77777777" w:rsidR="001A20E6" w:rsidRDefault="00000000">
            <w:pPr>
              <w:pStyle w:val="TableCellCategoryTitle"/>
            </w:pPr>
            <w:r>
              <w:t>📰 Current Affairs</w:t>
            </w:r>
          </w:p>
          <w:p w14:paraId="5FF0670C" w14:textId="77777777" w:rsidR="001A20E6" w:rsidRDefault="00000000">
            <w:pPr>
              <w:pStyle w:val="TableCellResourceItem"/>
            </w:pPr>
            <w:r>
              <w:t>• Newspapers (IE – Explained History columns)</w:t>
            </w:r>
          </w:p>
        </w:tc>
        <w:tc>
          <w:tcPr>
            <w:tcW w:w="1650" w:type="pct"/>
          </w:tcPr>
          <w:p w14:paraId="24AE19E4" w14:textId="77777777" w:rsidR="001A20E6" w:rsidRDefault="001A20E6"/>
        </w:tc>
      </w:tr>
    </w:tbl>
    <w:p w14:paraId="7127B03B"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1923A65F" w14:textId="77777777">
        <w:tc>
          <w:tcPr>
            <w:tcW w:w="2500" w:type="pct"/>
            <w:tcMar>
              <w:top w:w="0" w:type="dxa"/>
              <w:left w:w="0" w:type="dxa"/>
              <w:bottom w:w="0" w:type="dxa"/>
              <w:right w:w="0" w:type="dxa"/>
            </w:tcMar>
          </w:tcPr>
          <w:p w14:paraId="77687C32" w14:textId="77777777" w:rsidR="001A20E6" w:rsidRDefault="00000000">
            <w:pPr>
              <w:pStyle w:val="WeekTitle"/>
              <w:rPr>
                <w:ins w:id="21" w:author="kalyan inampudi" w:date="2025-10-29T15:02:00Z" w16du:dateUtc="2025-10-29T09:32:00Z"/>
                <w:color w:val="1D4ED8"/>
              </w:rPr>
            </w:pPr>
            <w:r>
              <w:rPr>
                <w:color w:val="1D4ED8"/>
              </w:rPr>
              <w:t>📅 Nov 23 - Nov 29, 2025</w:t>
            </w:r>
          </w:p>
          <w:p w14:paraId="1AA0C11F" w14:textId="060184FD" w:rsidR="00397E6A" w:rsidRDefault="00397E6A">
            <w:pPr>
              <w:pStyle w:val="WeekTitle"/>
            </w:pPr>
            <w:ins w:id="22" w:author="kalyan inampudi" w:date="2025-10-29T15:02:00Z" w16du:dateUtc="2025-10-29T09:32:00Z">
              <w:r>
                <w:rPr>
                  <w:color w:val="1D4ED8"/>
                </w:rPr>
                <w:t>Opt</w:t>
              </w:r>
            </w:ins>
            <w:ins w:id="23" w:author="kalyan inampudi" w:date="2025-10-29T15:03:00Z" w16du:dateUtc="2025-10-29T09:33:00Z">
              <w:r>
                <w:rPr>
                  <w:color w:val="1D4ED8"/>
                </w:rPr>
                <w:t xml:space="preserve">ional First strategy ? Sociology stopped from Nov 26 ? </w:t>
              </w:r>
            </w:ins>
          </w:p>
        </w:tc>
        <w:tc>
          <w:tcPr>
            <w:tcW w:w="2500" w:type="pct"/>
            <w:tcMar>
              <w:top w:w="0" w:type="dxa"/>
              <w:left w:w="0" w:type="dxa"/>
              <w:bottom w:w="0" w:type="dxa"/>
              <w:right w:w="0" w:type="dxa"/>
            </w:tcMar>
          </w:tcPr>
          <w:p w14:paraId="241D7524" w14:textId="77777777" w:rsidR="001A20E6" w:rsidRDefault="00000000">
            <w:pPr>
              <w:pStyle w:val="WeekCycleName"/>
            </w:pPr>
            <w:r>
              <w:rPr>
                <w:color w:val="1D4ED8"/>
              </w:rPr>
              <w:t>C1</w:t>
            </w:r>
          </w:p>
        </w:tc>
      </w:tr>
    </w:tbl>
    <w:p w14:paraId="07B23826"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516290D7" w14:textId="77777777">
        <w:tc>
          <w:tcPr>
            <w:tcW w:w="700" w:type="pct"/>
            <w:shd w:val="clear" w:color="auto" w:fill="DBEAFE"/>
            <w:tcMar>
              <w:top w:w="200" w:type="dxa"/>
              <w:left w:w="100" w:type="dxa"/>
              <w:bottom w:w="200" w:type="dxa"/>
              <w:right w:w="100" w:type="dxa"/>
            </w:tcMar>
          </w:tcPr>
          <w:p w14:paraId="5B20AEAB" w14:textId="77777777" w:rsidR="001A20E6" w:rsidRDefault="00000000">
            <w:pPr>
              <w:pStyle w:val="TableCellCalendarDayHeader"/>
            </w:pPr>
            <w:r>
              <w:rPr>
                <w:color w:val="1D4ED8"/>
              </w:rPr>
              <w:t>Sunday</w:t>
            </w:r>
          </w:p>
          <w:p w14:paraId="0FD9BE0D" w14:textId="77777777" w:rsidR="001A20E6" w:rsidRDefault="00000000">
            <w:pPr>
              <w:pStyle w:val="TableCellCalendarDateHeader"/>
            </w:pPr>
            <w:r>
              <w:rPr>
                <w:color w:val="1D4ED8"/>
              </w:rPr>
              <w:t>Nov 23</w:t>
            </w:r>
          </w:p>
          <w:p w14:paraId="2F5CA9BA"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10E81678" w14:textId="77777777" w:rsidR="001A20E6" w:rsidRDefault="00000000">
            <w:pPr>
              <w:pStyle w:val="TableCellCalendarDayHeader"/>
            </w:pPr>
            <w:r>
              <w:rPr>
                <w:color w:val="1D4ED8"/>
              </w:rPr>
              <w:t>Monday</w:t>
            </w:r>
          </w:p>
          <w:p w14:paraId="32B2C187" w14:textId="77777777" w:rsidR="001A20E6" w:rsidRDefault="00000000">
            <w:pPr>
              <w:pStyle w:val="TableCellCalendarDateHeader"/>
            </w:pPr>
            <w:r>
              <w:rPr>
                <w:color w:val="1D4ED8"/>
              </w:rPr>
              <w:t>Nov 24</w:t>
            </w:r>
          </w:p>
          <w:p w14:paraId="0EB719E9"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2169A629" w14:textId="77777777" w:rsidR="001A20E6" w:rsidRDefault="00000000">
            <w:pPr>
              <w:pStyle w:val="TableCellCalendarDayHeader"/>
            </w:pPr>
            <w:r>
              <w:rPr>
                <w:color w:val="1D4ED8"/>
              </w:rPr>
              <w:t>Tuesday</w:t>
            </w:r>
          </w:p>
          <w:p w14:paraId="6D18344E" w14:textId="77777777" w:rsidR="001A20E6" w:rsidRDefault="00000000">
            <w:pPr>
              <w:pStyle w:val="TableCellCalendarDateHeader"/>
            </w:pPr>
            <w:r>
              <w:rPr>
                <w:color w:val="1D4ED8"/>
              </w:rPr>
              <w:t>Nov 25</w:t>
            </w:r>
          </w:p>
          <w:p w14:paraId="549B8421"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6D28C020" w14:textId="77777777" w:rsidR="001A20E6" w:rsidRDefault="00000000">
            <w:pPr>
              <w:pStyle w:val="TableCellCalendarDayHeader"/>
            </w:pPr>
            <w:r>
              <w:rPr>
                <w:color w:val="1D4ED8"/>
              </w:rPr>
              <w:t>Wednesday</w:t>
            </w:r>
          </w:p>
          <w:p w14:paraId="4F5F792B" w14:textId="77777777" w:rsidR="001A20E6" w:rsidRDefault="00000000">
            <w:pPr>
              <w:pStyle w:val="TableCellCalendarDateHeader"/>
            </w:pPr>
            <w:r>
              <w:rPr>
                <w:color w:val="1D4ED8"/>
              </w:rPr>
              <w:t>Nov 26</w:t>
            </w:r>
          </w:p>
          <w:p w14:paraId="1CB855E4"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66C3DB8D" w14:textId="77777777" w:rsidR="001A20E6" w:rsidRDefault="00000000">
            <w:pPr>
              <w:pStyle w:val="TableCellCalendarDayHeader"/>
            </w:pPr>
            <w:r>
              <w:rPr>
                <w:color w:val="1D4ED8"/>
              </w:rPr>
              <w:t>Thursday</w:t>
            </w:r>
          </w:p>
          <w:p w14:paraId="02CA9442" w14:textId="77777777" w:rsidR="001A20E6" w:rsidRDefault="00000000">
            <w:pPr>
              <w:pStyle w:val="TableCellCalendarDateHeader"/>
            </w:pPr>
            <w:r>
              <w:rPr>
                <w:color w:val="1D4ED8"/>
              </w:rPr>
              <w:t>Nov 27</w:t>
            </w:r>
          </w:p>
          <w:p w14:paraId="30A647E6"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76210491" w14:textId="77777777" w:rsidR="001A20E6" w:rsidRDefault="00000000">
            <w:pPr>
              <w:pStyle w:val="TableCellCalendarDayHeader"/>
            </w:pPr>
            <w:r>
              <w:rPr>
                <w:color w:val="1D4ED8"/>
              </w:rPr>
              <w:t>Friday</w:t>
            </w:r>
          </w:p>
          <w:p w14:paraId="6BB9207D" w14:textId="77777777" w:rsidR="001A20E6" w:rsidRDefault="00000000">
            <w:pPr>
              <w:pStyle w:val="TableCellCalendarDateHeader"/>
            </w:pPr>
            <w:r>
              <w:rPr>
                <w:color w:val="1D4ED8"/>
              </w:rPr>
              <w:t>Nov 28</w:t>
            </w:r>
          </w:p>
          <w:p w14:paraId="38205851"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4BE8ED79" w14:textId="77777777" w:rsidR="001A20E6" w:rsidRDefault="00000000">
            <w:pPr>
              <w:pStyle w:val="TableCellCalendarDayHeader"/>
            </w:pPr>
            <w:r>
              <w:rPr>
                <w:color w:val="F57C00"/>
              </w:rPr>
              <w:t>Saturday</w:t>
            </w:r>
          </w:p>
          <w:p w14:paraId="41EB10D3" w14:textId="77777777" w:rsidR="001A20E6" w:rsidRDefault="00000000">
            <w:pPr>
              <w:pStyle w:val="TableCellCalendarDateHeader"/>
            </w:pPr>
            <w:r>
              <w:rPr>
                <w:color w:val="F57C00"/>
              </w:rPr>
              <w:t>Nov 29</w:t>
            </w:r>
          </w:p>
          <w:p w14:paraId="71F14EA2" w14:textId="77777777" w:rsidR="001A20E6" w:rsidRDefault="00000000">
            <w:pPr>
              <w:pStyle w:val="TableCellCatchupLabel"/>
            </w:pPr>
            <w:r>
              <w:rPr>
                <w:color w:val="F57C00"/>
              </w:rPr>
              <w:t>Catchup Day</w:t>
            </w:r>
          </w:p>
        </w:tc>
      </w:tr>
      <w:tr w:rsidR="001A20E6" w14:paraId="5BB95F28" w14:textId="77777777">
        <w:tc>
          <w:tcPr>
            <w:tcW w:w="700" w:type="pct"/>
            <w:shd w:val="clear" w:color="auto" w:fill="DBEAFE"/>
            <w:tcMar>
              <w:top w:w="150" w:type="dxa"/>
              <w:left w:w="100" w:type="dxa"/>
              <w:bottom w:w="150" w:type="dxa"/>
              <w:right w:w="100" w:type="dxa"/>
            </w:tcMar>
          </w:tcPr>
          <w:p w14:paraId="4D5B68D6" w14:textId="77777777" w:rsidR="001A20E6" w:rsidRDefault="00000000">
            <w:pPr>
              <w:pStyle w:val="TableCellTaskSubject"/>
            </w:pPr>
            <w:r>
              <w:t>Sociology</w:t>
            </w:r>
          </w:p>
          <w:p w14:paraId="46D1C6B0" w14:textId="77777777" w:rsidR="001A20E6" w:rsidRDefault="00000000">
            <w:pPr>
              <w:pStyle w:val="TableCellTaskDetails"/>
            </w:pPr>
            <w:r>
              <w:t>• Test - TEST — 3h</w:t>
            </w:r>
          </w:p>
          <w:p w14:paraId="78C02BD2" w14:textId="77777777" w:rsidR="001A20E6" w:rsidRDefault="00000000">
            <w:pPr>
              <w:pStyle w:val="TableCellTaskBadge"/>
              <w:shd w:val="clear" w:color="auto" w:fill="FFF3E0"/>
            </w:pPr>
            <w:r>
              <w:rPr>
                <w:b/>
                <w:bCs/>
                <w:color w:val="F57C00"/>
              </w:rPr>
              <w:t>TEST</w:t>
            </w:r>
          </w:p>
        </w:tc>
        <w:tc>
          <w:tcPr>
            <w:tcW w:w="700" w:type="pct"/>
            <w:shd w:val="clear" w:color="auto" w:fill="DBEAFE"/>
            <w:tcMar>
              <w:top w:w="150" w:type="dxa"/>
              <w:left w:w="100" w:type="dxa"/>
              <w:bottom w:w="150" w:type="dxa"/>
              <w:right w:w="100" w:type="dxa"/>
            </w:tcMar>
          </w:tcPr>
          <w:p w14:paraId="7F5E07FA" w14:textId="77777777" w:rsidR="001A20E6" w:rsidRDefault="00000000">
            <w:pPr>
              <w:pStyle w:val="TableCellTaskSubject"/>
            </w:pPr>
            <w:r>
              <w:t>Sociology</w:t>
            </w:r>
          </w:p>
          <w:p w14:paraId="55650937" w14:textId="77777777" w:rsidR="001A20E6" w:rsidRDefault="00000000">
            <w:pPr>
              <w:pStyle w:val="TableCellTaskDetails"/>
            </w:pPr>
            <w:r>
              <w:t>• Study - OPT-SOC/02 — 3h</w:t>
            </w:r>
          </w:p>
          <w:p w14:paraId="201F6583"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6F8626F5" w14:textId="77777777" w:rsidR="001A20E6" w:rsidRDefault="00000000">
            <w:pPr>
              <w:pStyle w:val="TableCellTaskSubject"/>
            </w:pPr>
            <w:r>
              <w:t>Sociology</w:t>
            </w:r>
          </w:p>
          <w:p w14:paraId="08917314" w14:textId="77777777" w:rsidR="001A20E6" w:rsidRDefault="00000000">
            <w:pPr>
              <w:pStyle w:val="TableCellTaskDetails"/>
            </w:pPr>
            <w:r>
              <w:t>• Study - OPT-SOC/02 — 2h 30m</w:t>
            </w:r>
          </w:p>
          <w:p w14:paraId="4EF8734C" w14:textId="77777777" w:rsidR="001A20E6" w:rsidRDefault="00000000">
            <w:pPr>
              <w:pStyle w:val="TableCellTaskBadge"/>
              <w:shd w:val="clear" w:color="auto" w:fill="E3F2FD"/>
            </w:pPr>
            <w:r>
              <w:rPr>
                <w:b/>
                <w:bCs/>
                <w:color w:val="1976D2"/>
              </w:rPr>
              <w:t>STUDY</w:t>
            </w:r>
          </w:p>
          <w:p w14:paraId="2C6C0AD2" w14:textId="77777777" w:rsidR="001A20E6" w:rsidRDefault="00000000">
            <w:pPr>
              <w:pStyle w:val="TableCellTaskDetails"/>
            </w:pPr>
            <w:r>
              <w:t>• Study - OPT-SOC/01 — 30m</w:t>
            </w:r>
          </w:p>
          <w:p w14:paraId="47E7D675"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241B1AE0" w14:textId="77777777" w:rsidR="001A20E6" w:rsidRDefault="00000000">
            <w:pPr>
              <w:pStyle w:val="TableCellTaskSubject"/>
            </w:pPr>
            <w:r>
              <w:t>History-Art and Culture</w:t>
            </w:r>
          </w:p>
          <w:p w14:paraId="3EE2CB15" w14:textId="77777777" w:rsidR="001A20E6" w:rsidRDefault="00000000">
            <w:pPr>
              <w:pStyle w:val="TableCellTaskDetails"/>
            </w:pPr>
            <w:r>
              <w:t>• Study - Paintings (H04/03) — 2h</w:t>
            </w:r>
          </w:p>
          <w:p w14:paraId="1D95B7F4" w14:textId="77777777" w:rsidR="001A20E6" w:rsidRDefault="00000000">
            <w:pPr>
              <w:pStyle w:val="TableCellTaskBadge"/>
              <w:shd w:val="clear" w:color="auto" w:fill="E3F2FD"/>
            </w:pPr>
            <w:r>
              <w:rPr>
                <w:b/>
                <w:bCs/>
                <w:color w:val="1976D2"/>
              </w:rPr>
              <w:t>STUDY</w:t>
            </w:r>
          </w:p>
          <w:p w14:paraId="13BEBE85" w14:textId="77777777" w:rsidR="001A20E6" w:rsidRDefault="00000000">
            <w:pPr>
              <w:pStyle w:val="TableCellTaskDetails"/>
            </w:pPr>
            <w:r>
              <w:t>• Study - Dance forms (H04/04) — 1h</w:t>
            </w:r>
          </w:p>
          <w:p w14:paraId="179FB49C"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64E0724D" w14:textId="77777777" w:rsidR="001A20E6" w:rsidRDefault="00000000">
            <w:pPr>
              <w:pStyle w:val="TableCellTaskSubject"/>
            </w:pPr>
            <w:r>
              <w:t>History-Art and Culture</w:t>
            </w:r>
          </w:p>
          <w:p w14:paraId="118DE591" w14:textId="77777777" w:rsidR="001A20E6" w:rsidRDefault="00000000">
            <w:pPr>
              <w:pStyle w:val="TableCellTaskDetails"/>
            </w:pPr>
            <w:r>
              <w:t>• Study - Dance forms (H04/04) — 1h</w:t>
            </w:r>
          </w:p>
          <w:p w14:paraId="0BACAD3E" w14:textId="77777777" w:rsidR="001A20E6" w:rsidRDefault="00000000">
            <w:pPr>
              <w:pStyle w:val="TableCellTaskBadge"/>
              <w:shd w:val="clear" w:color="auto" w:fill="E3F2FD"/>
            </w:pPr>
            <w:r>
              <w:rPr>
                <w:b/>
                <w:bCs/>
                <w:color w:val="1976D2"/>
              </w:rPr>
              <w:t>STUDY</w:t>
            </w:r>
          </w:p>
          <w:p w14:paraId="7A7ED486" w14:textId="77777777" w:rsidR="001A20E6" w:rsidRDefault="00000000">
            <w:pPr>
              <w:pStyle w:val="TableCellTaskDetails"/>
            </w:pPr>
            <w:r>
              <w:t>• Study - Theatre (H04/05) — 2h</w:t>
            </w:r>
          </w:p>
          <w:p w14:paraId="6EAC10F0"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5A12B58E" w14:textId="77777777" w:rsidR="001A20E6" w:rsidRDefault="00000000">
            <w:pPr>
              <w:pStyle w:val="TableCellTaskSubject"/>
            </w:pPr>
            <w:r>
              <w:t>History-Art and Culture</w:t>
            </w:r>
          </w:p>
          <w:p w14:paraId="1ACBF7DB" w14:textId="77777777" w:rsidR="001A20E6" w:rsidRDefault="00000000">
            <w:pPr>
              <w:pStyle w:val="TableCellTaskDetails"/>
            </w:pPr>
            <w:r>
              <w:t>• Study - Music (H04/06) — 2h</w:t>
            </w:r>
          </w:p>
          <w:p w14:paraId="1DF05C49" w14:textId="77777777" w:rsidR="001A20E6" w:rsidRDefault="00000000">
            <w:pPr>
              <w:pStyle w:val="TableCellTaskBadge"/>
              <w:shd w:val="clear" w:color="auto" w:fill="E3F2FD"/>
            </w:pPr>
            <w:r>
              <w:rPr>
                <w:b/>
                <w:bCs/>
                <w:color w:val="1976D2"/>
              </w:rPr>
              <w:t>STUDY</w:t>
            </w:r>
          </w:p>
          <w:p w14:paraId="29111A30" w14:textId="77777777" w:rsidR="001A20E6" w:rsidRDefault="00000000">
            <w:pPr>
              <w:pStyle w:val="TableCellTaskDetails"/>
            </w:pPr>
            <w:r>
              <w:t>• Study - Religions and festivals (H04/07) — 1h</w:t>
            </w:r>
          </w:p>
          <w:p w14:paraId="102669B9"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2CB2A038" w14:textId="77777777" w:rsidR="001A20E6" w:rsidRDefault="001A20E6"/>
        </w:tc>
      </w:tr>
      <w:tr w:rsidR="001A20E6" w14:paraId="67C70062" w14:textId="77777777">
        <w:tc>
          <w:tcPr>
            <w:tcW w:w="700" w:type="pct"/>
            <w:shd w:val="clear" w:color="auto" w:fill="DBEAFE"/>
            <w:tcMar>
              <w:top w:w="150" w:type="dxa"/>
              <w:left w:w="100" w:type="dxa"/>
              <w:bottom w:w="150" w:type="dxa"/>
              <w:right w:w="100" w:type="dxa"/>
            </w:tcMar>
          </w:tcPr>
          <w:p w14:paraId="71846110" w14:textId="77777777" w:rsidR="001A20E6" w:rsidRDefault="00000000">
            <w:pPr>
              <w:pStyle w:val="TableCellTaskSubject"/>
            </w:pPr>
            <w:r>
              <w:t>History-Modern</w:t>
            </w:r>
          </w:p>
          <w:p w14:paraId="7E8C935A" w14:textId="77777777" w:rsidR="001A20E6" w:rsidRDefault="00000000">
            <w:pPr>
              <w:pStyle w:val="TableCellTaskDetails"/>
            </w:pPr>
            <w:r>
              <w:t>• Test - TEST — 3h</w:t>
            </w:r>
          </w:p>
          <w:p w14:paraId="71FDDD27" w14:textId="77777777" w:rsidR="001A20E6" w:rsidRDefault="00000000">
            <w:pPr>
              <w:pStyle w:val="TableCellTaskBadge"/>
              <w:shd w:val="clear" w:color="auto" w:fill="FFF3E0"/>
            </w:pPr>
            <w:r>
              <w:rPr>
                <w:b/>
                <w:bCs/>
                <w:color w:val="F57C00"/>
              </w:rPr>
              <w:t>TEST</w:t>
            </w:r>
          </w:p>
        </w:tc>
        <w:tc>
          <w:tcPr>
            <w:tcW w:w="700" w:type="pct"/>
            <w:shd w:val="clear" w:color="auto" w:fill="DBEAFE"/>
            <w:tcMar>
              <w:top w:w="150" w:type="dxa"/>
              <w:left w:w="100" w:type="dxa"/>
              <w:bottom w:w="150" w:type="dxa"/>
              <w:right w:w="100" w:type="dxa"/>
            </w:tcMar>
          </w:tcPr>
          <w:p w14:paraId="331A0BF1" w14:textId="77777777" w:rsidR="001A20E6" w:rsidRDefault="00000000">
            <w:pPr>
              <w:pStyle w:val="TableCellTaskSubject"/>
            </w:pPr>
            <w:r>
              <w:t>History-Art and Culture</w:t>
            </w:r>
          </w:p>
          <w:p w14:paraId="0948F040" w14:textId="77777777" w:rsidR="001A20E6" w:rsidRDefault="00000000">
            <w:pPr>
              <w:pStyle w:val="TableCellTaskDetails"/>
            </w:pPr>
            <w:r>
              <w:t>• Study - Broad / Overlap (H04/00) — 2h</w:t>
            </w:r>
          </w:p>
          <w:p w14:paraId="4E35769B" w14:textId="77777777" w:rsidR="001A20E6" w:rsidRDefault="00000000">
            <w:pPr>
              <w:pStyle w:val="TableCellTaskBadge"/>
              <w:shd w:val="clear" w:color="auto" w:fill="E3F2FD"/>
            </w:pPr>
            <w:r>
              <w:rPr>
                <w:b/>
                <w:bCs/>
                <w:color w:val="1976D2"/>
              </w:rPr>
              <w:t>STUDY</w:t>
            </w:r>
          </w:p>
          <w:p w14:paraId="7413EA5A" w14:textId="77777777" w:rsidR="001A20E6" w:rsidRDefault="00000000">
            <w:pPr>
              <w:pStyle w:val="TableCellTaskDetails"/>
            </w:pPr>
            <w:r>
              <w:t>• Study - Art and architecture (H04/01) — 1h</w:t>
            </w:r>
          </w:p>
          <w:p w14:paraId="3B127AED"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4F02B615" w14:textId="77777777" w:rsidR="001A20E6" w:rsidRDefault="00000000">
            <w:pPr>
              <w:pStyle w:val="TableCellTaskSubject"/>
            </w:pPr>
            <w:r>
              <w:t>History-Art and Culture</w:t>
            </w:r>
          </w:p>
          <w:p w14:paraId="36101141" w14:textId="77777777" w:rsidR="001A20E6" w:rsidRDefault="00000000">
            <w:pPr>
              <w:pStyle w:val="TableCellTaskDetails"/>
            </w:pPr>
            <w:r>
              <w:t>• Study - Art and architecture (H04/01) — 1h</w:t>
            </w:r>
          </w:p>
          <w:p w14:paraId="2172CB59" w14:textId="77777777" w:rsidR="001A20E6" w:rsidRDefault="00000000">
            <w:pPr>
              <w:pStyle w:val="TableCellTaskBadge"/>
              <w:shd w:val="clear" w:color="auto" w:fill="E3F2FD"/>
            </w:pPr>
            <w:r>
              <w:rPr>
                <w:b/>
                <w:bCs/>
                <w:color w:val="1976D2"/>
              </w:rPr>
              <w:t>STUDY</w:t>
            </w:r>
          </w:p>
          <w:p w14:paraId="4BEFDBEA" w14:textId="77777777" w:rsidR="001A20E6" w:rsidRDefault="00000000">
            <w:pPr>
              <w:pStyle w:val="TableCellTaskDetails"/>
            </w:pPr>
            <w:r>
              <w:t>• Study - Literature (H04/02) — 2h</w:t>
            </w:r>
          </w:p>
          <w:p w14:paraId="4BD47DE4"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31EE8485" w14:textId="77777777" w:rsidR="001A20E6" w:rsidRDefault="00000000">
            <w:pPr>
              <w:pStyle w:val="TableCellTaskSubject"/>
            </w:pPr>
            <w:r>
              <w:t>History-World</w:t>
            </w:r>
          </w:p>
          <w:p w14:paraId="265EC35A" w14:textId="77777777" w:rsidR="001A20E6" w:rsidRDefault="00000000">
            <w:pPr>
              <w:pStyle w:val="TableCellTaskDetails"/>
            </w:pPr>
            <w:r>
              <w:t>• Study - Broad / Overlap (H05/00) — 30m</w:t>
            </w:r>
          </w:p>
          <w:p w14:paraId="1C790FCA" w14:textId="77777777" w:rsidR="001A20E6" w:rsidRDefault="00000000">
            <w:pPr>
              <w:pStyle w:val="TableCellTaskBadge"/>
              <w:shd w:val="clear" w:color="auto" w:fill="E3F2FD"/>
            </w:pPr>
            <w:r>
              <w:rPr>
                <w:b/>
                <w:bCs/>
                <w:color w:val="1976D2"/>
              </w:rPr>
              <w:t>STUDY</w:t>
            </w:r>
          </w:p>
          <w:p w14:paraId="6B5F85C8" w14:textId="77777777" w:rsidR="001A20E6" w:rsidRDefault="00000000">
            <w:pPr>
              <w:pStyle w:val="TableCellTaskDetails"/>
            </w:pPr>
            <w:r>
              <w:t>• Study - Industrial Revolution (H05/01) — 30m</w:t>
            </w:r>
          </w:p>
          <w:p w14:paraId="4A9C3BD9" w14:textId="77777777" w:rsidR="001A20E6" w:rsidRDefault="00000000">
            <w:pPr>
              <w:pStyle w:val="TableCellTaskBadge"/>
              <w:shd w:val="clear" w:color="auto" w:fill="E3F2FD"/>
            </w:pPr>
            <w:r>
              <w:rPr>
                <w:b/>
                <w:bCs/>
                <w:color w:val="1976D2"/>
              </w:rPr>
              <w:t>STUDY</w:t>
            </w:r>
          </w:p>
          <w:p w14:paraId="66B0C6C7" w14:textId="77777777" w:rsidR="001A20E6" w:rsidRDefault="00000000">
            <w:pPr>
              <w:pStyle w:val="TableCellTaskDetails"/>
            </w:pPr>
            <w:r>
              <w:t>• Study - Revolutions- American, French, Russia (H05/02) — 30m</w:t>
            </w:r>
          </w:p>
          <w:p w14:paraId="26C69D0E" w14:textId="77777777" w:rsidR="001A20E6" w:rsidRDefault="00000000">
            <w:pPr>
              <w:pStyle w:val="TableCellTaskBadge"/>
              <w:shd w:val="clear" w:color="auto" w:fill="E3F2FD"/>
            </w:pPr>
            <w:r>
              <w:rPr>
                <w:b/>
                <w:bCs/>
                <w:color w:val="1976D2"/>
              </w:rPr>
              <w:t>STUDY</w:t>
            </w:r>
          </w:p>
          <w:p w14:paraId="2C83F6FB" w14:textId="77777777" w:rsidR="001A20E6" w:rsidRDefault="00000000">
            <w:pPr>
              <w:pStyle w:val="TableCellTaskDetails"/>
            </w:pPr>
            <w:r>
              <w:t>• Study - Unification Movements (H05/03) — 30m</w:t>
            </w:r>
          </w:p>
          <w:p w14:paraId="5DA6CD4E" w14:textId="77777777" w:rsidR="001A20E6" w:rsidRDefault="00000000">
            <w:pPr>
              <w:pStyle w:val="TableCellTaskBadge"/>
              <w:shd w:val="clear" w:color="auto" w:fill="E3F2FD"/>
            </w:pPr>
            <w:r>
              <w:rPr>
                <w:b/>
                <w:bCs/>
                <w:color w:val="1976D2"/>
              </w:rPr>
              <w:t>STUDY</w:t>
            </w:r>
          </w:p>
          <w:p w14:paraId="631F062C" w14:textId="77777777" w:rsidR="001A20E6" w:rsidRDefault="00000000">
            <w:pPr>
              <w:pStyle w:val="TableCellTaskDetails"/>
            </w:pPr>
            <w:r>
              <w:t>• Study - Colonialism and Imperialism (H05/04) — 30m</w:t>
            </w:r>
          </w:p>
          <w:p w14:paraId="383CA1D9" w14:textId="77777777" w:rsidR="001A20E6" w:rsidRDefault="00000000">
            <w:pPr>
              <w:pStyle w:val="TableCellTaskBadge"/>
              <w:shd w:val="clear" w:color="auto" w:fill="E3F2FD"/>
            </w:pPr>
            <w:r>
              <w:rPr>
                <w:b/>
                <w:bCs/>
                <w:color w:val="1976D2"/>
              </w:rPr>
              <w:t>STUDY</w:t>
            </w:r>
          </w:p>
          <w:p w14:paraId="0919CFD6" w14:textId="77777777" w:rsidR="001A20E6" w:rsidRDefault="00000000">
            <w:pPr>
              <w:pStyle w:val="TableCellTaskDetails"/>
            </w:pPr>
            <w:r>
              <w:t>• Study - World War-I (H05/05) — 30m</w:t>
            </w:r>
          </w:p>
          <w:p w14:paraId="3E46FB97"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442EA832" w14:textId="77777777" w:rsidR="001A20E6" w:rsidRDefault="00000000">
            <w:pPr>
              <w:pStyle w:val="TableCellTaskSubject"/>
            </w:pPr>
            <w:r>
              <w:t>History-World</w:t>
            </w:r>
          </w:p>
          <w:p w14:paraId="4CF765EC" w14:textId="77777777" w:rsidR="001A20E6" w:rsidRDefault="00000000">
            <w:pPr>
              <w:pStyle w:val="TableCellTaskDetails"/>
            </w:pPr>
            <w:r>
              <w:t>• Study - Inter-war period and World War-II (H05/06) — 30m</w:t>
            </w:r>
          </w:p>
          <w:p w14:paraId="4A0DEDD1" w14:textId="77777777" w:rsidR="001A20E6" w:rsidRDefault="00000000">
            <w:pPr>
              <w:pStyle w:val="TableCellTaskBadge"/>
              <w:shd w:val="clear" w:color="auto" w:fill="E3F2FD"/>
            </w:pPr>
            <w:r>
              <w:rPr>
                <w:b/>
                <w:bCs/>
                <w:color w:val="1976D2"/>
              </w:rPr>
              <w:t>STUDY</w:t>
            </w:r>
          </w:p>
          <w:p w14:paraId="13695806" w14:textId="77777777" w:rsidR="001A20E6" w:rsidRDefault="00000000">
            <w:pPr>
              <w:pStyle w:val="TableCellTaskDetails"/>
            </w:pPr>
            <w:r>
              <w:t>• Study - Decolonization and redrawal of national boundaries (H05/07) — 30m</w:t>
            </w:r>
          </w:p>
          <w:p w14:paraId="4B62A3A3" w14:textId="77777777" w:rsidR="001A20E6" w:rsidRDefault="00000000">
            <w:pPr>
              <w:pStyle w:val="TableCellTaskBadge"/>
              <w:shd w:val="clear" w:color="auto" w:fill="E3F2FD"/>
            </w:pPr>
            <w:r>
              <w:rPr>
                <w:b/>
                <w:bCs/>
                <w:color w:val="1976D2"/>
              </w:rPr>
              <w:t>STUDY</w:t>
            </w:r>
          </w:p>
          <w:p w14:paraId="222C8CAB" w14:textId="77777777" w:rsidR="001A20E6" w:rsidRDefault="00000000">
            <w:pPr>
              <w:pStyle w:val="TableCellTaskDetails"/>
            </w:pPr>
            <w:r>
              <w:t>• Study - political philosophies (H05/08) — 30m</w:t>
            </w:r>
          </w:p>
          <w:p w14:paraId="221D378B" w14:textId="77777777" w:rsidR="001A20E6" w:rsidRDefault="00000000">
            <w:pPr>
              <w:pStyle w:val="TableCellTaskBadge"/>
              <w:shd w:val="clear" w:color="auto" w:fill="E3F2FD"/>
            </w:pPr>
            <w:r>
              <w:rPr>
                <w:b/>
                <w:bCs/>
                <w:color w:val="1976D2"/>
              </w:rPr>
              <w:t>STUDY</w:t>
            </w:r>
          </w:p>
          <w:p w14:paraId="55E8848B" w14:textId="77777777" w:rsidR="001A20E6" w:rsidRDefault="00000000">
            <w:pPr>
              <w:pStyle w:val="TableCellTaskDetails"/>
            </w:pPr>
            <w:r>
              <w:t>• Study - Cold war era (H05/09) — 30m</w:t>
            </w:r>
          </w:p>
          <w:p w14:paraId="5431B96A" w14:textId="77777777" w:rsidR="001A20E6" w:rsidRDefault="00000000">
            <w:pPr>
              <w:pStyle w:val="TableCellTaskBadge"/>
              <w:shd w:val="clear" w:color="auto" w:fill="E3F2FD"/>
            </w:pPr>
            <w:r>
              <w:rPr>
                <w:b/>
                <w:bCs/>
                <w:color w:val="1976D2"/>
              </w:rPr>
              <w:t>STUDY</w:t>
            </w:r>
          </w:p>
          <w:p w14:paraId="12A2E716" w14:textId="77777777" w:rsidR="001A20E6" w:rsidRDefault="00000000">
            <w:pPr>
              <w:pStyle w:val="TableCellTaskDetails"/>
            </w:pPr>
            <w:r>
              <w:t>• Study - Broad / Overlap (H05/00) — 30m</w:t>
            </w:r>
          </w:p>
          <w:p w14:paraId="0E87E6BA" w14:textId="77777777" w:rsidR="001A20E6" w:rsidRDefault="00000000">
            <w:pPr>
              <w:pStyle w:val="TableCellTaskBadge"/>
              <w:shd w:val="clear" w:color="auto" w:fill="E3F2FD"/>
            </w:pPr>
            <w:r>
              <w:rPr>
                <w:b/>
                <w:bCs/>
                <w:color w:val="1976D2"/>
              </w:rPr>
              <w:t>STUDY</w:t>
            </w:r>
          </w:p>
          <w:p w14:paraId="0EAB15BC" w14:textId="77777777" w:rsidR="001A20E6" w:rsidRDefault="00000000">
            <w:pPr>
              <w:pStyle w:val="TableCellTaskDetails"/>
            </w:pPr>
            <w:r>
              <w:t>• Study - Industrial Revolution (H05/01) — 30m</w:t>
            </w:r>
          </w:p>
          <w:p w14:paraId="546D8E8F"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0A02E5CF" w14:textId="77777777" w:rsidR="001A20E6" w:rsidRDefault="00000000">
            <w:pPr>
              <w:pStyle w:val="TableCellTaskSubject"/>
            </w:pPr>
            <w:r>
              <w:t>History-World</w:t>
            </w:r>
          </w:p>
          <w:p w14:paraId="2C36F238" w14:textId="77777777" w:rsidR="001A20E6" w:rsidRDefault="00000000">
            <w:pPr>
              <w:pStyle w:val="TableCellTaskDetails"/>
            </w:pPr>
            <w:r>
              <w:t>• Study - Revolutions- American, French, Russia (H05/02) — 30m</w:t>
            </w:r>
          </w:p>
          <w:p w14:paraId="52F714C7" w14:textId="77777777" w:rsidR="001A20E6" w:rsidRDefault="00000000">
            <w:pPr>
              <w:pStyle w:val="TableCellTaskBadge"/>
              <w:shd w:val="clear" w:color="auto" w:fill="E3F2FD"/>
            </w:pPr>
            <w:r>
              <w:rPr>
                <w:b/>
                <w:bCs/>
                <w:color w:val="1976D2"/>
              </w:rPr>
              <w:t>STUDY</w:t>
            </w:r>
          </w:p>
          <w:p w14:paraId="6BE4E63D" w14:textId="77777777" w:rsidR="001A20E6" w:rsidRDefault="00000000">
            <w:pPr>
              <w:pStyle w:val="TableCellTaskDetails"/>
            </w:pPr>
            <w:r>
              <w:t>• Study - Unification Movements (H05/03) — 30m</w:t>
            </w:r>
          </w:p>
          <w:p w14:paraId="4761AB18" w14:textId="77777777" w:rsidR="001A20E6" w:rsidRDefault="00000000">
            <w:pPr>
              <w:pStyle w:val="TableCellTaskBadge"/>
              <w:shd w:val="clear" w:color="auto" w:fill="E3F2FD"/>
            </w:pPr>
            <w:r>
              <w:rPr>
                <w:b/>
                <w:bCs/>
                <w:color w:val="1976D2"/>
              </w:rPr>
              <w:t>STUDY</w:t>
            </w:r>
          </w:p>
          <w:p w14:paraId="08ED9801" w14:textId="77777777" w:rsidR="001A20E6" w:rsidRDefault="00000000">
            <w:pPr>
              <w:pStyle w:val="TableCellTaskDetails"/>
            </w:pPr>
            <w:r>
              <w:t>• Study - Colonialism and Imperialism (H05/04) — 30m</w:t>
            </w:r>
          </w:p>
          <w:p w14:paraId="1DED2180" w14:textId="77777777" w:rsidR="001A20E6" w:rsidRDefault="00000000">
            <w:pPr>
              <w:pStyle w:val="TableCellTaskBadge"/>
              <w:shd w:val="clear" w:color="auto" w:fill="E3F2FD"/>
            </w:pPr>
            <w:r>
              <w:rPr>
                <w:b/>
                <w:bCs/>
                <w:color w:val="1976D2"/>
              </w:rPr>
              <w:t>STUDY</w:t>
            </w:r>
          </w:p>
          <w:p w14:paraId="2D2AFBC0" w14:textId="77777777" w:rsidR="001A20E6" w:rsidRDefault="00000000">
            <w:pPr>
              <w:pStyle w:val="TableCellTaskDetails"/>
            </w:pPr>
            <w:r>
              <w:t>• Study - World War-I (H05/05) — 30m</w:t>
            </w:r>
          </w:p>
          <w:p w14:paraId="6508BCD4" w14:textId="77777777" w:rsidR="001A20E6" w:rsidRDefault="00000000">
            <w:pPr>
              <w:pStyle w:val="TableCellTaskBadge"/>
              <w:shd w:val="clear" w:color="auto" w:fill="E3F2FD"/>
            </w:pPr>
            <w:r>
              <w:rPr>
                <w:b/>
                <w:bCs/>
                <w:color w:val="1976D2"/>
              </w:rPr>
              <w:t>STUDY</w:t>
            </w:r>
          </w:p>
          <w:p w14:paraId="1B41072E" w14:textId="77777777" w:rsidR="001A20E6" w:rsidRDefault="00000000">
            <w:pPr>
              <w:pStyle w:val="TableCellTaskDetails"/>
            </w:pPr>
            <w:r>
              <w:t>• Study - Inter-war period and World War-II (H05/06) — 30m</w:t>
            </w:r>
          </w:p>
          <w:p w14:paraId="28BD3459" w14:textId="77777777" w:rsidR="001A20E6" w:rsidRDefault="00000000">
            <w:pPr>
              <w:pStyle w:val="TableCellTaskBadge"/>
              <w:shd w:val="clear" w:color="auto" w:fill="E3F2FD"/>
            </w:pPr>
            <w:r>
              <w:rPr>
                <w:b/>
                <w:bCs/>
                <w:color w:val="1976D2"/>
              </w:rPr>
              <w:t>STUDY</w:t>
            </w:r>
          </w:p>
          <w:p w14:paraId="7D8DFC7E" w14:textId="77777777" w:rsidR="001A20E6" w:rsidRDefault="00000000">
            <w:pPr>
              <w:pStyle w:val="TableCellTaskDetails"/>
            </w:pPr>
            <w:r>
              <w:t>• Study - Decolonization and redrawal of national boundaries (H05/07) — 30m</w:t>
            </w:r>
          </w:p>
          <w:p w14:paraId="4B1C5686"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193029F9" w14:textId="77777777" w:rsidR="001A20E6" w:rsidRDefault="001A20E6"/>
        </w:tc>
      </w:tr>
    </w:tbl>
    <w:p w14:paraId="5866A204" w14:textId="77777777" w:rsidR="001A20E6" w:rsidRDefault="001A20E6">
      <w:pPr>
        <w:spacing w:after="400"/>
      </w:pPr>
    </w:p>
    <w:p w14:paraId="74625B4D" w14:textId="77777777" w:rsidR="001A20E6" w:rsidRDefault="00000000">
      <w:pPr>
        <w:pStyle w:val="ResourceTitle"/>
      </w:pPr>
      <w:r>
        <w:t>📚 Resources for Nov 23 - Nov 29</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408085DA"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C558FBB" w14:textId="77777777" w:rsidR="001A20E6" w:rsidRDefault="00000000">
            <w:pPr>
              <w:pStyle w:val="TableCellSubjectName"/>
            </w:pPr>
            <w:r>
              <w:t>Sociology</w:t>
            </w:r>
          </w:p>
          <w:p w14:paraId="7977F563" w14:textId="77777777" w:rsidR="001A20E6" w:rsidRDefault="00000000">
            <w:pPr>
              <w:pStyle w:val="TableCellCategoryTitle"/>
            </w:pPr>
            <w:r>
              <w:t>📝 Practice Materials</w:t>
            </w:r>
          </w:p>
          <w:p w14:paraId="0A0DCBEE" w14:textId="77777777" w:rsidR="001A20E6" w:rsidRDefault="00000000">
            <w:pPr>
              <w:pStyle w:val="TableCellResourceItem"/>
            </w:pPr>
            <w:r>
              <w:t>• La Excellence Sociology Material</w:t>
            </w:r>
          </w:p>
          <w:p w14:paraId="4E5531C4" w14:textId="77777777" w:rsidR="001A20E6" w:rsidRDefault="00000000">
            <w:pPr>
              <w:pStyle w:val="TableCellResourceItem"/>
            </w:pPr>
            <w:r>
              <w:t>• Mains RRP + Prelims RRP</w:t>
            </w:r>
          </w:p>
          <w:p w14:paraId="356310E8" w14:textId="77777777" w:rsidR="001A20E6" w:rsidRDefault="00000000">
            <w:pPr>
              <w:pStyle w:val="TableCellResourceItem"/>
            </w:pPr>
            <w:r>
              <w:t>• Prelims &amp; Mains Workbooks</w:t>
            </w:r>
          </w:p>
          <w:p w14:paraId="348C72EB" w14:textId="77777777" w:rsidR="001A20E6" w:rsidRDefault="00000000">
            <w:pPr>
              <w:pStyle w:val="TableCellResourceItem"/>
            </w:pPr>
            <w:r>
              <w:t>• Previous Year Question Papers</w:t>
            </w:r>
          </w:p>
          <w:p w14:paraId="0B2164A9" w14:textId="77777777" w:rsidR="001A20E6" w:rsidRDefault="00000000">
            <w:pPr>
              <w:pStyle w:val="TableCellResourceItem"/>
            </w:pPr>
            <w:r>
              <w:t>• Mock Tests</w:t>
            </w:r>
          </w:p>
          <w:p w14:paraId="1B1F5F38" w14:textId="77777777" w:rsidR="001A20E6" w:rsidRDefault="00000000">
            <w:pPr>
              <w:pStyle w:val="TableCellResourceItem"/>
            </w:pPr>
            <w:r>
              <w:t>• La Excellence Indian Society Material</w:t>
            </w:r>
          </w:p>
          <w:p w14:paraId="1D94A72F" w14:textId="77777777" w:rsidR="001A20E6" w:rsidRDefault="00000000">
            <w:pPr>
              <w:pStyle w:val="TableCellResourceItem"/>
            </w:pPr>
            <w:r>
              <w:t>• Mains Workbook - Paper I</w:t>
            </w:r>
          </w:p>
          <w:p w14:paraId="6ADE869F" w14:textId="77777777" w:rsidR="001A20E6" w:rsidRDefault="00000000">
            <w:pPr>
              <w:pStyle w:val="TableCellResourceItem"/>
            </w:pPr>
            <w:r>
              <w:t>• La Excellence Social Change Material</w:t>
            </w:r>
          </w:p>
          <w:p w14:paraId="75DF65B7" w14:textId="77777777" w:rsidR="001A20E6" w:rsidRDefault="00000000">
            <w:pPr>
              <w:pStyle w:val="TableCellResourceItem"/>
            </w:pPr>
            <w:r>
              <w:t>• Mains Workbook - Paper II</w:t>
            </w:r>
          </w:p>
          <w:p w14:paraId="164E0329" w14:textId="77777777" w:rsidR="001A20E6" w:rsidRDefault="00000000">
            <w:pPr>
              <w:pStyle w:val="TableCellResourceItem"/>
            </w:pPr>
            <w:r>
              <w:t>• La Excellence Sociology of Religion Material</w:t>
            </w:r>
          </w:p>
          <w:p w14:paraId="49DC021A" w14:textId="77777777" w:rsidR="001A20E6" w:rsidRDefault="00000000">
            <w:pPr>
              <w:pStyle w:val="TableCellResourceItem"/>
            </w:pPr>
            <w:r>
              <w:t>• Mains Workbook</w:t>
            </w:r>
          </w:p>
          <w:p w14:paraId="184980DB" w14:textId="77777777" w:rsidR="001A20E6" w:rsidRDefault="00000000">
            <w:pPr>
              <w:pStyle w:val="TableCellResourceItem"/>
            </w:pPr>
            <w:r>
              <w:t>• La Excellence Sociology of Education Material</w:t>
            </w:r>
          </w:p>
          <w:p w14:paraId="56E10A21" w14:textId="77777777" w:rsidR="001A20E6" w:rsidRDefault="00000000">
            <w:pPr>
              <w:pStyle w:val="TableCellResourceItem"/>
            </w:pPr>
            <w:r>
              <w:t>• Mains Workbook</w:t>
            </w:r>
          </w:p>
          <w:p w14:paraId="124E7326" w14:textId="77777777" w:rsidR="001A20E6" w:rsidRDefault="00000000">
            <w:pPr>
              <w:pStyle w:val="TableCellResourceItem"/>
            </w:pPr>
            <w:r>
              <w:t>• La Excellence Social Stratification Material</w:t>
            </w:r>
          </w:p>
          <w:p w14:paraId="66A44681" w14:textId="77777777" w:rsidR="001A20E6" w:rsidRDefault="00000000">
            <w:pPr>
              <w:pStyle w:val="TableCellResourceItem"/>
            </w:pPr>
            <w:r>
              <w:t>• Mains Workbook</w:t>
            </w:r>
          </w:p>
          <w:p w14:paraId="4731AA90" w14:textId="77777777" w:rsidR="001A20E6" w:rsidRDefault="00000000">
            <w:pPr>
              <w:pStyle w:val="TableCellResourceItem"/>
            </w:pPr>
            <w:r>
              <w:t>• La Excellence Gender Studies Material</w:t>
            </w:r>
          </w:p>
          <w:p w14:paraId="57693F23" w14:textId="77777777" w:rsidR="001A20E6" w:rsidRDefault="00000000">
            <w:pPr>
              <w:pStyle w:val="TableCellResourceItem"/>
            </w:pPr>
            <w:r>
              <w:t>• Mains Workbook</w:t>
            </w:r>
          </w:p>
          <w:p w14:paraId="7BA7FFF9" w14:textId="77777777" w:rsidR="001A20E6" w:rsidRDefault="00000000">
            <w:pPr>
              <w:pStyle w:val="TableCellResourceItem"/>
            </w:pPr>
            <w:r>
              <w:t>• La Excellence Urban Sociology Material</w:t>
            </w:r>
          </w:p>
          <w:p w14:paraId="7713E0A0" w14:textId="77777777" w:rsidR="001A20E6" w:rsidRDefault="00000000">
            <w:pPr>
              <w:pStyle w:val="TableCellResourceItem"/>
            </w:pPr>
            <w:r>
              <w:t>• Mains Workbook</w:t>
            </w:r>
          </w:p>
          <w:p w14:paraId="509D4CFD" w14:textId="77777777" w:rsidR="001A20E6" w:rsidRDefault="00000000">
            <w:pPr>
              <w:pStyle w:val="TableCellResourceItem"/>
            </w:pPr>
            <w:r>
              <w:t>• La Excellence Rural Sociology Material</w:t>
            </w:r>
          </w:p>
          <w:p w14:paraId="3D9F7148" w14:textId="77777777" w:rsidR="001A20E6" w:rsidRDefault="00000000">
            <w:pPr>
              <w:pStyle w:val="TableCellResourceItem"/>
            </w:pPr>
            <w:r>
              <w:t>• Mains Workbook</w:t>
            </w:r>
          </w:p>
          <w:p w14:paraId="28C9BC29" w14:textId="77777777" w:rsidR="001A20E6" w:rsidRDefault="00000000">
            <w:pPr>
              <w:pStyle w:val="TableCellResourceItem"/>
            </w:pPr>
            <w:r>
              <w:t>• La Excellence Social Movements Material</w:t>
            </w:r>
          </w:p>
          <w:p w14:paraId="5E44450A" w14:textId="77777777" w:rsidR="001A20E6" w:rsidRDefault="00000000">
            <w:pPr>
              <w:pStyle w:val="TableCellResourceItem"/>
            </w:pPr>
            <w:r>
              <w:t>• Mains Workbook</w:t>
            </w:r>
          </w:p>
          <w:p w14:paraId="7C1969CB" w14:textId="77777777" w:rsidR="001A20E6" w:rsidRDefault="00000000">
            <w:pPr>
              <w:pStyle w:val="TableCellResourceItem"/>
            </w:pPr>
            <w:r>
              <w:t>• La Excellence Sociology of Health Material</w:t>
            </w:r>
          </w:p>
          <w:p w14:paraId="75FC96CA" w14:textId="77777777" w:rsidR="001A20E6" w:rsidRDefault="00000000">
            <w:pPr>
              <w:pStyle w:val="TableCellResourceItem"/>
            </w:pPr>
            <w:r>
              <w:t>• Mains Workbook</w:t>
            </w:r>
          </w:p>
          <w:p w14:paraId="7631C1EF" w14:textId="77777777" w:rsidR="001A20E6" w:rsidRDefault="00000000">
            <w:pPr>
              <w:pStyle w:val="TableCellResourceItem"/>
            </w:pPr>
            <w:r>
              <w:t>• La Excellence Sociology of Law Material</w:t>
            </w:r>
          </w:p>
          <w:p w14:paraId="6DE9E615" w14:textId="77777777" w:rsidR="001A20E6" w:rsidRDefault="00000000">
            <w:pPr>
              <w:pStyle w:val="TableCellResourceItem"/>
            </w:pPr>
            <w:r>
              <w:t>• Mains Workbook</w:t>
            </w:r>
          </w:p>
          <w:p w14:paraId="412CA200" w14:textId="77777777" w:rsidR="001A20E6" w:rsidRDefault="00000000">
            <w:pPr>
              <w:pStyle w:val="TableCellResourceItem"/>
            </w:pPr>
            <w:r>
              <w:t>• La Excellence Sociology of Media Material</w:t>
            </w:r>
          </w:p>
          <w:p w14:paraId="684FA2E7" w14:textId="77777777" w:rsidR="001A20E6" w:rsidRDefault="00000000">
            <w:pPr>
              <w:pStyle w:val="TableCellResourceItem"/>
            </w:pPr>
            <w:r>
              <w:t>• Mains Workbook</w:t>
            </w:r>
          </w:p>
          <w:p w14:paraId="52296E01" w14:textId="77777777" w:rsidR="001A20E6" w:rsidRDefault="00000000">
            <w:pPr>
              <w:pStyle w:val="TableCellResourceItem"/>
            </w:pPr>
            <w:r>
              <w:t>• La Excellence Sociology of Science Material</w:t>
            </w:r>
          </w:p>
          <w:p w14:paraId="1A6E0065" w14:textId="77777777" w:rsidR="001A20E6" w:rsidRDefault="00000000">
            <w:pPr>
              <w:pStyle w:val="TableCellResourceItem"/>
            </w:pPr>
            <w:r>
              <w:t>• Mains Workbook</w:t>
            </w:r>
          </w:p>
          <w:p w14:paraId="0911E8FA" w14:textId="77777777" w:rsidR="001A20E6" w:rsidRDefault="00000000">
            <w:pPr>
              <w:pStyle w:val="TableCellResourceItem"/>
            </w:pPr>
            <w:r>
              <w:t>• La Excellence Sociology of Environment Material</w:t>
            </w:r>
          </w:p>
          <w:p w14:paraId="0F2380D6" w14:textId="77777777" w:rsidR="001A20E6" w:rsidRDefault="00000000">
            <w:pPr>
              <w:pStyle w:val="TableCellResourceItem"/>
            </w:pPr>
            <w:r>
              <w:t>• Mains Workbook</w:t>
            </w:r>
          </w:p>
          <w:p w14:paraId="60124631" w14:textId="77777777" w:rsidR="001A20E6" w:rsidRDefault="00000000">
            <w:pPr>
              <w:pStyle w:val="TableCellResourceItem"/>
            </w:pPr>
            <w:r>
              <w:t>• La Excellence Sociology of Globalization Material</w:t>
            </w:r>
          </w:p>
          <w:p w14:paraId="381BA556" w14:textId="77777777" w:rsidR="001A20E6" w:rsidRDefault="00000000">
            <w:pPr>
              <w:pStyle w:val="TableCellResourceItem"/>
            </w:pPr>
            <w:r>
              <w:t>• Mains Workbook</w:t>
            </w:r>
          </w:p>
          <w:p w14:paraId="17A29E6D" w14:textId="77777777" w:rsidR="001A20E6" w:rsidRDefault="00000000">
            <w:pPr>
              <w:pStyle w:val="TableCellResourceItem"/>
            </w:pPr>
            <w:r>
              <w:t>• La Excellence Sociology of Work Material</w:t>
            </w:r>
          </w:p>
          <w:p w14:paraId="54A46854" w14:textId="77777777" w:rsidR="001A20E6" w:rsidRDefault="00000000">
            <w:pPr>
              <w:pStyle w:val="TableCellResourceItem"/>
            </w:pPr>
            <w:r>
              <w:t>• Mains Workbook</w:t>
            </w:r>
          </w:p>
          <w:p w14:paraId="42434937" w14:textId="77777777" w:rsidR="001A20E6" w:rsidRDefault="00000000">
            <w:pPr>
              <w:pStyle w:val="TableCellCategoryTitle"/>
            </w:pPr>
            <w:r>
              <w:t>📰 Current Affairs</w:t>
            </w:r>
          </w:p>
          <w:p w14:paraId="2A5C8FA2" w14:textId="77777777" w:rsidR="001A20E6" w:rsidRDefault="00000000">
            <w:pPr>
              <w:pStyle w:val="TableCellResourceItem"/>
            </w:pPr>
            <w:r>
              <w:t>• Indian Sociological Review</w:t>
            </w:r>
          </w:p>
          <w:p w14:paraId="3BFF0CB9" w14:textId="77777777" w:rsidR="001A20E6" w:rsidRDefault="00000000">
            <w:pPr>
              <w:pStyle w:val="TableCellResourceItem"/>
            </w:pPr>
            <w:r>
              <w:t>• Economic and Political Weekly (EPW)</w:t>
            </w:r>
          </w:p>
          <w:p w14:paraId="4297EB00" w14:textId="77777777" w:rsidR="001A20E6" w:rsidRDefault="00000000">
            <w:pPr>
              <w:pStyle w:val="TableCellResourceItem"/>
            </w:pPr>
            <w:r>
              <w:t>• Newspapers (The Hindu, Indian Express - Social issues)</w:t>
            </w:r>
          </w:p>
          <w:p w14:paraId="591F3803" w14:textId="77777777" w:rsidR="001A20E6" w:rsidRDefault="00000000">
            <w:pPr>
              <w:pStyle w:val="TableCellResourceItem"/>
            </w:pPr>
            <w:r>
              <w:t>• Yojana Magazine</w:t>
            </w:r>
          </w:p>
          <w:p w14:paraId="1DB4C334" w14:textId="77777777" w:rsidR="001A20E6" w:rsidRDefault="00000000">
            <w:pPr>
              <w:pStyle w:val="TableCellResourceItem"/>
            </w:pPr>
            <w:r>
              <w:t>• Kurukshetra Magazine</w:t>
            </w:r>
          </w:p>
          <w:p w14:paraId="3AB15BE3" w14:textId="77777777" w:rsidR="001A20E6" w:rsidRDefault="00000000">
            <w:pPr>
              <w:pStyle w:val="TableCellResourceItem"/>
            </w:pPr>
            <w:r>
              <w:t>• Social Watch India Reports</w:t>
            </w:r>
          </w:p>
          <w:p w14:paraId="411EDD92" w14:textId="77777777" w:rsidR="001A20E6" w:rsidRDefault="00000000">
            <w:pPr>
              <w:pStyle w:val="TableCellResourceItem"/>
            </w:pPr>
            <w:r>
              <w:t>• NSSO Reports</w:t>
            </w:r>
          </w:p>
          <w:p w14:paraId="5826F62A" w14:textId="77777777" w:rsidR="001A20E6" w:rsidRDefault="00000000">
            <w:pPr>
              <w:pStyle w:val="TableCellResourceItem"/>
            </w:pPr>
            <w:r>
              <w:t>• NFHS Reports</w:t>
            </w:r>
          </w:p>
          <w:p w14:paraId="69BE9813" w14:textId="77777777" w:rsidR="001A20E6" w:rsidRDefault="00000000">
            <w:pPr>
              <w:pStyle w:val="TableCellResourceItem"/>
            </w:pPr>
            <w:r>
              <w:t>• EPW Articles on Indian Society</w:t>
            </w:r>
          </w:p>
          <w:p w14:paraId="4FDD038B" w14:textId="77777777" w:rsidR="001A20E6" w:rsidRDefault="00000000">
            <w:pPr>
              <w:pStyle w:val="TableCellResourceItem"/>
            </w:pPr>
            <w:r>
              <w:t>• Census Reports</w:t>
            </w:r>
          </w:p>
          <w:p w14:paraId="6CDDC1E3" w14:textId="77777777" w:rsidR="001A20E6" w:rsidRDefault="00000000">
            <w:pPr>
              <w:pStyle w:val="TableCellResourceItem"/>
            </w:pPr>
            <w:r>
              <w:t>• Social Development Reports</w:t>
            </w:r>
          </w:p>
          <w:p w14:paraId="12640BDE" w14:textId="77777777" w:rsidR="001A20E6" w:rsidRDefault="00000000">
            <w:pPr>
              <w:pStyle w:val="TableCellResourceItem"/>
            </w:pPr>
            <w:r>
              <w:t>• Planning Commission Reports</w:t>
            </w:r>
          </w:p>
          <w:p w14:paraId="2327F46E" w14:textId="77777777" w:rsidR="001A20E6" w:rsidRDefault="00000000">
            <w:pPr>
              <w:pStyle w:val="TableCellResourceItem"/>
            </w:pPr>
            <w:r>
              <w:t>• NITI Aayog Reports</w:t>
            </w:r>
          </w:p>
          <w:p w14:paraId="4ED8DCF4" w14:textId="77777777" w:rsidR="001A20E6" w:rsidRDefault="00000000">
            <w:pPr>
              <w:pStyle w:val="TableCellResourceItem"/>
            </w:pPr>
            <w:r>
              <w:t>• World Bank Reports on India</w:t>
            </w:r>
          </w:p>
          <w:p w14:paraId="70A150EF" w14:textId="77777777" w:rsidR="001A20E6" w:rsidRDefault="00000000">
            <w:pPr>
              <w:pStyle w:val="TableCellResourceItem"/>
            </w:pPr>
            <w:r>
              <w:t>• Religious Demographics Reports</w:t>
            </w:r>
          </w:p>
          <w:p w14:paraId="77AAC7EC" w14:textId="77777777" w:rsidR="001A20E6" w:rsidRDefault="00000000">
            <w:pPr>
              <w:pStyle w:val="TableCellResourceItem"/>
            </w:pPr>
            <w:r>
              <w:t>• Minority Commission Reports</w:t>
            </w:r>
          </w:p>
          <w:p w14:paraId="6DC4A689" w14:textId="77777777" w:rsidR="001A20E6" w:rsidRDefault="00000000">
            <w:pPr>
              <w:pStyle w:val="TableCellResourceItem"/>
            </w:pPr>
            <w:r>
              <w:t>• ASER Reports</w:t>
            </w:r>
          </w:p>
          <w:p w14:paraId="2C35D513" w14:textId="77777777" w:rsidR="001A20E6" w:rsidRDefault="00000000">
            <w:pPr>
              <w:pStyle w:val="TableCellResourceItem"/>
            </w:pPr>
            <w:r>
              <w:t>• NEP 2020</w:t>
            </w:r>
          </w:p>
          <w:p w14:paraId="283C04C2" w14:textId="77777777" w:rsidR="001A20E6" w:rsidRDefault="00000000">
            <w:pPr>
              <w:pStyle w:val="TableCellResourceItem"/>
            </w:pPr>
            <w:r>
              <w:t>• Education Statistics Reports</w:t>
            </w:r>
          </w:p>
          <w:p w14:paraId="218F4B90" w14:textId="77777777" w:rsidR="001A20E6" w:rsidRDefault="00000000">
            <w:pPr>
              <w:pStyle w:val="TableCellResourceItem"/>
            </w:pPr>
            <w:r>
              <w:t>• Sachar Committee Report</w:t>
            </w:r>
          </w:p>
          <w:p w14:paraId="115298ED" w14:textId="77777777" w:rsidR="001A20E6" w:rsidRDefault="00000000">
            <w:pPr>
              <w:pStyle w:val="TableCellResourceItem"/>
            </w:pPr>
            <w:r>
              <w:t>• Mandal Commission Report</w:t>
            </w:r>
          </w:p>
          <w:p w14:paraId="28C165C2" w14:textId="77777777" w:rsidR="001A20E6" w:rsidRDefault="00000000">
            <w:pPr>
              <w:pStyle w:val="TableCellResourceItem"/>
            </w:pPr>
            <w:r>
              <w:t>• Caste Census Data</w:t>
            </w:r>
          </w:p>
          <w:p w14:paraId="1E699D05" w14:textId="77777777" w:rsidR="001A20E6" w:rsidRDefault="00000000">
            <w:pPr>
              <w:pStyle w:val="TableCellResourceItem"/>
            </w:pPr>
            <w:r>
              <w:t>• Gender Budget Reports</w:t>
            </w:r>
          </w:p>
          <w:p w14:paraId="54B97E9D" w14:textId="77777777" w:rsidR="001A20E6" w:rsidRDefault="00000000">
            <w:pPr>
              <w:pStyle w:val="TableCellResourceItem"/>
            </w:pPr>
            <w:r>
              <w:t>• Women and Child Development Ministry Reports</w:t>
            </w:r>
          </w:p>
          <w:p w14:paraId="6B3B36E8" w14:textId="77777777" w:rsidR="001A20E6" w:rsidRDefault="00000000">
            <w:pPr>
              <w:pStyle w:val="TableCellResourceItem"/>
            </w:pPr>
            <w:r>
              <w:t>• NFHS Gender Data</w:t>
            </w:r>
          </w:p>
          <w:p w14:paraId="59B6555F" w14:textId="77777777" w:rsidR="001A20E6" w:rsidRDefault="00000000">
            <w:pPr>
              <w:pStyle w:val="TableCellResourceItem"/>
            </w:pPr>
            <w:r>
              <w:t>• Census Urban Data</w:t>
            </w:r>
          </w:p>
          <w:p w14:paraId="42F5F75A" w14:textId="77777777" w:rsidR="001A20E6" w:rsidRDefault="00000000">
            <w:pPr>
              <w:pStyle w:val="TableCellResourceItem"/>
            </w:pPr>
            <w:r>
              <w:t>• Smart Cities Mission Reports</w:t>
            </w:r>
          </w:p>
          <w:p w14:paraId="711F095D" w14:textId="77777777" w:rsidR="001A20E6" w:rsidRDefault="00000000">
            <w:pPr>
              <w:pStyle w:val="TableCellResourceItem"/>
            </w:pPr>
            <w:r>
              <w:t>• Urban Development Ministry Reports</w:t>
            </w:r>
          </w:p>
          <w:p w14:paraId="4EB7348A" w14:textId="77777777" w:rsidR="001A20E6" w:rsidRDefault="00000000">
            <w:pPr>
              <w:pStyle w:val="TableCellResourceItem"/>
            </w:pPr>
            <w:r>
              <w:t>• Rural Development Ministry Reports</w:t>
            </w:r>
          </w:p>
          <w:p w14:paraId="6567606E" w14:textId="77777777" w:rsidR="001A20E6" w:rsidRDefault="00000000">
            <w:pPr>
              <w:pStyle w:val="TableCellResourceItem"/>
            </w:pPr>
            <w:r>
              <w:t>• MGNREGA Reports</w:t>
            </w:r>
          </w:p>
          <w:p w14:paraId="49EB550B" w14:textId="77777777" w:rsidR="001A20E6" w:rsidRDefault="00000000">
            <w:pPr>
              <w:pStyle w:val="TableCellResourceItem"/>
            </w:pPr>
            <w:r>
              <w:t>• Panchayati Raj Statistics</w:t>
            </w:r>
          </w:p>
          <w:p w14:paraId="642A7537" w14:textId="77777777" w:rsidR="001A20E6" w:rsidRDefault="00000000">
            <w:pPr>
              <w:pStyle w:val="TableCellResourceItem"/>
            </w:pPr>
            <w:r>
              <w:t>• Social Movement Case Studies</w:t>
            </w:r>
          </w:p>
          <w:p w14:paraId="4BDFA03D" w14:textId="77777777" w:rsidR="001A20E6" w:rsidRDefault="00000000">
            <w:pPr>
              <w:pStyle w:val="TableCellResourceItem"/>
            </w:pPr>
            <w:r>
              <w:t>• Civil Society Reports</w:t>
            </w:r>
          </w:p>
          <w:p w14:paraId="5D131528" w14:textId="77777777" w:rsidR="001A20E6" w:rsidRDefault="00000000">
            <w:pPr>
              <w:pStyle w:val="TableCellResourceItem"/>
            </w:pPr>
            <w:r>
              <w:t>• Human Rights Reports</w:t>
            </w:r>
          </w:p>
          <w:p w14:paraId="401F86EF" w14:textId="77777777" w:rsidR="001A20E6" w:rsidRDefault="00000000">
            <w:pPr>
              <w:pStyle w:val="TableCellResourceItem"/>
            </w:pPr>
            <w:r>
              <w:t>• Health Ministry Reports</w:t>
            </w:r>
          </w:p>
          <w:p w14:paraId="14884BC7" w14:textId="77777777" w:rsidR="001A20E6" w:rsidRDefault="00000000">
            <w:pPr>
              <w:pStyle w:val="TableCellResourceItem"/>
            </w:pPr>
            <w:r>
              <w:t>• WHO Reports on India</w:t>
            </w:r>
          </w:p>
          <w:p w14:paraId="4BCFD9AC" w14:textId="77777777" w:rsidR="001A20E6" w:rsidRDefault="00000000">
            <w:pPr>
              <w:pStyle w:val="TableCellResourceItem"/>
            </w:pPr>
            <w:r>
              <w:t>• Ayushman Bharat Reports</w:t>
            </w:r>
          </w:p>
          <w:p w14:paraId="7FDE8727" w14:textId="77777777" w:rsidR="001A20E6" w:rsidRDefault="00000000">
            <w:pPr>
              <w:pStyle w:val="TableCellResourceItem"/>
            </w:pPr>
            <w:r>
              <w:t>• Law Commission Reports</w:t>
            </w:r>
          </w:p>
          <w:p w14:paraId="16F3E40C" w14:textId="77777777" w:rsidR="001A20E6" w:rsidRDefault="00000000">
            <w:pPr>
              <w:pStyle w:val="TableCellResourceItem"/>
            </w:pPr>
            <w:r>
              <w:t>• Supreme Court Judgments</w:t>
            </w:r>
          </w:p>
          <w:p w14:paraId="25806406" w14:textId="77777777" w:rsidR="001A20E6" w:rsidRDefault="00000000">
            <w:pPr>
              <w:pStyle w:val="TableCellResourceItem"/>
            </w:pPr>
            <w:r>
              <w:t>• Legal Aid Reports</w:t>
            </w:r>
          </w:p>
          <w:p w14:paraId="4989EE7B" w14:textId="77777777" w:rsidR="001A20E6" w:rsidRDefault="00000000">
            <w:pPr>
              <w:pStyle w:val="TableCellResourceItem"/>
            </w:pPr>
            <w:r>
              <w:t>• Media Reports</w:t>
            </w:r>
          </w:p>
          <w:p w14:paraId="4B8EB648" w14:textId="77777777" w:rsidR="001A20E6" w:rsidRDefault="00000000">
            <w:pPr>
              <w:pStyle w:val="TableCellResourceItem"/>
            </w:pPr>
            <w:r>
              <w:t>• Broadcasting Ministry Reports</w:t>
            </w:r>
          </w:p>
          <w:p w14:paraId="3CF3BA94" w14:textId="77777777" w:rsidR="001A20E6" w:rsidRDefault="00000000">
            <w:pPr>
              <w:pStyle w:val="TableCellResourceItem"/>
            </w:pPr>
            <w:r>
              <w:t>• Social Media Impact Studies</w:t>
            </w:r>
          </w:p>
          <w:p w14:paraId="6D49921C" w14:textId="77777777" w:rsidR="001A20E6" w:rsidRDefault="00000000">
            <w:pPr>
              <w:pStyle w:val="TableCellResourceItem"/>
            </w:pPr>
            <w:r>
              <w:t>• Science and Technology Ministry Reports</w:t>
            </w:r>
          </w:p>
          <w:p w14:paraId="3A772DEA" w14:textId="77777777" w:rsidR="001A20E6" w:rsidRDefault="00000000">
            <w:pPr>
              <w:pStyle w:val="TableCellResourceItem"/>
            </w:pPr>
            <w:r>
              <w:t>• ISRO Reports</w:t>
            </w:r>
          </w:p>
          <w:p w14:paraId="09293983" w14:textId="77777777" w:rsidR="001A20E6" w:rsidRDefault="00000000">
            <w:pPr>
              <w:pStyle w:val="TableCellResourceItem"/>
            </w:pPr>
            <w:r>
              <w:t>• Digital India Reports</w:t>
            </w:r>
          </w:p>
          <w:p w14:paraId="0D8FFF5B" w14:textId="77777777" w:rsidR="001A20E6" w:rsidRDefault="00000000">
            <w:pPr>
              <w:pStyle w:val="TableCellResourceItem"/>
            </w:pPr>
            <w:r>
              <w:t>• Environment Ministry Reports</w:t>
            </w:r>
          </w:p>
          <w:p w14:paraId="6843F257" w14:textId="77777777" w:rsidR="001A20E6" w:rsidRDefault="00000000">
            <w:pPr>
              <w:pStyle w:val="TableCellResourceItem"/>
            </w:pPr>
            <w:r>
              <w:t>• Climate Change Reports</w:t>
            </w:r>
          </w:p>
          <w:p w14:paraId="11B4DADC" w14:textId="77777777" w:rsidR="001A20E6" w:rsidRDefault="00000000">
            <w:pPr>
              <w:pStyle w:val="TableCellResourceItem"/>
            </w:pPr>
            <w:r>
              <w:t>• Sustainable Development Reports</w:t>
            </w:r>
          </w:p>
          <w:p w14:paraId="623CE8EF" w14:textId="77777777" w:rsidR="001A20E6" w:rsidRDefault="00000000">
            <w:pPr>
              <w:pStyle w:val="TableCellResourceItem"/>
            </w:pPr>
            <w:r>
              <w:t>• WTO Reports</w:t>
            </w:r>
          </w:p>
          <w:p w14:paraId="55C10FCF" w14:textId="77777777" w:rsidR="001A20E6" w:rsidRDefault="00000000">
            <w:pPr>
              <w:pStyle w:val="TableCellResourceItem"/>
            </w:pPr>
            <w:r>
              <w:t>• Globalization Impact Studies</w:t>
            </w:r>
          </w:p>
          <w:p w14:paraId="6A88631F" w14:textId="77777777" w:rsidR="001A20E6" w:rsidRDefault="00000000">
            <w:pPr>
              <w:pStyle w:val="TableCellResourceItem"/>
            </w:pPr>
            <w:r>
              <w:t>• International Migration Reports</w:t>
            </w:r>
          </w:p>
          <w:p w14:paraId="0D4F7DD2" w14:textId="77777777" w:rsidR="001A20E6" w:rsidRDefault="00000000">
            <w:pPr>
              <w:pStyle w:val="TableCellResourceItem"/>
            </w:pPr>
            <w:r>
              <w:t>• Labor Ministry Reports</w:t>
            </w:r>
          </w:p>
          <w:p w14:paraId="3D9AA7CC" w14:textId="77777777" w:rsidR="001A20E6" w:rsidRDefault="00000000">
            <w:pPr>
              <w:pStyle w:val="TableCellResourceItem"/>
            </w:pPr>
            <w:r>
              <w:t>• Industrial Relations Reports</w:t>
            </w:r>
          </w:p>
          <w:p w14:paraId="71241406"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10211EFF" w14:textId="77777777" w:rsidR="001A20E6" w:rsidRDefault="00000000">
            <w:pPr>
              <w:pStyle w:val="TableCellSubjectName"/>
            </w:pPr>
            <w:r>
              <w:t>History-Art and Culture</w:t>
            </w:r>
          </w:p>
          <w:p w14:paraId="61AED701" w14:textId="77777777" w:rsidR="001A20E6" w:rsidRDefault="00000000">
            <w:pPr>
              <w:pStyle w:val="TableCellCategoryTitle"/>
            </w:pPr>
            <w:r>
              <w:t>📝 Practice Materials</w:t>
            </w:r>
          </w:p>
          <w:p w14:paraId="0B7B2E50" w14:textId="77777777" w:rsidR="001A20E6" w:rsidRDefault="00000000">
            <w:pPr>
              <w:pStyle w:val="TableCellResourceItem"/>
            </w:pPr>
            <w:r>
              <w:t>• La Excellence Art &amp; Culture Material</w:t>
            </w:r>
          </w:p>
          <w:p w14:paraId="0FAC6A96" w14:textId="77777777" w:rsidR="001A20E6" w:rsidRDefault="00000000">
            <w:pPr>
              <w:pStyle w:val="TableCellResourceItem"/>
            </w:pPr>
            <w:r>
              <w:t>• Prelims &amp; Mains Workbooks</w:t>
            </w:r>
          </w:p>
          <w:p w14:paraId="6481C6D2" w14:textId="77777777" w:rsidR="001A20E6" w:rsidRDefault="00000000">
            <w:pPr>
              <w:pStyle w:val="TableCellCategoryTitle"/>
            </w:pPr>
            <w:r>
              <w:t>📰 Current Affairs</w:t>
            </w:r>
          </w:p>
          <w:p w14:paraId="61B54752" w14:textId="77777777" w:rsidR="001A20E6" w:rsidRDefault="00000000">
            <w:pPr>
              <w:pStyle w:val="TableCellResourceItem"/>
            </w:pPr>
            <w:r>
              <w:t>• Newspapers (CA on art awards, festivals, 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027DF740" w14:textId="77777777" w:rsidR="001A20E6" w:rsidRDefault="00000000">
            <w:pPr>
              <w:pStyle w:val="TableCellSubjectName"/>
            </w:pPr>
            <w:r>
              <w:t>History-World</w:t>
            </w:r>
          </w:p>
          <w:p w14:paraId="3582F94A" w14:textId="77777777" w:rsidR="001A20E6" w:rsidRDefault="00000000">
            <w:pPr>
              <w:pStyle w:val="TableCellCategoryTitle"/>
            </w:pPr>
            <w:r>
              <w:t>📝 Practice Materials</w:t>
            </w:r>
          </w:p>
          <w:p w14:paraId="7CA257B6" w14:textId="77777777" w:rsidR="001A20E6" w:rsidRDefault="00000000">
            <w:pPr>
              <w:pStyle w:val="TableCellResourceItem"/>
            </w:pPr>
            <w:r>
              <w:t>• La Excellence World History Material</w:t>
            </w:r>
          </w:p>
          <w:p w14:paraId="7B0BCB10" w14:textId="77777777" w:rsidR="001A20E6" w:rsidRDefault="00000000">
            <w:pPr>
              <w:pStyle w:val="TableCellResourceItem"/>
            </w:pPr>
            <w:r>
              <w:t>• Mains Workbook</w:t>
            </w:r>
          </w:p>
          <w:p w14:paraId="0E7A1EE0" w14:textId="77777777" w:rsidR="001A20E6" w:rsidRDefault="00000000">
            <w:pPr>
              <w:pStyle w:val="TableCellCategoryTitle"/>
            </w:pPr>
            <w:r>
              <w:t>📰 Current Affairs</w:t>
            </w:r>
          </w:p>
          <w:p w14:paraId="7DFF26CD" w14:textId="77777777" w:rsidR="001A20E6" w:rsidRDefault="00000000">
            <w:pPr>
              <w:pStyle w:val="TableCellResourceItem"/>
            </w:pPr>
            <w:r>
              <w:t>• Newspapers (Hindu and IE Explained)</w:t>
            </w:r>
          </w:p>
        </w:tc>
      </w:tr>
    </w:tbl>
    <w:p w14:paraId="1D9BCDF2"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1AA89BF4" w14:textId="77777777">
        <w:tc>
          <w:tcPr>
            <w:tcW w:w="2500" w:type="pct"/>
            <w:tcMar>
              <w:top w:w="0" w:type="dxa"/>
              <w:left w:w="0" w:type="dxa"/>
              <w:bottom w:w="0" w:type="dxa"/>
              <w:right w:w="0" w:type="dxa"/>
            </w:tcMar>
          </w:tcPr>
          <w:p w14:paraId="7D3876E8" w14:textId="77777777" w:rsidR="001A20E6" w:rsidRDefault="00000000">
            <w:pPr>
              <w:pStyle w:val="WeekTitle"/>
            </w:pPr>
            <w:r>
              <w:rPr>
                <w:color w:val="1D4ED8"/>
              </w:rPr>
              <w:t>📅 Nov 30 - Dec 06, 2025</w:t>
            </w:r>
          </w:p>
        </w:tc>
        <w:tc>
          <w:tcPr>
            <w:tcW w:w="2500" w:type="pct"/>
            <w:tcMar>
              <w:top w:w="0" w:type="dxa"/>
              <w:left w:w="0" w:type="dxa"/>
              <w:bottom w:w="0" w:type="dxa"/>
              <w:right w:w="0" w:type="dxa"/>
            </w:tcMar>
          </w:tcPr>
          <w:p w14:paraId="7A3692BF" w14:textId="77777777" w:rsidR="001A20E6" w:rsidRDefault="00000000">
            <w:pPr>
              <w:pStyle w:val="WeekCycleName"/>
            </w:pPr>
            <w:r>
              <w:rPr>
                <w:color w:val="1D4ED8"/>
              </w:rPr>
              <w:t>C1</w:t>
            </w:r>
          </w:p>
        </w:tc>
      </w:tr>
    </w:tbl>
    <w:p w14:paraId="5173AF24"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1D6771BC" w14:textId="77777777">
        <w:tc>
          <w:tcPr>
            <w:tcW w:w="700" w:type="pct"/>
            <w:shd w:val="clear" w:color="auto" w:fill="DBEAFE"/>
            <w:tcMar>
              <w:top w:w="200" w:type="dxa"/>
              <w:left w:w="100" w:type="dxa"/>
              <w:bottom w:w="200" w:type="dxa"/>
              <w:right w:w="100" w:type="dxa"/>
            </w:tcMar>
          </w:tcPr>
          <w:p w14:paraId="5E12C733" w14:textId="77777777" w:rsidR="001A20E6" w:rsidRDefault="00000000">
            <w:pPr>
              <w:pStyle w:val="TableCellCalendarDayHeader"/>
            </w:pPr>
            <w:r>
              <w:rPr>
                <w:color w:val="1D4ED8"/>
              </w:rPr>
              <w:t>Sunday</w:t>
            </w:r>
          </w:p>
          <w:p w14:paraId="1170E88A" w14:textId="77777777" w:rsidR="001A20E6" w:rsidRDefault="00000000">
            <w:pPr>
              <w:pStyle w:val="TableCellCalendarDateHeader"/>
            </w:pPr>
            <w:r>
              <w:rPr>
                <w:color w:val="1D4ED8"/>
              </w:rPr>
              <w:t>Nov 30</w:t>
            </w:r>
          </w:p>
          <w:p w14:paraId="3395B706"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119B2033" w14:textId="77777777" w:rsidR="001A20E6" w:rsidRDefault="00000000">
            <w:pPr>
              <w:pStyle w:val="TableCellCalendarDayHeader"/>
            </w:pPr>
            <w:r>
              <w:rPr>
                <w:color w:val="1D4ED8"/>
              </w:rPr>
              <w:t>Monday</w:t>
            </w:r>
          </w:p>
          <w:p w14:paraId="072EEECA" w14:textId="77777777" w:rsidR="001A20E6" w:rsidRDefault="00000000">
            <w:pPr>
              <w:pStyle w:val="TableCellCalendarDateHeader"/>
            </w:pPr>
            <w:r>
              <w:rPr>
                <w:color w:val="1D4ED8"/>
              </w:rPr>
              <w:t>Dec 01</w:t>
            </w:r>
          </w:p>
          <w:p w14:paraId="2E8B7FF2"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38B8221C" w14:textId="77777777" w:rsidR="001A20E6" w:rsidRDefault="00000000">
            <w:pPr>
              <w:pStyle w:val="TableCellCalendarDayHeader"/>
            </w:pPr>
            <w:r>
              <w:rPr>
                <w:color w:val="1D4ED8"/>
              </w:rPr>
              <w:t>Tuesday</w:t>
            </w:r>
          </w:p>
          <w:p w14:paraId="0B0152AF" w14:textId="77777777" w:rsidR="001A20E6" w:rsidRDefault="00000000">
            <w:pPr>
              <w:pStyle w:val="TableCellCalendarDateHeader"/>
            </w:pPr>
            <w:r>
              <w:rPr>
                <w:color w:val="1D4ED8"/>
              </w:rPr>
              <w:t>Dec 02</w:t>
            </w:r>
          </w:p>
          <w:p w14:paraId="4CCDB421"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0A842471" w14:textId="77777777" w:rsidR="001A20E6" w:rsidRDefault="00000000">
            <w:pPr>
              <w:pStyle w:val="TableCellCalendarDayHeader"/>
            </w:pPr>
            <w:r>
              <w:rPr>
                <w:color w:val="1D4ED8"/>
              </w:rPr>
              <w:t>Wednesday</w:t>
            </w:r>
          </w:p>
          <w:p w14:paraId="0A76BD59" w14:textId="77777777" w:rsidR="001A20E6" w:rsidRDefault="00000000">
            <w:pPr>
              <w:pStyle w:val="TableCellCalendarDateHeader"/>
            </w:pPr>
            <w:r>
              <w:rPr>
                <w:color w:val="1D4ED8"/>
              </w:rPr>
              <w:t>Dec 03</w:t>
            </w:r>
          </w:p>
          <w:p w14:paraId="084ABEF3"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368C2BEC" w14:textId="77777777" w:rsidR="001A20E6" w:rsidRDefault="00000000">
            <w:pPr>
              <w:pStyle w:val="TableCellCalendarDayHeader"/>
            </w:pPr>
            <w:r>
              <w:rPr>
                <w:color w:val="1D4ED8"/>
              </w:rPr>
              <w:t>Thursday</w:t>
            </w:r>
          </w:p>
          <w:p w14:paraId="3A7DC6B0" w14:textId="77777777" w:rsidR="001A20E6" w:rsidRDefault="00000000">
            <w:pPr>
              <w:pStyle w:val="TableCellCalendarDateHeader"/>
            </w:pPr>
            <w:r>
              <w:rPr>
                <w:color w:val="1D4ED8"/>
              </w:rPr>
              <w:t>Dec 04</w:t>
            </w:r>
          </w:p>
          <w:p w14:paraId="063C327F"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4E69DC78" w14:textId="77777777" w:rsidR="001A20E6" w:rsidRDefault="00000000">
            <w:pPr>
              <w:pStyle w:val="TableCellCalendarDayHeader"/>
            </w:pPr>
            <w:r>
              <w:rPr>
                <w:color w:val="1D4ED8"/>
              </w:rPr>
              <w:t>Friday</w:t>
            </w:r>
          </w:p>
          <w:p w14:paraId="4E3BD97C" w14:textId="77777777" w:rsidR="001A20E6" w:rsidRDefault="00000000">
            <w:pPr>
              <w:pStyle w:val="TableCellCalendarDateHeader"/>
            </w:pPr>
            <w:r>
              <w:rPr>
                <w:color w:val="1D4ED8"/>
              </w:rPr>
              <w:t>Dec 05</w:t>
            </w:r>
          </w:p>
          <w:p w14:paraId="6913477B"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23AA26EE" w14:textId="77777777" w:rsidR="001A20E6" w:rsidRDefault="00000000">
            <w:pPr>
              <w:pStyle w:val="TableCellCalendarDayHeader"/>
            </w:pPr>
            <w:r>
              <w:rPr>
                <w:color w:val="F57C00"/>
              </w:rPr>
              <w:t>Saturday</w:t>
            </w:r>
          </w:p>
          <w:p w14:paraId="51A44BDB" w14:textId="77777777" w:rsidR="001A20E6" w:rsidRDefault="00000000">
            <w:pPr>
              <w:pStyle w:val="TableCellCalendarDateHeader"/>
            </w:pPr>
            <w:r>
              <w:rPr>
                <w:color w:val="F57C00"/>
              </w:rPr>
              <w:t>Dec 06</w:t>
            </w:r>
          </w:p>
          <w:p w14:paraId="26FEF0C5" w14:textId="77777777" w:rsidR="001A20E6" w:rsidRDefault="00000000">
            <w:pPr>
              <w:pStyle w:val="TableCellCatchupLabel"/>
            </w:pPr>
            <w:r>
              <w:rPr>
                <w:color w:val="F57C00"/>
              </w:rPr>
              <w:t>Catchup Day</w:t>
            </w:r>
          </w:p>
        </w:tc>
      </w:tr>
      <w:tr w:rsidR="001A20E6" w14:paraId="5BC34DE9" w14:textId="77777777">
        <w:tc>
          <w:tcPr>
            <w:tcW w:w="700" w:type="pct"/>
            <w:shd w:val="clear" w:color="auto" w:fill="DBEAFE"/>
            <w:tcMar>
              <w:top w:w="150" w:type="dxa"/>
              <w:left w:w="100" w:type="dxa"/>
              <w:bottom w:w="150" w:type="dxa"/>
              <w:right w:w="100" w:type="dxa"/>
            </w:tcMar>
          </w:tcPr>
          <w:p w14:paraId="24830DAB" w14:textId="77777777" w:rsidR="001A20E6" w:rsidRDefault="00000000">
            <w:pPr>
              <w:pStyle w:val="TableCellTaskSubject"/>
            </w:pPr>
            <w:r>
              <w:t>History-Art and Culture</w:t>
            </w:r>
          </w:p>
          <w:p w14:paraId="52B020D4" w14:textId="77777777" w:rsidR="001A20E6" w:rsidRDefault="00000000">
            <w:pPr>
              <w:pStyle w:val="TableCellTaskDetails"/>
            </w:pPr>
            <w:r>
              <w:t>• Test - TEST — 3h</w:t>
            </w:r>
          </w:p>
          <w:p w14:paraId="49E83856" w14:textId="77777777" w:rsidR="001A20E6" w:rsidRDefault="00000000">
            <w:pPr>
              <w:pStyle w:val="TableCellTaskBadge"/>
              <w:shd w:val="clear" w:color="auto" w:fill="FFF3E0"/>
            </w:pPr>
            <w:r>
              <w:rPr>
                <w:b/>
                <w:bCs/>
                <w:color w:val="F57C00"/>
              </w:rPr>
              <w:t>TEST</w:t>
            </w:r>
          </w:p>
        </w:tc>
        <w:tc>
          <w:tcPr>
            <w:tcW w:w="700" w:type="pct"/>
            <w:shd w:val="clear" w:color="auto" w:fill="DBEAFE"/>
            <w:tcMar>
              <w:top w:w="150" w:type="dxa"/>
              <w:left w:w="100" w:type="dxa"/>
              <w:bottom w:w="150" w:type="dxa"/>
              <w:right w:w="100" w:type="dxa"/>
            </w:tcMar>
          </w:tcPr>
          <w:p w14:paraId="6CC6147B" w14:textId="77777777" w:rsidR="001A20E6" w:rsidRDefault="00000000">
            <w:pPr>
              <w:pStyle w:val="TableCellTaskSubject"/>
            </w:pPr>
            <w:r>
              <w:t>History-Art and Culture</w:t>
            </w:r>
          </w:p>
          <w:p w14:paraId="060C9957" w14:textId="77777777" w:rsidR="001A20E6" w:rsidRDefault="00000000">
            <w:pPr>
              <w:pStyle w:val="TableCellTaskDetails"/>
            </w:pPr>
            <w:r>
              <w:t>• Study - Religions and festivals (H04/07) — 1h</w:t>
            </w:r>
          </w:p>
          <w:p w14:paraId="2C634C3D" w14:textId="77777777" w:rsidR="001A20E6" w:rsidRDefault="00000000">
            <w:pPr>
              <w:pStyle w:val="TableCellTaskBadge"/>
              <w:shd w:val="clear" w:color="auto" w:fill="E3F2FD"/>
            </w:pPr>
            <w:r>
              <w:rPr>
                <w:b/>
                <w:bCs/>
                <w:color w:val="1976D2"/>
              </w:rPr>
              <w:t>STUDY</w:t>
            </w:r>
          </w:p>
          <w:p w14:paraId="78708B63" w14:textId="77777777" w:rsidR="001A20E6" w:rsidRDefault="00000000">
            <w:pPr>
              <w:pStyle w:val="TableCellTaskDetails"/>
            </w:pPr>
            <w:r>
              <w:t>• Study - Broad / Overlap (H04/00) — 30m</w:t>
            </w:r>
          </w:p>
          <w:p w14:paraId="10A03CE5" w14:textId="77777777" w:rsidR="001A20E6" w:rsidRDefault="00000000">
            <w:pPr>
              <w:pStyle w:val="TableCellTaskBadge"/>
              <w:shd w:val="clear" w:color="auto" w:fill="E3F2FD"/>
            </w:pPr>
            <w:r>
              <w:rPr>
                <w:b/>
                <w:bCs/>
                <w:color w:val="1976D2"/>
              </w:rPr>
              <w:t>STUDY</w:t>
            </w:r>
          </w:p>
          <w:p w14:paraId="6E4CCE44" w14:textId="77777777" w:rsidR="001A20E6" w:rsidRDefault="00000000">
            <w:pPr>
              <w:pStyle w:val="TableCellTaskDetails"/>
            </w:pPr>
            <w:r>
              <w:t>• Study - Art and architecture (H04/01) — 30m</w:t>
            </w:r>
          </w:p>
          <w:p w14:paraId="139205EF" w14:textId="77777777" w:rsidR="001A20E6" w:rsidRDefault="00000000">
            <w:pPr>
              <w:pStyle w:val="TableCellTaskBadge"/>
              <w:shd w:val="clear" w:color="auto" w:fill="E3F2FD"/>
            </w:pPr>
            <w:r>
              <w:rPr>
                <w:b/>
                <w:bCs/>
                <w:color w:val="1976D2"/>
              </w:rPr>
              <w:t>STUDY</w:t>
            </w:r>
          </w:p>
          <w:p w14:paraId="63FA65A2" w14:textId="77777777" w:rsidR="001A20E6" w:rsidRDefault="00000000">
            <w:pPr>
              <w:pStyle w:val="TableCellTaskDetails"/>
            </w:pPr>
            <w:r>
              <w:t>• Study - Literature (H04/02) — 30m</w:t>
            </w:r>
          </w:p>
          <w:p w14:paraId="1819E074" w14:textId="77777777" w:rsidR="001A20E6" w:rsidRDefault="00000000">
            <w:pPr>
              <w:pStyle w:val="TableCellTaskBadge"/>
              <w:shd w:val="clear" w:color="auto" w:fill="E3F2FD"/>
            </w:pPr>
            <w:r>
              <w:rPr>
                <w:b/>
                <w:bCs/>
                <w:color w:val="1976D2"/>
              </w:rPr>
              <w:t>STUDY</w:t>
            </w:r>
          </w:p>
          <w:p w14:paraId="33C48B7F" w14:textId="77777777" w:rsidR="001A20E6" w:rsidRDefault="00000000">
            <w:pPr>
              <w:pStyle w:val="TableCellTaskDetails"/>
            </w:pPr>
            <w:r>
              <w:t>• Study - Paintings (H04/03) — 30m</w:t>
            </w:r>
          </w:p>
          <w:p w14:paraId="16285A4F"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251D5401" w14:textId="77777777" w:rsidR="001A20E6" w:rsidRDefault="00000000">
            <w:pPr>
              <w:pStyle w:val="TableCellTaskSubject"/>
            </w:pPr>
            <w:r>
              <w:t>History-Post Independent India</w:t>
            </w:r>
          </w:p>
          <w:p w14:paraId="712C72E4" w14:textId="77777777" w:rsidR="001A20E6" w:rsidRDefault="00000000">
            <w:pPr>
              <w:pStyle w:val="TableCellTaskDetails"/>
            </w:pPr>
            <w:r>
              <w:t>• Study - Story of Indian Democracy (H06/03) — 1h</w:t>
            </w:r>
          </w:p>
          <w:p w14:paraId="51408E70" w14:textId="77777777" w:rsidR="001A20E6" w:rsidRDefault="00000000">
            <w:pPr>
              <w:pStyle w:val="TableCellTaskBadge"/>
              <w:shd w:val="clear" w:color="auto" w:fill="E3F2FD"/>
            </w:pPr>
            <w:r>
              <w:rPr>
                <w:b/>
                <w:bCs/>
                <w:color w:val="1976D2"/>
              </w:rPr>
              <w:t>STUDY</w:t>
            </w:r>
          </w:p>
          <w:p w14:paraId="34A53109" w14:textId="77777777" w:rsidR="001A20E6" w:rsidRDefault="00000000">
            <w:pPr>
              <w:pStyle w:val="TableCellTaskDetails"/>
            </w:pPr>
            <w:r>
              <w:t>• Study - Economic building and development (H06/04) — 1h</w:t>
            </w:r>
          </w:p>
          <w:p w14:paraId="4056F1A6" w14:textId="77777777" w:rsidR="001A20E6" w:rsidRDefault="00000000">
            <w:pPr>
              <w:pStyle w:val="TableCellTaskBadge"/>
              <w:shd w:val="clear" w:color="auto" w:fill="E3F2FD"/>
            </w:pPr>
            <w:r>
              <w:rPr>
                <w:b/>
                <w:bCs/>
                <w:color w:val="1976D2"/>
              </w:rPr>
              <w:t>STUDY</w:t>
            </w:r>
          </w:p>
          <w:p w14:paraId="62813CCD" w14:textId="77777777" w:rsidR="001A20E6" w:rsidRDefault="00000000">
            <w:pPr>
              <w:pStyle w:val="TableCellTaskDetails"/>
            </w:pPr>
            <w:r>
              <w:t>• Study - Years of crisis (H06/05) — 1h</w:t>
            </w:r>
          </w:p>
          <w:p w14:paraId="130679F7"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7A81A503" w14:textId="77777777" w:rsidR="001A20E6" w:rsidRDefault="00000000">
            <w:pPr>
              <w:pStyle w:val="TableCellTaskSubject"/>
            </w:pPr>
            <w:r>
              <w:t>History-Post Independent India</w:t>
            </w:r>
          </w:p>
          <w:p w14:paraId="5AA44B57" w14:textId="77777777" w:rsidR="001A20E6" w:rsidRDefault="00000000">
            <w:pPr>
              <w:pStyle w:val="TableCellTaskDetails"/>
            </w:pPr>
            <w:r>
              <w:t>• Study - Broad / Overlap (H06/00) — 30m</w:t>
            </w:r>
          </w:p>
          <w:p w14:paraId="6BEB2DFB" w14:textId="77777777" w:rsidR="001A20E6" w:rsidRDefault="00000000">
            <w:pPr>
              <w:pStyle w:val="TableCellTaskBadge"/>
              <w:shd w:val="clear" w:color="auto" w:fill="E3F2FD"/>
            </w:pPr>
            <w:r>
              <w:rPr>
                <w:b/>
                <w:bCs/>
                <w:color w:val="1976D2"/>
              </w:rPr>
              <w:t>STUDY</w:t>
            </w:r>
          </w:p>
          <w:p w14:paraId="384FED2C" w14:textId="77777777" w:rsidR="001A20E6" w:rsidRDefault="00000000">
            <w:pPr>
              <w:pStyle w:val="TableCellTaskDetails"/>
            </w:pPr>
            <w:r>
              <w:t>• Study - Integration of Princely states. (H06/01) — 30m</w:t>
            </w:r>
          </w:p>
          <w:p w14:paraId="6D4A758B" w14:textId="77777777" w:rsidR="001A20E6" w:rsidRDefault="00000000">
            <w:pPr>
              <w:pStyle w:val="TableCellTaskBadge"/>
              <w:shd w:val="clear" w:color="auto" w:fill="E3F2FD"/>
            </w:pPr>
            <w:r>
              <w:rPr>
                <w:b/>
                <w:bCs/>
                <w:color w:val="1976D2"/>
              </w:rPr>
              <w:t>STUDY</w:t>
            </w:r>
          </w:p>
          <w:p w14:paraId="5C8C370D" w14:textId="77777777" w:rsidR="001A20E6" w:rsidRDefault="00000000">
            <w:pPr>
              <w:pStyle w:val="TableCellTaskDetails"/>
            </w:pPr>
            <w:r>
              <w:t>• Study - States re-organization (H06/02) — 30m</w:t>
            </w:r>
          </w:p>
          <w:p w14:paraId="0A28DA99" w14:textId="77777777" w:rsidR="001A20E6" w:rsidRDefault="00000000">
            <w:pPr>
              <w:pStyle w:val="TableCellTaskBadge"/>
              <w:shd w:val="clear" w:color="auto" w:fill="E3F2FD"/>
            </w:pPr>
            <w:r>
              <w:rPr>
                <w:b/>
                <w:bCs/>
                <w:color w:val="1976D2"/>
              </w:rPr>
              <w:t>STUDY</w:t>
            </w:r>
          </w:p>
          <w:p w14:paraId="5C56D022" w14:textId="77777777" w:rsidR="001A20E6" w:rsidRDefault="00000000">
            <w:pPr>
              <w:pStyle w:val="TableCellTaskDetails"/>
            </w:pPr>
            <w:r>
              <w:t>• Study - Story of Indian Democracy (H06/03) — 30m</w:t>
            </w:r>
          </w:p>
          <w:p w14:paraId="097B9D2B" w14:textId="77777777" w:rsidR="001A20E6" w:rsidRDefault="00000000">
            <w:pPr>
              <w:pStyle w:val="TableCellTaskBadge"/>
              <w:shd w:val="clear" w:color="auto" w:fill="E3F2FD"/>
            </w:pPr>
            <w:r>
              <w:rPr>
                <w:b/>
                <w:bCs/>
                <w:color w:val="1976D2"/>
              </w:rPr>
              <w:t>STUDY</w:t>
            </w:r>
          </w:p>
          <w:p w14:paraId="664934EA" w14:textId="77777777" w:rsidR="001A20E6" w:rsidRDefault="00000000">
            <w:pPr>
              <w:pStyle w:val="TableCellTaskDetails"/>
            </w:pPr>
            <w:r>
              <w:t>• Study - Economic building and development (H06/04) — 30m</w:t>
            </w:r>
          </w:p>
          <w:p w14:paraId="217FDAFD" w14:textId="77777777" w:rsidR="001A20E6" w:rsidRDefault="00000000">
            <w:pPr>
              <w:pStyle w:val="TableCellTaskBadge"/>
              <w:shd w:val="clear" w:color="auto" w:fill="E3F2FD"/>
            </w:pPr>
            <w:r>
              <w:rPr>
                <w:b/>
                <w:bCs/>
                <w:color w:val="1976D2"/>
              </w:rPr>
              <w:t>STUDY</w:t>
            </w:r>
          </w:p>
          <w:p w14:paraId="4100D78E" w14:textId="77777777" w:rsidR="001A20E6" w:rsidRDefault="00000000">
            <w:pPr>
              <w:pStyle w:val="TableCellTaskDetails"/>
            </w:pPr>
            <w:r>
              <w:t>• Study - Years of crisis (H06/05) — 30m</w:t>
            </w:r>
          </w:p>
          <w:p w14:paraId="585A2C8A"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166B8EB0" w14:textId="77777777" w:rsidR="001A20E6" w:rsidRDefault="00000000">
            <w:pPr>
              <w:pStyle w:val="TableCellTaskSubject"/>
            </w:pPr>
            <w:r>
              <w:t>Geography</w:t>
            </w:r>
          </w:p>
          <w:p w14:paraId="374DC6A3" w14:textId="77777777" w:rsidR="001A20E6" w:rsidRDefault="00000000">
            <w:pPr>
              <w:pStyle w:val="TableCellTaskDetails"/>
            </w:pPr>
            <w:r>
              <w:t>• Study - Climatology (G03) — 2h</w:t>
            </w:r>
          </w:p>
          <w:p w14:paraId="3DCA26BE" w14:textId="77777777" w:rsidR="001A20E6" w:rsidRDefault="00000000">
            <w:pPr>
              <w:pStyle w:val="TableCellTaskBadge"/>
              <w:shd w:val="clear" w:color="auto" w:fill="E3F2FD"/>
            </w:pPr>
            <w:r>
              <w:rPr>
                <w:b/>
                <w:bCs/>
                <w:color w:val="1976D2"/>
              </w:rPr>
              <w:t>STUDY</w:t>
            </w:r>
          </w:p>
          <w:p w14:paraId="0F3D2476" w14:textId="77777777" w:rsidR="001A20E6" w:rsidRDefault="00000000">
            <w:pPr>
              <w:pStyle w:val="TableCellTaskDetails"/>
            </w:pPr>
            <w:r>
              <w:t>• Study - Oceanography (G04) — 1h</w:t>
            </w:r>
          </w:p>
          <w:p w14:paraId="37AC89C0"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712D5E24" w14:textId="77777777" w:rsidR="001A20E6" w:rsidRDefault="00000000">
            <w:pPr>
              <w:pStyle w:val="TableCellTaskSubject"/>
            </w:pPr>
            <w:r>
              <w:t>Geography</w:t>
            </w:r>
          </w:p>
          <w:p w14:paraId="748191A5" w14:textId="77777777" w:rsidR="001A20E6" w:rsidRDefault="00000000">
            <w:pPr>
              <w:pStyle w:val="TableCellTaskDetails"/>
            </w:pPr>
            <w:r>
              <w:t>• Study - Oceanography (G04) — 1h</w:t>
            </w:r>
          </w:p>
          <w:p w14:paraId="29BD6FD6" w14:textId="77777777" w:rsidR="001A20E6" w:rsidRDefault="00000000">
            <w:pPr>
              <w:pStyle w:val="TableCellTaskBadge"/>
              <w:shd w:val="clear" w:color="auto" w:fill="E3F2FD"/>
            </w:pPr>
            <w:r>
              <w:rPr>
                <w:b/>
                <w:bCs/>
                <w:color w:val="1976D2"/>
              </w:rPr>
              <w:t>STUDY</w:t>
            </w:r>
          </w:p>
          <w:p w14:paraId="6378392F" w14:textId="77777777" w:rsidR="001A20E6" w:rsidRDefault="00000000">
            <w:pPr>
              <w:pStyle w:val="TableCellTaskDetails"/>
            </w:pPr>
            <w:r>
              <w:t>• Study - Bio-Geography (G05) — 2h</w:t>
            </w:r>
          </w:p>
          <w:p w14:paraId="1636B51D"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4BCEE8BC" w14:textId="77777777" w:rsidR="001A20E6" w:rsidRDefault="001A20E6"/>
        </w:tc>
      </w:tr>
      <w:tr w:rsidR="001A20E6" w14:paraId="29073117" w14:textId="77777777">
        <w:tc>
          <w:tcPr>
            <w:tcW w:w="700" w:type="pct"/>
            <w:shd w:val="clear" w:color="auto" w:fill="DBEAFE"/>
            <w:tcMar>
              <w:top w:w="150" w:type="dxa"/>
              <w:left w:w="100" w:type="dxa"/>
              <w:bottom w:w="150" w:type="dxa"/>
              <w:right w:w="100" w:type="dxa"/>
            </w:tcMar>
          </w:tcPr>
          <w:p w14:paraId="6E90C6C6" w14:textId="77777777" w:rsidR="001A20E6" w:rsidRDefault="00000000">
            <w:pPr>
              <w:pStyle w:val="TableCellTaskSubject"/>
            </w:pPr>
            <w:r>
              <w:t>History-World</w:t>
            </w:r>
          </w:p>
          <w:p w14:paraId="43267FAF" w14:textId="77777777" w:rsidR="001A20E6" w:rsidRDefault="00000000">
            <w:pPr>
              <w:pStyle w:val="TableCellTaskDetails"/>
            </w:pPr>
            <w:r>
              <w:t>• Test - TEST — 3h</w:t>
            </w:r>
          </w:p>
          <w:p w14:paraId="36FD29AD" w14:textId="77777777" w:rsidR="001A20E6" w:rsidRDefault="00000000">
            <w:pPr>
              <w:pStyle w:val="TableCellTaskBadge"/>
              <w:shd w:val="clear" w:color="auto" w:fill="FFF3E0"/>
            </w:pPr>
            <w:r>
              <w:rPr>
                <w:b/>
                <w:bCs/>
                <w:color w:val="F57C00"/>
              </w:rPr>
              <w:t>TEST</w:t>
            </w:r>
          </w:p>
        </w:tc>
        <w:tc>
          <w:tcPr>
            <w:tcW w:w="700" w:type="pct"/>
            <w:shd w:val="clear" w:color="auto" w:fill="DBEAFE"/>
            <w:tcMar>
              <w:top w:w="150" w:type="dxa"/>
              <w:left w:w="100" w:type="dxa"/>
              <w:bottom w:w="150" w:type="dxa"/>
              <w:right w:w="100" w:type="dxa"/>
            </w:tcMar>
          </w:tcPr>
          <w:p w14:paraId="2934A82B" w14:textId="77777777" w:rsidR="001A20E6" w:rsidRDefault="00000000">
            <w:pPr>
              <w:pStyle w:val="TableCellTaskSubject"/>
            </w:pPr>
            <w:r>
              <w:t>History-Post Independent India</w:t>
            </w:r>
          </w:p>
          <w:p w14:paraId="642436B0" w14:textId="77777777" w:rsidR="001A20E6" w:rsidRDefault="00000000">
            <w:pPr>
              <w:pStyle w:val="TableCellTaskDetails"/>
            </w:pPr>
            <w:r>
              <w:t>• Study - Broad / Overlap (H06/00) — 1h</w:t>
            </w:r>
          </w:p>
          <w:p w14:paraId="5C52D933" w14:textId="77777777" w:rsidR="001A20E6" w:rsidRDefault="00000000">
            <w:pPr>
              <w:pStyle w:val="TableCellTaskBadge"/>
              <w:shd w:val="clear" w:color="auto" w:fill="E3F2FD"/>
            </w:pPr>
            <w:r>
              <w:rPr>
                <w:b/>
                <w:bCs/>
                <w:color w:val="1976D2"/>
              </w:rPr>
              <w:t>STUDY</w:t>
            </w:r>
          </w:p>
          <w:p w14:paraId="71635C81" w14:textId="77777777" w:rsidR="001A20E6" w:rsidRDefault="00000000">
            <w:pPr>
              <w:pStyle w:val="TableCellTaskDetails"/>
            </w:pPr>
            <w:r>
              <w:t>• Study - Integration of Princely states. (H06/01) — 1h</w:t>
            </w:r>
          </w:p>
          <w:p w14:paraId="0BE0BF0C" w14:textId="77777777" w:rsidR="001A20E6" w:rsidRDefault="00000000">
            <w:pPr>
              <w:pStyle w:val="TableCellTaskBadge"/>
              <w:shd w:val="clear" w:color="auto" w:fill="E3F2FD"/>
            </w:pPr>
            <w:r>
              <w:rPr>
                <w:b/>
                <w:bCs/>
                <w:color w:val="1976D2"/>
              </w:rPr>
              <w:t>STUDY</w:t>
            </w:r>
          </w:p>
          <w:p w14:paraId="480DDE57" w14:textId="77777777" w:rsidR="001A20E6" w:rsidRDefault="00000000">
            <w:pPr>
              <w:pStyle w:val="TableCellTaskDetails"/>
            </w:pPr>
            <w:r>
              <w:t>• Study - States re-organization (H06/02) — 1h</w:t>
            </w:r>
          </w:p>
          <w:p w14:paraId="5717852C"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3C5CD375" w14:textId="77777777" w:rsidR="001A20E6" w:rsidRDefault="00000000">
            <w:pPr>
              <w:pStyle w:val="TableCellTaskSubject"/>
            </w:pPr>
            <w:r>
              <w:t>Geography</w:t>
            </w:r>
          </w:p>
          <w:p w14:paraId="50290D9D" w14:textId="77777777" w:rsidR="001A20E6" w:rsidRDefault="00000000">
            <w:pPr>
              <w:pStyle w:val="TableCellTaskDetails"/>
            </w:pPr>
            <w:r>
              <w:t>• Study - Broad / Overlap (G00) — 2h</w:t>
            </w:r>
          </w:p>
          <w:p w14:paraId="51FC1F45" w14:textId="77777777" w:rsidR="001A20E6" w:rsidRDefault="00000000">
            <w:pPr>
              <w:pStyle w:val="TableCellTaskBadge"/>
              <w:shd w:val="clear" w:color="auto" w:fill="E3F2FD"/>
            </w:pPr>
            <w:r>
              <w:rPr>
                <w:b/>
                <w:bCs/>
                <w:color w:val="1976D2"/>
              </w:rPr>
              <w:t>STUDY</w:t>
            </w:r>
          </w:p>
          <w:p w14:paraId="50486EBC" w14:textId="77777777" w:rsidR="001A20E6" w:rsidRDefault="00000000">
            <w:pPr>
              <w:pStyle w:val="TableCellTaskDetails"/>
            </w:pPr>
            <w:r>
              <w:t>• Study - Universe, Solar System &amp; Evolution of Earth. (G01) — 1h</w:t>
            </w:r>
          </w:p>
          <w:p w14:paraId="05CD05E1"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25674B94" w14:textId="77777777" w:rsidR="001A20E6" w:rsidRDefault="00000000">
            <w:pPr>
              <w:pStyle w:val="TableCellTaskSubject"/>
            </w:pPr>
            <w:r>
              <w:t>Geography</w:t>
            </w:r>
          </w:p>
          <w:p w14:paraId="06CB2125" w14:textId="77777777" w:rsidR="001A20E6" w:rsidRDefault="00000000">
            <w:pPr>
              <w:pStyle w:val="TableCellTaskDetails"/>
            </w:pPr>
            <w:r>
              <w:t>• Study - Universe, Solar System &amp; Evolution of Earth. (G01) — 1h</w:t>
            </w:r>
          </w:p>
          <w:p w14:paraId="39C33AA5" w14:textId="77777777" w:rsidR="001A20E6" w:rsidRDefault="00000000">
            <w:pPr>
              <w:pStyle w:val="TableCellTaskBadge"/>
              <w:shd w:val="clear" w:color="auto" w:fill="E3F2FD"/>
            </w:pPr>
            <w:r>
              <w:rPr>
                <w:b/>
                <w:bCs/>
                <w:color w:val="1976D2"/>
              </w:rPr>
              <w:t>STUDY</w:t>
            </w:r>
          </w:p>
          <w:p w14:paraId="11AD9A3F" w14:textId="77777777" w:rsidR="001A20E6" w:rsidRDefault="00000000">
            <w:pPr>
              <w:pStyle w:val="TableCellTaskDetails"/>
            </w:pPr>
            <w:r>
              <w:t>• Study - Geomorphology (G02) — 2h</w:t>
            </w:r>
          </w:p>
          <w:p w14:paraId="4C030F3E"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2C6CABBF" w14:textId="77777777" w:rsidR="001A20E6" w:rsidRDefault="00000000">
            <w:pPr>
              <w:pStyle w:val="TableCellTaskSubject"/>
            </w:pPr>
            <w:r>
              <w:t>Environment, Ecology and Disaster Management</w:t>
            </w:r>
          </w:p>
          <w:p w14:paraId="60057947" w14:textId="77777777" w:rsidR="001A20E6" w:rsidRDefault="00000000">
            <w:pPr>
              <w:pStyle w:val="TableCellTaskDetails"/>
            </w:pPr>
            <w:r>
              <w:t>• Study - Broad / Overlap (B00) — 1h 30m</w:t>
            </w:r>
          </w:p>
          <w:p w14:paraId="4D0A9027" w14:textId="77777777" w:rsidR="001A20E6" w:rsidRDefault="00000000">
            <w:pPr>
              <w:pStyle w:val="TableCellTaskBadge"/>
              <w:shd w:val="clear" w:color="auto" w:fill="E3F2FD"/>
            </w:pPr>
            <w:r>
              <w:rPr>
                <w:b/>
                <w:bCs/>
                <w:color w:val="1976D2"/>
              </w:rPr>
              <w:t>STUDY</w:t>
            </w:r>
          </w:p>
          <w:p w14:paraId="29490F92" w14:textId="77777777" w:rsidR="001A20E6" w:rsidRDefault="00000000">
            <w:pPr>
              <w:pStyle w:val="TableCellTaskDetails"/>
            </w:pPr>
            <w:r>
              <w:t>• Study - Basics of Environment (B01) — 1h 30m</w:t>
            </w:r>
          </w:p>
          <w:p w14:paraId="72E720FD"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27E978A8" w14:textId="77777777" w:rsidR="001A20E6" w:rsidRDefault="00000000">
            <w:pPr>
              <w:pStyle w:val="TableCellTaskSubject"/>
            </w:pPr>
            <w:r>
              <w:t>Environment, Ecology and Disaster Management</w:t>
            </w:r>
          </w:p>
          <w:p w14:paraId="42C68A57" w14:textId="77777777" w:rsidR="001A20E6" w:rsidRDefault="00000000">
            <w:pPr>
              <w:pStyle w:val="TableCellTaskDetails"/>
            </w:pPr>
            <w:r>
              <w:t>• Study - Biomes (B02) — 1h 30m</w:t>
            </w:r>
          </w:p>
          <w:p w14:paraId="55B6061E" w14:textId="77777777" w:rsidR="001A20E6" w:rsidRDefault="00000000">
            <w:pPr>
              <w:pStyle w:val="TableCellTaskBadge"/>
              <w:shd w:val="clear" w:color="auto" w:fill="E3F2FD"/>
            </w:pPr>
            <w:r>
              <w:rPr>
                <w:b/>
                <w:bCs/>
                <w:color w:val="1976D2"/>
              </w:rPr>
              <w:t>STUDY</w:t>
            </w:r>
          </w:p>
          <w:p w14:paraId="431596EC" w14:textId="77777777" w:rsidR="001A20E6" w:rsidRDefault="00000000">
            <w:pPr>
              <w:pStyle w:val="TableCellTaskDetails"/>
            </w:pPr>
            <w:r>
              <w:t>• Study - Wetlands, Mangroves and Corals (B03) — 1h 30m</w:t>
            </w:r>
          </w:p>
          <w:p w14:paraId="2E4BB666"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29A138A7" w14:textId="77777777" w:rsidR="001A20E6" w:rsidRDefault="001A20E6"/>
        </w:tc>
      </w:tr>
    </w:tbl>
    <w:p w14:paraId="13F311B4" w14:textId="77777777" w:rsidR="001A20E6" w:rsidRDefault="001A20E6">
      <w:pPr>
        <w:spacing w:after="400"/>
      </w:pPr>
    </w:p>
    <w:p w14:paraId="6EFAF1C4" w14:textId="77777777" w:rsidR="001A20E6" w:rsidRDefault="00000000">
      <w:pPr>
        <w:pStyle w:val="ResourceTitle"/>
      </w:pPr>
      <w:r>
        <w:t>📚 Resources for Nov 30 - Dec 06</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70FF0B39" w14:textId="77777777">
        <w:tc>
          <w:tcPr>
            <w:tcW w:w="1650" w:type="pct"/>
            <w:tcBorders>
              <w:bottom w:val="single" w:sz="2" w:space="0" w:color="D1D5DB"/>
              <w:right w:val="single" w:sz="2" w:space="0" w:color="D1D5DB"/>
            </w:tcBorders>
            <w:tcMar>
              <w:top w:w="200" w:type="dxa"/>
              <w:left w:w="150" w:type="dxa"/>
              <w:bottom w:w="200" w:type="dxa"/>
              <w:right w:w="150" w:type="dxa"/>
            </w:tcMar>
          </w:tcPr>
          <w:p w14:paraId="2C19E211" w14:textId="77777777" w:rsidR="001A20E6" w:rsidRDefault="00000000">
            <w:pPr>
              <w:pStyle w:val="TableCellSubjectName"/>
            </w:pPr>
            <w:r>
              <w:t>History-Art and Culture</w:t>
            </w:r>
          </w:p>
          <w:p w14:paraId="7802755F" w14:textId="77777777" w:rsidR="001A20E6" w:rsidRDefault="00000000">
            <w:pPr>
              <w:pStyle w:val="TableCellCategoryTitle"/>
            </w:pPr>
            <w:r>
              <w:t>📝 Practice Materials</w:t>
            </w:r>
          </w:p>
          <w:p w14:paraId="115DBD7E" w14:textId="77777777" w:rsidR="001A20E6" w:rsidRDefault="00000000">
            <w:pPr>
              <w:pStyle w:val="TableCellResourceItem"/>
            </w:pPr>
            <w:r>
              <w:t>• La Excellence Art &amp; Culture Material</w:t>
            </w:r>
          </w:p>
          <w:p w14:paraId="543B478A" w14:textId="77777777" w:rsidR="001A20E6" w:rsidRDefault="00000000">
            <w:pPr>
              <w:pStyle w:val="TableCellResourceItem"/>
            </w:pPr>
            <w:r>
              <w:t>• Prelims &amp; Mains Workbooks</w:t>
            </w:r>
          </w:p>
          <w:p w14:paraId="01345EE4" w14:textId="77777777" w:rsidR="001A20E6" w:rsidRDefault="00000000">
            <w:pPr>
              <w:pStyle w:val="TableCellCategoryTitle"/>
            </w:pPr>
            <w:r>
              <w:t>📰 Current Affairs</w:t>
            </w:r>
          </w:p>
          <w:p w14:paraId="5128F791" w14:textId="77777777" w:rsidR="001A20E6" w:rsidRDefault="00000000">
            <w:pPr>
              <w:pStyle w:val="TableCellResourceItem"/>
            </w:pPr>
            <w:r>
              <w:t>• Newspapers (CA on art awards, festivals, 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2BAE4BFF" w14:textId="77777777" w:rsidR="001A20E6" w:rsidRDefault="00000000">
            <w:pPr>
              <w:pStyle w:val="TableCellSubjectName"/>
            </w:pPr>
            <w:r>
              <w:t>History-Post Independent India</w:t>
            </w:r>
          </w:p>
          <w:p w14:paraId="58A63E2B" w14:textId="77777777" w:rsidR="001A20E6" w:rsidRDefault="00000000">
            <w:pPr>
              <w:pStyle w:val="TableCellCategoryTitle"/>
            </w:pPr>
            <w:r>
              <w:t>📝 Practice Materials</w:t>
            </w:r>
          </w:p>
          <w:p w14:paraId="7CABCADD" w14:textId="77777777" w:rsidR="001A20E6" w:rsidRDefault="00000000">
            <w:pPr>
              <w:pStyle w:val="TableCellResourceItem"/>
            </w:pPr>
            <w:r>
              <w:t>• La Excellence Post-Independence Material</w:t>
            </w:r>
          </w:p>
          <w:p w14:paraId="659278EB" w14:textId="77777777" w:rsidR="001A20E6" w:rsidRDefault="00000000">
            <w:pPr>
              <w:pStyle w:val="TableCellResourceItem"/>
            </w:pPr>
            <w:r>
              <w:t>• Mains Workbook</w:t>
            </w:r>
          </w:p>
          <w:p w14:paraId="3F35BA25" w14:textId="77777777" w:rsidR="001A20E6" w:rsidRDefault="00000000">
            <w:pPr>
              <w:pStyle w:val="TableCellCategoryTitle"/>
            </w:pPr>
            <w:r>
              <w:t>📰 Current Affairs</w:t>
            </w:r>
          </w:p>
          <w:p w14:paraId="0B32F111"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3C56C190" w14:textId="77777777" w:rsidR="001A20E6" w:rsidRDefault="00000000">
            <w:pPr>
              <w:pStyle w:val="TableCellSubjectName"/>
            </w:pPr>
            <w:r>
              <w:t>Geography</w:t>
            </w:r>
          </w:p>
          <w:p w14:paraId="674C877A" w14:textId="77777777" w:rsidR="001A20E6" w:rsidRDefault="00000000">
            <w:pPr>
              <w:pStyle w:val="TableCellCategoryTitle"/>
            </w:pPr>
            <w:r>
              <w:t>📝 Practice Materials</w:t>
            </w:r>
          </w:p>
          <w:p w14:paraId="7DF64F2C" w14:textId="77777777" w:rsidR="001A20E6" w:rsidRDefault="00000000">
            <w:pPr>
              <w:pStyle w:val="TableCellResourceItem"/>
            </w:pPr>
            <w:r>
              <w:t>• La Excellence Geography Material</w:t>
            </w:r>
          </w:p>
          <w:p w14:paraId="6D4854DA" w14:textId="77777777" w:rsidR="001A20E6" w:rsidRDefault="00000000">
            <w:pPr>
              <w:pStyle w:val="TableCellResourceItem"/>
            </w:pPr>
            <w:r>
              <w:t>• Mains RRP + Prelims RRP</w:t>
            </w:r>
          </w:p>
          <w:p w14:paraId="0AEC116E" w14:textId="77777777" w:rsidR="001A20E6" w:rsidRDefault="00000000">
            <w:pPr>
              <w:pStyle w:val="TableCellResourceItem"/>
            </w:pPr>
            <w:r>
              <w:t>• Prelims &amp; Mains Workbooks</w:t>
            </w:r>
          </w:p>
          <w:p w14:paraId="1D656189" w14:textId="77777777" w:rsidR="001A20E6" w:rsidRDefault="00000000">
            <w:pPr>
              <w:pStyle w:val="TableCellCategoryTitle"/>
            </w:pPr>
            <w:r>
              <w:t>📰 Current Affairs</w:t>
            </w:r>
          </w:p>
          <w:p w14:paraId="555B7D90" w14:textId="77777777" w:rsidR="001A20E6" w:rsidRDefault="00000000">
            <w:pPr>
              <w:pStyle w:val="TableCellResourceItem"/>
            </w:pPr>
            <w:r>
              <w:t>• Atlas (Orient Blackswan)</w:t>
            </w:r>
          </w:p>
          <w:p w14:paraId="31ECF161" w14:textId="77777777" w:rsidR="001A20E6" w:rsidRDefault="00000000">
            <w:pPr>
              <w:pStyle w:val="TableCellResourceItem"/>
            </w:pPr>
            <w:r>
              <w:t>• Newspapers (The Hindu – Env/Geo pages)</w:t>
            </w:r>
          </w:p>
          <w:p w14:paraId="69F4D793" w14:textId="77777777" w:rsidR="001A20E6" w:rsidRDefault="00000000">
            <w:pPr>
              <w:pStyle w:val="TableCellResourceItem"/>
            </w:pPr>
            <w:r>
              <w:t>• Down to Earth</w:t>
            </w:r>
          </w:p>
        </w:tc>
      </w:tr>
      <w:tr w:rsidR="001A20E6" w14:paraId="10439F4F" w14:textId="77777777">
        <w:tc>
          <w:tcPr>
            <w:tcW w:w="1650" w:type="pct"/>
            <w:tcBorders>
              <w:bottom w:val="single" w:sz="2" w:space="0" w:color="D1D5DB"/>
              <w:right w:val="single" w:sz="2" w:space="0" w:color="D1D5DB"/>
            </w:tcBorders>
            <w:tcMar>
              <w:top w:w="200" w:type="dxa"/>
              <w:left w:w="150" w:type="dxa"/>
              <w:bottom w:w="200" w:type="dxa"/>
              <w:right w:w="150" w:type="dxa"/>
            </w:tcMar>
          </w:tcPr>
          <w:p w14:paraId="035E8E56" w14:textId="77777777" w:rsidR="001A20E6" w:rsidRDefault="00000000">
            <w:pPr>
              <w:pStyle w:val="TableCellSubjectName"/>
            </w:pPr>
            <w:r>
              <w:t>Environment, Ecology and Disaster Management</w:t>
            </w:r>
          </w:p>
          <w:p w14:paraId="5D8719AF" w14:textId="77777777" w:rsidR="001A20E6" w:rsidRDefault="00000000">
            <w:pPr>
              <w:pStyle w:val="TableCellCategoryTitle"/>
            </w:pPr>
            <w:r>
              <w:t>📝 Practice Materials</w:t>
            </w:r>
          </w:p>
          <w:p w14:paraId="22F1415E" w14:textId="77777777" w:rsidR="001A20E6" w:rsidRDefault="00000000">
            <w:pPr>
              <w:pStyle w:val="TableCellResourceItem"/>
            </w:pPr>
            <w:r>
              <w:t>• La Excellence Environment Material</w:t>
            </w:r>
          </w:p>
          <w:p w14:paraId="1C65711E" w14:textId="77777777" w:rsidR="001A20E6" w:rsidRDefault="00000000">
            <w:pPr>
              <w:pStyle w:val="TableCellResourceItem"/>
            </w:pPr>
            <w:r>
              <w:t>• Prelims &amp; Mains Workbooks</w:t>
            </w:r>
          </w:p>
          <w:p w14:paraId="7AB147B0" w14:textId="77777777" w:rsidR="001A20E6" w:rsidRDefault="00000000">
            <w:pPr>
              <w:pStyle w:val="TableCellResourceItem"/>
            </w:pPr>
            <w:r>
              <w:t>• La Excellence DM Material</w:t>
            </w:r>
          </w:p>
          <w:p w14:paraId="7E182930" w14:textId="77777777" w:rsidR="001A20E6" w:rsidRDefault="00000000">
            <w:pPr>
              <w:pStyle w:val="TableCellResourceItem"/>
            </w:pPr>
            <w:r>
              <w:t>• Prelims &amp; Mains Workbooks</w:t>
            </w:r>
          </w:p>
          <w:p w14:paraId="7FF1192F" w14:textId="77777777" w:rsidR="001A20E6" w:rsidRDefault="00000000">
            <w:pPr>
              <w:pStyle w:val="TableCellCategoryTitle"/>
            </w:pPr>
            <w:r>
              <w:t>📰 Current Affairs</w:t>
            </w:r>
          </w:p>
          <w:p w14:paraId="5F601EED" w14:textId="77777777" w:rsidR="001A20E6" w:rsidRDefault="00000000">
            <w:pPr>
              <w:pStyle w:val="TableCellResourceItem"/>
            </w:pPr>
            <w:r>
              <w:t>• Down to Earth</w:t>
            </w:r>
          </w:p>
          <w:p w14:paraId="058F57DF" w14:textId="77777777" w:rsidR="001A20E6" w:rsidRDefault="00000000">
            <w:pPr>
              <w:pStyle w:val="TableCellResourceItem"/>
            </w:pPr>
            <w:r>
              <w:t>• Newspapers (The Hindu – Env, sections)</w:t>
            </w:r>
          </w:p>
          <w:p w14:paraId="672ABD75" w14:textId="77777777" w:rsidR="001A20E6" w:rsidRDefault="00000000">
            <w:pPr>
              <w:pStyle w:val="TableCellResourceItem"/>
            </w:pPr>
            <w:r>
              <w:t>• Down to earth</w:t>
            </w:r>
          </w:p>
          <w:p w14:paraId="6DB31B3A" w14:textId="77777777" w:rsidR="001A20E6" w:rsidRDefault="00000000">
            <w:pPr>
              <w:pStyle w:val="TableCellResourceItem"/>
            </w:pPr>
            <w:r>
              <w:t>• Disaster coverage – IE/The Hindu</w:t>
            </w:r>
          </w:p>
        </w:tc>
        <w:tc>
          <w:tcPr>
            <w:tcW w:w="1650" w:type="pct"/>
          </w:tcPr>
          <w:p w14:paraId="0B28653A" w14:textId="77777777" w:rsidR="001A20E6" w:rsidRDefault="001A20E6"/>
        </w:tc>
        <w:tc>
          <w:tcPr>
            <w:tcW w:w="1650" w:type="pct"/>
          </w:tcPr>
          <w:p w14:paraId="27C01DCA" w14:textId="77777777" w:rsidR="001A20E6" w:rsidRDefault="001A20E6"/>
        </w:tc>
      </w:tr>
    </w:tbl>
    <w:p w14:paraId="0D4353C6"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071B7767" w14:textId="77777777">
        <w:tc>
          <w:tcPr>
            <w:tcW w:w="2500" w:type="pct"/>
            <w:tcMar>
              <w:top w:w="0" w:type="dxa"/>
              <w:left w:w="0" w:type="dxa"/>
              <w:bottom w:w="0" w:type="dxa"/>
              <w:right w:w="0" w:type="dxa"/>
            </w:tcMar>
          </w:tcPr>
          <w:p w14:paraId="6AF17DA3" w14:textId="77777777" w:rsidR="001A20E6" w:rsidRDefault="00000000">
            <w:pPr>
              <w:pStyle w:val="MonthTitle"/>
            </w:pPr>
            <w:r>
              <w:rPr>
                <w:color w:val="1D4ED8"/>
              </w:rPr>
              <w:t xml:space="preserve">DECEMBER </w:t>
            </w:r>
            <w:commentRangeStart w:id="24"/>
            <w:r>
              <w:rPr>
                <w:color w:val="1D4ED8"/>
              </w:rPr>
              <w:t>2025</w:t>
            </w:r>
            <w:commentRangeEnd w:id="24"/>
            <w:r w:rsidR="003228F5">
              <w:rPr>
                <w:rStyle w:val="CommentReference"/>
                <w:rFonts w:ascii="Times New Roman" w:eastAsia="Times New Roman" w:hAnsi="Times New Roman" w:cs="Times New Roman"/>
                <w:b w:val="0"/>
                <w:bCs w:val="0"/>
                <w:color w:val="auto"/>
              </w:rPr>
              <w:commentReference w:id="24"/>
            </w:r>
          </w:p>
        </w:tc>
        <w:tc>
          <w:tcPr>
            <w:tcW w:w="2500" w:type="pct"/>
            <w:tcMar>
              <w:top w:w="0" w:type="dxa"/>
              <w:left w:w="0" w:type="dxa"/>
              <w:bottom w:w="0" w:type="dxa"/>
              <w:right w:w="0" w:type="dxa"/>
            </w:tcMar>
          </w:tcPr>
          <w:p w14:paraId="4D6DC495" w14:textId="77777777" w:rsidR="001A20E6" w:rsidRDefault="00000000">
            <w:pPr>
              <w:pStyle w:val="CycleName"/>
            </w:pPr>
            <w:r>
              <w:rPr>
                <w:color w:val="1D4ED8"/>
              </w:rPr>
              <w:t>C1</w:t>
            </w:r>
          </w:p>
        </w:tc>
      </w:tr>
    </w:tbl>
    <w:p w14:paraId="43C053C7" w14:textId="77777777" w:rsidR="001A20E6" w:rsidRDefault="001A20E6">
      <w:pPr>
        <w:spacing w:after="4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667FB21B" w14:textId="77777777">
        <w:tc>
          <w:tcPr>
            <w:tcW w:w="700" w:type="pct"/>
            <w:shd w:val="clear" w:color="auto" w:fill="F8F9FA"/>
            <w:tcMar>
              <w:top w:w="200" w:type="dxa"/>
              <w:left w:w="100" w:type="dxa"/>
              <w:bottom w:w="200" w:type="dxa"/>
              <w:right w:w="100" w:type="dxa"/>
            </w:tcMar>
          </w:tcPr>
          <w:p w14:paraId="445ADD53" w14:textId="77777777" w:rsidR="001A20E6" w:rsidRDefault="00000000">
            <w:pPr>
              <w:pStyle w:val="TableCellCalendarHeader"/>
            </w:pPr>
            <w:r>
              <w:t>Sunday</w:t>
            </w:r>
          </w:p>
        </w:tc>
        <w:tc>
          <w:tcPr>
            <w:tcW w:w="700" w:type="pct"/>
            <w:shd w:val="clear" w:color="auto" w:fill="F8F9FA"/>
            <w:tcMar>
              <w:top w:w="200" w:type="dxa"/>
              <w:left w:w="100" w:type="dxa"/>
              <w:bottom w:w="200" w:type="dxa"/>
              <w:right w:w="100" w:type="dxa"/>
            </w:tcMar>
          </w:tcPr>
          <w:p w14:paraId="6CE97F6F" w14:textId="77777777" w:rsidR="001A20E6" w:rsidRDefault="00000000">
            <w:pPr>
              <w:pStyle w:val="TableCellCalendarHeader"/>
            </w:pPr>
            <w:r>
              <w:t>Monday</w:t>
            </w:r>
          </w:p>
        </w:tc>
        <w:tc>
          <w:tcPr>
            <w:tcW w:w="700" w:type="pct"/>
            <w:shd w:val="clear" w:color="auto" w:fill="F8F9FA"/>
            <w:tcMar>
              <w:top w:w="200" w:type="dxa"/>
              <w:left w:w="100" w:type="dxa"/>
              <w:bottom w:w="200" w:type="dxa"/>
              <w:right w:w="100" w:type="dxa"/>
            </w:tcMar>
          </w:tcPr>
          <w:p w14:paraId="54CAADB3" w14:textId="77777777" w:rsidR="001A20E6" w:rsidRDefault="00000000">
            <w:pPr>
              <w:pStyle w:val="TableCellCalendarHeader"/>
            </w:pPr>
            <w:r>
              <w:t>Tuesday</w:t>
            </w:r>
          </w:p>
        </w:tc>
        <w:tc>
          <w:tcPr>
            <w:tcW w:w="700" w:type="pct"/>
            <w:shd w:val="clear" w:color="auto" w:fill="F8F9FA"/>
            <w:tcMar>
              <w:top w:w="200" w:type="dxa"/>
              <w:left w:w="100" w:type="dxa"/>
              <w:bottom w:w="200" w:type="dxa"/>
              <w:right w:w="100" w:type="dxa"/>
            </w:tcMar>
          </w:tcPr>
          <w:p w14:paraId="7E7686E9" w14:textId="77777777" w:rsidR="001A20E6" w:rsidRDefault="00000000">
            <w:pPr>
              <w:pStyle w:val="TableCellCalendarHeader"/>
            </w:pPr>
            <w:r>
              <w:t>Wednesday</w:t>
            </w:r>
          </w:p>
        </w:tc>
        <w:tc>
          <w:tcPr>
            <w:tcW w:w="700" w:type="pct"/>
            <w:shd w:val="clear" w:color="auto" w:fill="F8F9FA"/>
            <w:tcMar>
              <w:top w:w="200" w:type="dxa"/>
              <w:left w:w="100" w:type="dxa"/>
              <w:bottom w:w="200" w:type="dxa"/>
              <w:right w:w="100" w:type="dxa"/>
            </w:tcMar>
          </w:tcPr>
          <w:p w14:paraId="2422A583" w14:textId="77777777" w:rsidR="001A20E6" w:rsidRDefault="00000000">
            <w:pPr>
              <w:pStyle w:val="TableCellCalendarHeader"/>
            </w:pPr>
            <w:r>
              <w:t>Thursday</w:t>
            </w:r>
          </w:p>
        </w:tc>
        <w:tc>
          <w:tcPr>
            <w:tcW w:w="700" w:type="pct"/>
            <w:shd w:val="clear" w:color="auto" w:fill="F8F9FA"/>
            <w:tcMar>
              <w:top w:w="200" w:type="dxa"/>
              <w:left w:w="100" w:type="dxa"/>
              <w:bottom w:w="200" w:type="dxa"/>
              <w:right w:w="100" w:type="dxa"/>
            </w:tcMar>
          </w:tcPr>
          <w:p w14:paraId="603458A5" w14:textId="77777777" w:rsidR="001A20E6" w:rsidRDefault="00000000">
            <w:pPr>
              <w:pStyle w:val="TableCellCalendarHeader"/>
            </w:pPr>
            <w:r>
              <w:t>Friday</w:t>
            </w:r>
          </w:p>
        </w:tc>
        <w:tc>
          <w:tcPr>
            <w:tcW w:w="700" w:type="pct"/>
            <w:shd w:val="clear" w:color="auto" w:fill="F8F9FA"/>
            <w:tcMar>
              <w:top w:w="200" w:type="dxa"/>
              <w:left w:w="100" w:type="dxa"/>
              <w:bottom w:w="200" w:type="dxa"/>
              <w:right w:w="100" w:type="dxa"/>
            </w:tcMar>
          </w:tcPr>
          <w:p w14:paraId="5339ABC6" w14:textId="77777777" w:rsidR="001A20E6" w:rsidRDefault="00000000">
            <w:pPr>
              <w:pStyle w:val="TableCellCalendarHeader"/>
            </w:pPr>
            <w:r>
              <w:t>Saturday</w:t>
            </w:r>
          </w:p>
        </w:tc>
      </w:tr>
      <w:tr w:rsidR="001A20E6" w14:paraId="7C022808" w14:textId="77777777">
        <w:tc>
          <w:tcPr>
            <w:tcW w:w="700" w:type="pct"/>
            <w:tcMar>
              <w:top w:w="200" w:type="dxa"/>
              <w:left w:w="100" w:type="dxa"/>
              <w:bottom w:w="200" w:type="dxa"/>
              <w:right w:w="100" w:type="dxa"/>
            </w:tcMar>
          </w:tcPr>
          <w:p w14:paraId="4BE09438" w14:textId="77777777" w:rsidR="001A20E6" w:rsidRDefault="001A20E6"/>
        </w:tc>
        <w:tc>
          <w:tcPr>
            <w:tcW w:w="700" w:type="pct"/>
            <w:shd w:val="clear" w:color="auto" w:fill="DBEAFE"/>
            <w:tcMar>
              <w:top w:w="200" w:type="dxa"/>
              <w:left w:w="100" w:type="dxa"/>
              <w:bottom w:w="200" w:type="dxa"/>
              <w:right w:w="100" w:type="dxa"/>
            </w:tcMar>
          </w:tcPr>
          <w:p w14:paraId="01A2FD17" w14:textId="77777777" w:rsidR="001A20E6" w:rsidRDefault="00000000">
            <w:pPr>
              <w:pStyle w:val="TableCellCalendarDayNumberBold"/>
            </w:pPr>
            <w:r>
              <w:t>1</w:t>
            </w:r>
          </w:p>
          <w:p w14:paraId="64D41F8A" w14:textId="77777777" w:rsidR="001A20E6" w:rsidRDefault="00000000">
            <w:pPr>
              <w:pStyle w:val="TableCellCalendarSubject"/>
            </w:pPr>
            <w:r>
              <w:t>History-Art and Culture</w:t>
            </w:r>
          </w:p>
          <w:p w14:paraId="38CAD637" w14:textId="77777777" w:rsidR="001A20E6" w:rsidRDefault="00000000">
            <w:pPr>
              <w:pStyle w:val="TableCellCalendarSubject"/>
            </w:pPr>
            <w:r>
              <w:t>History-Post Independent India</w:t>
            </w:r>
          </w:p>
        </w:tc>
        <w:tc>
          <w:tcPr>
            <w:tcW w:w="700" w:type="pct"/>
            <w:shd w:val="clear" w:color="auto" w:fill="DBEAFE"/>
            <w:tcMar>
              <w:top w:w="200" w:type="dxa"/>
              <w:left w:w="100" w:type="dxa"/>
              <w:bottom w:w="200" w:type="dxa"/>
              <w:right w:w="100" w:type="dxa"/>
            </w:tcMar>
          </w:tcPr>
          <w:p w14:paraId="5888BC31" w14:textId="77777777" w:rsidR="001A20E6" w:rsidRDefault="00000000">
            <w:pPr>
              <w:pStyle w:val="TableCellCalendarDayNumberBold"/>
            </w:pPr>
            <w:r>
              <w:t>2</w:t>
            </w:r>
          </w:p>
          <w:p w14:paraId="10A89732" w14:textId="77777777" w:rsidR="001A20E6" w:rsidRDefault="00000000">
            <w:pPr>
              <w:pStyle w:val="TableCellCalendarSubject"/>
            </w:pPr>
            <w:r>
              <w:t>History-Post Independent India</w:t>
            </w:r>
          </w:p>
          <w:p w14:paraId="2EBD0227" w14:textId="77777777" w:rsidR="001A20E6" w:rsidRDefault="00000000">
            <w:pPr>
              <w:pStyle w:val="TableCellCalendarSubject"/>
            </w:pPr>
            <w:r>
              <w:t>Geography</w:t>
            </w:r>
          </w:p>
        </w:tc>
        <w:tc>
          <w:tcPr>
            <w:tcW w:w="700" w:type="pct"/>
            <w:shd w:val="clear" w:color="auto" w:fill="DBEAFE"/>
            <w:tcMar>
              <w:top w:w="200" w:type="dxa"/>
              <w:left w:w="100" w:type="dxa"/>
              <w:bottom w:w="200" w:type="dxa"/>
              <w:right w:w="100" w:type="dxa"/>
            </w:tcMar>
          </w:tcPr>
          <w:p w14:paraId="2408535C" w14:textId="77777777" w:rsidR="001A20E6" w:rsidRDefault="00000000">
            <w:pPr>
              <w:pStyle w:val="TableCellCalendarDayNumberBold"/>
            </w:pPr>
            <w:r>
              <w:t>3</w:t>
            </w:r>
          </w:p>
          <w:p w14:paraId="6E72A4F2" w14:textId="77777777" w:rsidR="001A20E6" w:rsidRDefault="00000000">
            <w:pPr>
              <w:pStyle w:val="TableCellCalendarSubject"/>
            </w:pPr>
            <w:r>
              <w:t>History-Post Independent India</w:t>
            </w:r>
          </w:p>
          <w:p w14:paraId="3F2EBE6B" w14:textId="77777777" w:rsidR="001A20E6" w:rsidRDefault="00000000">
            <w:pPr>
              <w:pStyle w:val="TableCellCalendarSubject"/>
            </w:pPr>
            <w:r>
              <w:t>Geography</w:t>
            </w:r>
          </w:p>
        </w:tc>
        <w:tc>
          <w:tcPr>
            <w:tcW w:w="700" w:type="pct"/>
            <w:shd w:val="clear" w:color="auto" w:fill="DBEAFE"/>
            <w:tcMar>
              <w:top w:w="200" w:type="dxa"/>
              <w:left w:w="100" w:type="dxa"/>
              <w:bottom w:w="200" w:type="dxa"/>
              <w:right w:w="100" w:type="dxa"/>
            </w:tcMar>
          </w:tcPr>
          <w:p w14:paraId="7F4BD4ED" w14:textId="77777777" w:rsidR="001A20E6" w:rsidRDefault="00000000">
            <w:pPr>
              <w:pStyle w:val="TableCellCalendarDayNumberBold"/>
            </w:pPr>
            <w:r>
              <w:t>4</w:t>
            </w:r>
          </w:p>
          <w:p w14:paraId="1B3481EF" w14:textId="77777777" w:rsidR="001A20E6" w:rsidRDefault="00000000">
            <w:pPr>
              <w:pStyle w:val="TableCellCalendarSubject"/>
            </w:pPr>
            <w:r>
              <w:t>Geography</w:t>
            </w:r>
          </w:p>
          <w:p w14:paraId="48696EA3" w14:textId="77777777" w:rsidR="001A20E6" w:rsidRDefault="00000000">
            <w:pPr>
              <w:pStyle w:val="TableCellCalendarSubject"/>
            </w:pPr>
            <w:r>
              <w:t>Environment, Ecology and Disaster Management</w:t>
            </w:r>
          </w:p>
        </w:tc>
        <w:tc>
          <w:tcPr>
            <w:tcW w:w="700" w:type="pct"/>
            <w:shd w:val="clear" w:color="auto" w:fill="DBEAFE"/>
            <w:tcMar>
              <w:top w:w="200" w:type="dxa"/>
              <w:left w:w="100" w:type="dxa"/>
              <w:bottom w:w="200" w:type="dxa"/>
              <w:right w:w="100" w:type="dxa"/>
            </w:tcMar>
          </w:tcPr>
          <w:p w14:paraId="0FC641A1" w14:textId="77777777" w:rsidR="001A20E6" w:rsidRDefault="00000000">
            <w:pPr>
              <w:pStyle w:val="TableCellCalendarDayNumberBold"/>
            </w:pPr>
            <w:r>
              <w:t>5</w:t>
            </w:r>
          </w:p>
          <w:p w14:paraId="43D06BDE" w14:textId="77777777" w:rsidR="001A20E6" w:rsidRDefault="00000000">
            <w:pPr>
              <w:pStyle w:val="TableCellCalendarSubject"/>
            </w:pPr>
            <w:r>
              <w:t>Geography</w:t>
            </w:r>
          </w:p>
          <w:p w14:paraId="2DC70E33" w14:textId="77777777" w:rsidR="001A20E6" w:rsidRDefault="00000000">
            <w:pPr>
              <w:pStyle w:val="TableCellCalendarSubject"/>
            </w:pPr>
            <w:r>
              <w:t>Environment, Ecology and Disaster Management</w:t>
            </w:r>
          </w:p>
        </w:tc>
        <w:tc>
          <w:tcPr>
            <w:tcW w:w="700" w:type="pct"/>
            <w:shd w:val="clear" w:color="auto" w:fill="DBEAFE"/>
            <w:tcMar>
              <w:top w:w="200" w:type="dxa"/>
              <w:left w:w="100" w:type="dxa"/>
              <w:bottom w:w="200" w:type="dxa"/>
              <w:right w:w="100" w:type="dxa"/>
            </w:tcMar>
          </w:tcPr>
          <w:p w14:paraId="4878793E" w14:textId="77777777" w:rsidR="001A20E6" w:rsidRDefault="00000000">
            <w:pPr>
              <w:pStyle w:val="TableCellCalendarDayNumberBold"/>
            </w:pPr>
            <w:r>
              <w:t>6</w:t>
            </w:r>
          </w:p>
          <w:p w14:paraId="50D01AA3" w14:textId="77777777" w:rsidR="001A20E6" w:rsidRDefault="00000000">
            <w:pPr>
              <w:pStyle w:val="TableCellCalendarSubject"/>
            </w:pPr>
            <w:r>
              <w:t>Geography</w:t>
            </w:r>
          </w:p>
          <w:p w14:paraId="5A9AB442" w14:textId="77777777" w:rsidR="001A20E6" w:rsidRDefault="00000000">
            <w:pPr>
              <w:pStyle w:val="TableCellCalendarSubject"/>
            </w:pPr>
            <w:r>
              <w:t>Environment, Ecology and Disaster Management</w:t>
            </w:r>
          </w:p>
        </w:tc>
      </w:tr>
      <w:tr w:rsidR="001A20E6" w14:paraId="068C601E" w14:textId="77777777">
        <w:tc>
          <w:tcPr>
            <w:tcW w:w="700" w:type="pct"/>
            <w:shd w:val="clear" w:color="auto" w:fill="DBEAFE"/>
            <w:tcMar>
              <w:top w:w="200" w:type="dxa"/>
              <w:left w:w="100" w:type="dxa"/>
              <w:bottom w:w="200" w:type="dxa"/>
              <w:right w:w="100" w:type="dxa"/>
            </w:tcMar>
          </w:tcPr>
          <w:p w14:paraId="79C6B5DC" w14:textId="77777777" w:rsidR="001A20E6" w:rsidRDefault="00000000">
            <w:pPr>
              <w:pStyle w:val="TableCellCalendarDayNumberBold"/>
            </w:pPr>
            <w:r>
              <w:t>7</w:t>
            </w:r>
          </w:p>
          <w:p w14:paraId="573BBBF8" w14:textId="77777777" w:rsidR="001A20E6" w:rsidRDefault="00000000">
            <w:pPr>
              <w:pStyle w:val="TableCellCalendarSubject"/>
            </w:pPr>
            <w:r>
              <w:t>Geography</w:t>
            </w:r>
          </w:p>
          <w:p w14:paraId="29A70D76" w14:textId="77777777" w:rsidR="001A20E6" w:rsidRDefault="00000000">
            <w:pPr>
              <w:pStyle w:val="TableCellCalendarSubject"/>
            </w:pPr>
            <w:r>
              <w:t>Environment, Ecology and Disaster Management</w:t>
            </w:r>
          </w:p>
        </w:tc>
        <w:tc>
          <w:tcPr>
            <w:tcW w:w="700" w:type="pct"/>
            <w:shd w:val="clear" w:color="auto" w:fill="DBEAFE"/>
            <w:tcMar>
              <w:top w:w="200" w:type="dxa"/>
              <w:left w:w="100" w:type="dxa"/>
              <w:bottom w:w="200" w:type="dxa"/>
              <w:right w:w="100" w:type="dxa"/>
            </w:tcMar>
          </w:tcPr>
          <w:p w14:paraId="08BC1EB8" w14:textId="77777777" w:rsidR="001A20E6" w:rsidRDefault="00000000">
            <w:pPr>
              <w:pStyle w:val="TableCellCalendarDayNumberBold"/>
            </w:pPr>
            <w:r>
              <w:t>8</w:t>
            </w:r>
          </w:p>
          <w:p w14:paraId="33F32AD2" w14:textId="77777777" w:rsidR="001A20E6" w:rsidRDefault="00000000">
            <w:pPr>
              <w:pStyle w:val="TableCellCalendarSubject"/>
            </w:pPr>
            <w:r>
              <w:t>Geography</w:t>
            </w:r>
          </w:p>
          <w:p w14:paraId="12BE9A0D" w14:textId="77777777" w:rsidR="001A20E6" w:rsidRDefault="00000000">
            <w:pPr>
              <w:pStyle w:val="TableCellCalendarSubject"/>
            </w:pPr>
            <w:r>
              <w:t>Environment, Ecology and Disaster Management</w:t>
            </w:r>
          </w:p>
        </w:tc>
        <w:tc>
          <w:tcPr>
            <w:tcW w:w="700" w:type="pct"/>
            <w:shd w:val="clear" w:color="auto" w:fill="DBEAFE"/>
            <w:tcMar>
              <w:top w:w="200" w:type="dxa"/>
              <w:left w:w="100" w:type="dxa"/>
              <w:bottom w:w="200" w:type="dxa"/>
              <w:right w:w="100" w:type="dxa"/>
            </w:tcMar>
          </w:tcPr>
          <w:p w14:paraId="35289D72" w14:textId="77777777" w:rsidR="001A20E6" w:rsidRDefault="00000000">
            <w:pPr>
              <w:pStyle w:val="TableCellCalendarDayNumberBold"/>
            </w:pPr>
            <w:r>
              <w:t>9</w:t>
            </w:r>
          </w:p>
          <w:p w14:paraId="722CE525" w14:textId="77777777" w:rsidR="001A20E6" w:rsidRDefault="00000000">
            <w:pPr>
              <w:pStyle w:val="TableCellCalendarSubject"/>
            </w:pPr>
            <w:r>
              <w:t>Geography</w:t>
            </w:r>
          </w:p>
          <w:p w14:paraId="3F5FA843" w14:textId="77777777" w:rsidR="001A20E6" w:rsidRDefault="00000000">
            <w:pPr>
              <w:pStyle w:val="TableCellCalendarSubject"/>
            </w:pPr>
            <w:r>
              <w:t>Environment, Ecology and Disaster Management</w:t>
            </w:r>
          </w:p>
        </w:tc>
        <w:tc>
          <w:tcPr>
            <w:tcW w:w="700" w:type="pct"/>
            <w:shd w:val="clear" w:color="auto" w:fill="DBEAFE"/>
            <w:tcMar>
              <w:top w:w="200" w:type="dxa"/>
              <w:left w:w="100" w:type="dxa"/>
              <w:bottom w:w="200" w:type="dxa"/>
              <w:right w:w="100" w:type="dxa"/>
            </w:tcMar>
          </w:tcPr>
          <w:p w14:paraId="53C6FADD" w14:textId="77777777" w:rsidR="001A20E6" w:rsidRDefault="00000000">
            <w:pPr>
              <w:pStyle w:val="TableCellCalendarDayNumberBold"/>
            </w:pPr>
            <w:r>
              <w:t>10</w:t>
            </w:r>
          </w:p>
          <w:p w14:paraId="1392D90A" w14:textId="77777777" w:rsidR="001A20E6" w:rsidRDefault="00000000">
            <w:pPr>
              <w:pStyle w:val="TableCellCalendarSubject"/>
            </w:pPr>
            <w:r>
              <w:t>Geography</w:t>
            </w:r>
          </w:p>
          <w:p w14:paraId="039D0591" w14:textId="77777777" w:rsidR="001A20E6" w:rsidRDefault="00000000">
            <w:pPr>
              <w:pStyle w:val="TableCellCalendarSubject"/>
            </w:pPr>
            <w:r>
              <w:t>Environment, Ecology and Disaster Management</w:t>
            </w:r>
          </w:p>
        </w:tc>
        <w:tc>
          <w:tcPr>
            <w:tcW w:w="700" w:type="pct"/>
            <w:shd w:val="clear" w:color="auto" w:fill="DBEAFE"/>
            <w:tcMar>
              <w:top w:w="200" w:type="dxa"/>
              <w:left w:w="100" w:type="dxa"/>
              <w:bottom w:w="200" w:type="dxa"/>
              <w:right w:w="100" w:type="dxa"/>
            </w:tcMar>
          </w:tcPr>
          <w:p w14:paraId="39EB303E" w14:textId="77777777" w:rsidR="001A20E6" w:rsidRDefault="00000000">
            <w:pPr>
              <w:pStyle w:val="TableCellCalendarDayNumberBold"/>
            </w:pPr>
            <w:r>
              <w:t>11</w:t>
            </w:r>
          </w:p>
          <w:p w14:paraId="0EA68694" w14:textId="77777777" w:rsidR="001A20E6" w:rsidRDefault="00000000">
            <w:pPr>
              <w:pStyle w:val="TableCellCalendarSubject"/>
            </w:pPr>
            <w:r>
              <w:t>Geography</w:t>
            </w:r>
          </w:p>
          <w:p w14:paraId="25859D41" w14:textId="77777777" w:rsidR="001A20E6" w:rsidRDefault="00000000">
            <w:pPr>
              <w:pStyle w:val="TableCellCalendarSubject"/>
            </w:pPr>
            <w:r>
              <w:t>Environment, Ecology and Disaster Management</w:t>
            </w:r>
          </w:p>
        </w:tc>
        <w:tc>
          <w:tcPr>
            <w:tcW w:w="700" w:type="pct"/>
            <w:shd w:val="clear" w:color="auto" w:fill="DBEAFE"/>
            <w:tcMar>
              <w:top w:w="200" w:type="dxa"/>
              <w:left w:w="100" w:type="dxa"/>
              <w:bottom w:w="200" w:type="dxa"/>
              <w:right w:w="100" w:type="dxa"/>
            </w:tcMar>
          </w:tcPr>
          <w:p w14:paraId="11EE9704" w14:textId="77777777" w:rsidR="001A20E6" w:rsidRDefault="00000000">
            <w:pPr>
              <w:pStyle w:val="TableCellCalendarDayNumberBold"/>
            </w:pPr>
            <w:r>
              <w:t>12</w:t>
            </w:r>
          </w:p>
          <w:p w14:paraId="0924241C" w14:textId="77777777" w:rsidR="001A20E6" w:rsidRDefault="00000000">
            <w:pPr>
              <w:pStyle w:val="TableCellCalendarSubject"/>
            </w:pPr>
            <w:r>
              <w:t>Geography</w:t>
            </w:r>
          </w:p>
          <w:p w14:paraId="4A8A0DBA" w14:textId="77777777" w:rsidR="001A20E6" w:rsidRDefault="00000000">
            <w:pPr>
              <w:pStyle w:val="TableCellCalendarSubject"/>
            </w:pPr>
            <w:r>
              <w:t>Environment, Ecology and Disaster Management</w:t>
            </w:r>
          </w:p>
        </w:tc>
        <w:tc>
          <w:tcPr>
            <w:tcW w:w="700" w:type="pct"/>
            <w:shd w:val="clear" w:color="auto" w:fill="DBEAFE"/>
            <w:tcMar>
              <w:top w:w="200" w:type="dxa"/>
              <w:left w:w="100" w:type="dxa"/>
              <w:bottom w:w="200" w:type="dxa"/>
              <w:right w:w="100" w:type="dxa"/>
            </w:tcMar>
          </w:tcPr>
          <w:p w14:paraId="2D3D8452" w14:textId="77777777" w:rsidR="001A20E6" w:rsidRDefault="00000000">
            <w:pPr>
              <w:pStyle w:val="TableCellCalendarDayNumberBold"/>
            </w:pPr>
            <w:r>
              <w:t>13</w:t>
            </w:r>
          </w:p>
          <w:p w14:paraId="2C09F8E9" w14:textId="77777777" w:rsidR="001A20E6" w:rsidRDefault="00000000">
            <w:pPr>
              <w:pStyle w:val="TableCellCalendarSubject"/>
            </w:pPr>
            <w:r>
              <w:t>Geography</w:t>
            </w:r>
          </w:p>
          <w:p w14:paraId="159EC230" w14:textId="77777777" w:rsidR="001A20E6" w:rsidRDefault="00000000">
            <w:pPr>
              <w:pStyle w:val="TableCellCalendarSubject"/>
            </w:pPr>
            <w:r>
              <w:t>Environment, Ecology and Disaster Management</w:t>
            </w:r>
          </w:p>
        </w:tc>
      </w:tr>
      <w:tr w:rsidR="001A20E6" w14:paraId="540B3968" w14:textId="77777777">
        <w:tc>
          <w:tcPr>
            <w:tcW w:w="700" w:type="pct"/>
            <w:shd w:val="clear" w:color="auto" w:fill="DBEAFE"/>
            <w:tcMar>
              <w:top w:w="200" w:type="dxa"/>
              <w:left w:w="100" w:type="dxa"/>
              <w:bottom w:w="200" w:type="dxa"/>
              <w:right w:w="100" w:type="dxa"/>
            </w:tcMar>
          </w:tcPr>
          <w:p w14:paraId="5250069C" w14:textId="77777777" w:rsidR="001A20E6" w:rsidRDefault="00000000">
            <w:pPr>
              <w:pStyle w:val="TableCellCalendarDayNumberBold"/>
            </w:pPr>
            <w:r>
              <w:t>14</w:t>
            </w:r>
          </w:p>
          <w:p w14:paraId="631A72D9" w14:textId="77777777" w:rsidR="001A20E6" w:rsidRDefault="00000000">
            <w:pPr>
              <w:pStyle w:val="TableCellCalendarSubject"/>
            </w:pPr>
            <w:r>
              <w:t>Geography</w:t>
            </w:r>
          </w:p>
          <w:p w14:paraId="08B4E96B" w14:textId="77777777" w:rsidR="001A20E6" w:rsidRDefault="00000000">
            <w:pPr>
              <w:pStyle w:val="TableCellCalendarSubject"/>
            </w:pPr>
            <w:r>
              <w:t>Environment, Ecology and Disaster Management</w:t>
            </w:r>
          </w:p>
        </w:tc>
        <w:tc>
          <w:tcPr>
            <w:tcW w:w="700" w:type="pct"/>
            <w:shd w:val="clear" w:color="auto" w:fill="DBEAFE"/>
            <w:tcMar>
              <w:top w:w="200" w:type="dxa"/>
              <w:left w:w="100" w:type="dxa"/>
              <w:bottom w:w="200" w:type="dxa"/>
              <w:right w:w="100" w:type="dxa"/>
            </w:tcMar>
          </w:tcPr>
          <w:p w14:paraId="1F6B67A5" w14:textId="77777777" w:rsidR="001A20E6" w:rsidRDefault="00000000">
            <w:pPr>
              <w:pStyle w:val="TableCellCalendarDayNumberBold"/>
            </w:pPr>
            <w:r>
              <w:t>15</w:t>
            </w:r>
          </w:p>
          <w:p w14:paraId="7673DA23" w14:textId="77777777" w:rsidR="001A20E6" w:rsidRDefault="00000000">
            <w:pPr>
              <w:pStyle w:val="TableCellCalendarSubject"/>
            </w:pPr>
            <w:r>
              <w:t>Geography</w:t>
            </w:r>
          </w:p>
          <w:p w14:paraId="55846F91" w14:textId="77777777" w:rsidR="001A20E6" w:rsidRDefault="00000000">
            <w:pPr>
              <w:pStyle w:val="TableCellCalendarSubject"/>
            </w:pPr>
            <w:r>
              <w:t>Environment, Ecology and Disaster Management</w:t>
            </w:r>
          </w:p>
        </w:tc>
        <w:tc>
          <w:tcPr>
            <w:tcW w:w="700" w:type="pct"/>
            <w:shd w:val="clear" w:color="auto" w:fill="DBEAFE"/>
            <w:tcMar>
              <w:top w:w="200" w:type="dxa"/>
              <w:left w:w="100" w:type="dxa"/>
              <w:bottom w:w="200" w:type="dxa"/>
              <w:right w:w="100" w:type="dxa"/>
            </w:tcMar>
          </w:tcPr>
          <w:p w14:paraId="54B8FB72" w14:textId="77777777" w:rsidR="001A20E6" w:rsidRDefault="00000000">
            <w:pPr>
              <w:pStyle w:val="TableCellCalendarDayNumberBold"/>
            </w:pPr>
            <w:r>
              <w:t>16</w:t>
            </w:r>
          </w:p>
          <w:p w14:paraId="57932239" w14:textId="77777777" w:rsidR="001A20E6" w:rsidRDefault="00000000">
            <w:pPr>
              <w:pStyle w:val="TableCellCalendarSubject"/>
            </w:pPr>
            <w:r>
              <w:t>Geography</w:t>
            </w:r>
          </w:p>
          <w:p w14:paraId="4294CE6E" w14:textId="77777777" w:rsidR="001A20E6" w:rsidRDefault="00000000">
            <w:pPr>
              <w:pStyle w:val="TableCellCalendarSubject"/>
            </w:pPr>
            <w:r>
              <w:t>Environment, Ecology and Disaster Management</w:t>
            </w:r>
          </w:p>
        </w:tc>
        <w:tc>
          <w:tcPr>
            <w:tcW w:w="700" w:type="pct"/>
            <w:shd w:val="clear" w:color="auto" w:fill="DBEAFE"/>
            <w:tcMar>
              <w:top w:w="200" w:type="dxa"/>
              <w:left w:w="100" w:type="dxa"/>
              <w:bottom w:w="200" w:type="dxa"/>
              <w:right w:w="100" w:type="dxa"/>
            </w:tcMar>
          </w:tcPr>
          <w:p w14:paraId="61C0371D" w14:textId="77777777" w:rsidR="001A20E6" w:rsidRDefault="00000000">
            <w:pPr>
              <w:pStyle w:val="TableCellCalendarDayNumberBold"/>
            </w:pPr>
            <w:r>
              <w:t>17</w:t>
            </w:r>
          </w:p>
          <w:p w14:paraId="260F359E" w14:textId="77777777" w:rsidR="001A20E6" w:rsidRDefault="00000000">
            <w:pPr>
              <w:pStyle w:val="TableCellCalendarSubject"/>
            </w:pPr>
            <w:r>
              <w:t>Geography</w:t>
            </w:r>
          </w:p>
          <w:p w14:paraId="3088BF52" w14:textId="77777777" w:rsidR="001A20E6" w:rsidRDefault="00000000">
            <w:pPr>
              <w:pStyle w:val="TableCellCalendarSubject"/>
            </w:pPr>
            <w:r>
              <w:t>Science &amp; Technology</w:t>
            </w:r>
          </w:p>
        </w:tc>
        <w:tc>
          <w:tcPr>
            <w:tcW w:w="700" w:type="pct"/>
            <w:shd w:val="clear" w:color="auto" w:fill="DBEAFE"/>
            <w:tcMar>
              <w:top w:w="200" w:type="dxa"/>
              <w:left w:w="100" w:type="dxa"/>
              <w:bottom w:w="200" w:type="dxa"/>
              <w:right w:w="100" w:type="dxa"/>
            </w:tcMar>
          </w:tcPr>
          <w:p w14:paraId="09208D3A" w14:textId="77777777" w:rsidR="001A20E6" w:rsidRDefault="00000000">
            <w:pPr>
              <w:pStyle w:val="TableCellCalendarDayNumberBold"/>
            </w:pPr>
            <w:r>
              <w:t>18</w:t>
            </w:r>
          </w:p>
          <w:p w14:paraId="40D694C8" w14:textId="77777777" w:rsidR="001A20E6" w:rsidRDefault="00000000">
            <w:pPr>
              <w:pStyle w:val="TableCellCalendarSubject"/>
            </w:pPr>
            <w:r>
              <w:t>Geography</w:t>
            </w:r>
          </w:p>
          <w:p w14:paraId="031684AB" w14:textId="77777777" w:rsidR="001A20E6" w:rsidRDefault="00000000">
            <w:pPr>
              <w:pStyle w:val="TableCellCalendarSubject"/>
            </w:pPr>
            <w:r>
              <w:t>Science &amp; Technology</w:t>
            </w:r>
          </w:p>
        </w:tc>
        <w:tc>
          <w:tcPr>
            <w:tcW w:w="700" w:type="pct"/>
            <w:shd w:val="clear" w:color="auto" w:fill="DBEAFE"/>
            <w:tcMar>
              <w:top w:w="200" w:type="dxa"/>
              <w:left w:w="100" w:type="dxa"/>
              <w:bottom w:w="200" w:type="dxa"/>
              <w:right w:w="100" w:type="dxa"/>
            </w:tcMar>
          </w:tcPr>
          <w:p w14:paraId="11EC3697" w14:textId="77777777" w:rsidR="001A20E6" w:rsidRDefault="00000000">
            <w:pPr>
              <w:pStyle w:val="TableCellCalendarDayNumberBold"/>
            </w:pPr>
            <w:r>
              <w:t>19</w:t>
            </w:r>
          </w:p>
          <w:p w14:paraId="2DF7079D" w14:textId="77777777" w:rsidR="001A20E6" w:rsidRDefault="00000000">
            <w:pPr>
              <w:pStyle w:val="TableCellCalendarSubject"/>
            </w:pPr>
            <w:r>
              <w:t>Geography</w:t>
            </w:r>
          </w:p>
          <w:p w14:paraId="78EBEAD2" w14:textId="77777777" w:rsidR="001A20E6" w:rsidRDefault="00000000">
            <w:pPr>
              <w:pStyle w:val="TableCellCalendarSubject"/>
            </w:pPr>
            <w:r>
              <w:t>Science &amp; Technology</w:t>
            </w:r>
          </w:p>
        </w:tc>
        <w:tc>
          <w:tcPr>
            <w:tcW w:w="700" w:type="pct"/>
            <w:shd w:val="clear" w:color="auto" w:fill="DBEAFE"/>
            <w:tcMar>
              <w:top w:w="200" w:type="dxa"/>
              <w:left w:w="100" w:type="dxa"/>
              <w:bottom w:w="200" w:type="dxa"/>
              <w:right w:w="100" w:type="dxa"/>
            </w:tcMar>
          </w:tcPr>
          <w:p w14:paraId="0D9C83DC" w14:textId="77777777" w:rsidR="001A20E6" w:rsidRDefault="00000000">
            <w:pPr>
              <w:pStyle w:val="TableCellCalendarDayNumberBold"/>
            </w:pPr>
            <w:r>
              <w:t>20</w:t>
            </w:r>
          </w:p>
          <w:p w14:paraId="487B5548" w14:textId="77777777" w:rsidR="001A20E6" w:rsidRDefault="00000000">
            <w:pPr>
              <w:pStyle w:val="TableCellCalendarSubject"/>
            </w:pPr>
            <w:r>
              <w:t>Geography</w:t>
            </w:r>
          </w:p>
          <w:p w14:paraId="3E837423" w14:textId="77777777" w:rsidR="001A20E6" w:rsidRDefault="00000000">
            <w:pPr>
              <w:pStyle w:val="TableCellCalendarSubject"/>
            </w:pPr>
            <w:r>
              <w:t>Science &amp; Technology</w:t>
            </w:r>
          </w:p>
        </w:tc>
      </w:tr>
      <w:tr w:rsidR="001A20E6" w14:paraId="22DF99D3" w14:textId="77777777">
        <w:tc>
          <w:tcPr>
            <w:tcW w:w="700" w:type="pct"/>
            <w:shd w:val="clear" w:color="auto" w:fill="DBEAFE"/>
            <w:tcMar>
              <w:top w:w="200" w:type="dxa"/>
              <w:left w:w="100" w:type="dxa"/>
              <w:bottom w:w="200" w:type="dxa"/>
              <w:right w:w="100" w:type="dxa"/>
            </w:tcMar>
          </w:tcPr>
          <w:p w14:paraId="4DA62AB0" w14:textId="77777777" w:rsidR="001A20E6" w:rsidRDefault="00000000">
            <w:pPr>
              <w:pStyle w:val="TableCellCalendarDayNumberBold"/>
            </w:pPr>
            <w:r>
              <w:t>21</w:t>
            </w:r>
          </w:p>
          <w:p w14:paraId="7AC08EF4" w14:textId="77777777" w:rsidR="001A20E6" w:rsidRDefault="00000000">
            <w:pPr>
              <w:pStyle w:val="TableCellCalendarSubject"/>
            </w:pPr>
            <w:r>
              <w:t>Geography</w:t>
            </w:r>
          </w:p>
          <w:p w14:paraId="483931DB" w14:textId="77777777" w:rsidR="001A20E6" w:rsidRDefault="00000000">
            <w:pPr>
              <w:pStyle w:val="TableCellCalendarSubject"/>
            </w:pPr>
            <w:r>
              <w:t>Science &amp; Technology</w:t>
            </w:r>
          </w:p>
        </w:tc>
        <w:tc>
          <w:tcPr>
            <w:tcW w:w="700" w:type="pct"/>
            <w:shd w:val="clear" w:color="auto" w:fill="DBEAFE"/>
            <w:tcMar>
              <w:top w:w="200" w:type="dxa"/>
              <w:left w:w="100" w:type="dxa"/>
              <w:bottom w:w="200" w:type="dxa"/>
              <w:right w:w="100" w:type="dxa"/>
            </w:tcMar>
          </w:tcPr>
          <w:p w14:paraId="553A8B21" w14:textId="77777777" w:rsidR="001A20E6" w:rsidRDefault="00000000">
            <w:pPr>
              <w:pStyle w:val="TableCellCalendarDayNumberBold"/>
            </w:pPr>
            <w:r>
              <w:t>22</w:t>
            </w:r>
          </w:p>
          <w:p w14:paraId="41F85265" w14:textId="77777777" w:rsidR="001A20E6" w:rsidRDefault="00000000">
            <w:pPr>
              <w:pStyle w:val="TableCellCalendarSubject"/>
            </w:pPr>
            <w:r>
              <w:t>Science &amp; Technology</w:t>
            </w:r>
          </w:p>
          <w:p w14:paraId="6E7DCB9F" w14:textId="77777777" w:rsidR="001A20E6" w:rsidRDefault="00000000">
            <w:pPr>
              <w:pStyle w:val="TableCellCalendarSubject"/>
            </w:pPr>
            <w:r>
              <w:t>Indian Polity and Governance</w:t>
            </w:r>
          </w:p>
        </w:tc>
        <w:tc>
          <w:tcPr>
            <w:tcW w:w="700" w:type="pct"/>
            <w:shd w:val="clear" w:color="auto" w:fill="DBEAFE"/>
            <w:tcMar>
              <w:top w:w="200" w:type="dxa"/>
              <w:left w:w="100" w:type="dxa"/>
              <w:bottom w:w="200" w:type="dxa"/>
              <w:right w:w="100" w:type="dxa"/>
            </w:tcMar>
          </w:tcPr>
          <w:p w14:paraId="6AF99848" w14:textId="77777777" w:rsidR="001A20E6" w:rsidRDefault="00000000">
            <w:pPr>
              <w:pStyle w:val="TableCellCalendarDayNumberBold"/>
            </w:pPr>
            <w:r>
              <w:t>23</w:t>
            </w:r>
          </w:p>
          <w:p w14:paraId="0453F639" w14:textId="77777777" w:rsidR="001A20E6" w:rsidRDefault="00000000">
            <w:pPr>
              <w:pStyle w:val="TableCellCalendarSubject"/>
            </w:pPr>
            <w:r>
              <w:t>Science &amp; Technology</w:t>
            </w:r>
          </w:p>
          <w:p w14:paraId="2419AA1F" w14:textId="77777777" w:rsidR="001A20E6" w:rsidRDefault="00000000">
            <w:pPr>
              <w:pStyle w:val="TableCellCalendarSubject"/>
            </w:pPr>
            <w:r>
              <w:t>Indian Polity and Governance</w:t>
            </w:r>
          </w:p>
        </w:tc>
        <w:tc>
          <w:tcPr>
            <w:tcW w:w="700" w:type="pct"/>
            <w:shd w:val="clear" w:color="auto" w:fill="DBEAFE"/>
            <w:tcMar>
              <w:top w:w="200" w:type="dxa"/>
              <w:left w:w="100" w:type="dxa"/>
              <w:bottom w:w="200" w:type="dxa"/>
              <w:right w:w="100" w:type="dxa"/>
            </w:tcMar>
          </w:tcPr>
          <w:p w14:paraId="07A030B2" w14:textId="77777777" w:rsidR="001A20E6" w:rsidRDefault="00000000">
            <w:pPr>
              <w:pStyle w:val="TableCellCalendarDayNumberBold"/>
            </w:pPr>
            <w:r>
              <w:t>24</w:t>
            </w:r>
          </w:p>
          <w:p w14:paraId="2778D071" w14:textId="77777777" w:rsidR="001A20E6" w:rsidRDefault="00000000">
            <w:pPr>
              <w:pStyle w:val="TableCellCalendarSubject"/>
            </w:pPr>
            <w:r>
              <w:t>Science &amp; Technology</w:t>
            </w:r>
          </w:p>
          <w:p w14:paraId="60E1463B" w14:textId="77777777" w:rsidR="001A20E6" w:rsidRDefault="00000000">
            <w:pPr>
              <w:pStyle w:val="TableCellCalendarSubject"/>
            </w:pPr>
            <w:r>
              <w:t>Indian Polity and Governance</w:t>
            </w:r>
          </w:p>
        </w:tc>
        <w:tc>
          <w:tcPr>
            <w:tcW w:w="700" w:type="pct"/>
            <w:shd w:val="clear" w:color="auto" w:fill="DBEAFE"/>
            <w:tcMar>
              <w:top w:w="200" w:type="dxa"/>
              <w:left w:w="100" w:type="dxa"/>
              <w:bottom w:w="200" w:type="dxa"/>
              <w:right w:w="100" w:type="dxa"/>
            </w:tcMar>
          </w:tcPr>
          <w:p w14:paraId="3D5034B4" w14:textId="77777777" w:rsidR="001A20E6" w:rsidRDefault="00000000">
            <w:pPr>
              <w:pStyle w:val="TableCellCalendarDayNumberBold"/>
            </w:pPr>
            <w:r>
              <w:t>25</w:t>
            </w:r>
          </w:p>
          <w:p w14:paraId="4902AD1D" w14:textId="77777777" w:rsidR="001A20E6" w:rsidRDefault="00000000">
            <w:pPr>
              <w:pStyle w:val="TableCellCalendarSubject"/>
            </w:pPr>
            <w:r>
              <w:t>Indian Polity and Governance</w:t>
            </w:r>
          </w:p>
          <w:p w14:paraId="06B81591" w14:textId="77777777" w:rsidR="001A20E6" w:rsidRDefault="00000000">
            <w:pPr>
              <w:pStyle w:val="TableCellCalendarSubject"/>
            </w:pPr>
            <w:r>
              <w:t>Indian Economy</w:t>
            </w:r>
          </w:p>
        </w:tc>
        <w:tc>
          <w:tcPr>
            <w:tcW w:w="700" w:type="pct"/>
            <w:shd w:val="clear" w:color="auto" w:fill="DBEAFE"/>
            <w:tcMar>
              <w:top w:w="200" w:type="dxa"/>
              <w:left w:w="100" w:type="dxa"/>
              <w:bottom w:w="200" w:type="dxa"/>
              <w:right w:w="100" w:type="dxa"/>
            </w:tcMar>
          </w:tcPr>
          <w:p w14:paraId="5F2021F5" w14:textId="77777777" w:rsidR="001A20E6" w:rsidRDefault="00000000">
            <w:pPr>
              <w:pStyle w:val="TableCellCalendarDayNumberBold"/>
            </w:pPr>
            <w:r>
              <w:t>26</w:t>
            </w:r>
          </w:p>
          <w:p w14:paraId="6EC39C60" w14:textId="77777777" w:rsidR="001A20E6" w:rsidRDefault="00000000">
            <w:pPr>
              <w:pStyle w:val="TableCellCalendarSubject"/>
            </w:pPr>
            <w:r>
              <w:t>Indian Polity and Governance</w:t>
            </w:r>
          </w:p>
          <w:p w14:paraId="6153100D" w14:textId="77777777" w:rsidR="001A20E6" w:rsidRDefault="00000000">
            <w:pPr>
              <w:pStyle w:val="TableCellCalendarSubject"/>
            </w:pPr>
            <w:r>
              <w:t>Indian Economy</w:t>
            </w:r>
          </w:p>
        </w:tc>
        <w:tc>
          <w:tcPr>
            <w:tcW w:w="700" w:type="pct"/>
            <w:shd w:val="clear" w:color="auto" w:fill="DBEAFE"/>
            <w:tcMar>
              <w:top w:w="200" w:type="dxa"/>
              <w:left w:w="100" w:type="dxa"/>
              <w:bottom w:w="200" w:type="dxa"/>
              <w:right w:w="100" w:type="dxa"/>
            </w:tcMar>
          </w:tcPr>
          <w:p w14:paraId="4A9BA242" w14:textId="77777777" w:rsidR="001A20E6" w:rsidRDefault="00000000">
            <w:pPr>
              <w:pStyle w:val="TableCellCalendarDayNumberBold"/>
            </w:pPr>
            <w:r>
              <w:t>27</w:t>
            </w:r>
          </w:p>
          <w:p w14:paraId="4FAC8828" w14:textId="77777777" w:rsidR="001A20E6" w:rsidRDefault="00000000">
            <w:pPr>
              <w:pStyle w:val="TableCellCalendarSubject"/>
            </w:pPr>
            <w:r>
              <w:t>Indian Polity and Governance</w:t>
            </w:r>
          </w:p>
          <w:p w14:paraId="28F039A1" w14:textId="77777777" w:rsidR="001A20E6" w:rsidRDefault="00000000">
            <w:pPr>
              <w:pStyle w:val="TableCellCalendarSubject"/>
            </w:pPr>
            <w:r>
              <w:t>Indian Economy</w:t>
            </w:r>
          </w:p>
        </w:tc>
      </w:tr>
      <w:tr w:rsidR="001A20E6" w14:paraId="66300B88" w14:textId="77777777">
        <w:tc>
          <w:tcPr>
            <w:tcW w:w="700" w:type="pct"/>
            <w:shd w:val="clear" w:color="auto" w:fill="DBEAFE"/>
            <w:tcMar>
              <w:top w:w="200" w:type="dxa"/>
              <w:left w:w="100" w:type="dxa"/>
              <w:bottom w:w="200" w:type="dxa"/>
              <w:right w:w="100" w:type="dxa"/>
            </w:tcMar>
          </w:tcPr>
          <w:p w14:paraId="771D004D" w14:textId="77777777" w:rsidR="001A20E6" w:rsidRDefault="00000000">
            <w:pPr>
              <w:pStyle w:val="TableCellCalendarDayNumberBold"/>
            </w:pPr>
            <w:r>
              <w:t>28</w:t>
            </w:r>
          </w:p>
          <w:p w14:paraId="2EA18335" w14:textId="77777777" w:rsidR="001A20E6" w:rsidRDefault="00000000">
            <w:pPr>
              <w:pStyle w:val="TableCellCalendarSubject"/>
            </w:pPr>
            <w:r>
              <w:t>Indian Polity and Governance</w:t>
            </w:r>
          </w:p>
          <w:p w14:paraId="05335E0D" w14:textId="77777777" w:rsidR="001A20E6" w:rsidRDefault="00000000">
            <w:pPr>
              <w:pStyle w:val="TableCellCalendarSubject"/>
            </w:pPr>
            <w:r>
              <w:t>Indian Economy</w:t>
            </w:r>
          </w:p>
        </w:tc>
        <w:tc>
          <w:tcPr>
            <w:tcW w:w="700" w:type="pct"/>
            <w:shd w:val="clear" w:color="auto" w:fill="DBEAFE"/>
            <w:tcMar>
              <w:top w:w="200" w:type="dxa"/>
              <w:left w:w="100" w:type="dxa"/>
              <w:bottom w:w="200" w:type="dxa"/>
              <w:right w:w="100" w:type="dxa"/>
            </w:tcMar>
          </w:tcPr>
          <w:p w14:paraId="1EABCB60" w14:textId="77777777" w:rsidR="001A20E6" w:rsidRDefault="00000000">
            <w:pPr>
              <w:pStyle w:val="TableCellCalendarDayNumberBold"/>
            </w:pPr>
            <w:r>
              <w:t>29</w:t>
            </w:r>
          </w:p>
          <w:p w14:paraId="3FA5F39F" w14:textId="77777777" w:rsidR="001A20E6" w:rsidRDefault="00000000">
            <w:pPr>
              <w:pStyle w:val="TableCellCalendarSubject"/>
            </w:pPr>
            <w:r>
              <w:t>Indian Polity and Governance</w:t>
            </w:r>
          </w:p>
          <w:p w14:paraId="5C7FFB1E" w14:textId="77777777" w:rsidR="001A20E6" w:rsidRDefault="00000000">
            <w:pPr>
              <w:pStyle w:val="TableCellCalendarSubject"/>
            </w:pPr>
            <w:r>
              <w:t>Indian Economy</w:t>
            </w:r>
          </w:p>
        </w:tc>
        <w:tc>
          <w:tcPr>
            <w:tcW w:w="700" w:type="pct"/>
            <w:shd w:val="clear" w:color="auto" w:fill="DBEAFE"/>
            <w:tcMar>
              <w:top w:w="200" w:type="dxa"/>
              <w:left w:w="100" w:type="dxa"/>
              <w:bottom w:w="200" w:type="dxa"/>
              <w:right w:w="100" w:type="dxa"/>
            </w:tcMar>
          </w:tcPr>
          <w:p w14:paraId="34D19E5E" w14:textId="77777777" w:rsidR="001A20E6" w:rsidRDefault="00000000">
            <w:pPr>
              <w:pStyle w:val="TableCellCalendarDayNumberBold"/>
            </w:pPr>
            <w:r>
              <w:t>30</w:t>
            </w:r>
          </w:p>
          <w:p w14:paraId="68B54846" w14:textId="77777777" w:rsidR="001A20E6" w:rsidRDefault="00000000">
            <w:pPr>
              <w:pStyle w:val="TableCellCalendarSubject"/>
            </w:pPr>
            <w:r>
              <w:t>Indian Polity and Governance</w:t>
            </w:r>
          </w:p>
          <w:p w14:paraId="0DA29441" w14:textId="77777777" w:rsidR="001A20E6" w:rsidRDefault="00000000">
            <w:pPr>
              <w:pStyle w:val="TableCellCalendarSubject"/>
            </w:pPr>
            <w:r>
              <w:t>Indian Economy</w:t>
            </w:r>
          </w:p>
        </w:tc>
        <w:tc>
          <w:tcPr>
            <w:tcW w:w="700" w:type="pct"/>
            <w:shd w:val="clear" w:color="auto" w:fill="DBEAFE"/>
            <w:tcMar>
              <w:top w:w="200" w:type="dxa"/>
              <w:left w:w="100" w:type="dxa"/>
              <w:bottom w:w="200" w:type="dxa"/>
              <w:right w:w="100" w:type="dxa"/>
            </w:tcMar>
          </w:tcPr>
          <w:p w14:paraId="311E2787" w14:textId="77777777" w:rsidR="001A20E6" w:rsidRDefault="00000000">
            <w:pPr>
              <w:pStyle w:val="TableCellCalendarDayNumberBold"/>
            </w:pPr>
            <w:r>
              <w:t>31</w:t>
            </w:r>
          </w:p>
          <w:p w14:paraId="6CDF3C6F" w14:textId="77777777" w:rsidR="001A20E6" w:rsidRDefault="00000000">
            <w:pPr>
              <w:pStyle w:val="TableCellCalendarSubject"/>
            </w:pPr>
            <w:r>
              <w:t>Indian Polity and Governance</w:t>
            </w:r>
          </w:p>
          <w:p w14:paraId="4B1E58B9" w14:textId="77777777" w:rsidR="001A20E6" w:rsidRDefault="00000000">
            <w:pPr>
              <w:pStyle w:val="TableCellCalendarSubject"/>
            </w:pPr>
            <w:r>
              <w:t>Indian Economy</w:t>
            </w:r>
          </w:p>
        </w:tc>
        <w:tc>
          <w:tcPr>
            <w:tcW w:w="700" w:type="pct"/>
            <w:tcMar>
              <w:top w:w="200" w:type="dxa"/>
              <w:left w:w="100" w:type="dxa"/>
              <w:bottom w:w="200" w:type="dxa"/>
              <w:right w:w="100" w:type="dxa"/>
            </w:tcMar>
          </w:tcPr>
          <w:p w14:paraId="663E8859" w14:textId="77777777" w:rsidR="001A20E6" w:rsidRDefault="001A20E6"/>
        </w:tc>
        <w:tc>
          <w:tcPr>
            <w:tcW w:w="700" w:type="pct"/>
            <w:tcMar>
              <w:top w:w="200" w:type="dxa"/>
              <w:left w:w="100" w:type="dxa"/>
              <w:bottom w:w="200" w:type="dxa"/>
              <w:right w:w="100" w:type="dxa"/>
            </w:tcMar>
          </w:tcPr>
          <w:p w14:paraId="0801A1B1" w14:textId="77777777" w:rsidR="001A20E6" w:rsidRDefault="001A20E6"/>
        </w:tc>
        <w:tc>
          <w:tcPr>
            <w:tcW w:w="700" w:type="pct"/>
            <w:tcMar>
              <w:top w:w="200" w:type="dxa"/>
              <w:left w:w="100" w:type="dxa"/>
              <w:bottom w:w="200" w:type="dxa"/>
              <w:right w:w="100" w:type="dxa"/>
            </w:tcMar>
          </w:tcPr>
          <w:p w14:paraId="41A4B13B" w14:textId="77777777" w:rsidR="001A20E6" w:rsidRDefault="001A20E6"/>
        </w:tc>
      </w:tr>
    </w:tbl>
    <w:p w14:paraId="5C375E36" w14:textId="77777777" w:rsidR="001A20E6" w:rsidRDefault="001A20E6">
      <w:pPr>
        <w:spacing w:after="400"/>
      </w:pPr>
    </w:p>
    <w:p w14:paraId="5326167B" w14:textId="77777777" w:rsidR="001A20E6" w:rsidRDefault="00000000">
      <w:pPr>
        <w:pStyle w:val="ResourceTitle"/>
      </w:pPr>
      <w:r>
        <w:t>📚 Resources for December 2025</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30403B0D"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73956DB" w14:textId="77777777" w:rsidR="001A20E6" w:rsidRDefault="00000000">
            <w:pPr>
              <w:pStyle w:val="TableCellSubjectName"/>
            </w:pPr>
            <w:r>
              <w:t>History-Post Independent India</w:t>
            </w:r>
          </w:p>
          <w:p w14:paraId="6DC5F828" w14:textId="77777777" w:rsidR="001A20E6" w:rsidRDefault="00000000">
            <w:pPr>
              <w:pStyle w:val="TableCellCategoryTitle"/>
            </w:pPr>
            <w:r>
              <w:t>📝 Practice Materials</w:t>
            </w:r>
          </w:p>
          <w:p w14:paraId="5ECE063F" w14:textId="77777777" w:rsidR="001A20E6" w:rsidRDefault="00000000">
            <w:pPr>
              <w:pStyle w:val="TableCellResourceItem"/>
            </w:pPr>
            <w:r>
              <w:t>• La Excellence Post-Independence Material</w:t>
            </w:r>
          </w:p>
          <w:p w14:paraId="20D2987F" w14:textId="77777777" w:rsidR="001A20E6" w:rsidRDefault="00000000">
            <w:pPr>
              <w:pStyle w:val="TableCellResourceItem"/>
            </w:pPr>
            <w:r>
              <w:t>• Mains Workbook</w:t>
            </w:r>
          </w:p>
          <w:p w14:paraId="4A311268" w14:textId="77777777" w:rsidR="001A20E6" w:rsidRDefault="00000000">
            <w:pPr>
              <w:pStyle w:val="TableCellCategoryTitle"/>
            </w:pPr>
            <w:r>
              <w:t>📰 Current Affairs</w:t>
            </w:r>
          </w:p>
          <w:p w14:paraId="579C0A8E"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184DBD35" w14:textId="77777777" w:rsidR="001A20E6" w:rsidRDefault="00000000">
            <w:pPr>
              <w:pStyle w:val="TableCellSubjectName"/>
            </w:pPr>
            <w:r>
              <w:t>Geography</w:t>
            </w:r>
          </w:p>
          <w:p w14:paraId="79606900" w14:textId="77777777" w:rsidR="001A20E6" w:rsidRDefault="00000000">
            <w:pPr>
              <w:pStyle w:val="TableCellCategoryTitle"/>
            </w:pPr>
            <w:r>
              <w:t>📝 Practice Materials</w:t>
            </w:r>
          </w:p>
          <w:p w14:paraId="02A92189" w14:textId="77777777" w:rsidR="001A20E6" w:rsidRDefault="00000000">
            <w:pPr>
              <w:pStyle w:val="TableCellResourceItem"/>
            </w:pPr>
            <w:r>
              <w:t>• La Excellence Geography Material</w:t>
            </w:r>
          </w:p>
          <w:p w14:paraId="2D7833E7" w14:textId="77777777" w:rsidR="001A20E6" w:rsidRDefault="00000000">
            <w:pPr>
              <w:pStyle w:val="TableCellResourceItem"/>
            </w:pPr>
            <w:r>
              <w:t>• Mains RRP + Prelims RRP</w:t>
            </w:r>
          </w:p>
          <w:p w14:paraId="776BE20F" w14:textId="77777777" w:rsidR="001A20E6" w:rsidRDefault="00000000">
            <w:pPr>
              <w:pStyle w:val="TableCellResourceItem"/>
            </w:pPr>
            <w:r>
              <w:t>• Prelims &amp; Mains Workbooks</w:t>
            </w:r>
          </w:p>
          <w:p w14:paraId="00CC52B0" w14:textId="77777777" w:rsidR="001A20E6" w:rsidRDefault="00000000">
            <w:pPr>
              <w:pStyle w:val="TableCellCategoryTitle"/>
            </w:pPr>
            <w:r>
              <w:t>📰 Current Affairs</w:t>
            </w:r>
          </w:p>
          <w:p w14:paraId="398CD95E" w14:textId="77777777" w:rsidR="001A20E6" w:rsidRDefault="00000000">
            <w:pPr>
              <w:pStyle w:val="TableCellResourceItem"/>
            </w:pPr>
            <w:r>
              <w:t>• Atlas (Orient Blackswan)</w:t>
            </w:r>
          </w:p>
          <w:p w14:paraId="6B7BC429" w14:textId="77777777" w:rsidR="001A20E6" w:rsidRDefault="00000000">
            <w:pPr>
              <w:pStyle w:val="TableCellResourceItem"/>
            </w:pPr>
            <w:r>
              <w:t>• Newspapers (The Hindu – Env/Geo pages)</w:t>
            </w:r>
          </w:p>
          <w:p w14:paraId="06215C79"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48E53FEF" w14:textId="77777777" w:rsidR="001A20E6" w:rsidRDefault="00000000">
            <w:pPr>
              <w:pStyle w:val="TableCellSubjectName"/>
            </w:pPr>
            <w:r>
              <w:t>Environment, Ecology and Disaster Management</w:t>
            </w:r>
          </w:p>
          <w:p w14:paraId="1DD29396" w14:textId="77777777" w:rsidR="001A20E6" w:rsidRDefault="00000000">
            <w:pPr>
              <w:pStyle w:val="TableCellCategoryTitle"/>
            </w:pPr>
            <w:r>
              <w:t>📝 Practice Materials</w:t>
            </w:r>
          </w:p>
          <w:p w14:paraId="32749A37" w14:textId="77777777" w:rsidR="001A20E6" w:rsidRDefault="00000000">
            <w:pPr>
              <w:pStyle w:val="TableCellResourceItem"/>
            </w:pPr>
            <w:r>
              <w:t>• La Excellence Environment Material</w:t>
            </w:r>
          </w:p>
          <w:p w14:paraId="3E4CF6B7" w14:textId="77777777" w:rsidR="001A20E6" w:rsidRDefault="00000000">
            <w:pPr>
              <w:pStyle w:val="TableCellResourceItem"/>
            </w:pPr>
            <w:r>
              <w:t>• Prelims &amp; Mains Workbooks</w:t>
            </w:r>
          </w:p>
          <w:p w14:paraId="29A18FF1" w14:textId="77777777" w:rsidR="001A20E6" w:rsidRDefault="00000000">
            <w:pPr>
              <w:pStyle w:val="TableCellResourceItem"/>
            </w:pPr>
            <w:r>
              <w:t>• La Excellence DM Material</w:t>
            </w:r>
          </w:p>
          <w:p w14:paraId="361BD2A3" w14:textId="77777777" w:rsidR="001A20E6" w:rsidRDefault="00000000">
            <w:pPr>
              <w:pStyle w:val="TableCellResourceItem"/>
            </w:pPr>
            <w:r>
              <w:t>• Prelims &amp; Mains Workbooks</w:t>
            </w:r>
          </w:p>
          <w:p w14:paraId="646C98FF" w14:textId="77777777" w:rsidR="001A20E6" w:rsidRDefault="00000000">
            <w:pPr>
              <w:pStyle w:val="TableCellCategoryTitle"/>
            </w:pPr>
            <w:r>
              <w:t>📰 Current Affairs</w:t>
            </w:r>
          </w:p>
          <w:p w14:paraId="35364A0D" w14:textId="77777777" w:rsidR="001A20E6" w:rsidRDefault="00000000">
            <w:pPr>
              <w:pStyle w:val="TableCellResourceItem"/>
            </w:pPr>
            <w:r>
              <w:t>• Down to Earth</w:t>
            </w:r>
          </w:p>
          <w:p w14:paraId="7EC39F46" w14:textId="77777777" w:rsidR="001A20E6" w:rsidRDefault="00000000">
            <w:pPr>
              <w:pStyle w:val="TableCellResourceItem"/>
            </w:pPr>
            <w:r>
              <w:t>• Newspapers (The Hindu – Env, sections)</w:t>
            </w:r>
          </w:p>
          <w:p w14:paraId="31C2365E" w14:textId="77777777" w:rsidR="001A20E6" w:rsidRDefault="00000000">
            <w:pPr>
              <w:pStyle w:val="TableCellResourceItem"/>
            </w:pPr>
            <w:r>
              <w:t>• Down to earth</w:t>
            </w:r>
          </w:p>
          <w:p w14:paraId="02AC8A3F" w14:textId="77777777" w:rsidR="001A20E6" w:rsidRDefault="00000000">
            <w:pPr>
              <w:pStyle w:val="TableCellResourceItem"/>
            </w:pPr>
            <w:r>
              <w:t>• Disaster coverage – IE/The Hindu</w:t>
            </w:r>
          </w:p>
        </w:tc>
      </w:tr>
      <w:tr w:rsidR="001A20E6" w14:paraId="4C790BA5" w14:textId="77777777">
        <w:tc>
          <w:tcPr>
            <w:tcW w:w="1650" w:type="pct"/>
            <w:tcBorders>
              <w:bottom w:val="single" w:sz="2" w:space="0" w:color="D1D5DB"/>
              <w:right w:val="single" w:sz="2" w:space="0" w:color="D1D5DB"/>
            </w:tcBorders>
            <w:tcMar>
              <w:top w:w="200" w:type="dxa"/>
              <w:left w:w="150" w:type="dxa"/>
              <w:bottom w:w="200" w:type="dxa"/>
              <w:right w:w="150" w:type="dxa"/>
            </w:tcMar>
          </w:tcPr>
          <w:p w14:paraId="2B2622FD" w14:textId="77777777" w:rsidR="001A20E6" w:rsidRDefault="00000000">
            <w:pPr>
              <w:pStyle w:val="TableCellSubjectName"/>
            </w:pPr>
            <w:r>
              <w:t>Science &amp; Technology</w:t>
            </w:r>
          </w:p>
          <w:p w14:paraId="71191667" w14:textId="77777777" w:rsidR="001A20E6" w:rsidRDefault="00000000">
            <w:pPr>
              <w:pStyle w:val="TableCellCategoryTitle"/>
            </w:pPr>
            <w:r>
              <w:t>📝 Practice Materials</w:t>
            </w:r>
          </w:p>
          <w:p w14:paraId="6A7D6D18" w14:textId="77777777" w:rsidR="001A20E6" w:rsidRDefault="00000000">
            <w:pPr>
              <w:pStyle w:val="TableCellResourceItem"/>
            </w:pPr>
            <w:r>
              <w:t>• La Excellence S&amp;T Material</w:t>
            </w:r>
          </w:p>
          <w:p w14:paraId="68CF1F56" w14:textId="77777777" w:rsidR="001A20E6" w:rsidRDefault="00000000">
            <w:pPr>
              <w:pStyle w:val="TableCellResourceItem"/>
            </w:pPr>
            <w:r>
              <w:t>• Prelims &amp; Mains Workbooks</w:t>
            </w:r>
          </w:p>
          <w:p w14:paraId="6CF21C7A" w14:textId="77777777" w:rsidR="001A20E6" w:rsidRDefault="00000000">
            <w:pPr>
              <w:pStyle w:val="TableCellCategoryTitle"/>
            </w:pPr>
            <w:r>
              <w:t>📰 Current Affairs</w:t>
            </w:r>
          </w:p>
          <w:p w14:paraId="1F3B664A" w14:textId="77777777" w:rsidR="001A20E6" w:rsidRDefault="00000000">
            <w:pPr>
              <w:pStyle w:val="TableCellResourceItem"/>
            </w:pPr>
            <w:r>
              <w:t>• Newspapers (The Hindu S&amp;T, PIB updates)</w:t>
            </w:r>
          </w:p>
        </w:tc>
        <w:tc>
          <w:tcPr>
            <w:tcW w:w="1650" w:type="pct"/>
            <w:tcBorders>
              <w:bottom w:val="single" w:sz="2" w:space="0" w:color="D1D5DB"/>
              <w:right w:val="single" w:sz="2" w:space="0" w:color="D1D5DB"/>
            </w:tcBorders>
            <w:tcMar>
              <w:top w:w="200" w:type="dxa"/>
              <w:left w:w="150" w:type="dxa"/>
              <w:bottom w:w="200" w:type="dxa"/>
              <w:right w:w="150" w:type="dxa"/>
            </w:tcMar>
          </w:tcPr>
          <w:p w14:paraId="44CFE300" w14:textId="77777777" w:rsidR="001A20E6" w:rsidRDefault="00000000">
            <w:pPr>
              <w:pStyle w:val="TableCellSubjectName"/>
            </w:pPr>
            <w:r>
              <w:t>Indian Polity and Governance</w:t>
            </w:r>
          </w:p>
          <w:p w14:paraId="764440BA" w14:textId="77777777" w:rsidR="001A20E6" w:rsidRDefault="00000000">
            <w:pPr>
              <w:pStyle w:val="TableCellCategoryTitle"/>
            </w:pPr>
            <w:r>
              <w:t>📝 Practice Materials</w:t>
            </w:r>
          </w:p>
          <w:p w14:paraId="33741595" w14:textId="77777777" w:rsidR="001A20E6" w:rsidRDefault="00000000">
            <w:pPr>
              <w:pStyle w:val="TableCellResourceItem"/>
            </w:pPr>
            <w:r>
              <w:t>• La Excellence Polity Material</w:t>
            </w:r>
          </w:p>
          <w:p w14:paraId="076CD245" w14:textId="77777777" w:rsidR="001A20E6" w:rsidRDefault="00000000">
            <w:pPr>
              <w:pStyle w:val="TableCellResourceItem"/>
            </w:pPr>
            <w:r>
              <w:t>• Mains RRP + Prelims RRP</w:t>
            </w:r>
          </w:p>
          <w:p w14:paraId="74CB4C13" w14:textId="77777777" w:rsidR="001A20E6" w:rsidRDefault="00000000">
            <w:pPr>
              <w:pStyle w:val="TableCellResourceItem"/>
            </w:pPr>
            <w:r>
              <w:t>• Prelims &amp; Mains Workbooks</w:t>
            </w:r>
          </w:p>
          <w:p w14:paraId="363258C8" w14:textId="77777777" w:rsidR="001A20E6" w:rsidRDefault="00000000">
            <w:pPr>
              <w:pStyle w:val="TableCellCategoryTitle"/>
            </w:pPr>
            <w:r>
              <w:t>📰 Current Affairs</w:t>
            </w:r>
          </w:p>
          <w:p w14:paraId="4484CF71" w14:textId="77777777" w:rsidR="001A20E6" w:rsidRDefault="00000000">
            <w:pPr>
              <w:pStyle w:val="TableCellResourceItem"/>
            </w:pPr>
            <w:r>
              <w:t>• NITI Aayog Reports + PRS Briefs</w:t>
            </w:r>
          </w:p>
          <w:p w14:paraId="3616F346" w14:textId="77777777" w:rsidR="001A20E6" w:rsidRDefault="00000000">
            <w:pPr>
              <w:pStyle w:val="TableCellResourceItem"/>
            </w:pPr>
            <w:r>
              <w:t>• Newspapers (The Hindu/Indian Express)</w:t>
            </w:r>
          </w:p>
          <w:p w14:paraId="297F9A60"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1F521577" w14:textId="77777777" w:rsidR="001A20E6" w:rsidRDefault="00000000">
            <w:pPr>
              <w:pStyle w:val="TableCellSubjectName"/>
            </w:pPr>
            <w:r>
              <w:t>Indian Economy</w:t>
            </w:r>
          </w:p>
          <w:p w14:paraId="2B0E3FBD" w14:textId="77777777" w:rsidR="001A20E6" w:rsidRDefault="00000000">
            <w:pPr>
              <w:pStyle w:val="TableCellCategoryTitle"/>
            </w:pPr>
            <w:r>
              <w:t>📝 Practice Materials</w:t>
            </w:r>
          </w:p>
          <w:p w14:paraId="5CAFF067" w14:textId="77777777" w:rsidR="001A20E6" w:rsidRDefault="00000000">
            <w:pPr>
              <w:pStyle w:val="TableCellResourceItem"/>
            </w:pPr>
            <w:r>
              <w:t>• La Excellence Economy Material</w:t>
            </w:r>
          </w:p>
          <w:p w14:paraId="64A688D7" w14:textId="77777777" w:rsidR="001A20E6" w:rsidRDefault="00000000">
            <w:pPr>
              <w:pStyle w:val="TableCellResourceItem"/>
            </w:pPr>
            <w:r>
              <w:t>• Mains RRP + Prelims RRP</w:t>
            </w:r>
          </w:p>
          <w:p w14:paraId="63DC8FBF" w14:textId="77777777" w:rsidR="001A20E6" w:rsidRDefault="00000000">
            <w:pPr>
              <w:pStyle w:val="TableCellResourceItem"/>
            </w:pPr>
            <w:r>
              <w:t>• Prelims &amp; Mains Workbooks</w:t>
            </w:r>
          </w:p>
          <w:p w14:paraId="1F8384F4" w14:textId="77777777" w:rsidR="001A20E6" w:rsidRDefault="00000000">
            <w:pPr>
              <w:pStyle w:val="TableCellCategoryTitle"/>
            </w:pPr>
            <w:r>
              <w:t>📰 Current Affairs</w:t>
            </w:r>
          </w:p>
          <w:p w14:paraId="13905411" w14:textId="77777777" w:rsidR="001A20E6" w:rsidRDefault="00000000">
            <w:pPr>
              <w:pStyle w:val="TableCellResourceItem"/>
            </w:pPr>
            <w:r>
              <w:t>• NITI Aayog Reports + Economic survey and Budget</w:t>
            </w:r>
          </w:p>
          <w:p w14:paraId="22F5D855" w14:textId="77777777" w:rsidR="001A20E6" w:rsidRDefault="00000000">
            <w:pPr>
              <w:pStyle w:val="TableCellResourceItem"/>
            </w:pPr>
            <w:r>
              <w:t>• Newspapers (Hindu and IE Explained)</w:t>
            </w:r>
          </w:p>
        </w:tc>
      </w:tr>
    </w:tbl>
    <w:p w14:paraId="5AC09FD1" w14:textId="77777777" w:rsidR="001A20E6" w:rsidRDefault="001A20E6">
      <w:pPr>
        <w:spacing w:after="400"/>
      </w:pPr>
    </w:p>
    <w:p w14:paraId="2ABFFDD4"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30ECFE30" w14:textId="77777777">
        <w:tc>
          <w:tcPr>
            <w:tcW w:w="2500" w:type="pct"/>
            <w:tcMar>
              <w:top w:w="0" w:type="dxa"/>
              <w:left w:w="0" w:type="dxa"/>
              <w:bottom w:w="0" w:type="dxa"/>
              <w:right w:w="0" w:type="dxa"/>
            </w:tcMar>
          </w:tcPr>
          <w:p w14:paraId="22796CE2" w14:textId="77777777" w:rsidR="001A20E6" w:rsidRDefault="00000000">
            <w:pPr>
              <w:pStyle w:val="WeekTitle"/>
            </w:pPr>
            <w:r>
              <w:rPr>
                <w:color w:val="1D4ED8"/>
              </w:rPr>
              <w:t>📅 Nov 30 - Dec 06, 2025</w:t>
            </w:r>
          </w:p>
        </w:tc>
        <w:tc>
          <w:tcPr>
            <w:tcW w:w="2500" w:type="pct"/>
            <w:tcMar>
              <w:top w:w="0" w:type="dxa"/>
              <w:left w:w="0" w:type="dxa"/>
              <w:bottom w:w="0" w:type="dxa"/>
              <w:right w:w="0" w:type="dxa"/>
            </w:tcMar>
          </w:tcPr>
          <w:p w14:paraId="2752DCCA" w14:textId="77777777" w:rsidR="001A20E6" w:rsidRDefault="00000000">
            <w:pPr>
              <w:pStyle w:val="WeekCycleName"/>
            </w:pPr>
            <w:r>
              <w:rPr>
                <w:color w:val="1D4ED8"/>
              </w:rPr>
              <w:t>C1</w:t>
            </w:r>
          </w:p>
        </w:tc>
      </w:tr>
    </w:tbl>
    <w:p w14:paraId="0EE031E3"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0180C15D" w14:textId="77777777">
        <w:tc>
          <w:tcPr>
            <w:tcW w:w="700" w:type="pct"/>
            <w:shd w:val="clear" w:color="auto" w:fill="DBEAFE"/>
            <w:tcMar>
              <w:top w:w="200" w:type="dxa"/>
              <w:left w:w="100" w:type="dxa"/>
              <w:bottom w:w="200" w:type="dxa"/>
              <w:right w:w="100" w:type="dxa"/>
            </w:tcMar>
          </w:tcPr>
          <w:p w14:paraId="49E678A7" w14:textId="77777777" w:rsidR="001A20E6" w:rsidRDefault="00000000">
            <w:pPr>
              <w:pStyle w:val="TableCellCalendarDayHeader"/>
            </w:pPr>
            <w:r>
              <w:rPr>
                <w:color w:val="1D4ED8"/>
              </w:rPr>
              <w:t>Sunday</w:t>
            </w:r>
          </w:p>
          <w:p w14:paraId="29AF786F" w14:textId="77777777" w:rsidR="001A20E6" w:rsidRDefault="00000000">
            <w:pPr>
              <w:pStyle w:val="TableCellCalendarDateHeader"/>
            </w:pPr>
            <w:r>
              <w:rPr>
                <w:color w:val="1D4ED8"/>
              </w:rPr>
              <w:t>Nov 30</w:t>
            </w:r>
          </w:p>
          <w:p w14:paraId="4BAC0507"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2149BB0E" w14:textId="77777777" w:rsidR="001A20E6" w:rsidRDefault="00000000">
            <w:pPr>
              <w:pStyle w:val="TableCellCalendarDayHeader"/>
            </w:pPr>
            <w:r>
              <w:rPr>
                <w:color w:val="1D4ED8"/>
              </w:rPr>
              <w:t>Monday</w:t>
            </w:r>
          </w:p>
          <w:p w14:paraId="2499D5F0" w14:textId="77777777" w:rsidR="001A20E6" w:rsidRDefault="00000000">
            <w:pPr>
              <w:pStyle w:val="TableCellCalendarDateHeader"/>
            </w:pPr>
            <w:r>
              <w:rPr>
                <w:color w:val="1D4ED8"/>
              </w:rPr>
              <w:t>Dec 01</w:t>
            </w:r>
          </w:p>
          <w:p w14:paraId="3CB12776"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7343BA72" w14:textId="77777777" w:rsidR="001A20E6" w:rsidRDefault="00000000">
            <w:pPr>
              <w:pStyle w:val="TableCellCalendarDayHeader"/>
            </w:pPr>
            <w:r>
              <w:rPr>
                <w:color w:val="1D4ED8"/>
              </w:rPr>
              <w:t>Tuesday</w:t>
            </w:r>
          </w:p>
          <w:p w14:paraId="0854ACCA" w14:textId="77777777" w:rsidR="001A20E6" w:rsidRDefault="00000000">
            <w:pPr>
              <w:pStyle w:val="TableCellCalendarDateHeader"/>
            </w:pPr>
            <w:r>
              <w:rPr>
                <w:color w:val="1D4ED8"/>
              </w:rPr>
              <w:t>Dec 02</w:t>
            </w:r>
          </w:p>
          <w:p w14:paraId="33758126"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3DE85862" w14:textId="77777777" w:rsidR="001A20E6" w:rsidRDefault="00000000">
            <w:pPr>
              <w:pStyle w:val="TableCellCalendarDayHeader"/>
            </w:pPr>
            <w:r>
              <w:rPr>
                <w:color w:val="1D4ED8"/>
              </w:rPr>
              <w:t>Wednesday</w:t>
            </w:r>
          </w:p>
          <w:p w14:paraId="15938FAE" w14:textId="77777777" w:rsidR="001A20E6" w:rsidRDefault="00000000">
            <w:pPr>
              <w:pStyle w:val="TableCellCalendarDateHeader"/>
            </w:pPr>
            <w:r>
              <w:rPr>
                <w:color w:val="1D4ED8"/>
              </w:rPr>
              <w:t>Dec 03</w:t>
            </w:r>
          </w:p>
          <w:p w14:paraId="58FBC526"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4DC732D2" w14:textId="77777777" w:rsidR="001A20E6" w:rsidRDefault="00000000">
            <w:pPr>
              <w:pStyle w:val="TableCellCalendarDayHeader"/>
            </w:pPr>
            <w:r>
              <w:rPr>
                <w:color w:val="1D4ED8"/>
              </w:rPr>
              <w:t>Thursday</w:t>
            </w:r>
          </w:p>
          <w:p w14:paraId="6DF59155" w14:textId="77777777" w:rsidR="001A20E6" w:rsidRDefault="00000000">
            <w:pPr>
              <w:pStyle w:val="TableCellCalendarDateHeader"/>
            </w:pPr>
            <w:r>
              <w:rPr>
                <w:color w:val="1D4ED8"/>
              </w:rPr>
              <w:t>Dec 04</w:t>
            </w:r>
          </w:p>
          <w:p w14:paraId="00D54B11"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11AD6EEB" w14:textId="77777777" w:rsidR="001A20E6" w:rsidRDefault="00000000">
            <w:pPr>
              <w:pStyle w:val="TableCellCalendarDayHeader"/>
            </w:pPr>
            <w:r>
              <w:rPr>
                <w:color w:val="1D4ED8"/>
              </w:rPr>
              <w:t>Friday</w:t>
            </w:r>
          </w:p>
          <w:p w14:paraId="4584F980" w14:textId="77777777" w:rsidR="001A20E6" w:rsidRDefault="00000000">
            <w:pPr>
              <w:pStyle w:val="TableCellCalendarDateHeader"/>
            </w:pPr>
            <w:r>
              <w:rPr>
                <w:color w:val="1D4ED8"/>
              </w:rPr>
              <w:t>Dec 05</w:t>
            </w:r>
          </w:p>
          <w:p w14:paraId="19647776"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3E479E78" w14:textId="77777777" w:rsidR="001A20E6" w:rsidRDefault="00000000">
            <w:pPr>
              <w:pStyle w:val="TableCellCalendarDayHeader"/>
            </w:pPr>
            <w:r>
              <w:rPr>
                <w:color w:val="F57C00"/>
              </w:rPr>
              <w:t>Saturday</w:t>
            </w:r>
          </w:p>
          <w:p w14:paraId="5C9728B3" w14:textId="77777777" w:rsidR="001A20E6" w:rsidRDefault="00000000">
            <w:pPr>
              <w:pStyle w:val="TableCellCalendarDateHeader"/>
            </w:pPr>
            <w:r>
              <w:rPr>
                <w:color w:val="F57C00"/>
              </w:rPr>
              <w:t>Dec 06</w:t>
            </w:r>
          </w:p>
          <w:p w14:paraId="2E014354" w14:textId="77777777" w:rsidR="001A20E6" w:rsidRDefault="00000000">
            <w:pPr>
              <w:pStyle w:val="TableCellCatchupLabel"/>
            </w:pPr>
            <w:r>
              <w:rPr>
                <w:color w:val="F57C00"/>
              </w:rPr>
              <w:t>Catchup Day</w:t>
            </w:r>
          </w:p>
        </w:tc>
      </w:tr>
      <w:tr w:rsidR="001A20E6" w14:paraId="37ABDA2B" w14:textId="77777777">
        <w:tc>
          <w:tcPr>
            <w:tcW w:w="700" w:type="pct"/>
            <w:shd w:val="clear" w:color="auto" w:fill="DBEAFE"/>
            <w:tcMar>
              <w:top w:w="150" w:type="dxa"/>
              <w:left w:w="100" w:type="dxa"/>
              <w:bottom w:w="150" w:type="dxa"/>
              <w:right w:w="100" w:type="dxa"/>
            </w:tcMar>
          </w:tcPr>
          <w:p w14:paraId="4386CA14" w14:textId="77777777" w:rsidR="001A20E6" w:rsidRDefault="00000000">
            <w:pPr>
              <w:pStyle w:val="TableCellTaskSubject"/>
            </w:pPr>
            <w:r>
              <w:t>History-Art and Culture</w:t>
            </w:r>
          </w:p>
          <w:p w14:paraId="25032B13" w14:textId="77777777" w:rsidR="001A20E6" w:rsidRDefault="00000000">
            <w:pPr>
              <w:pStyle w:val="TableCellTaskDetails"/>
            </w:pPr>
            <w:r>
              <w:t>• Test - TEST — 3h</w:t>
            </w:r>
          </w:p>
          <w:p w14:paraId="059833A0" w14:textId="77777777" w:rsidR="001A20E6" w:rsidRDefault="00000000">
            <w:pPr>
              <w:pStyle w:val="TableCellTaskBadge"/>
              <w:shd w:val="clear" w:color="auto" w:fill="FFF3E0"/>
            </w:pPr>
            <w:r>
              <w:rPr>
                <w:b/>
                <w:bCs/>
                <w:color w:val="F57C00"/>
              </w:rPr>
              <w:t>TEST</w:t>
            </w:r>
          </w:p>
        </w:tc>
        <w:tc>
          <w:tcPr>
            <w:tcW w:w="700" w:type="pct"/>
            <w:shd w:val="clear" w:color="auto" w:fill="DBEAFE"/>
            <w:tcMar>
              <w:top w:w="150" w:type="dxa"/>
              <w:left w:w="100" w:type="dxa"/>
              <w:bottom w:w="150" w:type="dxa"/>
              <w:right w:w="100" w:type="dxa"/>
            </w:tcMar>
          </w:tcPr>
          <w:p w14:paraId="3B012BAF" w14:textId="77777777" w:rsidR="001A20E6" w:rsidRDefault="00000000">
            <w:pPr>
              <w:pStyle w:val="TableCellTaskSubject"/>
            </w:pPr>
            <w:r>
              <w:t>History-Art and Culture</w:t>
            </w:r>
          </w:p>
          <w:p w14:paraId="36F5B902" w14:textId="77777777" w:rsidR="001A20E6" w:rsidRDefault="00000000">
            <w:pPr>
              <w:pStyle w:val="TableCellTaskDetails"/>
            </w:pPr>
            <w:r>
              <w:t>• Study - Religions and festivals (H04/07) — 1h</w:t>
            </w:r>
          </w:p>
          <w:p w14:paraId="0BC752CD" w14:textId="77777777" w:rsidR="001A20E6" w:rsidRDefault="00000000">
            <w:pPr>
              <w:pStyle w:val="TableCellTaskBadge"/>
              <w:shd w:val="clear" w:color="auto" w:fill="E3F2FD"/>
            </w:pPr>
            <w:r>
              <w:rPr>
                <w:b/>
                <w:bCs/>
                <w:color w:val="1976D2"/>
              </w:rPr>
              <w:t>STUDY</w:t>
            </w:r>
          </w:p>
          <w:p w14:paraId="78C04A7A" w14:textId="77777777" w:rsidR="001A20E6" w:rsidRDefault="00000000">
            <w:pPr>
              <w:pStyle w:val="TableCellTaskDetails"/>
            </w:pPr>
            <w:r>
              <w:t>• Study - Broad / Overlap (H04/00) — 30m</w:t>
            </w:r>
          </w:p>
          <w:p w14:paraId="03F61985" w14:textId="77777777" w:rsidR="001A20E6" w:rsidRDefault="00000000">
            <w:pPr>
              <w:pStyle w:val="TableCellTaskBadge"/>
              <w:shd w:val="clear" w:color="auto" w:fill="E3F2FD"/>
            </w:pPr>
            <w:r>
              <w:rPr>
                <w:b/>
                <w:bCs/>
                <w:color w:val="1976D2"/>
              </w:rPr>
              <w:t>STUDY</w:t>
            </w:r>
          </w:p>
          <w:p w14:paraId="133DA5B6" w14:textId="77777777" w:rsidR="001A20E6" w:rsidRDefault="00000000">
            <w:pPr>
              <w:pStyle w:val="TableCellTaskDetails"/>
            </w:pPr>
            <w:r>
              <w:t>• Study - Art and architecture (H04/01) — 30m</w:t>
            </w:r>
          </w:p>
          <w:p w14:paraId="3F0AF8E8" w14:textId="77777777" w:rsidR="001A20E6" w:rsidRDefault="00000000">
            <w:pPr>
              <w:pStyle w:val="TableCellTaskBadge"/>
              <w:shd w:val="clear" w:color="auto" w:fill="E3F2FD"/>
            </w:pPr>
            <w:r>
              <w:rPr>
                <w:b/>
                <w:bCs/>
                <w:color w:val="1976D2"/>
              </w:rPr>
              <w:t>STUDY</w:t>
            </w:r>
          </w:p>
          <w:p w14:paraId="22FBA231" w14:textId="77777777" w:rsidR="001A20E6" w:rsidRDefault="00000000">
            <w:pPr>
              <w:pStyle w:val="TableCellTaskDetails"/>
            </w:pPr>
            <w:r>
              <w:t>• Study - Literature (H04/02) — 30m</w:t>
            </w:r>
          </w:p>
          <w:p w14:paraId="2A89F756" w14:textId="77777777" w:rsidR="001A20E6" w:rsidRDefault="00000000">
            <w:pPr>
              <w:pStyle w:val="TableCellTaskBadge"/>
              <w:shd w:val="clear" w:color="auto" w:fill="E3F2FD"/>
            </w:pPr>
            <w:r>
              <w:rPr>
                <w:b/>
                <w:bCs/>
                <w:color w:val="1976D2"/>
              </w:rPr>
              <w:t>STUDY</w:t>
            </w:r>
          </w:p>
          <w:p w14:paraId="09E2674D" w14:textId="77777777" w:rsidR="001A20E6" w:rsidRDefault="00000000">
            <w:pPr>
              <w:pStyle w:val="TableCellTaskDetails"/>
            </w:pPr>
            <w:r>
              <w:t>• Study - Paintings (H04/03) — 30m</w:t>
            </w:r>
          </w:p>
          <w:p w14:paraId="4DA1AC45"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4E5AAEDA" w14:textId="77777777" w:rsidR="001A20E6" w:rsidRDefault="00000000">
            <w:pPr>
              <w:pStyle w:val="TableCellTaskSubject"/>
            </w:pPr>
            <w:r>
              <w:t>History-Post Independent India</w:t>
            </w:r>
          </w:p>
          <w:p w14:paraId="07F2CE98" w14:textId="77777777" w:rsidR="001A20E6" w:rsidRDefault="00000000">
            <w:pPr>
              <w:pStyle w:val="TableCellTaskDetails"/>
            </w:pPr>
            <w:r>
              <w:t>• Study - Story of Indian Democracy (H06/03) — 1h</w:t>
            </w:r>
          </w:p>
          <w:p w14:paraId="08EC5831" w14:textId="77777777" w:rsidR="001A20E6" w:rsidRDefault="00000000">
            <w:pPr>
              <w:pStyle w:val="TableCellTaskBadge"/>
              <w:shd w:val="clear" w:color="auto" w:fill="E3F2FD"/>
            </w:pPr>
            <w:r>
              <w:rPr>
                <w:b/>
                <w:bCs/>
                <w:color w:val="1976D2"/>
              </w:rPr>
              <w:t>STUDY</w:t>
            </w:r>
          </w:p>
          <w:p w14:paraId="6E000167" w14:textId="77777777" w:rsidR="001A20E6" w:rsidRDefault="00000000">
            <w:pPr>
              <w:pStyle w:val="TableCellTaskDetails"/>
            </w:pPr>
            <w:r>
              <w:t>• Study - Economic building and development (H06/04) — 1h</w:t>
            </w:r>
          </w:p>
          <w:p w14:paraId="1142AFB3" w14:textId="77777777" w:rsidR="001A20E6" w:rsidRDefault="00000000">
            <w:pPr>
              <w:pStyle w:val="TableCellTaskBadge"/>
              <w:shd w:val="clear" w:color="auto" w:fill="E3F2FD"/>
            </w:pPr>
            <w:r>
              <w:rPr>
                <w:b/>
                <w:bCs/>
                <w:color w:val="1976D2"/>
              </w:rPr>
              <w:t>STUDY</w:t>
            </w:r>
          </w:p>
          <w:p w14:paraId="465B336E" w14:textId="77777777" w:rsidR="001A20E6" w:rsidRDefault="00000000">
            <w:pPr>
              <w:pStyle w:val="TableCellTaskDetails"/>
            </w:pPr>
            <w:r>
              <w:t>• Study - Years of crisis (H06/05) — 1h</w:t>
            </w:r>
          </w:p>
          <w:p w14:paraId="33D0CECA"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6C99EE53" w14:textId="77777777" w:rsidR="001A20E6" w:rsidRDefault="00000000">
            <w:pPr>
              <w:pStyle w:val="TableCellTaskSubject"/>
            </w:pPr>
            <w:r>
              <w:t>History-Post Independent India</w:t>
            </w:r>
          </w:p>
          <w:p w14:paraId="6858E946" w14:textId="77777777" w:rsidR="001A20E6" w:rsidRDefault="00000000">
            <w:pPr>
              <w:pStyle w:val="TableCellTaskDetails"/>
            </w:pPr>
            <w:r>
              <w:t>• Study - Broad / Overlap (H06/00) — 30m</w:t>
            </w:r>
          </w:p>
          <w:p w14:paraId="35FA1DB0" w14:textId="77777777" w:rsidR="001A20E6" w:rsidRDefault="00000000">
            <w:pPr>
              <w:pStyle w:val="TableCellTaskBadge"/>
              <w:shd w:val="clear" w:color="auto" w:fill="E3F2FD"/>
            </w:pPr>
            <w:r>
              <w:rPr>
                <w:b/>
                <w:bCs/>
                <w:color w:val="1976D2"/>
              </w:rPr>
              <w:t>STUDY</w:t>
            </w:r>
          </w:p>
          <w:p w14:paraId="5751BB0F" w14:textId="77777777" w:rsidR="001A20E6" w:rsidRDefault="00000000">
            <w:pPr>
              <w:pStyle w:val="TableCellTaskDetails"/>
            </w:pPr>
            <w:r>
              <w:t>• Study - Integration of Princely states. (H06/01) — 30m</w:t>
            </w:r>
          </w:p>
          <w:p w14:paraId="75820B48" w14:textId="77777777" w:rsidR="001A20E6" w:rsidRDefault="00000000">
            <w:pPr>
              <w:pStyle w:val="TableCellTaskBadge"/>
              <w:shd w:val="clear" w:color="auto" w:fill="E3F2FD"/>
            </w:pPr>
            <w:r>
              <w:rPr>
                <w:b/>
                <w:bCs/>
                <w:color w:val="1976D2"/>
              </w:rPr>
              <w:t>STUDY</w:t>
            </w:r>
          </w:p>
          <w:p w14:paraId="18F7CB62" w14:textId="77777777" w:rsidR="001A20E6" w:rsidRDefault="00000000">
            <w:pPr>
              <w:pStyle w:val="TableCellTaskDetails"/>
            </w:pPr>
            <w:r>
              <w:t>• Study - States re-organization (H06/02) — 30m</w:t>
            </w:r>
          </w:p>
          <w:p w14:paraId="75423C99" w14:textId="77777777" w:rsidR="001A20E6" w:rsidRDefault="00000000">
            <w:pPr>
              <w:pStyle w:val="TableCellTaskBadge"/>
              <w:shd w:val="clear" w:color="auto" w:fill="E3F2FD"/>
            </w:pPr>
            <w:r>
              <w:rPr>
                <w:b/>
                <w:bCs/>
                <w:color w:val="1976D2"/>
              </w:rPr>
              <w:t>STUDY</w:t>
            </w:r>
          </w:p>
          <w:p w14:paraId="091BBD29" w14:textId="77777777" w:rsidR="001A20E6" w:rsidRDefault="00000000">
            <w:pPr>
              <w:pStyle w:val="TableCellTaskDetails"/>
            </w:pPr>
            <w:r>
              <w:t>• Study - Story of Indian Democracy (H06/03) — 30m</w:t>
            </w:r>
          </w:p>
          <w:p w14:paraId="08347FE0" w14:textId="77777777" w:rsidR="001A20E6" w:rsidRDefault="00000000">
            <w:pPr>
              <w:pStyle w:val="TableCellTaskBadge"/>
              <w:shd w:val="clear" w:color="auto" w:fill="E3F2FD"/>
            </w:pPr>
            <w:r>
              <w:rPr>
                <w:b/>
                <w:bCs/>
                <w:color w:val="1976D2"/>
              </w:rPr>
              <w:t>STUDY</w:t>
            </w:r>
          </w:p>
          <w:p w14:paraId="611A6DC5" w14:textId="77777777" w:rsidR="001A20E6" w:rsidRDefault="00000000">
            <w:pPr>
              <w:pStyle w:val="TableCellTaskDetails"/>
            </w:pPr>
            <w:r>
              <w:t>• Study - Economic building and development (H06/04) — 30m</w:t>
            </w:r>
          </w:p>
          <w:p w14:paraId="4DF1FDA6" w14:textId="77777777" w:rsidR="001A20E6" w:rsidRDefault="00000000">
            <w:pPr>
              <w:pStyle w:val="TableCellTaskBadge"/>
              <w:shd w:val="clear" w:color="auto" w:fill="E3F2FD"/>
            </w:pPr>
            <w:r>
              <w:rPr>
                <w:b/>
                <w:bCs/>
                <w:color w:val="1976D2"/>
              </w:rPr>
              <w:t>STUDY</w:t>
            </w:r>
          </w:p>
          <w:p w14:paraId="579CB666" w14:textId="77777777" w:rsidR="001A20E6" w:rsidRDefault="00000000">
            <w:pPr>
              <w:pStyle w:val="TableCellTaskDetails"/>
            </w:pPr>
            <w:r>
              <w:t>• Study - Years of crisis (H06/05) — 30m</w:t>
            </w:r>
          </w:p>
          <w:p w14:paraId="320E52E1"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6A8E43D3" w14:textId="77777777" w:rsidR="001A20E6" w:rsidRDefault="00000000">
            <w:pPr>
              <w:pStyle w:val="TableCellTaskSubject"/>
            </w:pPr>
            <w:r>
              <w:t>Geography</w:t>
            </w:r>
          </w:p>
          <w:p w14:paraId="6ECCD76E" w14:textId="77777777" w:rsidR="001A20E6" w:rsidRDefault="00000000">
            <w:pPr>
              <w:pStyle w:val="TableCellTaskDetails"/>
            </w:pPr>
            <w:r>
              <w:t>• Study - Climatology (G03) — 2h</w:t>
            </w:r>
          </w:p>
          <w:p w14:paraId="437198BD" w14:textId="77777777" w:rsidR="001A20E6" w:rsidRDefault="00000000">
            <w:pPr>
              <w:pStyle w:val="TableCellTaskBadge"/>
              <w:shd w:val="clear" w:color="auto" w:fill="E3F2FD"/>
            </w:pPr>
            <w:r>
              <w:rPr>
                <w:b/>
                <w:bCs/>
                <w:color w:val="1976D2"/>
              </w:rPr>
              <w:t>STUDY</w:t>
            </w:r>
          </w:p>
          <w:p w14:paraId="77FD5536" w14:textId="77777777" w:rsidR="001A20E6" w:rsidRDefault="00000000">
            <w:pPr>
              <w:pStyle w:val="TableCellTaskDetails"/>
            </w:pPr>
            <w:r>
              <w:t>• Study - Oceanography (G04) — 1h</w:t>
            </w:r>
          </w:p>
          <w:p w14:paraId="4CBAEE8E"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3A5E93AE" w14:textId="77777777" w:rsidR="001A20E6" w:rsidRDefault="00000000">
            <w:pPr>
              <w:pStyle w:val="TableCellTaskSubject"/>
            </w:pPr>
            <w:r>
              <w:t>Geography</w:t>
            </w:r>
          </w:p>
          <w:p w14:paraId="595448BC" w14:textId="77777777" w:rsidR="001A20E6" w:rsidRDefault="00000000">
            <w:pPr>
              <w:pStyle w:val="TableCellTaskDetails"/>
            </w:pPr>
            <w:r>
              <w:t>• Study - Oceanography (G04) — 1h</w:t>
            </w:r>
          </w:p>
          <w:p w14:paraId="11773BED" w14:textId="77777777" w:rsidR="001A20E6" w:rsidRDefault="00000000">
            <w:pPr>
              <w:pStyle w:val="TableCellTaskBadge"/>
              <w:shd w:val="clear" w:color="auto" w:fill="E3F2FD"/>
            </w:pPr>
            <w:r>
              <w:rPr>
                <w:b/>
                <w:bCs/>
                <w:color w:val="1976D2"/>
              </w:rPr>
              <w:t>STUDY</w:t>
            </w:r>
          </w:p>
          <w:p w14:paraId="2642AE98" w14:textId="77777777" w:rsidR="001A20E6" w:rsidRDefault="00000000">
            <w:pPr>
              <w:pStyle w:val="TableCellTaskDetails"/>
            </w:pPr>
            <w:r>
              <w:t>• Study - Bio-Geography (G05) — 2h</w:t>
            </w:r>
          </w:p>
          <w:p w14:paraId="6730B93C"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533F1F98" w14:textId="77777777" w:rsidR="001A20E6" w:rsidRDefault="001A20E6"/>
        </w:tc>
      </w:tr>
      <w:tr w:rsidR="001A20E6" w14:paraId="6C113C4A" w14:textId="77777777">
        <w:tc>
          <w:tcPr>
            <w:tcW w:w="700" w:type="pct"/>
            <w:shd w:val="clear" w:color="auto" w:fill="DBEAFE"/>
            <w:tcMar>
              <w:top w:w="150" w:type="dxa"/>
              <w:left w:w="100" w:type="dxa"/>
              <w:bottom w:w="150" w:type="dxa"/>
              <w:right w:w="100" w:type="dxa"/>
            </w:tcMar>
          </w:tcPr>
          <w:p w14:paraId="56DD7631" w14:textId="77777777" w:rsidR="001A20E6" w:rsidRDefault="00000000">
            <w:pPr>
              <w:pStyle w:val="TableCellTaskSubject"/>
            </w:pPr>
            <w:r>
              <w:t>History-World</w:t>
            </w:r>
          </w:p>
          <w:p w14:paraId="090C1616" w14:textId="77777777" w:rsidR="001A20E6" w:rsidRDefault="00000000">
            <w:pPr>
              <w:pStyle w:val="TableCellTaskDetails"/>
            </w:pPr>
            <w:r>
              <w:t>• Test - TEST — 3h</w:t>
            </w:r>
          </w:p>
          <w:p w14:paraId="2FB80D21" w14:textId="77777777" w:rsidR="001A20E6" w:rsidRDefault="00000000">
            <w:pPr>
              <w:pStyle w:val="TableCellTaskBadge"/>
              <w:shd w:val="clear" w:color="auto" w:fill="FFF3E0"/>
            </w:pPr>
            <w:r>
              <w:rPr>
                <w:b/>
                <w:bCs/>
                <w:color w:val="F57C00"/>
              </w:rPr>
              <w:t>TEST</w:t>
            </w:r>
          </w:p>
        </w:tc>
        <w:tc>
          <w:tcPr>
            <w:tcW w:w="700" w:type="pct"/>
            <w:shd w:val="clear" w:color="auto" w:fill="DBEAFE"/>
            <w:tcMar>
              <w:top w:w="150" w:type="dxa"/>
              <w:left w:w="100" w:type="dxa"/>
              <w:bottom w:w="150" w:type="dxa"/>
              <w:right w:w="100" w:type="dxa"/>
            </w:tcMar>
          </w:tcPr>
          <w:p w14:paraId="42DC7B3D" w14:textId="77777777" w:rsidR="001A20E6" w:rsidRDefault="00000000">
            <w:pPr>
              <w:pStyle w:val="TableCellTaskSubject"/>
            </w:pPr>
            <w:r>
              <w:t>History-Post Independent India</w:t>
            </w:r>
          </w:p>
          <w:p w14:paraId="1F709B3E" w14:textId="77777777" w:rsidR="001A20E6" w:rsidRDefault="00000000">
            <w:pPr>
              <w:pStyle w:val="TableCellTaskDetails"/>
            </w:pPr>
            <w:r>
              <w:t>• Study - Broad / Overlap (H06/00) — 1h</w:t>
            </w:r>
          </w:p>
          <w:p w14:paraId="3E006953" w14:textId="77777777" w:rsidR="001A20E6" w:rsidRDefault="00000000">
            <w:pPr>
              <w:pStyle w:val="TableCellTaskBadge"/>
              <w:shd w:val="clear" w:color="auto" w:fill="E3F2FD"/>
            </w:pPr>
            <w:r>
              <w:rPr>
                <w:b/>
                <w:bCs/>
                <w:color w:val="1976D2"/>
              </w:rPr>
              <w:t>STUDY</w:t>
            </w:r>
          </w:p>
          <w:p w14:paraId="30D559CA" w14:textId="77777777" w:rsidR="001A20E6" w:rsidRDefault="00000000">
            <w:pPr>
              <w:pStyle w:val="TableCellTaskDetails"/>
            </w:pPr>
            <w:r>
              <w:t>• Study - Integration of Princely states. (H06/01) — 1h</w:t>
            </w:r>
          </w:p>
          <w:p w14:paraId="03E25C8C" w14:textId="77777777" w:rsidR="001A20E6" w:rsidRDefault="00000000">
            <w:pPr>
              <w:pStyle w:val="TableCellTaskBadge"/>
              <w:shd w:val="clear" w:color="auto" w:fill="E3F2FD"/>
            </w:pPr>
            <w:r>
              <w:rPr>
                <w:b/>
                <w:bCs/>
                <w:color w:val="1976D2"/>
              </w:rPr>
              <w:t>STUDY</w:t>
            </w:r>
          </w:p>
          <w:p w14:paraId="1E052940" w14:textId="77777777" w:rsidR="001A20E6" w:rsidRDefault="00000000">
            <w:pPr>
              <w:pStyle w:val="TableCellTaskDetails"/>
            </w:pPr>
            <w:r>
              <w:t>• Study - States re-organization (H06/02) — 1h</w:t>
            </w:r>
          </w:p>
          <w:p w14:paraId="470C2D2E"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392E08A4" w14:textId="77777777" w:rsidR="001A20E6" w:rsidRDefault="00000000">
            <w:pPr>
              <w:pStyle w:val="TableCellTaskSubject"/>
            </w:pPr>
            <w:r>
              <w:t>Geography</w:t>
            </w:r>
          </w:p>
          <w:p w14:paraId="360E47A2" w14:textId="77777777" w:rsidR="001A20E6" w:rsidRDefault="00000000">
            <w:pPr>
              <w:pStyle w:val="TableCellTaskDetails"/>
            </w:pPr>
            <w:r>
              <w:t>• Study - Broad / Overlap (G00) — 2h</w:t>
            </w:r>
          </w:p>
          <w:p w14:paraId="5CDED356" w14:textId="77777777" w:rsidR="001A20E6" w:rsidRDefault="00000000">
            <w:pPr>
              <w:pStyle w:val="TableCellTaskBadge"/>
              <w:shd w:val="clear" w:color="auto" w:fill="E3F2FD"/>
            </w:pPr>
            <w:r>
              <w:rPr>
                <w:b/>
                <w:bCs/>
                <w:color w:val="1976D2"/>
              </w:rPr>
              <w:t>STUDY</w:t>
            </w:r>
          </w:p>
          <w:p w14:paraId="6B5E8100" w14:textId="77777777" w:rsidR="001A20E6" w:rsidRDefault="00000000">
            <w:pPr>
              <w:pStyle w:val="TableCellTaskDetails"/>
            </w:pPr>
            <w:r>
              <w:t>• Study - Universe, Solar System &amp; Evolution of Earth. (G01) — 1h</w:t>
            </w:r>
          </w:p>
          <w:p w14:paraId="2387D962"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2DAB4C29" w14:textId="77777777" w:rsidR="001A20E6" w:rsidRDefault="00000000">
            <w:pPr>
              <w:pStyle w:val="TableCellTaskSubject"/>
            </w:pPr>
            <w:r>
              <w:t>Geography</w:t>
            </w:r>
          </w:p>
          <w:p w14:paraId="1F958648" w14:textId="77777777" w:rsidR="001A20E6" w:rsidRDefault="00000000">
            <w:pPr>
              <w:pStyle w:val="TableCellTaskDetails"/>
            </w:pPr>
            <w:r>
              <w:t>• Study - Universe, Solar System &amp; Evolution of Earth. (G01) — 1h</w:t>
            </w:r>
          </w:p>
          <w:p w14:paraId="464D3346" w14:textId="77777777" w:rsidR="001A20E6" w:rsidRDefault="00000000">
            <w:pPr>
              <w:pStyle w:val="TableCellTaskBadge"/>
              <w:shd w:val="clear" w:color="auto" w:fill="E3F2FD"/>
            </w:pPr>
            <w:r>
              <w:rPr>
                <w:b/>
                <w:bCs/>
                <w:color w:val="1976D2"/>
              </w:rPr>
              <w:t>STUDY</w:t>
            </w:r>
          </w:p>
          <w:p w14:paraId="1AB4EA56" w14:textId="77777777" w:rsidR="001A20E6" w:rsidRDefault="00000000">
            <w:pPr>
              <w:pStyle w:val="TableCellTaskDetails"/>
            </w:pPr>
            <w:r>
              <w:t>• Study - Geomorphology (G02) — 2h</w:t>
            </w:r>
          </w:p>
          <w:p w14:paraId="298E99EB"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5EB39A72" w14:textId="77777777" w:rsidR="001A20E6" w:rsidRDefault="00000000">
            <w:pPr>
              <w:pStyle w:val="TableCellTaskSubject"/>
            </w:pPr>
            <w:r>
              <w:t>Environment, Ecology and Disaster Management</w:t>
            </w:r>
          </w:p>
          <w:p w14:paraId="2B38EB98" w14:textId="77777777" w:rsidR="001A20E6" w:rsidRDefault="00000000">
            <w:pPr>
              <w:pStyle w:val="TableCellTaskDetails"/>
            </w:pPr>
            <w:r>
              <w:t>• Study - Broad / Overlap (B00) — 1h 30m</w:t>
            </w:r>
          </w:p>
          <w:p w14:paraId="41B2FA70" w14:textId="77777777" w:rsidR="001A20E6" w:rsidRDefault="00000000">
            <w:pPr>
              <w:pStyle w:val="TableCellTaskBadge"/>
              <w:shd w:val="clear" w:color="auto" w:fill="E3F2FD"/>
            </w:pPr>
            <w:r>
              <w:rPr>
                <w:b/>
                <w:bCs/>
                <w:color w:val="1976D2"/>
              </w:rPr>
              <w:t>STUDY</w:t>
            </w:r>
          </w:p>
          <w:p w14:paraId="0A3E7AD3" w14:textId="77777777" w:rsidR="001A20E6" w:rsidRDefault="00000000">
            <w:pPr>
              <w:pStyle w:val="TableCellTaskDetails"/>
            </w:pPr>
            <w:r>
              <w:t>• Study - Basics of Environment (B01) — 1h 30m</w:t>
            </w:r>
          </w:p>
          <w:p w14:paraId="19FAA5DB"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3FB974B0" w14:textId="77777777" w:rsidR="001A20E6" w:rsidRDefault="00000000">
            <w:pPr>
              <w:pStyle w:val="TableCellTaskSubject"/>
            </w:pPr>
            <w:r>
              <w:t>Environment, Ecology and Disaster Management</w:t>
            </w:r>
          </w:p>
          <w:p w14:paraId="48BE4B45" w14:textId="77777777" w:rsidR="001A20E6" w:rsidRDefault="00000000">
            <w:pPr>
              <w:pStyle w:val="TableCellTaskDetails"/>
            </w:pPr>
            <w:r>
              <w:t>• Study - Biomes (B02) — 1h 30m</w:t>
            </w:r>
          </w:p>
          <w:p w14:paraId="475A6CE8" w14:textId="77777777" w:rsidR="001A20E6" w:rsidRDefault="00000000">
            <w:pPr>
              <w:pStyle w:val="TableCellTaskBadge"/>
              <w:shd w:val="clear" w:color="auto" w:fill="E3F2FD"/>
            </w:pPr>
            <w:r>
              <w:rPr>
                <w:b/>
                <w:bCs/>
                <w:color w:val="1976D2"/>
              </w:rPr>
              <w:t>STUDY</w:t>
            </w:r>
          </w:p>
          <w:p w14:paraId="7310EE20" w14:textId="77777777" w:rsidR="001A20E6" w:rsidRDefault="00000000">
            <w:pPr>
              <w:pStyle w:val="TableCellTaskDetails"/>
            </w:pPr>
            <w:r>
              <w:t>• Study - Wetlands, Mangroves and Corals (B03) — 1h 30m</w:t>
            </w:r>
          </w:p>
          <w:p w14:paraId="6B8C2667"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7AAA2318" w14:textId="77777777" w:rsidR="001A20E6" w:rsidRDefault="001A20E6"/>
        </w:tc>
      </w:tr>
    </w:tbl>
    <w:p w14:paraId="6C42C45D" w14:textId="3F8AA997" w:rsidR="001A20E6" w:rsidRDefault="00397E6A">
      <w:pPr>
        <w:spacing w:after="400"/>
      </w:pPr>
      <w:ins w:id="25" w:author="kalyan inampudi" w:date="2025-10-29T15:01:00Z" w16du:dateUtc="2025-10-29T09:31:00Z">
        <w:r>
          <w:t xml:space="preserve">C1 is all about NCERT ? then the subjects and sources should reflect the same. </w:t>
        </w:r>
      </w:ins>
    </w:p>
    <w:p w14:paraId="587409C3" w14:textId="77777777" w:rsidR="001A20E6" w:rsidRDefault="00000000">
      <w:pPr>
        <w:pStyle w:val="ResourceTitle"/>
      </w:pPr>
      <w:r>
        <w:t>📚 Resources for Nov 30 - Dec 06</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772D8114"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6A75FEB" w14:textId="77777777" w:rsidR="001A20E6" w:rsidRDefault="00000000">
            <w:pPr>
              <w:pStyle w:val="TableCellSubjectName"/>
            </w:pPr>
            <w:r>
              <w:t>History-Art and Culture</w:t>
            </w:r>
          </w:p>
          <w:p w14:paraId="0E17B1A9" w14:textId="77777777" w:rsidR="001A20E6" w:rsidRDefault="00000000">
            <w:pPr>
              <w:pStyle w:val="TableCellCategoryTitle"/>
            </w:pPr>
            <w:r>
              <w:t>📝 Practice Materials</w:t>
            </w:r>
          </w:p>
          <w:p w14:paraId="3E075A77" w14:textId="77777777" w:rsidR="001A20E6" w:rsidRDefault="00000000">
            <w:pPr>
              <w:pStyle w:val="TableCellResourceItem"/>
            </w:pPr>
            <w:r>
              <w:t>• La Excellence Art &amp; Culture Material</w:t>
            </w:r>
          </w:p>
          <w:p w14:paraId="3B26584E" w14:textId="77777777" w:rsidR="001A20E6" w:rsidRDefault="00000000">
            <w:pPr>
              <w:pStyle w:val="TableCellResourceItem"/>
            </w:pPr>
            <w:r>
              <w:t>• Prelims &amp; Mains Workbooks</w:t>
            </w:r>
          </w:p>
          <w:p w14:paraId="49167058" w14:textId="77777777" w:rsidR="001A20E6" w:rsidRDefault="00000000">
            <w:pPr>
              <w:pStyle w:val="TableCellCategoryTitle"/>
            </w:pPr>
            <w:r>
              <w:t>📰 Current Affairs</w:t>
            </w:r>
          </w:p>
          <w:p w14:paraId="7CE0A8CC" w14:textId="77777777" w:rsidR="001A20E6" w:rsidRDefault="00000000">
            <w:pPr>
              <w:pStyle w:val="TableCellResourceItem"/>
            </w:pPr>
            <w:r>
              <w:t>• Newspapers (CA on art awards, festivals, 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51B8893A" w14:textId="77777777" w:rsidR="001A20E6" w:rsidRDefault="00000000">
            <w:pPr>
              <w:pStyle w:val="TableCellSubjectName"/>
            </w:pPr>
            <w:r>
              <w:t>History-Post Independent India</w:t>
            </w:r>
          </w:p>
          <w:p w14:paraId="2F755E4C" w14:textId="77777777" w:rsidR="001A20E6" w:rsidRDefault="00000000">
            <w:pPr>
              <w:pStyle w:val="TableCellCategoryTitle"/>
            </w:pPr>
            <w:r>
              <w:t>📝 Practice Materials</w:t>
            </w:r>
          </w:p>
          <w:p w14:paraId="44AF567C" w14:textId="77777777" w:rsidR="001A20E6" w:rsidRDefault="00000000">
            <w:pPr>
              <w:pStyle w:val="TableCellResourceItem"/>
            </w:pPr>
            <w:r>
              <w:t>• La Excellence Post-Independence Material</w:t>
            </w:r>
          </w:p>
          <w:p w14:paraId="1595BAD3" w14:textId="77777777" w:rsidR="001A20E6" w:rsidRDefault="00000000">
            <w:pPr>
              <w:pStyle w:val="TableCellResourceItem"/>
            </w:pPr>
            <w:r>
              <w:t>• Mains Workbook</w:t>
            </w:r>
          </w:p>
          <w:p w14:paraId="2C2CFA15" w14:textId="77777777" w:rsidR="001A20E6" w:rsidRDefault="00000000">
            <w:pPr>
              <w:pStyle w:val="TableCellCategoryTitle"/>
            </w:pPr>
            <w:r>
              <w:t>📰 Current Affairs</w:t>
            </w:r>
          </w:p>
          <w:p w14:paraId="5482D1C4"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39B639C0" w14:textId="77777777" w:rsidR="001A20E6" w:rsidRDefault="00000000">
            <w:pPr>
              <w:pStyle w:val="TableCellSubjectName"/>
            </w:pPr>
            <w:r>
              <w:t>Geography</w:t>
            </w:r>
          </w:p>
          <w:p w14:paraId="1ED243A8" w14:textId="77777777" w:rsidR="001A20E6" w:rsidRDefault="00000000">
            <w:pPr>
              <w:pStyle w:val="TableCellCategoryTitle"/>
            </w:pPr>
            <w:r>
              <w:t>📝 Practice Materials</w:t>
            </w:r>
          </w:p>
          <w:p w14:paraId="037A53C2" w14:textId="77777777" w:rsidR="001A20E6" w:rsidRDefault="00000000">
            <w:pPr>
              <w:pStyle w:val="TableCellResourceItem"/>
            </w:pPr>
            <w:r>
              <w:t>• La Excellence Geography Material</w:t>
            </w:r>
          </w:p>
          <w:p w14:paraId="06EBF725" w14:textId="77777777" w:rsidR="001A20E6" w:rsidRDefault="00000000">
            <w:pPr>
              <w:pStyle w:val="TableCellResourceItem"/>
            </w:pPr>
            <w:r>
              <w:t>• Mains RRP + Prelims RRP</w:t>
            </w:r>
          </w:p>
          <w:p w14:paraId="25750CBA" w14:textId="77777777" w:rsidR="001A20E6" w:rsidRDefault="00000000">
            <w:pPr>
              <w:pStyle w:val="TableCellResourceItem"/>
            </w:pPr>
            <w:r>
              <w:t>• Prelims &amp; Mains Workbooks</w:t>
            </w:r>
          </w:p>
          <w:p w14:paraId="1675FD96" w14:textId="77777777" w:rsidR="001A20E6" w:rsidRDefault="00000000">
            <w:pPr>
              <w:pStyle w:val="TableCellCategoryTitle"/>
            </w:pPr>
            <w:r>
              <w:t>📰 Current Affairs</w:t>
            </w:r>
          </w:p>
          <w:p w14:paraId="478E17F1" w14:textId="77777777" w:rsidR="001A20E6" w:rsidRDefault="00000000">
            <w:pPr>
              <w:pStyle w:val="TableCellResourceItem"/>
            </w:pPr>
            <w:r>
              <w:t>• Atlas (Orient Blackswan)</w:t>
            </w:r>
          </w:p>
          <w:p w14:paraId="31395816" w14:textId="77777777" w:rsidR="001A20E6" w:rsidRDefault="00000000">
            <w:pPr>
              <w:pStyle w:val="TableCellResourceItem"/>
            </w:pPr>
            <w:r>
              <w:t>• Newspapers (The Hindu – Env/Geo pages)</w:t>
            </w:r>
          </w:p>
          <w:p w14:paraId="7FF50E2B" w14:textId="77777777" w:rsidR="001A20E6" w:rsidRDefault="00000000">
            <w:pPr>
              <w:pStyle w:val="TableCellResourceItem"/>
            </w:pPr>
            <w:r>
              <w:t>• Down to Earth</w:t>
            </w:r>
          </w:p>
        </w:tc>
      </w:tr>
      <w:tr w:rsidR="001A20E6" w14:paraId="48DFA70E" w14:textId="77777777">
        <w:tc>
          <w:tcPr>
            <w:tcW w:w="1650" w:type="pct"/>
            <w:tcBorders>
              <w:bottom w:val="single" w:sz="2" w:space="0" w:color="D1D5DB"/>
              <w:right w:val="single" w:sz="2" w:space="0" w:color="D1D5DB"/>
            </w:tcBorders>
            <w:tcMar>
              <w:top w:w="200" w:type="dxa"/>
              <w:left w:w="150" w:type="dxa"/>
              <w:bottom w:w="200" w:type="dxa"/>
              <w:right w:w="150" w:type="dxa"/>
            </w:tcMar>
          </w:tcPr>
          <w:p w14:paraId="27BDC70A" w14:textId="77777777" w:rsidR="001A20E6" w:rsidRDefault="00000000">
            <w:pPr>
              <w:pStyle w:val="TableCellSubjectName"/>
            </w:pPr>
            <w:r>
              <w:t>Environment, Ecology and Disaster Management</w:t>
            </w:r>
          </w:p>
          <w:p w14:paraId="36899E54" w14:textId="77777777" w:rsidR="001A20E6" w:rsidRDefault="00000000">
            <w:pPr>
              <w:pStyle w:val="TableCellCategoryTitle"/>
            </w:pPr>
            <w:r>
              <w:t>📝 Practice Materials</w:t>
            </w:r>
          </w:p>
          <w:p w14:paraId="588BD23B" w14:textId="77777777" w:rsidR="001A20E6" w:rsidRDefault="00000000">
            <w:pPr>
              <w:pStyle w:val="TableCellResourceItem"/>
            </w:pPr>
            <w:r>
              <w:t>• La Excellence Environment Material</w:t>
            </w:r>
          </w:p>
          <w:p w14:paraId="070D19D9" w14:textId="77777777" w:rsidR="001A20E6" w:rsidRDefault="00000000">
            <w:pPr>
              <w:pStyle w:val="TableCellResourceItem"/>
            </w:pPr>
            <w:r>
              <w:t>• Prelims &amp; Mains Workbooks</w:t>
            </w:r>
          </w:p>
          <w:p w14:paraId="1CA54957" w14:textId="77777777" w:rsidR="001A20E6" w:rsidRDefault="00000000">
            <w:pPr>
              <w:pStyle w:val="TableCellResourceItem"/>
            </w:pPr>
            <w:r>
              <w:t>• La Excellence DM Material</w:t>
            </w:r>
          </w:p>
          <w:p w14:paraId="0BFB483B" w14:textId="77777777" w:rsidR="001A20E6" w:rsidRDefault="00000000">
            <w:pPr>
              <w:pStyle w:val="TableCellResourceItem"/>
            </w:pPr>
            <w:r>
              <w:t>• Prelims &amp; Mains Workbooks</w:t>
            </w:r>
          </w:p>
          <w:p w14:paraId="420EA6B2" w14:textId="77777777" w:rsidR="001A20E6" w:rsidRDefault="00000000">
            <w:pPr>
              <w:pStyle w:val="TableCellCategoryTitle"/>
            </w:pPr>
            <w:r>
              <w:t>📰 Current Affairs</w:t>
            </w:r>
          </w:p>
          <w:p w14:paraId="471DDB65" w14:textId="77777777" w:rsidR="001A20E6" w:rsidRDefault="00000000">
            <w:pPr>
              <w:pStyle w:val="TableCellResourceItem"/>
            </w:pPr>
            <w:r>
              <w:t>• Down to Earth</w:t>
            </w:r>
          </w:p>
          <w:p w14:paraId="5F769EA3" w14:textId="77777777" w:rsidR="001A20E6" w:rsidRDefault="00000000">
            <w:pPr>
              <w:pStyle w:val="TableCellResourceItem"/>
            </w:pPr>
            <w:r>
              <w:t>• Newspapers (The Hindu – Env, sections)</w:t>
            </w:r>
          </w:p>
          <w:p w14:paraId="64B0B119" w14:textId="77777777" w:rsidR="001A20E6" w:rsidRDefault="00000000">
            <w:pPr>
              <w:pStyle w:val="TableCellResourceItem"/>
            </w:pPr>
            <w:r>
              <w:t>• Down to earth</w:t>
            </w:r>
          </w:p>
          <w:p w14:paraId="6986FCC6" w14:textId="77777777" w:rsidR="001A20E6" w:rsidRDefault="00000000">
            <w:pPr>
              <w:pStyle w:val="TableCellResourceItem"/>
            </w:pPr>
            <w:r>
              <w:t>• Disaster coverage – IE/The Hindu</w:t>
            </w:r>
          </w:p>
        </w:tc>
        <w:tc>
          <w:tcPr>
            <w:tcW w:w="1650" w:type="pct"/>
          </w:tcPr>
          <w:p w14:paraId="7A9C18F5" w14:textId="77777777" w:rsidR="001A20E6" w:rsidRDefault="001A20E6"/>
        </w:tc>
        <w:tc>
          <w:tcPr>
            <w:tcW w:w="1650" w:type="pct"/>
          </w:tcPr>
          <w:p w14:paraId="517677D2" w14:textId="77777777" w:rsidR="001A20E6" w:rsidRDefault="001A20E6"/>
        </w:tc>
      </w:tr>
    </w:tbl>
    <w:p w14:paraId="47188FEA"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52A1E350" w14:textId="77777777">
        <w:tc>
          <w:tcPr>
            <w:tcW w:w="2500" w:type="pct"/>
            <w:tcMar>
              <w:top w:w="0" w:type="dxa"/>
              <w:left w:w="0" w:type="dxa"/>
              <w:bottom w:w="0" w:type="dxa"/>
              <w:right w:w="0" w:type="dxa"/>
            </w:tcMar>
          </w:tcPr>
          <w:p w14:paraId="1455D6F5" w14:textId="77777777" w:rsidR="001A20E6" w:rsidRDefault="00000000">
            <w:pPr>
              <w:pStyle w:val="WeekTitle"/>
            </w:pPr>
            <w:r>
              <w:rPr>
                <w:color w:val="1D4ED8"/>
              </w:rPr>
              <w:t>📅 Dec 07 - Dec 13, 2025</w:t>
            </w:r>
          </w:p>
        </w:tc>
        <w:tc>
          <w:tcPr>
            <w:tcW w:w="2500" w:type="pct"/>
            <w:tcMar>
              <w:top w:w="0" w:type="dxa"/>
              <w:left w:w="0" w:type="dxa"/>
              <w:bottom w:w="0" w:type="dxa"/>
              <w:right w:w="0" w:type="dxa"/>
            </w:tcMar>
          </w:tcPr>
          <w:p w14:paraId="3C242B67" w14:textId="77777777" w:rsidR="001A20E6" w:rsidRDefault="00000000">
            <w:pPr>
              <w:pStyle w:val="WeekCycleName"/>
            </w:pPr>
            <w:r>
              <w:rPr>
                <w:color w:val="1D4ED8"/>
              </w:rPr>
              <w:t>C1</w:t>
            </w:r>
          </w:p>
        </w:tc>
      </w:tr>
    </w:tbl>
    <w:p w14:paraId="279A4630"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14A9676C" w14:textId="77777777">
        <w:tc>
          <w:tcPr>
            <w:tcW w:w="700" w:type="pct"/>
            <w:shd w:val="clear" w:color="auto" w:fill="DBEAFE"/>
            <w:tcMar>
              <w:top w:w="200" w:type="dxa"/>
              <w:left w:w="100" w:type="dxa"/>
              <w:bottom w:w="200" w:type="dxa"/>
              <w:right w:w="100" w:type="dxa"/>
            </w:tcMar>
          </w:tcPr>
          <w:p w14:paraId="648355E9" w14:textId="77777777" w:rsidR="001A20E6" w:rsidRDefault="00000000">
            <w:pPr>
              <w:pStyle w:val="TableCellCalendarDayHeader"/>
            </w:pPr>
            <w:r>
              <w:rPr>
                <w:color w:val="1D4ED8"/>
              </w:rPr>
              <w:t>Sunday</w:t>
            </w:r>
          </w:p>
          <w:p w14:paraId="1D83A782" w14:textId="77777777" w:rsidR="001A20E6" w:rsidRDefault="00000000">
            <w:pPr>
              <w:pStyle w:val="TableCellCalendarDateHeader"/>
            </w:pPr>
            <w:r>
              <w:rPr>
                <w:color w:val="1D4ED8"/>
              </w:rPr>
              <w:t>Dec 07</w:t>
            </w:r>
          </w:p>
          <w:p w14:paraId="5EBDF43A"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384F3248" w14:textId="77777777" w:rsidR="001A20E6" w:rsidRDefault="00000000">
            <w:pPr>
              <w:pStyle w:val="TableCellCalendarDayHeader"/>
            </w:pPr>
            <w:r>
              <w:rPr>
                <w:color w:val="1D4ED8"/>
              </w:rPr>
              <w:t>Monday</w:t>
            </w:r>
          </w:p>
          <w:p w14:paraId="5148CC7F" w14:textId="77777777" w:rsidR="001A20E6" w:rsidRDefault="00000000">
            <w:pPr>
              <w:pStyle w:val="TableCellCalendarDateHeader"/>
            </w:pPr>
            <w:r>
              <w:rPr>
                <w:color w:val="1D4ED8"/>
              </w:rPr>
              <w:t>Dec 08</w:t>
            </w:r>
          </w:p>
          <w:p w14:paraId="70DA03E4"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76D44746" w14:textId="77777777" w:rsidR="001A20E6" w:rsidRDefault="00000000">
            <w:pPr>
              <w:pStyle w:val="TableCellCalendarDayHeader"/>
            </w:pPr>
            <w:r>
              <w:rPr>
                <w:color w:val="1D4ED8"/>
              </w:rPr>
              <w:t>Tuesday</w:t>
            </w:r>
          </w:p>
          <w:p w14:paraId="48BF359A" w14:textId="77777777" w:rsidR="001A20E6" w:rsidRDefault="00000000">
            <w:pPr>
              <w:pStyle w:val="TableCellCalendarDateHeader"/>
            </w:pPr>
            <w:r>
              <w:rPr>
                <w:color w:val="1D4ED8"/>
              </w:rPr>
              <w:t>Dec 09</w:t>
            </w:r>
          </w:p>
          <w:p w14:paraId="6A782172"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1DA7FDB7" w14:textId="77777777" w:rsidR="001A20E6" w:rsidRDefault="00000000">
            <w:pPr>
              <w:pStyle w:val="TableCellCalendarDayHeader"/>
            </w:pPr>
            <w:r>
              <w:rPr>
                <w:color w:val="1D4ED8"/>
              </w:rPr>
              <w:t>Wednesday</w:t>
            </w:r>
          </w:p>
          <w:p w14:paraId="50BD0D27" w14:textId="77777777" w:rsidR="001A20E6" w:rsidRDefault="00000000">
            <w:pPr>
              <w:pStyle w:val="TableCellCalendarDateHeader"/>
            </w:pPr>
            <w:r>
              <w:rPr>
                <w:color w:val="1D4ED8"/>
              </w:rPr>
              <w:t>Dec 10</w:t>
            </w:r>
          </w:p>
          <w:p w14:paraId="7FAE696E"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610FA01D" w14:textId="77777777" w:rsidR="001A20E6" w:rsidRDefault="00000000">
            <w:pPr>
              <w:pStyle w:val="TableCellCalendarDayHeader"/>
            </w:pPr>
            <w:r>
              <w:rPr>
                <w:color w:val="1D4ED8"/>
              </w:rPr>
              <w:t>Thursday</w:t>
            </w:r>
          </w:p>
          <w:p w14:paraId="2F7E5BD1" w14:textId="77777777" w:rsidR="001A20E6" w:rsidRDefault="00000000">
            <w:pPr>
              <w:pStyle w:val="TableCellCalendarDateHeader"/>
            </w:pPr>
            <w:r>
              <w:rPr>
                <w:color w:val="1D4ED8"/>
              </w:rPr>
              <w:t>Dec 11</w:t>
            </w:r>
          </w:p>
          <w:p w14:paraId="1D952E41"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7F1C3878" w14:textId="77777777" w:rsidR="001A20E6" w:rsidRDefault="00000000">
            <w:pPr>
              <w:pStyle w:val="TableCellCalendarDayHeader"/>
            </w:pPr>
            <w:r>
              <w:rPr>
                <w:color w:val="1D4ED8"/>
              </w:rPr>
              <w:t>Friday</w:t>
            </w:r>
          </w:p>
          <w:p w14:paraId="78AF5105" w14:textId="77777777" w:rsidR="001A20E6" w:rsidRDefault="00000000">
            <w:pPr>
              <w:pStyle w:val="TableCellCalendarDateHeader"/>
            </w:pPr>
            <w:r>
              <w:rPr>
                <w:color w:val="1D4ED8"/>
              </w:rPr>
              <w:t>Dec 12</w:t>
            </w:r>
          </w:p>
          <w:p w14:paraId="78C42F90"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1961A62B" w14:textId="77777777" w:rsidR="001A20E6" w:rsidRDefault="00000000">
            <w:pPr>
              <w:pStyle w:val="TableCellCalendarDayHeader"/>
            </w:pPr>
            <w:r>
              <w:rPr>
                <w:color w:val="F57C00"/>
              </w:rPr>
              <w:t>Saturday</w:t>
            </w:r>
          </w:p>
          <w:p w14:paraId="52308707" w14:textId="77777777" w:rsidR="001A20E6" w:rsidRDefault="00000000">
            <w:pPr>
              <w:pStyle w:val="TableCellCalendarDateHeader"/>
            </w:pPr>
            <w:r>
              <w:rPr>
                <w:color w:val="F57C00"/>
              </w:rPr>
              <w:t>Dec 13</w:t>
            </w:r>
          </w:p>
          <w:p w14:paraId="2AB8F55B" w14:textId="77777777" w:rsidR="001A20E6" w:rsidRDefault="00000000">
            <w:pPr>
              <w:pStyle w:val="TableCellCatchupLabel"/>
            </w:pPr>
            <w:r>
              <w:rPr>
                <w:color w:val="F57C00"/>
              </w:rPr>
              <w:t>Catchup Day</w:t>
            </w:r>
          </w:p>
        </w:tc>
      </w:tr>
      <w:tr w:rsidR="001A20E6" w14:paraId="4B4C8BED" w14:textId="77777777">
        <w:tc>
          <w:tcPr>
            <w:tcW w:w="700" w:type="pct"/>
            <w:shd w:val="clear" w:color="auto" w:fill="DBEAFE"/>
            <w:tcMar>
              <w:top w:w="150" w:type="dxa"/>
              <w:left w:w="100" w:type="dxa"/>
              <w:bottom w:w="150" w:type="dxa"/>
              <w:right w:w="100" w:type="dxa"/>
            </w:tcMar>
          </w:tcPr>
          <w:p w14:paraId="41F15906" w14:textId="77777777" w:rsidR="001A20E6" w:rsidRDefault="00000000">
            <w:pPr>
              <w:pStyle w:val="TableCellTaskSubject"/>
            </w:pPr>
            <w:r>
              <w:t>Geography</w:t>
            </w:r>
          </w:p>
          <w:p w14:paraId="62F11D42" w14:textId="77777777" w:rsidR="001A20E6" w:rsidRDefault="00000000">
            <w:pPr>
              <w:pStyle w:val="TableCellTaskDetails"/>
            </w:pPr>
            <w:r>
              <w:t>• Test - TEST — 3h</w:t>
            </w:r>
          </w:p>
          <w:p w14:paraId="56FC6443" w14:textId="77777777" w:rsidR="001A20E6" w:rsidRDefault="00000000">
            <w:pPr>
              <w:pStyle w:val="TableCellTaskBadge"/>
              <w:shd w:val="clear" w:color="auto" w:fill="FFF3E0"/>
            </w:pPr>
            <w:r>
              <w:rPr>
                <w:b/>
                <w:bCs/>
                <w:color w:val="F57C00"/>
              </w:rPr>
              <w:t>TEST</w:t>
            </w:r>
          </w:p>
        </w:tc>
        <w:tc>
          <w:tcPr>
            <w:tcW w:w="700" w:type="pct"/>
            <w:shd w:val="clear" w:color="auto" w:fill="DBEAFE"/>
            <w:tcMar>
              <w:top w:w="150" w:type="dxa"/>
              <w:left w:w="100" w:type="dxa"/>
              <w:bottom w:w="150" w:type="dxa"/>
              <w:right w:w="100" w:type="dxa"/>
            </w:tcMar>
          </w:tcPr>
          <w:p w14:paraId="2B9F3EC6" w14:textId="77777777" w:rsidR="001A20E6" w:rsidRDefault="00000000">
            <w:pPr>
              <w:pStyle w:val="TableCellTaskSubject"/>
            </w:pPr>
            <w:r>
              <w:t>Geography</w:t>
            </w:r>
          </w:p>
          <w:p w14:paraId="17380301" w14:textId="77777777" w:rsidR="001A20E6" w:rsidRDefault="00000000">
            <w:pPr>
              <w:pStyle w:val="TableCellTaskDetails"/>
            </w:pPr>
            <w:r>
              <w:t>• Study - World Geography - Physical and world Map related (G06) — 2h</w:t>
            </w:r>
          </w:p>
          <w:p w14:paraId="5AD8055E" w14:textId="77777777" w:rsidR="001A20E6" w:rsidRDefault="00000000">
            <w:pPr>
              <w:pStyle w:val="TableCellTaskBadge"/>
              <w:shd w:val="clear" w:color="auto" w:fill="E3F2FD"/>
            </w:pPr>
            <w:r>
              <w:rPr>
                <w:b/>
                <w:bCs/>
                <w:color w:val="1976D2"/>
              </w:rPr>
              <w:t>STUDY</w:t>
            </w:r>
          </w:p>
          <w:p w14:paraId="2C52D658" w14:textId="77777777" w:rsidR="001A20E6" w:rsidRDefault="00000000">
            <w:pPr>
              <w:pStyle w:val="TableCellTaskDetails"/>
            </w:pPr>
            <w:r>
              <w:t>• Study - Geo-physical Phenomenon (G07) — 1h</w:t>
            </w:r>
          </w:p>
          <w:p w14:paraId="00F5B6BA"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6D6FBF5B" w14:textId="77777777" w:rsidR="001A20E6" w:rsidRDefault="00000000">
            <w:pPr>
              <w:pStyle w:val="TableCellTaskSubject"/>
            </w:pPr>
            <w:r>
              <w:t>Geography</w:t>
            </w:r>
          </w:p>
          <w:p w14:paraId="730CF254" w14:textId="77777777" w:rsidR="001A20E6" w:rsidRDefault="00000000">
            <w:pPr>
              <w:pStyle w:val="TableCellTaskDetails"/>
            </w:pPr>
            <w:r>
              <w:t>• Study - Geo-physical Phenomenon (G07) — 1h</w:t>
            </w:r>
          </w:p>
          <w:p w14:paraId="52B977E0" w14:textId="77777777" w:rsidR="001A20E6" w:rsidRDefault="00000000">
            <w:pPr>
              <w:pStyle w:val="TableCellTaskBadge"/>
              <w:shd w:val="clear" w:color="auto" w:fill="E3F2FD"/>
            </w:pPr>
            <w:r>
              <w:rPr>
                <w:b/>
                <w:bCs/>
                <w:color w:val="1976D2"/>
              </w:rPr>
              <w:t>STUDY</w:t>
            </w:r>
          </w:p>
          <w:p w14:paraId="3038B3DA" w14:textId="77777777" w:rsidR="001A20E6" w:rsidRDefault="00000000">
            <w:pPr>
              <w:pStyle w:val="TableCellTaskDetails"/>
            </w:pPr>
            <w:r>
              <w:t>• Study - Resources - World and India (G08) — 2h</w:t>
            </w:r>
          </w:p>
          <w:p w14:paraId="0A58861E"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011DF12A" w14:textId="77777777" w:rsidR="001A20E6" w:rsidRDefault="00000000">
            <w:pPr>
              <w:pStyle w:val="TableCellTaskSubject"/>
            </w:pPr>
            <w:r>
              <w:t>Geography</w:t>
            </w:r>
          </w:p>
          <w:p w14:paraId="74B97793" w14:textId="77777777" w:rsidR="001A20E6" w:rsidRDefault="00000000">
            <w:pPr>
              <w:pStyle w:val="TableCellTaskDetails"/>
            </w:pPr>
            <w:r>
              <w:t>• Study - Industry - World and India (G09) — 2h</w:t>
            </w:r>
          </w:p>
          <w:p w14:paraId="0A2D3FC3" w14:textId="77777777" w:rsidR="001A20E6" w:rsidRDefault="00000000">
            <w:pPr>
              <w:pStyle w:val="TableCellTaskBadge"/>
              <w:shd w:val="clear" w:color="auto" w:fill="E3F2FD"/>
            </w:pPr>
            <w:r>
              <w:rPr>
                <w:b/>
                <w:bCs/>
                <w:color w:val="1976D2"/>
              </w:rPr>
              <w:t>STUDY</w:t>
            </w:r>
          </w:p>
          <w:p w14:paraId="04F3D65D" w14:textId="77777777" w:rsidR="001A20E6" w:rsidRDefault="00000000">
            <w:pPr>
              <w:pStyle w:val="TableCellTaskDetails"/>
            </w:pPr>
            <w:r>
              <w:t>• Study - Settlements (G10) — 1h</w:t>
            </w:r>
          </w:p>
          <w:p w14:paraId="19735BF2"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799B0231" w14:textId="77777777" w:rsidR="001A20E6" w:rsidRDefault="00000000">
            <w:pPr>
              <w:pStyle w:val="TableCellTaskSubject"/>
            </w:pPr>
            <w:r>
              <w:t>Geography</w:t>
            </w:r>
          </w:p>
          <w:p w14:paraId="4AB0033E" w14:textId="77777777" w:rsidR="001A20E6" w:rsidRDefault="00000000">
            <w:pPr>
              <w:pStyle w:val="TableCellTaskDetails"/>
            </w:pPr>
            <w:r>
              <w:t>• Study - Settlements (G10) — 1h</w:t>
            </w:r>
          </w:p>
          <w:p w14:paraId="5D793B83" w14:textId="77777777" w:rsidR="001A20E6" w:rsidRDefault="00000000">
            <w:pPr>
              <w:pStyle w:val="TableCellTaskBadge"/>
              <w:shd w:val="clear" w:color="auto" w:fill="E3F2FD"/>
            </w:pPr>
            <w:r>
              <w:rPr>
                <w:b/>
                <w:bCs/>
                <w:color w:val="1976D2"/>
              </w:rPr>
              <w:t>STUDY</w:t>
            </w:r>
          </w:p>
          <w:p w14:paraId="0EECF034" w14:textId="77777777" w:rsidR="001A20E6" w:rsidRDefault="00000000">
            <w:pPr>
              <w:pStyle w:val="TableCellTaskDetails"/>
            </w:pPr>
            <w:r>
              <w:t>• Study - Population and Migration (G11) — 2h</w:t>
            </w:r>
          </w:p>
          <w:p w14:paraId="32C7A5AD"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302BACD3" w14:textId="77777777" w:rsidR="001A20E6" w:rsidRDefault="00000000">
            <w:pPr>
              <w:pStyle w:val="TableCellTaskSubject"/>
            </w:pPr>
            <w:r>
              <w:t>Geography</w:t>
            </w:r>
          </w:p>
          <w:p w14:paraId="1691DF5D" w14:textId="77777777" w:rsidR="001A20E6" w:rsidRDefault="00000000">
            <w:pPr>
              <w:pStyle w:val="TableCellTaskDetails"/>
            </w:pPr>
            <w:r>
              <w:t>• Study - Physical geogrpahy of India &amp; Drainage; (G12) — 2h</w:t>
            </w:r>
          </w:p>
          <w:p w14:paraId="7532BBEA" w14:textId="77777777" w:rsidR="001A20E6" w:rsidRDefault="00000000">
            <w:pPr>
              <w:pStyle w:val="TableCellTaskBadge"/>
              <w:shd w:val="clear" w:color="auto" w:fill="E3F2FD"/>
            </w:pPr>
            <w:r>
              <w:rPr>
                <w:b/>
                <w:bCs/>
                <w:color w:val="1976D2"/>
              </w:rPr>
              <w:t>STUDY</w:t>
            </w:r>
          </w:p>
          <w:p w14:paraId="365FE4A3" w14:textId="77777777" w:rsidR="001A20E6" w:rsidRDefault="00000000">
            <w:pPr>
              <w:pStyle w:val="TableCellTaskDetails"/>
            </w:pPr>
            <w:r>
              <w:t>• Study - Indian Climate &amp; Vegetation (G13) — 1h</w:t>
            </w:r>
          </w:p>
          <w:p w14:paraId="17D318F5"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18713D62" w14:textId="77777777" w:rsidR="001A20E6" w:rsidRDefault="001A20E6"/>
        </w:tc>
      </w:tr>
      <w:tr w:rsidR="001A20E6" w14:paraId="0353FC73" w14:textId="77777777">
        <w:tc>
          <w:tcPr>
            <w:tcW w:w="700" w:type="pct"/>
            <w:shd w:val="clear" w:color="auto" w:fill="DBEAFE"/>
            <w:tcMar>
              <w:top w:w="150" w:type="dxa"/>
              <w:left w:w="100" w:type="dxa"/>
              <w:bottom w:w="150" w:type="dxa"/>
              <w:right w:w="100" w:type="dxa"/>
            </w:tcMar>
          </w:tcPr>
          <w:p w14:paraId="52A0ED32" w14:textId="77777777" w:rsidR="001A20E6" w:rsidRDefault="00000000">
            <w:pPr>
              <w:pStyle w:val="TableCellTaskSubject"/>
            </w:pPr>
            <w:r>
              <w:t>Environment, Ecology and Disaster Management</w:t>
            </w:r>
          </w:p>
          <w:p w14:paraId="02B878CD" w14:textId="77777777" w:rsidR="001A20E6" w:rsidRDefault="00000000">
            <w:pPr>
              <w:pStyle w:val="TableCellTaskDetails"/>
            </w:pPr>
            <w:r>
              <w:t>• Test - TEST — 3h</w:t>
            </w:r>
          </w:p>
          <w:p w14:paraId="79FEF795" w14:textId="77777777" w:rsidR="001A20E6" w:rsidRDefault="00000000">
            <w:pPr>
              <w:pStyle w:val="TableCellTaskBadge"/>
              <w:shd w:val="clear" w:color="auto" w:fill="FFF3E0"/>
            </w:pPr>
            <w:r>
              <w:rPr>
                <w:b/>
                <w:bCs/>
                <w:color w:val="F57C00"/>
              </w:rPr>
              <w:t>TEST</w:t>
            </w:r>
          </w:p>
        </w:tc>
        <w:tc>
          <w:tcPr>
            <w:tcW w:w="700" w:type="pct"/>
            <w:shd w:val="clear" w:color="auto" w:fill="DBEAFE"/>
            <w:tcMar>
              <w:top w:w="150" w:type="dxa"/>
              <w:left w:w="100" w:type="dxa"/>
              <w:bottom w:w="150" w:type="dxa"/>
              <w:right w:w="100" w:type="dxa"/>
            </w:tcMar>
          </w:tcPr>
          <w:p w14:paraId="456D084A" w14:textId="77777777" w:rsidR="001A20E6" w:rsidRDefault="00000000">
            <w:pPr>
              <w:pStyle w:val="TableCellTaskSubject"/>
            </w:pPr>
            <w:r>
              <w:t>Environment, Ecology and Disaster Management</w:t>
            </w:r>
          </w:p>
          <w:p w14:paraId="02E3E4B7" w14:textId="77777777" w:rsidR="001A20E6" w:rsidRDefault="00000000">
            <w:pPr>
              <w:pStyle w:val="TableCellTaskDetails"/>
            </w:pPr>
            <w:r>
              <w:t>• Study - Biodiversity and its conservation (B04) — 1h 30m</w:t>
            </w:r>
          </w:p>
          <w:p w14:paraId="7BC9EE2F" w14:textId="77777777" w:rsidR="001A20E6" w:rsidRDefault="00000000">
            <w:pPr>
              <w:pStyle w:val="TableCellTaskBadge"/>
              <w:shd w:val="clear" w:color="auto" w:fill="E3F2FD"/>
            </w:pPr>
            <w:r>
              <w:rPr>
                <w:b/>
                <w:bCs/>
                <w:color w:val="1976D2"/>
              </w:rPr>
              <w:t>STUDY</w:t>
            </w:r>
          </w:p>
          <w:p w14:paraId="0CC379A4" w14:textId="77777777" w:rsidR="001A20E6" w:rsidRDefault="00000000">
            <w:pPr>
              <w:pStyle w:val="TableCellTaskDetails"/>
            </w:pPr>
            <w:r>
              <w:t>• Study - Pollution (B05) — 1h 30m</w:t>
            </w:r>
          </w:p>
          <w:p w14:paraId="421E36A9"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1C23C012" w14:textId="77777777" w:rsidR="001A20E6" w:rsidRDefault="00000000">
            <w:pPr>
              <w:pStyle w:val="TableCellTaskSubject"/>
            </w:pPr>
            <w:r>
              <w:t>Environment, Ecology and Disaster Management</w:t>
            </w:r>
          </w:p>
          <w:p w14:paraId="228C41BE" w14:textId="77777777" w:rsidR="001A20E6" w:rsidRDefault="00000000">
            <w:pPr>
              <w:pStyle w:val="TableCellTaskDetails"/>
            </w:pPr>
            <w:r>
              <w:t>• Study - Land Degradation (B06) — 1h 30m</w:t>
            </w:r>
          </w:p>
          <w:p w14:paraId="79C2C945" w14:textId="77777777" w:rsidR="001A20E6" w:rsidRDefault="00000000">
            <w:pPr>
              <w:pStyle w:val="TableCellTaskBadge"/>
              <w:shd w:val="clear" w:color="auto" w:fill="E3F2FD"/>
            </w:pPr>
            <w:r>
              <w:rPr>
                <w:b/>
                <w:bCs/>
                <w:color w:val="1976D2"/>
              </w:rPr>
              <w:t>STUDY</w:t>
            </w:r>
          </w:p>
          <w:p w14:paraId="40B0658F" w14:textId="77777777" w:rsidR="001A20E6" w:rsidRDefault="00000000">
            <w:pPr>
              <w:pStyle w:val="TableCellTaskDetails"/>
            </w:pPr>
            <w:r>
              <w:t>• Study - Waste Management (B07) — 1h 30m</w:t>
            </w:r>
          </w:p>
          <w:p w14:paraId="4A3504C7"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6F051A5C" w14:textId="77777777" w:rsidR="001A20E6" w:rsidRDefault="00000000">
            <w:pPr>
              <w:pStyle w:val="TableCellTaskSubject"/>
            </w:pPr>
            <w:r>
              <w:t>Environment, Ecology and Disaster Management</w:t>
            </w:r>
          </w:p>
          <w:p w14:paraId="31D133FC" w14:textId="77777777" w:rsidR="001A20E6" w:rsidRDefault="00000000">
            <w:pPr>
              <w:pStyle w:val="TableCellTaskDetails"/>
            </w:pPr>
            <w:r>
              <w:t>• Study - Forest Conservation (B08) — 1h 30m</w:t>
            </w:r>
          </w:p>
          <w:p w14:paraId="41C40810" w14:textId="77777777" w:rsidR="001A20E6" w:rsidRDefault="00000000">
            <w:pPr>
              <w:pStyle w:val="TableCellTaskBadge"/>
              <w:shd w:val="clear" w:color="auto" w:fill="E3F2FD"/>
            </w:pPr>
            <w:r>
              <w:rPr>
                <w:b/>
                <w:bCs/>
                <w:color w:val="1976D2"/>
              </w:rPr>
              <w:t>STUDY</w:t>
            </w:r>
          </w:p>
          <w:p w14:paraId="18762C86" w14:textId="77777777" w:rsidR="001A20E6" w:rsidRDefault="00000000">
            <w:pPr>
              <w:pStyle w:val="TableCellTaskDetails"/>
            </w:pPr>
            <w:r>
              <w:t>• Study - Global Warming and Climate Change (B09) — 1h 30m</w:t>
            </w:r>
          </w:p>
          <w:p w14:paraId="0896DAF0"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1E59DCE4" w14:textId="77777777" w:rsidR="001A20E6" w:rsidRDefault="00000000">
            <w:pPr>
              <w:pStyle w:val="TableCellTaskSubject"/>
            </w:pPr>
            <w:r>
              <w:t>Environment, Ecology and Disaster Management</w:t>
            </w:r>
          </w:p>
          <w:p w14:paraId="787BD70A" w14:textId="77777777" w:rsidR="001A20E6" w:rsidRDefault="00000000">
            <w:pPr>
              <w:pStyle w:val="TableCellTaskDetails"/>
            </w:pPr>
            <w:r>
              <w:t>• Study - Green Revolution and Sustainable Agriculture (B10) — 1h 30m</w:t>
            </w:r>
          </w:p>
          <w:p w14:paraId="41F58E06" w14:textId="77777777" w:rsidR="001A20E6" w:rsidRDefault="00000000">
            <w:pPr>
              <w:pStyle w:val="TableCellTaskBadge"/>
              <w:shd w:val="clear" w:color="auto" w:fill="E3F2FD"/>
            </w:pPr>
            <w:r>
              <w:rPr>
                <w:b/>
                <w:bCs/>
                <w:color w:val="1976D2"/>
              </w:rPr>
              <w:t>STUDY</w:t>
            </w:r>
          </w:p>
          <w:p w14:paraId="04564B88" w14:textId="77777777" w:rsidR="001A20E6" w:rsidRDefault="00000000">
            <w:pPr>
              <w:pStyle w:val="TableCellTaskDetails"/>
            </w:pPr>
            <w:r>
              <w:t>• Study - Renewable Energy (B11) — 1h 30m</w:t>
            </w:r>
          </w:p>
          <w:p w14:paraId="7D9C6197"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7358DF1B" w14:textId="77777777" w:rsidR="001A20E6" w:rsidRDefault="00000000">
            <w:pPr>
              <w:pStyle w:val="TableCellTaskSubject"/>
            </w:pPr>
            <w:r>
              <w:t>Environment, Ecology and Disaster Management</w:t>
            </w:r>
          </w:p>
          <w:p w14:paraId="3373F563" w14:textId="77777777" w:rsidR="001A20E6" w:rsidRDefault="00000000">
            <w:pPr>
              <w:pStyle w:val="TableCellTaskDetails"/>
            </w:pPr>
            <w:r>
              <w:t>• Study - Global Agreements and Efforts (B12) — 1h 30m</w:t>
            </w:r>
          </w:p>
          <w:p w14:paraId="0299A412" w14:textId="77777777" w:rsidR="001A20E6" w:rsidRDefault="00000000">
            <w:pPr>
              <w:pStyle w:val="TableCellTaskBadge"/>
              <w:shd w:val="clear" w:color="auto" w:fill="E3F2FD"/>
            </w:pPr>
            <w:r>
              <w:rPr>
                <w:b/>
                <w:bCs/>
                <w:color w:val="1976D2"/>
              </w:rPr>
              <w:t>STUDY</w:t>
            </w:r>
          </w:p>
          <w:p w14:paraId="5B37F67E" w14:textId="77777777" w:rsidR="001A20E6" w:rsidRDefault="00000000">
            <w:pPr>
              <w:pStyle w:val="TableCellTaskDetails"/>
            </w:pPr>
            <w:r>
              <w:t>• Study - Indian Initiatives, efforts and Commitments (B13) — 1h 30m</w:t>
            </w:r>
          </w:p>
          <w:p w14:paraId="0CF82336"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266B7428" w14:textId="77777777" w:rsidR="001A20E6" w:rsidRDefault="001A20E6"/>
        </w:tc>
      </w:tr>
    </w:tbl>
    <w:p w14:paraId="48087A0E" w14:textId="77777777" w:rsidR="001A20E6" w:rsidRDefault="001A20E6">
      <w:pPr>
        <w:spacing w:after="400"/>
      </w:pPr>
    </w:p>
    <w:p w14:paraId="083F405C" w14:textId="77777777" w:rsidR="001A20E6" w:rsidRDefault="00000000">
      <w:pPr>
        <w:pStyle w:val="ResourceTitle"/>
      </w:pPr>
      <w:r>
        <w:t>📚 Resources for Dec 07 - Dec 13</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32549B01"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D94C8A8" w14:textId="77777777" w:rsidR="001A20E6" w:rsidRDefault="00000000">
            <w:pPr>
              <w:pStyle w:val="TableCellSubjectName"/>
            </w:pPr>
            <w:r>
              <w:t>Geography</w:t>
            </w:r>
          </w:p>
          <w:p w14:paraId="4FE2E0EC" w14:textId="77777777" w:rsidR="001A20E6" w:rsidRDefault="00000000">
            <w:pPr>
              <w:pStyle w:val="TableCellCategoryTitle"/>
            </w:pPr>
            <w:r>
              <w:t>📝 Practice Materials</w:t>
            </w:r>
          </w:p>
          <w:p w14:paraId="4DDB9C5E" w14:textId="77777777" w:rsidR="001A20E6" w:rsidRDefault="00000000">
            <w:pPr>
              <w:pStyle w:val="TableCellResourceItem"/>
            </w:pPr>
            <w:r>
              <w:t>• La Excellence Geography Material</w:t>
            </w:r>
          </w:p>
          <w:p w14:paraId="7D0AABCB" w14:textId="77777777" w:rsidR="001A20E6" w:rsidRDefault="00000000">
            <w:pPr>
              <w:pStyle w:val="TableCellResourceItem"/>
            </w:pPr>
            <w:r>
              <w:t>• Mains RRP + Prelims RRP</w:t>
            </w:r>
          </w:p>
          <w:p w14:paraId="1D6D8F4C" w14:textId="77777777" w:rsidR="001A20E6" w:rsidRDefault="00000000">
            <w:pPr>
              <w:pStyle w:val="TableCellResourceItem"/>
            </w:pPr>
            <w:r>
              <w:t>• Prelims &amp; Mains Workbooks</w:t>
            </w:r>
          </w:p>
          <w:p w14:paraId="0F1F1687" w14:textId="77777777" w:rsidR="001A20E6" w:rsidRDefault="00000000">
            <w:pPr>
              <w:pStyle w:val="TableCellCategoryTitle"/>
            </w:pPr>
            <w:r>
              <w:t>📰 Current Affairs</w:t>
            </w:r>
          </w:p>
          <w:p w14:paraId="36AFEA32" w14:textId="77777777" w:rsidR="001A20E6" w:rsidRDefault="00000000">
            <w:pPr>
              <w:pStyle w:val="TableCellResourceItem"/>
            </w:pPr>
            <w:r>
              <w:t>• Atlas (Orient Blackswan)</w:t>
            </w:r>
          </w:p>
          <w:p w14:paraId="15B86000" w14:textId="77777777" w:rsidR="001A20E6" w:rsidRDefault="00000000">
            <w:pPr>
              <w:pStyle w:val="TableCellResourceItem"/>
            </w:pPr>
            <w:r>
              <w:t>• Newspapers (The Hindu – Env/Geo pages)</w:t>
            </w:r>
          </w:p>
          <w:p w14:paraId="5D479FB0"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1FC60BEA" w14:textId="77777777" w:rsidR="001A20E6" w:rsidRDefault="00000000">
            <w:pPr>
              <w:pStyle w:val="TableCellSubjectName"/>
            </w:pPr>
            <w:r>
              <w:t>Environment, Ecology and Disaster Management</w:t>
            </w:r>
          </w:p>
          <w:p w14:paraId="0BC3D5D8" w14:textId="77777777" w:rsidR="001A20E6" w:rsidRDefault="00000000">
            <w:pPr>
              <w:pStyle w:val="TableCellCategoryTitle"/>
            </w:pPr>
            <w:r>
              <w:t>📝 Practice Materials</w:t>
            </w:r>
          </w:p>
          <w:p w14:paraId="72EF7E08" w14:textId="77777777" w:rsidR="001A20E6" w:rsidRDefault="00000000">
            <w:pPr>
              <w:pStyle w:val="TableCellResourceItem"/>
            </w:pPr>
            <w:r>
              <w:t>• La Excellence Environment Material</w:t>
            </w:r>
          </w:p>
          <w:p w14:paraId="68C2EC72" w14:textId="77777777" w:rsidR="001A20E6" w:rsidRDefault="00000000">
            <w:pPr>
              <w:pStyle w:val="TableCellResourceItem"/>
            </w:pPr>
            <w:r>
              <w:t>• Prelims &amp; Mains Workbooks</w:t>
            </w:r>
          </w:p>
          <w:p w14:paraId="18F5AEB4" w14:textId="77777777" w:rsidR="001A20E6" w:rsidRDefault="00000000">
            <w:pPr>
              <w:pStyle w:val="TableCellResourceItem"/>
            </w:pPr>
            <w:r>
              <w:t>• La Excellence DM Material</w:t>
            </w:r>
          </w:p>
          <w:p w14:paraId="243BE857" w14:textId="77777777" w:rsidR="001A20E6" w:rsidRDefault="00000000">
            <w:pPr>
              <w:pStyle w:val="TableCellResourceItem"/>
            </w:pPr>
            <w:r>
              <w:t>• Prelims &amp; Mains Workbooks</w:t>
            </w:r>
          </w:p>
          <w:p w14:paraId="294D06E2" w14:textId="77777777" w:rsidR="001A20E6" w:rsidRDefault="00000000">
            <w:pPr>
              <w:pStyle w:val="TableCellCategoryTitle"/>
            </w:pPr>
            <w:r>
              <w:t>📰 Current Affairs</w:t>
            </w:r>
          </w:p>
          <w:p w14:paraId="0B0DC533" w14:textId="77777777" w:rsidR="001A20E6" w:rsidRDefault="00000000">
            <w:pPr>
              <w:pStyle w:val="TableCellResourceItem"/>
            </w:pPr>
            <w:r>
              <w:t>• Down to Earth</w:t>
            </w:r>
          </w:p>
          <w:p w14:paraId="2A52F8BD" w14:textId="77777777" w:rsidR="001A20E6" w:rsidRDefault="00000000">
            <w:pPr>
              <w:pStyle w:val="TableCellResourceItem"/>
            </w:pPr>
            <w:r>
              <w:t>• Newspapers (The Hindu – Env, sections)</w:t>
            </w:r>
          </w:p>
          <w:p w14:paraId="4C1D41E0" w14:textId="77777777" w:rsidR="001A20E6" w:rsidRDefault="00000000">
            <w:pPr>
              <w:pStyle w:val="TableCellResourceItem"/>
            </w:pPr>
            <w:r>
              <w:t>• Down to earth</w:t>
            </w:r>
          </w:p>
          <w:p w14:paraId="197518B3" w14:textId="77777777" w:rsidR="001A20E6" w:rsidRDefault="00000000">
            <w:pPr>
              <w:pStyle w:val="TableCellResourceItem"/>
            </w:pPr>
            <w:r>
              <w:t>• Disaster coverage – IE/The Hindu</w:t>
            </w:r>
          </w:p>
        </w:tc>
        <w:tc>
          <w:tcPr>
            <w:tcW w:w="1650" w:type="pct"/>
          </w:tcPr>
          <w:p w14:paraId="3C415B33" w14:textId="77777777" w:rsidR="001A20E6" w:rsidRDefault="001A20E6"/>
        </w:tc>
      </w:tr>
    </w:tbl>
    <w:p w14:paraId="72CB4948"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1D58878C" w14:textId="77777777">
        <w:tc>
          <w:tcPr>
            <w:tcW w:w="2500" w:type="pct"/>
            <w:tcMar>
              <w:top w:w="0" w:type="dxa"/>
              <w:left w:w="0" w:type="dxa"/>
              <w:bottom w:w="0" w:type="dxa"/>
              <w:right w:w="0" w:type="dxa"/>
            </w:tcMar>
          </w:tcPr>
          <w:p w14:paraId="7BC739C7" w14:textId="77777777" w:rsidR="001A20E6" w:rsidRDefault="00000000">
            <w:pPr>
              <w:pStyle w:val="WeekTitle"/>
            </w:pPr>
            <w:r>
              <w:rPr>
                <w:color w:val="1D4ED8"/>
              </w:rPr>
              <w:t>📅 Dec 14 - Dec 20, 2025</w:t>
            </w:r>
          </w:p>
        </w:tc>
        <w:tc>
          <w:tcPr>
            <w:tcW w:w="2500" w:type="pct"/>
            <w:tcMar>
              <w:top w:w="0" w:type="dxa"/>
              <w:left w:w="0" w:type="dxa"/>
              <w:bottom w:w="0" w:type="dxa"/>
              <w:right w:w="0" w:type="dxa"/>
            </w:tcMar>
          </w:tcPr>
          <w:p w14:paraId="2500736B" w14:textId="77777777" w:rsidR="001A20E6" w:rsidRDefault="00000000">
            <w:pPr>
              <w:pStyle w:val="WeekCycleName"/>
            </w:pPr>
            <w:r>
              <w:rPr>
                <w:color w:val="1D4ED8"/>
              </w:rPr>
              <w:t>C1</w:t>
            </w:r>
          </w:p>
        </w:tc>
      </w:tr>
    </w:tbl>
    <w:p w14:paraId="6854B7C2"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29D1C501" w14:textId="77777777">
        <w:tc>
          <w:tcPr>
            <w:tcW w:w="700" w:type="pct"/>
            <w:shd w:val="clear" w:color="auto" w:fill="DBEAFE"/>
            <w:tcMar>
              <w:top w:w="200" w:type="dxa"/>
              <w:left w:w="100" w:type="dxa"/>
              <w:bottom w:w="200" w:type="dxa"/>
              <w:right w:w="100" w:type="dxa"/>
            </w:tcMar>
          </w:tcPr>
          <w:p w14:paraId="151A8CA2" w14:textId="77777777" w:rsidR="001A20E6" w:rsidRDefault="00000000">
            <w:pPr>
              <w:pStyle w:val="TableCellCalendarDayHeader"/>
            </w:pPr>
            <w:r>
              <w:rPr>
                <w:color w:val="1D4ED8"/>
              </w:rPr>
              <w:t>Sunday</w:t>
            </w:r>
          </w:p>
          <w:p w14:paraId="3691DFB2" w14:textId="77777777" w:rsidR="001A20E6" w:rsidRDefault="00000000">
            <w:pPr>
              <w:pStyle w:val="TableCellCalendarDateHeader"/>
            </w:pPr>
            <w:r>
              <w:rPr>
                <w:color w:val="1D4ED8"/>
              </w:rPr>
              <w:t>Dec 14</w:t>
            </w:r>
          </w:p>
          <w:p w14:paraId="153F7606"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3E9F8D29" w14:textId="77777777" w:rsidR="001A20E6" w:rsidRDefault="00000000">
            <w:pPr>
              <w:pStyle w:val="TableCellCalendarDayHeader"/>
            </w:pPr>
            <w:r>
              <w:rPr>
                <w:color w:val="1D4ED8"/>
              </w:rPr>
              <w:t>Monday</w:t>
            </w:r>
          </w:p>
          <w:p w14:paraId="09F73497" w14:textId="77777777" w:rsidR="001A20E6" w:rsidRDefault="00000000">
            <w:pPr>
              <w:pStyle w:val="TableCellCalendarDateHeader"/>
            </w:pPr>
            <w:r>
              <w:rPr>
                <w:color w:val="1D4ED8"/>
              </w:rPr>
              <w:t>Dec 15</w:t>
            </w:r>
          </w:p>
          <w:p w14:paraId="6BA93E66"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56CBBC13" w14:textId="77777777" w:rsidR="001A20E6" w:rsidRDefault="00000000">
            <w:pPr>
              <w:pStyle w:val="TableCellCalendarDayHeader"/>
            </w:pPr>
            <w:r>
              <w:rPr>
                <w:color w:val="1D4ED8"/>
              </w:rPr>
              <w:t>Tuesday</w:t>
            </w:r>
          </w:p>
          <w:p w14:paraId="60FB09D4" w14:textId="77777777" w:rsidR="001A20E6" w:rsidRDefault="00000000">
            <w:pPr>
              <w:pStyle w:val="TableCellCalendarDateHeader"/>
            </w:pPr>
            <w:r>
              <w:rPr>
                <w:color w:val="1D4ED8"/>
              </w:rPr>
              <w:t>Dec 16</w:t>
            </w:r>
          </w:p>
          <w:p w14:paraId="19B4FD8F"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4F700DDF" w14:textId="77777777" w:rsidR="001A20E6" w:rsidRDefault="00000000">
            <w:pPr>
              <w:pStyle w:val="TableCellCalendarDayHeader"/>
            </w:pPr>
            <w:r>
              <w:rPr>
                <w:color w:val="1D4ED8"/>
              </w:rPr>
              <w:t>Wednesday</w:t>
            </w:r>
          </w:p>
          <w:p w14:paraId="18D10353" w14:textId="77777777" w:rsidR="001A20E6" w:rsidRDefault="00000000">
            <w:pPr>
              <w:pStyle w:val="TableCellCalendarDateHeader"/>
            </w:pPr>
            <w:r>
              <w:rPr>
                <w:color w:val="1D4ED8"/>
              </w:rPr>
              <w:t>Dec 17</w:t>
            </w:r>
          </w:p>
          <w:p w14:paraId="25793C6E"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3710010F" w14:textId="77777777" w:rsidR="001A20E6" w:rsidRDefault="00000000">
            <w:pPr>
              <w:pStyle w:val="TableCellCalendarDayHeader"/>
            </w:pPr>
            <w:r>
              <w:rPr>
                <w:color w:val="1D4ED8"/>
              </w:rPr>
              <w:t>Thursday</w:t>
            </w:r>
          </w:p>
          <w:p w14:paraId="7C055FA8" w14:textId="77777777" w:rsidR="001A20E6" w:rsidRDefault="00000000">
            <w:pPr>
              <w:pStyle w:val="TableCellCalendarDateHeader"/>
            </w:pPr>
            <w:r>
              <w:rPr>
                <w:color w:val="1D4ED8"/>
              </w:rPr>
              <w:t>Dec 18</w:t>
            </w:r>
          </w:p>
          <w:p w14:paraId="7533AD9C"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5A9823FE" w14:textId="77777777" w:rsidR="001A20E6" w:rsidRDefault="00000000">
            <w:pPr>
              <w:pStyle w:val="TableCellCalendarDayHeader"/>
            </w:pPr>
            <w:r>
              <w:rPr>
                <w:color w:val="1D4ED8"/>
              </w:rPr>
              <w:t>Friday</w:t>
            </w:r>
          </w:p>
          <w:p w14:paraId="19A9BDE3" w14:textId="77777777" w:rsidR="001A20E6" w:rsidRDefault="00000000">
            <w:pPr>
              <w:pStyle w:val="TableCellCalendarDateHeader"/>
            </w:pPr>
            <w:r>
              <w:rPr>
                <w:color w:val="1D4ED8"/>
              </w:rPr>
              <w:t>Dec 19</w:t>
            </w:r>
          </w:p>
          <w:p w14:paraId="1FE6758C"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67384BA8" w14:textId="77777777" w:rsidR="001A20E6" w:rsidRDefault="00000000">
            <w:pPr>
              <w:pStyle w:val="TableCellCalendarDayHeader"/>
            </w:pPr>
            <w:r>
              <w:rPr>
                <w:color w:val="F57C00"/>
              </w:rPr>
              <w:t>Saturday</w:t>
            </w:r>
          </w:p>
          <w:p w14:paraId="75BB5707" w14:textId="77777777" w:rsidR="001A20E6" w:rsidRDefault="00000000">
            <w:pPr>
              <w:pStyle w:val="TableCellCalendarDateHeader"/>
            </w:pPr>
            <w:r>
              <w:rPr>
                <w:color w:val="F57C00"/>
              </w:rPr>
              <w:t>Dec 20</w:t>
            </w:r>
          </w:p>
          <w:p w14:paraId="2F069012" w14:textId="77777777" w:rsidR="001A20E6" w:rsidRDefault="00000000">
            <w:pPr>
              <w:pStyle w:val="TableCellCatchupLabel"/>
            </w:pPr>
            <w:r>
              <w:rPr>
                <w:color w:val="F57C00"/>
              </w:rPr>
              <w:t>Catchup Day</w:t>
            </w:r>
          </w:p>
        </w:tc>
      </w:tr>
      <w:tr w:rsidR="001A20E6" w14:paraId="24533CBD" w14:textId="77777777">
        <w:tc>
          <w:tcPr>
            <w:tcW w:w="700" w:type="pct"/>
            <w:shd w:val="clear" w:color="auto" w:fill="DBEAFE"/>
            <w:tcMar>
              <w:top w:w="150" w:type="dxa"/>
              <w:left w:w="100" w:type="dxa"/>
              <w:bottom w:w="150" w:type="dxa"/>
              <w:right w:w="100" w:type="dxa"/>
            </w:tcMar>
          </w:tcPr>
          <w:p w14:paraId="6F7F6F42" w14:textId="77777777" w:rsidR="001A20E6" w:rsidRDefault="00000000">
            <w:pPr>
              <w:pStyle w:val="TableCellTaskSubject"/>
            </w:pPr>
            <w:r>
              <w:t>Geography</w:t>
            </w:r>
          </w:p>
          <w:p w14:paraId="06DC2427" w14:textId="77777777" w:rsidR="001A20E6" w:rsidRDefault="00000000">
            <w:pPr>
              <w:pStyle w:val="TableCellTaskDetails"/>
            </w:pPr>
            <w:r>
              <w:t>• Test - TEST — 3h</w:t>
            </w:r>
          </w:p>
          <w:p w14:paraId="4663924E" w14:textId="77777777" w:rsidR="001A20E6" w:rsidRDefault="00000000">
            <w:pPr>
              <w:pStyle w:val="TableCellTaskBadge"/>
              <w:shd w:val="clear" w:color="auto" w:fill="FFF3E0"/>
            </w:pPr>
            <w:r>
              <w:rPr>
                <w:b/>
                <w:bCs/>
                <w:color w:val="F57C00"/>
              </w:rPr>
              <w:t>TEST</w:t>
            </w:r>
          </w:p>
        </w:tc>
        <w:tc>
          <w:tcPr>
            <w:tcW w:w="700" w:type="pct"/>
            <w:shd w:val="clear" w:color="auto" w:fill="DBEAFE"/>
            <w:tcMar>
              <w:top w:w="150" w:type="dxa"/>
              <w:left w:w="100" w:type="dxa"/>
              <w:bottom w:w="150" w:type="dxa"/>
              <w:right w:w="100" w:type="dxa"/>
            </w:tcMar>
          </w:tcPr>
          <w:p w14:paraId="74F0A5A1" w14:textId="77777777" w:rsidR="001A20E6" w:rsidRDefault="00000000">
            <w:pPr>
              <w:pStyle w:val="TableCellTaskSubject"/>
            </w:pPr>
            <w:r>
              <w:t>Geography</w:t>
            </w:r>
          </w:p>
          <w:p w14:paraId="4F0F15E3" w14:textId="77777777" w:rsidR="001A20E6" w:rsidRDefault="00000000">
            <w:pPr>
              <w:pStyle w:val="TableCellTaskDetails"/>
            </w:pPr>
            <w:r>
              <w:t>• Study - Indian Climate &amp; Vegetation (G13) — 1h</w:t>
            </w:r>
          </w:p>
          <w:p w14:paraId="10C77DCF" w14:textId="77777777" w:rsidR="001A20E6" w:rsidRDefault="00000000">
            <w:pPr>
              <w:pStyle w:val="TableCellTaskBadge"/>
              <w:shd w:val="clear" w:color="auto" w:fill="E3F2FD"/>
            </w:pPr>
            <w:r>
              <w:rPr>
                <w:b/>
                <w:bCs/>
                <w:color w:val="1976D2"/>
              </w:rPr>
              <w:t>STUDY</w:t>
            </w:r>
          </w:p>
          <w:p w14:paraId="50322798" w14:textId="77777777" w:rsidR="001A20E6" w:rsidRDefault="00000000">
            <w:pPr>
              <w:pStyle w:val="TableCellTaskDetails"/>
            </w:pPr>
            <w:r>
              <w:t>• Study - Agriculture and allied Sector - World &amp; India (G14) — 2h</w:t>
            </w:r>
          </w:p>
          <w:p w14:paraId="2F25D14E"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58DB6411" w14:textId="77777777" w:rsidR="001A20E6" w:rsidRDefault="00000000">
            <w:pPr>
              <w:pStyle w:val="TableCellTaskSubject"/>
            </w:pPr>
            <w:r>
              <w:t>Geography</w:t>
            </w:r>
          </w:p>
          <w:p w14:paraId="739ACBFF" w14:textId="77777777" w:rsidR="001A20E6" w:rsidRDefault="00000000">
            <w:pPr>
              <w:pStyle w:val="TableCellTaskDetails"/>
            </w:pPr>
            <w:r>
              <w:t>• Study - Trade, Transport and Communication - World &amp; India (G15) — 2h</w:t>
            </w:r>
          </w:p>
          <w:p w14:paraId="1490DE17" w14:textId="77777777" w:rsidR="001A20E6" w:rsidRDefault="00000000">
            <w:pPr>
              <w:pStyle w:val="TableCellTaskBadge"/>
              <w:shd w:val="clear" w:color="auto" w:fill="E3F2FD"/>
            </w:pPr>
            <w:r>
              <w:rPr>
                <w:b/>
                <w:bCs/>
                <w:color w:val="1976D2"/>
              </w:rPr>
              <w:t>STUDY</w:t>
            </w:r>
          </w:p>
          <w:p w14:paraId="14A4D3C7" w14:textId="77777777" w:rsidR="001A20E6" w:rsidRDefault="00000000">
            <w:pPr>
              <w:pStyle w:val="TableCellTaskDetails"/>
            </w:pPr>
            <w:r>
              <w:t>• Study - Environmental Geography (G16) — 1h</w:t>
            </w:r>
          </w:p>
          <w:p w14:paraId="125D2E58"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1BC7B086" w14:textId="77777777" w:rsidR="001A20E6" w:rsidRDefault="00000000">
            <w:pPr>
              <w:pStyle w:val="TableCellTaskSubject"/>
            </w:pPr>
            <w:r>
              <w:t>Geography</w:t>
            </w:r>
          </w:p>
          <w:p w14:paraId="56CBD441" w14:textId="77777777" w:rsidR="001A20E6" w:rsidRDefault="00000000">
            <w:pPr>
              <w:pStyle w:val="TableCellTaskDetails"/>
            </w:pPr>
            <w:r>
              <w:t>• Study - Environmental Geography (G16) — 1h</w:t>
            </w:r>
          </w:p>
          <w:p w14:paraId="649A97B4" w14:textId="77777777" w:rsidR="001A20E6" w:rsidRDefault="00000000">
            <w:pPr>
              <w:pStyle w:val="TableCellTaskBadge"/>
              <w:shd w:val="clear" w:color="auto" w:fill="E3F2FD"/>
            </w:pPr>
            <w:r>
              <w:rPr>
                <w:b/>
                <w:bCs/>
                <w:color w:val="1976D2"/>
              </w:rPr>
              <w:t>STUDY</w:t>
            </w:r>
          </w:p>
          <w:p w14:paraId="19BAC948" w14:textId="77777777" w:rsidR="001A20E6" w:rsidRDefault="00000000">
            <w:pPr>
              <w:pStyle w:val="TableCellTaskDetails"/>
            </w:pPr>
            <w:r>
              <w:t>• Study - Broad / Overlap (G00) — 30m</w:t>
            </w:r>
          </w:p>
          <w:p w14:paraId="2DC8906C" w14:textId="77777777" w:rsidR="001A20E6" w:rsidRDefault="00000000">
            <w:pPr>
              <w:pStyle w:val="TableCellTaskBadge"/>
              <w:shd w:val="clear" w:color="auto" w:fill="E3F2FD"/>
            </w:pPr>
            <w:r>
              <w:rPr>
                <w:b/>
                <w:bCs/>
                <w:color w:val="1976D2"/>
              </w:rPr>
              <w:t>STUDY</w:t>
            </w:r>
          </w:p>
          <w:p w14:paraId="02593ABB" w14:textId="77777777" w:rsidR="001A20E6" w:rsidRDefault="00000000">
            <w:pPr>
              <w:pStyle w:val="TableCellTaskDetails"/>
            </w:pPr>
            <w:r>
              <w:t>• Study - Universe, Solar System &amp; Evolution of Earth. (G01) — 30m</w:t>
            </w:r>
          </w:p>
          <w:p w14:paraId="342ED3F4" w14:textId="77777777" w:rsidR="001A20E6" w:rsidRDefault="00000000">
            <w:pPr>
              <w:pStyle w:val="TableCellTaskBadge"/>
              <w:shd w:val="clear" w:color="auto" w:fill="E3F2FD"/>
            </w:pPr>
            <w:r>
              <w:rPr>
                <w:b/>
                <w:bCs/>
                <w:color w:val="1976D2"/>
              </w:rPr>
              <w:t>STUDY</w:t>
            </w:r>
          </w:p>
          <w:p w14:paraId="0385FE14" w14:textId="77777777" w:rsidR="001A20E6" w:rsidRDefault="00000000">
            <w:pPr>
              <w:pStyle w:val="TableCellTaskDetails"/>
            </w:pPr>
            <w:r>
              <w:t>• Study - Geomorphology (G02) — 30m</w:t>
            </w:r>
          </w:p>
          <w:p w14:paraId="467105DB" w14:textId="77777777" w:rsidR="001A20E6" w:rsidRDefault="00000000">
            <w:pPr>
              <w:pStyle w:val="TableCellTaskBadge"/>
              <w:shd w:val="clear" w:color="auto" w:fill="E3F2FD"/>
            </w:pPr>
            <w:r>
              <w:rPr>
                <w:b/>
                <w:bCs/>
                <w:color w:val="1976D2"/>
              </w:rPr>
              <w:t>STUDY</w:t>
            </w:r>
          </w:p>
          <w:p w14:paraId="78FA6C0F" w14:textId="77777777" w:rsidR="001A20E6" w:rsidRDefault="00000000">
            <w:pPr>
              <w:pStyle w:val="TableCellTaskDetails"/>
            </w:pPr>
            <w:r>
              <w:t>• Study - Climatology (G03) — 30m</w:t>
            </w:r>
          </w:p>
          <w:p w14:paraId="3A1082EC"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267B5ACC" w14:textId="77777777" w:rsidR="001A20E6" w:rsidRDefault="00000000">
            <w:pPr>
              <w:pStyle w:val="TableCellTaskSubject"/>
            </w:pPr>
            <w:r>
              <w:t>Geography</w:t>
            </w:r>
          </w:p>
          <w:p w14:paraId="65570D63" w14:textId="77777777" w:rsidR="001A20E6" w:rsidRDefault="00000000">
            <w:pPr>
              <w:pStyle w:val="TableCellTaskDetails"/>
            </w:pPr>
            <w:r>
              <w:t>• Study - Oceanography (G04) — 30m</w:t>
            </w:r>
          </w:p>
          <w:p w14:paraId="57A98187" w14:textId="77777777" w:rsidR="001A20E6" w:rsidRDefault="00000000">
            <w:pPr>
              <w:pStyle w:val="TableCellTaskBadge"/>
              <w:shd w:val="clear" w:color="auto" w:fill="E3F2FD"/>
            </w:pPr>
            <w:r>
              <w:rPr>
                <w:b/>
                <w:bCs/>
                <w:color w:val="1976D2"/>
              </w:rPr>
              <w:t>STUDY</w:t>
            </w:r>
          </w:p>
          <w:p w14:paraId="1CDB0DD5" w14:textId="77777777" w:rsidR="001A20E6" w:rsidRDefault="00000000">
            <w:pPr>
              <w:pStyle w:val="TableCellTaskDetails"/>
            </w:pPr>
            <w:r>
              <w:t>• Study - Bio-Geography (G05) — 30m</w:t>
            </w:r>
          </w:p>
          <w:p w14:paraId="1AAE6C8A" w14:textId="77777777" w:rsidR="001A20E6" w:rsidRDefault="00000000">
            <w:pPr>
              <w:pStyle w:val="TableCellTaskBadge"/>
              <w:shd w:val="clear" w:color="auto" w:fill="E3F2FD"/>
            </w:pPr>
            <w:r>
              <w:rPr>
                <w:b/>
                <w:bCs/>
                <w:color w:val="1976D2"/>
              </w:rPr>
              <w:t>STUDY</w:t>
            </w:r>
          </w:p>
          <w:p w14:paraId="30869A8A" w14:textId="77777777" w:rsidR="001A20E6" w:rsidRDefault="00000000">
            <w:pPr>
              <w:pStyle w:val="TableCellTaskDetails"/>
            </w:pPr>
            <w:r>
              <w:t>• Study - World Geography - Physical and world Map related (G06) — 30m</w:t>
            </w:r>
          </w:p>
          <w:p w14:paraId="36E360A6" w14:textId="77777777" w:rsidR="001A20E6" w:rsidRDefault="00000000">
            <w:pPr>
              <w:pStyle w:val="TableCellTaskBadge"/>
              <w:shd w:val="clear" w:color="auto" w:fill="E3F2FD"/>
            </w:pPr>
            <w:r>
              <w:rPr>
                <w:b/>
                <w:bCs/>
                <w:color w:val="1976D2"/>
              </w:rPr>
              <w:t>STUDY</w:t>
            </w:r>
          </w:p>
          <w:p w14:paraId="4BFF82D7" w14:textId="77777777" w:rsidR="001A20E6" w:rsidRDefault="00000000">
            <w:pPr>
              <w:pStyle w:val="TableCellTaskDetails"/>
            </w:pPr>
            <w:r>
              <w:t>• Study - Geo-physical Phenomenon (G07) — 30m</w:t>
            </w:r>
          </w:p>
          <w:p w14:paraId="244B5756" w14:textId="77777777" w:rsidR="001A20E6" w:rsidRDefault="00000000">
            <w:pPr>
              <w:pStyle w:val="TableCellTaskBadge"/>
              <w:shd w:val="clear" w:color="auto" w:fill="E3F2FD"/>
            </w:pPr>
            <w:r>
              <w:rPr>
                <w:b/>
                <w:bCs/>
                <w:color w:val="1976D2"/>
              </w:rPr>
              <w:t>STUDY</w:t>
            </w:r>
          </w:p>
          <w:p w14:paraId="796240ED" w14:textId="77777777" w:rsidR="001A20E6" w:rsidRDefault="00000000">
            <w:pPr>
              <w:pStyle w:val="TableCellTaskDetails"/>
            </w:pPr>
            <w:r>
              <w:t>• Study - Resources - World and India (G08) — 30m</w:t>
            </w:r>
          </w:p>
          <w:p w14:paraId="4961B743" w14:textId="77777777" w:rsidR="001A20E6" w:rsidRDefault="00000000">
            <w:pPr>
              <w:pStyle w:val="TableCellTaskBadge"/>
              <w:shd w:val="clear" w:color="auto" w:fill="E3F2FD"/>
            </w:pPr>
            <w:r>
              <w:rPr>
                <w:b/>
                <w:bCs/>
                <w:color w:val="1976D2"/>
              </w:rPr>
              <w:t>STUDY</w:t>
            </w:r>
          </w:p>
          <w:p w14:paraId="44C06639" w14:textId="77777777" w:rsidR="001A20E6" w:rsidRDefault="00000000">
            <w:pPr>
              <w:pStyle w:val="TableCellTaskDetails"/>
            </w:pPr>
            <w:r>
              <w:t>• Study - Industry - World and India (G09) — 30m</w:t>
            </w:r>
          </w:p>
          <w:p w14:paraId="241E6D3A"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3E511FB7" w14:textId="77777777" w:rsidR="001A20E6" w:rsidRDefault="00000000">
            <w:pPr>
              <w:pStyle w:val="TableCellTaskSubject"/>
            </w:pPr>
            <w:r>
              <w:t>Geography</w:t>
            </w:r>
          </w:p>
          <w:p w14:paraId="493A7A8F" w14:textId="77777777" w:rsidR="001A20E6" w:rsidRDefault="00000000">
            <w:pPr>
              <w:pStyle w:val="TableCellTaskDetails"/>
            </w:pPr>
            <w:r>
              <w:t>• Study - Settlements (G10) — 30m</w:t>
            </w:r>
          </w:p>
          <w:p w14:paraId="637C99F0" w14:textId="77777777" w:rsidR="001A20E6" w:rsidRDefault="00000000">
            <w:pPr>
              <w:pStyle w:val="TableCellTaskBadge"/>
              <w:shd w:val="clear" w:color="auto" w:fill="E3F2FD"/>
            </w:pPr>
            <w:r>
              <w:rPr>
                <w:b/>
                <w:bCs/>
                <w:color w:val="1976D2"/>
              </w:rPr>
              <w:t>STUDY</w:t>
            </w:r>
          </w:p>
          <w:p w14:paraId="3E2A6BCC" w14:textId="77777777" w:rsidR="001A20E6" w:rsidRDefault="00000000">
            <w:pPr>
              <w:pStyle w:val="TableCellTaskDetails"/>
            </w:pPr>
            <w:r>
              <w:t>• Study - Population and Migration (G11) — 30m</w:t>
            </w:r>
          </w:p>
          <w:p w14:paraId="7C764241" w14:textId="77777777" w:rsidR="001A20E6" w:rsidRDefault="00000000">
            <w:pPr>
              <w:pStyle w:val="TableCellTaskBadge"/>
              <w:shd w:val="clear" w:color="auto" w:fill="E3F2FD"/>
            </w:pPr>
            <w:r>
              <w:rPr>
                <w:b/>
                <w:bCs/>
                <w:color w:val="1976D2"/>
              </w:rPr>
              <w:t>STUDY</w:t>
            </w:r>
          </w:p>
          <w:p w14:paraId="5FD8ACF3" w14:textId="77777777" w:rsidR="001A20E6" w:rsidRDefault="00000000">
            <w:pPr>
              <w:pStyle w:val="TableCellTaskDetails"/>
            </w:pPr>
            <w:r>
              <w:t>• Study - Physical geogrpahy of India &amp; Drainage; (G12) — 30m</w:t>
            </w:r>
          </w:p>
          <w:p w14:paraId="166FD15A" w14:textId="77777777" w:rsidR="001A20E6" w:rsidRDefault="00000000">
            <w:pPr>
              <w:pStyle w:val="TableCellTaskBadge"/>
              <w:shd w:val="clear" w:color="auto" w:fill="E3F2FD"/>
            </w:pPr>
            <w:r>
              <w:rPr>
                <w:b/>
                <w:bCs/>
                <w:color w:val="1976D2"/>
              </w:rPr>
              <w:t>STUDY</w:t>
            </w:r>
          </w:p>
          <w:p w14:paraId="5ABF32D3" w14:textId="77777777" w:rsidR="001A20E6" w:rsidRDefault="00000000">
            <w:pPr>
              <w:pStyle w:val="TableCellTaskDetails"/>
            </w:pPr>
            <w:r>
              <w:t>• Study - Indian Climate &amp; Vegetation (G13) — 30m</w:t>
            </w:r>
          </w:p>
          <w:p w14:paraId="740DAD47" w14:textId="77777777" w:rsidR="001A20E6" w:rsidRDefault="00000000">
            <w:pPr>
              <w:pStyle w:val="TableCellTaskBadge"/>
              <w:shd w:val="clear" w:color="auto" w:fill="E3F2FD"/>
            </w:pPr>
            <w:r>
              <w:rPr>
                <w:b/>
                <w:bCs/>
                <w:color w:val="1976D2"/>
              </w:rPr>
              <w:t>STUDY</w:t>
            </w:r>
          </w:p>
          <w:p w14:paraId="4BBD7AD2" w14:textId="77777777" w:rsidR="001A20E6" w:rsidRDefault="00000000">
            <w:pPr>
              <w:pStyle w:val="TableCellTaskDetails"/>
            </w:pPr>
            <w:r>
              <w:t>• Study - Agriculture and allied Sector - World &amp; India (G14) — 30m</w:t>
            </w:r>
          </w:p>
          <w:p w14:paraId="3F1DB80F" w14:textId="77777777" w:rsidR="001A20E6" w:rsidRDefault="00000000">
            <w:pPr>
              <w:pStyle w:val="TableCellTaskBadge"/>
              <w:shd w:val="clear" w:color="auto" w:fill="E3F2FD"/>
            </w:pPr>
            <w:r>
              <w:rPr>
                <w:b/>
                <w:bCs/>
                <w:color w:val="1976D2"/>
              </w:rPr>
              <w:t>STUDY</w:t>
            </w:r>
          </w:p>
          <w:p w14:paraId="722AF542" w14:textId="77777777" w:rsidR="001A20E6" w:rsidRDefault="00000000">
            <w:pPr>
              <w:pStyle w:val="TableCellTaskDetails"/>
            </w:pPr>
            <w:r>
              <w:t>• Study - Trade, Transport and Communication - World &amp; India (G15) — 30m</w:t>
            </w:r>
          </w:p>
          <w:p w14:paraId="750FCEB3"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7A798E41" w14:textId="77777777" w:rsidR="001A20E6" w:rsidRDefault="001A20E6"/>
        </w:tc>
      </w:tr>
      <w:tr w:rsidR="001A20E6" w14:paraId="0083FA96" w14:textId="77777777">
        <w:tc>
          <w:tcPr>
            <w:tcW w:w="700" w:type="pct"/>
            <w:shd w:val="clear" w:color="auto" w:fill="DBEAFE"/>
            <w:tcMar>
              <w:top w:w="150" w:type="dxa"/>
              <w:left w:w="100" w:type="dxa"/>
              <w:bottom w:w="150" w:type="dxa"/>
              <w:right w:w="100" w:type="dxa"/>
            </w:tcMar>
          </w:tcPr>
          <w:p w14:paraId="284DF282" w14:textId="77777777" w:rsidR="001A20E6" w:rsidRDefault="00000000">
            <w:pPr>
              <w:pStyle w:val="TableCellTaskSubject"/>
            </w:pPr>
            <w:r>
              <w:t>Environment, Ecology and Disaster Management</w:t>
            </w:r>
          </w:p>
          <w:p w14:paraId="515D2284" w14:textId="77777777" w:rsidR="001A20E6" w:rsidRDefault="00000000">
            <w:pPr>
              <w:pStyle w:val="TableCellTaskDetails"/>
            </w:pPr>
            <w:r>
              <w:t>• Test - TEST — 3h</w:t>
            </w:r>
          </w:p>
          <w:p w14:paraId="7D02121E" w14:textId="77777777" w:rsidR="001A20E6" w:rsidRDefault="00000000">
            <w:pPr>
              <w:pStyle w:val="TableCellTaskBadge"/>
              <w:shd w:val="clear" w:color="auto" w:fill="FFF3E0"/>
            </w:pPr>
            <w:r>
              <w:rPr>
                <w:b/>
                <w:bCs/>
                <w:color w:val="F57C00"/>
              </w:rPr>
              <w:t>TEST</w:t>
            </w:r>
          </w:p>
        </w:tc>
        <w:tc>
          <w:tcPr>
            <w:tcW w:w="700" w:type="pct"/>
            <w:shd w:val="clear" w:color="auto" w:fill="DBEAFE"/>
            <w:tcMar>
              <w:top w:w="150" w:type="dxa"/>
              <w:left w:w="100" w:type="dxa"/>
              <w:bottom w:w="150" w:type="dxa"/>
              <w:right w:w="100" w:type="dxa"/>
            </w:tcMar>
          </w:tcPr>
          <w:p w14:paraId="537E05E1" w14:textId="77777777" w:rsidR="001A20E6" w:rsidRDefault="00000000">
            <w:pPr>
              <w:pStyle w:val="TableCellTaskSubject"/>
            </w:pPr>
            <w:r>
              <w:t>Environment, Ecology and Disaster Management</w:t>
            </w:r>
          </w:p>
          <w:p w14:paraId="24B461AE" w14:textId="77777777" w:rsidR="001A20E6" w:rsidRDefault="00000000">
            <w:pPr>
              <w:pStyle w:val="TableCellTaskDetails"/>
            </w:pPr>
            <w:r>
              <w:t>• Study - Environmental Impact Assessment (B14) — 1h 30m</w:t>
            </w:r>
          </w:p>
          <w:p w14:paraId="37141AFE" w14:textId="77777777" w:rsidR="001A20E6" w:rsidRDefault="00000000">
            <w:pPr>
              <w:pStyle w:val="TableCellTaskBadge"/>
              <w:shd w:val="clear" w:color="auto" w:fill="E3F2FD"/>
            </w:pPr>
            <w:r>
              <w:rPr>
                <w:b/>
                <w:bCs/>
                <w:color w:val="1976D2"/>
              </w:rPr>
              <w:t>STUDY</w:t>
            </w:r>
          </w:p>
          <w:p w14:paraId="195C4064" w14:textId="77777777" w:rsidR="001A20E6" w:rsidRDefault="00000000">
            <w:pPr>
              <w:pStyle w:val="TableCellTaskDetails"/>
            </w:pPr>
            <w:r>
              <w:t>• Study - Disasters (B15) — 1h 30m</w:t>
            </w:r>
          </w:p>
          <w:p w14:paraId="031F0610"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58383D19" w14:textId="77777777" w:rsidR="001A20E6" w:rsidRDefault="00000000">
            <w:pPr>
              <w:pStyle w:val="TableCellTaskSubject"/>
            </w:pPr>
            <w:r>
              <w:t>Environment, Ecology and Disaster Management</w:t>
            </w:r>
          </w:p>
          <w:p w14:paraId="008CC526" w14:textId="77777777" w:rsidR="001A20E6" w:rsidRDefault="00000000">
            <w:pPr>
              <w:pStyle w:val="TableCellTaskDetails"/>
            </w:pPr>
            <w:r>
              <w:t>• Study - Disaster Management (B16) — 1h 30m</w:t>
            </w:r>
          </w:p>
          <w:p w14:paraId="3373FDD9" w14:textId="77777777" w:rsidR="001A20E6" w:rsidRDefault="00000000">
            <w:pPr>
              <w:pStyle w:val="TableCellTaskBadge"/>
              <w:shd w:val="clear" w:color="auto" w:fill="E3F2FD"/>
            </w:pPr>
            <w:r>
              <w:rPr>
                <w:b/>
                <w:bCs/>
                <w:color w:val="1976D2"/>
              </w:rPr>
              <w:t>STUDY</w:t>
            </w:r>
          </w:p>
          <w:p w14:paraId="03DE4CC5" w14:textId="77777777" w:rsidR="001A20E6" w:rsidRDefault="00000000">
            <w:pPr>
              <w:pStyle w:val="TableCellTaskDetails"/>
            </w:pPr>
            <w:r>
              <w:t>• Study - Broad / Overlap (B00) — 30m</w:t>
            </w:r>
          </w:p>
          <w:p w14:paraId="0233E5DE" w14:textId="77777777" w:rsidR="001A20E6" w:rsidRDefault="00000000">
            <w:pPr>
              <w:pStyle w:val="TableCellTaskBadge"/>
              <w:shd w:val="clear" w:color="auto" w:fill="E3F2FD"/>
            </w:pPr>
            <w:r>
              <w:rPr>
                <w:b/>
                <w:bCs/>
                <w:color w:val="1976D2"/>
              </w:rPr>
              <w:t>STUDY</w:t>
            </w:r>
          </w:p>
          <w:p w14:paraId="1C062BA3" w14:textId="77777777" w:rsidR="001A20E6" w:rsidRDefault="00000000">
            <w:pPr>
              <w:pStyle w:val="TableCellTaskDetails"/>
            </w:pPr>
            <w:r>
              <w:t>• Study - Basics of Environment (B01) — 30m</w:t>
            </w:r>
          </w:p>
          <w:p w14:paraId="33C4CDF8" w14:textId="77777777" w:rsidR="001A20E6" w:rsidRDefault="00000000">
            <w:pPr>
              <w:pStyle w:val="TableCellTaskBadge"/>
              <w:shd w:val="clear" w:color="auto" w:fill="E3F2FD"/>
            </w:pPr>
            <w:r>
              <w:rPr>
                <w:b/>
                <w:bCs/>
                <w:color w:val="1976D2"/>
              </w:rPr>
              <w:t>STUDY</w:t>
            </w:r>
          </w:p>
          <w:p w14:paraId="201E6957" w14:textId="77777777" w:rsidR="001A20E6" w:rsidRDefault="00000000">
            <w:pPr>
              <w:pStyle w:val="TableCellTaskDetails"/>
            </w:pPr>
            <w:r>
              <w:t>• Study - Biomes (B02) — 30m</w:t>
            </w:r>
          </w:p>
          <w:p w14:paraId="49BC0051"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4C64ED1E" w14:textId="77777777" w:rsidR="001A20E6" w:rsidRDefault="00000000">
            <w:pPr>
              <w:pStyle w:val="TableCellTaskSubject"/>
            </w:pPr>
            <w:r>
              <w:t>Science &amp; Technology</w:t>
            </w:r>
          </w:p>
          <w:p w14:paraId="56E97748" w14:textId="77777777" w:rsidR="001A20E6" w:rsidRDefault="00000000">
            <w:pPr>
              <w:pStyle w:val="TableCellTaskDetails"/>
            </w:pPr>
            <w:r>
              <w:t>• Study - Broad / Overlap (T00) — 1h</w:t>
            </w:r>
          </w:p>
          <w:p w14:paraId="5591E7C3" w14:textId="77777777" w:rsidR="001A20E6" w:rsidRDefault="00000000">
            <w:pPr>
              <w:pStyle w:val="TableCellTaskBadge"/>
              <w:shd w:val="clear" w:color="auto" w:fill="E3F2FD"/>
            </w:pPr>
            <w:r>
              <w:rPr>
                <w:b/>
                <w:bCs/>
                <w:color w:val="1976D2"/>
              </w:rPr>
              <w:t>STUDY</w:t>
            </w:r>
          </w:p>
          <w:p w14:paraId="5974FF2D" w14:textId="77777777" w:rsidR="001A20E6" w:rsidRDefault="00000000">
            <w:pPr>
              <w:pStyle w:val="TableCellTaskDetails"/>
            </w:pPr>
            <w:r>
              <w:t>• Study - Basics of Science and Technology (T01) — 1h</w:t>
            </w:r>
          </w:p>
          <w:p w14:paraId="786E4B4B" w14:textId="77777777" w:rsidR="001A20E6" w:rsidRDefault="00000000">
            <w:pPr>
              <w:pStyle w:val="TableCellTaskBadge"/>
              <w:shd w:val="clear" w:color="auto" w:fill="E3F2FD"/>
            </w:pPr>
            <w:r>
              <w:rPr>
                <w:b/>
                <w:bCs/>
                <w:color w:val="1976D2"/>
              </w:rPr>
              <w:t>STUDY</w:t>
            </w:r>
          </w:p>
          <w:p w14:paraId="3A4B764E" w14:textId="77777777" w:rsidR="001A20E6" w:rsidRDefault="00000000">
            <w:pPr>
              <w:pStyle w:val="TableCellTaskDetails"/>
            </w:pPr>
            <w:r>
              <w:t>• Study - Bio-Technology (T02) — 1h</w:t>
            </w:r>
          </w:p>
          <w:p w14:paraId="7C066420"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1C3C1F01" w14:textId="77777777" w:rsidR="001A20E6" w:rsidRDefault="00000000">
            <w:pPr>
              <w:pStyle w:val="TableCellTaskSubject"/>
            </w:pPr>
            <w:r>
              <w:t>Science &amp; Technology</w:t>
            </w:r>
          </w:p>
          <w:p w14:paraId="497E3B1C" w14:textId="77777777" w:rsidR="001A20E6" w:rsidRDefault="00000000">
            <w:pPr>
              <w:pStyle w:val="TableCellTaskDetails"/>
            </w:pPr>
            <w:r>
              <w:t>• Study - Medical science and Health (T03) — 1h</w:t>
            </w:r>
          </w:p>
          <w:p w14:paraId="0AAE8189" w14:textId="77777777" w:rsidR="001A20E6" w:rsidRDefault="00000000">
            <w:pPr>
              <w:pStyle w:val="TableCellTaskBadge"/>
              <w:shd w:val="clear" w:color="auto" w:fill="E3F2FD"/>
            </w:pPr>
            <w:r>
              <w:rPr>
                <w:b/>
                <w:bCs/>
                <w:color w:val="1976D2"/>
              </w:rPr>
              <w:t>STUDY</w:t>
            </w:r>
          </w:p>
          <w:p w14:paraId="63AC0882" w14:textId="77777777" w:rsidR="001A20E6" w:rsidRDefault="00000000">
            <w:pPr>
              <w:pStyle w:val="TableCellTaskDetails"/>
            </w:pPr>
            <w:r>
              <w:t>• Study - Space Technology (T04) — 1h</w:t>
            </w:r>
          </w:p>
          <w:p w14:paraId="59CF55B7" w14:textId="77777777" w:rsidR="001A20E6" w:rsidRDefault="00000000">
            <w:pPr>
              <w:pStyle w:val="TableCellTaskBadge"/>
              <w:shd w:val="clear" w:color="auto" w:fill="E3F2FD"/>
            </w:pPr>
            <w:r>
              <w:rPr>
                <w:b/>
                <w:bCs/>
                <w:color w:val="1976D2"/>
              </w:rPr>
              <w:t>STUDY</w:t>
            </w:r>
          </w:p>
          <w:p w14:paraId="02183C4E" w14:textId="77777777" w:rsidR="001A20E6" w:rsidRDefault="00000000">
            <w:pPr>
              <w:pStyle w:val="TableCellTaskDetails"/>
            </w:pPr>
            <w:r>
              <w:t>• Study - Computer and ICT (T05) — 1h</w:t>
            </w:r>
          </w:p>
          <w:p w14:paraId="76CE223F"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5D04C7A5" w14:textId="77777777" w:rsidR="001A20E6" w:rsidRDefault="00000000">
            <w:pPr>
              <w:pStyle w:val="TableCellTaskSubject"/>
            </w:pPr>
            <w:r>
              <w:t>Science &amp; Technology</w:t>
            </w:r>
          </w:p>
          <w:p w14:paraId="1B6BDFFB" w14:textId="77777777" w:rsidR="001A20E6" w:rsidRDefault="00000000">
            <w:pPr>
              <w:pStyle w:val="TableCellTaskDetails"/>
            </w:pPr>
            <w:r>
              <w:t>• Study - Nuclear Technology (T06) — 1h</w:t>
            </w:r>
          </w:p>
          <w:p w14:paraId="147C6E43" w14:textId="77777777" w:rsidR="001A20E6" w:rsidRDefault="00000000">
            <w:pPr>
              <w:pStyle w:val="TableCellTaskBadge"/>
              <w:shd w:val="clear" w:color="auto" w:fill="E3F2FD"/>
            </w:pPr>
            <w:r>
              <w:rPr>
                <w:b/>
                <w:bCs/>
                <w:color w:val="1976D2"/>
              </w:rPr>
              <w:t>STUDY</w:t>
            </w:r>
          </w:p>
          <w:p w14:paraId="049EBE29" w14:textId="77777777" w:rsidR="001A20E6" w:rsidRDefault="00000000">
            <w:pPr>
              <w:pStyle w:val="TableCellTaskDetails"/>
            </w:pPr>
            <w:r>
              <w:t>• Study - Defence Technology (T07) — 1h</w:t>
            </w:r>
          </w:p>
          <w:p w14:paraId="58F1D8C0" w14:textId="77777777" w:rsidR="001A20E6" w:rsidRDefault="00000000">
            <w:pPr>
              <w:pStyle w:val="TableCellTaskBadge"/>
              <w:shd w:val="clear" w:color="auto" w:fill="E3F2FD"/>
            </w:pPr>
            <w:r>
              <w:rPr>
                <w:b/>
                <w:bCs/>
                <w:color w:val="1976D2"/>
              </w:rPr>
              <w:t>STUDY</w:t>
            </w:r>
          </w:p>
          <w:p w14:paraId="51151DE2" w14:textId="77777777" w:rsidR="001A20E6" w:rsidRDefault="00000000">
            <w:pPr>
              <w:pStyle w:val="TableCellTaskDetails"/>
            </w:pPr>
            <w:r>
              <w:t>• Study - Nanotechnology (T08) — 1h</w:t>
            </w:r>
          </w:p>
          <w:p w14:paraId="322842AA"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4D924C3F" w14:textId="77777777" w:rsidR="001A20E6" w:rsidRDefault="001A20E6"/>
        </w:tc>
      </w:tr>
    </w:tbl>
    <w:p w14:paraId="6230FCF8" w14:textId="77777777" w:rsidR="001A20E6" w:rsidRDefault="001A20E6">
      <w:pPr>
        <w:spacing w:after="400"/>
      </w:pPr>
    </w:p>
    <w:p w14:paraId="0C65A3F1" w14:textId="77777777" w:rsidR="001A20E6" w:rsidRDefault="00000000">
      <w:pPr>
        <w:pStyle w:val="ResourceTitle"/>
      </w:pPr>
      <w:r>
        <w:t>📚 Resources for Dec 14 - Dec 20</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76419EFA" w14:textId="77777777">
        <w:tc>
          <w:tcPr>
            <w:tcW w:w="1650" w:type="pct"/>
            <w:tcBorders>
              <w:bottom w:val="single" w:sz="2" w:space="0" w:color="D1D5DB"/>
              <w:right w:val="single" w:sz="2" w:space="0" w:color="D1D5DB"/>
            </w:tcBorders>
            <w:tcMar>
              <w:top w:w="200" w:type="dxa"/>
              <w:left w:w="150" w:type="dxa"/>
              <w:bottom w:w="200" w:type="dxa"/>
              <w:right w:w="150" w:type="dxa"/>
            </w:tcMar>
          </w:tcPr>
          <w:p w14:paraId="324F1E6E" w14:textId="77777777" w:rsidR="001A20E6" w:rsidRDefault="00000000">
            <w:pPr>
              <w:pStyle w:val="TableCellSubjectName"/>
            </w:pPr>
            <w:r>
              <w:t>Geography</w:t>
            </w:r>
          </w:p>
          <w:p w14:paraId="204F3F8C" w14:textId="77777777" w:rsidR="001A20E6" w:rsidRDefault="00000000">
            <w:pPr>
              <w:pStyle w:val="TableCellCategoryTitle"/>
            </w:pPr>
            <w:r>
              <w:t>📝 Practice Materials</w:t>
            </w:r>
          </w:p>
          <w:p w14:paraId="1B45B2AE" w14:textId="77777777" w:rsidR="001A20E6" w:rsidRDefault="00000000">
            <w:pPr>
              <w:pStyle w:val="TableCellResourceItem"/>
            </w:pPr>
            <w:r>
              <w:t>• La Excellence Geography Material</w:t>
            </w:r>
          </w:p>
          <w:p w14:paraId="5BE4885D" w14:textId="77777777" w:rsidR="001A20E6" w:rsidRDefault="00000000">
            <w:pPr>
              <w:pStyle w:val="TableCellResourceItem"/>
            </w:pPr>
            <w:r>
              <w:t>• Mains RRP + Prelims RRP</w:t>
            </w:r>
          </w:p>
          <w:p w14:paraId="695038BD" w14:textId="77777777" w:rsidR="001A20E6" w:rsidRDefault="00000000">
            <w:pPr>
              <w:pStyle w:val="TableCellResourceItem"/>
            </w:pPr>
            <w:r>
              <w:t>• Prelims &amp; Mains Workbooks</w:t>
            </w:r>
          </w:p>
          <w:p w14:paraId="459DAC83" w14:textId="77777777" w:rsidR="001A20E6" w:rsidRDefault="00000000">
            <w:pPr>
              <w:pStyle w:val="TableCellCategoryTitle"/>
            </w:pPr>
            <w:r>
              <w:t>📰 Current Affairs</w:t>
            </w:r>
          </w:p>
          <w:p w14:paraId="4CEFEF1D" w14:textId="77777777" w:rsidR="001A20E6" w:rsidRDefault="00000000">
            <w:pPr>
              <w:pStyle w:val="TableCellResourceItem"/>
            </w:pPr>
            <w:r>
              <w:t>• Atlas (Orient Blackswan)</w:t>
            </w:r>
          </w:p>
          <w:p w14:paraId="2BB4F6FD" w14:textId="77777777" w:rsidR="001A20E6" w:rsidRDefault="00000000">
            <w:pPr>
              <w:pStyle w:val="TableCellResourceItem"/>
            </w:pPr>
            <w:r>
              <w:t>• Newspapers (The Hindu – Env/Geo pages)</w:t>
            </w:r>
          </w:p>
          <w:p w14:paraId="58741E60"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79BE3A3D" w14:textId="77777777" w:rsidR="001A20E6" w:rsidRDefault="00000000">
            <w:pPr>
              <w:pStyle w:val="TableCellSubjectName"/>
            </w:pPr>
            <w:r>
              <w:t>Environment, Ecology and Disaster Management</w:t>
            </w:r>
          </w:p>
          <w:p w14:paraId="11CD2F8C" w14:textId="77777777" w:rsidR="001A20E6" w:rsidRDefault="00000000">
            <w:pPr>
              <w:pStyle w:val="TableCellCategoryTitle"/>
            </w:pPr>
            <w:r>
              <w:t>📝 Practice Materials</w:t>
            </w:r>
          </w:p>
          <w:p w14:paraId="07A5CB3B" w14:textId="77777777" w:rsidR="001A20E6" w:rsidRDefault="00000000">
            <w:pPr>
              <w:pStyle w:val="TableCellResourceItem"/>
            </w:pPr>
            <w:r>
              <w:t>• La Excellence Environment Material</w:t>
            </w:r>
          </w:p>
          <w:p w14:paraId="7E7240D7" w14:textId="77777777" w:rsidR="001A20E6" w:rsidRDefault="00000000">
            <w:pPr>
              <w:pStyle w:val="TableCellResourceItem"/>
            </w:pPr>
            <w:r>
              <w:t>• Prelims &amp; Mains Workbooks</w:t>
            </w:r>
          </w:p>
          <w:p w14:paraId="002E70F8" w14:textId="77777777" w:rsidR="001A20E6" w:rsidRDefault="00000000">
            <w:pPr>
              <w:pStyle w:val="TableCellResourceItem"/>
            </w:pPr>
            <w:r>
              <w:t>• La Excellence DM Material</w:t>
            </w:r>
          </w:p>
          <w:p w14:paraId="10B08D20" w14:textId="77777777" w:rsidR="001A20E6" w:rsidRDefault="00000000">
            <w:pPr>
              <w:pStyle w:val="TableCellResourceItem"/>
            </w:pPr>
            <w:r>
              <w:t>• Prelims &amp; Mains Workbooks</w:t>
            </w:r>
          </w:p>
          <w:p w14:paraId="6022AC7D" w14:textId="77777777" w:rsidR="001A20E6" w:rsidRDefault="00000000">
            <w:pPr>
              <w:pStyle w:val="TableCellCategoryTitle"/>
            </w:pPr>
            <w:r>
              <w:t>📰 Current Affairs</w:t>
            </w:r>
          </w:p>
          <w:p w14:paraId="2D401188" w14:textId="77777777" w:rsidR="001A20E6" w:rsidRDefault="00000000">
            <w:pPr>
              <w:pStyle w:val="TableCellResourceItem"/>
            </w:pPr>
            <w:r>
              <w:t>• Down to Earth</w:t>
            </w:r>
          </w:p>
          <w:p w14:paraId="0DED5D75" w14:textId="77777777" w:rsidR="001A20E6" w:rsidRDefault="00000000">
            <w:pPr>
              <w:pStyle w:val="TableCellResourceItem"/>
            </w:pPr>
            <w:r>
              <w:t>• Newspapers (The Hindu – Env, sections)</w:t>
            </w:r>
          </w:p>
          <w:p w14:paraId="66271D2E" w14:textId="77777777" w:rsidR="001A20E6" w:rsidRDefault="00000000">
            <w:pPr>
              <w:pStyle w:val="TableCellResourceItem"/>
            </w:pPr>
            <w:r>
              <w:t>• Down to earth</w:t>
            </w:r>
          </w:p>
          <w:p w14:paraId="05975916" w14:textId="77777777" w:rsidR="001A20E6" w:rsidRDefault="00000000">
            <w:pPr>
              <w:pStyle w:val="TableCellResourceItem"/>
            </w:pPr>
            <w:r>
              <w:t>• Disaster coverage – IE/The Hindu</w:t>
            </w:r>
          </w:p>
        </w:tc>
        <w:tc>
          <w:tcPr>
            <w:tcW w:w="1650" w:type="pct"/>
            <w:tcBorders>
              <w:bottom w:val="single" w:sz="2" w:space="0" w:color="D1D5DB"/>
              <w:right w:val="single" w:sz="2" w:space="0" w:color="D1D5DB"/>
            </w:tcBorders>
            <w:tcMar>
              <w:top w:w="200" w:type="dxa"/>
              <w:left w:w="150" w:type="dxa"/>
              <w:bottom w:w="200" w:type="dxa"/>
              <w:right w:w="150" w:type="dxa"/>
            </w:tcMar>
          </w:tcPr>
          <w:p w14:paraId="1A415FA3" w14:textId="77777777" w:rsidR="001A20E6" w:rsidRDefault="00000000">
            <w:pPr>
              <w:pStyle w:val="TableCellSubjectName"/>
            </w:pPr>
            <w:r>
              <w:t>Science &amp; Technology</w:t>
            </w:r>
          </w:p>
          <w:p w14:paraId="58FE9DFF" w14:textId="77777777" w:rsidR="001A20E6" w:rsidRDefault="00000000">
            <w:pPr>
              <w:pStyle w:val="TableCellCategoryTitle"/>
            </w:pPr>
            <w:r>
              <w:t>📝 Practice Materials</w:t>
            </w:r>
          </w:p>
          <w:p w14:paraId="3B0018CD" w14:textId="77777777" w:rsidR="001A20E6" w:rsidRDefault="00000000">
            <w:pPr>
              <w:pStyle w:val="TableCellResourceItem"/>
            </w:pPr>
            <w:r>
              <w:t>• La Excellence S&amp;T Material</w:t>
            </w:r>
          </w:p>
          <w:p w14:paraId="0DC45029" w14:textId="77777777" w:rsidR="001A20E6" w:rsidRDefault="00000000">
            <w:pPr>
              <w:pStyle w:val="TableCellResourceItem"/>
            </w:pPr>
            <w:r>
              <w:t>• Prelims &amp; Mains Workbooks</w:t>
            </w:r>
          </w:p>
          <w:p w14:paraId="3F43E6A6" w14:textId="77777777" w:rsidR="001A20E6" w:rsidRDefault="00000000">
            <w:pPr>
              <w:pStyle w:val="TableCellCategoryTitle"/>
            </w:pPr>
            <w:r>
              <w:t>📰 Current Affairs</w:t>
            </w:r>
          </w:p>
          <w:p w14:paraId="2AF43929" w14:textId="77777777" w:rsidR="001A20E6" w:rsidRDefault="00000000">
            <w:pPr>
              <w:pStyle w:val="TableCellResourceItem"/>
            </w:pPr>
            <w:r>
              <w:t>• Newspapers (The Hindu S&amp;T, PIB updates)</w:t>
            </w:r>
          </w:p>
        </w:tc>
      </w:tr>
    </w:tbl>
    <w:p w14:paraId="4E7CC8CB"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53060FDC" w14:textId="77777777">
        <w:tc>
          <w:tcPr>
            <w:tcW w:w="2500" w:type="pct"/>
            <w:tcMar>
              <w:top w:w="0" w:type="dxa"/>
              <w:left w:w="0" w:type="dxa"/>
              <w:bottom w:w="0" w:type="dxa"/>
              <w:right w:w="0" w:type="dxa"/>
            </w:tcMar>
          </w:tcPr>
          <w:p w14:paraId="242FE3D9" w14:textId="77777777" w:rsidR="001A20E6" w:rsidRDefault="00000000">
            <w:pPr>
              <w:pStyle w:val="WeekTitle"/>
            </w:pPr>
            <w:r>
              <w:rPr>
                <w:color w:val="1D4ED8"/>
              </w:rPr>
              <w:t>📅 Dec 21 - Dec 27, 2025</w:t>
            </w:r>
          </w:p>
        </w:tc>
        <w:tc>
          <w:tcPr>
            <w:tcW w:w="2500" w:type="pct"/>
            <w:tcMar>
              <w:top w:w="0" w:type="dxa"/>
              <w:left w:w="0" w:type="dxa"/>
              <w:bottom w:w="0" w:type="dxa"/>
              <w:right w:w="0" w:type="dxa"/>
            </w:tcMar>
          </w:tcPr>
          <w:p w14:paraId="5C44B5FA" w14:textId="77777777" w:rsidR="001A20E6" w:rsidRDefault="00000000">
            <w:pPr>
              <w:pStyle w:val="WeekCycleName"/>
            </w:pPr>
            <w:r>
              <w:rPr>
                <w:color w:val="1D4ED8"/>
              </w:rPr>
              <w:t>C1</w:t>
            </w:r>
          </w:p>
        </w:tc>
      </w:tr>
    </w:tbl>
    <w:p w14:paraId="2A9B552C"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7A027B6A" w14:textId="77777777">
        <w:tc>
          <w:tcPr>
            <w:tcW w:w="700" w:type="pct"/>
            <w:shd w:val="clear" w:color="auto" w:fill="DBEAFE"/>
            <w:tcMar>
              <w:top w:w="200" w:type="dxa"/>
              <w:left w:w="100" w:type="dxa"/>
              <w:bottom w:w="200" w:type="dxa"/>
              <w:right w:w="100" w:type="dxa"/>
            </w:tcMar>
          </w:tcPr>
          <w:p w14:paraId="241F4231" w14:textId="77777777" w:rsidR="001A20E6" w:rsidRDefault="00000000">
            <w:pPr>
              <w:pStyle w:val="TableCellCalendarDayHeader"/>
            </w:pPr>
            <w:r>
              <w:rPr>
                <w:color w:val="1D4ED8"/>
              </w:rPr>
              <w:t>Sunday</w:t>
            </w:r>
          </w:p>
          <w:p w14:paraId="5E3B1708" w14:textId="77777777" w:rsidR="001A20E6" w:rsidRDefault="00000000">
            <w:pPr>
              <w:pStyle w:val="TableCellCalendarDateHeader"/>
            </w:pPr>
            <w:r>
              <w:rPr>
                <w:color w:val="1D4ED8"/>
              </w:rPr>
              <w:t>Dec 21</w:t>
            </w:r>
          </w:p>
          <w:p w14:paraId="1BEF87D1"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4F3A24B5" w14:textId="77777777" w:rsidR="001A20E6" w:rsidRDefault="00000000">
            <w:pPr>
              <w:pStyle w:val="TableCellCalendarDayHeader"/>
            </w:pPr>
            <w:r>
              <w:rPr>
                <w:color w:val="1D4ED8"/>
              </w:rPr>
              <w:t>Monday</w:t>
            </w:r>
          </w:p>
          <w:p w14:paraId="049F0E0C" w14:textId="77777777" w:rsidR="001A20E6" w:rsidRDefault="00000000">
            <w:pPr>
              <w:pStyle w:val="TableCellCalendarDateHeader"/>
            </w:pPr>
            <w:r>
              <w:rPr>
                <w:color w:val="1D4ED8"/>
              </w:rPr>
              <w:t>Dec 22</w:t>
            </w:r>
          </w:p>
          <w:p w14:paraId="64EA911D"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15CDEC91" w14:textId="77777777" w:rsidR="001A20E6" w:rsidRDefault="00000000">
            <w:pPr>
              <w:pStyle w:val="TableCellCalendarDayHeader"/>
            </w:pPr>
            <w:r>
              <w:rPr>
                <w:color w:val="1D4ED8"/>
              </w:rPr>
              <w:t>Tuesday</w:t>
            </w:r>
          </w:p>
          <w:p w14:paraId="17F920CA" w14:textId="77777777" w:rsidR="001A20E6" w:rsidRDefault="00000000">
            <w:pPr>
              <w:pStyle w:val="TableCellCalendarDateHeader"/>
            </w:pPr>
            <w:r>
              <w:rPr>
                <w:color w:val="1D4ED8"/>
              </w:rPr>
              <w:t>Dec 23</w:t>
            </w:r>
          </w:p>
          <w:p w14:paraId="4B6B9C01"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7A4CBC29" w14:textId="77777777" w:rsidR="001A20E6" w:rsidRDefault="00000000">
            <w:pPr>
              <w:pStyle w:val="TableCellCalendarDayHeader"/>
            </w:pPr>
            <w:r>
              <w:rPr>
                <w:color w:val="1D4ED8"/>
              </w:rPr>
              <w:t>Wednesday</w:t>
            </w:r>
          </w:p>
          <w:p w14:paraId="6CDB5D03" w14:textId="77777777" w:rsidR="001A20E6" w:rsidRDefault="00000000">
            <w:pPr>
              <w:pStyle w:val="TableCellCalendarDateHeader"/>
            </w:pPr>
            <w:r>
              <w:rPr>
                <w:color w:val="1D4ED8"/>
              </w:rPr>
              <w:t>Dec 24</w:t>
            </w:r>
          </w:p>
          <w:p w14:paraId="368C407D"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3D92D3C0" w14:textId="77777777" w:rsidR="001A20E6" w:rsidRDefault="00000000">
            <w:pPr>
              <w:pStyle w:val="TableCellCalendarDayHeader"/>
            </w:pPr>
            <w:r>
              <w:rPr>
                <w:color w:val="1D4ED8"/>
              </w:rPr>
              <w:t>Thursday</w:t>
            </w:r>
          </w:p>
          <w:p w14:paraId="44D24C82" w14:textId="77777777" w:rsidR="001A20E6" w:rsidRDefault="00000000">
            <w:pPr>
              <w:pStyle w:val="TableCellCalendarDateHeader"/>
            </w:pPr>
            <w:r>
              <w:rPr>
                <w:color w:val="1D4ED8"/>
              </w:rPr>
              <w:t>Dec 25</w:t>
            </w:r>
          </w:p>
          <w:p w14:paraId="52CDF64F"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426F21CC" w14:textId="77777777" w:rsidR="001A20E6" w:rsidRDefault="00000000">
            <w:pPr>
              <w:pStyle w:val="TableCellCalendarDayHeader"/>
            </w:pPr>
            <w:r>
              <w:rPr>
                <w:color w:val="1D4ED8"/>
              </w:rPr>
              <w:t>Friday</w:t>
            </w:r>
          </w:p>
          <w:p w14:paraId="3C705492" w14:textId="77777777" w:rsidR="001A20E6" w:rsidRDefault="00000000">
            <w:pPr>
              <w:pStyle w:val="TableCellCalendarDateHeader"/>
            </w:pPr>
            <w:r>
              <w:rPr>
                <w:color w:val="1D4ED8"/>
              </w:rPr>
              <w:t>Dec 26</w:t>
            </w:r>
          </w:p>
          <w:p w14:paraId="3C692720"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290ED868" w14:textId="77777777" w:rsidR="001A20E6" w:rsidRDefault="00000000">
            <w:pPr>
              <w:pStyle w:val="TableCellCalendarDayHeader"/>
            </w:pPr>
            <w:r>
              <w:rPr>
                <w:color w:val="F57C00"/>
              </w:rPr>
              <w:t>Saturday</w:t>
            </w:r>
          </w:p>
          <w:p w14:paraId="3990E932" w14:textId="77777777" w:rsidR="001A20E6" w:rsidRDefault="00000000">
            <w:pPr>
              <w:pStyle w:val="TableCellCalendarDateHeader"/>
            </w:pPr>
            <w:r>
              <w:rPr>
                <w:color w:val="F57C00"/>
              </w:rPr>
              <w:t>Dec 27</w:t>
            </w:r>
          </w:p>
          <w:p w14:paraId="074EEDB9" w14:textId="77777777" w:rsidR="001A20E6" w:rsidRDefault="00000000">
            <w:pPr>
              <w:pStyle w:val="TableCellCatchupLabel"/>
            </w:pPr>
            <w:r>
              <w:rPr>
                <w:color w:val="F57C00"/>
              </w:rPr>
              <w:t>Catchup Day</w:t>
            </w:r>
          </w:p>
        </w:tc>
      </w:tr>
      <w:tr w:rsidR="001A20E6" w14:paraId="4C54FE2A" w14:textId="77777777">
        <w:tc>
          <w:tcPr>
            <w:tcW w:w="700" w:type="pct"/>
            <w:shd w:val="clear" w:color="auto" w:fill="DBEAFE"/>
            <w:tcMar>
              <w:top w:w="150" w:type="dxa"/>
              <w:left w:w="100" w:type="dxa"/>
              <w:bottom w:w="150" w:type="dxa"/>
              <w:right w:w="100" w:type="dxa"/>
            </w:tcMar>
          </w:tcPr>
          <w:p w14:paraId="4C458DF7" w14:textId="77777777" w:rsidR="001A20E6" w:rsidRDefault="00000000">
            <w:pPr>
              <w:pStyle w:val="TableCellTaskSubject"/>
            </w:pPr>
            <w:r>
              <w:t>Geography</w:t>
            </w:r>
          </w:p>
          <w:p w14:paraId="23640B55" w14:textId="77777777" w:rsidR="001A20E6" w:rsidRDefault="00000000">
            <w:pPr>
              <w:pStyle w:val="TableCellTaskDetails"/>
            </w:pPr>
            <w:r>
              <w:t>• Test - TEST — 3h</w:t>
            </w:r>
          </w:p>
          <w:p w14:paraId="5013841C" w14:textId="77777777" w:rsidR="001A20E6" w:rsidRDefault="00000000">
            <w:pPr>
              <w:pStyle w:val="TableCellTaskBadge"/>
              <w:shd w:val="clear" w:color="auto" w:fill="FFF3E0"/>
            </w:pPr>
            <w:r>
              <w:rPr>
                <w:b/>
                <w:bCs/>
                <w:color w:val="F57C00"/>
              </w:rPr>
              <w:t>TEST</w:t>
            </w:r>
          </w:p>
        </w:tc>
        <w:tc>
          <w:tcPr>
            <w:tcW w:w="700" w:type="pct"/>
            <w:shd w:val="clear" w:color="auto" w:fill="DBEAFE"/>
            <w:tcMar>
              <w:top w:w="150" w:type="dxa"/>
              <w:left w:w="100" w:type="dxa"/>
              <w:bottom w:w="150" w:type="dxa"/>
              <w:right w:w="100" w:type="dxa"/>
            </w:tcMar>
          </w:tcPr>
          <w:p w14:paraId="17C003E9" w14:textId="77777777" w:rsidR="001A20E6" w:rsidRDefault="00000000">
            <w:pPr>
              <w:pStyle w:val="TableCellTaskSubject"/>
            </w:pPr>
            <w:r>
              <w:t>Science &amp; Technology</w:t>
            </w:r>
          </w:p>
          <w:p w14:paraId="3C62BE0A" w14:textId="77777777" w:rsidR="001A20E6" w:rsidRDefault="00000000">
            <w:pPr>
              <w:pStyle w:val="TableCellTaskDetails"/>
            </w:pPr>
            <w:r>
              <w:t>• Study - Robotics (T09) — 1h</w:t>
            </w:r>
          </w:p>
          <w:p w14:paraId="3321488B" w14:textId="77777777" w:rsidR="001A20E6" w:rsidRDefault="00000000">
            <w:pPr>
              <w:pStyle w:val="TableCellTaskBadge"/>
              <w:shd w:val="clear" w:color="auto" w:fill="E3F2FD"/>
            </w:pPr>
            <w:r>
              <w:rPr>
                <w:b/>
                <w:bCs/>
                <w:color w:val="1976D2"/>
              </w:rPr>
              <w:t>STUDY</w:t>
            </w:r>
          </w:p>
          <w:p w14:paraId="1EE8DE34" w14:textId="77777777" w:rsidR="001A20E6" w:rsidRDefault="00000000">
            <w:pPr>
              <w:pStyle w:val="TableCellTaskDetails"/>
            </w:pPr>
            <w:r>
              <w:t>• Study - Artificial Intelligence (T10) — 1h</w:t>
            </w:r>
          </w:p>
          <w:p w14:paraId="66A14555" w14:textId="77777777" w:rsidR="001A20E6" w:rsidRDefault="00000000">
            <w:pPr>
              <w:pStyle w:val="TableCellTaskBadge"/>
              <w:shd w:val="clear" w:color="auto" w:fill="E3F2FD"/>
            </w:pPr>
            <w:r>
              <w:rPr>
                <w:b/>
                <w:bCs/>
                <w:color w:val="1976D2"/>
              </w:rPr>
              <w:t>STUDY</w:t>
            </w:r>
          </w:p>
          <w:p w14:paraId="53EDC2EA" w14:textId="77777777" w:rsidR="001A20E6" w:rsidRDefault="00000000">
            <w:pPr>
              <w:pStyle w:val="TableCellTaskDetails"/>
            </w:pPr>
            <w:r>
              <w:t>• Study - Internet of Things (T11) — 1h</w:t>
            </w:r>
          </w:p>
          <w:p w14:paraId="635B8092"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48603AA7" w14:textId="77777777" w:rsidR="001A20E6" w:rsidRDefault="00000000">
            <w:pPr>
              <w:pStyle w:val="TableCellTaskSubject"/>
            </w:pPr>
            <w:r>
              <w:t>Science &amp; Technology</w:t>
            </w:r>
          </w:p>
          <w:p w14:paraId="2EB6FBCD" w14:textId="77777777" w:rsidR="001A20E6" w:rsidRDefault="00000000">
            <w:pPr>
              <w:pStyle w:val="TableCellTaskDetails"/>
            </w:pPr>
            <w:r>
              <w:t>• Study - Blockchain (T12) — 1h</w:t>
            </w:r>
          </w:p>
          <w:p w14:paraId="3CE6A6DD" w14:textId="77777777" w:rsidR="001A20E6" w:rsidRDefault="00000000">
            <w:pPr>
              <w:pStyle w:val="TableCellTaskBadge"/>
              <w:shd w:val="clear" w:color="auto" w:fill="E3F2FD"/>
            </w:pPr>
            <w:r>
              <w:rPr>
                <w:b/>
                <w:bCs/>
                <w:color w:val="1976D2"/>
              </w:rPr>
              <w:t>STUDY</w:t>
            </w:r>
          </w:p>
          <w:p w14:paraId="779C3962" w14:textId="77777777" w:rsidR="001A20E6" w:rsidRDefault="00000000">
            <w:pPr>
              <w:pStyle w:val="TableCellTaskDetails"/>
            </w:pPr>
            <w:r>
              <w:t>• Study - Quantum Computing (T13) — 1h</w:t>
            </w:r>
          </w:p>
          <w:p w14:paraId="3F526148" w14:textId="77777777" w:rsidR="001A20E6" w:rsidRDefault="00000000">
            <w:pPr>
              <w:pStyle w:val="TableCellTaskBadge"/>
              <w:shd w:val="clear" w:color="auto" w:fill="E3F2FD"/>
            </w:pPr>
            <w:r>
              <w:rPr>
                <w:b/>
                <w:bCs/>
                <w:color w:val="1976D2"/>
              </w:rPr>
              <w:t>STUDY</w:t>
            </w:r>
          </w:p>
          <w:p w14:paraId="566AEA96" w14:textId="77777777" w:rsidR="001A20E6" w:rsidRDefault="00000000">
            <w:pPr>
              <w:pStyle w:val="TableCellTaskDetails"/>
            </w:pPr>
            <w:r>
              <w:t>• Study - 5G Technology (T14) — 1h</w:t>
            </w:r>
          </w:p>
          <w:p w14:paraId="5EB657C1"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14516A19" w14:textId="77777777" w:rsidR="001A20E6" w:rsidRDefault="00000000">
            <w:pPr>
              <w:pStyle w:val="TableCellTaskSubject"/>
            </w:pPr>
            <w:r>
              <w:t>Science &amp; Technology</w:t>
            </w:r>
          </w:p>
          <w:p w14:paraId="125FF28A" w14:textId="77777777" w:rsidR="001A20E6" w:rsidRDefault="00000000">
            <w:pPr>
              <w:pStyle w:val="TableCellTaskDetails"/>
            </w:pPr>
            <w:r>
              <w:t>• Study - Cybersecurity (T15) — 1h</w:t>
            </w:r>
          </w:p>
          <w:p w14:paraId="05E8471E" w14:textId="77777777" w:rsidR="001A20E6" w:rsidRDefault="00000000">
            <w:pPr>
              <w:pStyle w:val="TableCellTaskBadge"/>
              <w:shd w:val="clear" w:color="auto" w:fill="E3F2FD"/>
            </w:pPr>
            <w:r>
              <w:rPr>
                <w:b/>
                <w:bCs/>
                <w:color w:val="1976D2"/>
              </w:rPr>
              <w:t>STUDY</w:t>
            </w:r>
          </w:p>
          <w:p w14:paraId="3AFCF91B" w14:textId="77777777" w:rsidR="001A20E6" w:rsidRDefault="00000000">
            <w:pPr>
              <w:pStyle w:val="TableCellTaskDetails"/>
            </w:pPr>
            <w:r>
              <w:t>• Study - Digital India (T16) — 1h</w:t>
            </w:r>
          </w:p>
          <w:p w14:paraId="15ED44EC" w14:textId="77777777" w:rsidR="001A20E6" w:rsidRDefault="00000000">
            <w:pPr>
              <w:pStyle w:val="TableCellTaskBadge"/>
              <w:shd w:val="clear" w:color="auto" w:fill="E3F2FD"/>
            </w:pPr>
            <w:r>
              <w:rPr>
                <w:b/>
                <w:bCs/>
                <w:color w:val="1976D2"/>
              </w:rPr>
              <w:t>STUDY</w:t>
            </w:r>
          </w:p>
          <w:p w14:paraId="4A79C97B" w14:textId="77777777" w:rsidR="001A20E6" w:rsidRDefault="00000000">
            <w:pPr>
              <w:pStyle w:val="TableCellTaskDetails"/>
            </w:pPr>
            <w:r>
              <w:t>• Study - Broad / Overlap (T00) — 30m</w:t>
            </w:r>
          </w:p>
          <w:p w14:paraId="3D3352EB" w14:textId="77777777" w:rsidR="001A20E6" w:rsidRDefault="00000000">
            <w:pPr>
              <w:pStyle w:val="TableCellTaskBadge"/>
              <w:shd w:val="clear" w:color="auto" w:fill="E3F2FD"/>
            </w:pPr>
            <w:r>
              <w:rPr>
                <w:b/>
                <w:bCs/>
                <w:color w:val="1976D2"/>
              </w:rPr>
              <w:t>STUDY</w:t>
            </w:r>
          </w:p>
          <w:p w14:paraId="7500D60A" w14:textId="77777777" w:rsidR="001A20E6" w:rsidRDefault="00000000">
            <w:pPr>
              <w:pStyle w:val="TableCellTaskDetails"/>
            </w:pPr>
            <w:r>
              <w:t>• Study - Basics of Science and Technology (T01) — 30m</w:t>
            </w:r>
          </w:p>
          <w:p w14:paraId="3C202137"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37A6FDE4" w14:textId="77777777" w:rsidR="001A20E6" w:rsidRDefault="00000000">
            <w:pPr>
              <w:pStyle w:val="TableCellTaskSubject"/>
            </w:pPr>
            <w:r>
              <w:t>Indian Polity and Governance</w:t>
            </w:r>
          </w:p>
          <w:p w14:paraId="1C66F58A" w14:textId="77777777" w:rsidR="001A20E6" w:rsidRDefault="00000000">
            <w:pPr>
              <w:pStyle w:val="TableCellTaskDetails"/>
            </w:pPr>
            <w:r>
              <w:t>• Study - Central Government (P03) — 3h</w:t>
            </w:r>
          </w:p>
          <w:p w14:paraId="34E65D37"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0492D5A9" w14:textId="77777777" w:rsidR="001A20E6" w:rsidRDefault="00000000">
            <w:pPr>
              <w:pStyle w:val="TableCellTaskSubject"/>
            </w:pPr>
            <w:r>
              <w:t>Indian Polity and Governance</w:t>
            </w:r>
          </w:p>
          <w:p w14:paraId="101B5D3C" w14:textId="77777777" w:rsidR="001A20E6" w:rsidRDefault="00000000">
            <w:pPr>
              <w:pStyle w:val="TableCellTaskDetails"/>
            </w:pPr>
            <w:r>
              <w:t>• Study - State Government (P04) — 3h</w:t>
            </w:r>
          </w:p>
          <w:p w14:paraId="04D47A0D"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665B017D" w14:textId="77777777" w:rsidR="001A20E6" w:rsidRDefault="001A20E6"/>
        </w:tc>
      </w:tr>
      <w:tr w:rsidR="001A20E6" w14:paraId="4620CB79" w14:textId="77777777">
        <w:tc>
          <w:tcPr>
            <w:tcW w:w="700" w:type="pct"/>
            <w:shd w:val="clear" w:color="auto" w:fill="DBEAFE"/>
            <w:tcMar>
              <w:top w:w="150" w:type="dxa"/>
              <w:left w:w="100" w:type="dxa"/>
              <w:bottom w:w="150" w:type="dxa"/>
              <w:right w:w="100" w:type="dxa"/>
            </w:tcMar>
          </w:tcPr>
          <w:p w14:paraId="73A75E5B" w14:textId="77777777" w:rsidR="001A20E6" w:rsidRDefault="00000000">
            <w:pPr>
              <w:pStyle w:val="TableCellTaskSubject"/>
            </w:pPr>
            <w:r>
              <w:t>Science &amp; Technology</w:t>
            </w:r>
          </w:p>
          <w:p w14:paraId="76DBC5BC" w14:textId="77777777" w:rsidR="001A20E6" w:rsidRDefault="00000000">
            <w:pPr>
              <w:pStyle w:val="TableCellTaskDetails"/>
            </w:pPr>
            <w:r>
              <w:t>• Test - TEST — 3h</w:t>
            </w:r>
          </w:p>
          <w:p w14:paraId="683DC716" w14:textId="77777777" w:rsidR="001A20E6" w:rsidRDefault="00000000">
            <w:pPr>
              <w:pStyle w:val="TableCellTaskBadge"/>
              <w:shd w:val="clear" w:color="auto" w:fill="FFF3E0"/>
            </w:pPr>
            <w:r>
              <w:rPr>
                <w:b/>
                <w:bCs/>
                <w:color w:val="F57C00"/>
              </w:rPr>
              <w:t>TEST</w:t>
            </w:r>
          </w:p>
        </w:tc>
        <w:tc>
          <w:tcPr>
            <w:tcW w:w="700" w:type="pct"/>
            <w:shd w:val="clear" w:color="auto" w:fill="DBEAFE"/>
            <w:tcMar>
              <w:top w:w="150" w:type="dxa"/>
              <w:left w:w="100" w:type="dxa"/>
              <w:bottom w:w="150" w:type="dxa"/>
              <w:right w:w="100" w:type="dxa"/>
            </w:tcMar>
          </w:tcPr>
          <w:p w14:paraId="250B98B2" w14:textId="77777777" w:rsidR="001A20E6" w:rsidRDefault="00000000">
            <w:pPr>
              <w:pStyle w:val="TableCellTaskSubject"/>
            </w:pPr>
            <w:r>
              <w:t>Indian Polity and Governance</w:t>
            </w:r>
          </w:p>
          <w:p w14:paraId="48EDA840" w14:textId="77777777" w:rsidR="001A20E6" w:rsidRDefault="00000000">
            <w:pPr>
              <w:pStyle w:val="TableCellTaskDetails"/>
            </w:pPr>
            <w:r>
              <w:t>• Study - Broad / Overlap (P00) — 3h</w:t>
            </w:r>
          </w:p>
          <w:p w14:paraId="605C72F1"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55B283A2" w14:textId="77777777" w:rsidR="001A20E6" w:rsidRDefault="00000000">
            <w:pPr>
              <w:pStyle w:val="TableCellTaskSubject"/>
            </w:pPr>
            <w:r>
              <w:t>Indian Polity and Governance</w:t>
            </w:r>
          </w:p>
          <w:p w14:paraId="3C70AFE6" w14:textId="77777777" w:rsidR="001A20E6" w:rsidRDefault="00000000">
            <w:pPr>
              <w:pStyle w:val="TableCellTaskDetails"/>
            </w:pPr>
            <w:r>
              <w:t>• Study - Constitutional Framework (P01) — 3h</w:t>
            </w:r>
          </w:p>
          <w:p w14:paraId="4A18E06C"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37666F38" w14:textId="77777777" w:rsidR="001A20E6" w:rsidRDefault="00000000">
            <w:pPr>
              <w:pStyle w:val="TableCellTaskSubject"/>
            </w:pPr>
            <w:r>
              <w:t>Indian Polity and Governance</w:t>
            </w:r>
          </w:p>
          <w:p w14:paraId="6FC584F8" w14:textId="77777777" w:rsidR="001A20E6" w:rsidRDefault="00000000">
            <w:pPr>
              <w:pStyle w:val="TableCellTaskDetails"/>
            </w:pPr>
            <w:r>
              <w:t>• Study - System of Government (P02) — 3h</w:t>
            </w:r>
          </w:p>
          <w:p w14:paraId="078AFED4"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7A5ED1AB" w14:textId="77777777" w:rsidR="001A20E6" w:rsidRDefault="00000000">
            <w:pPr>
              <w:pStyle w:val="TableCellTaskSubject"/>
            </w:pPr>
            <w:r>
              <w:t>Indian Economy</w:t>
            </w:r>
          </w:p>
          <w:p w14:paraId="229E9857" w14:textId="77777777" w:rsidR="001A20E6" w:rsidRDefault="00000000">
            <w:pPr>
              <w:pStyle w:val="TableCellTaskDetails"/>
            </w:pPr>
            <w:r>
              <w:t>• Study - Broad / Overlap (E00) — 1h</w:t>
            </w:r>
          </w:p>
          <w:p w14:paraId="394707D0" w14:textId="77777777" w:rsidR="001A20E6" w:rsidRDefault="00000000">
            <w:pPr>
              <w:pStyle w:val="TableCellTaskBadge"/>
              <w:shd w:val="clear" w:color="auto" w:fill="E3F2FD"/>
            </w:pPr>
            <w:r>
              <w:rPr>
                <w:b/>
                <w:bCs/>
                <w:color w:val="1976D2"/>
              </w:rPr>
              <w:t>STUDY</w:t>
            </w:r>
          </w:p>
          <w:p w14:paraId="750397F7" w14:textId="77777777" w:rsidR="001A20E6" w:rsidRDefault="00000000">
            <w:pPr>
              <w:pStyle w:val="TableCellTaskDetails"/>
            </w:pPr>
            <w:r>
              <w:t>• Study - Basic concepts and definitions (E01) — 1h</w:t>
            </w:r>
          </w:p>
          <w:p w14:paraId="25E9E408" w14:textId="77777777" w:rsidR="001A20E6" w:rsidRDefault="00000000">
            <w:pPr>
              <w:pStyle w:val="TableCellTaskBadge"/>
              <w:shd w:val="clear" w:color="auto" w:fill="E3F2FD"/>
            </w:pPr>
            <w:r>
              <w:rPr>
                <w:b/>
                <w:bCs/>
                <w:color w:val="1976D2"/>
              </w:rPr>
              <w:t>STUDY</w:t>
            </w:r>
          </w:p>
          <w:p w14:paraId="18DDBFC8" w14:textId="77777777" w:rsidR="001A20E6" w:rsidRDefault="00000000">
            <w:pPr>
              <w:pStyle w:val="TableCellTaskDetails"/>
            </w:pPr>
            <w:r>
              <w:t>• Study - Economic Planning (E02) — 1h</w:t>
            </w:r>
          </w:p>
          <w:p w14:paraId="0E1309F7"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0B7205F3" w14:textId="77777777" w:rsidR="001A20E6" w:rsidRDefault="00000000">
            <w:pPr>
              <w:pStyle w:val="TableCellTaskSubject"/>
            </w:pPr>
            <w:r>
              <w:t>Indian Economy</w:t>
            </w:r>
          </w:p>
          <w:p w14:paraId="305AFE1D" w14:textId="77777777" w:rsidR="001A20E6" w:rsidRDefault="00000000">
            <w:pPr>
              <w:pStyle w:val="TableCellTaskDetails"/>
            </w:pPr>
            <w:r>
              <w:t>• Study - Economic Reforms (E03) — 1h</w:t>
            </w:r>
          </w:p>
          <w:p w14:paraId="2DD37946" w14:textId="77777777" w:rsidR="001A20E6" w:rsidRDefault="00000000">
            <w:pPr>
              <w:pStyle w:val="TableCellTaskBadge"/>
              <w:shd w:val="clear" w:color="auto" w:fill="E3F2FD"/>
            </w:pPr>
            <w:r>
              <w:rPr>
                <w:b/>
                <w:bCs/>
                <w:color w:val="1976D2"/>
              </w:rPr>
              <w:t>STUDY</w:t>
            </w:r>
          </w:p>
          <w:p w14:paraId="24E04AFF" w14:textId="77777777" w:rsidR="001A20E6" w:rsidRDefault="00000000">
            <w:pPr>
              <w:pStyle w:val="TableCellTaskDetails"/>
            </w:pPr>
            <w:r>
              <w:t>• Study - Inclusive Growth (E04) — 1h</w:t>
            </w:r>
          </w:p>
          <w:p w14:paraId="4BA9E6F0" w14:textId="77777777" w:rsidR="001A20E6" w:rsidRDefault="00000000">
            <w:pPr>
              <w:pStyle w:val="TableCellTaskBadge"/>
              <w:shd w:val="clear" w:color="auto" w:fill="E3F2FD"/>
            </w:pPr>
            <w:r>
              <w:rPr>
                <w:b/>
                <w:bCs/>
                <w:color w:val="1976D2"/>
              </w:rPr>
              <w:t>STUDY</w:t>
            </w:r>
          </w:p>
          <w:p w14:paraId="500D57E8" w14:textId="77777777" w:rsidR="001A20E6" w:rsidRDefault="00000000">
            <w:pPr>
              <w:pStyle w:val="TableCellTaskDetails"/>
            </w:pPr>
            <w:r>
              <w:t>• Study - Poverty and Unemployment (E05) — 1h</w:t>
            </w:r>
          </w:p>
          <w:p w14:paraId="2AF24D81"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2C9408C2" w14:textId="77777777" w:rsidR="001A20E6" w:rsidRDefault="001A20E6"/>
        </w:tc>
      </w:tr>
    </w:tbl>
    <w:p w14:paraId="732AC85B" w14:textId="77777777" w:rsidR="001A20E6" w:rsidRDefault="001A20E6">
      <w:pPr>
        <w:spacing w:after="400"/>
      </w:pPr>
    </w:p>
    <w:p w14:paraId="4B553E5F" w14:textId="77777777" w:rsidR="001A20E6" w:rsidRDefault="00000000">
      <w:pPr>
        <w:pStyle w:val="ResourceTitle"/>
      </w:pPr>
      <w:r>
        <w:t>📚 Resources for Dec 21 - Dec 27</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05A01421" w14:textId="77777777">
        <w:tc>
          <w:tcPr>
            <w:tcW w:w="1650" w:type="pct"/>
            <w:tcBorders>
              <w:bottom w:val="single" w:sz="2" w:space="0" w:color="D1D5DB"/>
              <w:right w:val="single" w:sz="2" w:space="0" w:color="D1D5DB"/>
            </w:tcBorders>
            <w:tcMar>
              <w:top w:w="200" w:type="dxa"/>
              <w:left w:w="150" w:type="dxa"/>
              <w:bottom w:w="200" w:type="dxa"/>
              <w:right w:w="150" w:type="dxa"/>
            </w:tcMar>
          </w:tcPr>
          <w:p w14:paraId="2046B155" w14:textId="77777777" w:rsidR="001A20E6" w:rsidRDefault="00000000">
            <w:pPr>
              <w:pStyle w:val="TableCellSubjectName"/>
            </w:pPr>
            <w:r>
              <w:t>Science &amp; Technology</w:t>
            </w:r>
          </w:p>
          <w:p w14:paraId="530DD628" w14:textId="77777777" w:rsidR="001A20E6" w:rsidRDefault="00000000">
            <w:pPr>
              <w:pStyle w:val="TableCellCategoryTitle"/>
            </w:pPr>
            <w:r>
              <w:t>📝 Practice Materials</w:t>
            </w:r>
          </w:p>
          <w:p w14:paraId="54DD92EC" w14:textId="77777777" w:rsidR="001A20E6" w:rsidRDefault="00000000">
            <w:pPr>
              <w:pStyle w:val="TableCellResourceItem"/>
            </w:pPr>
            <w:r>
              <w:t>• La Excellence S&amp;T Material</w:t>
            </w:r>
          </w:p>
          <w:p w14:paraId="535A5222" w14:textId="77777777" w:rsidR="001A20E6" w:rsidRDefault="00000000">
            <w:pPr>
              <w:pStyle w:val="TableCellResourceItem"/>
            </w:pPr>
            <w:r>
              <w:t>• Prelims &amp; Mains Workbooks</w:t>
            </w:r>
          </w:p>
          <w:p w14:paraId="4B0DB97E" w14:textId="77777777" w:rsidR="001A20E6" w:rsidRDefault="00000000">
            <w:pPr>
              <w:pStyle w:val="TableCellCategoryTitle"/>
            </w:pPr>
            <w:r>
              <w:t>📰 Current Affairs</w:t>
            </w:r>
          </w:p>
          <w:p w14:paraId="6891FA20" w14:textId="77777777" w:rsidR="001A20E6" w:rsidRDefault="00000000">
            <w:pPr>
              <w:pStyle w:val="TableCellResourceItem"/>
            </w:pPr>
            <w:r>
              <w:t>• Newspapers (The Hindu S&amp;T, PIB updates)</w:t>
            </w:r>
          </w:p>
        </w:tc>
        <w:tc>
          <w:tcPr>
            <w:tcW w:w="1650" w:type="pct"/>
            <w:tcBorders>
              <w:bottom w:val="single" w:sz="2" w:space="0" w:color="D1D5DB"/>
              <w:right w:val="single" w:sz="2" w:space="0" w:color="D1D5DB"/>
            </w:tcBorders>
            <w:tcMar>
              <w:top w:w="200" w:type="dxa"/>
              <w:left w:w="150" w:type="dxa"/>
              <w:bottom w:w="200" w:type="dxa"/>
              <w:right w:w="150" w:type="dxa"/>
            </w:tcMar>
          </w:tcPr>
          <w:p w14:paraId="43359848" w14:textId="77777777" w:rsidR="001A20E6" w:rsidRDefault="00000000">
            <w:pPr>
              <w:pStyle w:val="TableCellSubjectName"/>
            </w:pPr>
            <w:r>
              <w:t>Indian Polity and Governance</w:t>
            </w:r>
          </w:p>
          <w:p w14:paraId="7A1FE941" w14:textId="77777777" w:rsidR="001A20E6" w:rsidRDefault="00000000">
            <w:pPr>
              <w:pStyle w:val="TableCellCategoryTitle"/>
            </w:pPr>
            <w:r>
              <w:t>📝 Practice Materials</w:t>
            </w:r>
          </w:p>
          <w:p w14:paraId="3544606B" w14:textId="77777777" w:rsidR="001A20E6" w:rsidRDefault="00000000">
            <w:pPr>
              <w:pStyle w:val="TableCellResourceItem"/>
            </w:pPr>
            <w:r>
              <w:t>• La Excellence Polity Material</w:t>
            </w:r>
          </w:p>
          <w:p w14:paraId="1B33C1D0" w14:textId="77777777" w:rsidR="001A20E6" w:rsidRDefault="00000000">
            <w:pPr>
              <w:pStyle w:val="TableCellResourceItem"/>
            </w:pPr>
            <w:r>
              <w:t>• Mains RRP + Prelims RRP</w:t>
            </w:r>
          </w:p>
          <w:p w14:paraId="2B9F1358" w14:textId="77777777" w:rsidR="001A20E6" w:rsidRDefault="00000000">
            <w:pPr>
              <w:pStyle w:val="TableCellResourceItem"/>
            </w:pPr>
            <w:r>
              <w:t>• Prelims &amp; Mains Workbooks</w:t>
            </w:r>
          </w:p>
          <w:p w14:paraId="10B5D516" w14:textId="77777777" w:rsidR="001A20E6" w:rsidRDefault="00000000">
            <w:pPr>
              <w:pStyle w:val="TableCellCategoryTitle"/>
            </w:pPr>
            <w:r>
              <w:t>📰 Current Affairs</w:t>
            </w:r>
          </w:p>
          <w:p w14:paraId="2ABC76B9" w14:textId="77777777" w:rsidR="001A20E6" w:rsidRDefault="00000000">
            <w:pPr>
              <w:pStyle w:val="TableCellResourceItem"/>
            </w:pPr>
            <w:r>
              <w:t>• NITI Aayog Reports + PRS Briefs</w:t>
            </w:r>
          </w:p>
          <w:p w14:paraId="1B2366DC" w14:textId="77777777" w:rsidR="001A20E6" w:rsidRDefault="00000000">
            <w:pPr>
              <w:pStyle w:val="TableCellResourceItem"/>
            </w:pPr>
            <w:r>
              <w:t>• Newspapers (The Hindu/Indian Express)</w:t>
            </w:r>
          </w:p>
          <w:p w14:paraId="382DBC9F"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4DA9EA2A" w14:textId="77777777" w:rsidR="001A20E6" w:rsidRDefault="00000000">
            <w:pPr>
              <w:pStyle w:val="TableCellSubjectName"/>
            </w:pPr>
            <w:r>
              <w:t>Indian Economy</w:t>
            </w:r>
          </w:p>
          <w:p w14:paraId="0A893543" w14:textId="77777777" w:rsidR="001A20E6" w:rsidRDefault="00000000">
            <w:pPr>
              <w:pStyle w:val="TableCellCategoryTitle"/>
            </w:pPr>
            <w:r>
              <w:t>📝 Practice Materials</w:t>
            </w:r>
          </w:p>
          <w:p w14:paraId="4CCD0350" w14:textId="77777777" w:rsidR="001A20E6" w:rsidRDefault="00000000">
            <w:pPr>
              <w:pStyle w:val="TableCellResourceItem"/>
            </w:pPr>
            <w:r>
              <w:t>• La Excellence Economy Material</w:t>
            </w:r>
          </w:p>
          <w:p w14:paraId="7004E1D6" w14:textId="77777777" w:rsidR="001A20E6" w:rsidRDefault="00000000">
            <w:pPr>
              <w:pStyle w:val="TableCellResourceItem"/>
            </w:pPr>
            <w:r>
              <w:t>• Mains RRP + Prelims RRP</w:t>
            </w:r>
          </w:p>
          <w:p w14:paraId="0658BD6A" w14:textId="77777777" w:rsidR="001A20E6" w:rsidRDefault="00000000">
            <w:pPr>
              <w:pStyle w:val="TableCellResourceItem"/>
            </w:pPr>
            <w:r>
              <w:t>• Prelims &amp; Mains Workbooks</w:t>
            </w:r>
          </w:p>
          <w:p w14:paraId="156749ED" w14:textId="77777777" w:rsidR="001A20E6" w:rsidRDefault="00000000">
            <w:pPr>
              <w:pStyle w:val="TableCellCategoryTitle"/>
            </w:pPr>
            <w:r>
              <w:t>📰 Current Affairs</w:t>
            </w:r>
          </w:p>
          <w:p w14:paraId="368BC857" w14:textId="77777777" w:rsidR="001A20E6" w:rsidRDefault="00000000">
            <w:pPr>
              <w:pStyle w:val="TableCellResourceItem"/>
            </w:pPr>
            <w:r>
              <w:t>• NITI Aayog Reports + Economic survey and Budget</w:t>
            </w:r>
          </w:p>
          <w:p w14:paraId="2B9170C6" w14:textId="77777777" w:rsidR="001A20E6" w:rsidRDefault="00000000">
            <w:pPr>
              <w:pStyle w:val="TableCellResourceItem"/>
            </w:pPr>
            <w:r>
              <w:t>• Newspapers (Hindu and IE Explained)</w:t>
            </w:r>
          </w:p>
        </w:tc>
      </w:tr>
    </w:tbl>
    <w:p w14:paraId="6930F24E"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20C8BADA" w14:textId="77777777">
        <w:tc>
          <w:tcPr>
            <w:tcW w:w="2500" w:type="pct"/>
            <w:tcMar>
              <w:top w:w="0" w:type="dxa"/>
              <w:left w:w="0" w:type="dxa"/>
              <w:bottom w:w="0" w:type="dxa"/>
              <w:right w:w="0" w:type="dxa"/>
            </w:tcMar>
          </w:tcPr>
          <w:p w14:paraId="15CC7CA5" w14:textId="77777777" w:rsidR="001A20E6" w:rsidRDefault="00000000">
            <w:pPr>
              <w:pStyle w:val="WeekTitle"/>
            </w:pPr>
            <w:r>
              <w:rPr>
                <w:color w:val="1D4ED8"/>
              </w:rPr>
              <w:t>📅 Dec 28 - Jan 03, 2026</w:t>
            </w:r>
          </w:p>
        </w:tc>
        <w:tc>
          <w:tcPr>
            <w:tcW w:w="2500" w:type="pct"/>
            <w:tcMar>
              <w:top w:w="0" w:type="dxa"/>
              <w:left w:w="0" w:type="dxa"/>
              <w:bottom w:w="0" w:type="dxa"/>
              <w:right w:w="0" w:type="dxa"/>
            </w:tcMar>
          </w:tcPr>
          <w:p w14:paraId="60D68567" w14:textId="77777777" w:rsidR="001A20E6" w:rsidRDefault="00000000">
            <w:pPr>
              <w:pStyle w:val="WeekCycleName"/>
            </w:pPr>
            <w:r>
              <w:rPr>
                <w:color w:val="1D4ED8"/>
              </w:rPr>
              <w:t>C1</w:t>
            </w:r>
          </w:p>
        </w:tc>
      </w:tr>
    </w:tbl>
    <w:p w14:paraId="4FB50F64"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35822783" w14:textId="77777777">
        <w:tc>
          <w:tcPr>
            <w:tcW w:w="700" w:type="pct"/>
            <w:shd w:val="clear" w:color="auto" w:fill="DBEAFE"/>
            <w:tcMar>
              <w:top w:w="200" w:type="dxa"/>
              <w:left w:w="100" w:type="dxa"/>
              <w:bottom w:w="200" w:type="dxa"/>
              <w:right w:w="100" w:type="dxa"/>
            </w:tcMar>
          </w:tcPr>
          <w:p w14:paraId="701C5321" w14:textId="77777777" w:rsidR="001A20E6" w:rsidRDefault="00000000">
            <w:pPr>
              <w:pStyle w:val="TableCellCalendarDayHeader"/>
            </w:pPr>
            <w:r>
              <w:rPr>
                <w:color w:val="1D4ED8"/>
              </w:rPr>
              <w:t>Sunday</w:t>
            </w:r>
          </w:p>
          <w:p w14:paraId="09AE1719" w14:textId="77777777" w:rsidR="001A20E6" w:rsidRDefault="00000000">
            <w:pPr>
              <w:pStyle w:val="TableCellCalendarDateHeader"/>
            </w:pPr>
            <w:r>
              <w:rPr>
                <w:color w:val="1D4ED8"/>
              </w:rPr>
              <w:t>Dec 28</w:t>
            </w:r>
          </w:p>
          <w:p w14:paraId="76B8C22A"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28FDCC48" w14:textId="77777777" w:rsidR="001A20E6" w:rsidRDefault="00000000">
            <w:pPr>
              <w:pStyle w:val="TableCellCalendarDayHeader"/>
            </w:pPr>
            <w:r>
              <w:rPr>
                <w:color w:val="1D4ED8"/>
              </w:rPr>
              <w:t>Monday</w:t>
            </w:r>
          </w:p>
          <w:p w14:paraId="2B92A5C6" w14:textId="77777777" w:rsidR="001A20E6" w:rsidRDefault="00000000">
            <w:pPr>
              <w:pStyle w:val="TableCellCalendarDateHeader"/>
            </w:pPr>
            <w:r>
              <w:rPr>
                <w:color w:val="1D4ED8"/>
              </w:rPr>
              <w:t>Dec 29</w:t>
            </w:r>
          </w:p>
          <w:p w14:paraId="33EE5893"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59C8C95B" w14:textId="77777777" w:rsidR="001A20E6" w:rsidRDefault="00000000">
            <w:pPr>
              <w:pStyle w:val="TableCellCalendarDayHeader"/>
            </w:pPr>
            <w:r>
              <w:rPr>
                <w:color w:val="1D4ED8"/>
              </w:rPr>
              <w:t>Tuesday</w:t>
            </w:r>
          </w:p>
          <w:p w14:paraId="06E18C9E" w14:textId="77777777" w:rsidR="001A20E6" w:rsidRDefault="00000000">
            <w:pPr>
              <w:pStyle w:val="TableCellCalendarDateHeader"/>
            </w:pPr>
            <w:r>
              <w:rPr>
                <w:color w:val="1D4ED8"/>
              </w:rPr>
              <w:t>Dec 30</w:t>
            </w:r>
          </w:p>
          <w:p w14:paraId="15DC33BC"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3BB97ED3" w14:textId="77777777" w:rsidR="001A20E6" w:rsidRDefault="00000000">
            <w:pPr>
              <w:pStyle w:val="TableCellCalendarDayHeader"/>
            </w:pPr>
            <w:r>
              <w:rPr>
                <w:color w:val="1D4ED8"/>
              </w:rPr>
              <w:t>Wednesday</w:t>
            </w:r>
          </w:p>
          <w:p w14:paraId="56434216" w14:textId="77777777" w:rsidR="001A20E6" w:rsidRDefault="00000000">
            <w:pPr>
              <w:pStyle w:val="TableCellCalendarDateHeader"/>
            </w:pPr>
            <w:r>
              <w:rPr>
                <w:color w:val="1D4ED8"/>
              </w:rPr>
              <w:t>Dec 31</w:t>
            </w:r>
          </w:p>
          <w:p w14:paraId="6D4B333C"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78F97E8D" w14:textId="77777777" w:rsidR="001A20E6" w:rsidRDefault="00000000">
            <w:pPr>
              <w:pStyle w:val="TableCellCalendarDayHeader"/>
            </w:pPr>
            <w:r>
              <w:rPr>
                <w:color w:val="1D4ED8"/>
              </w:rPr>
              <w:t>Thursday</w:t>
            </w:r>
          </w:p>
          <w:p w14:paraId="1678EDDF" w14:textId="77777777" w:rsidR="001A20E6" w:rsidRDefault="00000000">
            <w:pPr>
              <w:pStyle w:val="TableCellCalendarDateHeader"/>
            </w:pPr>
            <w:r>
              <w:rPr>
                <w:color w:val="1D4ED8"/>
              </w:rPr>
              <w:t>Jan 01</w:t>
            </w:r>
          </w:p>
          <w:p w14:paraId="384A4739"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149B2CED" w14:textId="77777777" w:rsidR="001A20E6" w:rsidRDefault="00000000">
            <w:pPr>
              <w:pStyle w:val="TableCellCalendarDayHeader"/>
            </w:pPr>
            <w:r>
              <w:rPr>
                <w:color w:val="1D4ED8"/>
              </w:rPr>
              <w:t>Friday</w:t>
            </w:r>
          </w:p>
          <w:p w14:paraId="2017440F" w14:textId="77777777" w:rsidR="001A20E6" w:rsidRDefault="00000000">
            <w:pPr>
              <w:pStyle w:val="TableCellCalendarDateHeader"/>
            </w:pPr>
            <w:r>
              <w:rPr>
                <w:color w:val="1D4ED8"/>
              </w:rPr>
              <w:t>Jan 02</w:t>
            </w:r>
          </w:p>
          <w:p w14:paraId="379AC3A0"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474F923D" w14:textId="77777777" w:rsidR="001A20E6" w:rsidRDefault="00000000">
            <w:pPr>
              <w:pStyle w:val="TableCellCalendarDayHeader"/>
            </w:pPr>
            <w:r>
              <w:rPr>
                <w:color w:val="F57C00"/>
              </w:rPr>
              <w:t>Saturday</w:t>
            </w:r>
          </w:p>
          <w:p w14:paraId="52AA0214" w14:textId="77777777" w:rsidR="001A20E6" w:rsidRDefault="00000000">
            <w:pPr>
              <w:pStyle w:val="TableCellCalendarDateHeader"/>
            </w:pPr>
            <w:r>
              <w:rPr>
                <w:color w:val="F57C00"/>
              </w:rPr>
              <w:t>Jan 03</w:t>
            </w:r>
          </w:p>
          <w:p w14:paraId="5F1EA3E3" w14:textId="77777777" w:rsidR="001A20E6" w:rsidRDefault="00000000">
            <w:pPr>
              <w:pStyle w:val="TableCellCatchupLabel"/>
            </w:pPr>
            <w:r>
              <w:rPr>
                <w:color w:val="F57C00"/>
              </w:rPr>
              <w:t>Catchup Day</w:t>
            </w:r>
          </w:p>
        </w:tc>
      </w:tr>
      <w:tr w:rsidR="001A20E6" w14:paraId="41B19F4D" w14:textId="77777777">
        <w:tc>
          <w:tcPr>
            <w:tcW w:w="700" w:type="pct"/>
            <w:shd w:val="clear" w:color="auto" w:fill="DBEAFE"/>
            <w:tcMar>
              <w:top w:w="150" w:type="dxa"/>
              <w:left w:w="100" w:type="dxa"/>
              <w:bottom w:w="150" w:type="dxa"/>
              <w:right w:w="100" w:type="dxa"/>
            </w:tcMar>
          </w:tcPr>
          <w:p w14:paraId="5D32A395" w14:textId="77777777" w:rsidR="001A20E6" w:rsidRDefault="00000000">
            <w:pPr>
              <w:pStyle w:val="TableCellTaskSubject"/>
            </w:pPr>
            <w:r>
              <w:t>Indian Polity and Governance</w:t>
            </w:r>
          </w:p>
          <w:p w14:paraId="7ABA608B" w14:textId="77777777" w:rsidR="001A20E6" w:rsidRDefault="00000000">
            <w:pPr>
              <w:pStyle w:val="TableCellTaskDetails"/>
            </w:pPr>
            <w:r>
              <w:t>• Test - TEST — 3h</w:t>
            </w:r>
          </w:p>
          <w:p w14:paraId="5B16B765" w14:textId="77777777" w:rsidR="001A20E6" w:rsidRDefault="00000000">
            <w:pPr>
              <w:pStyle w:val="TableCellTaskBadge"/>
              <w:shd w:val="clear" w:color="auto" w:fill="FFF3E0"/>
            </w:pPr>
            <w:r>
              <w:rPr>
                <w:b/>
                <w:bCs/>
                <w:color w:val="F57C00"/>
              </w:rPr>
              <w:t>TEST</w:t>
            </w:r>
          </w:p>
        </w:tc>
        <w:tc>
          <w:tcPr>
            <w:tcW w:w="700" w:type="pct"/>
            <w:shd w:val="clear" w:color="auto" w:fill="DBEAFE"/>
            <w:tcMar>
              <w:top w:w="150" w:type="dxa"/>
              <w:left w:w="100" w:type="dxa"/>
              <w:bottom w:w="150" w:type="dxa"/>
              <w:right w:w="100" w:type="dxa"/>
            </w:tcMar>
          </w:tcPr>
          <w:p w14:paraId="1186841F" w14:textId="77777777" w:rsidR="001A20E6" w:rsidRDefault="00000000">
            <w:pPr>
              <w:pStyle w:val="TableCellTaskSubject"/>
            </w:pPr>
            <w:r>
              <w:t>Indian Polity and Governance</w:t>
            </w:r>
          </w:p>
          <w:p w14:paraId="70875859" w14:textId="77777777" w:rsidR="001A20E6" w:rsidRDefault="00000000">
            <w:pPr>
              <w:pStyle w:val="TableCellTaskDetails"/>
            </w:pPr>
            <w:r>
              <w:t>• Study - Local Government (P05) — 3h</w:t>
            </w:r>
          </w:p>
          <w:p w14:paraId="13554C4A"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4A5C7365" w14:textId="77777777" w:rsidR="001A20E6" w:rsidRDefault="00000000">
            <w:pPr>
              <w:pStyle w:val="TableCellTaskSubject"/>
            </w:pPr>
            <w:r>
              <w:t>Indian Polity and Governance</w:t>
            </w:r>
          </w:p>
          <w:p w14:paraId="57C3D297" w14:textId="77777777" w:rsidR="001A20E6" w:rsidRDefault="00000000">
            <w:pPr>
              <w:pStyle w:val="TableCellTaskDetails"/>
            </w:pPr>
            <w:r>
              <w:t>• Study - Union Territories (P06) — 3h</w:t>
            </w:r>
          </w:p>
          <w:p w14:paraId="0E72D016"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65A59EAD" w14:textId="77777777" w:rsidR="001A20E6" w:rsidRDefault="00000000">
            <w:pPr>
              <w:pStyle w:val="TableCellTaskSubject"/>
            </w:pPr>
            <w:r>
              <w:t>Indian Polity and Governance</w:t>
            </w:r>
          </w:p>
          <w:p w14:paraId="1DC54604" w14:textId="77777777" w:rsidR="001A20E6" w:rsidRDefault="00000000">
            <w:pPr>
              <w:pStyle w:val="TableCellTaskDetails"/>
            </w:pPr>
            <w:r>
              <w:t>• Study - Constitutional Bodies (P07) — 3h</w:t>
            </w:r>
          </w:p>
          <w:p w14:paraId="341BC1E6"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27EA621B" w14:textId="77777777" w:rsidR="001A20E6" w:rsidRDefault="00000000">
            <w:pPr>
              <w:pStyle w:val="TableCellTaskSubject"/>
            </w:pPr>
            <w:r>
              <w:t>Indian Polity and Governance</w:t>
            </w:r>
          </w:p>
          <w:p w14:paraId="65C27F92" w14:textId="77777777" w:rsidR="001A20E6" w:rsidRDefault="00000000">
            <w:pPr>
              <w:pStyle w:val="TableCellTaskDetails"/>
            </w:pPr>
            <w:r>
              <w:t>• Study - Non-Constitutional Bodies (P08) — 3h</w:t>
            </w:r>
          </w:p>
          <w:p w14:paraId="71A4F51A"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605BEA51" w14:textId="77777777" w:rsidR="001A20E6" w:rsidRDefault="00000000">
            <w:pPr>
              <w:pStyle w:val="TableCellTaskSubject"/>
            </w:pPr>
            <w:r>
              <w:t>Indian Polity and Governance</w:t>
            </w:r>
          </w:p>
          <w:p w14:paraId="413919A4" w14:textId="77777777" w:rsidR="001A20E6" w:rsidRDefault="00000000">
            <w:pPr>
              <w:pStyle w:val="TableCellTaskDetails"/>
            </w:pPr>
            <w:r>
              <w:t>• Study - Other Constitutional Dimensions (P09) — 3h</w:t>
            </w:r>
          </w:p>
          <w:p w14:paraId="469977DA"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0897C6C8" w14:textId="77777777" w:rsidR="001A20E6" w:rsidRDefault="001A20E6"/>
        </w:tc>
      </w:tr>
      <w:tr w:rsidR="001A20E6" w14:paraId="5B866A0D" w14:textId="77777777">
        <w:tc>
          <w:tcPr>
            <w:tcW w:w="700" w:type="pct"/>
            <w:shd w:val="clear" w:color="auto" w:fill="DBEAFE"/>
            <w:tcMar>
              <w:top w:w="150" w:type="dxa"/>
              <w:left w:w="100" w:type="dxa"/>
              <w:bottom w:w="150" w:type="dxa"/>
              <w:right w:w="100" w:type="dxa"/>
            </w:tcMar>
          </w:tcPr>
          <w:p w14:paraId="56393319" w14:textId="77777777" w:rsidR="001A20E6" w:rsidRDefault="00000000">
            <w:pPr>
              <w:pStyle w:val="TableCellTaskSubject"/>
            </w:pPr>
            <w:r>
              <w:t>Indian Economy</w:t>
            </w:r>
          </w:p>
          <w:p w14:paraId="6B6A3606" w14:textId="77777777" w:rsidR="001A20E6" w:rsidRDefault="00000000">
            <w:pPr>
              <w:pStyle w:val="TableCellTaskDetails"/>
            </w:pPr>
            <w:r>
              <w:t>• Test - TEST — 3h</w:t>
            </w:r>
          </w:p>
          <w:p w14:paraId="64A76C41" w14:textId="77777777" w:rsidR="001A20E6" w:rsidRDefault="00000000">
            <w:pPr>
              <w:pStyle w:val="TableCellTaskBadge"/>
              <w:shd w:val="clear" w:color="auto" w:fill="FFF3E0"/>
            </w:pPr>
            <w:r>
              <w:rPr>
                <w:b/>
                <w:bCs/>
                <w:color w:val="F57C00"/>
              </w:rPr>
              <w:t>TEST</w:t>
            </w:r>
          </w:p>
        </w:tc>
        <w:tc>
          <w:tcPr>
            <w:tcW w:w="700" w:type="pct"/>
            <w:shd w:val="clear" w:color="auto" w:fill="DBEAFE"/>
            <w:tcMar>
              <w:top w:w="150" w:type="dxa"/>
              <w:left w:w="100" w:type="dxa"/>
              <w:bottom w:w="150" w:type="dxa"/>
              <w:right w:w="100" w:type="dxa"/>
            </w:tcMar>
          </w:tcPr>
          <w:p w14:paraId="05F0DEFF" w14:textId="77777777" w:rsidR="001A20E6" w:rsidRDefault="00000000">
            <w:pPr>
              <w:pStyle w:val="TableCellTaskSubject"/>
            </w:pPr>
            <w:r>
              <w:t>Indian Economy</w:t>
            </w:r>
          </w:p>
          <w:p w14:paraId="04A786E6" w14:textId="77777777" w:rsidR="001A20E6" w:rsidRDefault="00000000">
            <w:pPr>
              <w:pStyle w:val="TableCellTaskDetails"/>
            </w:pPr>
            <w:r>
              <w:t>• Study - Agriculture (E06) — 1h</w:t>
            </w:r>
          </w:p>
          <w:p w14:paraId="29EEEA1E" w14:textId="77777777" w:rsidR="001A20E6" w:rsidRDefault="00000000">
            <w:pPr>
              <w:pStyle w:val="TableCellTaskBadge"/>
              <w:shd w:val="clear" w:color="auto" w:fill="E3F2FD"/>
            </w:pPr>
            <w:r>
              <w:rPr>
                <w:b/>
                <w:bCs/>
                <w:color w:val="1976D2"/>
              </w:rPr>
              <w:t>STUDY</w:t>
            </w:r>
          </w:p>
          <w:p w14:paraId="4D983C17" w14:textId="77777777" w:rsidR="001A20E6" w:rsidRDefault="00000000">
            <w:pPr>
              <w:pStyle w:val="TableCellTaskDetails"/>
            </w:pPr>
            <w:r>
              <w:t>• Study - Industry (E07) — 1h</w:t>
            </w:r>
          </w:p>
          <w:p w14:paraId="64462B39" w14:textId="77777777" w:rsidR="001A20E6" w:rsidRDefault="00000000">
            <w:pPr>
              <w:pStyle w:val="TableCellTaskBadge"/>
              <w:shd w:val="clear" w:color="auto" w:fill="E3F2FD"/>
            </w:pPr>
            <w:r>
              <w:rPr>
                <w:b/>
                <w:bCs/>
                <w:color w:val="1976D2"/>
              </w:rPr>
              <w:t>STUDY</w:t>
            </w:r>
          </w:p>
          <w:p w14:paraId="72F526FC" w14:textId="77777777" w:rsidR="001A20E6" w:rsidRDefault="00000000">
            <w:pPr>
              <w:pStyle w:val="TableCellTaskDetails"/>
            </w:pPr>
            <w:r>
              <w:t>• Study - Services (E08) — 1h</w:t>
            </w:r>
          </w:p>
          <w:p w14:paraId="41E5865C"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1D605828" w14:textId="77777777" w:rsidR="001A20E6" w:rsidRDefault="00000000">
            <w:pPr>
              <w:pStyle w:val="TableCellTaskSubject"/>
            </w:pPr>
            <w:r>
              <w:t>Indian Economy</w:t>
            </w:r>
          </w:p>
          <w:p w14:paraId="1422BD1E" w14:textId="77777777" w:rsidR="001A20E6" w:rsidRDefault="00000000">
            <w:pPr>
              <w:pStyle w:val="TableCellTaskDetails"/>
            </w:pPr>
            <w:r>
              <w:t>• Study - Infrastructure (E09) — 1h</w:t>
            </w:r>
          </w:p>
          <w:p w14:paraId="13BDDF6C" w14:textId="77777777" w:rsidR="001A20E6" w:rsidRDefault="00000000">
            <w:pPr>
              <w:pStyle w:val="TableCellTaskBadge"/>
              <w:shd w:val="clear" w:color="auto" w:fill="E3F2FD"/>
            </w:pPr>
            <w:r>
              <w:rPr>
                <w:b/>
                <w:bCs/>
                <w:color w:val="1976D2"/>
              </w:rPr>
              <w:t>STUDY</w:t>
            </w:r>
          </w:p>
          <w:p w14:paraId="7630FC8F" w14:textId="77777777" w:rsidR="001A20E6" w:rsidRDefault="00000000">
            <w:pPr>
              <w:pStyle w:val="TableCellTaskDetails"/>
            </w:pPr>
            <w:r>
              <w:t>• Study - Investment Models (E10) — 1h</w:t>
            </w:r>
          </w:p>
          <w:p w14:paraId="50560158" w14:textId="77777777" w:rsidR="001A20E6" w:rsidRDefault="00000000">
            <w:pPr>
              <w:pStyle w:val="TableCellTaskBadge"/>
              <w:shd w:val="clear" w:color="auto" w:fill="E3F2FD"/>
            </w:pPr>
            <w:r>
              <w:rPr>
                <w:b/>
                <w:bCs/>
                <w:color w:val="1976D2"/>
              </w:rPr>
              <w:t>STUDY</w:t>
            </w:r>
          </w:p>
          <w:p w14:paraId="0E7E6F81" w14:textId="77777777" w:rsidR="001A20E6" w:rsidRDefault="00000000">
            <w:pPr>
              <w:pStyle w:val="TableCellTaskDetails"/>
            </w:pPr>
            <w:r>
              <w:t>• Study - Land Reforms (E11) — 1h</w:t>
            </w:r>
          </w:p>
          <w:p w14:paraId="238855DF"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405313B8" w14:textId="77777777" w:rsidR="001A20E6" w:rsidRDefault="00000000">
            <w:pPr>
              <w:pStyle w:val="TableCellTaskSubject"/>
            </w:pPr>
            <w:r>
              <w:t>Indian Economy</w:t>
            </w:r>
          </w:p>
          <w:p w14:paraId="4E284D2A" w14:textId="77777777" w:rsidR="001A20E6" w:rsidRDefault="00000000">
            <w:pPr>
              <w:pStyle w:val="TableCellTaskDetails"/>
            </w:pPr>
            <w:r>
              <w:t>• Study - Effects of Liberalization (E12) — 1h</w:t>
            </w:r>
          </w:p>
          <w:p w14:paraId="7B251D7E" w14:textId="77777777" w:rsidR="001A20E6" w:rsidRDefault="00000000">
            <w:pPr>
              <w:pStyle w:val="TableCellTaskBadge"/>
              <w:shd w:val="clear" w:color="auto" w:fill="E3F2FD"/>
            </w:pPr>
            <w:r>
              <w:rPr>
                <w:b/>
                <w:bCs/>
                <w:color w:val="1976D2"/>
              </w:rPr>
              <w:t>STUDY</w:t>
            </w:r>
          </w:p>
          <w:p w14:paraId="59E977CA" w14:textId="77777777" w:rsidR="001A20E6" w:rsidRDefault="00000000">
            <w:pPr>
              <w:pStyle w:val="TableCellTaskDetails"/>
            </w:pPr>
            <w:r>
              <w:t>• Study - External Sector (E13) — 1h</w:t>
            </w:r>
          </w:p>
          <w:p w14:paraId="6CA55460" w14:textId="77777777" w:rsidR="001A20E6" w:rsidRDefault="00000000">
            <w:pPr>
              <w:pStyle w:val="TableCellTaskBadge"/>
              <w:shd w:val="clear" w:color="auto" w:fill="E3F2FD"/>
            </w:pPr>
            <w:r>
              <w:rPr>
                <w:b/>
                <w:bCs/>
                <w:color w:val="1976D2"/>
              </w:rPr>
              <w:t>STUDY</w:t>
            </w:r>
          </w:p>
          <w:p w14:paraId="1DA2D878" w14:textId="77777777" w:rsidR="001A20E6" w:rsidRDefault="00000000">
            <w:pPr>
              <w:pStyle w:val="TableCellTaskDetails"/>
            </w:pPr>
            <w:r>
              <w:t>• Study - International Economic Organizations (E14) — 1h</w:t>
            </w:r>
          </w:p>
          <w:p w14:paraId="0B573529"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2B9F16E6" w14:textId="77777777" w:rsidR="001A20E6" w:rsidRDefault="00000000">
            <w:pPr>
              <w:pStyle w:val="TableCellTaskSubject"/>
            </w:pPr>
            <w:r>
              <w:t>Indian Economy</w:t>
            </w:r>
          </w:p>
          <w:p w14:paraId="113E4774" w14:textId="77777777" w:rsidR="001A20E6" w:rsidRDefault="00000000">
            <w:pPr>
              <w:pStyle w:val="TableCellTaskDetails"/>
            </w:pPr>
            <w:r>
              <w:t>• Study - Banking and Insurance (E15) — 1h</w:t>
            </w:r>
          </w:p>
          <w:p w14:paraId="1D47F513" w14:textId="77777777" w:rsidR="001A20E6" w:rsidRDefault="00000000">
            <w:pPr>
              <w:pStyle w:val="TableCellTaskBadge"/>
              <w:shd w:val="clear" w:color="auto" w:fill="E3F2FD"/>
            </w:pPr>
            <w:r>
              <w:rPr>
                <w:b/>
                <w:bCs/>
                <w:color w:val="1976D2"/>
              </w:rPr>
              <w:t>STUDY</w:t>
            </w:r>
          </w:p>
          <w:p w14:paraId="6C919BC3" w14:textId="77777777" w:rsidR="001A20E6" w:rsidRDefault="00000000">
            <w:pPr>
              <w:pStyle w:val="TableCellTaskDetails"/>
            </w:pPr>
            <w:r>
              <w:t>• Study - Taxation (E16) — 1h</w:t>
            </w:r>
          </w:p>
          <w:p w14:paraId="29117B15" w14:textId="77777777" w:rsidR="001A20E6" w:rsidRDefault="00000000">
            <w:pPr>
              <w:pStyle w:val="TableCellTaskBadge"/>
              <w:shd w:val="clear" w:color="auto" w:fill="E3F2FD"/>
            </w:pPr>
            <w:r>
              <w:rPr>
                <w:b/>
                <w:bCs/>
                <w:color w:val="1976D2"/>
              </w:rPr>
              <w:t>STUDY</w:t>
            </w:r>
          </w:p>
          <w:p w14:paraId="1EAB960B" w14:textId="77777777" w:rsidR="001A20E6" w:rsidRDefault="00000000">
            <w:pPr>
              <w:pStyle w:val="TableCellTaskDetails"/>
            </w:pPr>
            <w:r>
              <w:t>• Study - Fiscal Policy (E17) — 1h</w:t>
            </w:r>
          </w:p>
          <w:p w14:paraId="37A7ED6D"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404C48BD" w14:textId="77777777" w:rsidR="001A20E6" w:rsidRDefault="00000000">
            <w:pPr>
              <w:pStyle w:val="TableCellTaskSubject"/>
            </w:pPr>
            <w:r>
              <w:t>Indian Economy</w:t>
            </w:r>
          </w:p>
          <w:p w14:paraId="498F41D7" w14:textId="77777777" w:rsidR="001A20E6" w:rsidRDefault="00000000">
            <w:pPr>
              <w:pStyle w:val="TableCellTaskDetails"/>
            </w:pPr>
            <w:r>
              <w:t>• Study - Monetary Policy (E18) — 1h</w:t>
            </w:r>
          </w:p>
          <w:p w14:paraId="17DDC460" w14:textId="77777777" w:rsidR="001A20E6" w:rsidRDefault="00000000">
            <w:pPr>
              <w:pStyle w:val="TableCellTaskBadge"/>
              <w:shd w:val="clear" w:color="auto" w:fill="E3F2FD"/>
            </w:pPr>
            <w:r>
              <w:rPr>
                <w:b/>
                <w:bCs/>
                <w:color w:val="1976D2"/>
              </w:rPr>
              <w:t>STUDY</w:t>
            </w:r>
          </w:p>
          <w:p w14:paraId="31C3669A" w14:textId="77777777" w:rsidR="001A20E6" w:rsidRDefault="00000000">
            <w:pPr>
              <w:pStyle w:val="TableCellTaskDetails"/>
            </w:pPr>
            <w:r>
              <w:t>• Study - Capital Market (E19) — 1h</w:t>
            </w:r>
          </w:p>
          <w:p w14:paraId="3043DF9D" w14:textId="77777777" w:rsidR="001A20E6" w:rsidRDefault="00000000">
            <w:pPr>
              <w:pStyle w:val="TableCellTaskBadge"/>
              <w:shd w:val="clear" w:color="auto" w:fill="E3F2FD"/>
            </w:pPr>
            <w:r>
              <w:rPr>
                <w:b/>
                <w:bCs/>
                <w:color w:val="1976D2"/>
              </w:rPr>
              <w:t>STUDY</w:t>
            </w:r>
          </w:p>
          <w:p w14:paraId="36E65052" w14:textId="77777777" w:rsidR="001A20E6" w:rsidRDefault="00000000">
            <w:pPr>
              <w:pStyle w:val="TableCellTaskDetails"/>
            </w:pPr>
            <w:r>
              <w:t>• Study - Money Market (E20) — 1h</w:t>
            </w:r>
          </w:p>
          <w:p w14:paraId="3CA41BCD"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7ECB6248" w14:textId="77777777" w:rsidR="001A20E6" w:rsidRDefault="001A20E6"/>
        </w:tc>
      </w:tr>
    </w:tbl>
    <w:p w14:paraId="4E9F6557" w14:textId="77777777" w:rsidR="001A20E6" w:rsidRDefault="001A20E6">
      <w:pPr>
        <w:spacing w:after="400"/>
      </w:pPr>
    </w:p>
    <w:p w14:paraId="53FF94AB" w14:textId="77777777" w:rsidR="001A20E6" w:rsidRDefault="00000000">
      <w:pPr>
        <w:pStyle w:val="ResourceTitle"/>
      </w:pPr>
      <w:r>
        <w:t>📚 Resources for Dec 28 - Jan 03</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2061B48D" w14:textId="77777777">
        <w:tc>
          <w:tcPr>
            <w:tcW w:w="1650" w:type="pct"/>
            <w:tcBorders>
              <w:bottom w:val="single" w:sz="2" w:space="0" w:color="D1D5DB"/>
              <w:right w:val="single" w:sz="2" w:space="0" w:color="D1D5DB"/>
            </w:tcBorders>
            <w:tcMar>
              <w:top w:w="200" w:type="dxa"/>
              <w:left w:w="150" w:type="dxa"/>
              <w:bottom w:w="200" w:type="dxa"/>
              <w:right w:w="150" w:type="dxa"/>
            </w:tcMar>
          </w:tcPr>
          <w:p w14:paraId="0EF74AB4" w14:textId="77777777" w:rsidR="001A20E6" w:rsidRDefault="00000000">
            <w:pPr>
              <w:pStyle w:val="TableCellSubjectName"/>
            </w:pPr>
            <w:r>
              <w:t>Indian Polity and Governance</w:t>
            </w:r>
          </w:p>
          <w:p w14:paraId="3FF9820E" w14:textId="77777777" w:rsidR="001A20E6" w:rsidRDefault="00000000">
            <w:pPr>
              <w:pStyle w:val="TableCellCategoryTitle"/>
            </w:pPr>
            <w:r>
              <w:t>📝 Practice Materials</w:t>
            </w:r>
          </w:p>
          <w:p w14:paraId="61FF226F" w14:textId="77777777" w:rsidR="001A20E6" w:rsidRDefault="00000000">
            <w:pPr>
              <w:pStyle w:val="TableCellResourceItem"/>
            </w:pPr>
            <w:r>
              <w:t>• La Excellence Polity Material</w:t>
            </w:r>
          </w:p>
          <w:p w14:paraId="13D8E3E1" w14:textId="77777777" w:rsidR="001A20E6" w:rsidRDefault="00000000">
            <w:pPr>
              <w:pStyle w:val="TableCellResourceItem"/>
            </w:pPr>
            <w:r>
              <w:t>• Mains RRP + Prelims RRP</w:t>
            </w:r>
          </w:p>
          <w:p w14:paraId="02AAE344" w14:textId="77777777" w:rsidR="001A20E6" w:rsidRDefault="00000000">
            <w:pPr>
              <w:pStyle w:val="TableCellResourceItem"/>
            </w:pPr>
            <w:r>
              <w:t>• Prelims &amp; Mains Workbooks</w:t>
            </w:r>
          </w:p>
          <w:p w14:paraId="70DD67D7" w14:textId="77777777" w:rsidR="001A20E6" w:rsidRDefault="00000000">
            <w:pPr>
              <w:pStyle w:val="TableCellCategoryTitle"/>
            </w:pPr>
            <w:r>
              <w:t>📰 Current Affairs</w:t>
            </w:r>
          </w:p>
          <w:p w14:paraId="78E58F87" w14:textId="77777777" w:rsidR="001A20E6" w:rsidRDefault="00000000">
            <w:pPr>
              <w:pStyle w:val="TableCellResourceItem"/>
            </w:pPr>
            <w:r>
              <w:t>• NITI Aayog Reports + PRS Briefs</w:t>
            </w:r>
          </w:p>
          <w:p w14:paraId="19C01885" w14:textId="77777777" w:rsidR="001A20E6" w:rsidRDefault="00000000">
            <w:pPr>
              <w:pStyle w:val="TableCellResourceItem"/>
            </w:pPr>
            <w:r>
              <w:t>• Newspapers (The Hindu/Indian Express)</w:t>
            </w:r>
          </w:p>
          <w:p w14:paraId="79795E23"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401D4AEB" w14:textId="77777777" w:rsidR="001A20E6" w:rsidRDefault="00000000">
            <w:pPr>
              <w:pStyle w:val="TableCellSubjectName"/>
            </w:pPr>
            <w:r>
              <w:t>Indian Economy</w:t>
            </w:r>
          </w:p>
          <w:p w14:paraId="3ECFE9EB" w14:textId="77777777" w:rsidR="001A20E6" w:rsidRDefault="00000000">
            <w:pPr>
              <w:pStyle w:val="TableCellCategoryTitle"/>
            </w:pPr>
            <w:r>
              <w:t>📝 Practice Materials</w:t>
            </w:r>
          </w:p>
          <w:p w14:paraId="494DC053" w14:textId="77777777" w:rsidR="001A20E6" w:rsidRDefault="00000000">
            <w:pPr>
              <w:pStyle w:val="TableCellResourceItem"/>
            </w:pPr>
            <w:r>
              <w:t>• La Excellence Economy Material</w:t>
            </w:r>
          </w:p>
          <w:p w14:paraId="46D815D4" w14:textId="77777777" w:rsidR="001A20E6" w:rsidRDefault="00000000">
            <w:pPr>
              <w:pStyle w:val="TableCellResourceItem"/>
            </w:pPr>
            <w:r>
              <w:t>• Mains RRP + Prelims RRP</w:t>
            </w:r>
          </w:p>
          <w:p w14:paraId="6ACA5282" w14:textId="77777777" w:rsidR="001A20E6" w:rsidRDefault="00000000">
            <w:pPr>
              <w:pStyle w:val="TableCellResourceItem"/>
            </w:pPr>
            <w:r>
              <w:t>• Prelims &amp; Mains Workbooks</w:t>
            </w:r>
          </w:p>
          <w:p w14:paraId="6ECC4607" w14:textId="77777777" w:rsidR="001A20E6" w:rsidRDefault="00000000">
            <w:pPr>
              <w:pStyle w:val="TableCellCategoryTitle"/>
            </w:pPr>
            <w:r>
              <w:t>📰 Current Affairs</w:t>
            </w:r>
          </w:p>
          <w:p w14:paraId="2DA75DAD" w14:textId="77777777" w:rsidR="001A20E6" w:rsidRDefault="00000000">
            <w:pPr>
              <w:pStyle w:val="TableCellResourceItem"/>
            </w:pPr>
            <w:r>
              <w:t>• NITI Aayog Reports + Economic survey and Budget</w:t>
            </w:r>
          </w:p>
          <w:p w14:paraId="08C17551" w14:textId="77777777" w:rsidR="001A20E6" w:rsidRDefault="00000000">
            <w:pPr>
              <w:pStyle w:val="TableCellResourceItem"/>
            </w:pPr>
            <w:r>
              <w:t>• Newspapers (Hindu and IE Explained)</w:t>
            </w:r>
          </w:p>
        </w:tc>
        <w:tc>
          <w:tcPr>
            <w:tcW w:w="1650" w:type="pct"/>
          </w:tcPr>
          <w:p w14:paraId="00BE5223" w14:textId="77777777" w:rsidR="001A20E6" w:rsidRDefault="001A20E6"/>
        </w:tc>
      </w:tr>
    </w:tbl>
    <w:p w14:paraId="5F5842AA"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149AC838" w14:textId="77777777">
        <w:tc>
          <w:tcPr>
            <w:tcW w:w="2500" w:type="pct"/>
            <w:tcMar>
              <w:top w:w="0" w:type="dxa"/>
              <w:left w:w="0" w:type="dxa"/>
              <w:bottom w:w="0" w:type="dxa"/>
              <w:right w:w="0" w:type="dxa"/>
            </w:tcMar>
          </w:tcPr>
          <w:p w14:paraId="58025700" w14:textId="77777777" w:rsidR="001A20E6" w:rsidRDefault="00000000">
            <w:pPr>
              <w:pStyle w:val="MonthTitle"/>
            </w:pPr>
            <w:r>
              <w:rPr>
                <w:color w:val="1D4ED8"/>
              </w:rPr>
              <w:t>JANUARY 2026</w:t>
            </w:r>
          </w:p>
        </w:tc>
        <w:tc>
          <w:tcPr>
            <w:tcW w:w="2500" w:type="pct"/>
            <w:tcMar>
              <w:top w:w="0" w:type="dxa"/>
              <w:left w:w="0" w:type="dxa"/>
              <w:bottom w:w="0" w:type="dxa"/>
              <w:right w:w="0" w:type="dxa"/>
            </w:tcMar>
          </w:tcPr>
          <w:p w14:paraId="6CD0780F" w14:textId="77777777" w:rsidR="001A20E6" w:rsidRDefault="00000000">
            <w:pPr>
              <w:pStyle w:val="CycleName"/>
            </w:pPr>
            <w:commentRangeStart w:id="26"/>
            <w:r>
              <w:rPr>
                <w:color w:val="1D4ED8"/>
              </w:rPr>
              <w:t>C1</w:t>
            </w:r>
            <w:commentRangeEnd w:id="26"/>
            <w:r w:rsidR="003228F5">
              <w:rPr>
                <w:rStyle w:val="CommentReference"/>
                <w:rFonts w:ascii="Times New Roman" w:eastAsia="Times New Roman" w:hAnsi="Times New Roman" w:cs="Times New Roman"/>
                <w:b w:val="0"/>
                <w:bCs w:val="0"/>
                <w:color w:val="auto"/>
              </w:rPr>
              <w:commentReference w:id="26"/>
            </w:r>
          </w:p>
        </w:tc>
      </w:tr>
    </w:tbl>
    <w:p w14:paraId="10FFCE0F" w14:textId="77777777" w:rsidR="001A20E6" w:rsidRDefault="001A20E6">
      <w:pPr>
        <w:spacing w:after="4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1BB02516" w14:textId="77777777">
        <w:tc>
          <w:tcPr>
            <w:tcW w:w="700" w:type="pct"/>
            <w:shd w:val="clear" w:color="auto" w:fill="F8F9FA"/>
            <w:tcMar>
              <w:top w:w="200" w:type="dxa"/>
              <w:left w:w="100" w:type="dxa"/>
              <w:bottom w:w="200" w:type="dxa"/>
              <w:right w:w="100" w:type="dxa"/>
            </w:tcMar>
          </w:tcPr>
          <w:p w14:paraId="4090D464" w14:textId="77777777" w:rsidR="001A20E6" w:rsidRDefault="00000000">
            <w:pPr>
              <w:pStyle w:val="TableCellCalendarHeader"/>
            </w:pPr>
            <w:r>
              <w:t>Sunday</w:t>
            </w:r>
          </w:p>
        </w:tc>
        <w:tc>
          <w:tcPr>
            <w:tcW w:w="700" w:type="pct"/>
            <w:shd w:val="clear" w:color="auto" w:fill="F8F9FA"/>
            <w:tcMar>
              <w:top w:w="200" w:type="dxa"/>
              <w:left w:w="100" w:type="dxa"/>
              <w:bottom w:w="200" w:type="dxa"/>
              <w:right w:w="100" w:type="dxa"/>
            </w:tcMar>
          </w:tcPr>
          <w:p w14:paraId="0F30C9FC" w14:textId="77777777" w:rsidR="001A20E6" w:rsidRDefault="00000000">
            <w:pPr>
              <w:pStyle w:val="TableCellCalendarHeader"/>
            </w:pPr>
            <w:r>
              <w:t>Monday</w:t>
            </w:r>
          </w:p>
        </w:tc>
        <w:tc>
          <w:tcPr>
            <w:tcW w:w="700" w:type="pct"/>
            <w:shd w:val="clear" w:color="auto" w:fill="F8F9FA"/>
            <w:tcMar>
              <w:top w:w="200" w:type="dxa"/>
              <w:left w:w="100" w:type="dxa"/>
              <w:bottom w:w="200" w:type="dxa"/>
              <w:right w:w="100" w:type="dxa"/>
            </w:tcMar>
          </w:tcPr>
          <w:p w14:paraId="5DC1913A" w14:textId="77777777" w:rsidR="001A20E6" w:rsidRDefault="00000000">
            <w:pPr>
              <w:pStyle w:val="TableCellCalendarHeader"/>
            </w:pPr>
            <w:r>
              <w:t>Tuesday</w:t>
            </w:r>
          </w:p>
        </w:tc>
        <w:tc>
          <w:tcPr>
            <w:tcW w:w="700" w:type="pct"/>
            <w:shd w:val="clear" w:color="auto" w:fill="F8F9FA"/>
            <w:tcMar>
              <w:top w:w="200" w:type="dxa"/>
              <w:left w:w="100" w:type="dxa"/>
              <w:bottom w:w="200" w:type="dxa"/>
              <w:right w:w="100" w:type="dxa"/>
            </w:tcMar>
          </w:tcPr>
          <w:p w14:paraId="65ED3F40" w14:textId="77777777" w:rsidR="001A20E6" w:rsidRDefault="00000000">
            <w:pPr>
              <w:pStyle w:val="TableCellCalendarHeader"/>
            </w:pPr>
            <w:r>
              <w:t>Wednesday</w:t>
            </w:r>
          </w:p>
        </w:tc>
        <w:tc>
          <w:tcPr>
            <w:tcW w:w="700" w:type="pct"/>
            <w:shd w:val="clear" w:color="auto" w:fill="F8F9FA"/>
            <w:tcMar>
              <w:top w:w="200" w:type="dxa"/>
              <w:left w:w="100" w:type="dxa"/>
              <w:bottom w:w="200" w:type="dxa"/>
              <w:right w:w="100" w:type="dxa"/>
            </w:tcMar>
          </w:tcPr>
          <w:p w14:paraId="59A06AA4" w14:textId="77777777" w:rsidR="001A20E6" w:rsidRDefault="00000000">
            <w:pPr>
              <w:pStyle w:val="TableCellCalendarHeader"/>
            </w:pPr>
            <w:r>
              <w:t>Thursday</w:t>
            </w:r>
          </w:p>
        </w:tc>
        <w:tc>
          <w:tcPr>
            <w:tcW w:w="700" w:type="pct"/>
            <w:shd w:val="clear" w:color="auto" w:fill="F8F9FA"/>
            <w:tcMar>
              <w:top w:w="200" w:type="dxa"/>
              <w:left w:w="100" w:type="dxa"/>
              <w:bottom w:w="200" w:type="dxa"/>
              <w:right w:w="100" w:type="dxa"/>
            </w:tcMar>
          </w:tcPr>
          <w:p w14:paraId="7A280119" w14:textId="77777777" w:rsidR="001A20E6" w:rsidRDefault="00000000">
            <w:pPr>
              <w:pStyle w:val="TableCellCalendarHeader"/>
            </w:pPr>
            <w:r>
              <w:t>Friday</w:t>
            </w:r>
          </w:p>
        </w:tc>
        <w:tc>
          <w:tcPr>
            <w:tcW w:w="700" w:type="pct"/>
            <w:shd w:val="clear" w:color="auto" w:fill="F8F9FA"/>
            <w:tcMar>
              <w:top w:w="200" w:type="dxa"/>
              <w:left w:w="100" w:type="dxa"/>
              <w:bottom w:w="200" w:type="dxa"/>
              <w:right w:w="100" w:type="dxa"/>
            </w:tcMar>
          </w:tcPr>
          <w:p w14:paraId="6BBF0F05" w14:textId="77777777" w:rsidR="001A20E6" w:rsidRDefault="00000000">
            <w:pPr>
              <w:pStyle w:val="TableCellCalendarHeader"/>
            </w:pPr>
            <w:r>
              <w:t>Saturday</w:t>
            </w:r>
          </w:p>
        </w:tc>
      </w:tr>
      <w:tr w:rsidR="001A20E6" w14:paraId="55D5BEF7" w14:textId="77777777">
        <w:tc>
          <w:tcPr>
            <w:tcW w:w="700" w:type="pct"/>
            <w:tcMar>
              <w:top w:w="200" w:type="dxa"/>
              <w:left w:w="100" w:type="dxa"/>
              <w:bottom w:w="200" w:type="dxa"/>
              <w:right w:w="100" w:type="dxa"/>
            </w:tcMar>
          </w:tcPr>
          <w:p w14:paraId="4F8B709E" w14:textId="77777777" w:rsidR="001A20E6" w:rsidRDefault="001A20E6"/>
        </w:tc>
        <w:tc>
          <w:tcPr>
            <w:tcW w:w="700" w:type="pct"/>
            <w:tcMar>
              <w:top w:w="200" w:type="dxa"/>
              <w:left w:w="100" w:type="dxa"/>
              <w:bottom w:w="200" w:type="dxa"/>
              <w:right w:w="100" w:type="dxa"/>
            </w:tcMar>
          </w:tcPr>
          <w:p w14:paraId="336C3D02" w14:textId="77777777" w:rsidR="001A20E6" w:rsidRDefault="001A20E6"/>
        </w:tc>
        <w:tc>
          <w:tcPr>
            <w:tcW w:w="700" w:type="pct"/>
            <w:tcMar>
              <w:top w:w="200" w:type="dxa"/>
              <w:left w:w="100" w:type="dxa"/>
              <w:bottom w:w="200" w:type="dxa"/>
              <w:right w:w="100" w:type="dxa"/>
            </w:tcMar>
          </w:tcPr>
          <w:p w14:paraId="5A6D46DF" w14:textId="77777777" w:rsidR="001A20E6" w:rsidRDefault="001A20E6"/>
        </w:tc>
        <w:tc>
          <w:tcPr>
            <w:tcW w:w="700" w:type="pct"/>
            <w:tcMar>
              <w:top w:w="200" w:type="dxa"/>
              <w:left w:w="100" w:type="dxa"/>
              <w:bottom w:w="200" w:type="dxa"/>
              <w:right w:w="100" w:type="dxa"/>
            </w:tcMar>
          </w:tcPr>
          <w:p w14:paraId="2D44CE5A" w14:textId="77777777" w:rsidR="001A20E6" w:rsidRDefault="001A20E6"/>
        </w:tc>
        <w:tc>
          <w:tcPr>
            <w:tcW w:w="700" w:type="pct"/>
            <w:shd w:val="clear" w:color="auto" w:fill="DBEAFE"/>
            <w:tcMar>
              <w:top w:w="200" w:type="dxa"/>
              <w:left w:w="100" w:type="dxa"/>
              <w:bottom w:w="200" w:type="dxa"/>
              <w:right w:w="100" w:type="dxa"/>
            </w:tcMar>
          </w:tcPr>
          <w:p w14:paraId="43AD1768" w14:textId="77777777" w:rsidR="001A20E6" w:rsidRDefault="00000000">
            <w:pPr>
              <w:pStyle w:val="TableCellCalendarDayNumberBold"/>
            </w:pPr>
            <w:r>
              <w:t>1</w:t>
            </w:r>
          </w:p>
          <w:p w14:paraId="6267B9E9" w14:textId="77777777" w:rsidR="001A20E6" w:rsidRDefault="00000000">
            <w:pPr>
              <w:pStyle w:val="TableCellCalendarSubject"/>
            </w:pPr>
            <w:r>
              <w:t>Indian Polity and Governance</w:t>
            </w:r>
          </w:p>
          <w:p w14:paraId="40540446" w14:textId="77777777" w:rsidR="001A20E6" w:rsidRDefault="00000000">
            <w:pPr>
              <w:pStyle w:val="TableCellCalendarSubject"/>
            </w:pPr>
            <w:r>
              <w:t>Indian Economy</w:t>
            </w:r>
          </w:p>
        </w:tc>
        <w:tc>
          <w:tcPr>
            <w:tcW w:w="700" w:type="pct"/>
            <w:shd w:val="clear" w:color="auto" w:fill="DBEAFE"/>
            <w:tcMar>
              <w:top w:w="200" w:type="dxa"/>
              <w:left w:w="100" w:type="dxa"/>
              <w:bottom w:w="200" w:type="dxa"/>
              <w:right w:w="100" w:type="dxa"/>
            </w:tcMar>
          </w:tcPr>
          <w:p w14:paraId="7234C918" w14:textId="77777777" w:rsidR="001A20E6" w:rsidRDefault="00000000">
            <w:pPr>
              <w:pStyle w:val="TableCellCalendarDayNumberBold"/>
            </w:pPr>
            <w:r>
              <w:t>2</w:t>
            </w:r>
          </w:p>
          <w:p w14:paraId="6E138B7C" w14:textId="77777777" w:rsidR="001A20E6" w:rsidRDefault="00000000">
            <w:pPr>
              <w:pStyle w:val="TableCellCalendarSubject"/>
            </w:pPr>
            <w:r>
              <w:t>Indian Polity and Governance</w:t>
            </w:r>
          </w:p>
          <w:p w14:paraId="7EDB184B" w14:textId="77777777" w:rsidR="001A20E6" w:rsidRDefault="00000000">
            <w:pPr>
              <w:pStyle w:val="TableCellCalendarSubject"/>
            </w:pPr>
            <w:r>
              <w:t>Indian Economy</w:t>
            </w:r>
          </w:p>
        </w:tc>
        <w:tc>
          <w:tcPr>
            <w:tcW w:w="700" w:type="pct"/>
            <w:shd w:val="clear" w:color="auto" w:fill="DBEAFE"/>
            <w:tcMar>
              <w:top w:w="200" w:type="dxa"/>
              <w:left w:w="100" w:type="dxa"/>
              <w:bottom w:w="200" w:type="dxa"/>
              <w:right w:w="100" w:type="dxa"/>
            </w:tcMar>
          </w:tcPr>
          <w:p w14:paraId="363FE604" w14:textId="77777777" w:rsidR="001A20E6" w:rsidRDefault="00000000">
            <w:pPr>
              <w:pStyle w:val="TableCellCalendarDayNumberBold"/>
            </w:pPr>
            <w:r>
              <w:t>3</w:t>
            </w:r>
          </w:p>
          <w:p w14:paraId="4C67E92A" w14:textId="77777777" w:rsidR="001A20E6" w:rsidRDefault="00000000">
            <w:pPr>
              <w:pStyle w:val="TableCellCalendarSubject"/>
            </w:pPr>
            <w:r>
              <w:t>Indian Polity and Governance</w:t>
            </w:r>
          </w:p>
          <w:p w14:paraId="4968D590" w14:textId="77777777" w:rsidR="001A20E6" w:rsidRDefault="00000000">
            <w:pPr>
              <w:pStyle w:val="TableCellCalendarSubject"/>
            </w:pPr>
            <w:r>
              <w:t>Indian Economy</w:t>
            </w:r>
          </w:p>
        </w:tc>
      </w:tr>
      <w:tr w:rsidR="001A20E6" w14:paraId="76593F9D" w14:textId="77777777">
        <w:tc>
          <w:tcPr>
            <w:tcW w:w="700" w:type="pct"/>
            <w:shd w:val="clear" w:color="auto" w:fill="DBEAFE"/>
            <w:tcMar>
              <w:top w:w="200" w:type="dxa"/>
              <w:left w:w="100" w:type="dxa"/>
              <w:bottom w:w="200" w:type="dxa"/>
              <w:right w:w="100" w:type="dxa"/>
            </w:tcMar>
          </w:tcPr>
          <w:p w14:paraId="040BF8C7" w14:textId="77777777" w:rsidR="001A20E6" w:rsidRDefault="00000000">
            <w:pPr>
              <w:pStyle w:val="TableCellCalendarDayNumberBold"/>
            </w:pPr>
            <w:r>
              <w:t>4</w:t>
            </w:r>
          </w:p>
          <w:p w14:paraId="5A53A51C" w14:textId="77777777" w:rsidR="001A20E6" w:rsidRDefault="00000000">
            <w:pPr>
              <w:pStyle w:val="TableCellCalendarSubject"/>
            </w:pPr>
            <w:r>
              <w:t>Indian Polity and Governance</w:t>
            </w:r>
          </w:p>
          <w:p w14:paraId="55F21390" w14:textId="77777777" w:rsidR="001A20E6" w:rsidRDefault="00000000">
            <w:pPr>
              <w:pStyle w:val="TableCellCalendarSubject"/>
            </w:pPr>
            <w:r>
              <w:t>Indian Economy</w:t>
            </w:r>
          </w:p>
        </w:tc>
        <w:tc>
          <w:tcPr>
            <w:tcW w:w="700" w:type="pct"/>
            <w:shd w:val="clear" w:color="auto" w:fill="DBEAFE"/>
            <w:tcMar>
              <w:top w:w="200" w:type="dxa"/>
              <w:left w:w="100" w:type="dxa"/>
              <w:bottom w:w="200" w:type="dxa"/>
              <w:right w:w="100" w:type="dxa"/>
            </w:tcMar>
          </w:tcPr>
          <w:p w14:paraId="42E566D6" w14:textId="77777777" w:rsidR="001A20E6" w:rsidRDefault="00000000">
            <w:pPr>
              <w:pStyle w:val="TableCellCalendarDayNumberBold"/>
            </w:pPr>
            <w:r>
              <w:t>5</w:t>
            </w:r>
          </w:p>
          <w:p w14:paraId="75A6EC51" w14:textId="77777777" w:rsidR="001A20E6" w:rsidRDefault="00000000">
            <w:pPr>
              <w:pStyle w:val="TableCellCalendarSubject"/>
            </w:pPr>
            <w:r>
              <w:t>Indian Polity and Governance</w:t>
            </w:r>
          </w:p>
          <w:p w14:paraId="1FC4D1B2" w14:textId="77777777" w:rsidR="001A20E6" w:rsidRDefault="00000000">
            <w:pPr>
              <w:pStyle w:val="TableCellCalendarSubject"/>
            </w:pPr>
            <w:r>
              <w:t>Indian Economy</w:t>
            </w:r>
          </w:p>
        </w:tc>
        <w:tc>
          <w:tcPr>
            <w:tcW w:w="700" w:type="pct"/>
            <w:shd w:val="clear" w:color="auto" w:fill="DBEAFE"/>
            <w:tcMar>
              <w:top w:w="200" w:type="dxa"/>
              <w:left w:w="100" w:type="dxa"/>
              <w:bottom w:w="200" w:type="dxa"/>
              <w:right w:w="100" w:type="dxa"/>
            </w:tcMar>
          </w:tcPr>
          <w:p w14:paraId="5CAD4D4A" w14:textId="77777777" w:rsidR="001A20E6" w:rsidRDefault="00000000">
            <w:pPr>
              <w:pStyle w:val="TableCellCalendarDayNumberBold"/>
            </w:pPr>
            <w:r>
              <w:t>6</w:t>
            </w:r>
          </w:p>
          <w:p w14:paraId="7F7AEF7D" w14:textId="77777777" w:rsidR="001A20E6" w:rsidRDefault="00000000">
            <w:pPr>
              <w:pStyle w:val="TableCellCalendarSubject"/>
            </w:pPr>
            <w:r>
              <w:t>Indian Polity and Governance</w:t>
            </w:r>
          </w:p>
          <w:p w14:paraId="2A4285EC" w14:textId="77777777" w:rsidR="001A20E6" w:rsidRDefault="00000000">
            <w:pPr>
              <w:pStyle w:val="TableCellCalendarSubject"/>
            </w:pPr>
            <w:r>
              <w:t>Indian Economy</w:t>
            </w:r>
          </w:p>
        </w:tc>
        <w:tc>
          <w:tcPr>
            <w:tcW w:w="700" w:type="pct"/>
            <w:shd w:val="clear" w:color="auto" w:fill="DBEAFE"/>
            <w:tcMar>
              <w:top w:w="200" w:type="dxa"/>
              <w:left w:w="100" w:type="dxa"/>
              <w:bottom w:w="200" w:type="dxa"/>
              <w:right w:w="100" w:type="dxa"/>
            </w:tcMar>
          </w:tcPr>
          <w:p w14:paraId="55187DC8" w14:textId="77777777" w:rsidR="001A20E6" w:rsidRDefault="00000000">
            <w:pPr>
              <w:pStyle w:val="TableCellCalendarDayNumberBold"/>
            </w:pPr>
            <w:r>
              <w:t>7</w:t>
            </w:r>
          </w:p>
          <w:p w14:paraId="279E53B3" w14:textId="77777777" w:rsidR="001A20E6" w:rsidRDefault="00000000">
            <w:pPr>
              <w:pStyle w:val="TableCellCalendarSubject"/>
            </w:pPr>
            <w:r>
              <w:t>Indian Polity and Governance</w:t>
            </w:r>
          </w:p>
          <w:p w14:paraId="7FFDBF08" w14:textId="77777777" w:rsidR="001A20E6" w:rsidRDefault="00000000">
            <w:pPr>
              <w:pStyle w:val="TableCellCalendarSubject"/>
            </w:pPr>
            <w:r>
              <w:t>Indian Economy</w:t>
            </w:r>
          </w:p>
        </w:tc>
        <w:tc>
          <w:tcPr>
            <w:tcW w:w="700" w:type="pct"/>
            <w:shd w:val="clear" w:color="auto" w:fill="DBEAFE"/>
            <w:tcMar>
              <w:top w:w="200" w:type="dxa"/>
              <w:left w:w="100" w:type="dxa"/>
              <w:bottom w:w="200" w:type="dxa"/>
              <w:right w:w="100" w:type="dxa"/>
            </w:tcMar>
          </w:tcPr>
          <w:p w14:paraId="4496A146" w14:textId="77777777" w:rsidR="001A20E6" w:rsidRDefault="00000000">
            <w:pPr>
              <w:pStyle w:val="TableCellCalendarDayNumberBold"/>
            </w:pPr>
            <w:r>
              <w:t>8</w:t>
            </w:r>
          </w:p>
          <w:p w14:paraId="61B5CE93" w14:textId="77777777" w:rsidR="001A20E6" w:rsidRDefault="00000000">
            <w:pPr>
              <w:pStyle w:val="TableCellCalendarSubject"/>
            </w:pPr>
            <w:r>
              <w:t>Indian Economy</w:t>
            </w:r>
          </w:p>
          <w:p w14:paraId="16C2B692" w14:textId="77777777" w:rsidR="001A20E6" w:rsidRDefault="00000000">
            <w:pPr>
              <w:pStyle w:val="TableCellCalendarSubject"/>
            </w:pPr>
            <w:r>
              <w:t>Governance</w:t>
            </w:r>
          </w:p>
        </w:tc>
        <w:tc>
          <w:tcPr>
            <w:tcW w:w="700" w:type="pct"/>
            <w:shd w:val="clear" w:color="auto" w:fill="DBEAFE"/>
            <w:tcMar>
              <w:top w:w="200" w:type="dxa"/>
              <w:left w:w="100" w:type="dxa"/>
              <w:bottom w:w="200" w:type="dxa"/>
              <w:right w:w="100" w:type="dxa"/>
            </w:tcMar>
          </w:tcPr>
          <w:p w14:paraId="46E2B85C" w14:textId="77777777" w:rsidR="001A20E6" w:rsidRDefault="00000000">
            <w:pPr>
              <w:pStyle w:val="TableCellCalendarDayNumberBold"/>
            </w:pPr>
            <w:r>
              <w:t>9</w:t>
            </w:r>
          </w:p>
          <w:p w14:paraId="02C7798B" w14:textId="77777777" w:rsidR="001A20E6" w:rsidRDefault="00000000">
            <w:pPr>
              <w:pStyle w:val="TableCellCalendarSubject"/>
            </w:pPr>
            <w:r>
              <w:t>Indian Economy</w:t>
            </w:r>
          </w:p>
          <w:p w14:paraId="398E6DFD" w14:textId="77777777" w:rsidR="001A20E6" w:rsidRDefault="00000000">
            <w:pPr>
              <w:pStyle w:val="TableCellCalendarSubject"/>
            </w:pPr>
            <w:r>
              <w:t>Governance</w:t>
            </w:r>
          </w:p>
        </w:tc>
        <w:tc>
          <w:tcPr>
            <w:tcW w:w="700" w:type="pct"/>
            <w:shd w:val="clear" w:color="auto" w:fill="DBEAFE"/>
            <w:tcMar>
              <w:top w:w="200" w:type="dxa"/>
              <w:left w:w="100" w:type="dxa"/>
              <w:bottom w:w="200" w:type="dxa"/>
              <w:right w:w="100" w:type="dxa"/>
            </w:tcMar>
          </w:tcPr>
          <w:p w14:paraId="281E4800" w14:textId="77777777" w:rsidR="001A20E6" w:rsidRDefault="00000000">
            <w:pPr>
              <w:pStyle w:val="TableCellCalendarDayNumberBold"/>
            </w:pPr>
            <w:r>
              <w:t>10</w:t>
            </w:r>
          </w:p>
          <w:p w14:paraId="2CBCDE40" w14:textId="77777777" w:rsidR="001A20E6" w:rsidRDefault="00000000">
            <w:pPr>
              <w:pStyle w:val="TableCellCalendarSubject"/>
            </w:pPr>
            <w:r>
              <w:t>Indian Economy</w:t>
            </w:r>
          </w:p>
          <w:p w14:paraId="64A70435" w14:textId="77777777" w:rsidR="001A20E6" w:rsidRDefault="00000000">
            <w:pPr>
              <w:pStyle w:val="TableCellCalendarSubject"/>
            </w:pPr>
            <w:r>
              <w:t>Governance</w:t>
            </w:r>
          </w:p>
        </w:tc>
      </w:tr>
      <w:tr w:rsidR="001A20E6" w14:paraId="7D54D7D8" w14:textId="77777777">
        <w:tc>
          <w:tcPr>
            <w:tcW w:w="700" w:type="pct"/>
            <w:shd w:val="clear" w:color="auto" w:fill="DBEAFE"/>
            <w:tcMar>
              <w:top w:w="200" w:type="dxa"/>
              <w:left w:w="100" w:type="dxa"/>
              <w:bottom w:w="200" w:type="dxa"/>
              <w:right w:w="100" w:type="dxa"/>
            </w:tcMar>
          </w:tcPr>
          <w:p w14:paraId="58EA6C7C" w14:textId="77777777" w:rsidR="001A20E6" w:rsidRDefault="00000000">
            <w:pPr>
              <w:pStyle w:val="TableCellCalendarDayNumberBold"/>
            </w:pPr>
            <w:r>
              <w:t>11</w:t>
            </w:r>
          </w:p>
          <w:p w14:paraId="3450B407" w14:textId="77777777" w:rsidR="001A20E6" w:rsidRDefault="00000000">
            <w:pPr>
              <w:pStyle w:val="TableCellCalendarSubject"/>
            </w:pPr>
            <w:r>
              <w:t>Indian Economy</w:t>
            </w:r>
          </w:p>
          <w:p w14:paraId="1717485D" w14:textId="77777777" w:rsidR="001A20E6" w:rsidRDefault="00000000">
            <w:pPr>
              <w:pStyle w:val="TableCellCalendarSubject"/>
            </w:pPr>
            <w:r>
              <w:t>Governance</w:t>
            </w:r>
          </w:p>
        </w:tc>
        <w:tc>
          <w:tcPr>
            <w:tcW w:w="700" w:type="pct"/>
            <w:shd w:val="clear" w:color="auto" w:fill="DBEAFE"/>
            <w:tcMar>
              <w:top w:w="200" w:type="dxa"/>
              <w:left w:w="100" w:type="dxa"/>
              <w:bottom w:w="200" w:type="dxa"/>
              <w:right w:w="100" w:type="dxa"/>
            </w:tcMar>
          </w:tcPr>
          <w:p w14:paraId="733FC6C3" w14:textId="77777777" w:rsidR="001A20E6" w:rsidRDefault="00000000">
            <w:pPr>
              <w:pStyle w:val="TableCellCalendarDayNumberBold"/>
            </w:pPr>
            <w:r>
              <w:t>12</w:t>
            </w:r>
          </w:p>
          <w:p w14:paraId="70B922C5" w14:textId="77777777" w:rsidR="001A20E6" w:rsidRDefault="00000000">
            <w:pPr>
              <w:pStyle w:val="TableCellCalendarSubject"/>
            </w:pPr>
            <w:r>
              <w:t>Indian Economy</w:t>
            </w:r>
          </w:p>
          <w:p w14:paraId="0977CA0B" w14:textId="77777777" w:rsidR="001A20E6" w:rsidRDefault="00000000">
            <w:pPr>
              <w:pStyle w:val="TableCellCalendarSubject"/>
            </w:pPr>
            <w:r>
              <w:t>Governance</w:t>
            </w:r>
          </w:p>
        </w:tc>
        <w:tc>
          <w:tcPr>
            <w:tcW w:w="700" w:type="pct"/>
            <w:shd w:val="clear" w:color="auto" w:fill="DBEAFE"/>
            <w:tcMar>
              <w:top w:w="200" w:type="dxa"/>
              <w:left w:w="100" w:type="dxa"/>
              <w:bottom w:w="200" w:type="dxa"/>
              <w:right w:w="100" w:type="dxa"/>
            </w:tcMar>
          </w:tcPr>
          <w:p w14:paraId="538EBFD1" w14:textId="77777777" w:rsidR="001A20E6" w:rsidRDefault="00000000">
            <w:pPr>
              <w:pStyle w:val="TableCellCalendarDayNumberBold"/>
            </w:pPr>
            <w:r>
              <w:t>13</w:t>
            </w:r>
          </w:p>
          <w:p w14:paraId="26619B21" w14:textId="77777777" w:rsidR="001A20E6" w:rsidRDefault="00000000">
            <w:pPr>
              <w:pStyle w:val="TableCellCalendarSubject"/>
            </w:pPr>
            <w:r>
              <w:t>Governance</w:t>
            </w:r>
          </w:p>
          <w:p w14:paraId="0989118A" w14:textId="77777777" w:rsidR="001A20E6" w:rsidRDefault="00000000">
            <w:pPr>
              <w:pStyle w:val="TableCellCalendarSubject"/>
            </w:pPr>
            <w:r>
              <w:t>International Relations</w:t>
            </w:r>
          </w:p>
        </w:tc>
        <w:tc>
          <w:tcPr>
            <w:tcW w:w="700" w:type="pct"/>
            <w:shd w:val="clear" w:color="auto" w:fill="DBEAFE"/>
            <w:tcMar>
              <w:top w:w="200" w:type="dxa"/>
              <w:left w:w="100" w:type="dxa"/>
              <w:bottom w:w="200" w:type="dxa"/>
              <w:right w:w="100" w:type="dxa"/>
            </w:tcMar>
          </w:tcPr>
          <w:p w14:paraId="6A7298B9" w14:textId="77777777" w:rsidR="001A20E6" w:rsidRDefault="00000000">
            <w:pPr>
              <w:pStyle w:val="TableCellCalendarDayNumberBold"/>
            </w:pPr>
            <w:r>
              <w:t>14</w:t>
            </w:r>
          </w:p>
          <w:p w14:paraId="4959D6E2" w14:textId="77777777" w:rsidR="001A20E6" w:rsidRDefault="00000000">
            <w:pPr>
              <w:pStyle w:val="TableCellCalendarSubject"/>
            </w:pPr>
            <w:r>
              <w:t>Governance</w:t>
            </w:r>
          </w:p>
          <w:p w14:paraId="1695889A" w14:textId="77777777" w:rsidR="001A20E6" w:rsidRDefault="00000000">
            <w:pPr>
              <w:pStyle w:val="TableCellCalendarSubject"/>
            </w:pPr>
            <w:r>
              <w:t>International Relations</w:t>
            </w:r>
          </w:p>
        </w:tc>
        <w:tc>
          <w:tcPr>
            <w:tcW w:w="700" w:type="pct"/>
            <w:shd w:val="clear" w:color="auto" w:fill="DBEAFE"/>
            <w:tcMar>
              <w:top w:w="200" w:type="dxa"/>
              <w:left w:w="100" w:type="dxa"/>
              <w:bottom w:w="200" w:type="dxa"/>
              <w:right w:w="100" w:type="dxa"/>
            </w:tcMar>
          </w:tcPr>
          <w:p w14:paraId="01A63006" w14:textId="77777777" w:rsidR="001A20E6" w:rsidRDefault="00000000">
            <w:pPr>
              <w:pStyle w:val="TableCellCalendarDayNumberBold"/>
            </w:pPr>
            <w:r>
              <w:t>15</w:t>
            </w:r>
          </w:p>
          <w:p w14:paraId="5F8D12DF" w14:textId="77777777" w:rsidR="001A20E6" w:rsidRDefault="00000000">
            <w:pPr>
              <w:pStyle w:val="TableCellCalendarSubject"/>
            </w:pPr>
            <w:r>
              <w:t>International Relations</w:t>
            </w:r>
          </w:p>
          <w:p w14:paraId="4219D3CC" w14:textId="77777777" w:rsidR="001A20E6" w:rsidRDefault="00000000">
            <w:pPr>
              <w:pStyle w:val="TableCellCalendarSubject"/>
            </w:pPr>
            <w:r>
              <w:t>Internal Security</w:t>
            </w:r>
          </w:p>
        </w:tc>
        <w:tc>
          <w:tcPr>
            <w:tcW w:w="700" w:type="pct"/>
            <w:shd w:val="clear" w:color="auto" w:fill="DBEAFE"/>
            <w:tcMar>
              <w:top w:w="200" w:type="dxa"/>
              <w:left w:w="100" w:type="dxa"/>
              <w:bottom w:w="200" w:type="dxa"/>
              <w:right w:w="100" w:type="dxa"/>
            </w:tcMar>
          </w:tcPr>
          <w:p w14:paraId="73DF15CB" w14:textId="77777777" w:rsidR="001A20E6" w:rsidRDefault="00000000">
            <w:pPr>
              <w:pStyle w:val="TableCellCalendarDayNumberBold"/>
            </w:pPr>
            <w:r>
              <w:t>16</w:t>
            </w:r>
          </w:p>
          <w:p w14:paraId="50540109" w14:textId="77777777" w:rsidR="001A20E6" w:rsidRDefault="00000000">
            <w:pPr>
              <w:pStyle w:val="TableCellCalendarSubject"/>
            </w:pPr>
            <w:r>
              <w:t>International Relations</w:t>
            </w:r>
          </w:p>
          <w:p w14:paraId="41B88C83" w14:textId="77777777" w:rsidR="001A20E6" w:rsidRDefault="00000000">
            <w:pPr>
              <w:pStyle w:val="TableCellCalendarSubject"/>
            </w:pPr>
            <w:r>
              <w:t>Internal Security</w:t>
            </w:r>
          </w:p>
        </w:tc>
        <w:tc>
          <w:tcPr>
            <w:tcW w:w="700" w:type="pct"/>
            <w:shd w:val="clear" w:color="auto" w:fill="DBEAFE"/>
            <w:tcMar>
              <w:top w:w="200" w:type="dxa"/>
              <w:left w:w="100" w:type="dxa"/>
              <w:bottom w:w="200" w:type="dxa"/>
              <w:right w:w="100" w:type="dxa"/>
            </w:tcMar>
          </w:tcPr>
          <w:p w14:paraId="5FF35A0D" w14:textId="77777777" w:rsidR="001A20E6" w:rsidRDefault="00000000">
            <w:pPr>
              <w:pStyle w:val="TableCellCalendarDayNumberBold"/>
            </w:pPr>
            <w:r>
              <w:t>17</w:t>
            </w:r>
          </w:p>
          <w:p w14:paraId="15D2841C" w14:textId="77777777" w:rsidR="001A20E6" w:rsidRDefault="00000000">
            <w:pPr>
              <w:pStyle w:val="TableCellCalendarSubject"/>
            </w:pPr>
            <w:r>
              <w:t>International Relations</w:t>
            </w:r>
          </w:p>
          <w:p w14:paraId="4822E26A" w14:textId="77777777" w:rsidR="001A20E6" w:rsidRDefault="00000000">
            <w:pPr>
              <w:pStyle w:val="TableCellCalendarSubject"/>
            </w:pPr>
            <w:r>
              <w:t>Internal Security</w:t>
            </w:r>
          </w:p>
        </w:tc>
      </w:tr>
      <w:tr w:rsidR="001A20E6" w14:paraId="002AE948" w14:textId="77777777">
        <w:tc>
          <w:tcPr>
            <w:tcW w:w="700" w:type="pct"/>
            <w:shd w:val="clear" w:color="auto" w:fill="DBEAFE"/>
            <w:tcMar>
              <w:top w:w="200" w:type="dxa"/>
              <w:left w:w="100" w:type="dxa"/>
              <w:bottom w:w="200" w:type="dxa"/>
              <w:right w:w="100" w:type="dxa"/>
            </w:tcMar>
          </w:tcPr>
          <w:p w14:paraId="3AE9636B" w14:textId="77777777" w:rsidR="001A20E6" w:rsidRDefault="00000000">
            <w:pPr>
              <w:pStyle w:val="TableCellCalendarDayNumberBold"/>
            </w:pPr>
            <w:r>
              <w:t>18</w:t>
            </w:r>
          </w:p>
          <w:p w14:paraId="2697D391" w14:textId="77777777" w:rsidR="001A20E6" w:rsidRDefault="00000000">
            <w:pPr>
              <w:pStyle w:val="TableCellCalendarSubject"/>
            </w:pPr>
            <w:r>
              <w:t>International Relations</w:t>
            </w:r>
          </w:p>
          <w:p w14:paraId="299C3765" w14:textId="77777777" w:rsidR="001A20E6" w:rsidRDefault="00000000">
            <w:pPr>
              <w:pStyle w:val="TableCellCalendarSubject"/>
            </w:pPr>
            <w:r>
              <w:t>Internal Security</w:t>
            </w:r>
          </w:p>
        </w:tc>
        <w:tc>
          <w:tcPr>
            <w:tcW w:w="700" w:type="pct"/>
            <w:shd w:val="clear" w:color="auto" w:fill="DBEAFE"/>
            <w:tcMar>
              <w:top w:w="200" w:type="dxa"/>
              <w:left w:w="100" w:type="dxa"/>
              <w:bottom w:w="200" w:type="dxa"/>
              <w:right w:w="100" w:type="dxa"/>
            </w:tcMar>
          </w:tcPr>
          <w:p w14:paraId="6905EFBC" w14:textId="77777777" w:rsidR="001A20E6" w:rsidRDefault="00000000">
            <w:pPr>
              <w:pStyle w:val="TableCellCalendarDayNumberBold"/>
            </w:pPr>
            <w:r>
              <w:t>19</w:t>
            </w:r>
          </w:p>
          <w:p w14:paraId="23CAFB88" w14:textId="77777777" w:rsidR="001A20E6" w:rsidRDefault="00000000">
            <w:pPr>
              <w:pStyle w:val="TableCellCalendarSubject"/>
            </w:pPr>
            <w:r>
              <w:t>International Relations</w:t>
            </w:r>
          </w:p>
          <w:p w14:paraId="3D204A07" w14:textId="77777777" w:rsidR="001A20E6" w:rsidRDefault="00000000">
            <w:pPr>
              <w:pStyle w:val="TableCellCalendarSubject"/>
            </w:pPr>
            <w:r>
              <w:t>Internal Security</w:t>
            </w:r>
          </w:p>
        </w:tc>
        <w:tc>
          <w:tcPr>
            <w:tcW w:w="700" w:type="pct"/>
            <w:shd w:val="clear" w:color="auto" w:fill="DBEAFE"/>
            <w:tcMar>
              <w:top w:w="200" w:type="dxa"/>
              <w:left w:w="100" w:type="dxa"/>
              <w:bottom w:w="200" w:type="dxa"/>
              <w:right w:w="100" w:type="dxa"/>
            </w:tcMar>
          </w:tcPr>
          <w:p w14:paraId="1AC4BC2C" w14:textId="77777777" w:rsidR="001A20E6" w:rsidRDefault="00000000">
            <w:pPr>
              <w:pStyle w:val="TableCellCalendarDayNumberBold"/>
            </w:pPr>
            <w:r>
              <w:t>20</w:t>
            </w:r>
          </w:p>
          <w:p w14:paraId="08739E5B" w14:textId="77777777" w:rsidR="001A20E6" w:rsidRDefault="00000000">
            <w:pPr>
              <w:pStyle w:val="TableCellCalendarSubject"/>
            </w:pPr>
            <w:r>
              <w:t>Internal Security</w:t>
            </w:r>
          </w:p>
          <w:p w14:paraId="568ECFA4" w14:textId="77777777" w:rsidR="001A20E6" w:rsidRDefault="00000000">
            <w:pPr>
              <w:pStyle w:val="TableCellCalendarSubject"/>
            </w:pPr>
            <w:r>
              <w:t>Society and Social Justice</w:t>
            </w:r>
          </w:p>
        </w:tc>
        <w:tc>
          <w:tcPr>
            <w:tcW w:w="700" w:type="pct"/>
            <w:shd w:val="clear" w:color="auto" w:fill="DBEAFE"/>
            <w:tcMar>
              <w:top w:w="200" w:type="dxa"/>
              <w:left w:w="100" w:type="dxa"/>
              <w:bottom w:w="200" w:type="dxa"/>
              <w:right w:w="100" w:type="dxa"/>
            </w:tcMar>
          </w:tcPr>
          <w:p w14:paraId="3FC0A477" w14:textId="77777777" w:rsidR="001A20E6" w:rsidRDefault="00000000">
            <w:pPr>
              <w:pStyle w:val="TableCellCalendarDayNumberBold"/>
            </w:pPr>
            <w:r>
              <w:t>21</w:t>
            </w:r>
          </w:p>
          <w:p w14:paraId="5C72338F" w14:textId="77777777" w:rsidR="001A20E6" w:rsidRDefault="00000000">
            <w:pPr>
              <w:pStyle w:val="TableCellCalendarSubject"/>
            </w:pPr>
            <w:r>
              <w:t>Internal Security</w:t>
            </w:r>
          </w:p>
          <w:p w14:paraId="2430D5FC" w14:textId="77777777" w:rsidR="001A20E6" w:rsidRDefault="00000000">
            <w:pPr>
              <w:pStyle w:val="TableCellCalendarSubject"/>
            </w:pPr>
            <w:r>
              <w:t>Society and Social Justice</w:t>
            </w:r>
          </w:p>
        </w:tc>
        <w:tc>
          <w:tcPr>
            <w:tcW w:w="700" w:type="pct"/>
            <w:shd w:val="clear" w:color="auto" w:fill="DBEAFE"/>
            <w:tcMar>
              <w:top w:w="200" w:type="dxa"/>
              <w:left w:w="100" w:type="dxa"/>
              <w:bottom w:w="200" w:type="dxa"/>
              <w:right w:w="100" w:type="dxa"/>
            </w:tcMar>
          </w:tcPr>
          <w:p w14:paraId="008DE0A5" w14:textId="77777777" w:rsidR="001A20E6" w:rsidRDefault="00000000">
            <w:pPr>
              <w:pStyle w:val="TableCellCalendarDayNumberBold"/>
            </w:pPr>
            <w:r>
              <w:t>22</w:t>
            </w:r>
          </w:p>
          <w:p w14:paraId="5DEFC0FA" w14:textId="77777777" w:rsidR="001A20E6" w:rsidRDefault="00000000">
            <w:pPr>
              <w:pStyle w:val="TableCellCalendarSubject"/>
            </w:pPr>
            <w:r>
              <w:t>Internal Security</w:t>
            </w:r>
          </w:p>
          <w:p w14:paraId="51CB2903" w14:textId="77777777" w:rsidR="001A20E6" w:rsidRDefault="00000000">
            <w:pPr>
              <w:pStyle w:val="TableCellCalendarSubject"/>
            </w:pPr>
            <w:r>
              <w:t>Society and Social Justice</w:t>
            </w:r>
          </w:p>
        </w:tc>
        <w:tc>
          <w:tcPr>
            <w:tcW w:w="700" w:type="pct"/>
            <w:shd w:val="clear" w:color="auto" w:fill="DBEAFE"/>
            <w:tcMar>
              <w:top w:w="200" w:type="dxa"/>
              <w:left w:w="100" w:type="dxa"/>
              <w:bottom w:w="200" w:type="dxa"/>
              <w:right w:w="100" w:type="dxa"/>
            </w:tcMar>
          </w:tcPr>
          <w:p w14:paraId="79F1367F" w14:textId="77777777" w:rsidR="001A20E6" w:rsidRDefault="00000000">
            <w:pPr>
              <w:pStyle w:val="TableCellCalendarDayNumberBold"/>
            </w:pPr>
            <w:r>
              <w:t>23</w:t>
            </w:r>
          </w:p>
          <w:p w14:paraId="35C4A13F" w14:textId="77777777" w:rsidR="001A20E6" w:rsidRDefault="00000000">
            <w:pPr>
              <w:pStyle w:val="TableCellCalendarSubject"/>
            </w:pPr>
            <w:r>
              <w:t>Society and Social Justice</w:t>
            </w:r>
          </w:p>
          <w:p w14:paraId="536AB225" w14:textId="77777777" w:rsidR="001A20E6" w:rsidRDefault="00000000">
            <w:pPr>
              <w:pStyle w:val="TableCellCalendarSubject"/>
            </w:pPr>
            <w:r>
              <w:t>Essay</w:t>
            </w:r>
          </w:p>
        </w:tc>
        <w:tc>
          <w:tcPr>
            <w:tcW w:w="700" w:type="pct"/>
            <w:shd w:val="clear" w:color="auto" w:fill="DBEAFE"/>
            <w:tcMar>
              <w:top w:w="200" w:type="dxa"/>
              <w:left w:w="100" w:type="dxa"/>
              <w:bottom w:w="200" w:type="dxa"/>
              <w:right w:w="100" w:type="dxa"/>
            </w:tcMar>
          </w:tcPr>
          <w:p w14:paraId="3F41217D" w14:textId="77777777" w:rsidR="001A20E6" w:rsidRDefault="00000000">
            <w:pPr>
              <w:pStyle w:val="TableCellCalendarDayNumberBold"/>
            </w:pPr>
            <w:r>
              <w:t>24</w:t>
            </w:r>
          </w:p>
          <w:p w14:paraId="40AE8F67" w14:textId="77777777" w:rsidR="001A20E6" w:rsidRDefault="00000000">
            <w:pPr>
              <w:pStyle w:val="TableCellCalendarSubject"/>
            </w:pPr>
            <w:r>
              <w:t>Society and Social Justice</w:t>
            </w:r>
          </w:p>
          <w:p w14:paraId="03C037D7" w14:textId="77777777" w:rsidR="001A20E6" w:rsidRDefault="00000000">
            <w:pPr>
              <w:pStyle w:val="TableCellCalendarSubject"/>
            </w:pPr>
            <w:r>
              <w:t>Essay</w:t>
            </w:r>
          </w:p>
        </w:tc>
      </w:tr>
      <w:tr w:rsidR="001A20E6" w14:paraId="4CB4F28E" w14:textId="77777777">
        <w:tc>
          <w:tcPr>
            <w:tcW w:w="700" w:type="pct"/>
            <w:shd w:val="clear" w:color="auto" w:fill="DBEAFE"/>
            <w:tcMar>
              <w:top w:w="200" w:type="dxa"/>
              <w:left w:w="100" w:type="dxa"/>
              <w:bottom w:w="200" w:type="dxa"/>
              <w:right w:w="100" w:type="dxa"/>
            </w:tcMar>
          </w:tcPr>
          <w:p w14:paraId="09442F26" w14:textId="77777777" w:rsidR="001A20E6" w:rsidRDefault="00000000">
            <w:pPr>
              <w:pStyle w:val="TableCellCalendarDayNumberBold"/>
            </w:pPr>
            <w:r>
              <w:t>25</w:t>
            </w:r>
          </w:p>
          <w:p w14:paraId="17D17CEE" w14:textId="77777777" w:rsidR="001A20E6" w:rsidRDefault="00000000">
            <w:pPr>
              <w:pStyle w:val="TableCellCalendarSubject"/>
            </w:pPr>
            <w:r>
              <w:t>Society and Social Justice</w:t>
            </w:r>
          </w:p>
          <w:p w14:paraId="5AB27A2F" w14:textId="77777777" w:rsidR="001A20E6" w:rsidRDefault="00000000">
            <w:pPr>
              <w:pStyle w:val="TableCellCalendarSubject"/>
            </w:pPr>
            <w:r>
              <w:t>Essay</w:t>
            </w:r>
          </w:p>
        </w:tc>
        <w:tc>
          <w:tcPr>
            <w:tcW w:w="700" w:type="pct"/>
            <w:shd w:val="clear" w:color="auto" w:fill="DBEAFE"/>
            <w:tcMar>
              <w:top w:w="200" w:type="dxa"/>
              <w:left w:w="100" w:type="dxa"/>
              <w:bottom w:w="200" w:type="dxa"/>
              <w:right w:w="100" w:type="dxa"/>
            </w:tcMar>
          </w:tcPr>
          <w:p w14:paraId="0C0655D3" w14:textId="77777777" w:rsidR="001A20E6" w:rsidRDefault="00000000">
            <w:pPr>
              <w:pStyle w:val="TableCellCalendarDayNumberBold"/>
            </w:pPr>
            <w:r>
              <w:t>26</w:t>
            </w:r>
          </w:p>
          <w:p w14:paraId="6A173B5E" w14:textId="77777777" w:rsidR="001A20E6" w:rsidRDefault="00000000">
            <w:pPr>
              <w:pStyle w:val="TableCellCalendarSubject"/>
            </w:pPr>
            <w:r>
              <w:t>Society and Social Justice</w:t>
            </w:r>
          </w:p>
          <w:p w14:paraId="184D7C70" w14:textId="77777777" w:rsidR="001A20E6" w:rsidRDefault="00000000">
            <w:pPr>
              <w:pStyle w:val="TableCellCalendarSubject"/>
            </w:pPr>
            <w:r>
              <w:t>Essay</w:t>
            </w:r>
          </w:p>
        </w:tc>
        <w:tc>
          <w:tcPr>
            <w:tcW w:w="700" w:type="pct"/>
            <w:shd w:val="clear" w:color="auto" w:fill="DBEAFE"/>
            <w:tcMar>
              <w:top w:w="200" w:type="dxa"/>
              <w:left w:w="100" w:type="dxa"/>
              <w:bottom w:w="200" w:type="dxa"/>
              <w:right w:w="100" w:type="dxa"/>
            </w:tcMar>
          </w:tcPr>
          <w:p w14:paraId="6FAB8EC1" w14:textId="77777777" w:rsidR="001A20E6" w:rsidRDefault="00000000">
            <w:pPr>
              <w:pStyle w:val="TableCellCalendarDayNumberBold"/>
            </w:pPr>
            <w:r>
              <w:t>27</w:t>
            </w:r>
          </w:p>
          <w:p w14:paraId="2390798D" w14:textId="77777777" w:rsidR="001A20E6" w:rsidRDefault="00000000">
            <w:pPr>
              <w:pStyle w:val="TableCellCalendarSubject"/>
            </w:pPr>
            <w:r>
              <w:t>Society and Social Justice</w:t>
            </w:r>
          </w:p>
          <w:p w14:paraId="7893DE3A" w14:textId="77777777" w:rsidR="001A20E6" w:rsidRDefault="00000000">
            <w:pPr>
              <w:pStyle w:val="TableCellCalendarSubject"/>
            </w:pPr>
            <w:r>
              <w:t>Essay</w:t>
            </w:r>
          </w:p>
        </w:tc>
        <w:tc>
          <w:tcPr>
            <w:tcW w:w="700" w:type="pct"/>
            <w:shd w:val="clear" w:color="auto" w:fill="DBEAFE"/>
            <w:tcMar>
              <w:top w:w="200" w:type="dxa"/>
              <w:left w:w="100" w:type="dxa"/>
              <w:bottom w:w="200" w:type="dxa"/>
              <w:right w:w="100" w:type="dxa"/>
            </w:tcMar>
          </w:tcPr>
          <w:p w14:paraId="5BC14643" w14:textId="77777777" w:rsidR="001A20E6" w:rsidRDefault="00000000">
            <w:pPr>
              <w:pStyle w:val="TableCellCalendarDayNumberBold"/>
            </w:pPr>
            <w:r>
              <w:t>28</w:t>
            </w:r>
          </w:p>
          <w:p w14:paraId="20B16776" w14:textId="77777777" w:rsidR="001A20E6" w:rsidRDefault="00000000">
            <w:pPr>
              <w:pStyle w:val="TableCellCalendarSubject"/>
            </w:pPr>
            <w:r>
              <w:t>Society and Social Justice</w:t>
            </w:r>
          </w:p>
          <w:p w14:paraId="50DADBA7" w14:textId="77777777" w:rsidR="001A20E6" w:rsidRDefault="00000000">
            <w:pPr>
              <w:pStyle w:val="TableCellCalendarSubject"/>
            </w:pPr>
            <w:r>
              <w:t>Essay</w:t>
            </w:r>
          </w:p>
        </w:tc>
        <w:tc>
          <w:tcPr>
            <w:tcW w:w="700" w:type="pct"/>
            <w:shd w:val="clear" w:color="auto" w:fill="DCFCE7"/>
            <w:tcMar>
              <w:top w:w="200" w:type="dxa"/>
              <w:left w:w="100" w:type="dxa"/>
              <w:bottom w:w="200" w:type="dxa"/>
              <w:right w:w="100" w:type="dxa"/>
            </w:tcMar>
          </w:tcPr>
          <w:p w14:paraId="772981F0" w14:textId="77777777" w:rsidR="001A20E6" w:rsidRDefault="00000000">
            <w:pPr>
              <w:pStyle w:val="TableCellCalendarDayNumberBold"/>
            </w:pPr>
            <w:r>
              <w:t>29</w:t>
            </w:r>
          </w:p>
          <w:p w14:paraId="0E6AC016" w14:textId="77777777" w:rsidR="001A20E6" w:rsidRDefault="00000000">
            <w:pPr>
              <w:pStyle w:val="TableCellCalendarSubject"/>
            </w:pPr>
            <w:r>
              <w:t>Essay</w:t>
            </w:r>
          </w:p>
          <w:p w14:paraId="3057D50C" w14:textId="77777777" w:rsidR="001A20E6" w:rsidRDefault="00000000">
            <w:pPr>
              <w:pStyle w:val="TableCellCalendarSubject"/>
            </w:pPr>
            <w:r>
              <w:t>Sociology</w:t>
            </w:r>
          </w:p>
        </w:tc>
        <w:tc>
          <w:tcPr>
            <w:tcW w:w="700" w:type="pct"/>
            <w:shd w:val="clear" w:color="auto" w:fill="DCFCE7"/>
            <w:tcMar>
              <w:top w:w="200" w:type="dxa"/>
              <w:left w:w="100" w:type="dxa"/>
              <w:bottom w:w="200" w:type="dxa"/>
              <w:right w:w="100" w:type="dxa"/>
            </w:tcMar>
          </w:tcPr>
          <w:p w14:paraId="34950B05" w14:textId="77777777" w:rsidR="001A20E6" w:rsidRDefault="00000000">
            <w:pPr>
              <w:pStyle w:val="TableCellCalendarDayNumberBold"/>
            </w:pPr>
            <w:r>
              <w:t>30</w:t>
            </w:r>
          </w:p>
          <w:p w14:paraId="54D49A9A" w14:textId="77777777" w:rsidR="001A20E6" w:rsidRDefault="00000000">
            <w:pPr>
              <w:pStyle w:val="TableCellCalendarSubject"/>
            </w:pPr>
            <w:r>
              <w:t>Essay</w:t>
            </w:r>
          </w:p>
          <w:p w14:paraId="7B3BF356" w14:textId="77777777" w:rsidR="001A20E6" w:rsidRDefault="00000000">
            <w:pPr>
              <w:pStyle w:val="TableCellCalendarSubject"/>
            </w:pPr>
            <w:r>
              <w:t>Sociology</w:t>
            </w:r>
          </w:p>
          <w:p w14:paraId="45F331F0" w14:textId="77777777" w:rsidR="001A20E6" w:rsidRDefault="00000000">
            <w:pPr>
              <w:pStyle w:val="TableCellCalendarSubject"/>
            </w:pPr>
            <w:r>
              <w:t>History-Ancient</w:t>
            </w:r>
          </w:p>
        </w:tc>
        <w:tc>
          <w:tcPr>
            <w:tcW w:w="700" w:type="pct"/>
            <w:shd w:val="clear" w:color="auto" w:fill="DCFCE7"/>
            <w:tcMar>
              <w:top w:w="200" w:type="dxa"/>
              <w:left w:w="100" w:type="dxa"/>
              <w:bottom w:w="200" w:type="dxa"/>
              <w:right w:w="100" w:type="dxa"/>
            </w:tcMar>
          </w:tcPr>
          <w:p w14:paraId="1DCF9C3B" w14:textId="77777777" w:rsidR="001A20E6" w:rsidRDefault="00000000">
            <w:pPr>
              <w:pStyle w:val="TableCellCalendarDayNumberBold"/>
            </w:pPr>
            <w:r>
              <w:t>31</w:t>
            </w:r>
          </w:p>
          <w:p w14:paraId="40A94752" w14:textId="77777777" w:rsidR="001A20E6" w:rsidRDefault="00000000">
            <w:pPr>
              <w:pStyle w:val="TableCellCalendarSubject"/>
            </w:pPr>
            <w:r>
              <w:t>Essay</w:t>
            </w:r>
          </w:p>
          <w:p w14:paraId="3921DDFF" w14:textId="77777777" w:rsidR="001A20E6" w:rsidRDefault="00000000">
            <w:pPr>
              <w:pStyle w:val="TableCellCalendarSubject"/>
            </w:pPr>
            <w:r>
              <w:t>Sociology</w:t>
            </w:r>
          </w:p>
          <w:p w14:paraId="634E44DE" w14:textId="77777777" w:rsidR="001A20E6" w:rsidRDefault="00000000">
            <w:pPr>
              <w:pStyle w:val="TableCellCalendarSubject"/>
            </w:pPr>
            <w:r>
              <w:t>History-Ancient</w:t>
            </w:r>
          </w:p>
        </w:tc>
      </w:tr>
      <w:tr w:rsidR="001A20E6" w14:paraId="4C6E1EB6" w14:textId="77777777">
        <w:tc>
          <w:tcPr>
            <w:tcW w:w="700" w:type="pct"/>
            <w:tcMar>
              <w:top w:w="200" w:type="dxa"/>
              <w:left w:w="100" w:type="dxa"/>
              <w:bottom w:w="200" w:type="dxa"/>
              <w:right w:w="100" w:type="dxa"/>
            </w:tcMar>
          </w:tcPr>
          <w:p w14:paraId="54CA1FBB" w14:textId="77777777" w:rsidR="001A20E6" w:rsidRDefault="001A20E6"/>
        </w:tc>
        <w:tc>
          <w:tcPr>
            <w:tcW w:w="700" w:type="pct"/>
            <w:tcMar>
              <w:top w:w="200" w:type="dxa"/>
              <w:left w:w="100" w:type="dxa"/>
              <w:bottom w:w="200" w:type="dxa"/>
              <w:right w:w="100" w:type="dxa"/>
            </w:tcMar>
          </w:tcPr>
          <w:p w14:paraId="69302338" w14:textId="77777777" w:rsidR="001A20E6" w:rsidRDefault="001A20E6"/>
        </w:tc>
        <w:tc>
          <w:tcPr>
            <w:tcW w:w="700" w:type="pct"/>
            <w:tcMar>
              <w:top w:w="200" w:type="dxa"/>
              <w:left w:w="100" w:type="dxa"/>
              <w:bottom w:w="200" w:type="dxa"/>
              <w:right w:w="100" w:type="dxa"/>
            </w:tcMar>
          </w:tcPr>
          <w:p w14:paraId="76C416D3" w14:textId="77777777" w:rsidR="001A20E6" w:rsidRDefault="001A20E6"/>
        </w:tc>
        <w:tc>
          <w:tcPr>
            <w:tcW w:w="700" w:type="pct"/>
            <w:tcMar>
              <w:top w:w="200" w:type="dxa"/>
              <w:left w:w="100" w:type="dxa"/>
              <w:bottom w:w="200" w:type="dxa"/>
              <w:right w:w="100" w:type="dxa"/>
            </w:tcMar>
          </w:tcPr>
          <w:p w14:paraId="5BAC83AD" w14:textId="77777777" w:rsidR="001A20E6" w:rsidRDefault="001A20E6"/>
        </w:tc>
        <w:tc>
          <w:tcPr>
            <w:tcW w:w="700" w:type="pct"/>
            <w:tcMar>
              <w:top w:w="200" w:type="dxa"/>
              <w:left w:w="100" w:type="dxa"/>
              <w:bottom w:w="200" w:type="dxa"/>
              <w:right w:w="100" w:type="dxa"/>
            </w:tcMar>
          </w:tcPr>
          <w:p w14:paraId="04447AC3" w14:textId="77777777" w:rsidR="001A20E6" w:rsidRDefault="001A20E6"/>
        </w:tc>
        <w:tc>
          <w:tcPr>
            <w:tcW w:w="700" w:type="pct"/>
            <w:tcMar>
              <w:top w:w="200" w:type="dxa"/>
              <w:left w:w="100" w:type="dxa"/>
              <w:bottom w:w="200" w:type="dxa"/>
              <w:right w:w="100" w:type="dxa"/>
            </w:tcMar>
          </w:tcPr>
          <w:p w14:paraId="5226486E" w14:textId="77777777" w:rsidR="001A20E6" w:rsidRDefault="001A20E6"/>
        </w:tc>
        <w:tc>
          <w:tcPr>
            <w:tcW w:w="700" w:type="pct"/>
            <w:tcMar>
              <w:top w:w="200" w:type="dxa"/>
              <w:left w:w="100" w:type="dxa"/>
              <w:bottom w:w="200" w:type="dxa"/>
              <w:right w:w="100" w:type="dxa"/>
            </w:tcMar>
          </w:tcPr>
          <w:p w14:paraId="21B589A4" w14:textId="77777777" w:rsidR="001A20E6" w:rsidRDefault="001A20E6"/>
        </w:tc>
      </w:tr>
    </w:tbl>
    <w:p w14:paraId="379D068E" w14:textId="0CC094E6" w:rsidR="001A20E6" w:rsidRDefault="00397E6A">
      <w:pPr>
        <w:spacing w:after="400"/>
      </w:pPr>
      <w:ins w:id="27" w:author="kalyan inampudi" w:date="2025-10-29T15:05:00Z" w16du:dateUtc="2025-10-29T09:35:00Z">
        <w:r>
          <w:t xml:space="preserve">IN C1 essay and Mains areas not needed sir, only NCERT + if </w:t>
        </w:r>
      </w:ins>
      <w:ins w:id="28" w:author="kalyan inampudi" w:date="2025-10-29T15:06:00Z" w16du:dateUtc="2025-10-29T09:36:00Z">
        <w:r>
          <w:t xml:space="preserve">optional first, focus on optional [3hours a day] + rest all time is for GS Foundation </w:t>
        </w:r>
      </w:ins>
      <w:ins w:id="29" w:author="kalyan inampudi" w:date="2025-10-29T19:15:00Z" w16du:dateUtc="2025-10-29T13:45:00Z">
        <w:r w:rsidR="007B4CEE">
          <w:t xml:space="preserve"> Here in C1 Subject</w:t>
        </w:r>
      </w:ins>
      <w:ins w:id="30" w:author="kalyan inampudi" w:date="2025-10-29T19:16:00Z" w16du:dateUtc="2025-10-29T13:46:00Z">
        <w:r w:rsidR="007B4CEE">
          <w:t xml:space="preserve">s like internal security and Essay doesn’t even come. </w:t>
        </w:r>
      </w:ins>
    </w:p>
    <w:p w14:paraId="1E1158A5" w14:textId="77777777" w:rsidR="001A20E6" w:rsidRDefault="00000000">
      <w:pPr>
        <w:pStyle w:val="ResourceTitle"/>
      </w:pPr>
      <w:r>
        <w:t>📚 Resources for January 2026</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3D5B8B7A" w14:textId="77777777">
        <w:tc>
          <w:tcPr>
            <w:tcW w:w="1650" w:type="pct"/>
            <w:tcBorders>
              <w:bottom w:val="single" w:sz="2" w:space="0" w:color="D1D5DB"/>
              <w:right w:val="single" w:sz="2" w:space="0" w:color="D1D5DB"/>
            </w:tcBorders>
            <w:tcMar>
              <w:top w:w="200" w:type="dxa"/>
              <w:left w:w="150" w:type="dxa"/>
              <w:bottom w:w="200" w:type="dxa"/>
              <w:right w:w="150" w:type="dxa"/>
            </w:tcMar>
          </w:tcPr>
          <w:p w14:paraId="1A826A5D" w14:textId="77777777" w:rsidR="001A20E6" w:rsidRDefault="00000000">
            <w:pPr>
              <w:pStyle w:val="TableCellSubjectName"/>
            </w:pPr>
            <w:r>
              <w:t>Indian Polity and Governance</w:t>
            </w:r>
          </w:p>
          <w:p w14:paraId="18374303" w14:textId="77777777" w:rsidR="001A20E6" w:rsidRDefault="00000000">
            <w:pPr>
              <w:pStyle w:val="TableCellCategoryTitle"/>
            </w:pPr>
            <w:r>
              <w:t>📝 Practice Materials</w:t>
            </w:r>
          </w:p>
          <w:p w14:paraId="1B1279AC" w14:textId="77777777" w:rsidR="001A20E6" w:rsidRDefault="00000000">
            <w:pPr>
              <w:pStyle w:val="TableCellResourceItem"/>
            </w:pPr>
            <w:r>
              <w:t>• La Excellence Polity Material</w:t>
            </w:r>
          </w:p>
          <w:p w14:paraId="2ED27C13" w14:textId="77777777" w:rsidR="001A20E6" w:rsidRDefault="00000000">
            <w:pPr>
              <w:pStyle w:val="TableCellResourceItem"/>
            </w:pPr>
            <w:r>
              <w:t>• Mains RRP + Prelims RRP</w:t>
            </w:r>
          </w:p>
          <w:p w14:paraId="5BEEAE68" w14:textId="77777777" w:rsidR="001A20E6" w:rsidRDefault="00000000">
            <w:pPr>
              <w:pStyle w:val="TableCellResourceItem"/>
            </w:pPr>
            <w:r>
              <w:t>• Prelims &amp; Mains Workbooks</w:t>
            </w:r>
          </w:p>
          <w:p w14:paraId="6EA5ACE3" w14:textId="77777777" w:rsidR="001A20E6" w:rsidRDefault="00000000">
            <w:pPr>
              <w:pStyle w:val="TableCellCategoryTitle"/>
            </w:pPr>
            <w:r>
              <w:t>📰 Current Affairs</w:t>
            </w:r>
          </w:p>
          <w:p w14:paraId="64E669E3" w14:textId="77777777" w:rsidR="001A20E6" w:rsidRDefault="00000000">
            <w:pPr>
              <w:pStyle w:val="TableCellResourceItem"/>
            </w:pPr>
            <w:r>
              <w:t>• NITI Aayog Reports + PRS Briefs</w:t>
            </w:r>
          </w:p>
          <w:p w14:paraId="7679192E" w14:textId="77777777" w:rsidR="001A20E6" w:rsidRDefault="00000000">
            <w:pPr>
              <w:pStyle w:val="TableCellResourceItem"/>
            </w:pPr>
            <w:r>
              <w:t>• Newspapers (The Hindu/Indian Express)</w:t>
            </w:r>
          </w:p>
          <w:p w14:paraId="1EC7F33F"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77CB8330" w14:textId="77777777" w:rsidR="001A20E6" w:rsidRDefault="00000000">
            <w:pPr>
              <w:pStyle w:val="TableCellSubjectName"/>
            </w:pPr>
            <w:r>
              <w:t>Indian Economy</w:t>
            </w:r>
          </w:p>
          <w:p w14:paraId="5574B755" w14:textId="77777777" w:rsidR="001A20E6" w:rsidRDefault="00000000">
            <w:pPr>
              <w:pStyle w:val="TableCellCategoryTitle"/>
            </w:pPr>
            <w:r>
              <w:t>📝 Practice Materials</w:t>
            </w:r>
          </w:p>
          <w:p w14:paraId="79AA0B1F" w14:textId="77777777" w:rsidR="001A20E6" w:rsidRDefault="00000000">
            <w:pPr>
              <w:pStyle w:val="TableCellResourceItem"/>
            </w:pPr>
            <w:r>
              <w:t>• La Excellence Economy Material</w:t>
            </w:r>
          </w:p>
          <w:p w14:paraId="0B799CE6" w14:textId="77777777" w:rsidR="001A20E6" w:rsidRDefault="00000000">
            <w:pPr>
              <w:pStyle w:val="TableCellResourceItem"/>
            </w:pPr>
            <w:r>
              <w:t>• Mains RRP + Prelims RRP</w:t>
            </w:r>
          </w:p>
          <w:p w14:paraId="5384E7F7" w14:textId="77777777" w:rsidR="001A20E6" w:rsidRDefault="00000000">
            <w:pPr>
              <w:pStyle w:val="TableCellResourceItem"/>
            </w:pPr>
            <w:r>
              <w:t>• Prelims &amp; Mains Workbooks</w:t>
            </w:r>
          </w:p>
          <w:p w14:paraId="2CC3C25A" w14:textId="77777777" w:rsidR="001A20E6" w:rsidRDefault="00000000">
            <w:pPr>
              <w:pStyle w:val="TableCellCategoryTitle"/>
            </w:pPr>
            <w:r>
              <w:t>📰 Current Affairs</w:t>
            </w:r>
          </w:p>
          <w:p w14:paraId="6D03C571" w14:textId="77777777" w:rsidR="001A20E6" w:rsidRDefault="00000000">
            <w:pPr>
              <w:pStyle w:val="TableCellResourceItem"/>
            </w:pPr>
            <w:r>
              <w:t>• NITI Aayog Reports + Economic survey and Budget</w:t>
            </w:r>
          </w:p>
          <w:p w14:paraId="44BA7C95"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414A359F" w14:textId="77777777" w:rsidR="001A20E6" w:rsidRDefault="00000000">
            <w:pPr>
              <w:pStyle w:val="TableCellSubjectName"/>
            </w:pPr>
            <w:r>
              <w:t>Governance</w:t>
            </w:r>
          </w:p>
          <w:p w14:paraId="56F7F844" w14:textId="77777777" w:rsidR="001A20E6" w:rsidRDefault="00000000">
            <w:pPr>
              <w:pStyle w:val="TableCellCategoryTitle"/>
            </w:pPr>
            <w:r>
              <w:t>📚 Primary Books</w:t>
            </w:r>
          </w:p>
          <w:p w14:paraId="01FC2AF0" w14:textId="77777777" w:rsidR="001A20E6" w:rsidRDefault="00000000">
            <w:pPr>
              <w:pStyle w:val="TableCellResourceItem"/>
            </w:pPr>
            <w:r>
              <w:t>• India Year Book (Schemes) + PIB</w:t>
            </w:r>
          </w:p>
          <w:p w14:paraId="4207F1AF" w14:textId="77777777" w:rsidR="001A20E6" w:rsidRDefault="00000000">
            <w:pPr>
              <w:pStyle w:val="TableCellResourceItem"/>
            </w:pPr>
            <w:r>
              <w:t>• Governance In India by M Laxmikanth</w:t>
            </w:r>
          </w:p>
          <w:p w14:paraId="45CF9EC4" w14:textId="77777777" w:rsidR="001A20E6" w:rsidRDefault="00000000">
            <w:pPr>
              <w:pStyle w:val="TableCellCategoryTitle"/>
            </w:pPr>
            <w:r>
              <w:t>📝 Practice Materials</w:t>
            </w:r>
          </w:p>
          <w:p w14:paraId="490AAE07" w14:textId="77777777" w:rsidR="001A20E6" w:rsidRDefault="00000000">
            <w:pPr>
              <w:pStyle w:val="TableCellResourceItem"/>
            </w:pPr>
            <w:r>
              <w:t>• La Excellence Governance Material</w:t>
            </w:r>
          </w:p>
          <w:p w14:paraId="39C320CE" w14:textId="77777777" w:rsidR="001A20E6" w:rsidRDefault="00000000">
            <w:pPr>
              <w:pStyle w:val="TableCellResourceItem"/>
            </w:pPr>
            <w:r>
              <w:t>• Mains Workbook</w:t>
            </w:r>
          </w:p>
          <w:p w14:paraId="0DCE45A6" w14:textId="77777777" w:rsidR="001A20E6" w:rsidRDefault="00000000">
            <w:pPr>
              <w:pStyle w:val="TableCellCategoryTitle"/>
            </w:pPr>
            <w:r>
              <w:t>📰 Current Affairs</w:t>
            </w:r>
          </w:p>
          <w:p w14:paraId="3D52975E" w14:textId="77777777" w:rsidR="001A20E6" w:rsidRDefault="00000000">
            <w:pPr>
              <w:pStyle w:val="TableCellResourceItem"/>
            </w:pPr>
            <w:r>
              <w:t>• NITI Aayog + Yojana</w:t>
            </w:r>
          </w:p>
          <w:p w14:paraId="2485D57B" w14:textId="77777777" w:rsidR="001A20E6" w:rsidRDefault="00000000">
            <w:pPr>
              <w:pStyle w:val="TableCellResourceItem"/>
            </w:pPr>
            <w:r>
              <w:t>• Newspapers (Hindu and IE Explained)</w:t>
            </w:r>
          </w:p>
        </w:tc>
      </w:tr>
      <w:tr w:rsidR="001A20E6" w14:paraId="78967B6A"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C029F35" w14:textId="77777777" w:rsidR="001A20E6" w:rsidRDefault="00000000">
            <w:pPr>
              <w:pStyle w:val="TableCellSubjectName"/>
            </w:pPr>
            <w:r>
              <w:t>International Relations</w:t>
            </w:r>
          </w:p>
          <w:p w14:paraId="0BA2B6EF" w14:textId="77777777" w:rsidR="001A20E6" w:rsidRDefault="00000000">
            <w:pPr>
              <w:pStyle w:val="TableCellCategoryTitle"/>
            </w:pPr>
            <w:r>
              <w:t>📝 Practice Materials</w:t>
            </w:r>
          </w:p>
          <w:p w14:paraId="7C5099E8" w14:textId="77777777" w:rsidR="001A20E6" w:rsidRDefault="00000000">
            <w:pPr>
              <w:pStyle w:val="TableCellResourceItem"/>
            </w:pPr>
            <w:r>
              <w:t>• La Excellence IR Material</w:t>
            </w:r>
          </w:p>
          <w:p w14:paraId="3B2D4421" w14:textId="77777777" w:rsidR="001A20E6" w:rsidRDefault="00000000">
            <w:pPr>
              <w:pStyle w:val="TableCellResourceItem"/>
            </w:pPr>
            <w:r>
              <w:t>• Mains Workbook</w:t>
            </w:r>
          </w:p>
          <w:p w14:paraId="529B8093" w14:textId="77777777" w:rsidR="001A20E6" w:rsidRDefault="00000000">
            <w:pPr>
              <w:pStyle w:val="TableCellCategoryTitle"/>
            </w:pPr>
            <w:r>
              <w:t>📰 Current Affairs</w:t>
            </w:r>
          </w:p>
          <w:p w14:paraId="32A07865" w14:textId="77777777" w:rsidR="001A20E6" w:rsidRDefault="00000000">
            <w:pPr>
              <w:pStyle w:val="TableCellResourceItem"/>
            </w:pPr>
            <w:r>
              <w:t>• IDSA / ORF / MEA briefs</w:t>
            </w:r>
          </w:p>
          <w:p w14:paraId="5137913C" w14:textId="77777777" w:rsidR="001A20E6" w:rsidRDefault="00000000">
            <w:pPr>
              <w:pStyle w:val="TableCellResourceItem"/>
            </w:pPr>
            <w:r>
              <w:t>• Newspapers (The Hindu and IE – International page)</w:t>
            </w:r>
          </w:p>
        </w:tc>
        <w:tc>
          <w:tcPr>
            <w:tcW w:w="1650" w:type="pct"/>
            <w:tcBorders>
              <w:bottom w:val="single" w:sz="2" w:space="0" w:color="D1D5DB"/>
              <w:right w:val="single" w:sz="2" w:space="0" w:color="D1D5DB"/>
            </w:tcBorders>
            <w:tcMar>
              <w:top w:w="200" w:type="dxa"/>
              <w:left w:w="150" w:type="dxa"/>
              <w:bottom w:w="200" w:type="dxa"/>
              <w:right w:w="150" w:type="dxa"/>
            </w:tcMar>
          </w:tcPr>
          <w:p w14:paraId="5BCB7CC4" w14:textId="77777777" w:rsidR="001A20E6" w:rsidRDefault="00000000">
            <w:pPr>
              <w:pStyle w:val="TableCellSubjectName"/>
            </w:pPr>
            <w:r>
              <w:t>Internal Security</w:t>
            </w:r>
          </w:p>
          <w:p w14:paraId="287E6078" w14:textId="77777777" w:rsidR="001A20E6" w:rsidRDefault="00000000">
            <w:pPr>
              <w:pStyle w:val="TableCellCategoryTitle"/>
            </w:pPr>
            <w:r>
              <w:t>📝 Practice Materials</w:t>
            </w:r>
          </w:p>
          <w:p w14:paraId="13479956" w14:textId="77777777" w:rsidR="001A20E6" w:rsidRDefault="00000000">
            <w:pPr>
              <w:pStyle w:val="TableCellResourceItem"/>
            </w:pPr>
            <w:r>
              <w:t>• La Excellence Security Material</w:t>
            </w:r>
          </w:p>
          <w:p w14:paraId="3CD2457E" w14:textId="77777777" w:rsidR="001A20E6" w:rsidRDefault="00000000">
            <w:pPr>
              <w:pStyle w:val="TableCellResourceItem"/>
            </w:pPr>
            <w:r>
              <w:t>• Mains Workbook</w:t>
            </w:r>
          </w:p>
          <w:p w14:paraId="69C0D706" w14:textId="77777777" w:rsidR="001A20E6" w:rsidRDefault="00000000">
            <w:pPr>
              <w:pStyle w:val="TableCellCategoryTitle"/>
            </w:pPr>
            <w:r>
              <w:t>📰 Current Affairs</w:t>
            </w:r>
          </w:p>
          <w:p w14:paraId="260602BC" w14:textId="77777777" w:rsidR="001A20E6" w:rsidRDefault="00000000">
            <w:pPr>
              <w:pStyle w:val="TableCellResourceItem"/>
            </w:pPr>
            <w:r>
              <w:t>• IDSA Reports</w:t>
            </w:r>
          </w:p>
          <w:p w14:paraId="4FA39BF2"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52A26EDA" w14:textId="77777777" w:rsidR="001A20E6" w:rsidRDefault="00000000">
            <w:pPr>
              <w:pStyle w:val="TableCellSubjectName"/>
            </w:pPr>
            <w:r>
              <w:t>Society and Social Justice</w:t>
            </w:r>
          </w:p>
          <w:p w14:paraId="3C83762A" w14:textId="77777777" w:rsidR="001A20E6" w:rsidRDefault="00000000">
            <w:pPr>
              <w:pStyle w:val="TableCellCategoryTitle"/>
            </w:pPr>
            <w:r>
              <w:t>📝 Practice Materials</w:t>
            </w:r>
          </w:p>
          <w:p w14:paraId="1A59025A" w14:textId="77777777" w:rsidR="001A20E6" w:rsidRDefault="00000000">
            <w:pPr>
              <w:pStyle w:val="TableCellResourceItem"/>
            </w:pPr>
            <w:r>
              <w:t>• La Excellence Society Material</w:t>
            </w:r>
          </w:p>
          <w:p w14:paraId="63BBE90C" w14:textId="77777777" w:rsidR="001A20E6" w:rsidRDefault="00000000">
            <w:pPr>
              <w:pStyle w:val="TableCellResourceItem"/>
            </w:pPr>
            <w:r>
              <w:t>• Mains Workbook</w:t>
            </w:r>
          </w:p>
          <w:p w14:paraId="3AE84D99" w14:textId="77777777" w:rsidR="001A20E6" w:rsidRDefault="00000000">
            <w:pPr>
              <w:pStyle w:val="TableCellCategoryTitle"/>
            </w:pPr>
            <w:r>
              <w:t>📰 Current Affairs</w:t>
            </w:r>
          </w:p>
          <w:p w14:paraId="7CF5B10F" w14:textId="77777777" w:rsidR="001A20E6" w:rsidRDefault="00000000">
            <w:pPr>
              <w:pStyle w:val="TableCellResourceItem"/>
            </w:pPr>
            <w:r>
              <w:t>• Newspapers (Hindu and IE Explained) (Social issues, NFHS reports)</w:t>
            </w:r>
          </w:p>
        </w:tc>
      </w:tr>
      <w:tr w:rsidR="001A20E6" w14:paraId="129277B0" w14:textId="77777777">
        <w:tc>
          <w:tcPr>
            <w:tcW w:w="1650" w:type="pct"/>
            <w:tcBorders>
              <w:bottom w:val="single" w:sz="2" w:space="0" w:color="D1D5DB"/>
              <w:right w:val="single" w:sz="2" w:space="0" w:color="D1D5DB"/>
            </w:tcBorders>
            <w:tcMar>
              <w:top w:w="200" w:type="dxa"/>
              <w:left w:w="150" w:type="dxa"/>
              <w:bottom w:w="200" w:type="dxa"/>
              <w:right w:w="150" w:type="dxa"/>
            </w:tcMar>
          </w:tcPr>
          <w:p w14:paraId="40099229" w14:textId="77777777" w:rsidR="001A20E6" w:rsidRDefault="00000000">
            <w:pPr>
              <w:pStyle w:val="TableCellSubjectName"/>
            </w:pPr>
            <w:r>
              <w:t>Essay</w:t>
            </w:r>
          </w:p>
          <w:p w14:paraId="4A390416" w14:textId="77777777" w:rsidR="001A20E6" w:rsidRDefault="00000000">
            <w:pPr>
              <w:pStyle w:val="TableCellCategoryTitle"/>
            </w:pPr>
            <w:r>
              <w:t>📚 Primary Books</w:t>
            </w:r>
          </w:p>
          <w:p w14:paraId="085EADFE" w14:textId="77777777" w:rsidR="001A20E6" w:rsidRDefault="00000000">
            <w:pPr>
              <w:pStyle w:val="TableCellResourceItem"/>
            </w:pPr>
            <w:r>
              <w:t>• Michael Sandel – Justice</w:t>
            </w:r>
          </w:p>
          <w:p w14:paraId="33458F43" w14:textId="77777777" w:rsidR="001A20E6" w:rsidRDefault="00000000">
            <w:pPr>
              <w:pStyle w:val="TableCellResourceItem"/>
            </w:pPr>
            <w:r>
              <w:t>• Ethics by Jitin Yadav</w:t>
            </w:r>
          </w:p>
          <w:p w14:paraId="0E95DAB4" w14:textId="77777777" w:rsidR="001A20E6" w:rsidRDefault="00000000">
            <w:pPr>
              <w:pStyle w:val="TableCellResourceItem"/>
            </w:pPr>
            <w:r>
              <w:t>• 2nd ARC (4th, 10th – Ethics in Governance)</w:t>
            </w:r>
          </w:p>
          <w:p w14:paraId="25F3EB4E" w14:textId="77777777" w:rsidR="001A20E6" w:rsidRDefault="00000000">
            <w:pPr>
              <w:pStyle w:val="TableCellCategoryTitle"/>
            </w:pPr>
            <w:r>
              <w:t>📝 Practice Materials</w:t>
            </w:r>
          </w:p>
          <w:p w14:paraId="1996E6DB" w14:textId="77777777" w:rsidR="001A20E6" w:rsidRDefault="00000000">
            <w:pPr>
              <w:pStyle w:val="TableCellResourceItem"/>
            </w:pPr>
            <w:r>
              <w:t>• La Excellence Ethics Material</w:t>
            </w:r>
          </w:p>
          <w:p w14:paraId="4D231907" w14:textId="77777777" w:rsidR="001A20E6" w:rsidRDefault="00000000">
            <w:pPr>
              <w:pStyle w:val="TableCellResourceItem"/>
            </w:pPr>
            <w:r>
              <w:t>• Prelims &amp; Mains Workbooks</w:t>
            </w:r>
          </w:p>
          <w:p w14:paraId="56840798" w14:textId="77777777" w:rsidR="001A20E6" w:rsidRDefault="00000000">
            <w:pPr>
              <w:pStyle w:val="TableCellCategoryTitle"/>
            </w:pPr>
            <w:r>
              <w:t>📰 Current Affairs</w:t>
            </w:r>
          </w:p>
          <w:p w14:paraId="22243B32" w14:textId="77777777" w:rsidR="001A20E6" w:rsidRDefault="00000000">
            <w:pPr>
              <w:pStyle w:val="TableCellResourceItem"/>
            </w:pPr>
            <w:r>
              <w:t>• Newspapers (case studies, ethical dilemmas in news)</w:t>
            </w:r>
          </w:p>
        </w:tc>
        <w:tc>
          <w:tcPr>
            <w:tcW w:w="1650" w:type="pct"/>
            <w:tcBorders>
              <w:bottom w:val="single" w:sz="2" w:space="0" w:color="D1D5DB"/>
              <w:right w:val="single" w:sz="2" w:space="0" w:color="D1D5DB"/>
            </w:tcBorders>
            <w:tcMar>
              <w:top w:w="200" w:type="dxa"/>
              <w:left w:w="150" w:type="dxa"/>
              <w:bottom w:w="200" w:type="dxa"/>
              <w:right w:w="150" w:type="dxa"/>
            </w:tcMar>
          </w:tcPr>
          <w:p w14:paraId="62FFB2FF" w14:textId="77777777" w:rsidR="001A20E6" w:rsidRDefault="00000000">
            <w:pPr>
              <w:pStyle w:val="TableCellSubjectName"/>
            </w:pPr>
            <w:r>
              <w:t>Sociology</w:t>
            </w:r>
          </w:p>
          <w:p w14:paraId="0682C592" w14:textId="77777777" w:rsidR="001A20E6" w:rsidRDefault="00000000">
            <w:pPr>
              <w:pStyle w:val="TableCellCategoryTitle"/>
            </w:pPr>
            <w:r>
              <w:t>📝 Practice Materials</w:t>
            </w:r>
          </w:p>
          <w:p w14:paraId="61E218DA" w14:textId="77777777" w:rsidR="001A20E6" w:rsidRDefault="00000000">
            <w:pPr>
              <w:pStyle w:val="TableCellResourceItem"/>
            </w:pPr>
            <w:r>
              <w:t>• La Excellence Sociology Material</w:t>
            </w:r>
          </w:p>
          <w:p w14:paraId="39E0407B" w14:textId="77777777" w:rsidR="001A20E6" w:rsidRDefault="00000000">
            <w:pPr>
              <w:pStyle w:val="TableCellResourceItem"/>
            </w:pPr>
            <w:r>
              <w:t>• Mains RRP + Prelims RRP</w:t>
            </w:r>
          </w:p>
          <w:p w14:paraId="6B168DFD" w14:textId="77777777" w:rsidR="001A20E6" w:rsidRDefault="00000000">
            <w:pPr>
              <w:pStyle w:val="TableCellResourceItem"/>
            </w:pPr>
            <w:r>
              <w:t>• Prelims &amp; Mains Workbooks</w:t>
            </w:r>
          </w:p>
          <w:p w14:paraId="5B5224E9" w14:textId="77777777" w:rsidR="001A20E6" w:rsidRDefault="00000000">
            <w:pPr>
              <w:pStyle w:val="TableCellResourceItem"/>
            </w:pPr>
            <w:r>
              <w:t>• Previous Year Question Papers</w:t>
            </w:r>
          </w:p>
          <w:p w14:paraId="795EDE2D" w14:textId="77777777" w:rsidR="001A20E6" w:rsidRDefault="00000000">
            <w:pPr>
              <w:pStyle w:val="TableCellResourceItem"/>
            </w:pPr>
            <w:r>
              <w:t>• Mock Tests</w:t>
            </w:r>
          </w:p>
          <w:p w14:paraId="477E54E4" w14:textId="77777777" w:rsidR="001A20E6" w:rsidRDefault="00000000">
            <w:pPr>
              <w:pStyle w:val="TableCellResourceItem"/>
            </w:pPr>
            <w:r>
              <w:t>• La Excellence Indian Society Material</w:t>
            </w:r>
          </w:p>
          <w:p w14:paraId="548B81EC" w14:textId="77777777" w:rsidR="001A20E6" w:rsidRDefault="00000000">
            <w:pPr>
              <w:pStyle w:val="TableCellResourceItem"/>
            </w:pPr>
            <w:r>
              <w:t>• Mains Workbook - Paper I</w:t>
            </w:r>
          </w:p>
          <w:p w14:paraId="07042570" w14:textId="77777777" w:rsidR="001A20E6" w:rsidRDefault="00000000">
            <w:pPr>
              <w:pStyle w:val="TableCellResourceItem"/>
            </w:pPr>
            <w:r>
              <w:t>• La Excellence Social Change Material</w:t>
            </w:r>
          </w:p>
          <w:p w14:paraId="451CDFFA" w14:textId="77777777" w:rsidR="001A20E6" w:rsidRDefault="00000000">
            <w:pPr>
              <w:pStyle w:val="TableCellResourceItem"/>
            </w:pPr>
            <w:r>
              <w:t>• Mains Workbook - Paper II</w:t>
            </w:r>
          </w:p>
          <w:p w14:paraId="7FC94CB0" w14:textId="77777777" w:rsidR="001A20E6" w:rsidRDefault="00000000">
            <w:pPr>
              <w:pStyle w:val="TableCellResourceItem"/>
            </w:pPr>
            <w:r>
              <w:t>• La Excellence Sociology of Religion Material</w:t>
            </w:r>
          </w:p>
          <w:p w14:paraId="688FF817" w14:textId="77777777" w:rsidR="001A20E6" w:rsidRDefault="00000000">
            <w:pPr>
              <w:pStyle w:val="TableCellResourceItem"/>
            </w:pPr>
            <w:r>
              <w:t>• Mains Workbook</w:t>
            </w:r>
          </w:p>
          <w:p w14:paraId="762D89CE" w14:textId="77777777" w:rsidR="001A20E6" w:rsidRDefault="00000000">
            <w:pPr>
              <w:pStyle w:val="TableCellResourceItem"/>
            </w:pPr>
            <w:r>
              <w:t>• La Excellence Sociology of Education Material</w:t>
            </w:r>
          </w:p>
          <w:p w14:paraId="4C0CA2EA" w14:textId="77777777" w:rsidR="001A20E6" w:rsidRDefault="00000000">
            <w:pPr>
              <w:pStyle w:val="TableCellResourceItem"/>
            </w:pPr>
            <w:r>
              <w:t>• Mains Workbook</w:t>
            </w:r>
          </w:p>
          <w:p w14:paraId="1BD2C73F" w14:textId="77777777" w:rsidR="001A20E6" w:rsidRDefault="00000000">
            <w:pPr>
              <w:pStyle w:val="TableCellResourceItem"/>
            </w:pPr>
            <w:r>
              <w:t>• La Excellence Social Stratification Material</w:t>
            </w:r>
          </w:p>
          <w:p w14:paraId="0032865F" w14:textId="77777777" w:rsidR="001A20E6" w:rsidRDefault="00000000">
            <w:pPr>
              <w:pStyle w:val="TableCellResourceItem"/>
            </w:pPr>
            <w:r>
              <w:t>• Mains Workbook</w:t>
            </w:r>
          </w:p>
          <w:p w14:paraId="2D598CC1" w14:textId="77777777" w:rsidR="001A20E6" w:rsidRDefault="00000000">
            <w:pPr>
              <w:pStyle w:val="TableCellResourceItem"/>
            </w:pPr>
            <w:r>
              <w:t>• La Excellence Gender Studies Material</w:t>
            </w:r>
          </w:p>
          <w:p w14:paraId="5F79A254" w14:textId="77777777" w:rsidR="001A20E6" w:rsidRDefault="00000000">
            <w:pPr>
              <w:pStyle w:val="TableCellResourceItem"/>
            </w:pPr>
            <w:r>
              <w:t>• Mains Workbook</w:t>
            </w:r>
          </w:p>
          <w:p w14:paraId="58554D0D" w14:textId="77777777" w:rsidR="001A20E6" w:rsidRDefault="00000000">
            <w:pPr>
              <w:pStyle w:val="TableCellResourceItem"/>
            </w:pPr>
            <w:r>
              <w:t>• La Excellence Urban Sociology Material</w:t>
            </w:r>
          </w:p>
          <w:p w14:paraId="5B79D213" w14:textId="77777777" w:rsidR="001A20E6" w:rsidRDefault="00000000">
            <w:pPr>
              <w:pStyle w:val="TableCellResourceItem"/>
            </w:pPr>
            <w:r>
              <w:t>• Mains Workbook</w:t>
            </w:r>
          </w:p>
          <w:p w14:paraId="6B7D0162" w14:textId="77777777" w:rsidR="001A20E6" w:rsidRDefault="00000000">
            <w:pPr>
              <w:pStyle w:val="TableCellResourceItem"/>
            </w:pPr>
            <w:r>
              <w:t>• La Excellence Rural Sociology Material</w:t>
            </w:r>
          </w:p>
          <w:p w14:paraId="35AB0EAE" w14:textId="77777777" w:rsidR="001A20E6" w:rsidRDefault="00000000">
            <w:pPr>
              <w:pStyle w:val="TableCellResourceItem"/>
            </w:pPr>
            <w:r>
              <w:t>• Mains Workbook</w:t>
            </w:r>
          </w:p>
          <w:p w14:paraId="7E5EE945" w14:textId="77777777" w:rsidR="001A20E6" w:rsidRDefault="00000000">
            <w:pPr>
              <w:pStyle w:val="TableCellResourceItem"/>
            </w:pPr>
            <w:r>
              <w:t>• La Excellence Social Movements Material</w:t>
            </w:r>
          </w:p>
          <w:p w14:paraId="1A2807E3" w14:textId="77777777" w:rsidR="001A20E6" w:rsidRDefault="00000000">
            <w:pPr>
              <w:pStyle w:val="TableCellResourceItem"/>
            </w:pPr>
            <w:r>
              <w:t>• Mains Workbook</w:t>
            </w:r>
          </w:p>
          <w:p w14:paraId="0CC340B2" w14:textId="77777777" w:rsidR="001A20E6" w:rsidRDefault="00000000">
            <w:pPr>
              <w:pStyle w:val="TableCellResourceItem"/>
            </w:pPr>
            <w:r>
              <w:t>• La Excellence Sociology of Health Material</w:t>
            </w:r>
          </w:p>
          <w:p w14:paraId="3995AD1A" w14:textId="77777777" w:rsidR="001A20E6" w:rsidRDefault="00000000">
            <w:pPr>
              <w:pStyle w:val="TableCellResourceItem"/>
            </w:pPr>
            <w:r>
              <w:t>• Mains Workbook</w:t>
            </w:r>
          </w:p>
          <w:p w14:paraId="3E1EA061" w14:textId="77777777" w:rsidR="001A20E6" w:rsidRDefault="00000000">
            <w:pPr>
              <w:pStyle w:val="TableCellResourceItem"/>
            </w:pPr>
            <w:r>
              <w:t>• La Excellence Sociology of Law Material</w:t>
            </w:r>
          </w:p>
          <w:p w14:paraId="37FB6C3A" w14:textId="77777777" w:rsidR="001A20E6" w:rsidRDefault="00000000">
            <w:pPr>
              <w:pStyle w:val="TableCellResourceItem"/>
            </w:pPr>
            <w:r>
              <w:t>• Mains Workbook</w:t>
            </w:r>
          </w:p>
          <w:p w14:paraId="4373AF62" w14:textId="77777777" w:rsidR="001A20E6" w:rsidRDefault="00000000">
            <w:pPr>
              <w:pStyle w:val="TableCellResourceItem"/>
            </w:pPr>
            <w:r>
              <w:t>• La Excellence Sociology of Media Material</w:t>
            </w:r>
          </w:p>
          <w:p w14:paraId="481C12ED" w14:textId="77777777" w:rsidR="001A20E6" w:rsidRDefault="00000000">
            <w:pPr>
              <w:pStyle w:val="TableCellResourceItem"/>
            </w:pPr>
            <w:r>
              <w:t>• Mains Workbook</w:t>
            </w:r>
          </w:p>
          <w:p w14:paraId="780EDD25" w14:textId="77777777" w:rsidR="001A20E6" w:rsidRDefault="00000000">
            <w:pPr>
              <w:pStyle w:val="TableCellResourceItem"/>
            </w:pPr>
            <w:r>
              <w:t>• La Excellence Sociology of Science Material</w:t>
            </w:r>
          </w:p>
          <w:p w14:paraId="6D46C67B" w14:textId="77777777" w:rsidR="001A20E6" w:rsidRDefault="00000000">
            <w:pPr>
              <w:pStyle w:val="TableCellResourceItem"/>
            </w:pPr>
            <w:r>
              <w:t>• Mains Workbook</w:t>
            </w:r>
          </w:p>
          <w:p w14:paraId="4F39480E" w14:textId="77777777" w:rsidR="001A20E6" w:rsidRDefault="00000000">
            <w:pPr>
              <w:pStyle w:val="TableCellResourceItem"/>
            </w:pPr>
            <w:r>
              <w:t>• La Excellence Sociology of Environment Material</w:t>
            </w:r>
          </w:p>
          <w:p w14:paraId="638E262A" w14:textId="77777777" w:rsidR="001A20E6" w:rsidRDefault="00000000">
            <w:pPr>
              <w:pStyle w:val="TableCellResourceItem"/>
            </w:pPr>
            <w:r>
              <w:t>• Mains Workbook</w:t>
            </w:r>
          </w:p>
          <w:p w14:paraId="5F5AF45E" w14:textId="77777777" w:rsidR="001A20E6" w:rsidRDefault="00000000">
            <w:pPr>
              <w:pStyle w:val="TableCellResourceItem"/>
            </w:pPr>
            <w:r>
              <w:t>• La Excellence Sociology of Globalization Material</w:t>
            </w:r>
          </w:p>
          <w:p w14:paraId="3F5DB58E" w14:textId="77777777" w:rsidR="001A20E6" w:rsidRDefault="00000000">
            <w:pPr>
              <w:pStyle w:val="TableCellResourceItem"/>
            </w:pPr>
            <w:r>
              <w:t>• Mains Workbook</w:t>
            </w:r>
          </w:p>
          <w:p w14:paraId="090AE8A6" w14:textId="77777777" w:rsidR="001A20E6" w:rsidRDefault="00000000">
            <w:pPr>
              <w:pStyle w:val="TableCellResourceItem"/>
            </w:pPr>
            <w:r>
              <w:t>• La Excellence Sociology of Work Material</w:t>
            </w:r>
          </w:p>
          <w:p w14:paraId="028BD68A" w14:textId="77777777" w:rsidR="001A20E6" w:rsidRDefault="00000000">
            <w:pPr>
              <w:pStyle w:val="TableCellResourceItem"/>
            </w:pPr>
            <w:r>
              <w:t>• Mains Workbook</w:t>
            </w:r>
          </w:p>
          <w:p w14:paraId="49B22261" w14:textId="77777777" w:rsidR="001A20E6" w:rsidRDefault="00000000">
            <w:pPr>
              <w:pStyle w:val="TableCellCategoryTitle"/>
            </w:pPr>
            <w:r>
              <w:t>📰 Current Affairs</w:t>
            </w:r>
          </w:p>
          <w:p w14:paraId="51DDD08F" w14:textId="77777777" w:rsidR="001A20E6" w:rsidRDefault="00000000">
            <w:pPr>
              <w:pStyle w:val="TableCellResourceItem"/>
            </w:pPr>
            <w:r>
              <w:t>• Indian Sociological Review</w:t>
            </w:r>
          </w:p>
          <w:p w14:paraId="4596EF51" w14:textId="77777777" w:rsidR="001A20E6" w:rsidRDefault="00000000">
            <w:pPr>
              <w:pStyle w:val="TableCellResourceItem"/>
            </w:pPr>
            <w:r>
              <w:t>• Economic and Political Weekly (EPW)</w:t>
            </w:r>
          </w:p>
          <w:p w14:paraId="4A67C972" w14:textId="77777777" w:rsidR="001A20E6" w:rsidRDefault="00000000">
            <w:pPr>
              <w:pStyle w:val="TableCellResourceItem"/>
            </w:pPr>
            <w:r>
              <w:t>• Newspapers (The Hindu, Indian Express - Social issues)</w:t>
            </w:r>
          </w:p>
          <w:p w14:paraId="0AA7FE26" w14:textId="77777777" w:rsidR="001A20E6" w:rsidRDefault="00000000">
            <w:pPr>
              <w:pStyle w:val="TableCellResourceItem"/>
            </w:pPr>
            <w:r>
              <w:t>• Yojana Magazine</w:t>
            </w:r>
          </w:p>
          <w:p w14:paraId="69CDA236" w14:textId="77777777" w:rsidR="001A20E6" w:rsidRDefault="00000000">
            <w:pPr>
              <w:pStyle w:val="TableCellResourceItem"/>
            </w:pPr>
            <w:r>
              <w:t>• Kurukshetra Magazine</w:t>
            </w:r>
          </w:p>
          <w:p w14:paraId="10D4EA7B" w14:textId="77777777" w:rsidR="001A20E6" w:rsidRDefault="00000000">
            <w:pPr>
              <w:pStyle w:val="TableCellResourceItem"/>
            </w:pPr>
            <w:r>
              <w:t>• Social Watch India Reports</w:t>
            </w:r>
          </w:p>
          <w:p w14:paraId="533423A2" w14:textId="77777777" w:rsidR="001A20E6" w:rsidRDefault="00000000">
            <w:pPr>
              <w:pStyle w:val="TableCellResourceItem"/>
            </w:pPr>
            <w:r>
              <w:t>• NSSO Reports</w:t>
            </w:r>
          </w:p>
          <w:p w14:paraId="1247EB7A" w14:textId="77777777" w:rsidR="001A20E6" w:rsidRDefault="00000000">
            <w:pPr>
              <w:pStyle w:val="TableCellResourceItem"/>
            </w:pPr>
            <w:r>
              <w:t>• NFHS Reports</w:t>
            </w:r>
          </w:p>
          <w:p w14:paraId="6C2150D4" w14:textId="77777777" w:rsidR="001A20E6" w:rsidRDefault="00000000">
            <w:pPr>
              <w:pStyle w:val="TableCellResourceItem"/>
            </w:pPr>
            <w:r>
              <w:t>• EPW Articles on Indian Society</w:t>
            </w:r>
          </w:p>
          <w:p w14:paraId="5526C6FB" w14:textId="77777777" w:rsidR="001A20E6" w:rsidRDefault="00000000">
            <w:pPr>
              <w:pStyle w:val="TableCellResourceItem"/>
            </w:pPr>
            <w:r>
              <w:t>• Census Reports</w:t>
            </w:r>
          </w:p>
          <w:p w14:paraId="4BAC6FA9" w14:textId="77777777" w:rsidR="001A20E6" w:rsidRDefault="00000000">
            <w:pPr>
              <w:pStyle w:val="TableCellResourceItem"/>
            </w:pPr>
            <w:r>
              <w:t>• Social Development Reports</w:t>
            </w:r>
          </w:p>
          <w:p w14:paraId="3144967D" w14:textId="77777777" w:rsidR="001A20E6" w:rsidRDefault="00000000">
            <w:pPr>
              <w:pStyle w:val="TableCellResourceItem"/>
            </w:pPr>
            <w:r>
              <w:t>• Planning Commission Reports</w:t>
            </w:r>
          </w:p>
          <w:p w14:paraId="2F4E090F" w14:textId="77777777" w:rsidR="001A20E6" w:rsidRDefault="00000000">
            <w:pPr>
              <w:pStyle w:val="TableCellResourceItem"/>
            </w:pPr>
            <w:r>
              <w:t>• NITI Aayog Reports</w:t>
            </w:r>
          </w:p>
          <w:p w14:paraId="5FBE6182" w14:textId="77777777" w:rsidR="001A20E6" w:rsidRDefault="00000000">
            <w:pPr>
              <w:pStyle w:val="TableCellResourceItem"/>
            </w:pPr>
            <w:r>
              <w:t>• World Bank Reports on India</w:t>
            </w:r>
          </w:p>
          <w:p w14:paraId="25AFA8FF" w14:textId="77777777" w:rsidR="001A20E6" w:rsidRDefault="00000000">
            <w:pPr>
              <w:pStyle w:val="TableCellResourceItem"/>
            </w:pPr>
            <w:r>
              <w:t>• Religious Demographics Reports</w:t>
            </w:r>
          </w:p>
          <w:p w14:paraId="5EF30046" w14:textId="77777777" w:rsidR="001A20E6" w:rsidRDefault="00000000">
            <w:pPr>
              <w:pStyle w:val="TableCellResourceItem"/>
            </w:pPr>
            <w:r>
              <w:t>• Minority Commission Reports</w:t>
            </w:r>
          </w:p>
          <w:p w14:paraId="2B5E5BC4" w14:textId="77777777" w:rsidR="001A20E6" w:rsidRDefault="00000000">
            <w:pPr>
              <w:pStyle w:val="TableCellResourceItem"/>
            </w:pPr>
            <w:r>
              <w:t>• ASER Reports</w:t>
            </w:r>
          </w:p>
          <w:p w14:paraId="5DF33BFA" w14:textId="77777777" w:rsidR="001A20E6" w:rsidRDefault="00000000">
            <w:pPr>
              <w:pStyle w:val="TableCellResourceItem"/>
            </w:pPr>
            <w:r>
              <w:t>• NEP 2020</w:t>
            </w:r>
          </w:p>
          <w:p w14:paraId="5750D47D" w14:textId="77777777" w:rsidR="001A20E6" w:rsidRDefault="00000000">
            <w:pPr>
              <w:pStyle w:val="TableCellResourceItem"/>
            </w:pPr>
            <w:r>
              <w:t>• Education Statistics Reports</w:t>
            </w:r>
          </w:p>
          <w:p w14:paraId="52F4A41D" w14:textId="77777777" w:rsidR="001A20E6" w:rsidRDefault="00000000">
            <w:pPr>
              <w:pStyle w:val="TableCellResourceItem"/>
            </w:pPr>
            <w:r>
              <w:t>• Sachar Committee Report</w:t>
            </w:r>
          </w:p>
          <w:p w14:paraId="0E48CB2C" w14:textId="77777777" w:rsidR="001A20E6" w:rsidRDefault="00000000">
            <w:pPr>
              <w:pStyle w:val="TableCellResourceItem"/>
            </w:pPr>
            <w:r>
              <w:t>• Mandal Commission Report</w:t>
            </w:r>
          </w:p>
          <w:p w14:paraId="19A71A46" w14:textId="77777777" w:rsidR="001A20E6" w:rsidRDefault="00000000">
            <w:pPr>
              <w:pStyle w:val="TableCellResourceItem"/>
            </w:pPr>
            <w:r>
              <w:t>• Caste Census Data</w:t>
            </w:r>
          </w:p>
          <w:p w14:paraId="3AA7A740" w14:textId="77777777" w:rsidR="001A20E6" w:rsidRDefault="00000000">
            <w:pPr>
              <w:pStyle w:val="TableCellResourceItem"/>
            </w:pPr>
            <w:r>
              <w:t>• Gender Budget Reports</w:t>
            </w:r>
          </w:p>
          <w:p w14:paraId="4CC82874" w14:textId="77777777" w:rsidR="001A20E6" w:rsidRDefault="00000000">
            <w:pPr>
              <w:pStyle w:val="TableCellResourceItem"/>
            </w:pPr>
            <w:r>
              <w:t>• Women and Child Development Ministry Reports</w:t>
            </w:r>
          </w:p>
          <w:p w14:paraId="35C4BAB1" w14:textId="77777777" w:rsidR="001A20E6" w:rsidRDefault="00000000">
            <w:pPr>
              <w:pStyle w:val="TableCellResourceItem"/>
            </w:pPr>
            <w:r>
              <w:t>• NFHS Gender Data</w:t>
            </w:r>
          </w:p>
          <w:p w14:paraId="573AD5E4" w14:textId="77777777" w:rsidR="001A20E6" w:rsidRDefault="00000000">
            <w:pPr>
              <w:pStyle w:val="TableCellResourceItem"/>
            </w:pPr>
            <w:r>
              <w:t>• Census Urban Data</w:t>
            </w:r>
          </w:p>
          <w:p w14:paraId="072C7182" w14:textId="77777777" w:rsidR="001A20E6" w:rsidRDefault="00000000">
            <w:pPr>
              <w:pStyle w:val="TableCellResourceItem"/>
            </w:pPr>
            <w:r>
              <w:t>• Smart Cities Mission Reports</w:t>
            </w:r>
          </w:p>
          <w:p w14:paraId="4F0B4E5C" w14:textId="77777777" w:rsidR="001A20E6" w:rsidRDefault="00000000">
            <w:pPr>
              <w:pStyle w:val="TableCellResourceItem"/>
            </w:pPr>
            <w:r>
              <w:t>• Urban Development Ministry Reports</w:t>
            </w:r>
          </w:p>
          <w:p w14:paraId="7FC9F9DB" w14:textId="77777777" w:rsidR="001A20E6" w:rsidRDefault="00000000">
            <w:pPr>
              <w:pStyle w:val="TableCellResourceItem"/>
            </w:pPr>
            <w:r>
              <w:t>• Rural Development Ministry Reports</w:t>
            </w:r>
          </w:p>
          <w:p w14:paraId="02834FFB" w14:textId="77777777" w:rsidR="001A20E6" w:rsidRDefault="00000000">
            <w:pPr>
              <w:pStyle w:val="TableCellResourceItem"/>
            </w:pPr>
            <w:r>
              <w:t>• MGNREGA Reports</w:t>
            </w:r>
          </w:p>
          <w:p w14:paraId="02A0089C" w14:textId="77777777" w:rsidR="001A20E6" w:rsidRDefault="00000000">
            <w:pPr>
              <w:pStyle w:val="TableCellResourceItem"/>
            </w:pPr>
            <w:r>
              <w:t>• Panchayati Raj Statistics</w:t>
            </w:r>
          </w:p>
          <w:p w14:paraId="5076F388" w14:textId="77777777" w:rsidR="001A20E6" w:rsidRDefault="00000000">
            <w:pPr>
              <w:pStyle w:val="TableCellResourceItem"/>
            </w:pPr>
            <w:r>
              <w:t>• Social Movement Case Studies</w:t>
            </w:r>
          </w:p>
          <w:p w14:paraId="7E699558" w14:textId="77777777" w:rsidR="001A20E6" w:rsidRDefault="00000000">
            <w:pPr>
              <w:pStyle w:val="TableCellResourceItem"/>
            </w:pPr>
            <w:r>
              <w:t>• Civil Society Reports</w:t>
            </w:r>
          </w:p>
          <w:p w14:paraId="33934D93" w14:textId="77777777" w:rsidR="001A20E6" w:rsidRDefault="00000000">
            <w:pPr>
              <w:pStyle w:val="TableCellResourceItem"/>
            </w:pPr>
            <w:r>
              <w:t>• Human Rights Reports</w:t>
            </w:r>
          </w:p>
          <w:p w14:paraId="3513DCF1" w14:textId="77777777" w:rsidR="001A20E6" w:rsidRDefault="00000000">
            <w:pPr>
              <w:pStyle w:val="TableCellResourceItem"/>
            </w:pPr>
            <w:r>
              <w:t>• Health Ministry Reports</w:t>
            </w:r>
          </w:p>
          <w:p w14:paraId="560FC98A" w14:textId="77777777" w:rsidR="001A20E6" w:rsidRDefault="00000000">
            <w:pPr>
              <w:pStyle w:val="TableCellResourceItem"/>
            </w:pPr>
            <w:r>
              <w:t>• WHO Reports on India</w:t>
            </w:r>
          </w:p>
          <w:p w14:paraId="36B3919E" w14:textId="77777777" w:rsidR="001A20E6" w:rsidRDefault="00000000">
            <w:pPr>
              <w:pStyle w:val="TableCellResourceItem"/>
            </w:pPr>
            <w:r>
              <w:t>• Ayushman Bharat Reports</w:t>
            </w:r>
          </w:p>
          <w:p w14:paraId="21E6361D" w14:textId="77777777" w:rsidR="001A20E6" w:rsidRDefault="00000000">
            <w:pPr>
              <w:pStyle w:val="TableCellResourceItem"/>
            </w:pPr>
            <w:r>
              <w:t>• Law Commission Reports</w:t>
            </w:r>
          </w:p>
          <w:p w14:paraId="17B6B69A" w14:textId="77777777" w:rsidR="001A20E6" w:rsidRDefault="00000000">
            <w:pPr>
              <w:pStyle w:val="TableCellResourceItem"/>
            </w:pPr>
            <w:r>
              <w:t>• Supreme Court Judgments</w:t>
            </w:r>
          </w:p>
          <w:p w14:paraId="5787F109" w14:textId="77777777" w:rsidR="001A20E6" w:rsidRDefault="00000000">
            <w:pPr>
              <w:pStyle w:val="TableCellResourceItem"/>
            </w:pPr>
            <w:r>
              <w:t>• Legal Aid Reports</w:t>
            </w:r>
          </w:p>
          <w:p w14:paraId="1536BDDD" w14:textId="77777777" w:rsidR="001A20E6" w:rsidRDefault="00000000">
            <w:pPr>
              <w:pStyle w:val="TableCellResourceItem"/>
            </w:pPr>
            <w:r>
              <w:t>• Media Reports</w:t>
            </w:r>
          </w:p>
          <w:p w14:paraId="701E87B9" w14:textId="77777777" w:rsidR="001A20E6" w:rsidRDefault="00000000">
            <w:pPr>
              <w:pStyle w:val="TableCellResourceItem"/>
            </w:pPr>
            <w:r>
              <w:t>• Broadcasting Ministry Reports</w:t>
            </w:r>
          </w:p>
          <w:p w14:paraId="5E49A623" w14:textId="77777777" w:rsidR="001A20E6" w:rsidRDefault="00000000">
            <w:pPr>
              <w:pStyle w:val="TableCellResourceItem"/>
            </w:pPr>
            <w:r>
              <w:t>• Social Media Impact Studies</w:t>
            </w:r>
          </w:p>
          <w:p w14:paraId="4A777623" w14:textId="77777777" w:rsidR="001A20E6" w:rsidRDefault="00000000">
            <w:pPr>
              <w:pStyle w:val="TableCellResourceItem"/>
            </w:pPr>
            <w:r>
              <w:t>• Science and Technology Ministry Reports</w:t>
            </w:r>
          </w:p>
          <w:p w14:paraId="63FC0C5B" w14:textId="77777777" w:rsidR="001A20E6" w:rsidRDefault="00000000">
            <w:pPr>
              <w:pStyle w:val="TableCellResourceItem"/>
            </w:pPr>
            <w:r>
              <w:t>• ISRO Reports</w:t>
            </w:r>
          </w:p>
          <w:p w14:paraId="5772F19F" w14:textId="77777777" w:rsidR="001A20E6" w:rsidRDefault="00000000">
            <w:pPr>
              <w:pStyle w:val="TableCellResourceItem"/>
            </w:pPr>
            <w:r>
              <w:t>• Digital India Reports</w:t>
            </w:r>
          </w:p>
          <w:p w14:paraId="6FAC568C" w14:textId="77777777" w:rsidR="001A20E6" w:rsidRDefault="00000000">
            <w:pPr>
              <w:pStyle w:val="TableCellResourceItem"/>
            </w:pPr>
            <w:r>
              <w:t>• Environment Ministry Reports</w:t>
            </w:r>
          </w:p>
          <w:p w14:paraId="41812761" w14:textId="77777777" w:rsidR="001A20E6" w:rsidRDefault="00000000">
            <w:pPr>
              <w:pStyle w:val="TableCellResourceItem"/>
            </w:pPr>
            <w:r>
              <w:t>• Climate Change Reports</w:t>
            </w:r>
          </w:p>
          <w:p w14:paraId="12D08B15" w14:textId="77777777" w:rsidR="001A20E6" w:rsidRDefault="00000000">
            <w:pPr>
              <w:pStyle w:val="TableCellResourceItem"/>
            </w:pPr>
            <w:r>
              <w:t>• Sustainable Development Reports</w:t>
            </w:r>
          </w:p>
          <w:p w14:paraId="65746C1C" w14:textId="77777777" w:rsidR="001A20E6" w:rsidRDefault="00000000">
            <w:pPr>
              <w:pStyle w:val="TableCellResourceItem"/>
            </w:pPr>
            <w:r>
              <w:t>• WTO Reports</w:t>
            </w:r>
          </w:p>
          <w:p w14:paraId="3E6452F3" w14:textId="77777777" w:rsidR="001A20E6" w:rsidRDefault="00000000">
            <w:pPr>
              <w:pStyle w:val="TableCellResourceItem"/>
            </w:pPr>
            <w:r>
              <w:t>• Globalization Impact Studies</w:t>
            </w:r>
          </w:p>
          <w:p w14:paraId="29CF19E2" w14:textId="77777777" w:rsidR="001A20E6" w:rsidRDefault="00000000">
            <w:pPr>
              <w:pStyle w:val="TableCellResourceItem"/>
            </w:pPr>
            <w:r>
              <w:t>• International Migration Reports</w:t>
            </w:r>
          </w:p>
          <w:p w14:paraId="0920B245" w14:textId="77777777" w:rsidR="001A20E6" w:rsidRDefault="00000000">
            <w:pPr>
              <w:pStyle w:val="TableCellResourceItem"/>
            </w:pPr>
            <w:r>
              <w:t>• Labor Ministry Reports</w:t>
            </w:r>
          </w:p>
          <w:p w14:paraId="4663B943" w14:textId="77777777" w:rsidR="001A20E6" w:rsidRDefault="00000000">
            <w:pPr>
              <w:pStyle w:val="TableCellResourceItem"/>
            </w:pPr>
            <w:r>
              <w:t>• Industrial Relations Reports</w:t>
            </w:r>
          </w:p>
          <w:p w14:paraId="7AC72204"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4470FC1F" w14:textId="77777777" w:rsidR="001A20E6" w:rsidRDefault="00000000">
            <w:pPr>
              <w:pStyle w:val="TableCellSubjectName"/>
            </w:pPr>
            <w:r>
              <w:t>History-Ancient</w:t>
            </w:r>
          </w:p>
          <w:p w14:paraId="3D851717" w14:textId="77777777" w:rsidR="001A20E6" w:rsidRDefault="00000000">
            <w:pPr>
              <w:pStyle w:val="TableCellCategoryTitle"/>
            </w:pPr>
            <w:r>
              <w:t>📚 Primary Books</w:t>
            </w:r>
          </w:p>
          <w:p w14:paraId="35D3A16D" w14:textId="77777777" w:rsidR="001A20E6" w:rsidRDefault="00000000">
            <w:pPr>
              <w:pStyle w:val="TableCellResourceItem"/>
            </w:pPr>
            <w:r>
              <w:t>• NCERT Class VI - Our Past - I - What, Where, How and When?</w:t>
            </w:r>
          </w:p>
          <w:p w14:paraId="12E4A4CC" w14:textId="77777777" w:rsidR="001A20E6" w:rsidRDefault="00000000">
            <w:pPr>
              <w:pStyle w:val="TableCellResourceItem"/>
            </w:pPr>
            <w:r>
              <w:t>• Ancient India by R.S. Sharma - The Importance of Ancient History</w:t>
            </w:r>
          </w:p>
          <w:p w14:paraId="6892E38C" w14:textId="77777777" w:rsidR="001A20E6" w:rsidRDefault="00000000">
            <w:pPr>
              <w:pStyle w:val="TableCellResourceItem"/>
            </w:pPr>
            <w:r>
              <w:t>• Ancient India by R.S. Sharma - The Construction of Ancient Indian History</w:t>
            </w:r>
          </w:p>
          <w:p w14:paraId="66306FF6" w14:textId="77777777" w:rsidR="001A20E6" w:rsidRDefault="00000000">
            <w:pPr>
              <w:pStyle w:val="TableCellResourceItem"/>
            </w:pPr>
            <w:r>
              <w:t>• Ancient India by R.S. Sharma - The Geographical Setting</w:t>
            </w:r>
          </w:p>
          <w:p w14:paraId="6B44251A" w14:textId="77777777" w:rsidR="001A20E6" w:rsidRDefault="00000000">
            <w:pPr>
              <w:pStyle w:val="TableCellCategoryTitle"/>
            </w:pPr>
            <w:r>
              <w:t>📝 Practice Materials</w:t>
            </w:r>
          </w:p>
          <w:p w14:paraId="30505680" w14:textId="77777777" w:rsidR="001A20E6" w:rsidRDefault="00000000">
            <w:pPr>
              <w:pStyle w:val="TableCellResourceItem"/>
            </w:pPr>
            <w:r>
              <w:t>• La Excellence Culture Material</w:t>
            </w:r>
          </w:p>
          <w:p w14:paraId="15133050" w14:textId="77777777" w:rsidR="001A20E6" w:rsidRDefault="00000000">
            <w:pPr>
              <w:pStyle w:val="TableCellResourceItem"/>
            </w:pPr>
            <w:r>
              <w:t>• Ancient/Medieval Prelims Workbooks</w:t>
            </w:r>
          </w:p>
          <w:p w14:paraId="1C312F4D" w14:textId="77777777" w:rsidR="001A20E6" w:rsidRDefault="00000000">
            <w:pPr>
              <w:pStyle w:val="TableCellCategoryTitle"/>
            </w:pPr>
            <w:r>
              <w:t>📰 Current Affairs</w:t>
            </w:r>
          </w:p>
          <w:p w14:paraId="25F06654" w14:textId="77777777" w:rsidR="001A20E6" w:rsidRDefault="00000000">
            <w:pPr>
              <w:pStyle w:val="TableCellResourceItem"/>
            </w:pPr>
            <w:r>
              <w:t>• Newspapers (CA on Archaeology/Heritage)</w:t>
            </w:r>
          </w:p>
        </w:tc>
      </w:tr>
    </w:tbl>
    <w:p w14:paraId="1806663E" w14:textId="77777777" w:rsidR="001A20E6" w:rsidRDefault="001A20E6">
      <w:pPr>
        <w:spacing w:after="400"/>
      </w:pPr>
    </w:p>
    <w:p w14:paraId="488D210E"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75128093" w14:textId="77777777">
        <w:tc>
          <w:tcPr>
            <w:tcW w:w="2500" w:type="pct"/>
            <w:tcMar>
              <w:top w:w="0" w:type="dxa"/>
              <w:left w:w="0" w:type="dxa"/>
              <w:bottom w:w="0" w:type="dxa"/>
              <w:right w:w="0" w:type="dxa"/>
            </w:tcMar>
          </w:tcPr>
          <w:p w14:paraId="6939E954" w14:textId="77777777" w:rsidR="001A20E6" w:rsidRDefault="00000000">
            <w:pPr>
              <w:pStyle w:val="WeekTitle"/>
            </w:pPr>
            <w:r>
              <w:rPr>
                <w:color w:val="1D4ED8"/>
              </w:rPr>
              <w:t>📅 Dec 28 - Jan 03, 2026</w:t>
            </w:r>
          </w:p>
        </w:tc>
        <w:tc>
          <w:tcPr>
            <w:tcW w:w="2500" w:type="pct"/>
            <w:tcMar>
              <w:top w:w="0" w:type="dxa"/>
              <w:left w:w="0" w:type="dxa"/>
              <w:bottom w:w="0" w:type="dxa"/>
              <w:right w:w="0" w:type="dxa"/>
            </w:tcMar>
          </w:tcPr>
          <w:p w14:paraId="6DB93426" w14:textId="77777777" w:rsidR="001A20E6" w:rsidRDefault="00000000">
            <w:pPr>
              <w:pStyle w:val="WeekCycleName"/>
            </w:pPr>
            <w:r>
              <w:rPr>
                <w:color w:val="1D4ED8"/>
              </w:rPr>
              <w:t>C1</w:t>
            </w:r>
          </w:p>
        </w:tc>
      </w:tr>
    </w:tbl>
    <w:p w14:paraId="61DB8175"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6B4015CE" w14:textId="77777777">
        <w:tc>
          <w:tcPr>
            <w:tcW w:w="700" w:type="pct"/>
            <w:shd w:val="clear" w:color="auto" w:fill="DBEAFE"/>
            <w:tcMar>
              <w:top w:w="200" w:type="dxa"/>
              <w:left w:w="100" w:type="dxa"/>
              <w:bottom w:w="200" w:type="dxa"/>
              <w:right w:w="100" w:type="dxa"/>
            </w:tcMar>
          </w:tcPr>
          <w:p w14:paraId="3D0261A9" w14:textId="77777777" w:rsidR="001A20E6" w:rsidRDefault="00000000">
            <w:pPr>
              <w:pStyle w:val="TableCellCalendarDayHeader"/>
            </w:pPr>
            <w:r>
              <w:rPr>
                <w:color w:val="1D4ED8"/>
              </w:rPr>
              <w:t>Sunday</w:t>
            </w:r>
          </w:p>
          <w:p w14:paraId="1F696969" w14:textId="77777777" w:rsidR="001A20E6" w:rsidRDefault="00000000">
            <w:pPr>
              <w:pStyle w:val="TableCellCalendarDateHeader"/>
            </w:pPr>
            <w:r>
              <w:rPr>
                <w:color w:val="1D4ED8"/>
              </w:rPr>
              <w:t>Dec 28</w:t>
            </w:r>
          </w:p>
          <w:p w14:paraId="29FDB2E5"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04C4B531" w14:textId="77777777" w:rsidR="001A20E6" w:rsidRDefault="00000000">
            <w:pPr>
              <w:pStyle w:val="TableCellCalendarDayHeader"/>
            </w:pPr>
            <w:r>
              <w:rPr>
                <w:color w:val="1D4ED8"/>
              </w:rPr>
              <w:t>Monday</w:t>
            </w:r>
          </w:p>
          <w:p w14:paraId="0967BC8C" w14:textId="77777777" w:rsidR="001A20E6" w:rsidRDefault="00000000">
            <w:pPr>
              <w:pStyle w:val="TableCellCalendarDateHeader"/>
            </w:pPr>
            <w:r>
              <w:rPr>
                <w:color w:val="1D4ED8"/>
              </w:rPr>
              <w:t>Dec 29</w:t>
            </w:r>
          </w:p>
          <w:p w14:paraId="6BB8EC9F"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305A7E95" w14:textId="77777777" w:rsidR="001A20E6" w:rsidRDefault="00000000">
            <w:pPr>
              <w:pStyle w:val="TableCellCalendarDayHeader"/>
            </w:pPr>
            <w:r>
              <w:rPr>
                <w:color w:val="1D4ED8"/>
              </w:rPr>
              <w:t>Tuesday</w:t>
            </w:r>
          </w:p>
          <w:p w14:paraId="1AB6E67C" w14:textId="77777777" w:rsidR="001A20E6" w:rsidRDefault="00000000">
            <w:pPr>
              <w:pStyle w:val="TableCellCalendarDateHeader"/>
            </w:pPr>
            <w:r>
              <w:rPr>
                <w:color w:val="1D4ED8"/>
              </w:rPr>
              <w:t>Dec 30</w:t>
            </w:r>
          </w:p>
          <w:p w14:paraId="75B4DA0B"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361DBE46" w14:textId="77777777" w:rsidR="001A20E6" w:rsidRDefault="00000000">
            <w:pPr>
              <w:pStyle w:val="TableCellCalendarDayHeader"/>
            </w:pPr>
            <w:r>
              <w:rPr>
                <w:color w:val="1D4ED8"/>
              </w:rPr>
              <w:t>Wednesday</w:t>
            </w:r>
          </w:p>
          <w:p w14:paraId="2E195B06" w14:textId="77777777" w:rsidR="001A20E6" w:rsidRDefault="00000000">
            <w:pPr>
              <w:pStyle w:val="TableCellCalendarDateHeader"/>
            </w:pPr>
            <w:r>
              <w:rPr>
                <w:color w:val="1D4ED8"/>
              </w:rPr>
              <w:t>Dec 31</w:t>
            </w:r>
          </w:p>
          <w:p w14:paraId="1DC5B59F"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44D55054" w14:textId="77777777" w:rsidR="001A20E6" w:rsidRDefault="00000000">
            <w:pPr>
              <w:pStyle w:val="TableCellCalendarDayHeader"/>
            </w:pPr>
            <w:r>
              <w:rPr>
                <w:color w:val="1D4ED8"/>
              </w:rPr>
              <w:t>Thursday</w:t>
            </w:r>
          </w:p>
          <w:p w14:paraId="46778FDD" w14:textId="77777777" w:rsidR="001A20E6" w:rsidRDefault="00000000">
            <w:pPr>
              <w:pStyle w:val="TableCellCalendarDateHeader"/>
            </w:pPr>
            <w:r>
              <w:rPr>
                <w:color w:val="1D4ED8"/>
              </w:rPr>
              <w:t>Jan 01</w:t>
            </w:r>
          </w:p>
          <w:p w14:paraId="73D6F9F5"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194022B1" w14:textId="77777777" w:rsidR="001A20E6" w:rsidRDefault="00000000">
            <w:pPr>
              <w:pStyle w:val="TableCellCalendarDayHeader"/>
            </w:pPr>
            <w:r>
              <w:rPr>
                <w:color w:val="1D4ED8"/>
              </w:rPr>
              <w:t>Friday</w:t>
            </w:r>
          </w:p>
          <w:p w14:paraId="4C7FAF5A" w14:textId="77777777" w:rsidR="001A20E6" w:rsidRDefault="00000000">
            <w:pPr>
              <w:pStyle w:val="TableCellCalendarDateHeader"/>
            </w:pPr>
            <w:r>
              <w:rPr>
                <w:color w:val="1D4ED8"/>
              </w:rPr>
              <w:t>Jan 02</w:t>
            </w:r>
          </w:p>
          <w:p w14:paraId="5976DB5F"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3FCAB6E2" w14:textId="77777777" w:rsidR="001A20E6" w:rsidRDefault="00000000">
            <w:pPr>
              <w:pStyle w:val="TableCellCalendarDayHeader"/>
            </w:pPr>
            <w:r>
              <w:rPr>
                <w:color w:val="F57C00"/>
              </w:rPr>
              <w:t>Saturday</w:t>
            </w:r>
          </w:p>
          <w:p w14:paraId="5ED6E11A" w14:textId="77777777" w:rsidR="001A20E6" w:rsidRDefault="00000000">
            <w:pPr>
              <w:pStyle w:val="TableCellCalendarDateHeader"/>
            </w:pPr>
            <w:r>
              <w:rPr>
                <w:color w:val="F57C00"/>
              </w:rPr>
              <w:t>Jan 03</w:t>
            </w:r>
          </w:p>
          <w:p w14:paraId="74869CF3" w14:textId="77777777" w:rsidR="001A20E6" w:rsidRDefault="00000000">
            <w:pPr>
              <w:pStyle w:val="TableCellCatchupLabel"/>
            </w:pPr>
            <w:r>
              <w:rPr>
                <w:color w:val="F57C00"/>
              </w:rPr>
              <w:t>Catchup Day</w:t>
            </w:r>
          </w:p>
        </w:tc>
      </w:tr>
      <w:tr w:rsidR="001A20E6" w14:paraId="5F4747EA" w14:textId="77777777">
        <w:tc>
          <w:tcPr>
            <w:tcW w:w="700" w:type="pct"/>
            <w:shd w:val="clear" w:color="auto" w:fill="DBEAFE"/>
            <w:tcMar>
              <w:top w:w="150" w:type="dxa"/>
              <w:left w:w="100" w:type="dxa"/>
              <w:bottom w:w="150" w:type="dxa"/>
              <w:right w:w="100" w:type="dxa"/>
            </w:tcMar>
          </w:tcPr>
          <w:p w14:paraId="14915F86" w14:textId="77777777" w:rsidR="001A20E6" w:rsidRDefault="00000000">
            <w:pPr>
              <w:pStyle w:val="TableCellTaskSubject"/>
            </w:pPr>
            <w:r>
              <w:t>Indian Polity and Governance</w:t>
            </w:r>
          </w:p>
          <w:p w14:paraId="280A4982" w14:textId="77777777" w:rsidR="001A20E6" w:rsidRDefault="00000000">
            <w:pPr>
              <w:pStyle w:val="TableCellTaskDetails"/>
            </w:pPr>
            <w:r>
              <w:t>• Test - TEST — 3h</w:t>
            </w:r>
          </w:p>
          <w:p w14:paraId="2DB2D20D" w14:textId="77777777" w:rsidR="001A20E6" w:rsidRDefault="00000000">
            <w:pPr>
              <w:pStyle w:val="TableCellTaskBadge"/>
              <w:shd w:val="clear" w:color="auto" w:fill="FFF3E0"/>
            </w:pPr>
            <w:r>
              <w:rPr>
                <w:b/>
                <w:bCs/>
                <w:color w:val="F57C00"/>
              </w:rPr>
              <w:t>TEST</w:t>
            </w:r>
          </w:p>
        </w:tc>
        <w:tc>
          <w:tcPr>
            <w:tcW w:w="700" w:type="pct"/>
            <w:shd w:val="clear" w:color="auto" w:fill="DBEAFE"/>
            <w:tcMar>
              <w:top w:w="150" w:type="dxa"/>
              <w:left w:w="100" w:type="dxa"/>
              <w:bottom w:w="150" w:type="dxa"/>
              <w:right w:w="100" w:type="dxa"/>
            </w:tcMar>
          </w:tcPr>
          <w:p w14:paraId="4030FDB0" w14:textId="77777777" w:rsidR="001A20E6" w:rsidRDefault="00000000">
            <w:pPr>
              <w:pStyle w:val="TableCellTaskSubject"/>
            </w:pPr>
            <w:r>
              <w:t>Indian Polity and Governance</w:t>
            </w:r>
          </w:p>
          <w:p w14:paraId="32810EEC" w14:textId="77777777" w:rsidR="001A20E6" w:rsidRDefault="00000000">
            <w:pPr>
              <w:pStyle w:val="TableCellTaskDetails"/>
            </w:pPr>
            <w:r>
              <w:t>• Study - Local Government (P05) — 3h</w:t>
            </w:r>
          </w:p>
          <w:p w14:paraId="1C26403D"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027B2919" w14:textId="77777777" w:rsidR="001A20E6" w:rsidRDefault="00000000">
            <w:pPr>
              <w:pStyle w:val="TableCellTaskSubject"/>
            </w:pPr>
            <w:r>
              <w:t>Indian Polity and Governance</w:t>
            </w:r>
          </w:p>
          <w:p w14:paraId="49E45BC1" w14:textId="77777777" w:rsidR="001A20E6" w:rsidRDefault="00000000">
            <w:pPr>
              <w:pStyle w:val="TableCellTaskDetails"/>
            </w:pPr>
            <w:r>
              <w:t>• Study - Union Territories (P06) — 3h</w:t>
            </w:r>
          </w:p>
          <w:p w14:paraId="58A0D361"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2CDA2008" w14:textId="77777777" w:rsidR="001A20E6" w:rsidRDefault="00000000">
            <w:pPr>
              <w:pStyle w:val="TableCellTaskSubject"/>
            </w:pPr>
            <w:r>
              <w:t>Indian Polity and Governance</w:t>
            </w:r>
          </w:p>
          <w:p w14:paraId="470BAD0B" w14:textId="77777777" w:rsidR="001A20E6" w:rsidRDefault="00000000">
            <w:pPr>
              <w:pStyle w:val="TableCellTaskDetails"/>
            </w:pPr>
            <w:r>
              <w:t>• Study - Constitutional Bodies (P07) — 3h</w:t>
            </w:r>
          </w:p>
          <w:p w14:paraId="25FA6C8B"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1322D968" w14:textId="77777777" w:rsidR="001A20E6" w:rsidRDefault="00000000">
            <w:pPr>
              <w:pStyle w:val="TableCellTaskSubject"/>
            </w:pPr>
            <w:r>
              <w:t>Indian Polity and Governance</w:t>
            </w:r>
          </w:p>
          <w:p w14:paraId="3AFB1424" w14:textId="77777777" w:rsidR="001A20E6" w:rsidRDefault="00000000">
            <w:pPr>
              <w:pStyle w:val="TableCellTaskDetails"/>
            </w:pPr>
            <w:r>
              <w:t>• Study - Non-Constitutional Bodies (P08) — 3h</w:t>
            </w:r>
          </w:p>
          <w:p w14:paraId="4D408D1B"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40723174" w14:textId="77777777" w:rsidR="001A20E6" w:rsidRDefault="00000000">
            <w:pPr>
              <w:pStyle w:val="TableCellTaskSubject"/>
            </w:pPr>
            <w:r>
              <w:t>Indian Polity and Governance</w:t>
            </w:r>
          </w:p>
          <w:p w14:paraId="77E01783" w14:textId="77777777" w:rsidR="001A20E6" w:rsidRDefault="00000000">
            <w:pPr>
              <w:pStyle w:val="TableCellTaskDetails"/>
            </w:pPr>
            <w:r>
              <w:t>• Study - Other Constitutional Dimensions (P09) — 3h</w:t>
            </w:r>
          </w:p>
          <w:p w14:paraId="6AF2FDC4"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06FE27BE" w14:textId="77777777" w:rsidR="001A20E6" w:rsidRDefault="001A20E6"/>
        </w:tc>
      </w:tr>
      <w:tr w:rsidR="001A20E6" w14:paraId="24E98122" w14:textId="77777777">
        <w:tc>
          <w:tcPr>
            <w:tcW w:w="700" w:type="pct"/>
            <w:shd w:val="clear" w:color="auto" w:fill="DBEAFE"/>
            <w:tcMar>
              <w:top w:w="150" w:type="dxa"/>
              <w:left w:w="100" w:type="dxa"/>
              <w:bottom w:w="150" w:type="dxa"/>
              <w:right w:w="100" w:type="dxa"/>
            </w:tcMar>
          </w:tcPr>
          <w:p w14:paraId="4C9EB612" w14:textId="77777777" w:rsidR="001A20E6" w:rsidRDefault="00000000">
            <w:pPr>
              <w:pStyle w:val="TableCellTaskSubject"/>
            </w:pPr>
            <w:r>
              <w:t>Indian Economy</w:t>
            </w:r>
          </w:p>
          <w:p w14:paraId="7FBBB71D" w14:textId="77777777" w:rsidR="001A20E6" w:rsidRDefault="00000000">
            <w:pPr>
              <w:pStyle w:val="TableCellTaskDetails"/>
            </w:pPr>
            <w:r>
              <w:t>• Test - TEST — 3h</w:t>
            </w:r>
          </w:p>
          <w:p w14:paraId="5F6CC6EC" w14:textId="77777777" w:rsidR="001A20E6" w:rsidRDefault="00000000">
            <w:pPr>
              <w:pStyle w:val="TableCellTaskBadge"/>
              <w:shd w:val="clear" w:color="auto" w:fill="FFF3E0"/>
            </w:pPr>
            <w:r>
              <w:rPr>
                <w:b/>
                <w:bCs/>
                <w:color w:val="F57C00"/>
              </w:rPr>
              <w:t>TEST</w:t>
            </w:r>
          </w:p>
        </w:tc>
        <w:tc>
          <w:tcPr>
            <w:tcW w:w="700" w:type="pct"/>
            <w:shd w:val="clear" w:color="auto" w:fill="DBEAFE"/>
            <w:tcMar>
              <w:top w:w="150" w:type="dxa"/>
              <w:left w:w="100" w:type="dxa"/>
              <w:bottom w:w="150" w:type="dxa"/>
              <w:right w:w="100" w:type="dxa"/>
            </w:tcMar>
          </w:tcPr>
          <w:p w14:paraId="6B184172" w14:textId="77777777" w:rsidR="001A20E6" w:rsidRDefault="00000000">
            <w:pPr>
              <w:pStyle w:val="TableCellTaskSubject"/>
            </w:pPr>
            <w:r>
              <w:t>Indian Economy</w:t>
            </w:r>
          </w:p>
          <w:p w14:paraId="1C9399F8" w14:textId="77777777" w:rsidR="001A20E6" w:rsidRDefault="00000000">
            <w:pPr>
              <w:pStyle w:val="TableCellTaskDetails"/>
            </w:pPr>
            <w:r>
              <w:t>• Study - Agriculture (E06) — 1h</w:t>
            </w:r>
          </w:p>
          <w:p w14:paraId="6586739E" w14:textId="77777777" w:rsidR="001A20E6" w:rsidRDefault="00000000">
            <w:pPr>
              <w:pStyle w:val="TableCellTaskBadge"/>
              <w:shd w:val="clear" w:color="auto" w:fill="E3F2FD"/>
            </w:pPr>
            <w:r>
              <w:rPr>
                <w:b/>
                <w:bCs/>
                <w:color w:val="1976D2"/>
              </w:rPr>
              <w:t>STUDY</w:t>
            </w:r>
          </w:p>
          <w:p w14:paraId="720E5AE6" w14:textId="77777777" w:rsidR="001A20E6" w:rsidRDefault="00000000">
            <w:pPr>
              <w:pStyle w:val="TableCellTaskDetails"/>
            </w:pPr>
            <w:r>
              <w:t>• Study - Industry (E07) — 1h</w:t>
            </w:r>
          </w:p>
          <w:p w14:paraId="2BC215FA" w14:textId="77777777" w:rsidR="001A20E6" w:rsidRDefault="00000000">
            <w:pPr>
              <w:pStyle w:val="TableCellTaskBadge"/>
              <w:shd w:val="clear" w:color="auto" w:fill="E3F2FD"/>
            </w:pPr>
            <w:r>
              <w:rPr>
                <w:b/>
                <w:bCs/>
                <w:color w:val="1976D2"/>
              </w:rPr>
              <w:t>STUDY</w:t>
            </w:r>
          </w:p>
          <w:p w14:paraId="4FD1EB5D" w14:textId="77777777" w:rsidR="001A20E6" w:rsidRDefault="00000000">
            <w:pPr>
              <w:pStyle w:val="TableCellTaskDetails"/>
            </w:pPr>
            <w:r>
              <w:t>• Study - Services (E08) — 1h</w:t>
            </w:r>
          </w:p>
          <w:p w14:paraId="433F3CEE"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6C1150BF" w14:textId="77777777" w:rsidR="001A20E6" w:rsidRDefault="00000000">
            <w:pPr>
              <w:pStyle w:val="TableCellTaskSubject"/>
            </w:pPr>
            <w:r>
              <w:t>Indian Economy</w:t>
            </w:r>
          </w:p>
          <w:p w14:paraId="6F53AADE" w14:textId="77777777" w:rsidR="001A20E6" w:rsidRDefault="00000000">
            <w:pPr>
              <w:pStyle w:val="TableCellTaskDetails"/>
            </w:pPr>
            <w:r>
              <w:t>• Study - Infrastructure (E09) — 1h</w:t>
            </w:r>
          </w:p>
          <w:p w14:paraId="77CEEDAC" w14:textId="77777777" w:rsidR="001A20E6" w:rsidRDefault="00000000">
            <w:pPr>
              <w:pStyle w:val="TableCellTaskBadge"/>
              <w:shd w:val="clear" w:color="auto" w:fill="E3F2FD"/>
            </w:pPr>
            <w:r>
              <w:rPr>
                <w:b/>
                <w:bCs/>
                <w:color w:val="1976D2"/>
              </w:rPr>
              <w:t>STUDY</w:t>
            </w:r>
          </w:p>
          <w:p w14:paraId="5880D665" w14:textId="77777777" w:rsidR="001A20E6" w:rsidRDefault="00000000">
            <w:pPr>
              <w:pStyle w:val="TableCellTaskDetails"/>
            </w:pPr>
            <w:r>
              <w:t>• Study - Investment Models (E10) — 1h</w:t>
            </w:r>
          </w:p>
          <w:p w14:paraId="61ADC4B8" w14:textId="77777777" w:rsidR="001A20E6" w:rsidRDefault="00000000">
            <w:pPr>
              <w:pStyle w:val="TableCellTaskBadge"/>
              <w:shd w:val="clear" w:color="auto" w:fill="E3F2FD"/>
            </w:pPr>
            <w:r>
              <w:rPr>
                <w:b/>
                <w:bCs/>
                <w:color w:val="1976D2"/>
              </w:rPr>
              <w:t>STUDY</w:t>
            </w:r>
          </w:p>
          <w:p w14:paraId="6260B37D" w14:textId="77777777" w:rsidR="001A20E6" w:rsidRDefault="00000000">
            <w:pPr>
              <w:pStyle w:val="TableCellTaskDetails"/>
            </w:pPr>
            <w:r>
              <w:t>• Study - Land Reforms (E11) — 1h</w:t>
            </w:r>
          </w:p>
          <w:p w14:paraId="32D2AAC9"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56EEBBD5" w14:textId="77777777" w:rsidR="001A20E6" w:rsidRDefault="00000000">
            <w:pPr>
              <w:pStyle w:val="TableCellTaskSubject"/>
            </w:pPr>
            <w:r>
              <w:t>Indian Economy</w:t>
            </w:r>
          </w:p>
          <w:p w14:paraId="1FA8B9EA" w14:textId="77777777" w:rsidR="001A20E6" w:rsidRDefault="00000000">
            <w:pPr>
              <w:pStyle w:val="TableCellTaskDetails"/>
            </w:pPr>
            <w:r>
              <w:t>• Study - Effects of Liberalization (E12) — 1h</w:t>
            </w:r>
          </w:p>
          <w:p w14:paraId="26F11030" w14:textId="77777777" w:rsidR="001A20E6" w:rsidRDefault="00000000">
            <w:pPr>
              <w:pStyle w:val="TableCellTaskBadge"/>
              <w:shd w:val="clear" w:color="auto" w:fill="E3F2FD"/>
            </w:pPr>
            <w:r>
              <w:rPr>
                <w:b/>
                <w:bCs/>
                <w:color w:val="1976D2"/>
              </w:rPr>
              <w:t>STUDY</w:t>
            </w:r>
          </w:p>
          <w:p w14:paraId="0906D489" w14:textId="77777777" w:rsidR="001A20E6" w:rsidRDefault="00000000">
            <w:pPr>
              <w:pStyle w:val="TableCellTaskDetails"/>
            </w:pPr>
            <w:r>
              <w:t>• Study - External Sector (E13) — 1h</w:t>
            </w:r>
          </w:p>
          <w:p w14:paraId="6614501A" w14:textId="77777777" w:rsidR="001A20E6" w:rsidRDefault="00000000">
            <w:pPr>
              <w:pStyle w:val="TableCellTaskBadge"/>
              <w:shd w:val="clear" w:color="auto" w:fill="E3F2FD"/>
            </w:pPr>
            <w:r>
              <w:rPr>
                <w:b/>
                <w:bCs/>
                <w:color w:val="1976D2"/>
              </w:rPr>
              <w:t>STUDY</w:t>
            </w:r>
          </w:p>
          <w:p w14:paraId="3451E876" w14:textId="77777777" w:rsidR="001A20E6" w:rsidRDefault="00000000">
            <w:pPr>
              <w:pStyle w:val="TableCellTaskDetails"/>
            </w:pPr>
            <w:r>
              <w:t>• Study - International Economic Organizations (E14) — 1h</w:t>
            </w:r>
          </w:p>
          <w:p w14:paraId="454FC9BD"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20FB2D75" w14:textId="77777777" w:rsidR="001A20E6" w:rsidRDefault="00000000">
            <w:pPr>
              <w:pStyle w:val="TableCellTaskSubject"/>
            </w:pPr>
            <w:r>
              <w:t>Indian Economy</w:t>
            </w:r>
          </w:p>
          <w:p w14:paraId="5F0B9427" w14:textId="77777777" w:rsidR="001A20E6" w:rsidRDefault="00000000">
            <w:pPr>
              <w:pStyle w:val="TableCellTaskDetails"/>
            </w:pPr>
            <w:r>
              <w:t>• Study - Banking and Insurance (E15) — 1h</w:t>
            </w:r>
          </w:p>
          <w:p w14:paraId="5A3F9447" w14:textId="77777777" w:rsidR="001A20E6" w:rsidRDefault="00000000">
            <w:pPr>
              <w:pStyle w:val="TableCellTaskBadge"/>
              <w:shd w:val="clear" w:color="auto" w:fill="E3F2FD"/>
            </w:pPr>
            <w:r>
              <w:rPr>
                <w:b/>
                <w:bCs/>
                <w:color w:val="1976D2"/>
              </w:rPr>
              <w:t>STUDY</w:t>
            </w:r>
          </w:p>
          <w:p w14:paraId="54284826" w14:textId="77777777" w:rsidR="001A20E6" w:rsidRDefault="00000000">
            <w:pPr>
              <w:pStyle w:val="TableCellTaskDetails"/>
            </w:pPr>
            <w:r>
              <w:t>• Study - Taxation (E16) — 1h</w:t>
            </w:r>
          </w:p>
          <w:p w14:paraId="2864CA46" w14:textId="77777777" w:rsidR="001A20E6" w:rsidRDefault="00000000">
            <w:pPr>
              <w:pStyle w:val="TableCellTaskBadge"/>
              <w:shd w:val="clear" w:color="auto" w:fill="E3F2FD"/>
            </w:pPr>
            <w:r>
              <w:rPr>
                <w:b/>
                <w:bCs/>
                <w:color w:val="1976D2"/>
              </w:rPr>
              <w:t>STUDY</w:t>
            </w:r>
          </w:p>
          <w:p w14:paraId="3DB0AB8F" w14:textId="77777777" w:rsidR="001A20E6" w:rsidRDefault="00000000">
            <w:pPr>
              <w:pStyle w:val="TableCellTaskDetails"/>
            </w:pPr>
            <w:r>
              <w:t>• Study - Fiscal Policy (E17) — 1h</w:t>
            </w:r>
          </w:p>
          <w:p w14:paraId="3DB25568"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7D83430E" w14:textId="77777777" w:rsidR="001A20E6" w:rsidRDefault="00000000">
            <w:pPr>
              <w:pStyle w:val="TableCellTaskSubject"/>
            </w:pPr>
            <w:r>
              <w:t>Indian Economy</w:t>
            </w:r>
          </w:p>
          <w:p w14:paraId="2FB06CD8" w14:textId="77777777" w:rsidR="001A20E6" w:rsidRDefault="00000000">
            <w:pPr>
              <w:pStyle w:val="TableCellTaskDetails"/>
            </w:pPr>
            <w:r>
              <w:t>• Study - Monetary Policy (E18) — 1h</w:t>
            </w:r>
          </w:p>
          <w:p w14:paraId="1E4C5E95" w14:textId="77777777" w:rsidR="001A20E6" w:rsidRDefault="00000000">
            <w:pPr>
              <w:pStyle w:val="TableCellTaskBadge"/>
              <w:shd w:val="clear" w:color="auto" w:fill="E3F2FD"/>
            </w:pPr>
            <w:r>
              <w:rPr>
                <w:b/>
                <w:bCs/>
                <w:color w:val="1976D2"/>
              </w:rPr>
              <w:t>STUDY</w:t>
            </w:r>
          </w:p>
          <w:p w14:paraId="72D531DF" w14:textId="77777777" w:rsidR="001A20E6" w:rsidRDefault="00000000">
            <w:pPr>
              <w:pStyle w:val="TableCellTaskDetails"/>
            </w:pPr>
            <w:r>
              <w:t>• Study - Capital Market (E19) — 1h</w:t>
            </w:r>
          </w:p>
          <w:p w14:paraId="77E73D9B" w14:textId="77777777" w:rsidR="001A20E6" w:rsidRDefault="00000000">
            <w:pPr>
              <w:pStyle w:val="TableCellTaskBadge"/>
              <w:shd w:val="clear" w:color="auto" w:fill="E3F2FD"/>
            </w:pPr>
            <w:r>
              <w:rPr>
                <w:b/>
                <w:bCs/>
                <w:color w:val="1976D2"/>
              </w:rPr>
              <w:t>STUDY</w:t>
            </w:r>
          </w:p>
          <w:p w14:paraId="7D335E6A" w14:textId="77777777" w:rsidR="001A20E6" w:rsidRDefault="00000000">
            <w:pPr>
              <w:pStyle w:val="TableCellTaskDetails"/>
            </w:pPr>
            <w:r>
              <w:t>• Study - Money Market (E20) — 1h</w:t>
            </w:r>
          </w:p>
          <w:p w14:paraId="36B9F322"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16B1251D" w14:textId="77777777" w:rsidR="001A20E6" w:rsidRDefault="001A20E6"/>
        </w:tc>
      </w:tr>
    </w:tbl>
    <w:p w14:paraId="2D0BC6A6" w14:textId="6B86C1E0" w:rsidR="001A20E6" w:rsidRDefault="007B4CEE">
      <w:pPr>
        <w:spacing w:after="400"/>
      </w:pPr>
      <w:ins w:id="31" w:author="kalyan inampudi" w:date="2025-10-29T19:16:00Z" w16du:dateUtc="2025-10-29T13:46:00Z">
        <w:r>
          <w:br/>
        </w:r>
      </w:ins>
    </w:p>
    <w:p w14:paraId="37D0AB37" w14:textId="77777777" w:rsidR="001A20E6" w:rsidRDefault="00000000">
      <w:pPr>
        <w:pStyle w:val="ResourceTitle"/>
      </w:pPr>
      <w:r>
        <w:t>📚 Resources for Dec 28 - Jan 03</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4FD6AFB7" w14:textId="77777777">
        <w:tc>
          <w:tcPr>
            <w:tcW w:w="1650" w:type="pct"/>
            <w:tcBorders>
              <w:bottom w:val="single" w:sz="2" w:space="0" w:color="D1D5DB"/>
              <w:right w:val="single" w:sz="2" w:space="0" w:color="D1D5DB"/>
            </w:tcBorders>
            <w:tcMar>
              <w:top w:w="200" w:type="dxa"/>
              <w:left w:w="150" w:type="dxa"/>
              <w:bottom w:w="200" w:type="dxa"/>
              <w:right w:w="150" w:type="dxa"/>
            </w:tcMar>
          </w:tcPr>
          <w:p w14:paraId="5B453FCF" w14:textId="77777777" w:rsidR="001A20E6" w:rsidRDefault="00000000">
            <w:pPr>
              <w:pStyle w:val="TableCellSubjectName"/>
            </w:pPr>
            <w:r>
              <w:t>Indian Polity and Governance</w:t>
            </w:r>
          </w:p>
          <w:p w14:paraId="0AADD872" w14:textId="77777777" w:rsidR="001A20E6" w:rsidRDefault="00000000">
            <w:pPr>
              <w:pStyle w:val="TableCellCategoryTitle"/>
            </w:pPr>
            <w:r>
              <w:t>📝 Practice Materials</w:t>
            </w:r>
          </w:p>
          <w:p w14:paraId="4A5544A3" w14:textId="77777777" w:rsidR="001A20E6" w:rsidRDefault="00000000">
            <w:pPr>
              <w:pStyle w:val="TableCellResourceItem"/>
            </w:pPr>
            <w:r>
              <w:t>• La Excellence Polity Material</w:t>
            </w:r>
          </w:p>
          <w:p w14:paraId="4436F609" w14:textId="77777777" w:rsidR="001A20E6" w:rsidRDefault="00000000">
            <w:pPr>
              <w:pStyle w:val="TableCellResourceItem"/>
            </w:pPr>
            <w:r>
              <w:t>• Mains RRP + Prelims RRP</w:t>
            </w:r>
          </w:p>
          <w:p w14:paraId="0B89826D" w14:textId="77777777" w:rsidR="001A20E6" w:rsidRDefault="00000000">
            <w:pPr>
              <w:pStyle w:val="TableCellResourceItem"/>
            </w:pPr>
            <w:r>
              <w:t>• Prelims &amp; Mains Workbooks</w:t>
            </w:r>
          </w:p>
          <w:p w14:paraId="355D4A31" w14:textId="77777777" w:rsidR="001A20E6" w:rsidRDefault="00000000">
            <w:pPr>
              <w:pStyle w:val="TableCellCategoryTitle"/>
            </w:pPr>
            <w:r>
              <w:t>📰 Current Affairs</w:t>
            </w:r>
          </w:p>
          <w:p w14:paraId="56F4154A" w14:textId="77777777" w:rsidR="001A20E6" w:rsidRDefault="00000000">
            <w:pPr>
              <w:pStyle w:val="TableCellResourceItem"/>
            </w:pPr>
            <w:r>
              <w:t>• NITI Aayog Reports + PRS Briefs</w:t>
            </w:r>
          </w:p>
          <w:p w14:paraId="6CE18967" w14:textId="77777777" w:rsidR="001A20E6" w:rsidRDefault="00000000">
            <w:pPr>
              <w:pStyle w:val="TableCellResourceItem"/>
            </w:pPr>
            <w:r>
              <w:t>• Newspapers (The Hindu/Indian Express)</w:t>
            </w:r>
          </w:p>
          <w:p w14:paraId="2361263C"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6104A256" w14:textId="77777777" w:rsidR="001A20E6" w:rsidRDefault="00000000">
            <w:pPr>
              <w:pStyle w:val="TableCellSubjectName"/>
            </w:pPr>
            <w:r>
              <w:t>Indian Economy</w:t>
            </w:r>
          </w:p>
          <w:p w14:paraId="09D4B595" w14:textId="77777777" w:rsidR="001A20E6" w:rsidRDefault="00000000">
            <w:pPr>
              <w:pStyle w:val="TableCellCategoryTitle"/>
            </w:pPr>
            <w:r>
              <w:t>📝 Practice Materials</w:t>
            </w:r>
          </w:p>
          <w:p w14:paraId="4046BDAA" w14:textId="77777777" w:rsidR="001A20E6" w:rsidRDefault="00000000">
            <w:pPr>
              <w:pStyle w:val="TableCellResourceItem"/>
            </w:pPr>
            <w:r>
              <w:t>• La Excellence Economy Material</w:t>
            </w:r>
          </w:p>
          <w:p w14:paraId="74E706DC" w14:textId="77777777" w:rsidR="001A20E6" w:rsidRDefault="00000000">
            <w:pPr>
              <w:pStyle w:val="TableCellResourceItem"/>
            </w:pPr>
            <w:r>
              <w:t>• Mains RRP + Prelims RRP</w:t>
            </w:r>
          </w:p>
          <w:p w14:paraId="5DFF1989" w14:textId="77777777" w:rsidR="001A20E6" w:rsidRDefault="00000000">
            <w:pPr>
              <w:pStyle w:val="TableCellResourceItem"/>
            </w:pPr>
            <w:r>
              <w:t>• Prelims &amp; Mains Workbooks</w:t>
            </w:r>
          </w:p>
          <w:p w14:paraId="1E83811A" w14:textId="77777777" w:rsidR="001A20E6" w:rsidRDefault="00000000">
            <w:pPr>
              <w:pStyle w:val="TableCellCategoryTitle"/>
            </w:pPr>
            <w:r>
              <w:t>📰 Current Affairs</w:t>
            </w:r>
          </w:p>
          <w:p w14:paraId="35FC7E3D" w14:textId="77777777" w:rsidR="001A20E6" w:rsidRDefault="00000000">
            <w:pPr>
              <w:pStyle w:val="TableCellResourceItem"/>
            </w:pPr>
            <w:r>
              <w:t>• NITI Aayog Reports + Economic survey and Budget</w:t>
            </w:r>
          </w:p>
          <w:p w14:paraId="3283C20D" w14:textId="77777777" w:rsidR="001A20E6" w:rsidRDefault="00000000">
            <w:pPr>
              <w:pStyle w:val="TableCellResourceItem"/>
            </w:pPr>
            <w:r>
              <w:t>• Newspapers (Hindu and IE Explained)</w:t>
            </w:r>
          </w:p>
        </w:tc>
        <w:tc>
          <w:tcPr>
            <w:tcW w:w="1650" w:type="pct"/>
          </w:tcPr>
          <w:p w14:paraId="03B8490A" w14:textId="77777777" w:rsidR="001A20E6" w:rsidRDefault="001A20E6"/>
        </w:tc>
      </w:tr>
    </w:tbl>
    <w:p w14:paraId="7A1FEA53"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7DD88819" w14:textId="77777777">
        <w:tc>
          <w:tcPr>
            <w:tcW w:w="2500" w:type="pct"/>
            <w:tcMar>
              <w:top w:w="0" w:type="dxa"/>
              <w:left w:w="0" w:type="dxa"/>
              <w:bottom w:w="0" w:type="dxa"/>
              <w:right w:w="0" w:type="dxa"/>
            </w:tcMar>
          </w:tcPr>
          <w:p w14:paraId="356D731B" w14:textId="77777777" w:rsidR="001A20E6" w:rsidRDefault="00000000">
            <w:pPr>
              <w:pStyle w:val="WeekTitle"/>
            </w:pPr>
            <w:r>
              <w:rPr>
                <w:color w:val="1D4ED8"/>
              </w:rPr>
              <w:t>📅 Jan 04 - Jan 10, 2026</w:t>
            </w:r>
          </w:p>
        </w:tc>
        <w:tc>
          <w:tcPr>
            <w:tcW w:w="2500" w:type="pct"/>
            <w:tcMar>
              <w:top w:w="0" w:type="dxa"/>
              <w:left w:w="0" w:type="dxa"/>
              <w:bottom w:w="0" w:type="dxa"/>
              <w:right w:w="0" w:type="dxa"/>
            </w:tcMar>
          </w:tcPr>
          <w:p w14:paraId="42E59D83" w14:textId="77777777" w:rsidR="001A20E6" w:rsidRDefault="00000000">
            <w:pPr>
              <w:pStyle w:val="WeekCycleName"/>
            </w:pPr>
            <w:r>
              <w:rPr>
                <w:color w:val="1D4ED8"/>
              </w:rPr>
              <w:t>C1</w:t>
            </w:r>
          </w:p>
        </w:tc>
      </w:tr>
    </w:tbl>
    <w:p w14:paraId="76EA1B4B"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57DDB972" w14:textId="77777777">
        <w:tc>
          <w:tcPr>
            <w:tcW w:w="700" w:type="pct"/>
            <w:shd w:val="clear" w:color="auto" w:fill="DBEAFE"/>
            <w:tcMar>
              <w:top w:w="200" w:type="dxa"/>
              <w:left w:w="100" w:type="dxa"/>
              <w:bottom w:w="200" w:type="dxa"/>
              <w:right w:w="100" w:type="dxa"/>
            </w:tcMar>
          </w:tcPr>
          <w:p w14:paraId="0E2601F6" w14:textId="77777777" w:rsidR="001A20E6" w:rsidRDefault="00000000">
            <w:pPr>
              <w:pStyle w:val="TableCellCalendarDayHeader"/>
            </w:pPr>
            <w:r>
              <w:rPr>
                <w:color w:val="1D4ED8"/>
              </w:rPr>
              <w:t>Sunday</w:t>
            </w:r>
          </w:p>
          <w:p w14:paraId="6325FBA1" w14:textId="77777777" w:rsidR="001A20E6" w:rsidRDefault="00000000">
            <w:pPr>
              <w:pStyle w:val="TableCellCalendarDateHeader"/>
            </w:pPr>
            <w:r>
              <w:rPr>
                <w:color w:val="1D4ED8"/>
              </w:rPr>
              <w:t>Jan 04</w:t>
            </w:r>
          </w:p>
          <w:p w14:paraId="43333158"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1DF8DF5A" w14:textId="77777777" w:rsidR="001A20E6" w:rsidRDefault="00000000">
            <w:pPr>
              <w:pStyle w:val="TableCellCalendarDayHeader"/>
            </w:pPr>
            <w:r>
              <w:rPr>
                <w:color w:val="1D4ED8"/>
              </w:rPr>
              <w:t>Monday</w:t>
            </w:r>
          </w:p>
          <w:p w14:paraId="6F9D4620" w14:textId="77777777" w:rsidR="001A20E6" w:rsidRDefault="00000000">
            <w:pPr>
              <w:pStyle w:val="TableCellCalendarDateHeader"/>
            </w:pPr>
            <w:r>
              <w:rPr>
                <w:color w:val="1D4ED8"/>
              </w:rPr>
              <w:t>Jan 05</w:t>
            </w:r>
          </w:p>
          <w:p w14:paraId="7F982FEF"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0C73DCD6" w14:textId="77777777" w:rsidR="001A20E6" w:rsidRDefault="00000000">
            <w:pPr>
              <w:pStyle w:val="TableCellCalendarDayHeader"/>
            </w:pPr>
            <w:r>
              <w:rPr>
                <w:color w:val="1D4ED8"/>
              </w:rPr>
              <w:t>Tuesday</w:t>
            </w:r>
          </w:p>
          <w:p w14:paraId="53EBBEB4" w14:textId="77777777" w:rsidR="001A20E6" w:rsidRDefault="00000000">
            <w:pPr>
              <w:pStyle w:val="TableCellCalendarDateHeader"/>
            </w:pPr>
            <w:r>
              <w:rPr>
                <w:color w:val="1D4ED8"/>
              </w:rPr>
              <w:t>Jan 06</w:t>
            </w:r>
          </w:p>
          <w:p w14:paraId="15FFEBBD"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16037E2A" w14:textId="77777777" w:rsidR="001A20E6" w:rsidRDefault="00000000">
            <w:pPr>
              <w:pStyle w:val="TableCellCalendarDayHeader"/>
            </w:pPr>
            <w:r>
              <w:rPr>
                <w:color w:val="1D4ED8"/>
              </w:rPr>
              <w:t>Wednesday</w:t>
            </w:r>
          </w:p>
          <w:p w14:paraId="1F0BD632" w14:textId="77777777" w:rsidR="001A20E6" w:rsidRDefault="00000000">
            <w:pPr>
              <w:pStyle w:val="TableCellCalendarDateHeader"/>
            </w:pPr>
            <w:r>
              <w:rPr>
                <w:color w:val="1D4ED8"/>
              </w:rPr>
              <w:t>Jan 07</w:t>
            </w:r>
          </w:p>
          <w:p w14:paraId="2424F3D6"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38AB3102" w14:textId="77777777" w:rsidR="001A20E6" w:rsidRDefault="00000000">
            <w:pPr>
              <w:pStyle w:val="TableCellCalendarDayHeader"/>
            </w:pPr>
            <w:r>
              <w:rPr>
                <w:color w:val="1D4ED8"/>
              </w:rPr>
              <w:t>Thursday</w:t>
            </w:r>
          </w:p>
          <w:p w14:paraId="1A83F285" w14:textId="77777777" w:rsidR="001A20E6" w:rsidRDefault="00000000">
            <w:pPr>
              <w:pStyle w:val="TableCellCalendarDateHeader"/>
            </w:pPr>
            <w:r>
              <w:rPr>
                <w:color w:val="1D4ED8"/>
              </w:rPr>
              <w:t>Jan 08</w:t>
            </w:r>
          </w:p>
          <w:p w14:paraId="52FB9528"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18960C41" w14:textId="77777777" w:rsidR="001A20E6" w:rsidRDefault="00000000">
            <w:pPr>
              <w:pStyle w:val="TableCellCalendarDayHeader"/>
            </w:pPr>
            <w:r>
              <w:rPr>
                <w:color w:val="1D4ED8"/>
              </w:rPr>
              <w:t>Friday</w:t>
            </w:r>
          </w:p>
          <w:p w14:paraId="4F60E298" w14:textId="77777777" w:rsidR="001A20E6" w:rsidRDefault="00000000">
            <w:pPr>
              <w:pStyle w:val="TableCellCalendarDateHeader"/>
            </w:pPr>
            <w:r>
              <w:rPr>
                <w:color w:val="1D4ED8"/>
              </w:rPr>
              <w:t>Jan 09</w:t>
            </w:r>
          </w:p>
          <w:p w14:paraId="52E1B7E9"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3859458E" w14:textId="77777777" w:rsidR="001A20E6" w:rsidRDefault="00000000">
            <w:pPr>
              <w:pStyle w:val="TableCellCalendarDayHeader"/>
            </w:pPr>
            <w:r>
              <w:rPr>
                <w:color w:val="F57C00"/>
              </w:rPr>
              <w:t>Saturday</w:t>
            </w:r>
          </w:p>
          <w:p w14:paraId="53CE1F3E" w14:textId="77777777" w:rsidR="001A20E6" w:rsidRDefault="00000000">
            <w:pPr>
              <w:pStyle w:val="TableCellCalendarDateHeader"/>
            </w:pPr>
            <w:r>
              <w:rPr>
                <w:color w:val="F57C00"/>
              </w:rPr>
              <w:t>Jan 10</w:t>
            </w:r>
          </w:p>
          <w:p w14:paraId="25917261" w14:textId="77777777" w:rsidR="001A20E6" w:rsidRDefault="00000000">
            <w:pPr>
              <w:pStyle w:val="TableCellCatchupLabel"/>
            </w:pPr>
            <w:r>
              <w:rPr>
                <w:color w:val="F57C00"/>
              </w:rPr>
              <w:t>Catchup Day</w:t>
            </w:r>
          </w:p>
        </w:tc>
      </w:tr>
      <w:tr w:rsidR="001A20E6" w14:paraId="73B33715" w14:textId="77777777">
        <w:tc>
          <w:tcPr>
            <w:tcW w:w="700" w:type="pct"/>
            <w:shd w:val="clear" w:color="auto" w:fill="DBEAFE"/>
            <w:tcMar>
              <w:top w:w="150" w:type="dxa"/>
              <w:left w:w="100" w:type="dxa"/>
              <w:bottom w:w="150" w:type="dxa"/>
              <w:right w:w="100" w:type="dxa"/>
            </w:tcMar>
          </w:tcPr>
          <w:p w14:paraId="70202BD1" w14:textId="77777777" w:rsidR="001A20E6" w:rsidRDefault="00000000">
            <w:pPr>
              <w:pStyle w:val="TableCellTaskSubject"/>
            </w:pPr>
            <w:r>
              <w:t>Indian Polity and Governance</w:t>
            </w:r>
          </w:p>
          <w:p w14:paraId="1D3DF63A" w14:textId="77777777" w:rsidR="001A20E6" w:rsidRDefault="00000000">
            <w:pPr>
              <w:pStyle w:val="TableCellTaskDetails"/>
            </w:pPr>
            <w:r>
              <w:t>• Test - TEST — 3h</w:t>
            </w:r>
          </w:p>
          <w:p w14:paraId="6D1BC7F0" w14:textId="77777777" w:rsidR="001A20E6" w:rsidRDefault="00000000">
            <w:pPr>
              <w:pStyle w:val="TableCellTaskBadge"/>
              <w:shd w:val="clear" w:color="auto" w:fill="FFF3E0"/>
            </w:pPr>
            <w:r>
              <w:rPr>
                <w:b/>
                <w:bCs/>
                <w:color w:val="F57C00"/>
              </w:rPr>
              <w:t>TEST</w:t>
            </w:r>
          </w:p>
        </w:tc>
        <w:tc>
          <w:tcPr>
            <w:tcW w:w="700" w:type="pct"/>
            <w:shd w:val="clear" w:color="auto" w:fill="DBEAFE"/>
            <w:tcMar>
              <w:top w:w="150" w:type="dxa"/>
              <w:left w:w="100" w:type="dxa"/>
              <w:bottom w:w="150" w:type="dxa"/>
              <w:right w:w="100" w:type="dxa"/>
            </w:tcMar>
          </w:tcPr>
          <w:p w14:paraId="5DD23D38" w14:textId="77777777" w:rsidR="001A20E6" w:rsidRDefault="00000000">
            <w:pPr>
              <w:pStyle w:val="TableCellTaskSubject"/>
            </w:pPr>
            <w:r>
              <w:t>Indian Polity and Governance</w:t>
            </w:r>
          </w:p>
          <w:p w14:paraId="658370EC" w14:textId="77777777" w:rsidR="001A20E6" w:rsidRDefault="00000000">
            <w:pPr>
              <w:pStyle w:val="TableCellTaskDetails"/>
            </w:pPr>
            <w:r>
              <w:t>• Study - Political Dynamics (P10) — 3h</w:t>
            </w:r>
          </w:p>
          <w:p w14:paraId="7E8FF6EE"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7401098F" w14:textId="77777777" w:rsidR="001A20E6" w:rsidRDefault="00000000">
            <w:pPr>
              <w:pStyle w:val="TableCellTaskSubject"/>
            </w:pPr>
            <w:r>
              <w:t>Indian Polity and Governance</w:t>
            </w:r>
          </w:p>
          <w:p w14:paraId="66D8B1F3" w14:textId="77777777" w:rsidR="001A20E6" w:rsidRDefault="00000000">
            <w:pPr>
              <w:pStyle w:val="TableCellTaskDetails"/>
            </w:pPr>
            <w:r>
              <w:t>• Study - Governance (P11) — 3h</w:t>
            </w:r>
          </w:p>
          <w:p w14:paraId="222FB2FC"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1AF2431E" w14:textId="77777777" w:rsidR="001A20E6" w:rsidRDefault="00000000">
            <w:pPr>
              <w:pStyle w:val="TableCellTaskSubject"/>
            </w:pPr>
            <w:r>
              <w:t>Indian Polity and Governance</w:t>
            </w:r>
          </w:p>
          <w:p w14:paraId="5B059A02" w14:textId="77777777" w:rsidR="001A20E6" w:rsidRDefault="00000000">
            <w:pPr>
              <w:pStyle w:val="TableCellTaskDetails"/>
            </w:pPr>
            <w:r>
              <w:t>• Study - Broad / Overlap (P00) — 30m</w:t>
            </w:r>
          </w:p>
          <w:p w14:paraId="00F21CD7" w14:textId="77777777" w:rsidR="001A20E6" w:rsidRDefault="00000000">
            <w:pPr>
              <w:pStyle w:val="TableCellTaskBadge"/>
              <w:shd w:val="clear" w:color="auto" w:fill="E3F2FD"/>
            </w:pPr>
            <w:r>
              <w:rPr>
                <w:b/>
                <w:bCs/>
                <w:color w:val="1976D2"/>
              </w:rPr>
              <w:t>STUDY</w:t>
            </w:r>
          </w:p>
          <w:p w14:paraId="63491CF9" w14:textId="77777777" w:rsidR="001A20E6" w:rsidRDefault="00000000">
            <w:pPr>
              <w:pStyle w:val="TableCellTaskDetails"/>
            </w:pPr>
            <w:r>
              <w:t>• Study - Constitutional Framework (P01) — 30m</w:t>
            </w:r>
          </w:p>
          <w:p w14:paraId="06E9777F" w14:textId="77777777" w:rsidR="001A20E6" w:rsidRDefault="00000000">
            <w:pPr>
              <w:pStyle w:val="TableCellTaskBadge"/>
              <w:shd w:val="clear" w:color="auto" w:fill="E3F2FD"/>
            </w:pPr>
            <w:r>
              <w:rPr>
                <w:b/>
                <w:bCs/>
                <w:color w:val="1976D2"/>
              </w:rPr>
              <w:t>STUDY</w:t>
            </w:r>
          </w:p>
          <w:p w14:paraId="4599E574" w14:textId="77777777" w:rsidR="001A20E6" w:rsidRDefault="00000000">
            <w:pPr>
              <w:pStyle w:val="TableCellTaskDetails"/>
            </w:pPr>
            <w:r>
              <w:t>• Study - System of Government (P02) — 30m</w:t>
            </w:r>
          </w:p>
          <w:p w14:paraId="3C047453" w14:textId="77777777" w:rsidR="001A20E6" w:rsidRDefault="00000000">
            <w:pPr>
              <w:pStyle w:val="TableCellTaskBadge"/>
              <w:shd w:val="clear" w:color="auto" w:fill="E3F2FD"/>
            </w:pPr>
            <w:r>
              <w:rPr>
                <w:b/>
                <w:bCs/>
                <w:color w:val="1976D2"/>
              </w:rPr>
              <w:t>STUDY</w:t>
            </w:r>
          </w:p>
          <w:p w14:paraId="11EF5E2F" w14:textId="77777777" w:rsidR="001A20E6" w:rsidRDefault="00000000">
            <w:pPr>
              <w:pStyle w:val="TableCellTaskDetails"/>
            </w:pPr>
            <w:r>
              <w:t>• Study - Central Government (P03) — 30m</w:t>
            </w:r>
          </w:p>
          <w:p w14:paraId="26FCF63C" w14:textId="77777777" w:rsidR="001A20E6" w:rsidRDefault="00000000">
            <w:pPr>
              <w:pStyle w:val="TableCellTaskBadge"/>
              <w:shd w:val="clear" w:color="auto" w:fill="E3F2FD"/>
            </w:pPr>
            <w:r>
              <w:rPr>
                <w:b/>
                <w:bCs/>
                <w:color w:val="1976D2"/>
              </w:rPr>
              <w:t>STUDY</w:t>
            </w:r>
          </w:p>
          <w:p w14:paraId="517F285F" w14:textId="77777777" w:rsidR="001A20E6" w:rsidRDefault="00000000">
            <w:pPr>
              <w:pStyle w:val="TableCellTaskDetails"/>
            </w:pPr>
            <w:r>
              <w:t>• Study - State Government (P04) — 30m</w:t>
            </w:r>
          </w:p>
          <w:p w14:paraId="163CB6C8" w14:textId="77777777" w:rsidR="001A20E6" w:rsidRDefault="00000000">
            <w:pPr>
              <w:pStyle w:val="TableCellTaskBadge"/>
              <w:shd w:val="clear" w:color="auto" w:fill="E3F2FD"/>
            </w:pPr>
            <w:r>
              <w:rPr>
                <w:b/>
                <w:bCs/>
                <w:color w:val="1976D2"/>
              </w:rPr>
              <w:t>STUDY</w:t>
            </w:r>
          </w:p>
          <w:p w14:paraId="323CCA35" w14:textId="77777777" w:rsidR="001A20E6" w:rsidRDefault="00000000">
            <w:pPr>
              <w:pStyle w:val="TableCellTaskDetails"/>
            </w:pPr>
            <w:r>
              <w:t>• Study - Local Government (P05) — 30m</w:t>
            </w:r>
          </w:p>
          <w:p w14:paraId="61262BE4"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106EC577" w14:textId="77777777" w:rsidR="001A20E6" w:rsidRDefault="00000000">
            <w:pPr>
              <w:pStyle w:val="TableCellTaskSubject"/>
            </w:pPr>
            <w:r>
              <w:t>Indian Economy</w:t>
            </w:r>
          </w:p>
          <w:p w14:paraId="049A0E79" w14:textId="77777777" w:rsidR="001A20E6" w:rsidRDefault="00000000">
            <w:pPr>
              <w:pStyle w:val="TableCellTaskDetails"/>
            </w:pPr>
            <w:r>
              <w:t>• Study - Services (E08) — 30m</w:t>
            </w:r>
          </w:p>
          <w:p w14:paraId="2529D9D4" w14:textId="77777777" w:rsidR="001A20E6" w:rsidRDefault="00000000">
            <w:pPr>
              <w:pStyle w:val="TableCellTaskBadge"/>
              <w:shd w:val="clear" w:color="auto" w:fill="E3F2FD"/>
            </w:pPr>
            <w:r>
              <w:rPr>
                <w:b/>
                <w:bCs/>
                <w:color w:val="1976D2"/>
              </w:rPr>
              <w:t>STUDY</w:t>
            </w:r>
          </w:p>
          <w:p w14:paraId="51965163" w14:textId="77777777" w:rsidR="001A20E6" w:rsidRDefault="00000000">
            <w:pPr>
              <w:pStyle w:val="TableCellTaskDetails"/>
            </w:pPr>
            <w:r>
              <w:t>• Study - Infrastructure (E09) — 30m</w:t>
            </w:r>
          </w:p>
          <w:p w14:paraId="0EBD25B9" w14:textId="77777777" w:rsidR="001A20E6" w:rsidRDefault="00000000">
            <w:pPr>
              <w:pStyle w:val="TableCellTaskBadge"/>
              <w:shd w:val="clear" w:color="auto" w:fill="E3F2FD"/>
            </w:pPr>
            <w:r>
              <w:rPr>
                <w:b/>
                <w:bCs/>
                <w:color w:val="1976D2"/>
              </w:rPr>
              <w:t>STUDY</w:t>
            </w:r>
          </w:p>
          <w:p w14:paraId="095CED1F" w14:textId="77777777" w:rsidR="001A20E6" w:rsidRDefault="00000000">
            <w:pPr>
              <w:pStyle w:val="TableCellTaskDetails"/>
            </w:pPr>
            <w:r>
              <w:t>• Study - Investment Models (E10) — 30m</w:t>
            </w:r>
          </w:p>
          <w:p w14:paraId="4D01799B" w14:textId="77777777" w:rsidR="001A20E6" w:rsidRDefault="00000000">
            <w:pPr>
              <w:pStyle w:val="TableCellTaskBadge"/>
              <w:shd w:val="clear" w:color="auto" w:fill="E3F2FD"/>
            </w:pPr>
            <w:r>
              <w:rPr>
                <w:b/>
                <w:bCs/>
                <w:color w:val="1976D2"/>
              </w:rPr>
              <w:t>STUDY</w:t>
            </w:r>
          </w:p>
          <w:p w14:paraId="4CA303C1" w14:textId="77777777" w:rsidR="001A20E6" w:rsidRDefault="00000000">
            <w:pPr>
              <w:pStyle w:val="TableCellTaskDetails"/>
            </w:pPr>
            <w:r>
              <w:t>• Study - Land Reforms (E11) — 30m</w:t>
            </w:r>
          </w:p>
          <w:p w14:paraId="24D3D1CA" w14:textId="77777777" w:rsidR="001A20E6" w:rsidRDefault="00000000">
            <w:pPr>
              <w:pStyle w:val="TableCellTaskBadge"/>
              <w:shd w:val="clear" w:color="auto" w:fill="E3F2FD"/>
            </w:pPr>
            <w:r>
              <w:rPr>
                <w:b/>
                <w:bCs/>
                <w:color w:val="1976D2"/>
              </w:rPr>
              <w:t>STUDY</w:t>
            </w:r>
          </w:p>
          <w:p w14:paraId="6D240194" w14:textId="77777777" w:rsidR="001A20E6" w:rsidRDefault="00000000">
            <w:pPr>
              <w:pStyle w:val="TableCellTaskDetails"/>
            </w:pPr>
            <w:r>
              <w:t>• Study - Effects of Liberalization (E12) — 30m</w:t>
            </w:r>
          </w:p>
          <w:p w14:paraId="195D8ABF" w14:textId="77777777" w:rsidR="001A20E6" w:rsidRDefault="00000000">
            <w:pPr>
              <w:pStyle w:val="TableCellTaskBadge"/>
              <w:shd w:val="clear" w:color="auto" w:fill="E3F2FD"/>
            </w:pPr>
            <w:r>
              <w:rPr>
                <w:b/>
                <w:bCs/>
                <w:color w:val="1976D2"/>
              </w:rPr>
              <w:t>STUDY</w:t>
            </w:r>
          </w:p>
          <w:p w14:paraId="34A07E28" w14:textId="77777777" w:rsidR="001A20E6" w:rsidRDefault="00000000">
            <w:pPr>
              <w:pStyle w:val="TableCellTaskDetails"/>
            </w:pPr>
            <w:r>
              <w:t>• Study - External Sector (E13) — 30m</w:t>
            </w:r>
          </w:p>
          <w:p w14:paraId="0C1483ED"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0A15C1D7" w14:textId="77777777" w:rsidR="001A20E6" w:rsidRDefault="00000000">
            <w:pPr>
              <w:pStyle w:val="TableCellTaskSubject"/>
            </w:pPr>
            <w:r>
              <w:t>Indian Economy</w:t>
            </w:r>
          </w:p>
          <w:p w14:paraId="7FBA050E" w14:textId="77777777" w:rsidR="001A20E6" w:rsidRDefault="00000000">
            <w:pPr>
              <w:pStyle w:val="TableCellTaskDetails"/>
            </w:pPr>
            <w:r>
              <w:t>• Study - International Economic Organizations (E14) — 30m</w:t>
            </w:r>
          </w:p>
          <w:p w14:paraId="1E60F3E2" w14:textId="77777777" w:rsidR="001A20E6" w:rsidRDefault="00000000">
            <w:pPr>
              <w:pStyle w:val="TableCellTaskBadge"/>
              <w:shd w:val="clear" w:color="auto" w:fill="E3F2FD"/>
            </w:pPr>
            <w:r>
              <w:rPr>
                <w:b/>
                <w:bCs/>
                <w:color w:val="1976D2"/>
              </w:rPr>
              <w:t>STUDY</w:t>
            </w:r>
          </w:p>
          <w:p w14:paraId="0878DA14" w14:textId="77777777" w:rsidR="001A20E6" w:rsidRDefault="00000000">
            <w:pPr>
              <w:pStyle w:val="TableCellTaskDetails"/>
            </w:pPr>
            <w:r>
              <w:t>• Study - Banking and Insurance (E15) — 30m</w:t>
            </w:r>
          </w:p>
          <w:p w14:paraId="1F52F4DA" w14:textId="77777777" w:rsidR="001A20E6" w:rsidRDefault="00000000">
            <w:pPr>
              <w:pStyle w:val="TableCellTaskBadge"/>
              <w:shd w:val="clear" w:color="auto" w:fill="E3F2FD"/>
            </w:pPr>
            <w:r>
              <w:rPr>
                <w:b/>
                <w:bCs/>
                <w:color w:val="1976D2"/>
              </w:rPr>
              <w:t>STUDY</w:t>
            </w:r>
          </w:p>
          <w:p w14:paraId="4C8822E4" w14:textId="77777777" w:rsidR="001A20E6" w:rsidRDefault="00000000">
            <w:pPr>
              <w:pStyle w:val="TableCellTaskDetails"/>
            </w:pPr>
            <w:r>
              <w:t>• Study - Taxation (E16) — 30m</w:t>
            </w:r>
          </w:p>
          <w:p w14:paraId="1DAF5A8C" w14:textId="77777777" w:rsidR="001A20E6" w:rsidRDefault="00000000">
            <w:pPr>
              <w:pStyle w:val="TableCellTaskBadge"/>
              <w:shd w:val="clear" w:color="auto" w:fill="E3F2FD"/>
            </w:pPr>
            <w:r>
              <w:rPr>
                <w:b/>
                <w:bCs/>
                <w:color w:val="1976D2"/>
              </w:rPr>
              <w:t>STUDY</w:t>
            </w:r>
          </w:p>
          <w:p w14:paraId="6B317EE7" w14:textId="77777777" w:rsidR="001A20E6" w:rsidRDefault="00000000">
            <w:pPr>
              <w:pStyle w:val="TableCellTaskDetails"/>
            </w:pPr>
            <w:r>
              <w:t>• Study - Fiscal Policy (E17) — 30m</w:t>
            </w:r>
          </w:p>
          <w:p w14:paraId="64DE6026" w14:textId="77777777" w:rsidR="001A20E6" w:rsidRDefault="00000000">
            <w:pPr>
              <w:pStyle w:val="TableCellTaskBadge"/>
              <w:shd w:val="clear" w:color="auto" w:fill="E3F2FD"/>
            </w:pPr>
            <w:r>
              <w:rPr>
                <w:b/>
                <w:bCs/>
                <w:color w:val="1976D2"/>
              </w:rPr>
              <w:t>STUDY</w:t>
            </w:r>
          </w:p>
          <w:p w14:paraId="421B71CA" w14:textId="77777777" w:rsidR="001A20E6" w:rsidRDefault="00000000">
            <w:pPr>
              <w:pStyle w:val="TableCellTaskDetails"/>
            </w:pPr>
            <w:r>
              <w:t>• Study - Monetary Policy (E18) — 30m</w:t>
            </w:r>
          </w:p>
          <w:p w14:paraId="31E92002" w14:textId="77777777" w:rsidR="001A20E6" w:rsidRDefault="00000000">
            <w:pPr>
              <w:pStyle w:val="TableCellTaskBadge"/>
              <w:shd w:val="clear" w:color="auto" w:fill="E3F2FD"/>
            </w:pPr>
            <w:r>
              <w:rPr>
                <w:b/>
                <w:bCs/>
                <w:color w:val="1976D2"/>
              </w:rPr>
              <w:t>STUDY</w:t>
            </w:r>
          </w:p>
          <w:p w14:paraId="577DCD75" w14:textId="77777777" w:rsidR="001A20E6" w:rsidRDefault="00000000">
            <w:pPr>
              <w:pStyle w:val="TableCellTaskDetails"/>
            </w:pPr>
            <w:r>
              <w:t>• Study - Capital Market (E19) — 30m</w:t>
            </w:r>
          </w:p>
          <w:p w14:paraId="103FEE74"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7FAB8FA9" w14:textId="77777777" w:rsidR="001A20E6" w:rsidRDefault="001A20E6"/>
        </w:tc>
      </w:tr>
      <w:tr w:rsidR="001A20E6" w14:paraId="1D4E74E6" w14:textId="77777777">
        <w:tc>
          <w:tcPr>
            <w:tcW w:w="700" w:type="pct"/>
            <w:shd w:val="clear" w:color="auto" w:fill="DBEAFE"/>
            <w:tcMar>
              <w:top w:w="150" w:type="dxa"/>
              <w:left w:w="100" w:type="dxa"/>
              <w:bottom w:w="150" w:type="dxa"/>
              <w:right w:w="100" w:type="dxa"/>
            </w:tcMar>
          </w:tcPr>
          <w:p w14:paraId="3D552806" w14:textId="77777777" w:rsidR="001A20E6" w:rsidRDefault="00000000">
            <w:pPr>
              <w:pStyle w:val="TableCellTaskSubject"/>
            </w:pPr>
            <w:r>
              <w:t>Indian Economy</w:t>
            </w:r>
          </w:p>
          <w:p w14:paraId="06ED50B7" w14:textId="77777777" w:rsidR="001A20E6" w:rsidRDefault="00000000">
            <w:pPr>
              <w:pStyle w:val="TableCellTaskDetails"/>
            </w:pPr>
            <w:r>
              <w:t>• Test - TEST — 3h</w:t>
            </w:r>
          </w:p>
          <w:p w14:paraId="593E2A7C" w14:textId="77777777" w:rsidR="001A20E6" w:rsidRDefault="00000000">
            <w:pPr>
              <w:pStyle w:val="TableCellTaskBadge"/>
              <w:shd w:val="clear" w:color="auto" w:fill="FFF3E0"/>
            </w:pPr>
            <w:r>
              <w:rPr>
                <w:b/>
                <w:bCs/>
                <w:color w:val="F57C00"/>
              </w:rPr>
              <w:t>TEST</w:t>
            </w:r>
          </w:p>
        </w:tc>
        <w:tc>
          <w:tcPr>
            <w:tcW w:w="700" w:type="pct"/>
            <w:shd w:val="clear" w:color="auto" w:fill="DBEAFE"/>
            <w:tcMar>
              <w:top w:w="150" w:type="dxa"/>
              <w:left w:w="100" w:type="dxa"/>
              <w:bottom w:w="150" w:type="dxa"/>
              <w:right w:w="100" w:type="dxa"/>
            </w:tcMar>
          </w:tcPr>
          <w:p w14:paraId="40F0C51E" w14:textId="77777777" w:rsidR="001A20E6" w:rsidRDefault="00000000">
            <w:pPr>
              <w:pStyle w:val="TableCellTaskSubject"/>
            </w:pPr>
            <w:r>
              <w:t>Indian Economy</w:t>
            </w:r>
          </w:p>
          <w:p w14:paraId="6FC6E337" w14:textId="77777777" w:rsidR="001A20E6" w:rsidRDefault="00000000">
            <w:pPr>
              <w:pStyle w:val="TableCellTaskDetails"/>
            </w:pPr>
            <w:r>
              <w:t>• Study - Public Finance (E21) — 1h</w:t>
            </w:r>
          </w:p>
          <w:p w14:paraId="3C07B495" w14:textId="77777777" w:rsidR="001A20E6" w:rsidRDefault="00000000">
            <w:pPr>
              <w:pStyle w:val="TableCellTaskBadge"/>
              <w:shd w:val="clear" w:color="auto" w:fill="E3F2FD"/>
            </w:pPr>
            <w:r>
              <w:rPr>
                <w:b/>
                <w:bCs/>
                <w:color w:val="1976D2"/>
              </w:rPr>
              <w:t>STUDY</w:t>
            </w:r>
          </w:p>
          <w:p w14:paraId="0EA79EDC" w14:textId="77777777" w:rsidR="001A20E6" w:rsidRDefault="00000000">
            <w:pPr>
              <w:pStyle w:val="TableCellTaskDetails"/>
            </w:pPr>
            <w:r>
              <w:t>• Study - Budget (E22) — 1h</w:t>
            </w:r>
          </w:p>
          <w:p w14:paraId="4F861285" w14:textId="77777777" w:rsidR="001A20E6" w:rsidRDefault="00000000">
            <w:pPr>
              <w:pStyle w:val="TableCellTaskBadge"/>
              <w:shd w:val="clear" w:color="auto" w:fill="E3F2FD"/>
            </w:pPr>
            <w:r>
              <w:rPr>
                <w:b/>
                <w:bCs/>
                <w:color w:val="1976D2"/>
              </w:rPr>
              <w:t>STUDY</w:t>
            </w:r>
          </w:p>
          <w:p w14:paraId="658165C9" w14:textId="77777777" w:rsidR="001A20E6" w:rsidRDefault="00000000">
            <w:pPr>
              <w:pStyle w:val="TableCellTaskDetails"/>
            </w:pPr>
            <w:r>
              <w:t>• Study - Economic Survey (E23) — 1h</w:t>
            </w:r>
          </w:p>
          <w:p w14:paraId="302AB852"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71EDF5A2" w14:textId="77777777" w:rsidR="001A20E6" w:rsidRDefault="00000000">
            <w:pPr>
              <w:pStyle w:val="TableCellTaskSubject"/>
            </w:pPr>
            <w:r>
              <w:t>Indian Economy</w:t>
            </w:r>
          </w:p>
          <w:p w14:paraId="50F52B81" w14:textId="77777777" w:rsidR="001A20E6" w:rsidRDefault="00000000">
            <w:pPr>
              <w:pStyle w:val="TableCellTaskDetails"/>
            </w:pPr>
            <w:r>
              <w:t>• Study - NITI Aayog (E24) — 1h</w:t>
            </w:r>
          </w:p>
          <w:p w14:paraId="6892E407" w14:textId="77777777" w:rsidR="001A20E6" w:rsidRDefault="00000000">
            <w:pPr>
              <w:pStyle w:val="TableCellTaskBadge"/>
              <w:shd w:val="clear" w:color="auto" w:fill="E3F2FD"/>
            </w:pPr>
            <w:r>
              <w:rPr>
                <w:b/>
                <w:bCs/>
                <w:color w:val="1976D2"/>
              </w:rPr>
              <w:t>STUDY</w:t>
            </w:r>
          </w:p>
          <w:p w14:paraId="6642DD85" w14:textId="77777777" w:rsidR="001A20E6" w:rsidRDefault="00000000">
            <w:pPr>
              <w:pStyle w:val="TableCellTaskDetails"/>
            </w:pPr>
            <w:r>
              <w:t>• Study - Sustainable Development (E25) — 1h</w:t>
            </w:r>
          </w:p>
          <w:p w14:paraId="2E39369F" w14:textId="77777777" w:rsidR="001A20E6" w:rsidRDefault="00000000">
            <w:pPr>
              <w:pStyle w:val="TableCellTaskBadge"/>
              <w:shd w:val="clear" w:color="auto" w:fill="E3F2FD"/>
            </w:pPr>
            <w:r>
              <w:rPr>
                <w:b/>
                <w:bCs/>
                <w:color w:val="1976D2"/>
              </w:rPr>
              <w:t>STUDY</w:t>
            </w:r>
          </w:p>
          <w:p w14:paraId="63F13C8A" w14:textId="77777777" w:rsidR="001A20E6" w:rsidRDefault="00000000">
            <w:pPr>
              <w:pStyle w:val="TableCellTaskDetails"/>
            </w:pPr>
            <w:r>
              <w:t>• Study - Broad / Overlap (E00) — 30m</w:t>
            </w:r>
          </w:p>
          <w:p w14:paraId="38AC5E9D" w14:textId="77777777" w:rsidR="001A20E6" w:rsidRDefault="00000000">
            <w:pPr>
              <w:pStyle w:val="TableCellTaskBadge"/>
              <w:shd w:val="clear" w:color="auto" w:fill="E3F2FD"/>
            </w:pPr>
            <w:r>
              <w:rPr>
                <w:b/>
                <w:bCs/>
                <w:color w:val="1976D2"/>
              </w:rPr>
              <w:t>STUDY</w:t>
            </w:r>
          </w:p>
          <w:p w14:paraId="47B676C4" w14:textId="77777777" w:rsidR="001A20E6" w:rsidRDefault="00000000">
            <w:pPr>
              <w:pStyle w:val="TableCellTaskDetails"/>
            </w:pPr>
            <w:r>
              <w:t>• Study - Basic concepts and definitions (E01) — 30m</w:t>
            </w:r>
          </w:p>
          <w:p w14:paraId="3DF70CDA"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49B4E442" w14:textId="77777777" w:rsidR="001A20E6" w:rsidRDefault="00000000">
            <w:pPr>
              <w:pStyle w:val="TableCellTaskSubject"/>
            </w:pPr>
            <w:r>
              <w:t>Indian Economy</w:t>
            </w:r>
          </w:p>
          <w:p w14:paraId="3BA58262" w14:textId="77777777" w:rsidR="001A20E6" w:rsidRDefault="00000000">
            <w:pPr>
              <w:pStyle w:val="TableCellTaskDetails"/>
            </w:pPr>
            <w:r>
              <w:t>• Study - Economic Planning (E02) — 30m</w:t>
            </w:r>
          </w:p>
          <w:p w14:paraId="5787AB3D" w14:textId="77777777" w:rsidR="001A20E6" w:rsidRDefault="00000000">
            <w:pPr>
              <w:pStyle w:val="TableCellTaskBadge"/>
              <w:shd w:val="clear" w:color="auto" w:fill="E3F2FD"/>
            </w:pPr>
            <w:r>
              <w:rPr>
                <w:b/>
                <w:bCs/>
                <w:color w:val="1976D2"/>
              </w:rPr>
              <w:t>STUDY</w:t>
            </w:r>
          </w:p>
          <w:p w14:paraId="0AC12180" w14:textId="77777777" w:rsidR="001A20E6" w:rsidRDefault="00000000">
            <w:pPr>
              <w:pStyle w:val="TableCellTaskDetails"/>
            </w:pPr>
            <w:r>
              <w:t>• Study - Economic Reforms (E03) — 30m</w:t>
            </w:r>
          </w:p>
          <w:p w14:paraId="2E2ED2EA" w14:textId="77777777" w:rsidR="001A20E6" w:rsidRDefault="00000000">
            <w:pPr>
              <w:pStyle w:val="TableCellTaskBadge"/>
              <w:shd w:val="clear" w:color="auto" w:fill="E3F2FD"/>
            </w:pPr>
            <w:r>
              <w:rPr>
                <w:b/>
                <w:bCs/>
                <w:color w:val="1976D2"/>
              </w:rPr>
              <w:t>STUDY</w:t>
            </w:r>
          </w:p>
          <w:p w14:paraId="555E2350" w14:textId="77777777" w:rsidR="001A20E6" w:rsidRDefault="00000000">
            <w:pPr>
              <w:pStyle w:val="TableCellTaskDetails"/>
            </w:pPr>
            <w:r>
              <w:t>• Study - Inclusive Growth (E04) — 30m</w:t>
            </w:r>
          </w:p>
          <w:p w14:paraId="177D98C5" w14:textId="77777777" w:rsidR="001A20E6" w:rsidRDefault="00000000">
            <w:pPr>
              <w:pStyle w:val="TableCellTaskBadge"/>
              <w:shd w:val="clear" w:color="auto" w:fill="E3F2FD"/>
            </w:pPr>
            <w:r>
              <w:rPr>
                <w:b/>
                <w:bCs/>
                <w:color w:val="1976D2"/>
              </w:rPr>
              <w:t>STUDY</w:t>
            </w:r>
          </w:p>
          <w:p w14:paraId="485A75D6" w14:textId="77777777" w:rsidR="001A20E6" w:rsidRDefault="00000000">
            <w:pPr>
              <w:pStyle w:val="TableCellTaskDetails"/>
            </w:pPr>
            <w:r>
              <w:t>• Study - Poverty and Unemployment (E05) — 30m</w:t>
            </w:r>
          </w:p>
          <w:p w14:paraId="51677C64" w14:textId="77777777" w:rsidR="001A20E6" w:rsidRDefault="00000000">
            <w:pPr>
              <w:pStyle w:val="TableCellTaskBadge"/>
              <w:shd w:val="clear" w:color="auto" w:fill="E3F2FD"/>
            </w:pPr>
            <w:r>
              <w:rPr>
                <w:b/>
                <w:bCs/>
                <w:color w:val="1976D2"/>
              </w:rPr>
              <w:t>STUDY</w:t>
            </w:r>
          </w:p>
          <w:p w14:paraId="0A1BE684" w14:textId="77777777" w:rsidR="001A20E6" w:rsidRDefault="00000000">
            <w:pPr>
              <w:pStyle w:val="TableCellTaskDetails"/>
            </w:pPr>
            <w:r>
              <w:t>• Study - Agriculture (E06) — 30m</w:t>
            </w:r>
          </w:p>
          <w:p w14:paraId="6B6715CA" w14:textId="77777777" w:rsidR="001A20E6" w:rsidRDefault="00000000">
            <w:pPr>
              <w:pStyle w:val="TableCellTaskBadge"/>
              <w:shd w:val="clear" w:color="auto" w:fill="E3F2FD"/>
            </w:pPr>
            <w:r>
              <w:rPr>
                <w:b/>
                <w:bCs/>
                <w:color w:val="1976D2"/>
              </w:rPr>
              <w:t>STUDY</w:t>
            </w:r>
          </w:p>
          <w:p w14:paraId="6CBBDD4B" w14:textId="77777777" w:rsidR="001A20E6" w:rsidRDefault="00000000">
            <w:pPr>
              <w:pStyle w:val="TableCellTaskDetails"/>
            </w:pPr>
            <w:r>
              <w:t>• Study - Industry (E07) — 30m</w:t>
            </w:r>
          </w:p>
          <w:p w14:paraId="7E256A46"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7C6AEC26" w14:textId="77777777" w:rsidR="001A20E6" w:rsidRDefault="00000000">
            <w:pPr>
              <w:pStyle w:val="TableCellTaskSubject"/>
            </w:pPr>
            <w:r>
              <w:t>Governance</w:t>
            </w:r>
          </w:p>
          <w:p w14:paraId="2CF25D39" w14:textId="77777777" w:rsidR="001A20E6" w:rsidRDefault="00000000">
            <w:pPr>
              <w:pStyle w:val="TableCellTaskDetails"/>
            </w:pPr>
            <w:r>
              <w:t>• Study - Broad / Overlap (O00) — 1h</w:t>
            </w:r>
          </w:p>
          <w:p w14:paraId="68EF3171" w14:textId="77777777" w:rsidR="001A20E6" w:rsidRDefault="00000000">
            <w:pPr>
              <w:pStyle w:val="TableCellTaskBadge"/>
              <w:shd w:val="clear" w:color="auto" w:fill="E3F2FD"/>
            </w:pPr>
            <w:r>
              <w:rPr>
                <w:b/>
                <w:bCs/>
                <w:color w:val="1976D2"/>
              </w:rPr>
              <w:t>STUDY</w:t>
            </w:r>
          </w:p>
          <w:p w14:paraId="3B489ECF" w14:textId="77777777" w:rsidR="001A20E6" w:rsidRDefault="00000000">
            <w:pPr>
              <w:pStyle w:val="TableCellTaskDetails"/>
            </w:pPr>
            <w:r>
              <w:t>• Study - Good governance and applications (O01) — 1h</w:t>
            </w:r>
          </w:p>
          <w:p w14:paraId="6C012E1C" w14:textId="77777777" w:rsidR="001A20E6" w:rsidRDefault="00000000">
            <w:pPr>
              <w:pStyle w:val="TableCellTaskBadge"/>
              <w:shd w:val="clear" w:color="auto" w:fill="E3F2FD"/>
            </w:pPr>
            <w:r>
              <w:rPr>
                <w:b/>
                <w:bCs/>
                <w:color w:val="1976D2"/>
              </w:rPr>
              <w:t>STUDY</w:t>
            </w:r>
          </w:p>
          <w:p w14:paraId="0452C9E2" w14:textId="77777777" w:rsidR="001A20E6" w:rsidRDefault="00000000">
            <w:pPr>
              <w:pStyle w:val="TableCellTaskDetails"/>
            </w:pPr>
            <w:r>
              <w:t>• Study - Transparency (O02) — 1h</w:t>
            </w:r>
          </w:p>
          <w:p w14:paraId="7717912E"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5E2986BF" w14:textId="77777777" w:rsidR="001A20E6" w:rsidRDefault="00000000">
            <w:pPr>
              <w:pStyle w:val="TableCellTaskSubject"/>
            </w:pPr>
            <w:r>
              <w:t>Governance</w:t>
            </w:r>
          </w:p>
          <w:p w14:paraId="7A2342F2" w14:textId="77777777" w:rsidR="001A20E6" w:rsidRDefault="00000000">
            <w:pPr>
              <w:pStyle w:val="TableCellTaskDetails"/>
            </w:pPr>
            <w:r>
              <w:t>• Study - Accountability (O03) — 1h</w:t>
            </w:r>
          </w:p>
          <w:p w14:paraId="35CC3DE4" w14:textId="77777777" w:rsidR="001A20E6" w:rsidRDefault="00000000">
            <w:pPr>
              <w:pStyle w:val="TableCellTaskBadge"/>
              <w:shd w:val="clear" w:color="auto" w:fill="E3F2FD"/>
            </w:pPr>
            <w:r>
              <w:rPr>
                <w:b/>
                <w:bCs/>
                <w:color w:val="1976D2"/>
              </w:rPr>
              <w:t>STUDY</w:t>
            </w:r>
          </w:p>
          <w:p w14:paraId="776F36F5" w14:textId="77777777" w:rsidR="001A20E6" w:rsidRDefault="00000000">
            <w:pPr>
              <w:pStyle w:val="TableCellTaskDetails"/>
            </w:pPr>
            <w:r>
              <w:t>• Study - E-Governance (O04) — 1h</w:t>
            </w:r>
          </w:p>
          <w:p w14:paraId="009C3AC3" w14:textId="77777777" w:rsidR="001A20E6" w:rsidRDefault="00000000">
            <w:pPr>
              <w:pStyle w:val="TableCellTaskBadge"/>
              <w:shd w:val="clear" w:color="auto" w:fill="E3F2FD"/>
            </w:pPr>
            <w:r>
              <w:rPr>
                <w:b/>
                <w:bCs/>
                <w:color w:val="1976D2"/>
              </w:rPr>
              <w:t>STUDY</w:t>
            </w:r>
          </w:p>
          <w:p w14:paraId="0486F195" w14:textId="77777777" w:rsidR="001A20E6" w:rsidRDefault="00000000">
            <w:pPr>
              <w:pStyle w:val="TableCellTaskDetails"/>
            </w:pPr>
            <w:r>
              <w:t>• Study - Citizens Charter (O05) — 1h</w:t>
            </w:r>
          </w:p>
          <w:p w14:paraId="47EE9116"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2640C190" w14:textId="77777777" w:rsidR="001A20E6" w:rsidRDefault="001A20E6"/>
        </w:tc>
      </w:tr>
    </w:tbl>
    <w:p w14:paraId="65E76F3F" w14:textId="77777777" w:rsidR="001A20E6" w:rsidRDefault="001A20E6">
      <w:pPr>
        <w:spacing w:after="400"/>
      </w:pPr>
    </w:p>
    <w:p w14:paraId="7AA3BFF7" w14:textId="77777777" w:rsidR="001A20E6" w:rsidRDefault="00000000">
      <w:pPr>
        <w:pStyle w:val="ResourceTitle"/>
      </w:pPr>
      <w:r>
        <w:t>📚 Resources for Jan 04 - Jan 10</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07F58141"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7085F23" w14:textId="77777777" w:rsidR="001A20E6" w:rsidRDefault="00000000">
            <w:pPr>
              <w:pStyle w:val="TableCellSubjectName"/>
            </w:pPr>
            <w:r>
              <w:t>Indian Polity and Governance</w:t>
            </w:r>
          </w:p>
          <w:p w14:paraId="1736BE06" w14:textId="77777777" w:rsidR="001A20E6" w:rsidRDefault="00000000">
            <w:pPr>
              <w:pStyle w:val="TableCellCategoryTitle"/>
            </w:pPr>
            <w:r>
              <w:t>📝 Practice Materials</w:t>
            </w:r>
          </w:p>
          <w:p w14:paraId="2A24ACD8" w14:textId="77777777" w:rsidR="001A20E6" w:rsidRDefault="00000000">
            <w:pPr>
              <w:pStyle w:val="TableCellResourceItem"/>
            </w:pPr>
            <w:r>
              <w:t>• La Excellence Polity Material</w:t>
            </w:r>
          </w:p>
          <w:p w14:paraId="5C07AAF1" w14:textId="77777777" w:rsidR="001A20E6" w:rsidRDefault="00000000">
            <w:pPr>
              <w:pStyle w:val="TableCellResourceItem"/>
            </w:pPr>
            <w:r>
              <w:t>• Mains RRP + Prelims RRP</w:t>
            </w:r>
          </w:p>
          <w:p w14:paraId="2D35BC8A" w14:textId="77777777" w:rsidR="001A20E6" w:rsidRDefault="00000000">
            <w:pPr>
              <w:pStyle w:val="TableCellResourceItem"/>
            </w:pPr>
            <w:r>
              <w:t>• Prelims &amp; Mains Workbooks</w:t>
            </w:r>
          </w:p>
          <w:p w14:paraId="018EBD93" w14:textId="77777777" w:rsidR="001A20E6" w:rsidRDefault="00000000">
            <w:pPr>
              <w:pStyle w:val="TableCellCategoryTitle"/>
            </w:pPr>
            <w:r>
              <w:t>📰 Current Affairs</w:t>
            </w:r>
          </w:p>
          <w:p w14:paraId="5C0B4FCC" w14:textId="77777777" w:rsidR="001A20E6" w:rsidRDefault="00000000">
            <w:pPr>
              <w:pStyle w:val="TableCellResourceItem"/>
            </w:pPr>
            <w:r>
              <w:t>• NITI Aayog Reports + PRS Briefs</w:t>
            </w:r>
          </w:p>
          <w:p w14:paraId="39012312" w14:textId="77777777" w:rsidR="001A20E6" w:rsidRDefault="00000000">
            <w:pPr>
              <w:pStyle w:val="TableCellResourceItem"/>
            </w:pPr>
            <w:r>
              <w:t>• Newspapers (The Hindu/Indian Express)</w:t>
            </w:r>
          </w:p>
          <w:p w14:paraId="7BAB464C"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74B4CCDD" w14:textId="77777777" w:rsidR="001A20E6" w:rsidRDefault="00000000">
            <w:pPr>
              <w:pStyle w:val="TableCellSubjectName"/>
            </w:pPr>
            <w:r>
              <w:t>Indian Economy</w:t>
            </w:r>
          </w:p>
          <w:p w14:paraId="572432D8" w14:textId="77777777" w:rsidR="001A20E6" w:rsidRDefault="00000000">
            <w:pPr>
              <w:pStyle w:val="TableCellCategoryTitle"/>
            </w:pPr>
            <w:r>
              <w:t>📝 Practice Materials</w:t>
            </w:r>
          </w:p>
          <w:p w14:paraId="22BF6C5A" w14:textId="77777777" w:rsidR="001A20E6" w:rsidRDefault="00000000">
            <w:pPr>
              <w:pStyle w:val="TableCellResourceItem"/>
            </w:pPr>
            <w:r>
              <w:t>• La Excellence Economy Material</w:t>
            </w:r>
          </w:p>
          <w:p w14:paraId="24AC710B" w14:textId="77777777" w:rsidR="001A20E6" w:rsidRDefault="00000000">
            <w:pPr>
              <w:pStyle w:val="TableCellResourceItem"/>
            </w:pPr>
            <w:r>
              <w:t>• Mains RRP + Prelims RRP</w:t>
            </w:r>
          </w:p>
          <w:p w14:paraId="06797D41" w14:textId="77777777" w:rsidR="001A20E6" w:rsidRDefault="00000000">
            <w:pPr>
              <w:pStyle w:val="TableCellResourceItem"/>
            </w:pPr>
            <w:r>
              <w:t>• Prelims &amp; Mains Workbooks</w:t>
            </w:r>
          </w:p>
          <w:p w14:paraId="7DC6DA4F" w14:textId="77777777" w:rsidR="001A20E6" w:rsidRDefault="00000000">
            <w:pPr>
              <w:pStyle w:val="TableCellCategoryTitle"/>
            </w:pPr>
            <w:r>
              <w:t>📰 Current Affairs</w:t>
            </w:r>
          </w:p>
          <w:p w14:paraId="50B215A3" w14:textId="77777777" w:rsidR="001A20E6" w:rsidRDefault="00000000">
            <w:pPr>
              <w:pStyle w:val="TableCellResourceItem"/>
            </w:pPr>
            <w:r>
              <w:t>• NITI Aayog Reports + Economic survey and Budget</w:t>
            </w:r>
          </w:p>
          <w:p w14:paraId="5AF501AE"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044E4688" w14:textId="77777777" w:rsidR="001A20E6" w:rsidRDefault="00000000">
            <w:pPr>
              <w:pStyle w:val="TableCellSubjectName"/>
            </w:pPr>
            <w:r>
              <w:t>Governance</w:t>
            </w:r>
          </w:p>
          <w:p w14:paraId="49F48C79" w14:textId="77777777" w:rsidR="001A20E6" w:rsidRDefault="00000000">
            <w:pPr>
              <w:pStyle w:val="TableCellCategoryTitle"/>
            </w:pPr>
            <w:r>
              <w:t>📚 Primary Books</w:t>
            </w:r>
          </w:p>
          <w:p w14:paraId="45BDD938" w14:textId="77777777" w:rsidR="001A20E6" w:rsidRDefault="00000000">
            <w:pPr>
              <w:pStyle w:val="TableCellResourceItem"/>
            </w:pPr>
            <w:r>
              <w:t>• India Year Book (Schemes) + PIB</w:t>
            </w:r>
          </w:p>
          <w:p w14:paraId="1F431C54" w14:textId="77777777" w:rsidR="001A20E6" w:rsidRDefault="00000000">
            <w:pPr>
              <w:pStyle w:val="TableCellResourceItem"/>
            </w:pPr>
            <w:r>
              <w:t>• Governance In India by M Laxmikanth</w:t>
            </w:r>
          </w:p>
          <w:p w14:paraId="6CA273F7" w14:textId="77777777" w:rsidR="001A20E6" w:rsidRDefault="00000000">
            <w:pPr>
              <w:pStyle w:val="TableCellCategoryTitle"/>
            </w:pPr>
            <w:r>
              <w:t>📝 Practice Materials</w:t>
            </w:r>
          </w:p>
          <w:p w14:paraId="2F47C670" w14:textId="77777777" w:rsidR="001A20E6" w:rsidRDefault="00000000">
            <w:pPr>
              <w:pStyle w:val="TableCellResourceItem"/>
            </w:pPr>
            <w:r>
              <w:t>• La Excellence Governance Material</w:t>
            </w:r>
          </w:p>
          <w:p w14:paraId="6F948C54" w14:textId="77777777" w:rsidR="001A20E6" w:rsidRDefault="00000000">
            <w:pPr>
              <w:pStyle w:val="TableCellResourceItem"/>
            </w:pPr>
            <w:r>
              <w:t>• Mains Workbook</w:t>
            </w:r>
          </w:p>
          <w:p w14:paraId="30D863F5" w14:textId="77777777" w:rsidR="001A20E6" w:rsidRDefault="00000000">
            <w:pPr>
              <w:pStyle w:val="TableCellCategoryTitle"/>
            </w:pPr>
            <w:r>
              <w:t>📰 Current Affairs</w:t>
            </w:r>
          </w:p>
          <w:p w14:paraId="787F87FD" w14:textId="77777777" w:rsidR="001A20E6" w:rsidRDefault="00000000">
            <w:pPr>
              <w:pStyle w:val="TableCellResourceItem"/>
            </w:pPr>
            <w:r>
              <w:t>• NITI Aayog + Yojana</w:t>
            </w:r>
          </w:p>
          <w:p w14:paraId="4F90FAE2" w14:textId="77777777" w:rsidR="001A20E6" w:rsidRDefault="00000000">
            <w:pPr>
              <w:pStyle w:val="TableCellResourceItem"/>
            </w:pPr>
            <w:r>
              <w:t>• Newspapers (Hindu and IE Explained)</w:t>
            </w:r>
          </w:p>
        </w:tc>
      </w:tr>
    </w:tbl>
    <w:p w14:paraId="706C4339"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380B2C85" w14:textId="77777777">
        <w:tc>
          <w:tcPr>
            <w:tcW w:w="2500" w:type="pct"/>
            <w:tcMar>
              <w:top w:w="0" w:type="dxa"/>
              <w:left w:w="0" w:type="dxa"/>
              <w:bottom w:w="0" w:type="dxa"/>
              <w:right w:w="0" w:type="dxa"/>
            </w:tcMar>
          </w:tcPr>
          <w:p w14:paraId="045BCCC9" w14:textId="77777777" w:rsidR="001A20E6" w:rsidRDefault="00000000">
            <w:pPr>
              <w:pStyle w:val="WeekTitle"/>
            </w:pPr>
            <w:r>
              <w:rPr>
                <w:color w:val="1D4ED8"/>
              </w:rPr>
              <w:t>📅 Jan 11 - Jan 17, 2026</w:t>
            </w:r>
          </w:p>
        </w:tc>
        <w:tc>
          <w:tcPr>
            <w:tcW w:w="2500" w:type="pct"/>
            <w:tcMar>
              <w:top w:w="0" w:type="dxa"/>
              <w:left w:w="0" w:type="dxa"/>
              <w:bottom w:w="0" w:type="dxa"/>
              <w:right w:w="0" w:type="dxa"/>
            </w:tcMar>
          </w:tcPr>
          <w:p w14:paraId="50CBDDDC" w14:textId="77777777" w:rsidR="001A20E6" w:rsidRDefault="00000000">
            <w:pPr>
              <w:pStyle w:val="WeekCycleName"/>
            </w:pPr>
            <w:r>
              <w:rPr>
                <w:color w:val="1D4ED8"/>
              </w:rPr>
              <w:t>C1</w:t>
            </w:r>
          </w:p>
        </w:tc>
      </w:tr>
    </w:tbl>
    <w:p w14:paraId="1FB7BDDD"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064EEF18" w14:textId="77777777">
        <w:tc>
          <w:tcPr>
            <w:tcW w:w="700" w:type="pct"/>
            <w:shd w:val="clear" w:color="auto" w:fill="DBEAFE"/>
            <w:tcMar>
              <w:top w:w="200" w:type="dxa"/>
              <w:left w:w="100" w:type="dxa"/>
              <w:bottom w:w="200" w:type="dxa"/>
              <w:right w:w="100" w:type="dxa"/>
            </w:tcMar>
          </w:tcPr>
          <w:p w14:paraId="66FB8F10" w14:textId="77777777" w:rsidR="001A20E6" w:rsidRDefault="00000000">
            <w:pPr>
              <w:pStyle w:val="TableCellCalendarDayHeader"/>
            </w:pPr>
            <w:r>
              <w:rPr>
                <w:color w:val="1D4ED8"/>
              </w:rPr>
              <w:t>Sunday</w:t>
            </w:r>
          </w:p>
          <w:p w14:paraId="5BAC5977" w14:textId="77777777" w:rsidR="001A20E6" w:rsidRDefault="00000000">
            <w:pPr>
              <w:pStyle w:val="TableCellCalendarDateHeader"/>
            </w:pPr>
            <w:r>
              <w:rPr>
                <w:color w:val="1D4ED8"/>
              </w:rPr>
              <w:t>Jan 11</w:t>
            </w:r>
          </w:p>
          <w:p w14:paraId="7DF0FF58"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2180E05C" w14:textId="77777777" w:rsidR="001A20E6" w:rsidRDefault="00000000">
            <w:pPr>
              <w:pStyle w:val="TableCellCalendarDayHeader"/>
            </w:pPr>
            <w:r>
              <w:rPr>
                <w:color w:val="1D4ED8"/>
              </w:rPr>
              <w:t>Monday</w:t>
            </w:r>
          </w:p>
          <w:p w14:paraId="682BF9F8" w14:textId="77777777" w:rsidR="001A20E6" w:rsidRDefault="00000000">
            <w:pPr>
              <w:pStyle w:val="TableCellCalendarDateHeader"/>
            </w:pPr>
            <w:r>
              <w:rPr>
                <w:color w:val="1D4ED8"/>
              </w:rPr>
              <w:t>Jan 12</w:t>
            </w:r>
          </w:p>
          <w:p w14:paraId="7A21830B"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72AD4909" w14:textId="77777777" w:rsidR="001A20E6" w:rsidRDefault="00000000">
            <w:pPr>
              <w:pStyle w:val="TableCellCalendarDayHeader"/>
            </w:pPr>
            <w:r>
              <w:rPr>
                <w:color w:val="1D4ED8"/>
              </w:rPr>
              <w:t>Tuesday</w:t>
            </w:r>
          </w:p>
          <w:p w14:paraId="7CD7CAD6" w14:textId="77777777" w:rsidR="001A20E6" w:rsidRDefault="00000000">
            <w:pPr>
              <w:pStyle w:val="TableCellCalendarDateHeader"/>
            </w:pPr>
            <w:r>
              <w:rPr>
                <w:color w:val="1D4ED8"/>
              </w:rPr>
              <w:t>Jan 13</w:t>
            </w:r>
          </w:p>
          <w:p w14:paraId="7D8D7B95"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37CB0F78" w14:textId="77777777" w:rsidR="001A20E6" w:rsidRDefault="00000000">
            <w:pPr>
              <w:pStyle w:val="TableCellCalendarDayHeader"/>
            </w:pPr>
            <w:r>
              <w:rPr>
                <w:color w:val="1D4ED8"/>
              </w:rPr>
              <w:t>Wednesday</w:t>
            </w:r>
          </w:p>
          <w:p w14:paraId="041D50AE" w14:textId="77777777" w:rsidR="001A20E6" w:rsidRDefault="00000000">
            <w:pPr>
              <w:pStyle w:val="TableCellCalendarDateHeader"/>
            </w:pPr>
            <w:r>
              <w:rPr>
                <w:color w:val="1D4ED8"/>
              </w:rPr>
              <w:t>Jan 14</w:t>
            </w:r>
          </w:p>
          <w:p w14:paraId="73ACCDC4"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475EDF00" w14:textId="77777777" w:rsidR="001A20E6" w:rsidRDefault="00000000">
            <w:pPr>
              <w:pStyle w:val="TableCellCalendarDayHeader"/>
            </w:pPr>
            <w:r>
              <w:rPr>
                <w:color w:val="1D4ED8"/>
              </w:rPr>
              <w:t>Thursday</w:t>
            </w:r>
          </w:p>
          <w:p w14:paraId="1D9DD426" w14:textId="77777777" w:rsidR="001A20E6" w:rsidRDefault="00000000">
            <w:pPr>
              <w:pStyle w:val="TableCellCalendarDateHeader"/>
            </w:pPr>
            <w:r>
              <w:rPr>
                <w:color w:val="1D4ED8"/>
              </w:rPr>
              <w:t>Jan 15</w:t>
            </w:r>
          </w:p>
          <w:p w14:paraId="4AE084C7"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2252B15E" w14:textId="77777777" w:rsidR="001A20E6" w:rsidRDefault="00000000">
            <w:pPr>
              <w:pStyle w:val="TableCellCalendarDayHeader"/>
            </w:pPr>
            <w:r>
              <w:rPr>
                <w:color w:val="1D4ED8"/>
              </w:rPr>
              <w:t>Friday</w:t>
            </w:r>
          </w:p>
          <w:p w14:paraId="596B2C47" w14:textId="77777777" w:rsidR="001A20E6" w:rsidRDefault="00000000">
            <w:pPr>
              <w:pStyle w:val="TableCellCalendarDateHeader"/>
            </w:pPr>
            <w:r>
              <w:rPr>
                <w:color w:val="1D4ED8"/>
              </w:rPr>
              <w:t>Jan 16</w:t>
            </w:r>
          </w:p>
          <w:p w14:paraId="7F8E846B"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197AFAE7" w14:textId="77777777" w:rsidR="001A20E6" w:rsidRDefault="00000000">
            <w:pPr>
              <w:pStyle w:val="TableCellCalendarDayHeader"/>
            </w:pPr>
            <w:r>
              <w:rPr>
                <w:color w:val="F57C00"/>
              </w:rPr>
              <w:t>Saturday</w:t>
            </w:r>
          </w:p>
          <w:p w14:paraId="1DF83754" w14:textId="77777777" w:rsidR="001A20E6" w:rsidRDefault="00000000">
            <w:pPr>
              <w:pStyle w:val="TableCellCalendarDateHeader"/>
            </w:pPr>
            <w:r>
              <w:rPr>
                <w:color w:val="F57C00"/>
              </w:rPr>
              <w:t>Jan 17</w:t>
            </w:r>
          </w:p>
          <w:p w14:paraId="566F48F6" w14:textId="77777777" w:rsidR="001A20E6" w:rsidRDefault="00000000">
            <w:pPr>
              <w:pStyle w:val="TableCellCatchupLabel"/>
            </w:pPr>
            <w:r>
              <w:rPr>
                <w:color w:val="F57C00"/>
              </w:rPr>
              <w:t>Catchup Day</w:t>
            </w:r>
          </w:p>
        </w:tc>
      </w:tr>
      <w:tr w:rsidR="001A20E6" w14:paraId="5536F0D0" w14:textId="77777777">
        <w:tc>
          <w:tcPr>
            <w:tcW w:w="700" w:type="pct"/>
            <w:shd w:val="clear" w:color="auto" w:fill="DBEAFE"/>
            <w:tcMar>
              <w:top w:w="150" w:type="dxa"/>
              <w:left w:w="100" w:type="dxa"/>
              <w:bottom w:w="150" w:type="dxa"/>
              <w:right w:w="100" w:type="dxa"/>
            </w:tcMar>
          </w:tcPr>
          <w:p w14:paraId="1D372A83" w14:textId="77777777" w:rsidR="001A20E6" w:rsidRDefault="00000000">
            <w:pPr>
              <w:pStyle w:val="TableCellTaskSubject"/>
            </w:pPr>
            <w:r>
              <w:t>Indian Economy</w:t>
            </w:r>
          </w:p>
          <w:p w14:paraId="68669F4E" w14:textId="77777777" w:rsidR="001A20E6" w:rsidRDefault="00000000">
            <w:pPr>
              <w:pStyle w:val="TableCellTaskDetails"/>
            </w:pPr>
            <w:r>
              <w:t>• Test - TEST — 3h</w:t>
            </w:r>
          </w:p>
          <w:p w14:paraId="43FA6A9F" w14:textId="77777777" w:rsidR="001A20E6" w:rsidRDefault="00000000">
            <w:pPr>
              <w:pStyle w:val="TableCellTaskBadge"/>
              <w:shd w:val="clear" w:color="auto" w:fill="FFF3E0"/>
            </w:pPr>
            <w:r>
              <w:rPr>
                <w:b/>
                <w:bCs/>
                <w:color w:val="F57C00"/>
              </w:rPr>
              <w:t>TEST</w:t>
            </w:r>
          </w:p>
        </w:tc>
        <w:tc>
          <w:tcPr>
            <w:tcW w:w="700" w:type="pct"/>
            <w:shd w:val="clear" w:color="auto" w:fill="DBEAFE"/>
            <w:tcMar>
              <w:top w:w="150" w:type="dxa"/>
              <w:left w:w="100" w:type="dxa"/>
              <w:bottom w:w="150" w:type="dxa"/>
              <w:right w:w="100" w:type="dxa"/>
            </w:tcMar>
          </w:tcPr>
          <w:p w14:paraId="78D93631" w14:textId="77777777" w:rsidR="001A20E6" w:rsidRDefault="00000000">
            <w:pPr>
              <w:pStyle w:val="TableCellTaskSubject"/>
            </w:pPr>
            <w:r>
              <w:t>Indian Economy</w:t>
            </w:r>
          </w:p>
          <w:p w14:paraId="4000ED3D" w14:textId="77777777" w:rsidR="001A20E6" w:rsidRDefault="00000000">
            <w:pPr>
              <w:pStyle w:val="TableCellTaskDetails"/>
            </w:pPr>
            <w:r>
              <w:t>• Study - Money Market (E20) — 30m</w:t>
            </w:r>
          </w:p>
          <w:p w14:paraId="7E9A052A" w14:textId="77777777" w:rsidR="001A20E6" w:rsidRDefault="00000000">
            <w:pPr>
              <w:pStyle w:val="TableCellTaskBadge"/>
              <w:shd w:val="clear" w:color="auto" w:fill="E3F2FD"/>
            </w:pPr>
            <w:r>
              <w:rPr>
                <w:b/>
                <w:bCs/>
                <w:color w:val="1976D2"/>
              </w:rPr>
              <w:t>STUDY</w:t>
            </w:r>
          </w:p>
          <w:p w14:paraId="75C50B73" w14:textId="77777777" w:rsidR="001A20E6" w:rsidRDefault="00000000">
            <w:pPr>
              <w:pStyle w:val="TableCellTaskDetails"/>
            </w:pPr>
            <w:r>
              <w:t>• Study - Public Finance (E21) — 30m</w:t>
            </w:r>
          </w:p>
          <w:p w14:paraId="235529E6" w14:textId="77777777" w:rsidR="001A20E6" w:rsidRDefault="00000000">
            <w:pPr>
              <w:pStyle w:val="TableCellTaskBadge"/>
              <w:shd w:val="clear" w:color="auto" w:fill="E3F2FD"/>
            </w:pPr>
            <w:r>
              <w:rPr>
                <w:b/>
                <w:bCs/>
                <w:color w:val="1976D2"/>
              </w:rPr>
              <w:t>STUDY</w:t>
            </w:r>
          </w:p>
          <w:p w14:paraId="15351E6B" w14:textId="77777777" w:rsidR="001A20E6" w:rsidRDefault="00000000">
            <w:pPr>
              <w:pStyle w:val="TableCellTaskDetails"/>
            </w:pPr>
            <w:r>
              <w:t>• Study - Budget (E22) — 30m</w:t>
            </w:r>
          </w:p>
          <w:p w14:paraId="31DCBBC0" w14:textId="77777777" w:rsidR="001A20E6" w:rsidRDefault="00000000">
            <w:pPr>
              <w:pStyle w:val="TableCellTaskBadge"/>
              <w:shd w:val="clear" w:color="auto" w:fill="E3F2FD"/>
            </w:pPr>
            <w:r>
              <w:rPr>
                <w:b/>
                <w:bCs/>
                <w:color w:val="1976D2"/>
              </w:rPr>
              <w:t>STUDY</w:t>
            </w:r>
          </w:p>
          <w:p w14:paraId="7C1B7629" w14:textId="77777777" w:rsidR="001A20E6" w:rsidRDefault="00000000">
            <w:pPr>
              <w:pStyle w:val="TableCellTaskDetails"/>
            </w:pPr>
            <w:r>
              <w:t>• Study - Economic Survey (E23) — 30m</w:t>
            </w:r>
          </w:p>
          <w:p w14:paraId="4490F2B0" w14:textId="77777777" w:rsidR="001A20E6" w:rsidRDefault="00000000">
            <w:pPr>
              <w:pStyle w:val="TableCellTaskBadge"/>
              <w:shd w:val="clear" w:color="auto" w:fill="E3F2FD"/>
            </w:pPr>
            <w:r>
              <w:rPr>
                <w:b/>
                <w:bCs/>
                <w:color w:val="1976D2"/>
              </w:rPr>
              <w:t>STUDY</w:t>
            </w:r>
          </w:p>
          <w:p w14:paraId="07BB2414" w14:textId="77777777" w:rsidR="001A20E6" w:rsidRDefault="00000000">
            <w:pPr>
              <w:pStyle w:val="TableCellTaskDetails"/>
            </w:pPr>
            <w:r>
              <w:t>• Study - NITI Aayog (E24) — 30m</w:t>
            </w:r>
          </w:p>
          <w:p w14:paraId="3163DA73" w14:textId="77777777" w:rsidR="001A20E6" w:rsidRDefault="00000000">
            <w:pPr>
              <w:pStyle w:val="TableCellTaskBadge"/>
              <w:shd w:val="clear" w:color="auto" w:fill="E3F2FD"/>
            </w:pPr>
            <w:r>
              <w:rPr>
                <w:b/>
                <w:bCs/>
                <w:color w:val="1976D2"/>
              </w:rPr>
              <w:t>STUDY</w:t>
            </w:r>
          </w:p>
          <w:p w14:paraId="5EC036AE" w14:textId="77777777" w:rsidR="001A20E6" w:rsidRDefault="00000000">
            <w:pPr>
              <w:pStyle w:val="TableCellTaskDetails"/>
            </w:pPr>
            <w:r>
              <w:t>• Study - Sustainable Development (E25) — 30m</w:t>
            </w:r>
          </w:p>
          <w:p w14:paraId="0EFEA74D"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5A64F2A3" w14:textId="77777777" w:rsidR="001A20E6" w:rsidRDefault="00000000">
            <w:pPr>
              <w:pStyle w:val="TableCellTaskSubject"/>
            </w:pPr>
            <w:r>
              <w:t>Governance</w:t>
            </w:r>
          </w:p>
          <w:p w14:paraId="6DBD43DC" w14:textId="77777777" w:rsidR="001A20E6" w:rsidRDefault="00000000">
            <w:pPr>
              <w:pStyle w:val="TableCellTaskDetails"/>
            </w:pPr>
            <w:r>
              <w:t>• Study - Government Policies (O09) — 1h</w:t>
            </w:r>
          </w:p>
          <w:p w14:paraId="10E1374D" w14:textId="77777777" w:rsidR="001A20E6" w:rsidRDefault="00000000">
            <w:pPr>
              <w:pStyle w:val="TableCellTaskBadge"/>
              <w:shd w:val="clear" w:color="auto" w:fill="E3F2FD"/>
            </w:pPr>
            <w:r>
              <w:rPr>
                <w:b/>
                <w:bCs/>
                <w:color w:val="1976D2"/>
              </w:rPr>
              <w:t>STUDY</w:t>
            </w:r>
          </w:p>
          <w:p w14:paraId="2B133980" w14:textId="77777777" w:rsidR="001A20E6" w:rsidRDefault="00000000">
            <w:pPr>
              <w:pStyle w:val="TableCellTaskDetails"/>
            </w:pPr>
            <w:r>
              <w:t>• Study - Broad / Overlap (O00) — 30m</w:t>
            </w:r>
          </w:p>
          <w:p w14:paraId="1B91A3A4" w14:textId="77777777" w:rsidR="001A20E6" w:rsidRDefault="00000000">
            <w:pPr>
              <w:pStyle w:val="TableCellTaskBadge"/>
              <w:shd w:val="clear" w:color="auto" w:fill="E3F2FD"/>
            </w:pPr>
            <w:r>
              <w:rPr>
                <w:b/>
                <w:bCs/>
                <w:color w:val="1976D2"/>
              </w:rPr>
              <w:t>STUDY</w:t>
            </w:r>
          </w:p>
          <w:p w14:paraId="3D3F90A3" w14:textId="77777777" w:rsidR="001A20E6" w:rsidRDefault="00000000">
            <w:pPr>
              <w:pStyle w:val="TableCellTaskDetails"/>
            </w:pPr>
            <w:r>
              <w:t>• Study - Good governance and applications (O01) — 30m</w:t>
            </w:r>
          </w:p>
          <w:p w14:paraId="4A9C90AF" w14:textId="77777777" w:rsidR="001A20E6" w:rsidRDefault="00000000">
            <w:pPr>
              <w:pStyle w:val="TableCellTaskBadge"/>
              <w:shd w:val="clear" w:color="auto" w:fill="E3F2FD"/>
            </w:pPr>
            <w:r>
              <w:rPr>
                <w:b/>
                <w:bCs/>
                <w:color w:val="1976D2"/>
              </w:rPr>
              <w:t>STUDY</w:t>
            </w:r>
          </w:p>
          <w:p w14:paraId="736770BF" w14:textId="77777777" w:rsidR="001A20E6" w:rsidRDefault="00000000">
            <w:pPr>
              <w:pStyle w:val="TableCellTaskDetails"/>
            </w:pPr>
            <w:r>
              <w:t>• Study - Transparency (O02) — 30m</w:t>
            </w:r>
          </w:p>
          <w:p w14:paraId="625D5428" w14:textId="77777777" w:rsidR="001A20E6" w:rsidRDefault="00000000">
            <w:pPr>
              <w:pStyle w:val="TableCellTaskBadge"/>
              <w:shd w:val="clear" w:color="auto" w:fill="E3F2FD"/>
            </w:pPr>
            <w:r>
              <w:rPr>
                <w:b/>
                <w:bCs/>
                <w:color w:val="1976D2"/>
              </w:rPr>
              <w:t>STUDY</w:t>
            </w:r>
          </w:p>
          <w:p w14:paraId="31727DA4" w14:textId="77777777" w:rsidR="001A20E6" w:rsidRDefault="00000000">
            <w:pPr>
              <w:pStyle w:val="TableCellTaskDetails"/>
            </w:pPr>
            <w:r>
              <w:t>• Study - Accountability (O03) — 30m</w:t>
            </w:r>
          </w:p>
          <w:p w14:paraId="104AC0C4"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1ED1DDEC" w14:textId="77777777" w:rsidR="001A20E6" w:rsidRDefault="00000000">
            <w:pPr>
              <w:pStyle w:val="TableCellTaskSubject"/>
            </w:pPr>
            <w:r>
              <w:t>Governance</w:t>
            </w:r>
          </w:p>
          <w:p w14:paraId="743B5B7B" w14:textId="77777777" w:rsidR="001A20E6" w:rsidRDefault="00000000">
            <w:pPr>
              <w:pStyle w:val="TableCellTaskDetails"/>
            </w:pPr>
            <w:r>
              <w:t>• Study - E-Governance (O04) — 30m</w:t>
            </w:r>
          </w:p>
          <w:p w14:paraId="24317918" w14:textId="77777777" w:rsidR="001A20E6" w:rsidRDefault="00000000">
            <w:pPr>
              <w:pStyle w:val="TableCellTaskBadge"/>
              <w:shd w:val="clear" w:color="auto" w:fill="E3F2FD"/>
            </w:pPr>
            <w:r>
              <w:rPr>
                <w:b/>
                <w:bCs/>
                <w:color w:val="1976D2"/>
              </w:rPr>
              <w:t>STUDY</w:t>
            </w:r>
          </w:p>
          <w:p w14:paraId="18FF477E" w14:textId="77777777" w:rsidR="001A20E6" w:rsidRDefault="00000000">
            <w:pPr>
              <w:pStyle w:val="TableCellTaskDetails"/>
            </w:pPr>
            <w:r>
              <w:t>• Study - Citizens Charter (O05) — 30m</w:t>
            </w:r>
          </w:p>
          <w:p w14:paraId="146661FA" w14:textId="77777777" w:rsidR="001A20E6" w:rsidRDefault="00000000">
            <w:pPr>
              <w:pStyle w:val="TableCellTaskBadge"/>
              <w:shd w:val="clear" w:color="auto" w:fill="E3F2FD"/>
            </w:pPr>
            <w:r>
              <w:rPr>
                <w:b/>
                <w:bCs/>
                <w:color w:val="1976D2"/>
              </w:rPr>
              <w:t>STUDY</w:t>
            </w:r>
          </w:p>
          <w:p w14:paraId="36C965F3" w14:textId="77777777" w:rsidR="001A20E6" w:rsidRDefault="00000000">
            <w:pPr>
              <w:pStyle w:val="TableCellTaskDetails"/>
            </w:pPr>
            <w:r>
              <w:t>• Study - Role of Civil services in a democracy (O06) — 30m</w:t>
            </w:r>
          </w:p>
          <w:p w14:paraId="6758E29B" w14:textId="77777777" w:rsidR="001A20E6" w:rsidRDefault="00000000">
            <w:pPr>
              <w:pStyle w:val="TableCellTaskBadge"/>
              <w:shd w:val="clear" w:color="auto" w:fill="E3F2FD"/>
            </w:pPr>
            <w:r>
              <w:rPr>
                <w:b/>
                <w:bCs/>
                <w:color w:val="1976D2"/>
              </w:rPr>
              <w:t>STUDY</w:t>
            </w:r>
          </w:p>
          <w:p w14:paraId="57FA5183" w14:textId="77777777" w:rsidR="001A20E6" w:rsidRDefault="00000000">
            <w:pPr>
              <w:pStyle w:val="TableCellTaskDetails"/>
            </w:pPr>
            <w:r>
              <w:t>• Study - Social Institutions-Civil society activism and NGO's (O07) — 30m</w:t>
            </w:r>
          </w:p>
          <w:p w14:paraId="3915FC6F" w14:textId="77777777" w:rsidR="001A20E6" w:rsidRDefault="00000000">
            <w:pPr>
              <w:pStyle w:val="TableCellTaskBadge"/>
              <w:shd w:val="clear" w:color="auto" w:fill="E3F2FD"/>
            </w:pPr>
            <w:r>
              <w:rPr>
                <w:b/>
                <w:bCs/>
                <w:color w:val="1976D2"/>
              </w:rPr>
              <w:t>STUDY</w:t>
            </w:r>
          </w:p>
          <w:p w14:paraId="1B82131B" w14:textId="77777777" w:rsidR="001A20E6" w:rsidRDefault="00000000">
            <w:pPr>
              <w:pStyle w:val="TableCellTaskDetails"/>
            </w:pPr>
            <w:r>
              <w:t>• Study - Self Help Groups (O08) — 30m</w:t>
            </w:r>
          </w:p>
          <w:p w14:paraId="6823B20C" w14:textId="77777777" w:rsidR="001A20E6" w:rsidRDefault="00000000">
            <w:pPr>
              <w:pStyle w:val="TableCellTaskBadge"/>
              <w:shd w:val="clear" w:color="auto" w:fill="E3F2FD"/>
            </w:pPr>
            <w:r>
              <w:rPr>
                <w:b/>
                <w:bCs/>
                <w:color w:val="1976D2"/>
              </w:rPr>
              <w:t>STUDY</w:t>
            </w:r>
          </w:p>
          <w:p w14:paraId="3C725BE3" w14:textId="77777777" w:rsidR="001A20E6" w:rsidRDefault="00000000">
            <w:pPr>
              <w:pStyle w:val="TableCellTaskDetails"/>
            </w:pPr>
            <w:r>
              <w:t>• Study - Government Policies (O09) — 30m</w:t>
            </w:r>
          </w:p>
          <w:p w14:paraId="0A3BF207"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38C0B2DC" w14:textId="77777777" w:rsidR="001A20E6" w:rsidRDefault="00000000">
            <w:pPr>
              <w:pStyle w:val="TableCellTaskSubject"/>
            </w:pPr>
            <w:r>
              <w:t>International Relations</w:t>
            </w:r>
          </w:p>
          <w:p w14:paraId="539A843A" w14:textId="77777777" w:rsidR="001A20E6" w:rsidRDefault="00000000">
            <w:pPr>
              <w:pStyle w:val="TableCellTaskDetails"/>
            </w:pPr>
            <w:r>
              <w:t>• Study - Regional and global groupings (I06) — 1h</w:t>
            </w:r>
          </w:p>
          <w:p w14:paraId="69CF8AE5" w14:textId="77777777" w:rsidR="001A20E6" w:rsidRDefault="00000000">
            <w:pPr>
              <w:pStyle w:val="TableCellTaskBadge"/>
              <w:shd w:val="clear" w:color="auto" w:fill="E3F2FD"/>
            </w:pPr>
            <w:r>
              <w:rPr>
                <w:b/>
                <w:bCs/>
                <w:color w:val="1976D2"/>
              </w:rPr>
              <w:t>STUDY</w:t>
            </w:r>
          </w:p>
          <w:p w14:paraId="5A106D9F" w14:textId="77777777" w:rsidR="001A20E6" w:rsidRDefault="00000000">
            <w:pPr>
              <w:pStyle w:val="TableCellTaskDetails"/>
            </w:pPr>
            <w:r>
              <w:t>• Study - International institutions, agencies and fora (I07) — 1h</w:t>
            </w:r>
          </w:p>
          <w:p w14:paraId="434A6552" w14:textId="77777777" w:rsidR="001A20E6" w:rsidRDefault="00000000">
            <w:pPr>
              <w:pStyle w:val="TableCellTaskBadge"/>
              <w:shd w:val="clear" w:color="auto" w:fill="E3F2FD"/>
            </w:pPr>
            <w:r>
              <w:rPr>
                <w:b/>
                <w:bCs/>
                <w:color w:val="1976D2"/>
              </w:rPr>
              <w:t>STUDY</w:t>
            </w:r>
          </w:p>
          <w:p w14:paraId="181DDE99" w14:textId="77777777" w:rsidR="001A20E6" w:rsidRDefault="00000000">
            <w:pPr>
              <w:pStyle w:val="TableCellTaskDetails"/>
            </w:pPr>
            <w:r>
              <w:t>• Study - Indian diaspora (I08) — 1h</w:t>
            </w:r>
          </w:p>
          <w:p w14:paraId="4CF144F6"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5EEF5FBE" w14:textId="77777777" w:rsidR="001A20E6" w:rsidRDefault="00000000">
            <w:pPr>
              <w:pStyle w:val="TableCellTaskSubject"/>
            </w:pPr>
            <w:r>
              <w:t>International Relations</w:t>
            </w:r>
          </w:p>
          <w:p w14:paraId="2038D5B7" w14:textId="77777777" w:rsidR="001A20E6" w:rsidRDefault="00000000">
            <w:pPr>
              <w:pStyle w:val="TableCellTaskDetails"/>
            </w:pPr>
            <w:r>
              <w:t>• Study - Global issues (I09) — 1h</w:t>
            </w:r>
          </w:p>
          <w:p w14:paraId="3F6B9137" w14:textId="77777777" w:rsidR="001A20E6" w:rsidRDefault="00000000">
            <w:pPr>
              <w:pStyle w:val="TableCellTaskBadge"/>
              <w:shd w:val="clear" w:color="auto" w:fill="E3F2FD"/>
            </w:pPr>
            <w:r>
              <w:rPr>
                <w:b/>
                <w:bCs/>
                <w:color w:val="1976D2"/>
              </w:rPr>
              <w:t>STUDY</w:t>
            </w:r>
          </w:p>
          <w:p w14:paraId="1CAECC9D" w14:textId="77777777" w:rsidR="001A20E6" w:rsidRDefault="00000000">
            <w:pPr>
              <w:pStyle w:val="TableCellTaskDetails"/>
            </w:pPr>
            <w:r>
              <w:t>• Study - Broad / Overlap (I00) — 30m</w:t>
            </w:r>
          </w:p>
          <w:p w14:paraId="78EC7082" w14:textId="77777777" w:rsidR="001A20E6" w:rsidRDefault="00000000">
            <w:pPr>
              <w:pStyle w:val="TableCellTaskBadge"/>
              <w:shd w:val="clear" w:color="auto" w:fill="E3F2FD"/>
            </w:pPr>
            <w:r>
              <w:rPr>
                <w:b/>
                <w:bCs/>
                <w:color w:val="1976D2"/>
              </w:rPr>
              <w:t>STUDY</w:t>
            </w:r>
          </w:p>
          <w:p w14:paraId="21A52463" w14:textId="77777777" w:rsidR="001A20E6" w:rsidRDefault="00000000">
            <w:pPr>
              <w:pStyle w:val="TableCellTaskDetails"/>
            </w:pPr>
            <w:r>
              <w:t>• Study - India's foreign policy (I01) — 30m</w:t>
            </w:r>
          </w:p>
          <w:p w14:paraId="5771B8DD" w14:textId="77777777" w:rsidR="001A20E6" w:rsidRDefault="00000000">
            <w:pPr>
              <w:pStyle w:val="TableCellTaskBadge"/>
              <w:shd w:val="clear" w:color="auto" w:fill="E3F2FD"/>
            </w:pPr>
            <w:r>
              <w:rPr>
                <w:b/>
                <w:bCs/>
                <w:color w:val="1976D2"/>
              </w:rPr>
              <w:t>STUDY</w:t>
            </w:r>
          </w:p>
          <w:p w14:paraId="40CDDA64" w14:textId="77777777" w:rsidR="001A20E6" w:rsidRDefault="00000000">
            <w:pPr>
              <w:pStyle w:val="TableCellTaskDetails"/>
            </w:pPr>
            <w:r>
              <w:t>• Study - India and its neighborhood (I02) — 30m</w:t>
            </w:r>
          </w:p>
          <w:p w14:paraId="343FFB95" w14:textId="77777777" w:rsidR="001A20E6" w:rsidRDefault="00000000">
            <w:pPr>
              <w:pStyle w:val="TableCellTaskBadge"/>
              <w:shd w:val="clear" w:color="auto" w:fill="E3F2FD"/>
            </w:pPr>
            <w:r>
              <w:rPr>
                <w:b/>
                <w:bCs/>
                <w:color w:val="1976D2"/>
              </w:rPr>
              <w:t>STUDY</w:t>
            </w:r>
          </w:p>
          <w:p w14:paraId="15A34106" w14:textId="77777777" w:rsidR="001A20E6" w:rsidRDefault="00000000">
            <w:pPr>
              <w:pStyle w:val="TableCellTaskDetails"/>
            </w:pPr>
            <w:r>
              <w:t>• Study - India's relations with major powers (I03) — 30m</w:t>
            </w:r>
          </w:p>
          <w:p w14:paraId="33023801"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772B5A5F" w14:textId="77777777" w:rsidR="001A20E6" w:rsidRDefault="001A20E6"/>
        </w:tc>
      </w:tr>
      <w:tr w:rsidR="001A20E6" w14:paraId="61F6D52B" w14:textId="77777777">
        <w:tc>
          <w:tcPr>
            <w:tcW w:w="700" w:type="pct"/>
            <w:shd w:val="clear" w:color="auto" w:fill="DBEAFE"/>
            <w:tcMar>
              <w:top w:w="150" w:type="dxa"/>
              <w:left w:w="100" w:type="dxa"/>
              <w:bottom w:w="150" w:type="dxa"/>
              <w:right w:w="100" w:type="dxa"/>
            </w:tcMar>
          </w:tcPr>
          <w:p w14:paraId="37C1309B" w14:textId="77777777" w:rsidR="001A20E6" w:rsidRDefault="00000000">
            <w:pPr>
              <w:pStyle w:val="TableCellTaskSubject"/>
            </w:pPr>
            <w:r>
              <w:t>Governance</w:t>
            </w:r>
          </w:p>
          <w:p w14:paraId="09728A5F" w14:textId="77777777" w:rsidR="001A20E6" w:rsidRDefault="00000000">
            <w:pPr>
              <w:pStyle w:val="TableCellTaskDetails"/>
            </w:pPr>
            <w:r>
              <w:t>• Test - TEST — 3h</w:t>
            </w:r>
          </w:p>
          <w:p w14:paraId="0A330CBF" w14:textId="77777777" w:rsidR="001A20E6" w:rsidRDefault="00000000">
            <w:pPr>
              <w:pStyle w:val="TableCellTaskBadge"/>
              <w:shd w:val="clear" w:color="auto" w:fill="FFF3E0"/>
            </w:pPr>
            <w:r>
              <w:rPr>
                <w:b/>
                <w:bCs/>
                <w:color w:val="F57C00"/>
              </w:rPr>
              <w:t>TEST</w:t>
            </w:r>
          </w:p>
        </w:tc>
        <w:tc>
          <w:tcPr>
            <w:tcW w:w="700" w:type="pct"/>
            <w:shd w:val="clear" w:color="auto" w:fill="DBEAFE"/>
            <w:tcMar>
              <w:top w:w="150" w:type="dxa"/>
              <w:left w:w="100" w:type="dxa"/>
              <w:bottom w:w="150" w:type="dxa"/>
              <w:right w:w="100" w:type="dxa"/>
            </w:tcMar>
          </w:tcPr>
          <w:p w14:paraId="637CB1A2" w14:textId="77777777" w:rsidR="001A20E6" w:rsidRDefault="00000000">
            <w:pPr>
              <w:pStyle w:val="TableCellTaskSubject"/>
            </w:pPr>
            <w:r>
              <w:t>Governance</w:t>
            </w:r>
          </w:p>
          <w:p w14:paraId="41B7812C" w14:textId="77777777" w:rsidR="001A20E6" w:rsidRDefault="00000000">
            <w:pPr>
              <w:pStyle w:val="TableCellTaskDetails"/>
            </w:pPr>
            <w:r>
              <w:t>• Study - Role of Civil services in a democracy (O06) — 1h</w:t>
            </w:r>
          </w:p>
          <w:p w14:paraId="37E34F59" w14:textId="77777777" w:rsidR="001A20E6" w:rsidRDefault="00000000">
            <w:pPr>
              <w:pStyle w:val="TableCellTaskBadge"/>
              <w:shd w:val="clear" w:color="auto" w:fill="E3F2FD"/>
            </w:pPr>
            <w:r>
              <w:rPr>
                <w:b/>
                <w:bCs/>
                <w:color w:val="1976D2"/>
              </w:rPr>
              <w:t>STUDY</w:t>
            </w:r>
          </w:p>
          <w:p w14:paraId="2667E56C" w14:textId="77777777" w:rsidR="001A20E6" w:rsidRDefault="00000000">
            <w:pPr>
              <w:pStyle w:val="TableCellTaskDetails"/>
            </w:pPr>
            <w:r>
              <w:t>• Study - Social Institutions-Civil society activism and NGO's (O07) — 1h</w:t>
            </w:r>
          </w:p>
          <w:p w14:paraId="7AD91CC6" w14:textId="77777777" w:rsidR="001A20E6" w:rsidRDefault="00000000">
            <w:pPr>
              <w:pStyle w:val="TableCellTaskBadge"/>
              <w:shd w:val="clear" w:color="auto" w:fill="E3F2FD"/>
            </w:pPr>
            <w:r>
              <w:rPr>
                <w:b/>
                <w:bCs/>
                <w:color w:val="1976D2"/>
              </w:rPr>
              <w:t>STUDY</w:t>
            </w:r>
          </w:p>
          <w:p w14:paraId="7631CF23" w14:textId="77777777" w:rsidR="001A20E6" w:rsidRDefault="00000000">
            <w:pPr>
              <w:pStyle w:val="TableCellTaskDetails"/>
            </w:pPr>
            <w:r>
              <w:t>• Study - Self Help Groups (O08) — 1h</w:t>
            </w:r>
          </w:p>
          <w:p w14:paraId="6FE4719D"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29E796A3" w14:textId="77777777" w:rsidR="001A20E6" w:rsidRDefault="00000000">
            <w:pPr>
              <w:pStyle w:val="TableCellTaskSubject"/>
            </w:pPr>
            <w:r>
              <w:t>International Relations</w:t>
            </w:r>
          </w:p>
          <w:p w14:paraId="348AB5C5" w14:textId="77777777" w:rsidR="001A20E6" w:rsidRDefault="00000000">
            <w:pPr>
              <w:pStyle w:val="TableCellTaskDetails"/>
            </w:pPr>
            <w:r>
              <w:t>• Study - Broad / Overlap (I00) — 1h</w:t>
            </w:r>
          </w:p>
          <w:p w14:paraId="486C1624" w14:textId="77777777" w:rsidR="001A20E6" w:rsidRDefault="00000000">
            <w:pPr>
              <w:pStyle w:val="TableCellTaskBadge"/>
              <w:shd w:val="clear" w:color="auto" w:fill="E3F2FD"/>
            </w:pPr>
            <w:r>
              <w:rPr>
                <w:b/>
                <w:bCs/>
                <w:color w:val="1976D2"/>
              </w:rPr>
              <w:t>STUDY</w:t>
            </w:r>
          </w:p>
          <w:p w14:paraId="759A392B" w14:textId="77777777" w:rsidR="001A20E6" w:rsidRDefault="00000000">
            <w:pPr>
              <w:pStyle w:val="TableCellTaskDetails"/>
            </w:pPr>
            <w:r>
              <w:t>• Study - India's foreign policy (I01) — 1h</w:t>
            </w:r>
          </w:p>
          <w:p w14:paraId="38901B83" w14:textId="77777777" w:rsidR="001A20E6" w:rsidRDefault="00000000">
            <w:pPr>
              <w:pStyle w:val="TableCellTaskBadge"/>
              <w:shd w:val="clear" w:color="auto" w:fill="E3F2FD"/>
            </w:pPr>
            <w:r>
              <w:rPr>
                <w:b/>
                <w:bCs/>
                <w:color w:val="1976D2"/>
              </w:rPr>
              <w:t>STUDY</w:t>
            </w:r>
          </w:p>
          <w:p w14:paraId="0B7C31DB" w14:textId="77777777" w:rsidR="001A20E6" w:rsidRDefault="00000000">
            <w:pPr>
              <w:pStyle w:val="TableCellTaskDetails"/>
            </w:pPr>
            <w:r>
              <w:t>• Study - India and its neighborhood (I02) — 1h</w:t>
            </w:r>
          </w:p>
          <w:p w14:paraId="36915A0D"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0138871C" w14:textId="77777777" w:rsidR="001A20E6" w:rsidRDefault="00000000">
            <w:pPr>
              <w:pStyle w:val="TableCellTaskSubject"/>
            </w:pPr>
            <w:r>
              <w:t>International Relations</w:t>
            </w:r>
          </w:p>
          <w:p w14:paraId="70A3DD3D" w14:textId="77777777" w:rsidR="001A20E6" w:rsidRDefault="00000000">
            <w:pPr>
              <w:pStyle w:val="TableCellTaskDetails"/>
            </w:pPr>
            <w:r>
              <w:t>• Study - India's relations with major powers (I03) — 1h</w:t>
            </w:r>
          </w:p>
          <w:p w14:paraId="596B6379" w14:textId="77777777" w:rsidR="001A20E6" w:rsidRDefault="00000000">
            <w:pPr>
              <w:pStyle w:val="TableCellTaskBadge"/>
              <w:shd w:val="clear" w:color="auto" w:fill="E3F2FD"/>
            </w:pPr>
            <w:r>
              <w:rPr>
                <w:b/>
                <w:bCs/>
                <w:color w:val="1976D2"/>
              </w:rPr>
              <w:t>STUDY</w:t>
            </w:r>
          </w:p>
          <w:p w14:paraId="07D3F6FF" w14:textId="77777777" w:rsidR="001A20E6" w:rsidRDefault="00000000">
            <w:pPr>
              <w:pStyle w:val="TableCellTaskDetails"/>
            </w:pPr>
            <w:r>
              <w:t>• Study - India's relations with other nations (I04) — 1h</w:t>
            </w:r>
          </w:p>
          <w:p w14:paraId="69B74689" w14:textId="77777777" w:rsidR="001A20E6" w:rsidRDefault="00000000">
            <w:pPr>
              <w:pStyle w:val="TableCellTaskBadge"/>
              <w:shd w:val="clear" w:color="auto" w:fill="E3F2FD"/>
            </w:pPr>
            <w:r>
              <w:rPr>
                <w:b/>
                <w:bCs/>
                <w:color w:val="1976D2"/>
              </w:rPr>
              <w:t>STUDY</w:t>
            </w:r>
          </w:p>
          <w:p w14:paraId="3719F4EC" w14:textId="77777777" w:rsidR="001A20E6" w:rsidRDefault="00000000">
            <w:pPr>
              <w:pStyle w:val="TableCellTaskDetails"/>
            </w:pPr>
            <w:r>
              <w:t>• Study - Agreements involving India and/or affecting India's interests (I05) — 1h</w:t>
            </w:r>
          </w:p>
          <w:p w14:paraId="79D5E4F0"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1DBCB7E9" w14:textId="77777777" w:rsidR="001A20E6" w:rsidRDefault="00000000">
            <w:pPr>
              <w:pStyle w:val="TableCellTaskSubject"/>
            </w:pPr>
            <w:r>
              <w:t>Internal Security</w:t>
            </w:r>
          </w:p>
          <w:p w14:paraId="6BE82EB2" w14:textId="77777777" w:rsidR="001A20E6" w:rsidRDefault="00000000">
            <w:pPr>
              <w:pStyle w:val="TableCellTaskDetails"/>
            </w:pPr>
            <w:r>
              <w:t>• Study - Broad / Overlap (C00) — 1h</w:t>
            </w:r>
          </w:p>
          <w:p w14:paraId="455466B0" w14:textId="77777777" w:rsidR="001A20E6" w:rsidRDefault="00000000">
            <w:pPr>
              <w:pStyle w:val="TableCellTaskBadge"/>
              <w:shd w:val="clear" w:color="auto" w:fill="E3F2FD"/>
            </w:pPr>
            <w:r>
              <w:rPr>
                <w:b/>
                <w:bCs/>
                <w:color w:val="1976D2"/>
              </w:rPr>
              <w:t>STUDY</w:t>
            </w:r>
          </w:p>
          <w:p w14:paraId="51F449B9" w14:textId="77777777" w:rsidR="001A20E6" w:rsidRDefault="00000000">
            <w:pPr>
              <w:pStyle w:val="TableCellTaskDetails"/>
            </w:pPr>
            <w:r>
              <w:t>• Study - Role of external state and non-state actors (C01) — 1h</w:t>
            </w:r>
          </w:p>
          <w:p w14:paraId="23BD2B9B" w14:textId="77777777" w:rsidR="001A20E6" w:rsidRDefault="00000000">
            <w:pPr>
              <w:pStyle w:val="TableCellTaskBadge"/>
              <w:shd w:val="clear" w:color="auto" w:fill="E3F2FD"/>
            </w:pPr>
            <w:r>
              <w:rPr>
                <w:b/>
                <w:bCs/>
                <w:color w:val="1976D2"/>
              </w:rPr>
              <w:t>STUDY</w:t>
            </w:r>
          </w:p>
          <w:p w14:paraId="2B3E9447" w14:textId="77777777" w:rsidR="001A20E6" w:rsidRDefault="00000000">
            <w:pPr>
              <w:pStyle w:val="TableCellTaskDetails"/>
            </w:pPr>
            <w:r>
              <w:t>• Study - North-East regional issues (C02) — 1h</w:t>
            </w:r>
          </w:p>
          <w:p w14:paraId="1ACB3FC3"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0259D8C3" w14:textId="77777777" w:rsidR="001A20E6" w:rsidRDefault="00000000">
            <w:pPr>
              <w:pStyle w:val="TableCellTaskSubject"/>
            </w:pPr>
            <w:r>
              <w:t>Internal Security</w:t>
            </w:r>
          </w:p>
          <w:p w14:paraId="4BDD57CD" w14:textId="77777777" w:rsidR="001A20E6" w:rsidRDefault="00000000">
            <w:pPr>
              <w:pStyle w:val="TableCellTaskDetails"/>
            </w:pPr>
            <w:r>
              <w:t>• Study - Jammu &amp; Kashmir - Issues (C03) — 1h</w:t>
            </w:r>
          </w:p>
          <w:p w14:paraId="057E3EB4" w14:textId="77777777" w:rsidR="001A20E6" w:rsidRDefault="00000000">
            <w:pPr>
              <w:pStyle w:val="TableCellTaskBadge"/>
              <w:shd w:val="clear" w:color="auto" w:fill="E3F2FD"/>
            </w:pPr>
            <w:r>
              <w:rPr>
                <w:b/>
                <w:bCs/>
                <w:color w:val="1976D2"/>
              </w:rPr>
              <w:t>STUDY</w:t>
            </w:r>
          </w:p>
          <w:p w14:paraId="573820BC" w14:textId="77777777" w:rsidR="001A20E6" w:rsidRDefault="00000000">
            <w:pPr>
              <w:pStyle w:val="TableCellTaskDetails"/>
            </w:pPr>
            <w:r>
              <w:t>• Study - Challenges to Internal security through communication networks (C04) — 1h</w:t>
            </w:r>
          </w:p>
          <w:p w14:paraId="1F4C9F9F" w14:textId="77777777" w:rsidR="001A20E6" w:rsidRDefault="00000000">
            <w:pPr>
              <w:pStyle w:val="TableCellTaskBadge"/>
              <w:shd w:val="clear" w:color="auto" w:fill="E3F2FD"/>
            </w:pPr>
            <w:r>
              <w:rPr>
                <w:b/>
                <w:bCs/>
                <w:color w:val="1976D2"/>
              </w:rPr>
              <w:t>STUDY</w:t>
            </w:r>
          </w:p>
          <w:p w14:paraId="599449A3" w14:textId="77777777" w:rsidR="001A20E6" w:rsidRDefault="00000000">
            <w:pPr>
              <w:pStyle w:val="TableCellTaskDetails"/>
            </w:pPr>
            <w:r>
              <w:t>• Study - Cyber security (C05) — 1h</w:t>
            </w:r>
          </w:p>
          <w:p w14:paraId="28D9D8DE"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486190A5" w14:textId="77777777" w:rsidR="001A20E6" w:rsidRDefault="001A20E6"/>
        </w:tc>
      </w:tr>
    </w:tbl>
    <w:p w14:paraId="555CBA8C" w14:textId="170AEB10" w:rsidR="001A20E6" w:rsidRDefault="007B4CEE">
      <w:pPr>
        <w:spacing w:after="400"/>
      </w:pPr>
      <w:ins w:id="32" w:author="kalyan inampudi" w:date="2025-10-29T19:17:00Z" w16du:dateUtc="2025-10-29T13:47:00Z">
        <w:r>
          <w:t xml:space="preserve">Internal Security is also not part of C1 </w:t>
        </w:r>
      </w:ins>
    </w:p>
    <w:p w14:paraId="616D6439" w14:textId="77777777" w:rsidR="001A20E6" w:rsidRDefault="00000000">
      <w:pPr>
        <w:pStyle w:val="ResourceTitle"/>
      </w:pPr>
      <w:r>
        <w:t>📚 Resources for Jan 11 - Jan 17</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13BBD7A9" w14:textId="77777777">
        <w:tc>
          <w:tcPr>
            <w:tcW w:w="1650" w:type="pct"/>
            <w:tcBorders>
              <w:bottom w:val="single" w:sz="2" w:space="0" w:color="D1D5DB"/>
              <w:right w:val="single" w:sz="2" w:space="0" w:color="D1D5DB"/>
            </w:tcBorders>
            <w:tcMar>
              <w:top w:w="200" w:type="dxa"/>
              <w:left w:w="150" w:type="dxa"/>
              <w:bottom w:w="200" w:type="dxa"/>
              <w:right w:w="150" w:type="dxa"/>
            </w:tcMar>
          </w:tcPr>
          <w:p w14:paraId="3CAAD6F8" w14:textId="77777777" w:rsidR="001A20E6" w:rsidRDefault="00000000">
            <w:pPr>
              <w:pStyle w:val="TableCellSubjectName"/>
            </w:pPr>
            <w:r>
              <w:t>Indian Economy</w:t>
            </w:r>
          </w:p>
          <w:p w14:paraId="0105B007" w14:textId="77777777" w:rsidR="001A20E6" w:rsidRDefault="00000000">
            <w:pPr>
              <w:pStyle w:val="TableCellCategoryTitle"/>
            </w:pPr>
            <w:r>
              <w:t>📝 Practice Materials</w:t>
            </w:r>
          </w:p>
          <w:p w14:paraId="523EBE67" w14:textId="77777777" w:rsidR="001A20E6" w:rsidRDefault="00000000">
            <w:pPr>
              <w:pStyle w:val="TableCellResourceItem"/>
            </w:pPr>
            <w:r>
              <w:t>• La Excellence Economy Material</w:t>
            </w:r>
          </w:p>
          <w:p w14:paraId="4C1B68A9" w14:textId="77777777" w:rsidR="001A20E6" w:rsidRDefault="00000000">
            <w:pPr>
              <w:pStyle w:val="TableCellResourceItem"/>
            </w:pPr>
            <w:r>
              <w:t>• Mains RRP + Prelims RRP</w:t>
            </w:r>
          </w:p>
          <w:p w14:paraId="528AE845" w14:textId="77777777" w:rsidR="001A20E6" w:rsidRDefault="00000000">
            <w:pPr>
              <w:pStyle w:val="TableCellResourceItem"/>
            </w:pPr>
            <w:r>
              <w:t>• Prelims &amp; Mains Workbooks</w:t>
            </w:r>
          </w:p>
          <w:p w14:paraId="35FD86D8" w14:textId="77777777" w:rsidR="001A20E6" w:rsidRDefault="00000000">
            <w:pPr>
              <w:pStyle w:val="TableCellCategoryTitle"/>
            </w:pPr>
            <w:r>
              <w:t>📰 Current Affairs</w:t>
            </w:r>
          </w:p>
          <w:p w14:paraId="5A2AD5E6" w14:textId="77777777" w:rsidR="001A20E6" w:rsidRDefault="00000000">
            <w:pPr>
              <w:pStyle w:val="TableCellResourceItem"/>
            </w:pPr>
            <w:r>
              <w:t>• NITI Aayog Reports + Economic survey and Budget</w:t>
            </w:r>
          </w:p>
          <w:p w14:paraId="385CB2B2"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57401DD8" w14:textId="77777777" w:rsidR="001A20E6" w:rsidRDefault="00000000">
            <w:pPr>
              <w:pStyle w:val="TableCellSubjectName"/>
            </w:pPr>
            <w:r>
              <w:t>Governance</w:t>
            </w:r>
          </w:p>
          <w:p w14:paraId="51C5D6BD" w14:textId="77777777" w:rsidR="001A20E6" w:rsidRDefault="00000000">
            <w:pPr>
              <w:pStyle w:val="TableCellCategoryTitle"/>
            </w:pPr>
            <w:r>
              <w:t>📚 Primary Books</w:t>
            </w:r>
          </w:p>
          <w:p w14:paraId="2DCBE063" w14:textId="77777777" w:rsidR="001A20E6" w:rsidRDefault="00000000">
            <w:pPr>
              <w:pStyle w:val="TableCellResourceItem"/>
            </w:pPr>
            <w:r>
              <w:t>• India Year Book (Schemes) + PIB</w:t>
            </w:r>
          </w:p>
          <w:p w14:paraId="016BF3A3" w14:textId="77777777" w:rsidR="001A20E6" w:rsidRDefault="00000000">
            <w:pPr>
              <w:pStyle w:val="TableCellResourceItem"/>
            </w:pPr>
            <w:r>
              <w:t>• Governance In India by M Laxmikanth</w:t>
            </w:r>
          </w:p>
          <w:p w14:paraId="256E5423" w14:textId="77777777" w:rsidR="001A20E6" w:rsidRDefault="00000000">
            <w:pPr>
              <w:pStyle w:val="TableCellCategoryTitle"/>
            </w:pPr>
            <w:r>
              <w:t>📝 Practice Materials</w:t>
            </w:r>
          </w:p>
          <w:p w14:paraId="149E84BB" w14:textId="77777777" w:rsidR="001A20E6" w:rsidRDefault="00000000">
            <w:pPr>
              <w:pStyle w:val="TableCellResourceItem"/>
            </w:pPr>
            <w:r>
              <w:t>• La Excellence Governance Material</w:t>
            </w:r>
          </w:p>
          <w:p w14:paraId="2056B9E3" w14:textId="77777777" w:rsidR="001A20E6" w:rsidRDefault="00000000">
            <w:pPr>
              <w:pStyle w:val="TableCellResourceItem"/>
            </w:pPr>
            <w:r>
              <w:t>• Mains Workbook</w:t>
            </w:r>
          </w:p>
          <w:p w14:paraId="3A260149" w14:textId="77777777" w:rsidR="001A20E6" w:rsidRDefault="00000000">
            <w:pPr>
              <w:pStyle w:val="TableCellCategoryTitle"/>
            </w:pPr>
            <w:r>
              <w:t>📰 Current Affairs</w:t>
            </w:r>
          </w:p>
          <w:p w14:paraId="5F0C181C" w14:textId="77777777" w:rsidR="001A20E6" w:rsidRDefault="00000000">
            <w:pPr>
              <w:pStyle w:val="TableCellResourceItem"/>
            </w:pPr>
            <w:r>
              <w:t>• NITI Aayog + Yojana</w:t>
            </w:r>
          </w:p>
          <w:p w14:paraId="6E05D072"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701AA34A" w14:textId="77777777" w:rsidR="001A20E6" w:rsidRDefault="00000000">
            <w:pPr>
              <w:pStyle w:val="TableCellSubjectName"/>
            </w:pPr>
            <w:r>
              <w:t>International Relations</w:t>
            </w:r>
          </w:p>
          <w:p w14:paraId="48F75414" w14:textId="77777777" w:rsidR="001A20E6" w:rsidRDefault="00000000">
            <w:pPr>
              <w:pStyle w:val="TableCellCategoryTitle"/>
            </w:pPr>
            <w:r>
              <w:t>📝 Practice Materials</w:t>
            </w:r>
          </w:p>
          <w:p w14:paraId="53616964" w14:textId="77777777" w:rsidR="001A20E6" w:rsidRDefault="00000000">
            <w:pPr>
              <w:pStyle w:val="TableCellResourceItem"/>
            </w:pPr>
            <w:r>
              <w:t>• La Excellence IR Material</w:t>
            </w:r>
          </w:p>
          <w:p w14:paraId="5B151145" w14:textId="77777777" w:rsidR="001A20E6" w:rsidRDefault="00000000">
            <w:pPr>
              <w:pStyle w:val="TableCellResourceItem"/>
            </w:pPr>
            <w:r>
              <w:t>• Mains Workbook</w:t>
            </w:r>
          </w:p>
          <w:p w14:paraId="52446C24" w14:textId="77777777" w:rsidR="001A20E6" w:rsidRDefault="00000000">
            <w:pPr>
              <w:pStyle w:val="TableCellCategoryTitle"/>
            </w:pPr>
            <w:r>
              <w:t>📰 Current Affairs</w:t>
            </w:r>
          </w:p>
          <w:p w14:paraId="25F58662" w14:textId="77777777" w:rsidR="001A20E6" w:rsidRDefault="00000000">
            <w:pPr>
              <w:pStyle w:val="TableCellResourceItem"/>
            </w:pPr>
            <w:r>
              <w:t>• IDSA / ORF / MEA briefs</w:t>
            </w:r>
          </w:p>
          <w:p w14:paraId="57312741" w14:textId="77777777" w:rsidR="001A20E6" w:rsidRDefault="00000000">
            <w:pPr>
              <w:pStyle w:val="TableCellResourceItem"/>
            </w:pPr>
            <w:r>
              <w:t>• Newspapers (The Hindu and IE – International page)</w:t>
            </w:r>
          </w:p>
        </w:tc>
      </w:tr>
      <w:tr w:rsidR="001A20E6" w14:paraId="64DD8D27" w14:textId="77777777">
        <w:tc>
          <w:tcPr>
            <w:tcW w:w="1650" w:type="pct"/>
            <w:tcBorders>
              <w:bottom w:val="single" w:sz="2" w:space="0" w:color="D1D5DB"/>
              <w:right w:val="single" w:sz="2" w:space="0" w:color="D1D5DB"/>
            </w:tcBorders>
            <w:tcMar>
              <w:top w:w="200" w:type="dxa"/>
              <w:left w:w="150" w:type="dxa"/>
              <w:bottom w:w="200" w:type="dxa"/>
              <w:right w:w="150" w:type="dxa"/>
            </w:tcMar>
          </w:tcPr>
          <w:p w14:paraId="284D2937" w14:textId="77777777" w:rsidR="001A20E6" w:rsidRDefault="00000000">
            <w:pPr>
              <w:pStyle w:val="TableCellSubjectName"/>
            </w:pPr>
            <w:r>
              <w:t>Internal Security</w:t>
            </w:r>
          </w:p>
          <w:p w14:paraId="3332ED03" w14:textId="77777777" w:rsidR="001A20E6" w:rsidRDefault="00000000">
            <w:pPr>
              <w:pStyle w:val="TableCellCategoryTitle"/>
            </w:pPr>
            <w:r>
              <w:t>📝 Practice Materials</w:t>
            </w:r>
          </w:p>
          <w:p w14:paraId="43BB5140" w14:textId="77777777" w:rsidR="001A20E6" w:rsidRDefault="00000000">
            <w:pPr>
              <w:pStyle w:val="TableCellResourceItem"/>
            </w:pPr>
            <w:r>
              <w:t>• La Excellence Security Material</w:t>
            </w:r>
          </w:p>
          <w:p w14:paraId="0428D0D5" w14:textId="77777777" w:rsidR="001A20E6" w:rsidRDefault="00000000">
            <w:pPr>
              <w:pStyle w:val="TableCellResourceItem"/>
            </w:pPr>
            <w:r>
              <w:t>• Mains Workbook</w:t>
            </w:r>
          </w:p>
          <w:p w14:paraId="2CE020EB" w14:textId="77777777" w:rsidR="001A20E6" w:rsidRDefault="00000000">
            <w:pPr>
              <w:pStyle w:val="TableCellCategoryTitle"/>
            </w:pPr>
            <w:r>
              <w:t>📰 Current Affairs</w:t>
            </w:r>
          </w:p>
          <w:p w14:paraId="2D5BB149" w14:textId="77777777" w:rsidR="001A20E6" w:rsidRDefault="00000000">
            <w:pPr>
              <w:pStyle w:val="TableCellResourceItem"/>
            </w:pPr>
            <w:r>
              <w:t>• IDSA Reports</w:t>
            </w:r>
          </w:p>
          <w:p w14:paraId="31AD1629" w14:textId="77777777" w:rsidR="001A20E6" w:rsidRDefault="00000000">
            <w:pPr>
              <w:pStyle w:val="TableCellResourceItem"/>
            </w:pPr>
            <w:r>
              <w:t>• Newspapers (Hindu and IE Explained)</w:t>
            </w:r>
          </w:p>
        </w:tc>
        <w:tc>
          <w:tcPr>
            <w:tcW w:w="1650" w:type="pct"/>
          </w:tcPr>
          <w:p w14:paraId="5837F829" w14:textId="77777777" w:rsidR="001A20E6" w:rsidRDefault="001A20E6"/>
        </w:tc>
        <w:tc>
          <w:tcPr>
            <w:tcW w:w="1650" w:type="pct"/>
          </w:tcPr>
          <w:p w14:paraId="763831DB" w14:textId="77777777" w:rsidR="001A20E6" w:rsidRDefault="001A20E6"/>
        </w:tc>
      </w:tr>
    </w:tbl>
    <w:p w14:paraId="227CEEE8"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105DAD30" w14:textId="77777777">
        <w:tc>
          <w:tcPr>
            <w:tcW w:w="2500" w:type="pct"/>
            <w:tcMar>
              <w:top w:w="0" w:type="dxa"/>
              <w:left w:w="0" w:type="dxa"/>
              <w:bottom w:w="0" w:type="dxa"/>
              <w:right w:w="0" w:type="dxa"/>
            </w:tcMar>
          </w:tcPr>
          <w:p w14:paraId="2DE5F6AD" w14:textId="77777777" w:rsidR="001A20E6" w:rsidRDefault="00000000">
            <w:pPr>
              <w:pStyle w:val="WeekTitle"/>
            </w:pPr>
            <w:r>
              <w:rPr>
                <w:color w:val="1D4ED8"/>
              </w:rPr>
              <w:t>📅 Jan 18 - Jan 24, 2026</w:t>
            </w:r>
          </w:p>
        </w:tc>
        <w:tc>
          <w:tcPr>
            <w:tcW w:w="2500" w:type="pct"/>
            <w:tcMar>
              <w:top w:w="0" w:type="dxa"/>
              <w:left w:w="0" w:type="dxa"/>
              <w:bottom w:w="0" w:type="dxa"/>
              <w:right w:w="0" w:type="dxa"/>
            </w:tcMar>
          </w:tcPr>
          <w:p w14:paraId="6A350DC2" w14:textId="77777777" w:rsidR="001A20E6" w:rsidRDefault="00000000">
            <w:pPr>
              <w:pStyle w:val="WeekCycleName"/>
            </w:pPr>
            <w:r>
              <w:rPr>
                <w:color w:val="1D4ED8"/>
              </w:rPr>
              <w:t>C1</w:t>
            </w:r>
          </w:p>
        </w:tc>
      </w:tr>
    </w:tbl>
    <w:p w14:paraId="74C9B884"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2A2A87F3" w14:textId="77777777" w:rsidTr="007B4CEE">
        <w:tc>
          <w:tcPr>
            <w:tcW w:w="715" w:type="pct"/>
            <w:shd w:val="clear" w:color="auto" w:fill="DBEAFE"/>
            <w:tcMar>
              <w:top w:w="200" w:type="dxa"/>
              <w:left w:w="100" w:type="dxa"/>
              <w:bottom w:w="200" w:type="dxa"/>
              <w:right w:w="100" w:type="dxa"/>
            </w:tcMar>
          </w:tcPr>
          <w:p w14:paraId="79B894FD" w14:textId="77777777" w:rsidR="001A20E6" w:rsidRDefault="00000000">
            <w:pPr>
              <w:pStyle w:val="TableCellCalendarDayHeader"/>
            </w:pPr>
            <w:r>
              <w:rPr>
                <w:color w:val="1D4ED8"/>
              </w:rPr>
              <w:t>Sunday</w:t>
            </w:r>
          </w:p>
          <w:p w14:paraId="3938A379" w14:textId="77777777" w:rsidR="001A20E6" w:rsidRDefault="00000000">
            <w:pPr>
              <w:pStyle w:val="TableCellCalendarDateHeader"/>
            </w:pPr>
            <w:r>
              <w:rPr>
                <w:color w:val="1D4ED8"/>
              </w:rPr>
              <w:t>Jan 18</w:t>
            </w:r>
          </w:p>
          <w:p w14:paraId="4CE432A5" w14:textId="77777777" w:rsidR="001A20E6" w:rsidRDefault="001A20E6">
            <w:pPr>
              <w:pStyle w:val="TableCellCatchupLabel"/>
            </w:pPr>
          </w:p>
        </w:tc>
        <w:tc>
          <w:tcPr>
            <w:tcW w:w="714" w:type="pct"/>
            <w:shd w:val="clear" w:color="auto" w:fill="DBEAFE"/>
            <w:tcMar>
              <w:top w:w="200" w:type="dxa"/>
              <w:left w:w="100" w:type="dxa"/>
              <w:bottom w:w="200" w:type="dxa"/>
              <w:right w:w="100" w:type="dxa"/>
            </w:tcMar>
          </w:tcPr>
          <w:p w14:paraId="6977CE0A" w14:textId="77777777" w:rsidR="001A20E6" w:rsidRDefault="00000000">
            <w:pPr>
              <w:pStyle w:val="TableCellCalendarDayHeader"/>
            </w:pPr>
            <w:r>
              <w:rPr>
                <w:color w:val="1D4ED8"/>
              </w:rPr>
              <w:t>Monday</w:t>
            </w:r>
          </w:p>
          <w:p w14:paraId="34283744" w14:textId="77777777" w:rsidR="001A20E6" w:rsidRDefault="00000000">
            <w:pPr>
              <w:pStyle w:val="TableCellCalendarDateHeader"/>
            </w:pPr>
            <w:r>
              <w:rPr>
                <w:color w:val="1D4ED8"/>
              </w:rPr>
              <w:t>Jan 19</w:t>
            </w:r>
          </w:p>
          <w:p w14:paraId="05DCF92F" w14:textId="77777777" w:rsidR="001A20E6" w:rsidRDefault="001A20E6">
            <w:pPr>
              <w:pStyle w:val="TableCellCatchupLabel"/>
            </w:pPr>
          </w:p>
        </w:tc>
        <w:tc>
          <w:tcPr>
            <w:tcW w:w="714" w:type="pct"/>
            <w:shd w:val="clear" w:color="auto" w:fill="DBEAFE"/>
            <w:tcMar>
              <w:top w:w="200" w:type="dxa"/>
              <w:left w:w="100" w:type="dxa"/>
              <w:bottom w:w="200" w:type="dxa"/>
              <w:right w:w="100" w:type="dxa"/>
            </w:tcMar>
          </w:tcPr>
          <w:p w14:paraId="09502C83" w14:textId="77777777" w:rsidR="001A20E6" w:rsidRDefault="00000000">
            <w:pPr>
              <w:pStyle w:val="TableCellCalendarDayHeader"/>
            </w:pPr>
            <w:r>
              <w:rPr>
                <w:color w:val="1D4ED8"/>
              </w:rPr>
              <w:t>Tuesday</w:t>
            </w:r>
          </w:p>
          <w:p w14:paraId="63C8460D" w14:textId="77777777" w:rsidR="001A20E6" w:rsidRDefault="00000000">
            <w:pPr>
              <w:pStyle w:val="TableCellCalendarDateHeader"/>
            </w:pPr>
            <w:r>
              <w:rPr>
                <w:color w:val="1D4ED8"/>
              </w:rPr>
              <w:t>Jan 20</w:t>
            </w:r>
          </w:p>
          <w:p w14:paraId="15343DDD" w14:textId="77777777" w:rsidR="001A20E6" w:rsidRDefault="001A20E6">
            <w:pPr>
              <w:pStyle w:val="TableCellCatchupLabel"/>
            </w:pPr>
          </w:p>
        </w:tc>
        <w:tc>
          <w:tcPr>
            <w:tcW w:w="714" w:type="pct"/>
            <w:shd w:val="clear" w:color="auto" w:fill="DBEAFE"/>
            <w:tcMar>
              <w:top w:w="200" w:type="dxa"/>
              <w:left w:w="100" w:type="dxa"/>
              <w:bottom w:w="200" w:type="dxa"/>
              <w:right w:w="100" w:type="dxa"/>
            </w:tcMar>
          </w:tcPr>
          <w:p w14:paraId="1035F24C" w14:textId="77777777" w:rsidR="001A20E6" w:rsidRDefault="00000000">
            <w:pPr>
              <w:pStyle w:val="TableCellCalendarDayHeader"/>
            </w:pPr>
            <w:r>
              <w:rPr>
                <w:color w:val="1D4ED8"/>
              </w:rPr>
              <w:t>Wednesday</w:t>
            </w:r>
          </w:p>
          <w:p w14:paraId="009D0B21" w14:textId="77777777" w:rsidR="001A20E6" w:rsidRDefault="00000000">
            <w:pPr>
              <w:pStyle w:val="TableCellCalendarDateHeader"/>
            </w:pPr>
            <w:r>
              <w:rPr>
                <w:color w:val="1D4ED8"/>
              </w:rPr>
              <w:t>Jan 21</w:t>
            </w:r>
          </w:p>
          <w:p w14:paraId="23C0A956" w14:textId="77777777" w:rsidR="001A20E6" w:rsidRDefault="001A20E6">
            <w:pPr>
              <w:pStyle w:val="TableCellCatchupLabel"/>
            </w:pPr>
          </w:p>
        </w:tc>
        <w:tc>
          <w:tcPr>
            <w:tcW w:w="714" w:type="pct"/>
            <w:shd w:val="clear" w:color="auto" w:fill="DBEAFE"/>
            <w:tcMar>
              <w:top w:w="200" w:type="dxa"/>
              <w:left w:w="100" w:type="dxa"/>
              <w:bottom w:w="200" w:type="dxa"/>
              <w:right w:w="100" w:type="dxa"/>
            </w:tcMar>
          </w:tcPr>
          <w:p w14:paraId="312D1280" w14:textId="77777777" w:rsidR="001A20E6" w:rsidRDefault="00000000">
            <w:pPr>
              <w:pStyle w:val="TableCellCalendarDayHeader"/>
            </w:pPr>
            <w:r>
              <w:rPr>
                <w:color w:val="1D4ED8"/>
              </w:rPr>
              <w:t>Thursday</w:t>
            </w:r>
          </w:p>
          <w:p w14:paraId="292B77B4" w14:textId="77777777" w:rsidR="001A20E6" w:rsidRDefault="00000000">
            <w:pPr>
              <w:pStyle w:val="TableCellCalendarDateHeader"/>
            </w:pPr>
            <w:r>
              <w:rPr>
                <w:color w:val="1D4ED8"/>
              </w:rPr>
              <w:t>Jan 22</w:t>
            </w:r>
          </w:p>
          <w:p w14:paraId="039C0342" w14:textId="77777777" w:rsidR="001A20E6" w:rsidRDefault="001A20E6">
            <w:pPr>
              <w:pStyle w:val="TableCellCatchupLabel"/>
            </w:pPr>
          </w:p>
        </w:tc>
        <w:tc>
          <w:tcPr>
            <w:tcW w:w="714" w:type="pct"/>
            <w:shd w:val="clear" w:color="auto" w:fill="DBEAFE"/>
            <w:tcMar>
              <w:top w:w="200" w:type="dxa"/>
              <w:left w:w="100" w:type="dxa"/>
              <w:bottom w:w="200" w:type="dxa"/>
              <w:right w:w="100" w:type="dxa"/>
            </w:tcMar>
          </w:tcPr>
          <w:p w14:paraId="1335A20E" w14:textId="77777777" w:rsidR="001A20E6" w:rsidRDefault="00000000">
            <w:pPr>
              <w:pStyle w:val="TableCellCalendarDayHeader"/>
            </w:pPr>
            <w:r>
              <w:rPr>
                <w:color w:val="1D4ED8"/>
              </w:rPr>
              <w:t>Friday</w:t>
            </w:r>
          </w:p>
          <w:p w14:paraId="0B96AF38" w14:textId="77777777" w:rsidR="001A20E6" w:rsidRDefault="00000000">
            <w:pPr>
              <w:pStyle w:val="TableCellCalendarDateHeader"/>
            </w:pPr>
            <w:r>
              <w:rPr>
                <w:color w:val="1D4ED8"/>
              </w:rPr>
              <w:t>Jan 23</w:t>
            </w:r>
          </w:p>
          <w:p w14:paraId="2ECCB50C" w14:textId="77777777" w:rsidR="001A20E6" w:rsidRDefault="001A20E6">
            <w:pPr>
              <w:pStyle w:val="TableCellCatchupLabel"/>
            </w:pPr>
          </w:p>
        </w:tc>
        <w:tc>
          <w:tcPr>
            <w:tcW w:w="714" w:type="pct"/>
            <w:shd w:val="clear" w:color="auto" w:fill="FFF3E0"/>
            <w:tcMar>
              <w:top w:w="200" w:type="dxa"/>
              <w:left w:w="100" w:type="dxa"/>
              <w:bottom w:w="200" w:type="dxa"/>
              <w:right w:w="100" w:type="dxa"/>
            </w:tcMar>
          </w:tcPr>
          <w:p w14:paraId="7E4A6A4E" w14:textId="77777777" w:rsidR="001A20E6" w:rsidRDefault="00000000">
            <w:pPr>
              <w:pStyle w:val="TableCellCalendarDayHeader"/>
            </w:pPr>
            <w:r>
              <w:rPr>
                <w:color w:val="F57C00"/>
              </w:rPr>
              <w:t>Saturday</w:t>
            </w:r>
          </w:p>
          <w:p w14:paraId="07DD2BD6" w14:textId="77777777" w:rsidR="001A20E6" w:rsidRDefault="00000000">
            <w:pPr>
              <w:pStyle w:val="TableCellCalendarDateHeader"/>
            </w:pPr>
            <w:r>
              <w:rPr>
                <w:color w:val="F57C00"/>
              </w:rPr>
              <w:t>Jan 24</w:t>
            </w:r>
          </w:p>
          <w:p w14:paraId="4AE7656B" w14:textId="77777777" w:rsidR="001A20E6" w:rsidRDefault="00000000">
            <w:pPr>
              <w:pStyle w:val="TableCellCatchupLabel"/>
            </w:pPr>
            <w:r>
              <w:rPr>
                <w:color w:val="F57C00"/>
              </w:rPr>
              <w:t>Catchup Day</w:t>
            </w:r>
          </w:p>
        </w:tc>
      </w:tr>
      <w:tr w:rsidR="001A20E6" w14:paraId="5EEE70C8" w14:textId="77777777" w:rsidTr="007B4CEE">
        <w:tc>
          <w:tcPr>
            <w:tcW w:w="715" w:type="pct"/>
            <w:shd w:val="clear" w:color="auto" w:fill="DBEAFE"/>
            <w:tcMar>
              <w:top w:w="150" w:type="dxa"/>
              <w:left w:w="100" w:type="dxa"/>
              <w:bottom w:w="150" w:type="dxa"/>
              <w:right w:w="100" w:type="dxa"/>
            </w:tcMar>
          </w:tcPr>
          <w:p w14:paraId="3CAE3318" w14:textId="77777777" w:rsidR="001A20E6" w:rsidRDefault="00000000">
            <w:pPr>
              <w:pStyle w:val="TableCellTaskSubject"/>
            </w:pPr>
            <w:r>
              <w:t>International Relations</w:t>
            </w:r>
          </w:p>
          <w:p w14:paraId="01EAF3F1" w14:textId="77777777" w:rsidR="001A20E6" w:rsidRDefault="00000000">
            <w:pPr>
              <w:pStyle w:val="TableCellTaskDetails"/>
            </w:pPr>
            <w:r>
              <w:t>• Test - TEST — 3h</w:t>
            </w:r>
          </w:p>
          <w:p w14:paraId="2D9D1E52" w14:textId="77777777" w:rsidR="001A20E6" w:rsidRDefault="00000000">
            <w:pPr>
              <w:pStyle w:val="TableCellTaskBadge"/>
              <w:shd w:val="clear" w:color="auto" w:fill="FFF3E0"/>
            </w:pPr>
            <w:r>
              <w:rPr>
                <w:b/>
                <w:bCs/>
                <w:color w:val="F57C00"/>
              </w:rPr>
              <w:t>TEST</w:t>
            </w:r>
          </w:p>
        </w:tc>
        <w:tc>
          <w:tcPr>
            <w:tcW w:w="714" w:type="pct"/>
            <w:shd w:val="clear" w:color="auto" w:fill="DBEAFE"/>
            <w:tcMar>
              <w:top w:w="150" w:type="dxa"/>
              <w:left w:w="100" w:type="dxa"/>
              <w:bottom w:w="150" w:type="dxa"/>
              <w:right w:w="100" w:type="dxa"/>
            </w:tcMar>
          </w:tcPr>
          <w:p w14:paraId="7FA10B5A" w14:textId="77777777" w:rsidR="001A20E6" w:rsidRDefault="00000000">
            <w:pPr>
              <w:pStyle w:val="TableCellTaskSubject"/>
            </w:pPr>
            <w:r>
              <w:t>International Relations</w:t>
            </w:r>
          </w:p>
          <w:p w14:paraId="603D6B30" w14:textId="77777777" w:rsidR="001A20E6" w:rsidRDefault="00000000">
            <w:pPr>
              <w:pStyle w:val="TableCellTaskDetails"/>
            </w:pPr>
            <w:r>
              <w:t>• Study - India's relations with other nations (I04) — 30m</w:t>
            </w:r>
          </w:p>
          <w:p w14:paraId="2F45F511" w14:textId="77777777" w:rsidR="001A20E6" w:rsidRDefault="00000000">
            <w:pPr>
              <w:pStyle w:val="TableCellTaskBadge"/>
              <w:shd w:val="clear" w:color="auto" w:fill="E3F2FD"/>
            </w:pPr>
            <w:r>
              <w:rPr>
                <w:b/>
                <w:bCs/>
                <w:color w:val="1976D2"/>
              </w:rPr>
              <w:t>STUDY</w:t>
            </w:r>
          </w:p>
          <w:p w14:paraId="29D764D8" w14:textId="77777777" w:rsidR="001A20E6" w:rsidRDefault="00000000">
            <w:pPr>
              <w:pStyle w:val="TableCellTaskDetails"/>
            </w:pPr>
            <w:r>
              <w:t>• Study - Agreements involving India and/or affecting India's interests (I05) — 30m</w:t>
            </w:r>
          </w:p>
          <w:p w14:paraId="474479E0" w14:textId="77777777" w:rsidR="001A20E6" w:rsidRDefault="00000000">
            <w:pPr>
              <w:pStyle w:val="TableCellTaskBadge"/>
              <w:shd w:val="clear" w:color="auto" w:fill="E3F2FD"/>
            </w:pPr>
            <w:r>
              <w:rPr>
                <w:b/>
                <w:bCs/>
                <w:color w:val="1976D2"/>
              </w:rPr>
              <w:t>STUDY</w:t>
            </w:r>
          </w:p>
          <w:p w14:paraId="29046430" w14:textId="77777777" w:rsidR="001A20E6" w:rsidRDefault="00000000">
            <w:pPr>
              <w:pStyle w:val="TableCellTaskDetails"/>
            </w:pPr>
            <w:r>
              <w:t>• Study - Regional and global groupings (I06) — 30m</w:t>
            </w:r>
          </w:p>
          <w:p w14:paraId="288448CD" w14:textId="77777777" w:rsidR="001A20E6" w:rsidRDefault="00000000">
            <w:pPr>
              <w:pStyle w:val="TableCellTaskBadge"/>
              <w:shd w:val="clear" w:color="auto" w:fill="E3F2FD"/>
            </w:pPr>
            <w:r>
              <w:rPr>
                <w:b/>
                <w:bCs/>
                <w:color w:val="1976D2"/>
              </w:rPr>
              <w:t>STUDY</w:t>
            </w:r>
          </w:p>
          <w:p w14:paraId="75E99F42" w14:textId="77777777" w:rsidR="001A20E6" w:rsidRDefault="00000000">
            <w:pPr>
              <w:pStyle w:val="TableCellTaskDetails"/>
            </w:pPr>
            <w:r>
              <w:t>• Study - International institutions, agencies and fora (I07) — 30m</w:t>
            </w:r>
          </w:p>
          <w:p w14:paraId="1E8FAF6C" w14:textId="77777777" w:rsidR="001A20E6" w:rsidRDefault="00000000">
            <w:pPr>
              <w:pStyle w:val="TableCellTaskBadge"/>
              <w:shd w:val="clear" w:color="auto" w:fill="E3F2FD"/>
            </w:pPr>
            <w:r>
              <w:rPr>
                <w:b/>
                <w:bCs/>
                <w:color w:val="1976D2"/>
              </w:rPr>
              <w:t>STUDY</w:t>
            </w:r>
          </w:p>
          <w:p w14:paraId="0949933C" w14:textId="77777777" w:rsidR="001A20E6" w:rsidRDefault="00000000">
            <w:pPr>
              <w:pStyle w:val="TableCellTaskDetails"/>
            </w:pPr>
            <w:r>
              <w:t>• Study - Indian diaspora (I08) — 30m</w:t>
            </w:r>
          </w:p>
          <w:p w14:paraId="66A225D5" w14:textId="77777777" w:rsidR="001A20E6" w:rsidRDefault="00000000">
            <w:pPr>
              <w:pStyle w:val="TableCellTaskBadge"/>
              <w:shd w:val="clear" w:color="auto" w:fill="E3F2FD"/>
            </w:pPr>
            <w:r>
              <w:rPr>
                <w:b/>
                <w:bCs/>
                <w:color w:val="1976D2"/>
              </w:rPr>
              <w:t>STUDY</w:t>
            </w:r>
          </w:p>
          <w:p w14:paraId="75924FB1" w14:textId="77777777" w:rsidR="001A20E6" w:rsidRDefault="00000000">
            <w:pPr>
              <w:pStyle w:val="TableCellTaskDetails"/>
            </w:pPr>
            <w:r>
              <w:t>• Study - Global issues (I09) — 30m</w:t>
            </w:r>
          </w:p>
          <w:p w14:paraId="0908280C" w14:textId="77777777" w:rsidR="001A20E6" w:rsidRDefault="00000000">
            <w:pPr>
              <w:pStyle w:val="TableCellTaskBadge"/>
              <w:shd w:val="clear" w:color="auto" w:fill="E3F2FD"/>
            </w:pPr>
            <w:r>
              <w:rPr>
                <w:b/>
                <w:bCs/>
                <w:color w:val="1976D2"/>
              </w:rPr>
              <w:t>STUDY</w:t>
            </w:r>
          </w:p>
        </w:tc>
        <w:tc>
          <w:tcPr>
            <w:tcW w:w="714" w:type="pct"/>
            <w:shd w:val="clear" w:color="auto" w:fill="DBEAFE"/>
            <w:tcMar>
              <w:top w:w="150" w:type="dxa"/>
              <w:left w:w="100" w:type="dxa"/>
              <w:bottom w:w="150" w:type="dxa"/>
              <w:right w:w="100" w:type="dxa"/>
            </w:tcMar>
          </w:tcPr>
          <w:p w14:paraId="18F519AC" w14:textId="77777777" w:rsidR="001A20E6" w:rsidRDefault="00000000">
            <w:pPr>
              <w:pStyle w:val="TableCellTaskSubject"/>
            </w:pPr>
            <w:r>
              <w:t>Internal Security</w:t>
            </w:r>
          </w:p>
          <w:p w14:paraId="0DE68FA3" w14:textId="77777777" w:rsidR="001A20E6" w:rsidRDefault="00000000">
            <w:pPr>
              <w:pStyle w:val="TableCellTaskDetails"/>
            </w:pPr>
            <w:r>
              <w:t>• Study - Money Laundering and prevention (C09) — 1h</w:t>
            </w:r>
          </w:p>
          <w:p w14:paraId="612123E0" w14:textId="77777777" w:rsidR="001A20E6" w:rsidRDefault="00000000">
            <w:pPr>
              <w:pStyle w:val="TableCellTaskBadge"/>
              <w:shd w:val="clear" w:color="auto" w:fill="E3F2FD"/>
            </w:pPr>
            <w:r>
              <w:rPr>
                <w:b/>
                <w:bCs/>
                <w:color w:val="1976D2"/>
              </w:rPr>
              <w:t>STUDY</w:t>
            </w:r>
          </w:p>
          <w:p w14:paraId="4F6A230A" w14:textId="77777777" w:rsidR="001A20E6" w:rsidRDefault="00000000">
            <w:pPr>
              <w:pStyle w:val="TableCellTaskDetails"/>
            </w:pPr>
            <w:r>
              <w:t>• Study - Border Management (C10) — 1h</w:t>
            </w:r>
          </w:p>
          <w:p w14:paraId="35CF083B" w14:textId="77777777" w:rsidR="001A20E6" w:rsidRDefault="00000000">
            <w:pPr>
              <w:pStyle w:val="TableCellTaskBadge"/>
              <w:shd w:val="clear" w:color="auto" w:fill="E3F2FD"/>
            </w:pPr>
            <w:r>
              <w:rPr>
                <w:b/>
                <w:bCs/>
                <w:color w:val="1976D2"/>
              </w:rPr>
              <w:t>STUDY</w:t>
            </w:r>
          </w:p>
          <w:p w14:paraId="627B91DA" w14:textId="77777777" w:rsidR="001A20E6" w:rsidRDefault="00000000">
            <w:pPr>
              <w:pStyle w:val="TableCellTaskDetails"/>
            </w:pPr>
            <w:r>
              <w:t>• Study - Emerging Security challenges- Global commons. (C11) — 1h</w:t>
            </w:r>
          </w:p>
          <w:p w14:paraId="399750E8" w14:textId="77777777" w:rsidR="001A20E6" w:rsidRDefault="00000000">
            <w:pPr>
              <w:pStyle w:val="TableCellTaskBadge"/>
              <w:shd w:val="clear" w:color="auto" w:fill="E3F2FD"/>
            </w:pPr>
            <w:r>
              <w:rPr>
                <w:b/>
                <w:bCs/>
                <w:color w:val="1976D2"/>
              </w:rPr>
              <w:t>STUDY</w:t>
            </w:r>
          </w:p>
        </w:tc>
        <w:tc>
          <w:tcPr>
            <w:tcW w:w="714" w:type="pct"/>
            <w:shd w:val="clear" w:color="auto" w:fill="DBEAFE"/>
            <w:tcMar>
              <w:top w:w="150" w:type="dxa"/>
              <w:left w:w="100" w:type="dxa"/>
              <w:bottom w:w="150" w:type="dxa"/>
              <w:right w:w="100" w:type="dxa"/>
            </w:tcMar>
          </w:tcPr>
          <w:p w14:paraId="7D079FA8" w14:textId="77777777" w:rsidR="001A20E6" w:rsidRDefault="00000000">
            <w:pPr>
              <w:pStyle w:val="TableCellTaskSubject"/>
            </w:pPr>
            <w:r>
              <w:t>Internal Security</w:t>
            </w:r>
          </w:p>
          <w:p w14:paraId="2884E5E5" w14:textId="77777777" w:rsidR="001A20E6" w:rsidRDefault="00000000">
            <w:pPr>
              <w:pStyle w:val="TableCellTaskDetails"/>
            </w:pPr>
            <w:r>
              <w:t>• Study - Security forces and their mandate (C12) — 1h</w:t>
            </w:r>
          </w:p>
          <w:p w14:paraId="0D745165" w14:textId="77777777" w:rsidR="001A20E6" w:rsidRDefault="00000000">
            <w:pPr>
              <w:pStyle w:val="TableCellTaskBadge"/>
              <w:shd w:val="clear" w:color="auto" w:fill="E3F2FD"/>
            </w:pPr>
            <w:r>
              <w:rPr>
                <w:b/>
                <w:bCs/>
                <w:color w:val="1976D2"/>
              </w:rPr>
              <w:t>STUDY</w:t>
            </w:r>
          </w:p>
          <w:p w14:paraId="426342F1" w14:textId="77777777" w:rsidR="001A20E6" w:rsidRDefault="00000000">
            <w:pPr>
              <w:pStyle w:val="TableCellTaskDetails"/>
            </w:pPr>
            <w:r>
              <w:t>• Study - Maritime Security (C13) — 1h</w:t>
            </w:r>
          </w:p>
          <w:p w14:paraId="750BFAAE" w14:textId="77777777" w:rsidR="001A20E6" w:rsidRDefault="00000000">
            <w:pPr>
              <w:pStyle w:val="TableCellTaskBadge"/>
              <w:shd w:val="clear" w:color="auto" w:fill="E3F2FD"/>
            </w:pPr>
            <w:r>
              <w:rPr>
                <w:b/>
                <w:bCs/>
                <w:color w:val="1976D2"/>
              </w:rPr>
              <w:t>STUDY</w:t>
            </w:r>
          </w:p>
          <w:p w14:paraId="679CCAF6" w14:textId="77777777" w:rsidR="001A20E6" w:rsidRDefault="00000000">
            <w:pPr>
              <w:pStyle w:val="TableCellTaskDetails"/>
            </w:pPr>
            <w:r>
              <w:t>• Study - Broad / Overlap (C00) — 30m</w:t>
            </w:r>
          </w:p>
          <w:p w14:paraId="052332D6" w14:textId="77777777" w:rsidR="001A20E6" w:rsidRDefault="00000000">
            <w:pPr>
              <w:pStyle w:val="TableCellTaskBadge"/>
              <w:shd w:val="clear" w:color="auto" w:fill="E3F2FD"/>
            </w:pPr>
            <w:r>
              <w:rPr>
                <w:b/>
                <w:bCs/>
                <w:color w:val="1976D2"/>
              </w:rPr>
              <w:t>STUDY</w:t>
            </w:r>
          </w:p>
          <w:p w14:paraId="3261EBB3" w14:textId="77777777" w:rsidR="001A20E6" w:rsidRDefault="00000000">
            <w:pPr>
              <w:pStyle w:val="TableCellTaskDetails"/>
            </w:pPr>
            <w:r>
              <w:t>• Study - Role of external state and non-state actors (C01) — 30m</w:t>
            </w:r>
          </w:p>
          <w:p w14:paraId="719BEF17" w14:textId="77777777" w:rsidR="001A20E6" w:rsidRDefault="00000000">
            <w:pPr>
              <w:pStyle w:val="TableCellTaskBadge"/>
              <w:shd w:val="clear" w:color="auto" w:fill="E3F2FD"/>
            </w:pPr>
            <w:r>
              <w:rPr>
                <w:b/>
                <w:bCs/>
                <w:color w:val="1976D2"/>
              </w:rPr>
              <w:t>STUDY</w:t>
            </w:r>
          </w:p>
        </w:tc>
        <w:tc>
          <w:tcPr>
            <w:tcW w:w="714" w:type="pct"/>
            <w:shd w:val="clear" w:color="auto" w:fill="DBEAFE"/>
            <w:tcMar>
              <w:top w:w="150" w:type="dxa"/>
              <w:left w:w="100" w:type="dxa"/>
              <w:bottom w:w="150" w:type="dxa"/>
              <w:right w:w="100" w:type="dxa"/>
            </w:tcMar>
          </w:tcPr>
          <w:p w14:paraId="063046FC" w14:textId="77777777" w:rsidR="001A20E6" w:rsidRDefault="00000000">
            <w:pPr>
              <w:pStyle w:val="TableCellTaskSubject"/>
            </w:pPr>
            <w:r>
              <w:t>Internal Security</w:t>
            </w:r>
          </w:p>
          <w:p w14:paraId="051FEE2B" w14:textId="77777777" w:rsidR="001A20E6" w:rsidRDefault="00000000">
            <w:pPr>
              <w:pStyle w:val="TableCellTaskDetails"/>
            </w:pPr>
            <w:r>
              <w:t>• Study - North-East regional issues (C02) — 30m</w:t>
            </w:r>
          </w:p>
          <w:p w14:paraId="35009913" w14:textId="77777777" w:rsidR="001A20E6" w:rsidRDefault="00000000">
            <w:pPr>
              <w:pStyle w:val="TableCellTaskBadge"/>
              <w:shd w:val="clear" w:color="auto" w:fill="E3F2FD"/>
            </w:pPr>
            <w:r>
              <w:rPr>
                <w:b/>
                <w:bCs/>
                <w:color w:val="1976D2"/>
              </w:rPr>
              <w:t>STUDY</w:t>
            </w:r>
          </w:p>
          <w:p w14:paraId="72FD433E" w14:textId="77777777" w:rsidR="001A20E6" w:rsidRDefault="00000000">
            <w:pPr>
              <w:pStyle w:val="TableCellTaskDetails"/>
            </w:pPr>
            <w:r>
              <w:t>• Study - Jammu &amp; Kashmir - Issues (C03) — 30m</w:t>
            </w:r>
          </w:p>
          <w:p w14:paraId="79099D74" w14:textId="77777777" w:rsidR="001A20E6" w:rsidRDefault="00000000">
            <w:pPr>
              <w:pStyle w:val="TableCellTaskBadge"/>
              <w:shd w:val="clear" w:color="auto" w:fill="E3F2FD"/>
            </w:pPr>
            <w:r>
              <w:rPr>
                <w:b/>
                <w:bCs/>
                <w:color w:val="1976D2"/>
              </w:rPr>
              <w:t>STUDY</w:t>
            </w:r>
          </w:p>
          <w:p w14:paraId="00EA559E" w14:textId="77777777" w:rsidR="001A20E6" w:rsidRDefault="00000000">
            <w:pPr>
              <w:pStyle w:val="TableCellTaskDetails"/>
            </w:pPr>
            <w:r>
              <w:t>• Study - Challenges to Internal security through communication networks (C04) — 30m</w:t>
            </w:r>
          </w:p>
          <w:p w14:paraId="38E34639" w14:textId="77777777" w:rsidR="001A20E6" w:rsidRDefault="00000000">
            <w:pPr>
              <w:pStyle w:val="TableCellTaskBadge"/>
              <w:shd w:val="clear" w:color="auto" w:fill="E3F2FD"/>
            </w:pPr>
            <w:r>
              <w:rPr>
                <w:b/>
                <w:bCs/>
                <w:color w:val="1976D2"/>
              </w:rPr>
              <w:t>STUDY</w:t>
            </w:r>
          </w:p>
          <w:p w14:paraId="0209B88D" w14:textId="77777777" w:rsidR="001A20E6" w:rsidRDefault="00000000">
            <w:pPr>
              <w:pStyle w:val="TableCellTaskDetails"/>
            </w:pPr>
            <w:r>
              <w:t>• Study - Cyber security (C05) — 30m</w:t>
            </w:r>
          </w:p>
          <w:p w14:paraId="49F9AEDF" w14:textId="77777777" w:rsidR="001A20E6" w:rsidRDefault="00000000">
            <w:pPr>
              <w:pStyle w:val="TableCellTaskBadge"/>
              <w:shd w:val="clear" w:color="auto" w:fill="E3F2FD"/>
            </w:pPr>
            <w:r>
              <w:rPr>
                <w:b/>
                <w:bCs/>
                <w:color w:val="1976D2"/>
              </w:rPr>
              <w:t>STUDY</w:t>
            </w:r>
          </w:p>
          <w:p w14:paraId="0AB67CF4" w14:textId="77777777" w:rsidR="001A20E6" w:rsidRDefault="00000000">
            <w:pPr>
              <w:pStyle w:val="TableCellTaskDetails"/>
            </w:pPr>
            <w:r>
              <w:t>• Study - Left wing Extremism (C06) — 30m</w:t>
            </w:r>
          </w:p>
          <w:p w14:paraId="15E46240" w14:textId="77777777" w:rsidR="001A20E6" w:rsidRDefault="00000000">
            <w:pPr>
              <w:pStyle w:val="TableCellTaskBadge"/>
              <w:shd w:val="clear" w:color="auto" w:fill="E3F2FD"/>
            </w:pPr>
            <w:r>
              <w:rPr>
                <w:b/>
                <w:bCs/>
                <w:color w:val="1976D2"/>
              </w:rPr>
              <w:t>STUDY</w:t>
            </w:r>
          </w:p>
          <w:p w14:paraId="759A0145" w14:textId="77777777" w:rsidR="001A20E6" w:rsidRDefault="00000000">
            <w:pPr>
              <w:pStyle w:val="TableCellTaskDetails"/>
            </w:pPr>
            <w:r>
              <w:t>• Study - Terrorism &amp; extremism (C07) — 30m</w:t>
            </w:r>
          </w:p>
          <w:p w14:paraId="302FB3F8" w14:textId="77777777" w:rsidR="001A20E6" w:rsidRDefault="00000000">
            <w:pPr>
              <w:pStyle w:val="TableCellTaskBadge"/>
              <w:shd w:val="clear" w:color="auto" w:fill="E3F2FD"/>
            </w:pPr>
            <w:r>
              <w:rPr>
                <w:b/>
                <w:bCs/>
                <w:color w:val="1976D2"/>
              </w:rPr>
              <w:t>STUDY</w:t>
            </w:r>
          </w:p>
        </w:tc>
        <w:tc>
          <w:tcPr>
            <w:tcW w:w="714" w:type="pct"/>
            <w:shd w:val="clear" w:color="auto" w:fill="DBEAFE"/>
            <w:tcMar>
              <w:top w:w="150" w:type="dxa"/>
              <w:left w:w="100" w:type="dxa"/>
              <w:bottom w:w="150" w:type="dxa"/>
              <w:right w:w="100" w:type="dxa"/>
            </w:tcMar>
          </w:tcPr>
          <w:p w14:paraId="31180D55" w14:textId="77777777" w:rsidR="001A20E6" w:rsidRDefault="00000000">
            <w:pPr>
              <w:pStyle w:val="TableCellTaskSubject"/>
            </w:pPr>
            <w:r>
              <w:t>Society and Social Justice</w:t>
            </w:r>
          </w:p>
          <w:p w14:paraId="02C4405D" w14:textId="77777777" w:rsidR="001A20E6" w:rsidRDefault="00000000">
            <w:pPr>
              <w:pStyle w:val="TableCellTaskDetails"/>
            </w:pPr>
            <w:r>
              <w:t>• Study - Welfare schemes, mechanisms,laws and institutions related to Migrants (S18) — 30m</w:t>
            </w:r>
          </w:p>
          <w:p w14:paraId="3DE5D207" w14:textId="77777777" w:rsidR="001A20E6" w:rsidRDefault="00000000">
            <w:pPr>
              <w:pStyle w:val="TableCellTaskBadge"/>
              <w:shd w:val="clear" w:color="auto" w:fill="E3F2FD"/>
            </w:pPr>
            <w:r>
              <w:rPr>
                <w:b/>
                <w:bCs/>
                <w:color w:val="1976D2"/>
              </w:rPr>
              <w:t>STUDY</w:t>
            </w:r>
          </w:p>
          <w:p w14:paraId="34B730C3" w14:textId="77777777" w:rsidR="001A20E6" w:rsidRDefault="00000000">
            <w:pPr>
              <w:pStyle w:val="TableCellTaskDetails"/>
            </w:pPr>
            <w:r>
              <w:t>• Study - Welfare schemes, mechanisms,laws and institutions related to minorities (S19) — 30m</w:t>
            </w:r>
          </w:p>
          <w:p w14:paraId="72D667A1" w14:textId="77777777" w:rsidR="001A20E6" w:rsidRDefault="00000000">
            <w:pPr>
              <w:pStyle w:val="TableCellTaskBadge"/>
              <w:shd w:val="clear" w:color="auto" w:fill="E3F2FD"/>
            </w:pPr>
            <w:r>
              <w:rPr>
                <w:b/>
                <w:bCs/>
                <w:color w:val="1976D2"/>
              </w:rPr>
              <w:t>STUDY</w:t>
            </w:r>
          </w:p>
          <w:p w14:paraId="26526D92" w14:textId="77777777" w:rsidR="001A20E6" w:rsidRDefault="00000000">
            <w:pPr>
              <w:pStyle w:val="TableCellTaskDetails"/>
            </w:pPr>
            <w:r>
              <w:t>• Study - Welfare schemes, mechanisms,laws and institutions related to disabled (S20) — 30m</w:t>
            </w:r>
          </w:p>
          <w:p w14:paraId="43424B09" w14:textId="77777777" w:rsidR="001A20E6" w:rsidRDefault="00000000">
            <w:pPr>
              <w:pStyle w:val="TableCellTaskBadge"/>
              <w:shd w:val="clear" w:color="auto" w:fill="E3F2FD"/>
            </w:pPr>
            <w:r>
              <w:rPr>
                <w:b/>
                <w:bCs/>
                <w:color w:val="1976D2"/>
              </w:rPr>
              <w:t>STUDY</w:t>
            </w:r>
          </w:p>
          <w:p w14:paraId="61457FAB" w14:textId="77777777" w:rsidR="001A20E6" w:rsidRDefault="00000000">
            <w:pPr>
              <w:pStyle w:val="TableCellTaskDetails"/>
            </w:pPr>
            <w:r>
              <w:t>• Study - Welfare schemes, mechanisms,laws and institutions related to LGBTQIA+ (S21) — 30m</w:t>
            </w:r>
          </w:p>
          <w:p w14:paraId="423FB670" w14:textId="77777777" w:rsidR="001A20E6" w:rsidRDefault="00000000">
            <w:pPr>
              <w:pStyle w:val="TableCellTaskBadge"/>
              <w:shd w:val="clear" w:color="auto" w:fill="E3F2FD"/>
            </w:pPr>
            <w:r>
              <w:rPr>
                <w:b/>
                <w:bCs/>
                <w:color w:val="1976D2"/>
              </w:rPr>
              <w:t>STUDY</w:t>
            </w:r>
          </w:p>
          <w:p w14:paraId="2146AF12" w14:textId="77777777" w:rsidR="001A20E6" w:rsidRDefault="00000000">
            <w:pPr>
              <w:pStyle w:val="TableCellTaskDetails"/>
            </w:pPr>
            <w:r>
              <w:t>• Study - Social sector - Health (S22) — 30m</w:t>
            </w:r>
          </w:p>
          <w:p w14:paraId="2FB70AD9" w14:textId="77777777" w:rsidR="001A20E6" w:rsidRDefault="00000000">
            <w:pPr>
              <w:pStyle w:val="TableCellTaskBadge"/>
              <w:shd w:val="clear" w:color="auto" w:fill="E3F2FD"/>
            </w:pPr>
            <w:r>
              <w:rPr>
                <w:b/>
                <w:bCs/>
                <w:color w:val="1976D2"/>
              </w:rPr>
              <w:t>STUDY</w:t>
            </w:r>
          </w:p>
          <w:p w14:paraId="1C280159" w14:textId="77777777" w:rsidR="001A20E6" w:rsidRDefault="00000000">
            <w:pPr>
              <w:pStyle w:val="TableCellTaskDetails"/>
            </w:pPr>
            <w:r>
              <w:t>• Study - Social Sector - Education (S23) — 30m</w:t>
            </w:r>
          </w:p>
          <w:p w14:paraId="45C876FE" w14:textId="77777777" w:rsidR="001A20E6" w:rsidRDefault="00000000">
            <w:pPr>
              <w:pStyle w:val="TableCellTaskBadge"/>
              <w:shd w:val="clear" w:color="auto" w:fill="E3F2FD"/>
            </w:pPr>
            <w:r>
              <w:rPr>
                <w:b/>
                <w:bCs/>
                <w:color w:val="1976D2"/>
              </w:rPr>
              <w:t>STUDY</w:t>
            </w:r>
          </w:p>
        </w:tc>
        <w:tc>
          <w:tcPr>
            <w:tcW w:w="714" w:type="pct"/>
            <w:shd w:val="clear" w:color="auto" w:fill="FFF3E0"/>
            <w:tcMar>
              <w:top w:w="150" w:type="dxa"/>
              <w:left w:w="100" w:type="dxa"/>
              <w:bottom w:w="150" w:type="dxa"/>
              <w:right w:w="100" w:type="dxa"/>
            </w:tcMar>
          </w:tcPr>
          <w:p w14:paraId="3689C8F0" w14:textId="77777777" w:rsidR="001A20E6" w:rsidRDefault="001A20E6"/>
        </w:tc>
      </w:tr>
      <w:tr w:rsidR="001A20E6" w14:paraId="5D1F2924" w14:textId="77777777" w:rsidTr="007B4CEE">
        <w:tc>
          <w:tcPr>
            <w:tcW w:w="715" w:type="pct"/>
            <w:shd w:val="clear" w:color="auto" w:fill="DBEAFE"/>
            <w:tcMar>
              <w:top w:w="150" w:type="dxa"/>
              <w:left w:w="100" w:type="dxa"/>
              <w:bottom w:w="150" w:type="dxa"/>
              <w:right w:w="100" w:type="dxa"/>
            </w:tcMar>
          </w:tcPr>
          <w:p w14:paraId="7C69A170" w14:textId="77777777" w:rsidR="001A20E6" w:rsidRDefault="00000000">
            <w:pPr>
              <w:pStyle w:val="TableCellTaskSubject"/>
            </w:pPr>
            <w:r>
              <w:t>Internal Security</w:t>
            </w:r>
          </w:p>
          <w:p w14:paraId="7B633E65" w14:textId="77777777" w:rsidR="001A20E6" w:rsidRDefault="00000000">
            <w:pPr>
              <w:pStyle w:val="TableCellTaskDetails"/>
            </w:pPr>
            <w:r>
              <w:t>• Test - TEST — 3h</w:t>
            </w:r>
          </w:p>
          <w:p w14:paraId="295D9A82" w14:textId="77777777" w:rsidR="001A20E6" w:rsidRDefault="00000000">
            <w:pPr>
              <w:pStyle w:val="TableCellTaskBadge"/>
              <w:shd w:val="clear" w:color="auto" w:fill="FFF3E0"/>
            </w:pPr>
            <w:r>
              <w:rPr>
                <w:b/>
                <w:bCs/>
                <w:color w:val="F57C00"/>
              </w:rPr>
              <w:t>TEST</w:t>
            </w:r>
          </w:p>
        </w:tc>
        <w:tc>
          <w:tcPr>
            <w:tcW w:w="714" w:type="pct"/>
            <w:shd w:val="clear" w:color="auto" w:fill="DBEAFE"/>
            <w:tcMar>
              <w:top w:w="150" w:type="dxa"/>
              <w:left w:w="100" w:type="dxa"/>
              <w:bottom w:w="150" w:type="dxa"/>
              <w:right w:w="100" w:type="dxa"/>
            </w:tcMar>
          </w:tcPr>
          <w:p w14:paraId="06FD43C6" w14:textId="77777777" w:rsidR="001A20E6" w:rsidRDefault="00000000">
            <w:pPr>
              <w:pStyle w:val="TableCellTaskSubject"/>
            </w:pPr>
            <w:r>
              <w:t>Internal Security</w:t>
            </w:r>
          </w:p>
          <w:p w14:paraId="3D1DAE8A" w14:textId="77777777" w:rsidR="001A20E6" w:rsidRDefault="00000000">
            <w:pPr>
              <w:pStyle w:val="TableCellTaskDetails"/>
            </w:pPr>
            <w:r>
              <w:t>• Study - Left wing Extremism (C06) — 1h</w:t>
            </w:r>
          </w:p>
          <w:p w14:paraId="36BDB308" w14:textId="77777777" w:rsidR="001A20E6" w:rsidRDefault="00000000">
            <w:pPr>
              <w:pStyle w:val="TableCellTaskBadge"/>
              <w:shd w:val="clear" w:color="auto" w:fill="E3F2FD"/>
            </w:pPr>
            <w:r>
              <w:rPr>
                <w:b/>
                <w:bCs/>
                <w:color w:val="1976D2"/>
              </w:rPr>
              <w:t>STUDY</w:t>
            </w:r>
          </w:p>
          <w:p w14:paraId="268A1E03" w14:textId="77777777" w:rsidR="001A20E6" w:rsidRDefault="00000000">
            <w:pPr>
              <w:pStyle w:val="TableCellTaskDetails"/>
            </w:pPr>
            <w:r>
              <w:t>• Study - Terrorism &amp; extremism (C07) — 1h</w:t>
            </w:r>
          </w:p>
          <w:p w14:paraId="1BAE2658" w14:textId="77777777" w:rsidR="001A20E6" w:rsidRDefault="00000000">
            <w:pPr>
              <w:pStyle w:val="TableCellTaskBadge"/>
              <w:shd w:val="clear" w:color="auto" w:fill="E3F2FD"/>
            </w:pPr>
            <w:r>
              <w:rPr>
                <w:b/>
                <w:bCs/>
                <w:color w:val="1976D2"/>
              </w:rPr>
              <w:t>STUDY</w:t>
            </w:r>
          </w:p>
          <w:p w14:paraId="0301BBDD" w14:textId="77777777" w:rsidR="001A20E6" w:rsidRDefault="00000000">
            <w:pPr>
              <w:pStyle w:val="TableCellTaskDetails"/>
            </w:pPr>
            <w:r>
              <w:t>• Study - Organised crime and its linkages with terrorism (C08) — 1h</w:t>
            </w:r>
          </w:p>
          <w:p w14:paraId="7490C21B" w14:textId="77777777" w:rsidR="001A20E6" w:rsidRDefault="00000000">
            <w:pPr>
              <w:pStyle w:val="TableCellTaskBadge"/>
              <w:shd w:val="clear" w:color="auto" w:fill="E3F2FD"/>
            </w:pPr>
            <w:r>
              <w:rPr>
                <w:b/>
                <w:bCs/>
                <w:color w:val="1976D2"/>
              </w:rPr>
              <w:t>STUDY</w:t>
            </w:r>
          </w:p>
        </w:tc>
        <w:tc>
          <w:tcPr>
            <w:tcW w:w="714" w:type="pct"/>
            <w:shd w:val="clear" w:color="auto" w:fill="DBEAFE"/>
            <w:tcMar>
              <w:top w:w="150" w:type="dxa"/>
              <w:left w:w="100" w:type="dxa"/>
              <w:bottom w:w="150" w:type="dxa"/>
              <w:right w:w="100" w:type="dxa"/>
            </w:tcMar>
          </w:tcPr>
          <w:p w14:paraId="7073882F" w14:textId="77777777" w:rsidR="001A20E6" w:rsidRDefault="00000000">
            <w:pPr>
              <w:pStyle w:val="TableCellTaskSubject"/>
            </w:pPr>
            <w:r>
              <w:t>Society and Social Justice</w:t>
            </w:r>
          </w:p>
          <w:p w14:paraId="1B3C65F1" w14:textId="77777777" w:rsidR="001A20E6" w:rsidRDefault="00000000">
            <w:pPr>
              <w:pStyle w:val="TableCellTaskDetails"/>
            </w:pPr>
            <w:r>
              <w:t>• Study - Broad / Overlap (S00) — 30m</w:t>
            </w:r>
          </w:p>
          <w:p w14:paraId="771F938F" w14:textId="77777777" w:rsidR="001A20E6" w:rsidRDefault="00000000">
            <w:pPr>
              <w:pStyle w:val="TableCellTaskBadge"/>
              <w:shd w:val="clear" w:color="auto" w:fill="E3F2FD"/>
            </w:pPr>
            <w:r>
              <w:rPr>
                <w:b/>
                <w:bCs/>
                <w:color w:val="1976D2"/>
              </w:rPr>
              <w:t>STUDY</w:t>
            </w:r>
          </w:p>
          <w:p w14:paraId="116CB9F5" w14:textId="77777777" w:rsidR="001A20E6" w:rsidRDefault="00000000">
            <w:pPr>
              <w:pStyle w:val="TableCellTaskDetails"/>
            </w:pPr>
            <w:r>
              <w:t>• Study - Salient features of Indian Society (S01) — 30m</w:t>
            </w:r>
          </w:p>
          <w:p w14:paraId="132699CA" w14:textId="77777777" w:rsidR="001A20E6" w:rsidRDefault="00000000">
            <w:pPr>
              <w:pStyle w:val="TableCellTaskBadge"/>
              <w:shd w:val="clear" w:color="auto" w:fill="E3F2FD"/>
            </w:pPr>
            <w:r>
              <w:rPr>
                <w:b/>
                <w:bCs/>
                <w:color w:val="1976D2"/>
              </w:rPr>
              <w:t>STUDY</w:t>
            </w:r>
          </w:p>
          <w:p w14:paraId="4AE68D2F" w14:textId="77777777" w:rsidR="001A20E6" w:rsidRDefault="00000000">
            <w:pPr>
              <w:pStyle w:val="TableCellTaskDetails"/>
            </w:pPr>
            <w:r>
              <w:t>• Study - Diversity of India (S02) — 30m</w:t>
            </w:r>
          </w:p>
          <w:p w14:paraId="09C323C3" w14:textId="77777777" w:rsidR="001A20E6" w:rsidRDefault="00000000">
            <w:pPr>
              <w:pStyle w:val="TableCellTaskBadge"/>
              <w:shd w:val="clear" w:color="auto" w:fill="E3F2FD"/>
            </w:pPr>
            <w:r>
              <w:rPr>
                <w:b/>
                <w:bCs/>
                <w:color w:val="1976D2"/>
              </w:rPr>
              <w:t>STUDY</w:t>
            </w:r>
          </w:p>
          <w:p w14:paraId="1E3FA198" w14:textId="77777777" w:rsidR="001A20E6" w:rsidRDefault="00000000">
            <w:pPr>
              <w:pStyle w:val="TableCellTaskDetails"/>
            </w:pPr>
            <w:r>
              <w:t>• Study - Issues of women (S03) — 30m</w:t>
            </w:r>
          </w:p>
          <w:p w14:paraId="0A270F13" w14:textId="77777777" w:rsidR="001A20E6" w:rsidRDefault="00000000">
            <w:pPr>
              <w:pStyle w:val="TableCellTaskBadge"/>
              <w:shd w:val="clear" w:color="auto" w:fill="E3F2FD"/>
            </w:pPr>
            <w:r>
              <w:rPr>
                <w:b/>
                <w:bCs/>
                <w:color w:val="1976D2"/>
              </w:rPr>
              <w:t>STUDY</w:t>
            </w:r>
          </w:p>
          <w:p w14:paraId="177A10FD" w14:textId="77777777" w:rsidR="001A20E6" w:rsidRDefault="00000000">
            <w:pPr>
              <w:pStyle w:val="TableCellTaskDetails"/>
            </w:pPr>
            <w:r>
              <w:t>• Study - Urbanization - Problems and remedies (S04) — 30m</w:t>
            </w:r>
          </w:p>
          <w:p w14:paraId="40EA7F85" w14:textId="77777777" w:rsidR="001A20E6" w:rsidRDefault="00000000">
            <w:pPr>
              <w:pStyle w:val="TableCellTaskBadge"/>
              <w:shd w:val="clear" w:color="auto" w:fill="E3F2FD"/>
            </w:pPr>
            <w:r>
              <w:rPr>
                <w:b/>
                <w:bCs/>
                <w:color w:val="1976D2"/>
              </w:rPr>
              <w:t>STUDY</w:t>
            </w:r>
          </w:p>
          <w:p w14:paraId="7F2AE156" w14:textId="77777777" w:rsidR="001A20E6" w:rsidRDefault="00000000">
            <w:pPr>
              <w:pStyle w:val="TableCellTaskDetails"/>
            </w:pPr>
            <w:r>
              <w:t>• Study - Impact of Globalisation on Indian society (S05) — 30m</w:t>
            </w:r>
          </w:p>
          <w:p w14:paraId="2B13A025" w14:textId="77777777" w:rsidR="001A20E6" w:rsidRDefault="00000000">
            <w:pPr>
              <w:pStyle w:val="TableCellTaskBadge"/>
              <w:shd w:val="clear" w:color="auto" w:fill="E3F2FD"/>
            </w:pPr>
            <w:r>
              <w:rPr>
                <w:b/>
                <w:bCs/>
                <w:color w:val="1976D2"/>
              </w:rPr>
              <w:t>STUDY</w:t>
            </w:r>
          </w:p>
        </w:tc>
        <w:tc>
          <w:tcPr>
            <w:tcW w:w="714" w:type="pct"/>
            <w:shd w:val="clear" w:color="auto" w:fill="DBEAFE"/>
            <w:tcMar>
              <w:top w:w="150" w:type="dxa"/>
              <w:left w:w="100" w:type="dxa"/>
              <w:bottom w:w="150" w:type="dxa"/>
              <w:right w:w="100" w:type="dxa"/>
            </w:tcMar>
          </w:tcPr>
          <w:p w14:paraId="2AF387AE" w14:textId="77777777" w:rsidR="001A20E6" w:rsidRDefault="00000000">
            <w:pPr>
              <w:pStyle w:val="TableCellTaskSubject"/>
            </w:pPr>
            <w:r>
              <w:t>Society and Social Justice</w:t>
            </w:r>
          </w:p>
          <w:p w14:paraId="5BA8E8B0" w14:textId="77777777" w:rsidR="001A20E6" w:rsidRDefault="00000000">
            <w:pPr>
              <w:pStyle w:val="TableCellTaskDetails"/>
            </w:pPr>
            <w:r>
              <w:t>• Study - Population and associated issues (S06) — 30m</w:t>
            </w:r>
          </w:p>
          <w:p w14:paraId="79F396E7" w14:textId="77777777" w:rsidR="001A20E6" w:rsidRDefault="00000000">
            <w:pPr>
              <w:pStyle w:val="TableCellTaskBadge"/>
              <w:shd w:val="clear" w:color="auto" w:fill="E3F2FD"/>
            </w:pPr>
            <w:r>
              <w:rPr>
                <w:b/>
                <w:bCs/>
                <w:color w:val="1976D2"/>
              </w:rPr>
              <w:t>STUDY</w:t>
            </w:r>
          </w:p>
          <w:p w14:paraId="10F11C80" w14:textId="77777777" w:rsidR="001A20E6" w:rsidRDefault="00000000">
            <w:pPr>
              <w:pStyle w:val="TableCellTaskDetails"/>
            </w:pPr>
            <w:r>
              <w:t>• Study - Poverty, Hunger and developmental issues (S07) — 30m</w:t>
            </w:r>
          </w:p>
          <w:p w14:paraId="0CDF024A" w14:textId="77777777" w:rsidR="001A20E6" w:rsidRDefault="00000000">
            <w:pPr>
              <w:pStyle w:val="TableCellTaskBadge"/>
              <w:shd w:val="clear" w:color="auto" w:fill="E3F2FD"/>
            </w:pPr>
            <w:r>
              <w:rPr>
                <w:b/>
                <w:bCs/>
                <w:color w:val="1976D2"/>
              </w:rPr>
              <w:t>STUDY</w:t>
            </w:r>
          </w:p>
          <w:p w14:paraId="626795AA" w14:textId="77777777" w:rsidR="001A20E6" w:rsidRDefault="00000000">
            <w:pPr>
              <w:pStyle w:val="TableCellTaskDetails"/>
            </w:pPr>
            <w:r>
              <w:t>• Study - Regionalism (S08) — 30m</w:t>
            </w:r>
          </w:p>
          <w:p w14:paraId="3AE59138" w14:textId="77777777" w:rsidR="001A20E6" w:rsidRDefault="00000000">
            <w:pPr>
              <w:pStyle w:val="TableCellTaskBadge"/>
              <w:shd w:val="clear" w:color="auto" w:fill="E3F2FD"/>
            </w:pPr>
            <w:r>
              <w:rPr>
                <w:b/>
                <w:bCs/>
                <w:color w:val="1976D2"/>
              </w:rPr>
              <w:t>STUDY</w:t>
            </w:r>
          </w:p>
          <w:p w14:paraId="1400F1DB" w14:textId="77777777" w:rsidR="001A20E6" w:rsidRDefault="00000000">
            <w:pPr>
              <w:pStyle w:val="TableCellTaskDetails"/>
            </w:pPr>
            <w:r>
              <w:t>• Study - Communalism (S09) — 30m</w:t>
            </w:r>
          </w:p>
          <w:p w14:paraId="034B103D" w14:textId="77777777" w:rsidR="001A20E6" w:rsidRDefault="00000000">
            <w:pPr>
              <w:pStyle w:val="TableCellTaskBadge"/>
              <w:shd w:val="clear" w:color="auto" w:fill="E3F2FD"/>
            </w:pPr>
            <w:r>
              <w:rPr>
                <w:b/>
                <w:bCs/>
                <w:color w:val="1976D2"/>
              </w:rPr>
              <w:t>STUDY</w:t>
            </w:r>
          </w:p>
          <w:p w14:paraId="71BAB80B" w14:textId="77777777" w:rsidR="001A20E6" w:rsidRDefault="00000000">
            <w:pPr>
              <w:pStyle w:val="TableCellTaskDetails"/>
            </w:pPr>
            <w:r>
              <w:t>• Study - Secularism (S10) — 30m</w:t>
            </w:r>
          </w:p>
          <w:p w14:paraId="23336D92" w14:textId="77777777" w:rsidR="001A20E6" w:rsidRDefault="00000000">
            <w:pPr>
              <w:pStyle w:val="TableCellTaskBadge"/>
              <w:shd w:val="clear" w:color="auto" w:fill="E3F2FD"/>
            </w:pPr>
            <w:r>
              <w:rPr>
                <w:b/>
                <w:bCs/>
                <w:color w:val="1976D2"/>
              </w:rPr>
              <w:t>STUDY</w:t>
            </w:r>
          </w:p>
          <w:p w14:paraId="06FF2FEB" w14:textId="77777777" w:rsidR="001A20E6" w:rsidRDefault="00000000">
            <w:pPr>
              <w:pStyle w:val="TableCellTaskDetails"/>
            </w:pPr>
            <w:r>
              <w:t>• Study - Social empowerment and welfare (S11) — 30m</w:t>
            </w:r>
          </w:p>
          <w:p w14:paraId="06DDEE7E" w14:textId="77777777" w:rsidR="001A20E6" w:rsidRDefault="00000000">
            <w:pPr>
              <w:pStyle w:val="TableCellTaskBadge"/>
              <w:shd w:val="clear" w:color="auto" w:fill="E3F2FD"/>
            </w:pPr>
            <w:r>
              <w:rPr>
                <w:b/>
                <w:bCs/>
                <w:color w:val="1976D2"/>
              </w:rPr>
              <w:t>STUDY</w:t>
            </w:r>
          </w:p>
        </w:tc>
        <w:tc>
          <w:tcPr>
            <w:tcW w:w="714" w:type="pct"/>
            <w:shd w:val="clear" w:color="auto" w:fill="DBEAFE"/>
            <w:tcMar>
              <w:top w:w="150" w:type="dxa"/>
              <w:left w:w="100" w:type="dxa"/>
              <w:bottom w:w="150" w:type="dxa"/>
              <w:right w:w="100" w:type="dxa"/>
            </w:tcMar>
          </w:tcPr>
          <w:p w14:paraId="0B12FA05" w14:textId="77777777" w:rsidR="001A20E6" w:rsidRDefault="00000000">
            <w:pPr>
              <w:pStyle w:val="TableCellTaskSubject"/>
            </w:pPr>
            <w:r>
              <w:t>Society and Social Justice</w:t>
            </w:r>
          </w:p>
          <w:p w14:paraId="720E45AA" w14:textId="77777777" w:rsidR="001A20E6" w:rsidRDefault="00000000">
            <w:pPr>
              <w:pStyle w:val="TableCellTaskDetails"/>
            </w:pPr>
            <w:r>
              <w:t>• Study - Welfare schemes, mechanisms,laws and institutions related to SCs (S12) — 30m</w:t>
            </w:r>
          </w:p>
          <w:p w14:paraId="28937F46" w14:textId="77777777" w:rsidR="001A20E6" w:rsidRDefault="00000000">
            <w:pPr>
              <w:pStyle w:val="TableCellTaskBadge"/>
              <w:shd w:val="clear" w:color="auto" w:fill="E3F2FD"/>
            </w:pPr>
            <w:r>
              <w:rPr>
                <w:b/>
                <w:bCs/>
                <w:color w:val="1976D2"/>
              </w:rPr>
              <w:t>STUDY</w:t>
            </w:r>
          </w:p>
          <w:p w14:paraId="3D86654A" w14:textId="77777777" w:rsidR="001A20E6" w:rsidRDefault="00000000">
            <w:pPr>
              <w:pStyle w:val="TableCellTaskDetails"/>
            </w:pPr>
            <w:r>
              <w:t>• Study - Welfare schemes, mechanisms and institutions related to STs (S13) — 30m</w:t>
            </w:r>
          </w:p>
          <w:p w14:paraId="67E89EF3" w14:textId="77777777" w:rsidR="001A20E6" w:rsidRDefault="00000000">
            <w:pPr>
              <w:pStyle w:val="TableCellTaskBadge"/>
              <w:shd w:val="clear" w:color="auto" w:fill="E3F2FD"/>
            </w:pPr>
            <w:r>
              <w:rPr>
                <w:b/>
                <w:bCs/>
                <w:color w:val="1976D2"/>
              </w:rPr>
              <w:t>STUDY</w:t>
            </w:r>
          </w:p>
          <w:p w14:paraId="6226ACAA" w14:textId="77777777" w:rsidR="001A20E6" w:rsidRDefault="00000000">
            <w:pPr>
              <w:pStyle w:val="TableCellTaskDetails"/>
            </w:pPr>
            <w:r>
              <w:t>• Study - Welfare schemes, mechanisms,laws and institutions related to Women (S14) — 30m</w:t>
            </w:r>
          </w:p>
          <w:p w14:paraId="00BACE2D" w14:textId="77777777" w:rsidR="001A20E6" w:rsidRDefault="00000000">
            <w:pPr>
              <w:pStyle w:val="TableCellTaskBadge"/>
              <w:shd w:val="clear" w:color="auto" w:fill="E3F2FD"/>
            </w:pPr>
            <w:r>
              <w:rPr>
                <w:b/>
                <w:bCs/>
                <w:color w:val="1976D2"/>
              </w:rPr>
              <w:t>STUDY</w:t>
            </w:r>
          </w:p>
          <w:p w14:paraId="198454B7" w14:textId="77777777" w:rsidR="001A20E6" w:rsidRDefault="00000000">
            <w:pPr>
              <w:pStyle w:val="TableCellTaskDetails"/>
            </w:pPr>
            <w:r>
              <w:t>• Study - Welfare schemes, mechanisms,laws and institutions related to children (S15) — 30m</w:t>
            </w:r>
          </w:p>
          <w:p w14:paraId="04B2A516" w14:textId="77777777" w:rsidR="001A20E6" w:rsidRDefault="00000000">
            <w:pPr>
              <w:pStyle w:val="TableCellTaskBadge"/>
              <w:shd w:val="clear" w:color="auto" w:fill="E3F2FD"/>
            </w:pPr>
            <w:r>
              <w:rPr>
                <w:b/>
                <w:bCs/>
                <w:color w:val="1976D2"/>
              </w:rPr>
              <w:t>STUDY</w:t>
            </w:r>
          </w:p>
          <w:p w14:paraId="5473E93D" w14:textId="77777777" w:rsidR="001A20E6" w:rsidRDefault="00000000">
            <w:pPr>
              <w:pStyle w:val="TableCellTaskDetails"/>
            </w:pPr>
            <w:r>
              <w:t>• Study - Welfare schemes, mechanisms,laws and institutions related to youth (S16) — 30m</w:t>
            </w:r>
          </w:p>
          <w:p w14:paraId="7DC799BE" w14:textId="77777777" w:rsidR="001A20E6" w:rsidRDefault="00000000">
            <w:pPr>
              <w:pStyle w:val="TableCellTaskBadge"/>
              <w:shd w:val="clear" w:color="auto" w:fill="E3F2FD"/>
            </w:pPr>
            <w:r>
              <w:rPr>
                <w:b/>
                <w:bCs/>
                <w:color w:val="1976D2"/>
              </w:rPr>
              <w:t>STUDY</w:t>
            </w:r>
          </w:p>
          <w:p w14:paraId="6D6208AE" w14:textId="77777777" w:rsidR="001A20E6" w:rsidRDefault="00000000">
            <w:pPr>
              <w:pStyle w:val="TableCellTaskDetails"/>
            </w:pPr>
            <w:r>
              <w:t>• Study - Welfare schemes, mechanisms,laws and institutions related to Aged (S17) — 30m</w:t>
            </w:r>
          </w:p>
          <w:p w14:paraId="64F3E263" w14:textId="77777777" w:rsidR="001A20E6" w:rsidRDefault="00000000">
            <w:pPr>
              <w:pStyle w:val="TableCellTaskBadge"/>
              <w:shd w:val="clear" w:color="auto" w:fill="E3F2FD"/>
            </w:pPr>
            <w:r>
              <w:rPr>
                <w:b/>
                <w:bCs/>
                <w:color w:val="1976D2"/>
              </w:rPr>
              <w:t>STUDY</w:t>
            </w:r>
          </w:p>
        </w:tc>
        <w:tc>
          <w:tcPr>
            <w:tcW w:w="714" w:type="pct"/>
            <w:shd w:val="clear" w:color="auto" w:fill="DBEAFE"/>
            <w:tcMar>
              <w:top w:w="150" w:type="dxa"/>
              <w:left w:w="100" w:type="dxa"/>
              <w:bottom w:w="150" w:type="dxa"/>
              <w:right w:w="100" w:type="dxa"/>
            </w:tcMar>
          </w:tcPr>
          <w:p w14:paraId="7B40CE72" w14:textId="77777777" w:rsidR="001A20E6" w:rsidRDefault="00000000">
            <w:pPr>
              <w:pStyle w:val="TableCellTaskSubject"/>
            </w:pPr>
            <w:r>
              <w:t>Essay</w:t>
            </w:r>
          </w:p>
          <w:p w14:paraId="003CED7E" w14:textId="77777777" w:rsidR="001A20E6" w:rsidRDefault="00000000">
            <w:pPr>
              <w:pStyle w:val="TableCellTaskDetails"/>
            </w:pPr>
            <w:r>
              <w:t>• Study - Philosophical topics (Z01) — 3h</w:t>
            </w:r>
          </w:p>
          <w:p w14:paraId="3C6FBAD6" w14:textId="77777777" w:rsidR="001A20E6" w:rsidRDefault="00000000">
            <w:pPr>
              <w:pStyle w:val="TableCellTaskBadge"/>
              <w:shd w:val="clear" w:color="auto" w:fill="E3F2FD"/>
            </w:pPr>
            <w:r>
              <w:rPr>
                <w:b/>
                <w:bCs/>
                <w:color w:val="1976D2"/>
              </w:rPr>
              <w:t>STUDY</w:t>
            </w:r>
          </w:p>
        </w:tc>
        <w:tc>
          <w:tcPr>
            <w:tcW w:w="714" w:type="pct"/>
            <w:shd w:val="clear" w:color="auto" w:fill="FFF3E0"/>
            <w:tcMar>
              <w:top w:w="150" w:type="dxa"/>
              <w:left w:w="100" w:type="dxa"/>
              <w:bottom w:w="150" w:type="dxa"/>
              <w:right w:w="100" w:type="dxa"/>
            </w:tcMar>
          </w:tcPr>
          <w:p w14:paraId="255F8933" w14:textId="77777777" w:rsidR="001A20E6" w:rsidRDefault="001A20E6"/>
        </w:tc>
      </w:tr>
    </w:tbl>
    <w:p w14:paraId="0F7A2C16" w14:textId="50243702" w:rsidR="001A20E6" w:rsidRDefault="007B4CEE">
      <w:pPr>
        <w:spacing w:after="400"/>
      </w:pPr>
      <w:ins w:id="33" w:author="kalyan inampudi" w:date="2025-10-29T19:18:00Z" w16du:dateUtc="2025-10-29T13:48:00Z">
        <w:r w:rsidRPr="007B4CEE">
          <w:t xml:space="preserve">Society </w:t>
        </w:r>
        <w:r>
          <w:t xml:space="preserve">NCERT is fine, </w:t>
        </w:r>
        <w:r w:rsidRPr="007B4CEE">
          <w:t xml:space="preserve">and Social Justice </w:t>
        </w:r>
        <w:r>
          <w:t xml:space="preserve">also NCERT level. </w:t>
        </w:r>
      </w:ins>
    </w:p>
    <w:p w14:paraId="5CFA11F2" w14:textId="77777777" w:rsidR="001A20E6" w:rsidRDefault="00000000">
      <w:pPr>
        <w:pStyle w:val="ResourceTitle"/>
      </w:pPr>
      <w:r>
        <w:t>📚 Resources for Jan 18 - Jan 24</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684C3620" w14:textId="77777777">
        <w:tc>
          <w:tcPr>
            <w:tcW w:w="1650" w:type="pct"/>
            <w:tcBorders>
              <w:bottom w:val="single" w:sz="2" w:space="0" w:color="D1D5DB"/>
              <w:right w:val="single" w:sz="2" w:space="0" w:color="D1D5DB"/>
            </w:tcBorders>
            <w:tcMar>
              <w:top w:w="200" w:type="dxa"/>
              <w:left w:w="150" w:type="dxa"/>
              <w:bottom w:w="200" w:type="dxa"/>
              <w:right w:w="150" w:type="dxa"/>
            </w:tcMar>
          </w:tcPr>
          <w:p w14:paraId="008F5579" w14:textId="77777777" w:rsidR="001A20E6" w:rsidRDefault="00000000">
            <w:pPr>
              <w:pStyle w:val="TableCellSubjectName"/>
            </w:pPr>
            <w:r>
              <w:t>International Relations</w:t>
            </w:r>
          </w:p>
          <w:p w14:paraId="15CEAD4B" w14:textId="77777777" w:rsidR="001A20E6" w:rsidRDefault="00000000">
            <w:pPr>
              <w:pStyle w:val="TableCellCategoryTitle"/>
            </w:pPr>
            <w:r>
              <w:t>📝 Practice Materials</w:t>
            </w:r>
          </w:p>
          <w:p w14:paraId="34DAE1C7" w14:textId="77777777" w:rsidR="001A20E6" w:rsidRDefault="00000000">
            <w:pPr>
              <w:pStyle w:val="TableCellResourceItem"/>
            </w:pPr>
            <w:r>
              <w:t>• La Excellence IR Material</w:t>
            </w:r>
          </w:p>
          <w:p w14:paraId="4C1451DE" w14:textId="77777777" w:rsidR="001A20E6" w:rsidRDefault="00000000">
            <w:pPr>
              <w:pStyle w:val="TableCellResourceItem"/>
            </w:pPr>
            <w:r>
              <w:t>• Mains Workbook</w:t>
            </w:r>
          </w:p>
          <w:p w14:paraId="4295872E" w14:textId="77777777" w:rsidR="001A20E6" w:rsidRDefault="00000000">
            <w:pPr>
              <w:pStyle w:val="TableCellCategoryTitle"/>
            </w:pPr>
            <w:r>
              <w:t>📰 Current Affairs</w:t>
            </w:r>
          </w:p>
          <w:p w14:paraId="7D6FC38D" w14:textId="77777777" w:rsidR="001A20E6" w:rsidRDefault="00000000">
            <w:pPr>
              <w:pStyle w:val="TableCellResourceItem"/>
            </w:pPr>
            <w:r>
              <w:t>• IDSA / ORF / MEA briefs</w:t>
            </w:r>
          </w:p>
          <w:p w14:paraId="43AE023E" w14:textId="77777777" w:rsidR="001A20E6" w:rsidRDefault="00000000">
            <w:pPr>
              <w:pStyle w:val="TableCellResourceItem"/>
            </w:pPr>
            <w:r>
              <w:t>• Newspapers (The Hindu and IE – International page)</w:t>
            </w:r>
          </w:p>
        </w:tc>
        <w:tc>
          <w:tcPr>
            <w:tcW w:w="1650" w:type="pct"/>
            <w:tcBorders>
              <w:bottom w:val="single" w:sz="2" w:space="0" w:color="D1D5DB"/>
              <w:right w:val="single" w:sz="2" w:space="0" w:color="D1D5DB"/>
            </w:tcBorders>
            <w:tcMar>
              <w:top w:w="200" w:type="dxa"/>
              <w:left w:w="150" w:type="dxa"/>
              <w:bottom w:w="200" w:type="dxa"/>
              <w:right w:w="150" w:type="dxa"/>
            </w:tcMar>
          </w:tcPr>
          <w:p w14:paraId="0598CE55" w14:textId="77777777" w:rsidR="001A20E6" w:rsidRDefault="00000000">
            <w:pPr>
              <w:pStyle w:val="TableCellSubjectName"/>
            </w:pPr>
            <w:r>
              <w:t>Internal Security</w:t>
            </w:r>
          </w:p>
          <w:p w14:paraId="52304322" w14:textId="77777777" w:rsidR="001A20E6" w:rsidRDefault="00000000">
            <w:pPr>
              <w:pStyle w:val="TableCellCategoryTitle"/>
            </w:pPr>
            <w:r>
              <w:t>📝 Practice Materials</w:t>
            </w:r>
          </w:p>
          <w:p w14:paraId="208C484B" w14:textId="77777777" w:rsidR="001A20E6" w:rsidRDefault="00000000">
            <w:pPr>
              <w:pStyle w:val="TableCellResourceItem"/>
            </w:pPr>
            <w:r>
              <w:t>• La Excellence Security Material</w:t>
            </w:r>
          </w:p>
          <w:p w14:paraId="40BE3006" w14:textId="77777777" w:rsidR="001A20E6" w:rsidRDefault="00000000">
            <w:pPr>
              <w:pStyle w:val="TableCellResourceItem"/>
            </w:pPr>
            <w:r>
              <w:t>• Mains Workbook</w:t>
            </w:r>
          </w:p>
          <w:p w14:paraId="5B453AA8" w14:textId="77777777" w:rsidR="001A20E6" w:rsidRDefault="00000000">
            <w:pPr>
              <w:pStyle w:val="TableCellCategoryTitle"/>
            </w:pPr>
            <w:r>
              <w:t>📰 Current Affairs</w:t>
            </w:r>
          </w:p>
          <w:p w14:paraId="09E82F21" w14:textId="77777777" w:rsidR="001A20E6" w:rsidRDefault="00000000">
            <w:pPr>
              <w:pStyle w:val="TableCellResourceItem"/>
            </w:pPr>
            <w:r>
              <w:t>• IDSA Reports</w:t>
            </w:r>
          </w:p>
          <w:p w14:paraId="2B64AE46"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507E907D" w14:textId="77777777" w:rsidR="001A20E6" w:rsidRDefault="00000000">
            <w:pPr>
              <w:pStyle w:val="TableCellSubjectName"/>
            </w:pPr>
            <w:r>
              <w:t>Society and Social Justice</w:t>
            </w:r>
          </w:p>
          <w:p w14:paraId="2279FC2E" w14:textId="77777777" w:rsidR="001A20E6" w:rsidRDefault="00000000">
            <w:pPr>
              <w:pStyle w:val="TableCellCategoryTitle"/>
            </w:pPr>
            <w:r>
              <w:t>📝 Practice Materials</w:t>
            </w:r>
          </w:p>
          <w:p w14:paraId="3CCC3259" w14:textId="77777777" w:rsidR="001A20E6" w:rsidRDefault="00000000">
            <w:pPr>
              <w:pStyle w:val="TableCellResourceItem"/>
            </w:pPr>
            <w:r>
              <w:t>• La Excellence Society Material</w:t>
            </w:r>
          </w:p>
          <w:p w14:paraId="00B45EAC" w14:textId="77777777" w:rsidR="001A20E6" w:rsidRDefault="00000000">
            <w:pPr>
              <w:pStyle w:val="TableCellResourceItem"/>
            </w:pPr>
            <w:r>
              <w:t>• Mains Workbook</w:t>
            </w:r>
          </w:p>
          <w:p w14:paraId="22A093E6" w14:textId="77777777" w:rsidR="001A20E6" w:rsidRDefault="00000000">
            <w:pPr>
              <w:pStyle w:val="TableCellCategoryTitle"/>
            </w:pPr>
            <w:r>
              <w:t>📰 Current Affairs</w:t>
            </w:r>
          </w:p>
          <w:p w14:paraId="0556A6DE" w14:textId="77777777" w:rsidR="001A20E6" w:rsidRDefault="00000000">
            <w:pPr>
              <w:pStyle w:val="TableCellResourceItem"/>
            </w:pPr>
            <w:r>
              <w:t>• Newspapers (Hindu and IE Explained) (Social issues, NFHS reports)</w:t>
            </w:r>
          </w:p>
        </w:tc>
      </w:tr>
      <w:tr w:rsidR="001A20E6" w14:paraId="6619032C" w14:textId="77777777">
        <w:tc>
          <w:tcPr>
            <w:tcW w:w="1650" w:type="pct"/>
            <w:tcBorders>
              <w:bottom w:val="single" w:sz="2" w:space="0" w:color="D1D5DB"/>
              <w:right w:val="single" w:sz="2" w:space="0" w:color="D1D5DB"/>
            </w:tcBorders>
            <w:tcMar>
              <w:top w:w="200" w:type="dxa"/>
              <w:left w:w="150" w:type="dxa"/>
              <w:bottom w:w="200" w:type="dxa"/>
              <w:right w:w="150" w:type="dxa"/>
            </w:tcMar>
          </w:tcPr>
          <w:p w14:paraId="4EC556E8" w14:textId="77777777" w:rsidR="001A20E6" w:rsidRDefault="00000000">
            <w:pPr>
              <w:pStyle w:val="TableCellSubjectName"/>
            </w:pPr>
            <w:r>
              <w:t>Essay</w:t>
            </w:r>
          </w:p>
          <w:p w14:paraId="03A3EC62" w14:textId="77777777" w:rsidR="001A20E6" w:rsidRDefault="00000000">
            <w:pPr>
              <w:pStyle w:val="TableCellCategoryTitle"/>
            </w:pPr>
            <w:r>
              <w:t>📚 Primary Books</w:t>
            </w:r>
          </w:p>
          <w:p w14:paraId="42B026DF" w14:textId="77777777" w:rsidR="001A20E6" w:rsidRDefault="00000000">
            <w:pPr>
              <w:pStyle w:val="TableCellResourceItem"/>
            </w:pPr>
            <w:r>
              <w:t>• Michael Sandel – Justice</w:t>
            </w:r>
          </w:p>
          <w:p w14:paraId="7AD0067C" w14:textId="77777777" w:rsidR="001A20E6" w:rsidRDefault="00000000">
            <w:pPr>
              <w:pStyle w:val="TableCellResourceItem"/>
            </w:pPr>
            <w:r>
              <w:t>• Ethics by Jitin Yadav</w:t>
            </w:r>
          </w:p>
          <w:p w14:paraId="1995BC35" w14:textId="77777777" w:rsidR="001A20E6" w:rsidRDefault="00000000">
            <w:pPr>
              <w:pStyle w:val="TableCellResourceItem"/>
            </w:pPr>
            <w:r>
              <w:t>• 2nd ARC (4th, 10th – Ethics in Governance)</w:t>
            </w:r>
          </w:p>
          <w:p w14:paraId="20620C28" w14:textId="77777777" w:rsidR="001A20E6" w:rsidRDefault="00000000">
            <w:pPr>
              <w:pStyle w:val="TableCellCategoryTitle"/>
            </w:pPr>
            <w:r>
              <w:t>📝 Practice Materials</w:t>
            </w:r>
          </w:p>
          <w:p w14:paraId="6C791845" w14:textId="77777777" w:rsidR="001A20E6" w:rsidRDefault="00000000">
            <w:pPr>
              <w:pStyle w:val="TableCellResourceItem"/>
            </w:pPr>
            <w:r>
              <w:t>• La Excellence Ethics Material</w:t>
            </w:r>
          </w:p>
          <w:p w14:paraId="7CA502AD" w14:textId="77777777" w:rsidR="001A20E6" w:rsidRDefault="00000000">
            <w:pPr>
              <w:pStyle w:val="TableCellResourceItem"/>
            </w:pPr>
            <w:r>
              <w:t>• Prelims &amp; Mains Workbooks</w:t>
            </w:r>
          </w:p>
          <w:p w14:paraId="6164B18A" w14:textId="77777777" w:rsidR="001A20E6" w:rsidRDefault="00000000">
            <w:pPr>
              <w:pStyle w:val="TableCellCategoryTitle"/>
            </w:pPr>
            <w:r>
              <w:t>📰 Current Affairs</w:t>
            </w:r>
          </w:p>
          <w:p w14:paraId="6EFBDD5C" w14:textId="77777777" w:rsidR="001A20E6" w:rsidRDefault="00000000">
            <w:pPr>
              <w:pStyle w:val="TableCellResourceItem"/>
            </w:pPr>
            <w:r>
              <w:t>• Newspapers (case studies, ethical dilemmas in news)</w:t>
            </w:r>
          </w:p>
        </w:tc>
        <w:tc>
          <w:tcPr>
            <w:tcW w:w="1650" w:type="pct"/>
          </w:tcPr>
          <w:p w14:paraId="4F6817A5" w14:textId="77777777" w:rsidR="001A20E6" w:rsidRDefault="001A20E6"/>
        </w:tc>
        <w:tc>
          <w:tcPr>
            <w:tcW w:w="1650" w:type="pct"/>
          </w:tcPr>
          <w:p w14:paraId="675FED21" w14:textId="77777777" w:rsidR="001A20E6" w:rsidRDefault="001A20E6"/>
        </w:tc>
      </w:tr>
    </w:tbl>
    <w:p w14:paraId="689B964F"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5FAD2438" w14:textId="77777777">
        <w:tc>
          <w:tcPr>
            <w:tcW w:w="2500" w:type="pct"/>
            <w:tcMar>
              <w:top w:w="0" w:type="dxa"/>
              <w:left w:w="0" w:type="dxa"/>
              <w:bottom w:w="0" w:type="dxa"/>
              <w:right w:w="0" w:type="dxa"/>
            </w:tcMar>
          </w:tcPr>
          <w:p w14:paraId="33E2410C" w14:textId="77777777" w:rsidR="001A20E6" w:rsidRDefault="00000000">
            <w:pPr>
              <w:pStyle w:val="WeekTitle"/>
            </w:pPr>
            <w:r>
              <w:rPr>
                <w:color w:val="1D4ED8"/>
              </w:rPr>
              <w:t>📅 Jan 25 - Jan 31, 2026</w:t>
            </w:r>
          </w:p>
        </w:tc>
        <w:tc>
          <w:tcPr>
            <w:tcW w:w="2500" w:type="pct"/>
            <w:tcMar>
              <w:top w:w="0" w:type="dxa"/>
              <w:left w:w="0" w:type="dxa"/>
              <w:bottom w:w="0" w:type="dxa"/>
              <w:right w:w="0" w:type="dxa"/>
            </w:tcMar>
          </w:tcPr>
          <w:p w14:paraId="09E635DD" w14:textId="77777777" w:rsidR="001A20E6" w:rsidRDefault="00000000">
            <w:pPr>
              <w:pStyle w:val="WeekCycleName"/>
            </w:pPr>
            <w:r>
              <w:rPr>
                <w:color w:val="1D4ED8"/>
              </w:rPr>
              <w:t>C1</w:t>
            </w:r>
          </w:p>
        </w:tc>
      </w:tr>
    </w:tbl>
    <w:p w14:paraId="10535662"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12922341" w14:textId="77777777">
        <w:tc>
          <w:tcPr>
            <w:tcW w:w="700" w:type="pct"/>
            <w:shd w:val="clear" w:color="auto" w:fill="DBEAFE"/>
            <w:tcMar>
              <w:top w:w="200" w:type="dxa"/>
              <w:left w:w="100" w:type="dxa"/>
              <w:bottom w:w="200" w:type="dxa"/>
              <w:right w:w="100" w:type="dxa"/>
            </w:tcMar>
          </w:tcPr>
          <w:p w14:paraId="68259F80" w14:textId="77777777" w:rsidR="001A20E6" w:rsidRDefault="00000000">
            <w:pPr>
              <w:pStyle w:val="TableCellCalendarDayHeader"/>
            </w:pPr>
            <w:r>
              <w:rPr>
                <w:color w:val="1D4ED8"/>
              </w:rPr>
              <w:t>Sunday</w:t>
            </w:r>
          </w:p>
          <w:p w14:paraId="0664F0A8" w14:textId="77777777" w:rsidR="001A20E6" w:rsidRDefault="00000000">
            <w:pPr>
              <w:pStyle w:val="TableCellCalendarDateHeader"/>
            </w:pPr>
            <w:r>
              <w:rPr>
                <w:color w:val="1D4ED8"/>
              </w:rPr>
              <w:t>Jan 25</w:t>
            </w:r>
          </w:p>
          <w:p w14:paraId="697119DF"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32FA6CBC" w14:textId="77777777" w:rsidR="001A20E6" w:rsidRDefault="00000000">
            <w:pPr>
              <w:pStyle w:val="TableCellCalendarDayHeader"/>
            </w:pPr>
            <w:r>
              <w:rPr>
                <w:color w:val="1D4ED8"/>
              </w:rPr>
              <w:t>Monday</w:t>
            </w:r>
          </w:p>
          <w:p w14:paraId="4C2A3147" w14:textId="77777777" w:rsidR="001A20E6" w:rsidRDefault="00000000">
            <w:pPr>
              <w:pStyle w:val="TableCellCalendarDateHeader"/>
            </w:pPr>
            <w:r>
              <w:rPr>
                <w:color w:val="1D4ED8"/>
              </w:rPr>
              <w:t>Jan 26</w:t>
            </w:r>
          </w:p>
          <w:p w14:paraId="09B1477D"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71103FF4" w14:textId="77777777" w:rsidR="001A20E6" w:rsidRDefault="00000000">
            <w:pPr>
              <w:pStyle w:val="TableCellCalendarDayHeader"/>
            </w:pPr>
            <w:r>
              <w:rPr>
                <w:color w:val="1D4ED8"/>
              </w:rPr>
              <w:t>Tuesday</w:t>
            </w:r>
          </w:p>
          <w:p w14:paraId="177260AA" w14:textId="77777777" w:rsidR="001A20E6" w:rsidRDefault="00000000">
            <w:pPr>
              <w:pStyle w:val="TableCellCalendarDateHeader"/>
            </w:pPr>
            <w:r>
              <w:rPr>
                <w:color w:val="1D4ED8"/>
              </w:rPr>
              <w:t>Jan 27</w:t>
            </w:r>
          </w:p>
          <w:p w14:paraId="19F31853"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1DF8F555" w14:textId="77777777" w:rsidR="001A20E6" w:rsidRDefault="00000000">
            <w:pPr>
              <w:pStyle w:val="TableCellCalendarDayHeader"/>
            </w:pPr>
            <w:r>
              <w:rPr>
                <w:color w:val="1D4ED8"/>
              </w:rPr>
              <w:t>Wednesday</w:t>
            </w:r>
          </w:p>
          <w:p w14:paraId="72E874CC" w14:textId="77777777" w:rsidR="001A20E6" w:rsidRDefault="00000000">
            <w:pPr>
              <w:pStyle w:val="TableCellCalendarDateHeader"/>
            </w:pPr>
            <w:r>
              <w:rPr>
                <w:color w:val="1D4ED8"/>
              </w:rPr>
              <w:t>Jan 28</w:t>
            </w:r>
          </w:p>
          <w:p w14:paraId="5AD5BBC8"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5491C34B" w14:textId="77777777" w:rsidR="001A20E6" w:rsidRDefault="00000000">
            <w:pPr>
              <w:pStyle w:val="TableCellCalendarDayHeader"/>
            </w:pPr>
            <w:r>
              <w:rPr>
                <w:color w:val="1D4ED8"/>
              </w:rPr>
              <w:t>Thursday</w:t>
            </w:r>
          </w:p>
          <w:p w14:paraId="76FDF3B4" w14:textId="77777777" w:rsidR="001A20E6" w:rsidRDefault="00000000">
            <w:pPr>
              <w:pStyle w:val="TableCellCalendarDateHeader"/>
            </w:pPr>
            <w:r>
              <w:rPr>
                <w:color w:val="1D4ED8"/>
              </w:rPr>
              <w:t>Jan 29</w:t>
            </w:r>
          </w:p>
          <w:p w14:paraId="077B29F8" w14:textId="77777777" w:rsidR="001A20E6" w:rsidRDefault="001A20E6">
            <w:pPr>
              <w:pStyle w:val="TableCellCatchupLabel"/>
            </w:pPr>
          </w:p>
        </w:tc>
        <w:tc>
          <w:tcPr>
            <w:tcW w:w="700" w:type="pct"/>
            <w:shd w:val="clear" w:color="auto" w:fill="DBEAFE"/>
            <w:tcMar>
              <w:top w:w="200" w:type="dxa"/>
              <w:left w:w="100" w:type="dxa"/>
              <w:bottom w:w="200" w:type="dxa"/>
              <w:right w:w="100" w:type="dxa"/>
            </w:tcMar>
          </w:tcPr>
          <w:p w14:paraId="1B05C006" w14:textId="77777777" w:rsidR="001A20E6" w:rsidRDefault="00000000">
            <w:pPr>
              <w:pStyle w:val="TableCellCalendarDayHeader"/>
            </w:pPr>
            <w:r>
              <w:rPr>
                <w:color w:val="1D4ED8"/>
              </w:rPr>
              <w:t>Friday</w:t>
            </w:r>
          </w:p>
          <w:p w14:paraId="46A4711C" w14:textId="77777777" w:rsidR="001A20E6" w:rsidRDefault="00000000">
            <w:pPr>
              <w:pStyle w:val="TableCellCalendarDateHeader"/>
            </w:pPr>
            <w:r>
              <w:rPr>
                <w:color w:val="1D4ED8"/>
              </w:rPr>
              <w:t>Jan 30</w:t>
            </w:r>
          </w:p>
          <w:p w14:paraId="2D940B3A"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237F718F" w14:textId="77777777" w:rsidR="001A20E6" w:rsidRDefault="00000000">
            <w:pPr>
              <w:pStyle w:val="TableCellCalendarDayHeader"/>
            </w:pPr>
            <w:r>
              <w:rPr>
                <w:color w:val="F57C00"/>
              </w:rPr>
              <w:t>Saturday</w:t>
            </w:r>
          </w:p>
          <w:p w14:paraId="6B344B58" w14:textId="77777777" w:rsidR="001A20E6" w:rsidRDefault="00000000">
            <w:pPr>
              <w:pStyle w:val="TableCellCalendarDateHeader"/>
            </w:pPr>
            <w:r>
              <w:rPr>
                <w:color w:val="F57C00"/>
              </w:rPr>
              <w:t>Jan 31</w:t>
            </w:r>
          </w:p>
          <w:p w14:paraId="503B6B59" w14:textId="77777777" w:rsidR="001A20E6" w:rsidRDefault="00000000">
            <w:pPr>
              <w:pStyle w:val="TableCellCatchupLabel"/>
            </w:pPr>
            <w:r>
              <w:rPr>
                <w:color w:val="F57C00"/>
              </w:rPr>
              <w:t>Catchup Day</w:t>
            </w:r>
          </w:p>
        </w:tc>
      </w:tr>
      <w:tr w:rsidR="001A20E6" w14:paraId="22CE83BE" w14:textId="77777777">
        <w:tc>
          <w:tcPr>
            <w:tcW w:w="700" w:type="pct"/>
            <w:shd w:val="clear" w:color="auto" w:fill="DBEAFE"/>
            <w:tcMar>
              <w:top w:w="150" w:type="dxa"/>
              <w:left w:w="100" w:type="dxa"/>
              <w:bottom w:w="150" w:type="dxa"/>
              <w:right w:w="100" w:type="dxa"/>
            </w:tcMar>
          </w:tcPr>
          <w:p w14:paraId="0B5F3A00" w14:textId="77777777" w:rsidR="001A20E6" w:rsidRDefault="00000000">
            <w:pPr>
              <w:pStyle w:val="TableCellTaskSubject"/>
            </w:pPr>
            <w:r>
              <w:t>Society and Social Justice</w:t>
            </w:r>
          </w:p>
          <w:p w14:paraId="5F40CD1E" w14:textId="77777777" w:rsidR="001A20E6" w:rsidRDefault="00000000">
            <w:pPr>
              <w:pStyle w:val="TableCellTaskDetails"/>
            </w:pPr>
            <w:r>
              <w:t>• Test - TEST — 3h</w:t>
            </w:r>
          </w:p>
          <w:p w14:paraId="5409DDCD" w14:textId="77777777" w:rsidR="001A20E6" w:rsidRDefault="00000000">
            <w:pPr>
              <w:pStyle w:val="TableCellTaskBadge"/>
              <w:shd w:val="clear" w:color="auto" w:fill="FFF3E0"/>
            </w:pPr>
            <w:r>
              <w:rPr>
                <w:b/>
                <w:bCs/>
                <w:color w:val="F57C00"/>
              </w:rPr>
              <w:t>TEST</w:t>
            </w:r>
          </w:p>
        </w:tc>
        <w:tc>
          <w:tcPr>
            <w:tcW w:w="700" w:type="pct"/>
            <w:shd w:val="clear" w:color="auto" w:fill="DBEAFE"/>
            <w:tcMar>
              <w:top w:w="150" w:type="dxa"/>
              <w:left w:w="100" w:type="dxa"/>
              <w:bottom w:w="150" w:type="dxa"/>
              <w:right w:w="100" w:type="dxa"/>
            </w:tcMar>
          </w:tcPr>
          <w:p w14:paraId="198EDC83" w14:textId="77777777" w:rsidR="001A20E6" w:rsidRDefault="00000000">
            <w:pPr>
              <w:pStyle w:val="TableCellTaskSubject"/>
            </w:pPr>
            <w:r>
              <w:t>Society and Social Justice</w:t>
            </w:r>
          </w:p>
          <w:p w14:paraId="18AE5BAB" w14:textId="77777777" w:rsidR="001A20E6" w:rsidRDefault="00000000">
            <w:pPr>
              <w:pStyle w:val="TableCellTaskDetails"/>
            </w:pPr>
            <w:r>
              <w:t>• Study - Social sector - Human resources (S24) — 30m</w:t>
            </w:r>
          </w:p>
          <w:p w14:paraId="73FF6CEF" w14:textId="77777777" w:rsidR="001A20E6" w:rsidRDefault="00000000">
            <w:pPr>
              <w:pStyle w:val="TableCellTaskBadge"/>
              <w:shd w:val="clear" w:color="auto" w:fill="E3F2FD"/>
            </w:pPr>
            <w:r>
              <w:rPr>
                <w:b/>
                <w:bCs/>
                <w:color w:val="1976D2"/>
              </w:rPr>
              <w:t>STUDY</w:t>
            </w:r>
          </w:p>
          <w:p w14:paraId="29030769" w14:textId="77777777" w:rsidR="001A20E6" w:rsidRDefault="00000000">
            <w:pPr>
              <w:pStyle w:val="TableCellTaskDetails"/>
            </w:pPr>
            <w:r>
              <w:t>• Study - Broad / Overlap (S25) — 30m</w:t>
            </w:r>
          </w:p>
          <w:p w14:paraId="744000E9" w14:textId="77777777" w:rsidR="001A20E6" w:rsidRDefault="00000000">
            <w:pPr>
              <w:pStyle w:val="TableCellTaskBadge"/>
              <w:shd w:val="clear" w:color="auto" w:fill="E3F2FD"/>
            </w:pPr>
            <w:r>
              <w:rPr>
                <w:b/>
                <w:bCs/>
                <w:color w:val="1976D2"/>
              </w:rPr>
              <w:t>STUDY</w:t>
            </w:r>
          </w:p>
          <w:p w14:paraId="566FEC92" w14:textId="77777777" w:rsidR="001A20E6" w:rsidRDefault="00000000">
            <w:pPr>
              <w:pStyle w:val="TableCellTaskDetails"/>
            </w:pPr>
            <w:r>
              <w:t>• Study - Broad / Overlap (S00) — 30m</w:t>
            </w:r>
          </w:p>
          <w:p w14:paraId="1ED37588" w14:textId="77777777" w:rsidR="001A20E6" w:rsidRDefault="00000000">
            <w:pPr>
              <w:pStyle w:val="TableCellTaskBadge"/>
              <w:shd w:val="clear" w:color="auto" w:fill="E3F2FD"/>
            </w:pPr>
            <w:r>
              <w:rPr>
                <w:b/>
                <w:bCs/>
                <w:color w:val="1976D2"/>
              </w:rPr>
              <w:t>STUDY</w:t>
            </w:r>
          </w:p>
          <w:p w14:paraId="3150A9BD" w14:textId="77777777" w:rsidR="001A20E6" w:rsidRDefault="00000000">
            <w:pPr>
              <w:pStyle w:val="TableCellTaskDetails"/>
            </w:pPr>
            <w:r>
              <w:t>• Study - Salient features of Indian Society (S01) — 30m</w:t>
            </w:r>
          </w:p>
          <w:p w14:paraId="7E8C8E80" w14:textId="77777777" w:rsidR="001A20E6" w:rsidRDefault="00000000">
            <w:pPr>
              <w:pStyle w:val="TableCellTaskBadge"/>
              <w:shd w:val="clear" w:color="auto" w:fill="E3F2FD"/>
            </w:pPr>
            <w:r>
              <w:rPr>
                <w:b/>
                <w:bCs/>
                <w:color w:val="1976D2"/>
              </w:rPr>
              <w:t>STUDY</w:t>
            </w:r>
          </w:p>
          <w:p w14:paraId="7143B258" w14:textId="77777777" w:rsidR="001A20E6" w:rsidRDefault="00000000">
            <w:pPr>
              <w:pStyle w:val="TableCellTaskDetails"/>
            </w:pPr>
            <w:r>
              <w:t>• Study - Diversity of India (S02) — 30m</w:t>
            </w:r>
          </w:p>
          <w:p w14:paraId="4D1DBEBF" w14:textId="77777777" w:rsidR="001A20E6" w:rsidRDefault="00000000">
            <w:pPr>
              <w:pStyle w:val="TableCellTaskBadge"/>
              <w:shd w:val="clear" w:color="auto" w:fill="E3F2FD"/>
            </w:pPr>
            <w:r>
              <w:rPr>
                <w:b/>
                <w:bCs/>
                <w:color w:val="1976D2"/>
              </w:rPr>
              <w:t>STUDY</w:t>
            </w:r>
          </w:p>
          <w:p w14:paraId="092B8B11" w14:textId="77777777" w:rsidR="001A20E6" w:rsidRDefault="00000000">
            <w:pPr>
              <w:pStyle w:val="TableCellTaskDetails"/>
            </w:pPr>
            <w:r>
              <w:t>• Study - Issues of women (S03) — 30m</w:t>
            </w:r>
          </w:p>
          <w:p w14:paraId="6682D14E"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43A49E23" w14:textId="77777777" w:rsidR="001A20E6" w:rsidRDefault="00000000">
            <w:pPr>
              <w:pStyle w:val="TableCellTaskSubject"/>
            </w:pPr>
            <w:r>
              <w:t>Society and Social Justice</w:t>
            </w:r>
          </w:p>
          <w:p w14:paraId="1D5387C6" w14:textId="77777777" w:rsidR="001A20E6" w:rsidRDefault="00000000">
            <w:pPr>
              <w:pStyle w:val="TableCellTaskDetails"/>
            </w:pPr>
            <w:r>
              <w:t>• Study - Urbanization - Problems and remedies (S04) — 30m</w:t>
            </w:r>
          </w:p>
          <w:p w14:paraId="288C6F5A" w14:textId="77777777" w:rsidR="001A20E6" w:rsidRDefault="00000000">
            <w:pPr>
              <w:pStyle w:val="TableCellTaskBadge"/>
              <w:shd w:val="clear" w:color="auto" w:fill="E3F2FD"/>
            </w:pPr>
            <w:r>
              <w:rPr>
                <w:b/>
                <w:bCs/>
                <w:color w:val="1976D2"/>
              </w:rPr>
              <w:t>STUDY</w:t>
            </w:r>
          </w:p>
          <w:p w14:paraId="2E98A0EB" w14:textId="77777777" w:rsidR="001A20E6" w:rsidRDefault="00000000">
            <w:pPr>
              <w:pStyle w:val="TableCellTaskDetails"/>
            </w:pPr>
            <w:r>
              <w:t>• Study - Impact of Globalisation on Indian society (S05) — 30m</w:t>
            </w:r>
          </w:p>
          <w:p w14:paraId="30622D51" w14:textId="77777777" w:rsidR="001A20E6" w:rsidRDefault="00000000">
            <w:pPr>
              <w:pStyle w:val="TableCellTaskBadge"/>
              <w:shd w:val="clear" w:color="auto" w:fill="E3F2FD"/>
            </w:pPr>
            <w:r>
              <w:rPr>
                <w:b/>
                <w:bCs/>
                <w:color w:val="1976D2"/>
              </w:rPr>
              <w:t>STUDY</w:t>
            </w:r>
          </w:p>
          <w:p w14:paraId="41713D04" w14:textId="77777777" w:rsidR="001A20E6" w:rsidRDefault="00000000">
            <w:pPr>
              <w:pStyle w:val="TableCellTaskDetails"/>
            </w:pPr>
            <w:r>
              <w:t>• Study - Population and associated issues (S06) — 30m</w:t>
            </w:r>
          </w:p>
          <w:p w14:paraId="303E8BF6" w14:textId="77777777" w:rsidR="001A20E6" w:rsidRDefault="00000000">
            <w:pPr>
              <w:pStyle w:val="TableCellTaskBadge"/>
              <w:shd w:val="clear" w:color="auto" w:fill="E3F2FD"/>
            </w:pPr>
            <w:r>
              <w:rPr>
                <w:b/>
                <w:bCs/>
                <w:color w:val="1976D2"/>
              </w:rPr>
              <w:t>STUDY</w:t>
            </w:r>
          </w:p>
          <w:p w14:paraId="6A8C171C" w14:textId="77777777" w:rsidR="001A20E6" w:rsidRDefault="00000000">
            <w:pPr>
              <w:pStyle w:val="TableCellTaskDetails"/>
            </w:pPr>
            <w:r>
              <w:t>• Study - Poverty, Hunger and developmental issues (S07) — 30m</w:t>
            </w:r>
          </w:p>
          <w:p w14:paraId="1B5F7699" w14:textId="77777777" w:rsidR="001A20E6" w:rsidRDefault="00000000">
            <w:pPr>
              <w:pStyle w:val="TableCellTaskBadge"/>
              <w:shd w:val="clear" w:color="auto" w:fill="E3F2FD"/>
            </w:pPr>
            <w:r>
              <w:rPr>
                <w:b/>
                <w:bCs/>
                <w:color w:val="1976D2"/>
              </w:rPr>
              <w:t>STUDY</w:t>
            </w:r>
          </w:p>
          <w:p w14:paraId="385594DD" w14:textId="77777777" w:rsidR="001A20E6" w:rsidRDefault="00000000">
            <w:pPr>
              <w:pStyle w:val="TableCellTaskDetails"/>
            </w:pPr>
            <w:r>
              <w:t>• Study - Regionalism (S08) — 30m</w:t>
            </w:r>
          </w:p>
          <w:p w14:paraId="463CAE7D" w14:textId="77777777" w:rsidR="001A20E6" w:rsidRDefault="00000000">
            <w:pPr>
              <w:pStyle w:val="TableCellTaskBadge"/>
              <w:shd w:val="clear" w:color="auto" w:fill="E3F2FD"/>
            </w:pPr>
            <w:r>
              <w:rPr>
                <w:b/>
                <w:bCs/>
                <w:color w:val="1976D2"/>
              </w:rPr>
              <w:t>STUDY</w:t>
            </w:r>
          </w:p>
          <w:p w14:paraId="20FEC0D6" w14:textId="77777777" w:rsidR="001A20E6" w:rsidRDefault="00000000">
            <w:pPr>
              <w:pStyle w:val="TableCellTaskDetails"/>
            </w:pPr>
            <w:r>
              <w:t>• Study - Communalism (S09) — 30m</w:t>
            </w:r>
          </w:p>
          <w:p w14:paraId="683899E5"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5E74E352" w14:textId="77777777" w:rsidR="001A20E6" w:rsidRDefault="00000000">
            <w:pPr>
              <w:pStyle w:val="TableCellTaskSubject"/>
            </w:pPr>
            <w:r>
              <w:t>Society and Social Justice</w:t>
            </w:r>
          </w:p>
          <w:p w14:paraId="4541A7AA" w14:textId="77777777" w:rsidR="001A20E6" w:rsidRDefault="00000000">
            <w:pPr>
              <w:pStyle w:val="TableCellTaskDetails"/>
            </w:pPr>
            <w:r>
              <w:t>• Study - Secularism (S10) — 30m</w:t>
            </w:r>
          </w:p>
          <w:p w14:paraId="02CA0DA9" w14:textId="77777777" w:rsidR="001A20E6" w:rsidRDefault="00000000">
            <w:pPr>
              <w:pStyle w:val="TableCellTaskBadge"/>
              <w:shd w:val="clear" w:color="auto" w:fill="E3F2FD"/>
            </w:pPr>
            <w:r>
              <w:rPr>
                <w:b/>
                <w:bCs/>
                <w:color w:val="1976D2"/>
              </w:rPr>
              <w:t>STUDY</w:t>
            </w:r>
          </w:p>
          <w:p w14:paraId="1C7ACB43" w14:textId="77777777" w:rsidR="001A20E6" w:rsidRDefault="00000000">
            <w:pPr>
              <w:pStyle w:val="TableCellTaskDetails"/>
            </w:pPr>
            <w:r>
              <w:t>• Study - Social empowerment and welfare (S11) — 30m</w:t>
            </w:r>
          </w:p>
          <w:p w14:paraId="2DD48C08" w14:textId="77777777" w:rsidR="001A20E6" w:rsidRDefault="00000000">
            <w:pPr>
              <w:pStyle w:val="TableCellTaskBadge"/>
              <w:shd w:val="clear" w:color="auto" w:fill="E3F2FD"/>
            </w:pPr>
            <w:r>
              <w:rPr>
                <w:b/>
                <w:bCs/>
                <w:color w:val="1976D2"/>
              </w:rPr>
              <w:t>STUDY</w:t>
            </w:r>
          </w:p>
          <w:p w14:paraId="4E0CCC59" w14:textId="77777777" w:rsidR="001A20E6" w:rsidRDefault="00000000">
            <w:pPr>
              <w:pStyle w:val="TableCellTaskDetails"/>
            </w:pPr>
            <w:r>
              <w:t>• Study - Welfare schemes, mechanisms,laws and institutions related to SCs (S12) — 30m</w:t>
            </w:r>
          </w:p>
          <w:p w14:paraId="5C084A12" w14:textId="77777777" w:rsidR="001A20E6" w:rsidRDefault="00000000">
            <w:pPr>
              <w:pStyle w:val="TableCellTaskBadge"/>
              <w:shd w:val="clear" w:color="auto" w:fill="E3F2FD"/>
            </w:pPr>
            <w:r>
              <w:rPr>
                <w:b/>
                <w:bCs/>
                <w:color w:val="1976D2"/>
              </w:rPr>
              <w:t>STUDY</w:t>
            </w:r>
          </w:p>
          <w:p w14:paraId="450E8947" w14:textId="77777777" w:rsidR="001A20E6" w:rsidRDefault="00000000">
            <w:pPr>
              <w:pStyle w:val="TableCellTaskDetails"/>
            </w:pPr>
            <w:r>
              <w:t>• Study - Welfare schemes, mechanisms and institutions related to STs (S13) — 30m</w:t>
            </w:r>
          </w:p>
          <w:p w14:paraId="59B5427B" w14:textId="77777777" w:rsidR="001A20E6" w:rsidRDefault="00000000">
            <w:pPr>
              <w:pStyle w:val="TableCellTaskBadge"/>
              <w:shd w:val="clear" w:color="auto" w:fill="E3F2FD"/>
            </w:pPr>
            <w:r>
              <w:rPr>
                <w:b/>
                <w:bCs/>
                <w:color w:val="1976D2"/>
              </w:rPr>
              <w:t>STUDY</w:t>
            </w:r>
          </w:p>
          <w:p w14:paraId="19C452C9" w14:textId="77777777" w:rsidR="001A20E6" w:rsidRDefault="00000000">
            <w:pPr>
              <w:pStyle w:val="TableCellTaskDetails"/>
            </w:pPr>
            <w:r>
              <w:t>• Study - Welfare schemes, mechanisms,laws and institutions related to Women (S14) — 30m</w:t>
            </w:r>
          </w:p>
          <w:p w14:paraId="1BA8A44A" w14:textId="77777777" w:rsidR="001A20E6" w:rsidRDefault="00000000">
            <w:pPr>
              <w:pStyle w:val="TableCellTaskBadge"/>
              <w:shd w:val="clear" w:color="auto" w:fill="E3F2FD"/>
            </w:pPr>
            <w:r>
              <w:rPr>
                <w:b/>
                <w:bCs/>
                <w:color w:val="1976D2"/>
              </w:rPr>
              <w:t>STUDY</w:t>
            </w:r>
          </w:p>
          <w:p w14:paraId="2FB3785C" w14:textId="77777777" w:rsidR="001A20E6" w:rsidRDefault="00000000">
            <w:pPr>
              <w:pStyle w:val="TableCellTaskDetails"/>
            </w:pPr>
            <w:r>
              <w:t>• Study - Welfare schemes, mechanisms,laws and institutions related to children (S15) — 30m</w:t>
            </w:r>
          </w:p>
          <w:p w14:paraId="131D3439"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6269172B" w14:textId="77777777" w:rsidR="001A20E6" w:rsidRDefault="00000000">
            <w:pPr>
              <w:pStyle w:val="TableCellTaskSubject"/>
            </w:pPr>
            <w:r>
              <w:t>Essay</w:t>
            </w:r>
          </w:p>
          <w:p w14:paraId="74AAA9C1" w14:textId="77777777" w:rsidR="001A20E6" w:rsidRDefault="00000000">
            <w:pPr>
              <w:pStyle w:val="TableCellTaskDetails"/>
            </w:pPr>
            <w:r>
              <w:t>• Study - Economy based topics (Z04) — 3h</w:t>
            </w:r>
          </w:p>
          <w:p w14:paraId="523F48D9"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60DA90B6" w14:textId="77777777" w:rsidR="001A20E6" w:rsidRDefault="00000000">
            <w:pPr>
              <w:pStyle w:val="TableCellTaskSubject"/>
            </w:pPr>
            <w:r>
              <w:t>Essay</w:t>
            </w:r>
          </w:p>
          <w:p w14:paraId="3BEE74D4" w14:textId="77777777" w:rsidR="001A20E6" w:rsidRDefault="00000000">
            <w:pPr>
              <w:pStyle w:val="TableCellTaskDetails"/>
            </w:pPr>
            <w:r>
              <w:t>• Study - Economy based topics (Z04) — 1h</w:t>
            </w:r>
          </w:p>
          <w:p w14:paraId="4604B345" w14:textId="77777777" w:rsidR="001A20E6" w:rsidRDefault="00000000">
            <w:pPr>
              <w:pStyle w:val="TableCellTaskBadge"/>
              <w:shd w:val="clear" w:color="auto" w:fill="E3F2FD"/>
            </w:pPr>
            <w:r>
              <w:rPr>
                <w:b/>
                <w:bCs/>
                <w:color w:val="1976D2"/>
              </w:rPr>
              <w:t>STUDY</w:t>
            </w:r>
          </w:p>
          <w:p w14:paraId="3D5E3821" w14:textId="77777777" w:rsidR="001A20E6" w:rsidRDefault="00000000">
            <w:pPr>
              <w:pStyle w:val="TableCellTaskDetails"/>
            </w:pPr>
            <w:r>
              <w:t>• Study - Enviroment based topics (Z05) — 2h</w:t>
            </w:r>
          </w:p>
          <w:p w14:paraId="629C3090"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1CFFF7B4" w14:textId="77777777" w:rsidR="001A20E6" w:rsidRDefault="001A20E6"/>
        </w:tc>
      </w:tr>
      <w:tr w:rsidR="001A20E6" w14:paraId="1068250F" w14:textId="77777777">
        <w:tc>
          <w:tcPr>
            <w:tcW w:w="700" w:type="pct"/>
            <w:shd w:val="clear" w:color="auto" w:fill="DBEAFE"/>
            <w:tcMar>
              <w:top w:w="150" w:type="dxa"/>
              <w:left w:w="100" w:type="dxa"/>
              <w:bottom w:w="150" w:type="dxa"/>
              <w:right w:w="100" w:type="dxa"/>
            </w:tcMar>
          </w:tcPr>
          <w:p w14:paraId="67A0D135" w14:textId="77777777" w:rsidR="001A20E6" w:rsidRDefault="00000000">
            <w:pPr>
              <w:pStyle w:val="TableCellTaskSubject"/>
            </w:pPr>
            <w:r>
              <w:t>Essay</w:t>
            </w:r>
          </w:p>
          <w:p w14:paraId="1F86DF82" w14:textId="77777777" w:rsidR="001A20E6" w:rsidRDefault="00000000">
            <w:pPr>
              <w:pStyle w:val="TableCellTaskDetails"/>
            </w:pPr>
            <w:r>
              <w:t>• Test - TEST — 3h</w:t>
            </w:r>
          </w:p>
          <w:p w14:paraId="14393E5E" w14:textId="77777777" w:rsidR="001A20E6" w:rsidRDefault="00000000">
            <w:pPr>
              <w:pStyle w:val="TableCellTaskBadge"/>
              <w:shd w:val="clear" w:color="auto" w:fill="FFF3E0"/>
            </w:pPr>
            <w:r>
              <w:rPr>
                <w:b/>
                <w:bCs/>
                <w:color w:val="F57C00"/>
              </w:rPr>
              <w:t>TEST</w:t>
            </w:r>
          </w:p>
        </w:tc>
        <w:tc>
          <w:tcPr>
            <w:tcW w:w="700" w:type="pct"/>
            <w:shd w:val="clear" w:color="auto" w:fill="DBEAFE"/>
            <w:tcMar>
              <w:top w:w="150" w:type="dxa"/>
              <w:left w:w="100" w:type="dxa"/>
              <w:bottom w:w="150" w:type="dxa"/>
              <w:right w:w="100" w:type="dxa"/>
            </w:tcMar>
          </w:tcPr>
          <w:p w14:paraId="731A6234" w14:textId="77777777" w:rsidR="001A20E6" w:rsidRDefault="00000000">
            <w:pPr>
              <w:pStyle w:val="TableCellTaskSubject"/>
            </w:pPr>
            <w:r>
              <w:t>Essay</w:t>
            </w:r>
          </w:p>
          <w:p w14:paraId="56365EB9" w14:textId="77777777" w:rsidR="001A20E6" w:rsidRDefault="00000000">
            <w:pPr>
              <w:pStyle w:val="TableCellTaskDetails"/>
            </w:pPr>
            <w:r>
              <w:t>• Study - Philosophical topics (Z01) — 1h</w:t>
            </w:r>
          </w:p>
          <w:p w14:paraId="7EDCC661" w14:textId="77777777" w:rsidR="001A20E6" w:rsidRDefault="00000000">
            <w:pPr>
              <w:pStyle w:val="TableCellTaskBadge"/>
              <w:shd w:val="clear" w:color="auto" w:fill="E3F2FD"/>
            </w:pPr>
            <w:r>
              <w:rPr>
                <w:b/>
                <w:bCs/>
                <w:color w:val="1976D2"/>
              </w:rPr>
              <w:t>STUDY</w:t>
            </w:r>
          </w:p>
          <w:p w14:paraId="76B37C02" w14:textId="77777777" w:rsidR="001A20E6" w:rsidRDefault="00000000">
            <w:pPr>
              <w:pStyle w:val="TableCellTaskDetails"/>
            </w:pPr>
            <w:r>
              <w:t>• Study - Women based topics (Z02) — 2h</w:t>
            </w:r>
          </w:p>
          <w:p w14:paraId="5EA953D5"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2101FD01" w14:textId="77777777" w:rsidR="001A20E6" w:rsidRDefault="00000000">
            <w:pPr>
              <w:pStyle w:val="TableCellTaskSubject"/>
            </w:pPr>
            <w:r>
              <w:t>Essay</w:t>
            </w:r>
          </w:p>
          <w:p w14:paraId="6453D50B" w14:textId="77777777" w:rsidR="001A20E6" w:rsidRDefault="00000000">
            <w:pPr>
              <w:pStyle w:val="TableCellTaskDetails"/>
            </w:pPr>
            <w:r>
              <w:t>• Study - Women based topics (Z02) — 2h</w:t>
            </w:r>
          </w:p>
          <w:p w14:paraId="7F210459" w14:textId="77777777" w:rsidR="001A20E6" w:rsidRDefault="00000000">
            <w:pPr>
              <w:pStyle w:val="TableCellTaskBadge"/>
              <w:shd w:val="clear" w:color="auto" w:fill="E3F2FD"/>
            </w:pPr>
            <w:r>
              <w:rPr>
                <w:b/>
                <w:bCs/>
                <w:color w:val="1976D2"/>
              </w:rPr>
              <w:t>STUDY</w:t>
            </w:r>
          </w:p>
          <w:p w14:paraId="30B0C61D" w14:textId="77777777" w:rsidR="001A20E6" w:rsidRDefault="00000000">
            <w:pPr>
              <w:pStyle w:val="TableCellTaskDetails"/>
            </w:pPr>
            <w:r>
              <w:t>• Study - Education &amp; Health based topics (Z03) — 1h</w:t>
            </w:r>
          </w:p>
          <w:p w14:paraId="08AD2313"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75274FE3" w14:textId="77777777" w:rsidR="001A20E6" w:rsidRDefault="00000000">
            <w:pPr>
              <w:pStyle w:val="TableCellTaskSubject"/>
            </w:pPr>
            <w:r>
              <w:t>Essay</w:t>
            </w:r>
          </w:p>
          <w:p w14:paraId="0030BC51" w14:textId="77777777" w:rsidR="001A20E6" w:rsidRDefault="00000000">
            <w:pPr>
              <w:pStyle w:val="TableCellTaskDetails"/>
            </w:pPr>
            <w:r>
              <w:t>• Study - Education &amp; Health based topics (Z03) — 3h</w:t>
            </w:r>
          </w:p>
          <w:p w14:paraId="68B524D9" w14:textId="77777777" w:rsidR="001A20E6" w:rsidRDefault="00000000">
            <w:pPr>
              <w:pStyle w:val="TableCellTaskBadge"/>
              <w:shd w:val="clear" w:color="auto" w:fill="E3F2FD"/>
            </w:pPr>
            <w:r>
              <w:rPr>
                <w:b/>
                <w:bCs/>
                <w:color w:val="1976D2"/>
              </w:rPr>
              <w:t>STUDY</w:t>
            </w:r>
          </w:p>
        </w:tc>
        <w:tc>
          <w:tcPr>
            <w:tcW w:w="700" w:type="pct"/>
            <w:shd w:val="clear" w:color="auto" w:fill="DBEAFE"/>
            <w:tcMar>
              <w:top w:w="150" w:type="dxa"/>
              <w:left w:w="100" w:type="dxa"/>
              <w:bottom w:w="150" w:type="dxa"/>
              <w:right w:w="100" w:type="dxa"/>
            </w:tcMar>
          </w:tcPr>
          <w:p w14:paraId="0853863C" w14:textId="77777777" w:rsidR="001A20E6" w:rsidRDefault="00000000">
            <w:pPr>
              <w:pStyle w:val="TableCellTaskSubject"/>
            </w:pPr>
            <w:r>
              <w:t>Sociology</w:t>
            </w:r>
          </w:p>
          <w:p w14:paraId="07514ECB" w14:textId="77777777" w:rsidR="001A20E6" w:rsidRDefault="00000000">
            <w:pPr>
              <w:pStyle w:val="TableCellTaskDetails"/>
            </w:pPr>
            <w:r>
              <w:t>• Study - OPT-SOC/01 — 1h 30m</w:t>
            </w:r>
          </w:p>
          <w:p w14:paraId="55486E8D" w14:textId="77777777" w:rsidR="001A20E6" w:rsidRDefault="00000000">
            <w:pPr>
              <w:pStyle w:val="TableCellTaskBadge"/>
              <w:shd w:val="clear" w:color="auto" w:fill="E3F2FD"/>
            </w:pPr>
            <w:r>
              <w:rPr>
                <w:b/>
                <w:bCs/>
                <w:color w:val="1976D2"/>
              </w:rPr>
              <w:t>STUDY</w:t>
            </w:r>
          </w:p>
          <w:p w14:paraId="56C608E3" w14:textId="77777777" w:rsidR="001A20E6" w:rsidRDefault="00000000">
            <w:pPr>
              <w:pStyle w:val="TableCellTaskDetails"/>
            </w:pPr>
            <w:r>
              <w:t>• Revision - OPT-SOC/01 — 30m</w:t>
            </w:r>
          </w:p>
          <w:p w14:paraId="064FDB5D" w14:textId="77777777" w:rsidR="001A20E6" w:rsidRDefault="00000000">
            <w:pPr>
              <w:pStyle w:val="TableCellTaskBadge"/>
              <w:shd w:val="clear" w:color="auto" w:fill="FCE4EC"/>
            </w:pPr>
            <w:r>
              <w:rPr>
                <w:b/>
                <w:bCs/>
                <w:color w:val="C2185B"/>
              </w:rPr>
              <w:t>REVISION</w:t>
            </w:r>
          </w:p>
          <w:p w14:paraId="409F2BAB" w14:textId="77777777" w:rsidR="001A20E6" w:rsidRDefault="00000000">
            <w:pPr>
              <w:pStyle w:val="TableCellTaskDetails"/>
            </w:pPr>
            <w:r>
              <w:t>• Practice - OPT-SOC/01 — 30m</w:t>
            </w:r>
          </w:p>
          <w:p w14:paraId="355B1165" w14:textId="77777777" w:rsidR="001A20E6" w:rsidRDefault="00000000">
            <w:pPr>
              <w:pStyle w:val="TableCellTaskBadge"/>
              <w:shd w:val="clear" w:color="auto" w:fill="E8F5E8"/>
            </w:pPr>
            <w:r>
              <w:rPr>
                <w:b/>
                <w:bCs/>
                <w:color w:val="388E3C"/>
              </w:rPr>
              <w:t>PRACTICE</w:t>
            </w:r>
          </w:p>
        </w:tc>
        <w:tc>
          <w:tcPr>
            <w:tcW w:w="700" w:type="pct"/>
            <w:shd w:val="clear" w:color="auto" w:fill="DBEAFE"/>
            <w:tcMar>
              <w:top w:w="150" w:type="dxa"/>
              <w:left w:w="100" w:type="dxa"/>
              <w:bottom w:w="150" w:type="dxa"/>
              <w:right w:w="100" w:type="dxa"/>
            </w:tcMar>
          </w:tcPr>
          <w:p w14:paraId="01B7141B" w14:textId="77777777" w:rsidR="001A20E6" w:rsidRDefault="00000000">
            <w:pPr>
              <w:pStyle w:val="TableCellTaskSubject"/>
            </w:pPr>
            <w:r>
              <w:t>Sociology</w:t>
            </w:r>
          </w:p>
          <w:p w14:paraId="678AFD10" w14:textId="77777777" w:rsidR="001A20E6" w:rsidRDefault="00000000">
            <w:pPr>
              <w:pStyle w:val="TableCellTaskDetails"/>
            </w:pPr>
            <w:r>
              <w:t>• Study - OPT-SOC/01 — 1h 30m</w:t>
            </w:r>
          </w:p>
          <w:p w14:paraId="5A1B43ED" w14:textId="77777777" w:rsidR="001A20E6" w:rsidRDefault="00000000">
            <w:pPr>
              <w:pStyle w:val="TableCellTaskBadge"/>
              <w:shd w:val="clear" w:color="auto" w:fill="E3F2FD"/>
            </w:pPr>
            <w:r>
              <w:rPr>
                <w:b/>
                <w:bCs/>
                <w:color w:val="1976D2"/>
              </w:rPr>
              <w:t>STUDY</w:t>
            </w:r>
          </w:p>
          <w:p w14:paraId="6309C844" w14:textId="77777777" w:rsidR="001A20E6" w:rsidRDefault="00000000">
            <w:pPr>
              <w:pStyle w:val="TableCellTaskDetails"/>
            </w:pPr>
            <w:r>
              <w:t>• Revision - OPT-SOC/01 — 30m</w:t>
            </w:r>
          </w:p>
          <w:p w14:paraId="0954CB7F" w14:textId="77777777" w:rsidR="001A20E6" w:rsidRDefault="00000000">
            <w:pPr>
              <w:pStyle w:val="TableCellTaskBadge"/>
              <w:shd w:val="clear" w:color="auto" w:fill="FCE4EC"/>
            </w:pPr>
            <w:r>
              <w:rPr>
                <w:b/>
                <w:bCs/>
                <w:color w:val="C2185B"/>
              </w:rPr>
              <w:t>REVISION</w:t>
            </w:r>
          </w:p>
          <w:p w14:paraId="150F851B" w14:textId="77777777" w:rsidR="001A20E6" w:rsidRDefault="00000000">
            <w:pPr>
              <w:pStyle w:val="TableCellTaskDetails"/>
            </w:pPr>
            <w:r>
              <w:t>• Practice - OPT-SOC/01 — 30m</w:t>
            </w:r>
          </w:p>
          <w:p w14:paraId="0F72189B"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2726A3D7" w14:textId="77777777" w:rsidR="001A20E6" w:rsidRDefault="001A20E6"/>
        </w:tc>
      </w:tr>
      <w:tr w:rsidR="001A20E6" w14:paraId="6BCEB53F" w14:textId="77777777">
        <w:tc>
          <w:tcPr>
            <w:tcW w:w="700" w:type="pct"/>
            <w:shd w:val="clear" w:color="auto" w:fill="DBEAFE"/>
            <w:tcMar>
              <w:top w:w="150" w:type="dxa"/>
              <w:left w:w="100" w:type="dxa"/>
              <w:bottom w:w="150" w:type="dxa"/>
              <w:right w:w="100" w:type="dxa"/>
            </w:tcMar>
          </w:tcPr>
          <w:p w14:paraId="06625B89" w14:textId="77777777" w:rsidR="001A20E6" w:rsidRDefault="001A20E6"/>
        </w:tc>
        <w:tc>
          <w:tcPr>
            <w:tcW w:w="700" w:type="pct"/>
            <w:shd w:val="clear" w:color="auto" w:fill="DBEAFE"/>
            <w:tcMar>
              <w:top w:w="150" w:type="dxa"/>
              <w:left w:w="100" w:type="dxa"/>
              <w:bottom w:w="150" w:type="dxa"/>
              <w:right w:w="100" w:type="dxa"/>
            </w:tcMar>
          </w:tcPr>
          <w:p w14:paraId="065E5B42" w14:textId="77777777" w:rsidR="001A20E6" w:rsidRDefault="001A20E6"/>
        </w:tc>
        <w:tc>
          <w:tcPr>
            <w:tcW w:w="700" w:type="pct"/>
            <w:shd w:val="clear" w:color="auto" w:fill="DBEAFE"/>
            <w:tcMar>
              <w:top w:w="150" w:type="dxa"/>
              <w:left w:w="100" w:type="dxa"/>
              <w:bottom w:w="150" w:type="dxa"/>
              <w:right w:w="100" w:type="dxa"/>
            </w:tcMar>
          </w:tcPr>
          <w:p w14:paraId="6CDFA733" w14:textId="77777777" w:rsidR="001A20E6" w:rsidRDefault="001A20E6"/>
        </w:tc>
        <w:tc>
          <w:tcPr>
            <w:tcW w:w="700" w:type="pct"/>
            <w:shd w:val="clear" w:color="auto" w:fill="DBEAFE"/>
            <w:tcMar>
              <w:top w:w="150" w:type="dxa"/>
              <w:left w:w="100" w:type="dxa"/>
              <w:bottom w:w="150" w:type="dxa"/>
              <w:right w:w="100" w:type="dxa"/>
            </w:tcMar>
          </w:tcPr>
          <w:p w14:paraId="5B1E4085" w14:textId="77777777" w:rsidR="001A20E6" w:rsidRDefault="001A20E6"/>
        </w:tc>
        <w:tc>
          <w:tcPr>
            <w:tcW w:w="700" w:type="pct"/>
            <w:shd w:val="clear" w:color="auto" w:fill="DBEAFE"/>
            <w:tcMar>
              <w:top w:w="150" w:type="dxa"/>
              <w:left w:w="100" w:type="dxa"/>
              <w:bottom w:w="150" w:type="dxa"/>
              <w:right w:w="100" w:type="dxa"/>
            </w:tcMar>
          </w:tcPr>
          <w:p w14:paraId="329E04DC" w14:textId="77777777" w:rsidR="001A20E6" w:rsidRDefault="001A20E6"/>
        </w:tc>
        <w:tc>
          <w:tcPr>
            <w:tcW w:w="700" w:type="pct"/>
            <w:shd w:val="clear" w:color="auto" w:fill="DBEAFE"/>
            <w:tcMar>
              <w:top w:w="150" w:type="dxa"/>
              <w:left w:w="100" w:type="dxa"/>
              <w:bottom w:w="150" w:type="dxa"/>
              <w:right w:w="100" w:type="dxa"/>
            </w:tcMar>
          </w:tcPr>
          <w:p w14:paraId="732D3DE4" w14:textId="77777777" w:rsidR="001A20E6" w:rsidRDefault="00000000">
            <w:pPr>
              <w:pStyle w:val="TableCellTaskSubject"/>
            </w:pPr>
            <w:r>
              <w:t>History-Ancient</w:t>
            </w:r>
          </w:p>
          <w:p w14:paraId="29AC4918" w14:textId="77777777" w:rsidR="001A20E6" w:rsidRDefault="00000000">
            <w:pPr>
              <w:pStyle w:val="TableCellTaskDetails"/>
            </w:pPr>
            <w:r>
              <w:t>• Study - Broad / Overlap (H01/00) — 1h</w:t>
            </w:r>
          </w:p>
          <w:p w14:paraId="517CDB89" w14:textId="77777777" w:rsidR="001A20E6" w:rsidRDefault="00000000">
            <w:pPr>
              <w:pStyle w:val="TableCellTaskBadge"/>
              <w:shd w:val="clear" w:color="auto" w:fill="E3F2FD"/>
            </w:pPr>
            <w:r>
              <w:rPr>
                <w:b/>
                <w:bCs/>
                <w:color w:val="1976D2"/>
              </w:rPr>
              <w:t>STUDY</w:t>
            </w:r>
          </w:p>
          <w:p w14:paraId="3DFEEAFD" w14:textId="77777777" w:rsidR="001A20E6" w:rsidRDefault="00000000">
            <w:pPr>
              <w:pStyle w:val="TableCellTaskDetails"/>
            </w:pPr>
            <w:r>
              <w:t>• Study - Pre-historic cultures (H01/01) — 30m</w:t>
            </w:r>
          </w:p>
          <w:p w14:paraId="7789CC0A" w14:textId="77777777" w:rsidR="001A20E6" w:rsidRDefault="00000000">
            <w:pPr>
              <w:pStyle w:val="TableCellTaskBadge"/>
              <w:shd w:val="clear" w:color="auto" w:fill="E3F2FD"/>
            </w:pPr>
            <w:r>
              <w:rPr>
                <w:b/>
                <w:bCs/>
                <w:color w:val="1976D2"/>
              </w:rPr>
              <w:t>STUDY</w:t>
            </w:r>
          </w:p>
          <w:p w14:paraId="7C659D8E" w14:textId="77777777" w:rsidR="001A20E6" w:rsidRDefault="00000000">
            <w:pPr>
              <w:pStyle w:val="TableCellTaskDetails"/>
            </w:pPr>
            <w:r>
              <w:t>• Revision - Broad / Overlap (H01/00) — 30m</w:t>
            </w:r>
          </w:p>
          <w:p w14:paraId="615A4F70" w14:textId="77777777" w:rsidR="001A20E6" w:rsidRDefault="00000000">
            <w:pPr>
              <w:pStyle w:val="TableCellTaskBadge"/>
              <w:shd w:val="clear" w:color="auto" w:fill="FCE4EC"/>
            </w:pPr>
            <w:r>
              <w:rPr>
                <w:b/>
                <w:bCs/>
                <w:color w:val="C2185B"/>
              </w:rPr>
              <w:t>REVISION</w:t>
            </w:r>
          </w:p>
          <w:p w14:paraId="60A66975" w14:textId="77777777" w:rsidR="001A20E6" w:rsidRDefault="00000000">
            <w:pPr>
              <w:pStyle w:val="TableCellTaskDetails"/>
            </w:pPr>
            <w:r>
              <w:t>• Practice - Broad / Overlap (H01/00) — 30m</w:t>
            </w:r>
          </w:p>
          <w:p w14:paraId="6B288B50"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0D7565CA" w14:textId="77777777" w:rsidR="001A20E6" w:rsidRDefault="001A20E6"/>
        </w:tc>
      </w:tr>
    </w:tbl>
    <w:p w14:paraId="740C1AEF" w14:textId="4C372998" w:rsidR="001A20E6" w:rsidRDefault="007B4CEE">
      <w:pPr>
        <w:spacing w:after="400"/>
      </w:pPr>
      <w:ins w:id="34" w:author="kalyan inampudi" w:date="2025-10-29T19:19:00Z" w16du:dateUtc="2025-10-29T13:49:00Z">
        <w:r>
          <w:t xml:space="preserve">Suddenly Sociology starting again after a unexplained break? Essay not </w:t>
        </w:r>
      </w:ins>
      <w:ins w:id="35" w:author="kalyan inampudi" w:date="2025-10-29T19:21:00Z" w16du:dateUtc="2025-10-29T13:51:00Z">
        <w:r>
          <w:t>needed at this stage sir. Here it is nicely showing RRP for optional, which sh</w:t>
        </w:r>
      </w:ins>
      <w:ins w:id="36" w:author="kalyan inampudi" w:date="2025-10-29T19:22:00Z" w16du:dateUtc="2025-10-29T13:52:00Z">
        <w:r>
          <w:t xml:space="preserve">ould apply in earlier scheduling also. </w:t>
        </w:r>
      </w:ins>
    </w:p>
    <w:p w14:paraId="0F7235FE" w14:textId="77777777" w:rsidR="001A20E6" w:rsidRDefault="00000000">
      <w:pPr>
        <w:pStyle w:val="ResourceTitle"/>
      </w:pPr>
      <w:r>
        <w:t>📚 Resources for Jan 25 - Jan 31</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0B1224FF" w14:textId="77777777">
        <w:tc>
          <w:tcPr>
            <w:tcW w:w="1650" w:type="pct"/>
            <w:tcBorders>
              <w:bottom w:val="single" w:sz="2" w:space="0" w:color="D1D5DB"/>
              <w:right w:val="single" w:sz="2" w:space="0" w:color="D1D5DB"/>
            </w:tcBorders>
            <w:tcMar>
              <w:top w:w="200" w:type="dxa"/>
              <w:left w:w="150" w:type="dxa"/>
              <w:bottom w:w="200" w:type="dxa"/>
              <w:right w:w="150" w:type="dxa"/>
            </w:tcMar>
          </w:tcPr>
          <w:p w14:paraId="2B8E0BCB" w14:textId="77777777" w:rsidR="001A20E6" w:rsidRDefault="00000000">
            <w:pPr>
              <w:pStyle w:val="TableCellSubjectName"/>
            </w:pPr>
            <w:r>
              <w:t>Society and Social Justice</w:t>
            </w:r>
          </w:p>
          <w:p w14:paraId="03673F45" w14:textId="77777777" w:rsidR="001A20E6" w:rsidRDefault="00000000">
            <w:pPr>
              <w:pStyle w:val="TableCellCategoryTitle"/>
            </w:pPr>
            <w:r>
              <w:t>📝 Practice Materials</w:t>
            </w:r>
          </w:p>
          <w:p w14:paraId="2AF2E959" w14:textId="77777777" w:rsidR="001A20E6" w:rsidRDefault="00000000">
            <w:pPr>
              <w:pStyle w:val="TableCellResourceItem"/>
            </w:pPr>
            <w:r>
              <w:t>• La Excellence Society Material</w:t>
            </w:r>
          </w:p>
          <w:p w14:paraId="43EEC669" w14:textId="77777777" w:rsidR="001A20E6" w:rsidRDefault="00000000">
            <w:pPr>
              <w:pStyle w:val="TableCellResourceItem"/>
            </w:pPr>
            <w:r>
              <w:t>• Mains Workbook</w:t>
            </w:r>
          </w:p>
          <w:p w14:paraId="3A3E8422" w14:textId="77777777" w:rsidR="001A20E6" w:rsidRDefault="00000000">
            <w:pPr>
              <w:pStyle w:val="TableCellCategoryTitle"/>
            </w:pPr>
            <w:r>
              <w:t>📰 Current Affairs</w:t>
            </w:r>
          </w:p>
          <w:p w14:paraId="0B5FEBF7" w14:textId="77777777" w:rsidR="001A20E6" w:rsidRDefault="00000000">
            <w:pPr>
              <w:pStyle w:val="TableCellResourceItem"/>
            </w:pPr>
            <w:r>
              <w:t>• Newspapers (Hindu and IE Explained) (Social issues, NFHS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79EC0D83" w14:textId="77777777" w:rsidR="001A20E6" w:rsidRDefault="00000000">
            <w:pPr>
              <w:pStyle w:val="TableCellSubjectName"/>
            </w:pPr>
            <w:r>
              <w:t>Essay</w:t>
            </w:r>
          </w:p>
          <w:p w14:paraId="6FCF4FED" w14:textId="77777777" w:rsidR="001A20E6" w:rsidRDefault="00000000">
            <w:pPr>
              <w:pStyle w:val="TableCellCategoryTitle"/>
            </w:pPr>
            <w:r>
              <w:t>📚 Primary Books</w:t>
            </w:r>
          </w:p>
          <w:p w14:paraId="7F3A222B" w14:textId="77777777" w:rsidR="001A20E6" w:rsidRDefault="00000000">
            <w:pPr>
              <w:pStyle w:val="TableCellResourceItem"/>
            </w:pPr>
            <w:r>
              <w:t>• Michael Sandel – Justice</w:t>
            </w:r>
          </w:p>
          <w:p w14:paraId="743DBB30" w14:textId="77777777" w:rsidR="001A20E6" w:rsidRDefault="00000000">
            <w:pPr>
              <w:pStyle w:val="TableCellResourceItem"/>
            </w:pPr>
            <w:r>
              <w:t>• Ethics by Jitin Yadav</w:t>
            </w:r>
          </w:p>
          <w:p w14:paraId="7F430C1B" w14:textId="77777777" w:rsidR="001A20E6" w:rsidRDefault="00000000">
            <w:pPr>
              <w:pStyle w:val="TableCellResourceItem"/>
            </w:pPr>
            <w:r>
              <w:t>• 2nd ARC (4th, 10th – Ethics in Governance)</w:t>
            </w:r>
          </w:p>
          <w:p w14:paraId="4A3468C3" w14:textId="77777777" w:rsidR="001A20E6" w:rsidRDefault="00000000">
            <w:pPr>
              <w:pStyle w:val="TableCellCategoryTitle"/>
            </w:pPr>
            <w:r>
              <w:t>📝 Practice Materials</w:t>
            </w:r>
          </w:p>
          <w:p w14:paraId="57A3CB8B" w14:textId="77777777" w:rsidR="001A20E6" w:rsidRDefault="00000000">
            <w:pPr>
              <w:pStyle w:val="TableCellResourceItem"/>
            </w:pPr>
            <w:r>
              <w:t>• La Excellence Ethics Material</w:t>
            </w:r>
          </w:p>
          <w:p w14:paraId="41C47102" w14:textId="77777777" w:rsidR="001A20E6" w:rsidRDefault="00000000">
            <w:pPr>
              <w:pStyle w:val="TableCellResourceItem"/>
            </w:pPr>
            <w:r>
              <w:t>• Prelims &amp; Mains Workbooks</w:t>
            </w:r>
          </w:p>
          <w:p w14:paraId="28302794" w14:textId="77777777" w:rsidR="001A20E6" w:rsidRDefault="00000000">
            <w:pPr>
              <w:pStyle w:val="TableCellCategoryTitle"/>
            </w:pPr>
            <w:r>
              <w:t>📰 Current Affairs</w:t>
            </w:r>
          </w:p>
          <w:p w14:paraId="5A6B280A" w14:textId="77777777" w:rsidR="001A20E6" w:rsidRDefault="00000000">
            <w:pPr>
              <w:pStyle w:val="TableCellResourceItem"/>
            </w:pPr>
            <w:r>
              <w:t>• Newspapers (case studies, ethical dilemmas in news)</w:t>
            </w:r>
          </w:p>
        </w:tc>
        <w:tc>
          <w:tcPr>
            <w:tcW w:w="1650" w:type="pct"/>
            <w:tcBorders>
              <w:bottom w:val="single" w:sz="2" w:space="0" w:color="D1D5DB"/>
              <w:right w:val="single" w:sz="2" w:space="0" w:color="D1D5DB"/>
            </w:tcBorders>
            <w:tcMar>
              <w:top w:w="200" w:type="dxa"/>
              <w:left w:w="150" w:type="dxa"/>
              <w:bottom w:w="200" w:type="dxa"/>
              <w:right w:w="150" w:type="dxa"/>
            </w:tcMar>
          </w:tcPr>
          <w:p w14:paraId="5BEBE837" w14:textId="77777777" w:rsidR="001A20E6" w:rsidRDefault="00000000">
            <w:pPr>
              <w:pStyle w:val="TableCellSubjectName"/>
            </w:pPr>
            <w:r>
              <w:t>Sociology</w:t>
            </w:r>
          </w:p>
          <w:p w14:paraId="043864FE" w14:textId="77777777" w:rsidR="001A20E6" w:rsidRDefault="00000000">
            <w:pPr>
              <w:pStyle w:val="TableCellCategoryTitle"/>
            </w:pPr>
            <w:r>
              <w:t>📝 Practice Materials</w:t>
            </w:r>
          </w:p>
          <w:p w14:paraId="0287240B" w14:textId="77777777" w:rsidR="001A20E6" w:rsidRDefault="00000000">
            <w:pPr>
              <w:pStyle w:val="TableCellResourceItem"/>
            </w:pPr>
            <w:r>
              <w:t>• La Excellence Sociology Material</w:t>
            </w:r>
          </w:p>
          <w:p w14:paraId="157E5D37" w14:textId="77777777" w:rsidR="001A20E6" w:rsidRDefault="00000000">
            <w:pPr>
              <w:pStyle w:val="TableCellResourceItem"/>
            </w:pPr>
            <w:r>
              <w:t>• Mains RRP + Prelims RRP</w:t>
            </w:r>
          </w:p>
          <w:p w14:paraId="2BCAC8B2" w14:textId="77777777" w:rsidR="001A20E6" w:rsidRDefault="00000000">
            <w:pPr>
              <w:pStyle w:val="TableCellResourceItem"/>
            </w:pPr>
            <w:r>
              <w:t>• Prelims &amp; Mains Workbooks</w:t>
            </w:r>
          </w:p>
          <w:p w14:paraId="1D822A9C" w14:textId="77777777" w:rsidR="001A20E6" w:rsidRDefault="00000000">
            <w:pPr>
              <w:pStyle w:val="TableCellResourceItem"/>
            </w:pPr>
            <w:r>
              <w:t>• Previous Year Question Papers</w:t>
            </w:r>
          </w:p>
          <w:p w14:paraId="25A96343" w14:textId="77777777" w:rsidR="001A20E6" w:rsidRDefault="00000000">
            <w:pPr>
              <w:pStyle w:val="TableCellResourceItem"/>
            </w:pPr>
            <w:r>
              <w:t>• Mock Tests</w:t>
            </w:r>
          </w:p>
          <w:p w14:paraId="6E51CAD8" w14:textId="77777777" w:rsidR="001A20E6" w:rsidRDefault="00000000">
            <w:pPr>
              <w:pStyle w:val="TableCellResourceItem"/>
            </w:pPr>
            <w:r>
              <w:t>• La Excellence Indian Society Material</w:t>
            </w:r>
          </w:p>
          <w:p w14:paraId="52DFA193" w14:textId="77777777" w:rsidR="001A20E6" w:rsidRDefault="00000000">
            <w:pPr>
              <w:pStyle w:val="TableCellResourceItem"/>
            </w:pPr>
            <w:r>
              <w:t>• Mains Workbook - Paper I</w:t>
            </w:r>
          </w:p>
          <w:p w14:paraId="68466DD3" w14:textId="77777777" w:rsidR="001A20E6" w:rsidRDefault="00000000">
            <w:pPr>
              <w:pStyle w:val="TableCellResourceItem"/>
            </w:pPr>
            <w:r>
              <w:t>• La Excellence Social Change Material</w:t>
            </w:r>
          </w:p>
          <w:p w14:paraId="70F0274B" w14:textId="77777777" w:rsidR="001A20E6" w:rsidRDefault="00000000">
            <w:pPr>
              <w:pStyle w:val="TableCellResourceItem"/>
            </w:pPr>
            <w:r>
              <w:t>• Mains Workbook - Paper II</w:t>
            </w:r>
          </w:p>
          <w:p w14:paraId="48205AD0" w14:textId="77777777" w:rsidR="001A20E6" w:rsidRDefault="00000000">
            <w:pPr>
              <w:pStyle w:val="TableCellResourceItem"/>
            </w:pPr>
            <w:r>
              <w:t>• La Excellence Sociology of Religion Material</w:t>
            </w:r>
          </w:p>
          <w:p w14:paraId="1C48AD10" w14:textId="77777777" w:rsidR="001A20E6" w:rsidRDefault="00000000">
            <w:pPr>
              <w:pStyle w:val="TableCellResourceItem"/>
            </w:pPr>
            <w:r>
              <w:t>• Mains Workbook</w:t>
            </w:r>
          </w:p>
          <w:p w14:paraId="2B240DF0" w14:textId="77777777" w:rsidR="001A20E6" w:rsidRDefault="00000000">
            <w:pPr>
              <w:pStyle w:val="TableCellResourceItem"/>
            </w:pPr>
            <w:r>
              <w:t>• La Excellence Sociology of Education Material</w:t>
            </w:r>
          </w:p>
          <w:p w14:paraId="213782D6" w14:textId="77777777" w:rsidR="001A20E6" w:rsidRDefault="00000000">
            <w:pPr>
              <w:pStyle w:val="TableCellResourceItem"/>
            </w:pPr>
            <w:r>
              <w:t>• Mains Workbook</w:t>
            </w:r>
          </w:p>
          <w:p w14:paraId="69A30CA1" w14:textId="77777777" w:rsidR="001A20E6" w:rsidRDefault="00000000">
            <w:pPr>
              <w:pStyle w:val="TableCellResourceItem"/>
            </w:pPr>
            <w:r>
              <w:t>• La Excellence Social Stratification Material</w:t>
            </w:r>
          </w:p>
          <w:p w14:paraId="2F2861DE" w14:textId="77777777" w:rsidR="001A20E6" w:rsidRDefault="00000000">
            <w:pPr>
              <w:pStyle w:val="TableCellResourceItem"/>
            </w:pPr>
            <w:r>
              <w:t>• Mains Workbook</w:t>
            </w:r>
          </w:p>
          <w:p w14:paraId="3B3F5246" w14:textId="77777777" w:rsidR="001A20E6" w:rsidRDefault="00000000">
            <w:pPr>
              <w:pStyle w:val="TableCellResourceItem"/>
            </w:pPr>
            <w:r>
              <w:t>• La Excellence Gender Studies Material</w:t>
            </w:r>
          </w:p>
          <w:p w14:paraId="07440BFE" w14:textId="77777777" w:rsidR="001A20E6" w:rsidRDefault="00000000">
            <w:pPr>
              <w:pStyle w:val="TableCellResourceItem"/>
            </w:pPr>
            <w:r>
              <w:t>• Mains Workbook</w:t>
            </w:r>
          </w:p>
          <w:p w14:paraId="588CCA77" w14:textId="77777777" w:rsidR="001A20E6" w:rsidRDefault="00000000">
            <w:pPr>
              <w:pStyle w:val="TableCellResourceItem"/>
            </w:pPr>
            <w:r>
              <w:t>• La Excellence Urban Sociology Material</w:t>
            </w:r>
          </w:p>
          <w:p w14:paraId="2C40241A" w14:textId="77777777" w:rsidR="001A20E6" w:rsidRDefault="00000000">
            <w:pPr>
              <w:pStyle w:val="TableCellResourceItem"/>
            </w:pPr>
            <w:r>
              <w:t>• Mains Workbook</w:t>
            </w:r>
          </w:p>
          <w:p w14:paraId="33B5D05D" w14:textId="77777777" w:rsidR="001A20E6" w:rsidRDefault="00000000">
            <w:pPr>
              <w:pStyle w:val="TableCellResourceItem"/>
            </w:pPr>
            <w:r>
              <w:t>• La Excellence Rural Sociology Material</w:t>
            </w:r>
          </w:p>
          <w:p w14:paraId="61074E3C" w14:textId="77777777" w:rsidR="001A20E6" w:rsidRDefault="00000000">
            <w:pPr>
              <w:pStyle w:val="TableCellResourceItem"/>
            </w:pPr>
            <w:r>
              <w:t>• Mains Workbook</w:t>
            </w:r>
          </w:p>
          <w:p w14:paraId="70513474" w14:textId="77777777" w:rsidR="001A20E6" w:rsidRDefault="00000000">
            <w:pPr>
              <w:pStyle w:val="TableCellResourceItem"/>
            </w:pPr>
            <w:r>
              <w:t>• La Excellence Social Movements Material</w:t>
            </w:r>
          </w:p>
          <w:p w14:paraId="76562C1D" w14:textId="77777777" w:rsidR="001A20E6" w:rsidRDefault="00000000">
            <w:pPr>
              <w:pStyle w:val="TableCellResourceItem"/>
            </w:pPr>
            <w:r>
              <w:t>• Mains Workbook</w:t>
            </w:r>
          </w:p>
          <w:p w14:paraId="62E75CFA" w14:textId="77777777" w:rsidR="001A20E6" w:rsidRDefault="00000000">
            <w:pPr>
              <w:pStyle w:val="TableCellResourceItem"/>
            </w:pPr>
            <w:r>
              <w:t>• La Excellence Sociology of Health Material</w:t>
            </w:r>
          </w:p>
          <w:p w14:paraId="60E6DA2E" w14:textId="77777777" w:rsidR="001A20E6" w:rsidRDefault="00000000">
            <w:pPr>
              <w:pStyle w:val="TableCellResourceItem"/>
            </w:pPr>
            <w:r>
              <w:t>• Mains Workbook</w:t>
            </w:r>
          </w:p>
          <w:p w14:paraId="134CFE1D" w14:textId="77777777" w:rsidR="001A20E6" w:rsidRDefault="00000000">
            <w:pPr>
              <w:pStyle w:val="TableCellResourceItem"/>
            </w:pPr>
            <w:r>
              <w:t>• La Excellence Sociology of Law Material</w:t>
            </w:r>
          </w:p>
          <w:p w14:paraId="0BBD6B7D" w14:textId="77777777" w:rsidR="001A20E6" w:rsidRDefault="00000000">
            <w:pPr>
              <w:pStyle w:val="TableCellResourceItem"/>
            </w:pPr>
            <w:r>
              <w:t>• Mains Workbook</w:t>
            </w:r>
          </w:p>
          <w:p w14:paraId="7CD162CA" w14:textId="77777777" w:rsidR="001A20E6" w:rsidRDefault="00000000">
            <w:pPr>
              <w:pStyle w:val="TableCellResourceItem"/>
            </w:pPr>
            <w:r>
              <w:t>• La Excellence Sociology of Media Material</w:t>
            </w:r>
          </w:p>
          <w:p w14:paraId="07C7CB0F" w14:textId="77777777" w:rsidR="001A20E6" w:rsidRDefault="00000000">
            <w:pPr>
              <w:pStyle w:val="TableCellResourceItem"/>
            </w:pPr>
            <w:r>
              <w:t>• Mains Workbook</w:t>
            </w:r>
          </w:p>
          <w:p w14:paraId="16C5B2AD" w14:textId="77777777" w:rsidR="001A20E6" w:rsidRDefault="00000000">
            <w:pPr>
              <w:pStyle w:val="TableCellResourceItem"/>
            </w:pPr>
            <w:r>
              <w:t>• La Excellence Sociology of Science Material</w:t>
            </w:r>
          </w:p>
          <w:p w14:paraId="3964617A" w14:textId="77777777" w:rsidR="001A20E6" w:rsidRDefault="00000000">
            <w:pPr>
              <w:pStyle w:val="TableCellResourceItem"/>
            </w:pPr>
            <w:r>
              <w:t>• Mains Workbook</w:t>
            </w:r>
          </w:p>
          <w:p w14:paraId="5AFC5BDC" w14:textId="77777777" w:rsidR="001A20E6" w:rsidRDefault="00000000">
            <w:pPr>
              <w:pStyle w:val="TableCellResourceItem"/>
            </w:pPr>
            <w:r>
              <w:t>• La Excellence Sociology of Environment Material</w:t>
            </w:r>
          </w:p>
          <w:p w14:paraId="1E5CFF42" w14:textId="77777777" w:rsidR="001A20E6" w:rsidRDefault="00000000">
            <w:pPr>
              <w:pStyle w:val="TableCellResourceItem"/>
            </w:pPr>
            <w:r>
              <w:t>• Mains Workbook</w:t>
            </w:r>
          </w:p>
          <w:p w14:paraId="70B955E0" w14:textId="77777777" w:rsidR="001A20E6" w:rsidRDefault="00000000">
            <w:pPr>
              <w:pStyle w:val="TableCellResourceItem"/>
            </w:pPr>
            <w:r>
              <w:t>• La Excellence Sociology of Globalization Material</w:t>
            </w:r>
          </w:p>
          <w:p w14:paraId="1120567B" w14:textId="77777777" w:rsidR="001A20E6" w:rsidRDefault="00000000">
            <w:pPr>
              <w:pStyle w:val="TableCellResourceItem"/>
            </w:pPr>
            <w:r>
              <w:t>• Mains Workbook</w:t>
            </w:r>
          </w:p>
          <w:p w14:paraId="20A279F0" w14:textId="77777777" w:rsidR="001A20E6" w:rsidRDefault="00000000">
            <w:pPr>
              <w:pStyle w:val="TableCellResourceItem"/>
            </w:pPr>
            <w:r>
              <w:t>• La Excellence Sociology of Work Material</w:t>
            </w:r>
          </w:p>
          <w:p w14:paraId="142CAA15" w14:textId="77777777" w:rsidR="001A20E6" w:rsidRDefault="00000000">
            <w:pPr>
              <w:pStyle w:val="TableCellResourceItem"/>
            </w:pPr>
            <w:r>
              <w:t>• Mains Workbook</w:t>
            </w:r>
          </w:p>
          <w:p w14:paraId="10859C75" w14:textId="77777777" w:rsidR="001A20E6" w:rsidRDefault="00000000">
            <w:pPr>
              <w:pStyle w:val="TableCellCategoryTitle"/>
            </w:pPr>
            <w:r>
              <w:t>📰 Current Affairs</w:t>
            </w:r>
          </w:p>
          <w:p w14:paraId="70CFEA26" w14:textId="77777777" w:rsidR="001A20E6" w:rsidRDefault="00000000">
            <w:pPr>
              <w:pStyle w:val="TableCellResourceItem"/>
            </w:pPr>
            <w:r>
              <w:t>• Indian Sociological Review</w:t>
            </w:r>
          </w:p>
          <w:p w14:paraId="7356B61A" w14:textId="77777777" w:rsidR="001A20E6" w:rsidRDefault="00000000">
            <w:pPr>
              <w:pStyle w:val="TableCellResourceItem"/>
            </w:pPr>
            <w:r>
              <w:t>• Economic and Political Weekly (EPW)</w:t>
            </w:r>
          </w:p>
          <w:p w14:paraId="6094FEDA" w14:textId="77777777" w:rsidR="001A20E6" w:rsidRDefault="00000000">
            <w:pPr>
              <w:pStyle w:val="TableCellResourceItem"/>
            </w:pPr>
            <w:r>
              <w:t>• Newspapers (The Hindu, Indian Express - Social issues)</w:t>
            </w:r>
          </w:p>
          <w:p w14:paraId="4F01D154" w14:textId="77777777" w:rsidR="001A20E6" w:rsidRDefault="00000000">
            <w:pPr>
              <w:pStyle w:val="TableCellResourceItem"/>
            </w:pPr>
            <w:r>
              <w:t>• Yojana Magazine</w:t>
            </w:r>
          </w:p>
          <w:p w14:paraId="13C85F15" w14:textId="77777777" w:rsidR="001A20E6" w:rsidRDefault="00000000">
            <w:pPr>
              <w:pStyle w:val="TableCellResourceItem"/>
            </w:pPr>
            <w:r>
              <w:t>• Kurukshetra Magazine</w:t>
            </w:r>
          </w:p>
          <w:p w14:paraId="08F45AC2" w14:textId="77777777" w:rsidR="001A20E6" w:rsidRDefault="00000000">
            <w:pPr>
              <w:pStyle w:val="TableCellResourceItem"/>
            </w:pPr>
            <w:r>
              <w:t>• Social Watch India Reports</w:t>
            </w:r>
          </w:p>
          <w:p w14:paraId="214A8BCF" w14:textId="77777777" w:rsidR="001A20E6" w:rsidRDefault="00000000">
            <w:pPr>
              <w:pStyle w:val="TableCellResourceItem"/>
            </w:pPr>
            <w:r>
              <w:t>• NSSO Reports</w:t>
            </w:r>
          </w:p>
          <w:p w14:paraId="43E25B0B" w14:textId="77777777" w:rsidR="001A20E6" w:rsidRDefault="00000000">
            <w:pPr>
              <w:pStyle w:val="TableCellResourceItem"/>
            </w:pPr>
            <w:r>
              <w:t>• NFHS Reports</w:t>
            </w:r>
          </w:p>
          <w:p w14:paraId="5DCB7C7A" w14:textId="77777777" w:rsidR="001A20E6" w:rsidRDefault="00000000">
            <w:pPr>
              <w:pStyle w:val="TableCellResourceItem"/>
            </w:pPr>
            <w:r>
              <w:t>• EPW Articles on Indian Society</w:t>
            </w:r>
          </w:p>
          <w:p w14:paraId="62733919" w14:textId="77777777" w:rsidR="001A20E6" w:rsidRDefault="00000000">
            <w:pPr>
              <w:pStyle w:val="TableCellResourceItem"/>
            </w:pPr>
            <w:r>
              <w:t>• Census Reports</w:t>
            </w:r>
          </w:p>
          <w:p w14:paraId="796259AE" w14:textId="77777777" w:rsidR="001A20E6" w:rsidRDefault="00000000">
            <w:pPr>
              <w:pStyle w:val="TableCellResourceItem"/>
            </w:pPr>
            <w:r>
              <w:t>• Social Development Reports</w:t>
            </w:r>
          </w:p>
          <w:p w14:paraId="4D17741A" w14:textId="77777777" w:rsidR="001A20E6" w:rsidRDefault="00000000">
            <w:pPr>
              <w:pStyle w:val="TableCellResourceItem"/>
            </w:pPr>
            <w:r>
              <w:t>• Planning Commission Reports</w:t>
            </w:r>
          </w:p>
          <w:p w14:paraId="17CDE815" w14:textId="77777777" w:rsidR="001A20E6" w:rsidRDefault="00000000">
            <w:pPr>
              <w:pStyle w:val="TableCellResourceItem"/>
            </w:pPr>
            <w:r>
              <w:t>• NITI Aayog Reports</w:t>
            </w:r>
          </w:p>
          <w:p w14:paraId="514D30EA" w14:textId="77777777" w:rsidR="001A20E6" w:rsidRDefault="00000000">
            <w:pPr>
              <w:pStyle w:val="TableCellResourceItem"/>
            </w:pPr>
            <w:r>
              <w:t>• World Bank Reports on India</w:t>
            </w:r>
          </w:p>
          <w:p w14:paraId="195A5F32" w14:textId="77777777" w:rsidR="001A20E6" w:rsidRDefault="00000000">
            <w:pPr>
              <w:pStyle w:val="TableCellResourceItem"/>
            </w:pPr>
            <w:r>
              <w:t>• Religious Demographics Reports</w:t>
            </w:r>
          </w:p>
          <w:p w14:paraId="3B02C101" w14:textId="77777777" w:rsidR="001A20E6" w:rsidRDefault="00000000">
            <w:pPr>
              <w:pStyle w:val="TableCellResourceItem"/>
            </w:pPr>
            <w:r>
              <w:t>• Minority Commission Reports</w:t>
            </w:r>
          </w:p>
          <w:p w14:paraId="73B313E9" w14:textId="77777777" w:rsidR="001A20E6" w:rsidRDefault="00000000">
            <w:pPr>
              <w:pStyle w:val="TableCellResourceItem"/>
            </w:pPr>
            <w:r>
              <w:t>• ASER Reports</w:t>
            </w:r>
          </w:p>
          <w:p w14:paraId="380FB59A" w14:textId="77777777" w:rsidR="001A20E6" w:rsidRDefault="00000000">
            <w:pPr>
              <w:pStyle w:val="TableCellResourceItem"/>
            </w:pPr>
            <w:r>
              <w:t>• NEP 2020</w:t>
            </w:r>
          </w:p>
          <w:p w14:paraId="4DB69442" w14:textId="77777777" w:rsidR="001A20E6" w:rsidRDefault="00000000">
            <w:pPr>
              <w:pStyle w:val="TableCellResourceItem"/>
            </w:pPr>
            <w:r>
              <w:t>• Education Statistics Reports</w:t>
            </w:r>
          </w:p>
          <w:p w14:paraId="70629478" w14:textId="77777777" w:rsidR="001A20E6" w:rsidRDefault="00000000">
            <w:pPr>
              <w:pStyle w:val="TableCellResourceItem"/>
            </w:pPr>
            <w:r>
              <w:t>• Sachar Committee Report</w:t>
            </w:r>
          </w:p>
          <w:p w14:paraId="10E6C066" w14:textId="77777777" w:rsidR="001A20E6" w:rsidRDefault="00000000">
            <w:pPr>
              <w:pStyle w:val="TableCellResourceItem"/>
            </w:pPr>
            <w:r>
              <w:t>• Mandal Commission Report</w:t>
            </w:r>
          </w:p>
          <w:p w14:paraId="7F6FC5D1" w14:textId="77777777" w:rsidR="001A20E6" w:rsidRDefault="00000000">
            <w:pPr>
              <w:pStyle w:val="TableCellResourceItem"/>
            </w:pPr>
            <w:r>
              <w:t>• Caste Census Data</w:t>
            </w:r>
          </w:p>
          <w:p w14:paraId="7E04EF0A" w14:textId="77777777" w:rsidR="001A20E6" w:rsidRDefault="00000000">
            <w:pPr>
              <w:pStyle w:val="TableCellResourceItem"/>
            </w:pPr>
            <w:r>
              <w:t>• Gender Budget Reports</w:t>
            </w:r>
          </w:p>
          <w:p w14:paraId="1E53461A" w14:textId="77777777" w:rsidR="001A20E6" w:rsidRDefault="00000000">
            <w:pPr>
              <w:pStyle w:val="TableCellResourceItem"/>
            </w:pPr>
            <w:r>
              <w:t>• Women and Child Development Ministry Reports</w:t>
            </w:r>
          </w:p>
          <w:p w14:paraId="7BB50379" w14:textId="77777777" w:rsidR="001A20E6" w:rsidRDefault="00000000">
            <w:pPr>
              <w:pStyle w:val="TableCellResourceItem"/>
            </w:pPr>
            <w:r>
              <w:t>• NFHS Gender Data</w:t>
            </w:r>
          </w:p>
          <w:p w14:paraId="6A53235A" w14:textId="77777777" w:rsidR="001A20E6" w:rsidRDefault="00000000">
            <w:pPr>
              <w:pStyle w:val="TableCellResourceItem"/>
            </w:pPr>
            <w:r>
              <w:t>• Census Urban Data</w:t>
            </w:r>
          </w:p>
          <w:p w14:paraId="12803134" w14:textId="77777777" w:rsidR="001A20E6" w:rsidRDefault="00000000">
            <w:pPr>
              <w:pStyle w:val="TableCellResourceItem"/>
            </w:pPr>
            <w:r>
              <w:t>• Smart Cities Mission Reports</w:t>
            </w:r>
          </w:p>
          <w:p w14:paraId="5AEC54E2" w14:textId="77777777" w:rsidR="001A20E6" w:rsidRDefault="00000000">
            <w:pPr>
              <w:pStyle w:val="TableCellResourceItem"/>
            </w:pPr>
            <w:r>
              <w:t>• Urban Development Ministry Reports</w:t>
            </w:r>
          </w:p>
          <w:p w14:paraId="37813666" w14:textId="77777777" w:rsidR="001A20E6" w:rsidRDefault="00000000">
            <w:pPr>
              <w:pStyle w:val="TableCellResourceItem"/>
            </w:pPr>
            <w:r>
              <w:t>• Rural Development Ministry Reports</w:t>
            </w:r>
          </w:p>
          <w:p w14:paraId="7310A7CA" w14:textId="77777777" w:rsidR="001A20E6" w:rsidRDefault="00000000">
            <w:pPr>
              <w:pStyle w:val="TableCellResourceItem"/>
            </w:pPr>
            <w:r>
              <w:t>• MGNREGA Reports</w:t>
            </w:r>
          </w:p>
          <w:p w14:paraId="6101EE30" w14:textId="77777777" w:rsidR="001A20E6" w:rsidRDefault="00000000">
            <w:pPr>
              <w:pStyle w:val="TableCellResourceItem"/>
            </w:pPr>
            <w:r>
              <w:t>• Panchayati Raj Statistics</w:t>
            </w:r>
          </w:p>
          <w:p w14:paraId="221B8061" w14:textId="77777777" w:rsidR="001A20E6" w:rsidRDefault="00000000">
            <w:pPr>
              <w:pStyle w:val="TableCellResourceItem"/>
            </w:pPr>
            <w:r>
              <w:t>• Social Movement Case Studies</w:t>
            </w:r>
          </w:p>
          <w:p w14:paraId="1418D405" w14:textId="77777777" w:rsidR="001A20E6" w:rsidRDefault="00000000">
            <w:pPr>
              <w:pStyle w:val="TableCellResourceItem"/>
            </w:pPr>
            <w:r>
              <w:t>• Civil Society Reports</w:t>
            </w:r>
          </w:p>
          <w:p w14:paraId="178A81EF" w14:textId="77777777" w:rsidR="001A20E6" w:rsidRDefault="00000000">
            <w:pPr>
              <w:pStyle w:val="TableCellResourceItem"/>
            </w:pPr>
            <w:r>
              <w:t>• Human Rights Reports</w:t>
            </w:r>
          </w:p>
          <w:p w14:paraId="37A7778E" w14:textId="77777777" w:rsidR="001A20E6" w:rsidRDefault="00000000">
            <w:pPr>
              <w:pStyle w:val="TableCellResourceItem"/>
            </w:pPr>
            <w:r>
              <w:t>• Health Ministry Reports</w:t>
            </w:r>
          </w:p>
          <w:p w14:paraId="2EA2523C" w14:textId="77777777" w:rsidR="001A20E6" w:rsidRDefault="00000000">
            <w:pPr>
              <w:pStyle w:val="TableCellResourceItem"/>
            </w:pPr>
            <w:r>
              <w:t>• WHO Reports on India</w:t>
            </w:r>
          </w:p>
          <w:p w14:paraId="2439A4DC" w14:textId="77777777" w:rsidR="001A20E6" w:rsidRDefault="00000000">
            <w:pPr>
              <w:pStyle w:val="TableCellResourceItem"/>
            </w:pPr>
            <w:r>
              <w:t>• Ayushman Bharat Reports</w:t>
            </w:r>
          </w:p>
          <w:p w14:paraId="52765653" w14:textId="77777777" w:rsidR="001A20E6" w:rsidRDefault="00000000">
            <w:pPr>
              <w:pStyle w:val="TableCellResourceItem"/>
            </w:pPr>
            <w:r>
              <w:t>• Law Commission Reports</w:t>
            </w:r>
          </w:p>
          <w:p w14:paraId="20DA9628" w14:textId="77777777" w:rsidR="001A20E6" w:rsidRDefault="00000000">
            <w:pPr>
              <w:pStyle w:val="TableCellResourceItem"/>
            </w:pPr>
            <w:r>
              <w:t>• Supreme Court Judgments</w:t>
            </w:r>
          </w:p>
          <w:p w14:paraId="7CBF3480" w14:textId="77777777" w:rsidR="001A20E6" w:rsidRDefault="00000000">
            <w:pPr>
              <w:pStyle w:val="TableCellResourceItem"/>
            </w:pPr>
            <w:r>
              <w:t>• Legal Aid Reports</w:t>
            </w:r>
          </w:p>
          <w:p w14:paraId="4E4E06A3" w14:textId="77777777" w:rsidR="001A20E6" w:rsidRDefault="00000000">
            <w:pPr>
              <w:pStyle w:val="TableCellResourceItem"/>
            </w:pPr>
            <w:r>
              <w:t>• Media Reports</w:t>
            </w:r>
          </w:p>
          <w:p w14:paraId="226189E3" w14:textId="77777777" w:rsidR="001A20E6" w:rsidRDefault="00000000">
            <w:pPr>
              <w:pStyle w:val="TableCellResourceItem"/>
            </w:pPr>
            <w:r>
              <w:t>• Broadcasting Ministry Reports</w:t>
            </w:r>
          </w:p>
          <w:p w14:paraId="12F387CF" w14:textId="77777777" w:rsidR="001A20E6" w:rsidRDefault="00000000">
            <w:pPr>
              <w:pStyle w:val="TableCellResourceItem"/>
            </w:pPr>
            <w:r>
              <w:t>• Social Media Impact Studies</w:t>
            </w:r>
          </w:p>
          <w:p w14:paraId="23ADC879" w14:textId="77777777" w:rsidR="001A20E6" w:rsidRDefault="00000000">
            <w:pPr>
              <w:pStyle w:val="TableCellResourceItem"/>
            </w:pPr>
            <w:r>
              <w:t>• Science and Technology Ministry Reports</w:t>
            </w:r>
          </w:p>
          <w:p w14:paraId="5CF08D3E" w14:textId="77777777" w:rsidR="001A20E6" w:rsidRDefault="00000000">
            <w:pPr>
              <w:pStyle w:val="TableCellResourceItem"/>
            </w:pPr>
            <w:r>
              <w:t>• ISRO Reports</w:t>
            </w:r>
          </w:p>
          <w:p w14:paraId="136761B6" w14:textId="77777777" w:rsidR="001A20E6" w:rsidRDefault="00000000">
            <w:pPr>
              <w:pStyle w:val="TableCellResourceItem"/>
            </w:pPr>
            <w:r>
              <w:t>• Digital India Reports</w:t>
            </w:r>
          </w:p>
          <w:p w14:paraId="001C42F6" w14:textId="77777777" w:rsidR="001A20E6" w:rsidRDefault="00000000">
            <w:pPr>
              <w:pStyle w:val="TableCellResourceItem"/>
            </w:pPr>
            <w:r>
              <w:t>• Environment Ministry Reports</w:t>
            </w:r>
          </w:p>
          <w:p w14:paraId="5741818D" w14:textId="77777777" w:rsidR="001A20E6" w:rsidRDefault="00000000">
            <w:pPr>
              <w:pStyle w:val="TableCellResourceItem"/>
            </w:pPr>
            <w:r>
              <w:t>• Climate Change Reports</w:t>
            </w:r>
          </w:p>
          <w:p w14:paraId="0713E22F" w14:textId="77777777" w:rsidR="001A20E6" w:rsidRDefault="00000000">
            <w:pPr>
              <w:pStyle w:val="TableCellResourceItem"/>
            </w:pPr>
            <w:r>
              <w:t>• Sustainable Development Reports</w:t>
            </w:r>
          </w:p>
          <w:p w14:paraId="20D8CC6A" w14:textId="77777777" w:rsidR="001A20E6" w:rsidRDefault="00000000">
            <w:pPr>
              <w:pStyle w:val="TableCellResourceItem"/>
            </w:pPr>
            <w:r>
              <w:t>• WTO Reports</w:t>
            </w:r>
          </w:p>
          <w:p w14:paraId="3826BFD9" w14:textId="77777777" w:rsidR="001A20E6" w:rsidRDefault="00000000">
            <w:pPr>
              <w:pStyle w:val="TableCellResourceItem"/>
            </w:pPr>
            <w:r>
              <w:t>• Globalization Impact Studies</w:t>
            </w:r>
          </w:p>
          <w:p w14:paraId="419AAA4B" w14:textId="77777777" w:rsidR="001A20E6" w:rsidRDefault="00000000">
            <w:pPr>
              <w:pStyle w:val="TableCellResourceItem"/>
            </w:pPr>
            <w:r>
              <w:t>• International Migration Reports</w:t>
            </w:r>
          </w:p>
          <w:p w14:paraId="6583DD81" w14:textId="77777777" w:rsidR="001A20E6" w:rsidRDefault="00000000">
            <w:pPr>
              <w:pStyle w:val="TableCellResourceItem"/>
            </w:pPr>
            <w:r>
              <w:t>• Labor Ministry Reports</w:t>
            </w:r>
          </w:p>
          <w:p w14:paraId="0ED58B0A" w14:textId="77777777" w:rsidR="001A20E6" w:rsidRDefault="00000000">
            <w:pPr>
              <w:pStyle w:val="TableCellResourceItem"/>
            </w:pPr>
            <w:r>
              <w:t>• Industrial Relations Reports</w:t>
            </w:r>
          </w:p>
          <w:p w14:paraId="3143A4B3" w14:textId="77777777" w:rsidR="001A20E6" w:rsidRDefault="00000000">
            <w:pPr>
              <w:pStyle w:val="TableCellResourceItem"/>
            </w:pPr>
            <w:r>
              <w:t>• Skill Development Reports</w:t>
            </w:r>
          </w:p>
        </w:tc>
      </w:tr>
      <w:tr w:rsidR="001A20E6" w14:paraId="195AB4FF" w14:textId="77777777">
        <w:tc>
          <w:tcPr>
            <w:tcW w:w="1650" w:type="pct"/>
            <w:tcBorders>
              <w:bottom w:val="single" w:sz="2" w:space="0" w:color="D1D5DB"/>
              <w:right w:val="single" w:sz="2" w:space="0" w:color="D1D5DB"/>
            </w:tcBorders>
            <w:tcMar>
              <w:top w:w="200" w:type="dxa"/>
              <w:left w:w="150" w:type="dxa"/>
              <w:bottom w:w="200" w:type="dxa"/>
              <w:right w:w="150" w:type="dxa"/>
            </w:tcMar>
          </w:tcPr>
          <w:p w14:paraId="5222066E" w14:textId="77777777" w:rsidR="001A20E6" w:rsidRDefault="00000000">
            <w:pPr>
              <w:pStyle w:val="TableCellSubjectName"/>
            </w:pPr>
            <w:r>
              <w:t>History-Ancient</w:t>
            </w:r>
          </w:p>
          <w:p w14:paraId="7E5D81D9" w14:textId="77777777" w:rsidR="001A20E6" w:rsidRDefault="00000000">
            <w:pPr>
              <w:pStyle w:val="TableCellCategoryTitle"/>
            </w:pPr>
            <w:r>
              <w:t>📚 Primary Books</w:t>
            </w:r>
          </w:p>
          <w:p w14:paraId="644B6481" w14:textId="77777777" w:rsidR="001A20E6" w:rsidRDefault="00000000">
            <w:pPr>
              <w:pStyle w:val="TableCellResourceItem"/>
            </w:pPr>
            <w:r>
              <w:t>• NCERT Class VI - Our Past - I - What, Where, How and When?</w:t>
            </w:r>
          </w:p>
          <w:p w14:paraId="3B5BA0AD" w14:textId="77777777" w:rsidR="001A20E6" w:rsidRDefault="00000000">
            <w:pPr>
              <w:pStyle w:val="TableCellResourceItem"/>
            </w:pPr>
            <w:r>
              <w:t>• Ancient India by R.S. Sharma - The Importance of Ancient History</w:t>
            </w:r>
          </w:p>
          <w:p w14:paraId="452FD155" w14:textId="77777777" w:rsidR="001A20E6" w:rsidRDefault="00000000">
            <w:pPr>
              <w:pStyle w:val="TableCellResourceItem"/>
            </w:pPr>
            <w:r>
              <w:t>• Ancient India by R.S. Sharma - The Construction of Ancient Indian History</w:t>
            </w:r>
          </w:p>
          <w:p w14:paraId="567E8477" w14:textId="77777777" w:rsidR="001A20E6" w:rsidRDefault="00000000">
            <w:pPr>
              <w:pStyle w:val="TableCellResourceItem"/>
            </w:pPr>
            <w:r>
              <w:t>• Ancient India by R.S. Sharma - The Geographical Setting</w:t>
            </w:r>
          </w:p>
          <w:p w14:paraId="4EACBA39" w14:textId="77777777" w:rsidR="001A20E6" w:rsidRDefault="00000000">
            <w:pPr>
              <w:pStyle w:val="TableCellCategoryTitle"/>
            </w:pPr>
            <w:r>
              <w:t>📝 Practice Materials</w:t>
            </w:r>
          </w:p>
          <w:p w14:paraId="5370F340" w14:textId="77777777" w:rsidR="001A20E6" w:rsidRDefault="00000000">
            <w:pPr>
              <w:pStyle w:val="TableCellResourceItem"/>
            </w:pPr>
            <w:r>
              <w:t>• La Excellence Culture Material</w:t>
            </w:r>
          </w:p>
          <w:p w14:paraId="2F30B039" w14:textId="77777777" w:rsidR="001A20E6" w:rsidRDefault="00000000">
            <w:pPr>
              <w:pStyle w:val="TableCellResourceItem"/>
            </w:pPr>
            <w:r>
              <w:t>• Ancient/Medieval Prelims Workbooks</w:t>
            </w:r>
          </w:p>
          <w:p w14:paraId="79E5499A" w14:textId="77777777" w:rsidR="001A20E6" w:rsidRDefault="00000000">
            <w:pPr>
              <w:pStyle w:val="TableCellCategoryTitle"/>
            </w:pPr>
            <w:r>
              <w:t>📰 Current Affairs</w:t>
            </w:r>
          </w:p>
          <w:p w14:paraId="6C45A369" w14:textId="77777777" w:rsidR="001A20E6" w:rsidRDefault="00000000">
            <w:pPr>
              <w:pStyle w:val="TableCellResourceItem"/>
            </w:pPr>
            <w:r>
              <w:t>• Newspapers (CA on Archaeology/Heritage)</w:t>
            </w:r>
          </w:p>
        </w:tc>
        <w:tc>
          <w:tcPr>
            <w:tcW w:w="1650" w:type="pct"/>
          </w:tcPr>
          <w:p w14:paraId="469AE6C2" w14:textId="77777777" w:rsidR="001A20E6" w:rsidRDefault="001A20E6"/>
        </w:tc>
        <w:tc>
          <w:tcPr>
            <w:tcW w:w="1650" w:type="pct"/>
          </w:tcPr>
          <w:p w14:paraId="3F9384CE" w14:textId="77777777" w:rsidR="001A20E6" w:rsidRDefault="001A20E6"/>
        </w:tc>
      </w:tr>
    </w:tbl>
    <w:p w14:paraId="47DE4C2A"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52B244E5" w14:textId="77777777">
        <w:tc>
          <w:tcPr>
            <w:tcW w:w="2500" w:type="pct"/>
            <w:tcMar>
              <w:top w:w="0" w:type="dxa"/>
              <w:left w:w="0" w:type="dxa"/>
              <w:bottom w:w="0" w:type="dxa"/>
              <w:right w:w="0" w:type="dxa"/>
            </w:tcMar>
          </w:tcPr>
          <w:p w14:paraId="361CC392" w14:textId="77777777" w:rsidR="001A20E6" w:rsidRDefault="00000000">
            <w:pPr>
              <w:pStyle w:val="MonthTitle"/>
            </w:pPr>
            <w:r>
              <w:rPr>
                <w:color w:val="15803D"/>
              </w:rPr>
              <w:t xml:space="preserve">FEBRUARY </w:t>
            </w:r>
            <w:commentRangeStart w:id="37"/>
            <w:r>
              <w:rPr>
                <w:color w:val="15803D"/>
              </w:rPr>
              <w:t>2026</w:t>
            </w:r>
            <w:commentRangeEnd w:id="37"/>
            <w:r w:rsidR="003228F5">
              <w:rPr>
                <w:rStyle w:val="CommentReference"/>
                <w:rFonts w:ascii="Times New Roman" w:eastAsia="Times New Roman" w:hAnsi="Times New Roman" w:cs="Times New Roman"/>
                <w:b w:val="0"/>
                <w:bCs w:val="0"/>
                <w:color w:val="auto"/>
              </w:rPr>
              <w:commentReference w:id="37"/>
            </w:r>
          </w:p>
        </w:tc>
        <w:tc>
          <w:tcPr>
            <w:tcW w:w="2500" w:type="pct"/>
            <w:tcMar>
              <w:top w:w="0" w:type="dxa"/>
              <w:left w:w="0" w:type="dxa"/>
              <w:bottom w:w="0" w:type="dxa"/>
              <w:right w:w="0" w:type="dxa"/>
            </w:tcMar>
          </w:tcPr>
          <w:p w14:paraId="0887897D" w14:textId="77777777" w:rsidR="001A20E6" w:rsidRDefault="00000000">
            <w:pPr>
              <w:pStyle w:val="CycleName"/>
            </w:pPr>
            <w:r>
              <w:rPr>
                <w:color w:val="15803D"/>
              </w:rPr>
              <w:t>C2</w:t>
            </w:r>
          </w:p>
        </w:tc>
      </w:tr>
    </w:tbl>
    <w:p w14:paraId="1C09DFC8" w14:textId="38B2D532" w:rsidR="001A20E6" w:rsidRDefault="009E3968">
      <w:pPr>
        <w:spacing w:after="400"/>
      </w:pPr>
      <w:ins w:id="38" w:author="kalyan inampudi" w:date="2025-10-29T20:52:00Z" w16du:dateUtc="2025-10-29T15:22:00Z">
        <w:r>
          <w:t>Here C2 starts, we can plan with Major subject like Polity, economy, + minor subjects or one subject or One GS + optional etc, not with e</w:t>
        </w:r>
      </w:ins>
      <w:ins w:id="39" w:author="kalyan inampudi" w:date="2025-10-29T20:53:00Z" w16du:dateUtc="2025-10-29T15:23:00Z">
        <w:r>
          <w:t xml:space="preserve">ssay. </w:t>
        </w:r>
      </w:ins>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5273B188" w14:textId="77777777">
        <w:tc>
          <w:tcPr>
            <w:tcW w:w="700" w:type="pct"/>
            <w:shd w:val="clear" w:color="auto" w:fill="F8F9FA"/>
            <w:tcMar>
              <w:top w:w="200" w:type="dxa"/>
              <w:left w:w="100" w:type="dxa"/>
              <w:bottom w:w="200" w:type="dxa"/>
              <w:right w:w="100" w:type="dxa"/>
            </w:tcMar>
          </w:tcPr>
          <w:p w14:paraId="41DAC649" w14:textId="77777777" w:rsidR="001A20E6" w:rsidRDefault="00000000">
            <w:pPr>
              <w:pStyle w:val="TableCellCalendarHeader"/>
            </w:pPr>
            <w:r>
              <w:t>Sunday</w:t>
            </w:r>
          </w:p>
        </w:tc>
        <w:tc>
          <w:tcPr>
            <w:tcW w:w="700" w:type="pct"/>
            <w:shd w:val="clear" w:color="auto" w:fill="F8F9FA"/>
            <w:tcMar>
              <w:top w:w="200" w:type="dxa"/>
              <w:left w:w="100" w:type="dxa"/>
              <w:bottom w:w="200" w:type="dxa"/>
              <w:right w:w="100" w:type="dxa"/>
            </w:tcMar>
          </w:tcPr>
          <w:p w14:paraId="00F5B511" w14:textId="77777777" w:rsidR="001A20E6" w:rsidRDefault="00000000">
            <w:pPr>
              <w:pStyle w:val="TableCellCalendarHeader"/>
            </w:pPr>
            <w:r>
              <w:t>Monday</w:t>
            </w:r>
          </w:p>
        </w:tc>
        <w:tc>
          <w:tcPr>
            <w:tcW w:w="700" w:type="pct"/>
            <w:shd w:val="clear" w:color="auto" w:fill="F8F9FA"/>
            <w:tcMar>
              <w:top w:w="200" w:type="dxa"/>
              <w:left w:w="100" w:type="dxa"/>
              <w:bottom w:w="200" w:type="dxa"/>
              <w:right w:w="100" w:type="dxa"/>
            </w:tcMar>
          </w:tcPr>
          <w:p w14:paraId="6D2FF8C8" w14:textId="77777777" w:rsidR="001A20E6" w:rsidRDefault="00000000">
            <w:pPr>
              <w:pStyle w:val="TableCellCalendarHeader"/>
            </w:pPr>
            <w:r>
              <w:t>Tuesday</w:t>
            </w:r>
          </w:p>
        </w:tc>
        <w:tc>
          <w:tcPr>
            <w:tcW w:w="700" w:type="pct"/>
            <w:shd w:val="clear" w:color="auto" w:fill="F8F9FA"/>
            <w:tcMar>
              <w:top w:w="200" w:type="dxa"/>
              <w:left w:w="100" w:type="dxa"/>
              <w:bottom w:w="200" w:type="dxa"/>
              <w:right w:w="100" w:type="dxa"/>
            </w:tcMar>
          </w:tcPr>
          <w:p w14:paraId="646805EB" w14:textId="77777777" w:rsidR="001A20E6" w:rsidRDefault="00000000">
            <w:pPr>
              <w:pStyle w:val="TableCellCalendarHeader"/>
            </w:pPr>
            <w:r>
              <w:t>Wednesday</w:t>
            </w:r>
          </w:p>
        </w:tc>
        <w:tc>
          <w:tcPr>
            <w:tcW w:w="700" w:type="pct"/>
            <w:shd w:val="clear" w:color="auto" w:fill="F8F9FA"/>
            <w:tcMar>
              <w:top w:w="200" w:type="dxa"/>
              <w:left w:w="100" w:type="dxa"/>
              <w:bottom w:w="200" w:type="dxa"/>
              <w:right w:w="100" w:type="dxa"/>
            </w:tcMar>
          </w:tcPr>
          <w:p w14:paraId="05B7F7F1" w14:textId="77777777" w:rsidR="001A20E6" w:rsidRDefault="00000000">
            <w:pPr>
              <w:pStyle w:val="TableCellCalendarHeader"/>
            </w:pPr>
            <w:r>
              <w:t>Thursday</w:t>
            </w:r>
          </w:p>
        </w:tc>
        <w:tc>
          <w:tcPr>
            <w:tcW w:w="700" w:type="pct"/>
            <w:shd w:val="clear" w:color="auto" w:fill="F8F9FA"/>
            <w:tcMar>
              <w:top w:w="200" w:type="dxa"/>
              <w:left w:w="100" w:type="dxa"/>
              <w:bottom w:w="200" w:type="dxa"/>
              <w:right w:w="100" w:type="dxa"/>
            </w:tcMar>
          </w:tcPr>
          <w:p w14:paraId="7DAF9DC8" w14:textId="77777777" w:rsidR="001A20E6" w:rsidRDefault="00000000">
            <w:pPr>
              <w:pStyle w:val="TableCellCalendarHeader"/>
            </w:pPr>
            <w:r>
              <w:t>Friday</w:t>
            </w:r>
          </w:p>
        </w:tc>
        <w:tc>
          <w:tcPr>
            <w:tcW w:w="700" w:type="pct"/>
            <w:shd w:val="clear" w:color="auto" w:fill="F8F9FA"/>
            <w:tcMar>
              <w:top w:w="200" w:type="dxa"/>
              <w:left w:w="100" w:type="dxa"/>
              <w:bottom w:w="200" w:type="dxa"/>
              <w:right w:w="100" w:type="dxa"/>
            </w:tcMar>
          </w:tcPr>
          <w:p w14:paraId="5544FB90" w14:textId="77777777" w:rsidR="001A20E6" w:rsidRDefault="00000000">
            <w:pPr>
              <w:pStyle w:val="TableCellCalendarHeader"/>
            </w:pPr>
            <w:r>
              <w:t>Saturday</w:t>
            </w:r>
          </w:p>
        </w:tc>
      </w:tr>
      <w:tr w:rsidR="001A20E6" w14:paraId="1D5A7D6B" w14:textId="77777777">
        <w:tc>
          <w:tcPr>
            <w:tcW w:w="700" w:type="pct"/>
            <w:shd w:val="clear" w:color="auto" w:fill="DCFCE7"/>
            <w:tcMar>
              <w:top w:w="200" w:type="dxa"/>
              <w:left w:w="100" w:type="dxa"/>
              <w:bottom w:w="200" w:type="dxa"/>
              <w:right w:w="100" w:type="dxa"/>
            </w:tcMar>
          </w:tcPr>
          <w:p w14:paraId="3B6E8FAA" w14:textId="77777777" w:rsidR="001A20E6" w:rsidRDefault="00000000">
            <w:pPr>
              <w:pStyle w:val="TableCellCalendarDayNumberBold"/>
            </w:pPr>
            <w:r>
              <w:t>1</w:t>
            </w:r>
          </w:p>
          <w:p w14:paraId="1B8A3DC2" w14:textId="77777777" w:rsidR="001A20E6" w:rsidRDefault="00000000">
            <w:pPr>
              <w:pStyle w:val="TableCellCalendarSubject"/>
            </w:pPr>
            <w:r>
              <w:t>Essay</w:t>
            </w:r>
          </w:p>
          <w:p w14:paraId="216FFC84" w14:textId="77777777" w:rsidR="001A20E6" w:rsidRDefault="00000000">
            <w:pPr>
              <w:pStyle w:val="TableCellCalendarSubject"/>
            </w:pPr>
            <w:r>
              <w:t>Sociology</w:t>
            </w:r>
          </w:p>
          <w:p w14:paraId="603720E7" w14:textId="77777777" w:rsidR="001A20E6" w:rsidRDefault="00000000">
            <w:pPr>
              <w:pStyle w:val="TableCellCalendarSubject"/>
            </w:pPr>
            <w:r>
              <w:t>History-Ancient</w:t>
            </w:r>
          </w:p>
        </w:tc>
        <w:tc>
          <w:tcPr>
            <w:tcW w:w="700" w:type="pct"/>
            <w:shd w:val="clear" w:color="auto" w:fill="DCFCE7"/>
            <w:tcMar>
              <w:top w:w="200" w:type="dxa"/>
              <w:left w:w="100" w:type="dxa"/>
              <w:bottom w:w="200" w:type="dxa"/>
              <w:right w:w="100" w:type="dxa"/>
            </w:tcMar>
          </w:tcPr>
          <w:p w14:paraId="3DF62CAA" w14:textId="77777777" w:rsidR="001A20E6" w:rsidRDefault="00000000">
            <w:pPr>
              <w:pStyle w:val="TableCellCalendarDayNumberBold"/>
            </w:pPr>
            <w:r>
              <w:t>2</w:t>
            </w:r>
          </w:p>
          <w:p w14:paraId="281C3B11" w14:textId="77777777" w:rsidR="001A20E6" w:rsidRDefault="00000000">
            <w:pPr>
              <w:pStyle w:val="TableCellCalendarSubject"/>
            </w:pPr>
            <w:r>
              <w:t>Essay</w:t>
            </w:r>
          </w:p>
          <w:p w14:paraId="5E12D5B0" w14:textId="77777777" w:rsidR="001A20E6" w:rsidRDefault="00000000">
            <w:pPr>
              <w:pStyle w:val="TableCellCalendarSubject"/>
            </w:pPr>
            <w:r>
              <w:t>Sociology</w:t>
            </w:r>
          </w:p>
          <w:p w14:paraId="139CAAF7" w14:textId="77777777" w:rsidR="001A20E6" w:rsidRDefault="00000000">
            <w:pPr>
              <w:pStyle w:val="TableCellCalendarSubject"/>
            </w:pPr>
            <w:r>
              <w:t>History-Ancient</w:t>
            </w:r>
          </w:p>
        </w:tc>
        <w:tc>
          <w:tcPr>
            <w:tcW w:w="700" w:type="pct"/>
            <w:shd w:val="clear" w:color="auto" w:fill="DCFCE7"/>
            <w:tcMar>
              <w:top w:w="200" w:type="dxa"/>
              <w:left w:w="100" w:type="dxa"/>
              <w:bottom w:w="200" w:type="dxa"/>
              <w:right w:w="100" w:type="dxa"/>
            </w:tcMar>
          </w:tcPr>
          <w:p w14:paraId="7C577A07" w14:textId="77777777" w:rsidR="001A20E6" w:rsidRDefault="00000000">
            <w:pPr>
              <w:pStyle w:val="TableCellCalendarDayNumberBold"/>
            </w:pPr>
            <w:r>
              <w:t>3</w:t>
            </w:r>
          </w:p>
          <w:p w14:paraId="42F15681" w14:textId="77777777" w:rsidR="001A20E6" w:rsidRDefault="00000000">
            <w:pPr>
              <w:pStyle w:val="TableCellCalendarSubject"/>
            </w:pPr>
            <w:r>
              <w:t>Essay</w:t>
            </w:r>
          </w:p>
          <w:p w14:paraId="3F90655C" w14:textId="77777777" w:rsidR="001A20E6" w:rsidRDefault="00000000">
            <w:pPr>
              <w:pStyle w:val="TableCellCalendarSubject"/>
            </w:pPr>
            <w:r>
              <w:t>Sociology</w:t>
            </w:r>
          </w:p>
          <w:p w14:paraId="218D53BD" w14:textId="77777777" w:rsidR="001A20E6" w:rsidRDefault="00000000">
            <w:pPr>
              <w:pStyle w:val="TableCellCalendarSubject"/>
            </w:pPr>
            <w:r>
              <w:t>History-Ancient</w:t>
            </w:r>
          </w:p>
        </w:tc>
        <w:tc>
          <w:tcPr>
            <w:tcW w:w="700" w:type="pct"/>
            <w:shd w:val="clear" w:color="auto" w:fill="DCFCE7"/>
            <w:tcMar>
              <w:top w:w="200" w:type="dxa"/>
              <w:left w:w="100" w:type="dxa"/>
              <w:bottom w:w="200" w:type="dxa"/>
              <w:right w:w="100" w:type="dxa"/>
            </w:tcMar>
          </w:tcPr>
          <w:p w14:paraId="45D240EB" w14:textId="77777777" w:rsidR="001A20E6" w:rsidRDefault="00000000">
            <w:pPr>
              <w:pStyle w:val="TableCellCalendarDayNumberBold"/>
            </w:pPr>
            <w:r>
              <w:t>4</w:t>
            </w:r>
          </w:p>
          <w:p w14:paraId="2E11473F" w14:textId="77777777" w:rsidR="001A20E6" w:rsidRDefault="00000000">
            <w:pPr>
              <w:pStyle w:val="TableCellCalendarSubject"/>
            </w:pPr>
            <w:r>
              <w:t>Essay</w:t>
            </w:r>
          </w:p>
          <w:p w14:paraId="67E7077D" w14:textId="77777777" w:rsidR="001A20E6" w:rsidRDefault="00000000">
            <w:pPr>
              <w:pStyle w:val="TableCellCalendarSubject"/>
            </w:pPr>
            <w:r>
              <w:t>Sociology</w:t>
            </w:r>
          </w:p>
          <w:p w14:paraId="25172AD1" w14:textId="77777777" w:rsidR="001A20E6" w:rsidRDefault="00000000">
            <w:pPr>
              <w:pStyle w:val="TableCellCalendarSubject"/>
            </w:pPr>
            <w:r>
              <w:t>History-Ancient</w:t>
            </w:r>
          </w:p>
        </w:tc>
        <w:tc>
          <w:tcPr>
            <w:tcW w:w="700" w:type="pct"/>
            <w:shd w:val="clear" w:color="auto" w:fill="DCFCE7"/>
            <w:tcMar>
              <w:top w:w="200" w:type="dxa"/>
              <w:left w:w="100" w:type="dxa"/>
              <w:bottom w:w="200" w:type="dxa"/>
              <w:right w:w="100" w:type="dxa"/>
            </w:tcMar>
          </w:tcPr>
          <w:p w14:paraId="04D256B1" w14:textId="77777777" w:rsidR="001A20E6" w:rsidRDefault="00000000">
            <w:pPr>
              <w:pStyle w:val="TableCellCalendarDayNumberBold"/>
            </w:pPr>
            <w:r>
              <w:t>5</w:t>
            </w:r>
          </w:p>
          <w:p w14:paraId="145471B6" w14:textId="77777777" w:rsidR="001A20E6" w:rsidRDefault="00000000">
            <w:pPr>
              <w:pStyle w:val="TableCellCalendarSubject"/>
            </w:pPr>
            <w:r>
              <w:t>Essay</w:t>
            </w:r>
          </w:p>
          <w:p w14:paraId="069B0972" w14:textId="77777777" w:rsidR="001A20E6" w:rsidRDefault="00000000">
            <w:pPr>
              <w:pStyle w:val="TableCellCalendarSubject"/>
            </w:pPr>
            <w:r>
              <w:t>Sociology</w:t>
            </w:r>
          </w:p>
          <w:p w14:paraId="04C601FB" w14:textId="77777777" w:rsidR="001A20E6" w:rsidRDefault="00000000">
            <w:pPr>
              <w:pStyle w:val="TableCellCalendarSubject"/>
            </w:pPr>
            <w:r>
              <w:t>History-Ancient</w:t>
            </w:r>
          </w:p>
        </w:tc>
        <w:tc>
          <w:tcPr>
            <w:tcW w:w="700" w:type="pct"/>
            <w:shd w:val="clear" w:color="auto" w:fill="DCFCE7"/>
            <w:tcMar>
              <w:top w:w="200" w:type="dxa"/>
              <w:left w:w="100" w:type="dxa"/>
              <w:bottom w:w="200" w:type="dxa"/>
              <w:right w:w="100" w:type="dxa"/>
            </w:tcMar>
          </w:tcPr>
          <w:p w14:paraId="3B46AA10" w14:textId="77777777" w:rsidR="001A20E6" w:rsidRDefault="00000000">
            <w:pPr>
              <w:pStyle w:val="TableCellCalendarDayNumberBold"/>
            </w:pPr>
            <w:r>
              <w:t>6</w:t>
            </w:r>
          </w:p>
          <w:p w14:paraId="20F70447" w14:textId="77777777" w:rsidR="001A20E6" w:rsidRDefault="00000000">
            <w:pPr>
              <w:pStyle w:val="TableCellCalendarSubject"/>
            </w:pPr>
            <w:r>
              <w:t>Essay</w:t>
            </w:r>
          </w:p>
          <w:p w14:paraId="3F6BD0D0" w14:textId="77777777" w:rsidR="001A20E6" w:rsidRDefault="00000000">
            <w:pPr>
              <w:pStyle w:val="TableCellCalendarSubject"/>
            </w:pPr>
            <w:r>
              <w:t>Sociology</w:t>
            </w:r>
          </w:p>
          <w:p w14:paraId="26369E2C" w14:textId="77777777" w:rsidR="001A20E6" w:rsidRDefault="00000000">
            <w:pPr>
              <w:pStyle w:val="TableCellCalendarSubject"/>
            </w:pPr>
            <w:r>
              <w:t>History-Ancient</w:t>
            </w:r>
          </w:p>
        </w:tc>
        <w:tc>
          <w:tcPr>
            <w:tcW w:w="700" w:type="pct"/>
            <w:shd w:val="clear" w:color="auto" w:fill="DCFCE7"/>
            <w:tcMar>
              <w:top w:w="200" w:type="dxa"/>
              <w:left w:w="100" w:type="dxa"/>
              <w:bottom w:w="200" w:type="dxa"/>
              <w:right w:w="100" w:type="dxa"/>
            </w:tcMar>
          </w:tcPr>
          <w:p w14:paraId="185EB2F6" w14:textId="77777777" w:rsidR="001A20E6" w:rsidRDefault="00000000">
            <w:pPr>
              <w:pStyle w:val="TableCellCalendarDayNumberBold"/>
            </w:pPr>
            <w:r>
              <w:t>7</w:t>
            </w:r>
          </w:p>
          <w:p w14:paraId="04044AF5" w14:textId="77777777" w:rsidR="001A20E6" w:rsidRDefault="00000000">
            <w:pPr>
              <w:pStyle w:val="TableCellCalendarSubject"/>
            </w:pPr>
            <w:r>
              <w:t>Essay</w:t>
            </w:r>
          </w:p>
          <w:p w14:paraId="33BC4656" w14:textId="77777777" w:rsidR="001A20E6" w:rsidRDefault="00000000">
            <w:pPr>
              <w:pStyle w:val="TableCellCalendarSubject"/>
            </w:pPr>
            <w:r>
              <w:t>Sociology</w:t>
            </w:r>
          </w:p>
          <w:p w14:paraId="58E326F5" w14:textId="77777777" w:rsidR="001A20E6" w:rsidRDefault="00000000">
            <w:pPr>
              <w:pStyle w:val="TableCellCalendarSubject"/>
            </w:pPr>
            <w:r>
              <w:t>History-Ancient</w:t>
            </w:r>
          </w:p>
        </w:tc>
      </w:tr>
      <w:tr w:rsidR="001A20E6" w14:paraId="3BDA5227" w14:textId="77777777">
        <w:tc>
          <w:tcPr>
            <w:tcW w:w="700" w:type="pct"/>
            <w:shd w:val="clear" w:color="auto" w:fill="DCFCE7"/>
            <w:tcMar>
              <w:top w:w="200" w:type="dxa"/>
              <w:left w:w="100" w:type="dxa"/>
              <w:bottom w:w="200" w:type="dxa"/>
              <w:right w:w="100" w:type="dxa"/>
            </w:tcMar>
          </w:tcPr>
          <w:p w14:paraId="338A2160" w14:textId="77777777" w:rsidR="001A20E6" w:rsidRDefault="00000000">
            <w:pPr>
              <w:pStyle w:val="TableCellCalendarDayNumberBold"/>
            </w:pPr>
            <w:r>
              <w:t>8</w:t>
            </w:r>
          </w:p>
          <w:p w14:paraId="552F3FDB" w14:textId="77777777" w:rsidR="001A20E6" w:rsidRDefault="00000000">
            <w:pPr>
              <w:pStyle w:val="TableCellCalendarSubject"/>
            </w:pPr>
            <w:r>
              <w:t>Essay</w:t>
            </w:r>
          </w:p>
          <w:p w14:paraId="10B1A88D" w14:textId="77777777" w:rsidR="001A20E6" w:rsidRDefault="00000000">
            <w:pPr>
              <w:pStyle w:val="TableCellCalendarSubject"/>
            </w:pPr>
            <w:r>
              <w:t>Sociology</w:t>
            </w:r>
          </w:p>
          <w:p w14:paraId="0A9BE398" w14:textId="77777777" w:rsidR="001A20E6" w:rsidRDefault="00000000">
            <w:pPr>
              <w:pStyle w:val="TableCellCalendarSubject"/>
            </w:pPr>
            <w:r>
              <w:t>History-Ancient</w:t>
            </w:r>
          </w:p>
        </w:tc>
        <w:tc>
          <w:tcPr>
            <w:tcW w:w="700" w:type="pct"/>
            <w:shd w:val="clear" w:color="auto" w:fill="DCFCE7"/>
            <w:tcMar>
              <w:top w:w="200" w:type="dxa"/>
              <w:left w:w="100" w:type="dxa"/>
              <w:bottom w:w="200" w:type="dxa"/>
              <w:right w:w="100" w:type="dxa"/>
            </w:tcMar>
          </w:tcPr>
          <w:p w14:paraId="197704CE" w14:textId="77777777" w:rsidR="001A20E6" w:rsidRDefault="00000000">
            <w:pPr>
              <w:pStyle w:val="TableCellCalendarDayNumberBold"/>
            </w:pPr>
            <w:r>
              <w:t>9</w:t>
            </w:r>
          </w:p>
          <w:p w14:paraId="06000A5D" w14:textId="77777777" w:rsidR="001A20E6" w:rsidRDefault="00000000">
            <w:pPr>
              <w:pStyle w:val="TableCellCalendarSubject"/>
            </w:pPr>
            <w:r>
              <w:t>Sociology</w:t>
            </w:r>
          </w:p>
          <w:p w14:paraId="4A9A35C0" w14:textId="77777777" w:rsidR="001A20E6" w:rsidRDefault="00000000">
            <w:pPr>
              <w:pStyle w:val="TableCellCalendarSubject"/>
            </w:pPr>
            <w:r>
              <w:t>History-Ancient</w:t>
            </w:r>
          </w:p>
        </w:tc>
        <w:tc>
          <w:tcPr>
            <w:tcW w:w="700" w:type="pct"/>
            <w:shd w:val="clear" w:color="auto" w:fill="DCFCE7"/>
            <w:tcMar>
              <w:top w:w="200" w:type="dxa"/>
              <w:left w:w="100" w:type="dxa"/>
              <w:bottom w:w="200" w:type="dxa"/>
              <w:right w:w="100" w:type="dxa"/>
            </w:tcMar>
          </w:tcPr>
          <w:p w14:paraId="190CE7C9" w14:textId="77777777" w:rsidR="001A20E6" w:rsidRDefault="00000000">
            <w:pPr>
              <w:pStyle w:val="TableCellCalendarDayNumberBold"/>
            </w:pPr>
            <w:r>
              <w:t>10</w:t>
            </w:r>
          </w:p>
          <w:p w14:paraId="1F24C61D" w14:textId="77777777" w:rsidR="001A20E6" w:rsidRDefault="00000000">
            <w:pPr>
              <w:pStyle w:val="TableCellCalendarSubject"/>
            </w:pPr>
            <w:r>
              <w:t>Sociology</w:t>
            </w:r>
          </w:p>
          <w:p w14:paraId="60D113EF" w14:textId="77777777" w:rsidR="001A20E6" w:rsidRDefault="00000000">
            <w:pPr>
              <w:pStyle w:val="TableCellCalendarSubject"/>
            </w:pPr>
            <w:r>
              <w:t>History-Ancient</w:t>
            </w:r>
          </w:p>
        </w:tc>
        <w:tc>
          <w:tcPr>
            <w:tcW w:w="700" w:type="pct"/>
            <w:shd w:val="clear" w:color="auto" w:fill="DCFCE7"/>
            <w:tcMar>
              <w:top w:w="200" w:type="dxa"/>
              <w:left w:w="100" w:type="dxa"/>
              <w:bottom w:w="200" w:type="dxa"/>
              <w:right w:w="100" w:type="dxa"/>
            </w:tcMar>
          </w:tcPr>
          <w:p w14:paraId="4FF6AA04" w14:textId="77777777" w:rsidR="001A20E6" w:rsidRDefault="00000000">
            <w:pPr>
              <w:pStyle w:val="TableCellCalendarDayNumberBold"/>
            </w:pPr>
            <w:r>
              <w:t>11</w:t>
            </w:r>
          </w:p>
          <w:p w14:paraId="44E52E66" w14:textId="77777777" w:rsidR="001A20E6" w:rsidRDefault="00000000">
            <w:pPr>
              <w:pStyle w:val="TableCellCalendarSubject"/>
            </w:pPr>
            <w:r>
              <w:t>Sociology</w:t>
            </w:r>
          </w:p>
          <w:p w14:paraId="2731DBD1" w14:textId="77777777" w:rsidR="001A20E6" w:rsidRDefault="00000000">
            <w:pPr>
              <w:pStyle w:val="TableCellCalendarSubject"/>
            </w:pPr>
            <w:r>
              <w:t>History-Ancient</w:t>
            </w:r>
          </w:p>
        </w:tc>
        <w:tc>
          <w:tcPr>
            <w:tcW w:w="700" w:type="pct"/>
            <w:shd w:val="clear" w:color="auto" w:fill="DCFCE7"/>
            <w:tcMar>
              <w:top w:w="200" w:type="dxa"/>
              <w:left w:w="100" w:type="dxa"/>
              <w:bottom w:w="200" w:type="dxa"/>
              <w:right w:w="100" w:type="dxa"/>
            </w:tcMar>
          </w:tcPr>
          <w:p w14:paraId="3ECAB5D2" w14:textId="77777777" w:rsidR="001A20E6" w:rsidRDefault="00000000">
            <w:pPr>
              <w:pStyle w:val="TableCellCalendarDayNumberBold"/>
            </w:pPr>
            <w:r>
              <w:t>12</w:t>
            </w:r>
          </w:p>
          <w:p w14:paraId="01AE0B6A" w14:textId="77777777" w:rsidR="001A20E6" w:rsidRDefault="00000000">
            <w:pPr>
              <w:pStyle w:val="TableCellCalendarSubject"/>
            </w:pPr>
            <w:r>
              <w:t>Sociology</w:t>
            </w:r>
          </w:p>
          <w:p w14:paraId="0CF897FC" w14:textId="77777777" w:rsidR="001A20E6" w:rsidRDefault="00000000">
            <w:pPr>
              <w:pStyle w:val="TableCellCalendarSubject"/>
            </w:pPr>
            <w:r>
              <w:t>History-Medieval</w:t>
            </w:r>
          </w:p>
        </w:tc>
        <w:tc>
          <w:tcPr>
            <w:tcW w:w="700" w:type="pct"/>
            <w:shd w:val="clear" w:color="auto" w:fill="DCFCE7"/>
            <w:tcMar>
              <w:top w:w="200" w:type="dxa"/>
              <w:left w:w="100" w:type="dxa"/>
              <w:bottom w:w="200" w:type="dxa"/>
              <w:right w:w="100" w:type="dxa"/>
            </w:tcMar>
          </w:tcPr>
          <w:p w14:paraId="37EB540D" w14:textId="77777777" w:rsidR="001A20E6" w:rsidRDefault="00000000">
            <w:pPr>
              <w:pStyle w:val="TableCellCalendarDayNumberBold"/>
            </w:pPr>
            <w:r>
              <w:t>13</w:t>
            </w:r>
          </w:p>
          <w:p w14:paraId="5A04355A" w14:textId="77777777" w:rsidR="001A20E6" w:rsidRDefault="00000000">
            <w:pPr>
              <w:pStyle w:val="TableCellCalendarSubject"/>
            </w:pPr>
            <w:r>
              <w:t>Sociology</w:t>
            </w:r>
          </w:p>
          <w:p w14:paraId="6E7FA8EA" w14:textId="77777777" w:rsidR="001A20E6" w:rsidRDefault="00000000">
            <w:pPr>
              <w:pStyle w:val="TableCellCalendarSubject"/>
            </w:pPr>
            <w:r>
              <w:t>History-Medieval</w:t>
            </w:r>
          </w:p>
        </w:tc>
        <w:tc>
          <w:tcPr>
            <w:tcW w:w="700" w:type="pct"/>
            <w:shd w:val="clear" w:color="auto" w:fill="DCFCE7"/>
            <w:tcMar>
              <w:top w:w="200" w:type="dxa"/>
              <w:left w:w="100" w:type="dxa"/>
              <w:bottom w:w="200" w:type="dxa"/>
              <w:right w:w="100" w:type="dxa"/>
            </w:tcMar>
          </w:tcPr>
          <w:p w14:paraId="32801670" w14:textId="77777777" w:rsidR="001A20E6" w:rsidRDefault="00000000">
            <w:pPr>
              <w:pStyle w:val="TableCellCalendarDayNumberBold"/>
            </w:pPr>
            <w:r>
              <w:t>14</w:t>
            </w:r>
          </w:p>
          <w:p w14:paraId="76E9A312" w14:textId="77777777" w:rsidR="001A20E6" w:rsidRDefault="00000000">
            <w:pPr>
              <w:pStyle w:val="TableCellCalendarSubject"/>
            </w:pPr>
            <w:r>
              <w:t>Sociology</w:t>
            </w:r>
          </w:p>
          <w:p w14:paraId="7C21E850" w14:textId="77777777" w:rsidR="001A20E6" w:rsidRDefault="00000000">
            <w:pPr>
              <w:pStyle w:val="TableCellCalendarSubject"/>
            </w:pPr>
            <w:r>
              <w:t>History-Medieval</w:t>
            </w:r>
          </w:p>
        </w:tc>
      </w:tr>
      <w:tr w:rsidR="001A20E6" w14:paraId="14EAE3AE" w14:textId="77777777">
        <w:tc>
          <w:tcPr>
            <w:tcW w:w="700" w:type="pct"/>
            <w:shd w:val="clear" w:color="auto" w:fill="DCFCE7"/>
            <w:tcMar>
              <w:top w:w="200" w:type="dxa"/>
              <w:left w:w="100" w:type="dxa"/>
              <w:bottom w:w="200" w:type="dxa"/>
              <w:right w:w="100" w:type="dxa"/>
            </w:tcMar>
          </w:tcPr>
          <w:p w14:paraId="418E7D35" w14:textId="77777777" w:rsidR="001A20E6" w:rsidRDefault="00000000">
            <w:pPr>
              <w:pStyle w:val="TableCellCalendarDayNumberBold"/>
            </w:pPr>
            <w:r>
              <w:t>15</w:t>
            </w:r>
          </w:p>
          <w:p w14:paraId="12662855" w14:textId="77777777" w:rsidR="001A20E6" w:rsidRDefault="00000000">
            <w:pPr>
              <w:pStyle w:val="TableCellCalendarSubject"/>
            </w:pPr>
            <w:r>
              <w:t>Sociology</w:t>
            </w:r>
          </w:p>
          <w:p w14:paraId="742602B1" w14:textId="77777777" w:rsidR="001A20E6" w:rsidRDefault="00000000">
            <w:pPr>
              <w:pStyle w:val="TableCellCalendarSubject"/>
            </w:pPr>
            <w:r>
              <w:t>History-Medieval</w:t>
            </w:r>
          </w:p>
        </w:tc>
        <w:tc>
          <w:tcPr>
            <w:tcW w:w="700" w:type="pct"/>
            <w:shd w:val="clear" w:color="auto" w:fill="DCFCE7"/>
            <w:tcMar>
              <w:top w:w="200" w:type="dxa"/>
              <w:left w:w="100" w:type="dxa"/>
              <w:bottom w:w="200" w:type="dxa"/>
              <w:right w:w="100" w:type="dxa"/>
            </w:tcMar>
          </w:tcPr>
          <w:p w14:paraId="71423AE1" w14:textId="77777777" w:rsidR="001A20E6" w:rsidRDefault="00000000">
            <w:pPr>
              <w:pStyle w:val="TableCellCalendarDayNumberBold"/>
            </w:pPr>
            <w:r>
              <w:t>16</w:t>
            </w:r>
          </w:p>
          <w:p w14:paraId="14D9D03D" w14:textId="77777777" w:rsidR="001A20E6" w:rsidRDefault="00000000">
            <w:pPr>
              <w:pStyle w:val="TableCellCalendarSubject"/>
            </w:pPr>
            <w:r>
              <w:t>Sociology</w:t>
            </w:r>
          </w:p>
          <w:p w14:paraId="03166970" w14:textId="77777777" w:rsidR="001A20E6" w:rsidRDefault="00000000">
            <w:pPr>
              <w:pStyle w:val="TableCellCalendarSubject"/>
            </w:pPr>
            <w:r>
              <w:t>History-Medieval</w:t>
            </w:r>
          </w:p>
        </w:tc>
        <w:tc>
          <w:tcPr>
            <w:tcW w:w="700" w:type="pct"/>
            <w:shd w:val="clear" w:color="auto" w:fill="DCFCE7"/>
            <w:tcMar>
              <w:top w:w="200" w:type="dxa"/>
              <w:left w:w="100" w:type="dxa"/>
              <w:bottom w:w="200" w:type="dxa"/>
              <w:right w:w="100" w:type="dxa"/>
            </w:tcMar>
          </w:tcPr>
          <w:p w14:paraId="0DD7A6C9" w14:textId="77777777" w:rsidR="001A20E6" w:rsidRDefault="00000000">
            <w:pPr>
              <w:pStyle w:val="TableCellCalendarDayNumberBold"/>
            </w:pPr>
            <w:r>
              <w:t>17</w:t>
            </w:r>
          </w:p>
          <w:p w14:paraId="2526303C" w14:textId="77777777" w:rsidR="001A20E6" w:rsidRDefault="00000000">
            <w:pPr>
              <w:pStyle w:val="TableCellCalendarSubject"/>
            </w:pPr>
            <w:r>
              <w:t>Sociology</w:t>
            </w:r>
          </w:p>
          <w:p w14:paraId="451535A7" w14:textId="77777777" w:rsidR="001A20E6" w:rsidRDefault="00000000">
            <w:pPr>
              <w:pStyle w:val="TableCellCalendarSubject"/>
            </w:pPr>
            <w:r>
              <w:t>History-Medieval</w:t>
            </w:r>
          </w:p>
        </w:tc>
        <w:tc>
          <w:tcPr>
            <w:tcW w:w="700" w:type="pct"/>
            <w:shd w:val="clear" w:color="auto" w:fill="DCFCE7"/>
            <w:tcMar>
              <w:top w:w="200" w:type="dxa"/>
              <w:left w:w="100" w:type="dxa"/>
              <w:bottom w:w="200" w:type="dxa"/>
              <w:right w:w="100" w:type="dxa"/>
            </w:tcMar>
          </w:tcPr>
          <w:p w14:paraId="59B828EC" w14:textId="77777777" w:rsidR="001A20E6" w:rsidRDefault="00000000">
            <w:pPr>
              <w:pStyle w:val="TableCellCalendarDayNumberBold"/>
            </w:pPr>
            <w:r>
              <w:t>18</w:t>
            </w:r>
          </w:p>
          <w:p w14:paraId="0906DD19" w14:textId="77777777" w:rsidR="001A20E6" w:rsidRDefault="00000000">
            <w:pPr>
              <w:pStyle w:val="TableCellCalendarSubject"/>
            </w:pPr>
            <w:r>
              <w:t>Sociology</w:t>
            </w:r>
          </w:p>
          <w:p w14:paraId="675CC91E" w14:textId="77777777" w:rsidR="001A20E6" w:rsidRDefault="00000000">
            <w:pPr>
              <w:pStyle w:val="TableCellCalendarSubject"/>
            </w:pPr>
            <w:r>
              <w:t>History-Medieval</w:t>
            </w:r>
          </w:p>
        </w:tc>
        <w:tc>
          <w:tcPr>
            <w:tcW w:w="700" w:type="pct"/>
            <w:shd w:val="clear" w:color="auto" w:fill="DCFCE7"/>
            <w:tcMar>
              <w:top w:w="200" w:type="dxa"/>
              <w:left w:w="100" w:type="dxa"/>
              <w:bottom w:w="200" w:type="dxa"/>
              <w:right w:w="100" w:type="dxa"/>
            </w:tcMar>
          </w:tcPr>
          <w:p w14:paraId="6D9C7736" w14:textId="77777777" w:rsidR="001A20E6" w:rsidRDefault="00000000">
            <w:pPr>
              <w:pStyle w:val="TableCellCalendarDayNumberBold"/>
            </w:pPr>
            <w:r>
              <w:t>19</w:t>
            </w:r>
          </w:p>
          <w:p w14:paraId="2696415D" w14:textId="77777777" w:rsidR="001A20E6" w:rsidRDefault="00000000">
            <w:pPr>
              <w:pStyle w:val="TableCellCalendarSubject"/>
            </w:pPr>
            <w:r>
              <w:t>Sociology</w:t>
            </w:r>
          </w:p>
          <w:p w14:paraId="6D565217" w14:textId="77777777" w:rsidR="001A20E6" w:rsidRDefault="00000000">
            <w:pPr>
              <w:pStyle w:val="TableCellCalendarSubject"/>
            </w:pPr>
            <w:r>
              <w:t>History-Medieval</w:t>
            </w:r>
          </w:p>
        </w:tc>
        <w:tc>
          <w:tcPr>
            <w:tcW w:w="700" w:type="pct"/>
            <w:shd w:val="clear" w:color="auto" w:fill="DCFCE7"/>
            <w:tcMar>
              <w:top w:w="200" w:type="dxa"/>
              <w:left w:w="100" w:type="dxa"/>
              <w:bottom w:w="200" w:type="dxa"/>
              <w:right w:w="100" w:type="dxa"/>
            </w:tcMar>
          </w:tcPr>
          <w:p w14:paraId="23983D3C" w14:textId="77777777" w:rsidR="001A20E6" w:rsidRDefault="00000000">
            <w:pPr>
              <w:pStyle w:val="TableCellCalendarDayNumberBold"/>
            </w:pPr>
            <w:r>
              <w:t>20</w:t>
            </w:r>
          </w:p>
          <w:p w14:paraId="2271EA76" w14:textId="77777777" w:rsidR="001A20E6" w:rsidRDefault="00000000">
            <w:pPr>
              <w:pStyle w:val="TableCellCalendarSubject"/>
            </w:pPr>
            <w:r>
              <w:t>Sociology</w:t>
            </w:r>
          </w:p>
          <w:p w14:paraId="073C652C" w14:textId="77777777" w:rsidR="001A20E6" w:rsidRDefault="00000000">
            <w:pPr>
              <w:pStyle w:val="TableCellCalendarSubject"/>
            </w:pPr>
            <w:r>
              <w:t>History-Medieval</w:t>
            </w:r>
          </w:p>
        </w:tc>
        <w:tc>
          <w:tcPr>
            <w:tcW w:w="700" w:type="pct"/>
            <w:shd w:val="clear" w:color="auto" w:fill="DCFCE7"/>
            <w:tcMar>
              <w:top w:w="200" w:type="dxa"/>
              <w:left w:w="100" w:type="dxa"/>
              <w:bottom w:w="200" w:type="dxa"/>
              <w:right w:w="100" w:type="dxa"/>
            </w:tcMar>
          </w:tcPr>
          <w:p w14:paraId="3301F438" w14:textId="77777777" w:rsidR="001A20E6" w:rsidRDefault="00000000">
            <w:pPr>
              <w:pStyle w:val="TableCellCalendarDayNumberBold"/>
            </w:pPr>
            <w:r>
              <w:t>21</w:t>
            </w:r>
          </w:p>
          <w:p w14:paraId="6D02DAC3" w14:textId="77777777" w:rsidR="001A20E6" w:rsidRDefault="00000000">
            <w:pPr>
              <w:pStyle w:val="TableCellCalendarSubject"/>
            </w:pPr>
            <w:r>
              <w:t>Sociology</w:t>
            </w:r>
          </w:p>
          <w:p w14:paraId="218F638D" w14:textId="77777777" w:rsidR="001A20E6" w:rsidRDefault="00000000">
            <w:pPr>
              <w:pStyle w:val="TableCellCalendarSubject"/>
            </w:pPr>
            <w:r>
              <w:t>History-Medieval</w:t>
            </w:r>
          </w:p>
        </w:tc>
      </w:tr>
      <w:tr w:rsidR="001A20E6" w14:paraId="178ADD23" w14:textId="77777777">
        <w:tc>
          <w:tcPr>
            <w:tcW w:w="700" w:type="pct"/>
            <w:shd w:val="clear" w:color="auto" w:fill="DCFCE7"/>
            <w:tcMar>
              <w:top w:w="200" w:type="dxa"/>
              <w:left w:w="100" w:type="dxa"/>
              <w:bottom w:w="200" w:type="dxa"/>
              <w:right w:w="100" w:type="dxa"/>
            </w:tcMar>
          </w:tcPr>
          <w:p w14:paraId="122D3A51" w14:textId="77777777" w:rsidR="001A20E6" w:rsidRDefault="00000000">
            <w:pPr>
              <w:pStyle w:val="TableCellCalendarDayNumberBold"/>
            </w:pPr>
            <w:r>
              <w:t>22</w:t>
            </w:r>
          </w:p>
          <w:p w14:paraId="6C23006D" w14:textId="77777777" w:rsidR="001A20E6" w:rsidRDefault="00000000">
            <w:pPr>
              <w:pStyle w:val="TableCellCalendarSubject"/>
            </w:pPr>
            <w:r>
              <w:t>Sociology</w:t>
            </w:r>
          </w:p>
          <w:p w14:paraId="15D44EFC" w14:textId="77777777" w:rsidR="001A20E6" w:rsidRDefault="00000000">
            <w:pPr>
              <w:pStyle w:val="TableCellCalendarSubject"/>
            </w:pPr>
            <w:r>
              <w:t>History-Medieval</w:t>
            </w:r>
          </w:p>
        </w:tc>
        <w:tc>
          <w:tcPr>
            <w:tcW w:w="700" w:type="pct"/>
            <w:shd w:val="clear" w:color="auto" w:fill="DCFCE7"/>
            <w:tcMar>
              <w:top w:w="200" w:type="dxa"/>
              <w:left w:w="100" w:type="dxa"/>
              <w:bottom w:w="200" w:type="dxa"/>
              <w:right w:w="100" w:type="dxa"/>
            </w:tcMar>
          </w:tcPr>
          <w:p w14:paraId="0CE6D6EB" w14:textId="77777777" w:rsidR="001A20E6" w:rsidRDefault="00000000">
            <w:pPr>
              <w:pStyle w:val="TableCellCalendarDayNumberBold"/>
            </w:pPr>
            <w:r>
              <w:t>23</w:t>
            </w:r>
          </w:p>
          <w:p w14:paraId="0ECF9FC9" w14:textId="77777777" w:rsidR="001A20E6" w:rsidRDefault="00000000">
            <w:pPr>
              <w:pStyle w:val="TableCellCalendarSubject"/>
            </w:pPr>
            <w:r>
              <w:t>Sociology</w:t>
            </w:r>
          </w:p>
          <w:p w14:paraId="4E318E27" w14:textId="77777777" w:rsidR="001A20E6" w:rsidRDefault="00000000">
            <w:pPr>
              <w:pStyle w:val="TableCellCalendarSubject"/>
            </w:pPr>
            <w:r>
              <w:t>History-Medieval</w:t>
            </w:r>
          </w:p>
        </w:tc>
        <w:tc>
          <w:tcPr>
            <w:tcW w:w="700" w:type="pct"/>
            <w:shd w:val="clear" w:color="auto" w:fill="DCFCE7"/>
            <w:tcMar>
              <w:top w:w="200" w:type="dxa"/>
              <w:left w:w="100" w:type="dxa"/>
              <w:bottom w:w="200" w:type="dxa"/>
              <w:right w:w="100" w:type="dxa"/>
            </w:tcMar>
          </w:tcPr>
          <w:p w14:paraId="5E27477B" w14:textId="77777777" w:rsidR="001A20E6" w:rsidRDefault="00000000">
            <w:pPr>
              <w:pStyle w:val="TableCellCalendarDayNumberBold"/>
            </w:pPr>
            <w:r>
              <w:t>24</w:t>
            </w:r>
          </w:p>
          <w:p w14:paraId="23EE274E" w14:textId="77777777" w:rsidR="001A20E6" w:rsidRDefault="00000000">
            <w:pPr>
              <w:pStyle w:val="TableCellCalendarSubject"/>
            </w:pPr>
            <w:r>
              <w:t>Sociology</w:t>
            </w:r>
          </w:p>
          <w:p w14:paraId="0266AB37" w14:textId="77777777" w:rsidR="001A20E6" w:rsidRDefault="00000000">
            <w:pPr>
              <w:pStyle w:val="TableCellCalendarSubject"/>
            </w:pPr>
            <w:r>
              <w:t>History-Medieval</w:t>
            </w:r>
          </w:p>
        </w:tc>
        <w:tc>
          <w:tcPr>
            <w:tcW w:w="700" w:type="pct"/>
            <w:shd w:val="clear" w:color="auto" w:fill="DCFCE7"/>
            <w:tcMar>
              <w:top w:w="200" w:type="dxa"/>
              <w:left w:w="100" w:type="dxa"/>
              <w:bottom w:w="200" w:type="dxa"/>
              <w:right w:w="100" w:type="dxa"/>
            </w:tcMar>
          </w:tcPr>
          <w:p w14:paraId="37C30238" w14:textId="77777777" w:rsidR="001A20E6" w:rsidRDefault="00000000">
            <w:pPr>
              <w:pStyle w:val="TableCellCalendarDayNumberBold"/>
            </w:pPr>
            <w:r>
              <w:t>25</w:t>
            </w:r>
          </w:p>
          <w:p w14:paraId="4F3902C0" w14:textId="77777777" w:rsidR="001A20E6" w:rsidRDefault="00000000">
            <w:pPr>
              <w:pStyle w:val="TableCellCalendarSubject"/>
            </w:pPr>
            <w:r>
              <w:t>Sociology</w:t>
            </w:r>
          </w:p>
          <w:p w14:paraId="592B5983"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6F15E7A7" w14:textId="77777777" w:rsidR="001A20E6" w:rsidRDefault="00000000">
            <w:pPr>
              <w:pStyle w:val="TableCellCalendarDayNumberBold"/>
            </w:pPr>
            <w:r>
              <w:t>26</w:t>
            </w:r>
          </w:p>
          <w:p w14:paraId="3664F58B" w14:textId="77777777" w:rsidR="001A20E6" w:rsidRDefault="00000000">
            <w:pPr>
              <w:pStyle w:val="TableCellCalendarSubject"/>
            </w:pPr>
            <w:r>
              <w:t>Sociology</w:t>
            </w:r>
          </w:p>
          <w:p w14:paraId="5A2CA358"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7D835C9A" w14:textId="77777777" w:rsidR="001A20E6" w:rsidRDefault="00000000">
            <w:pPr>
              <w:pStyle w:val="TableCellCalendarDayNumberBold"/>
            </w:pPr>
            <w:r>
              <w:t>27</w:t>
            </w:r>
          </w:p>
          <w:p w14:paraId="338486E4" w14:textId="77777777" w:rsidR="001A20E6" w:rsidRDefault="00000000">
            <w:pPr>
              <w:pStyle w:val="TableCellCalendarSubject"/>
            </w:pPr>
            <w:r>
              <w:t>Sociology</w:t>
            </w:r>
          </w:p>
          <w:p w14:paraId="7E37B7E9"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3A9752BE" w14:textId="77777777" w:rsidR="001A20E6" w:rsidRDefault="00000000">
            <w:pPr>
              <w:pStyle w:val="TableCellCalendarDayNumberBold"/>
            </w:pPr>
            <w:r>
              <w:t>28</w:t>
            </w:r>
          </w:p>
          <w:p w14:paraId="5A4E087B" w14:textId="77777777" w:rsidR="001A20E6" w:rsidRDefault="00000000">
            <w:pPr>
              <w:pStyle w:val="TableCellCalendarSubject"/>
            </w:pPr>
            <w:r>
              <w:t>Sociology</w:t>
            </w:r>
          </w:p>
          <w:p w14:paraId="7EA83F21" w14:textId="77777777" w:rsidR="001A20E6" w:rsidRDefault="00000000">
            <w:pPr>
              <w:pStyle w:val="TableCellCalendarSubject"/>
            </w:pPr>
            <w:r>
              <w:t>History-Modern</w:t>
            </w:r>
          </w:p>
        </w:tc>
      </w:tr>
      <w:tr w:rsidR="001A20E6" w14:paraId="556FBAF9" w14:textId="77777777">
        <w:tc>
          <w:tcPr>
            <w:tcW w:w="700" w:type="pct"/>
            <w:tcMar>
              <w:top w:w="200" w:type="dxa"/>
              <w:left w:w="100" w:type="dxa"/>
              <w:bottom w:w="200" w:type="dxa"/>
              <w:right w:w="100" w:type="dxa"/>
            </w:tcMar>
          </w:tcPr>
          <w:p w14:paraId="45523CD7" w14:textId="77777777" w:rsidR="001A20E6" w:rsidRDefault="001A20E6"/>
        </w:tc>
        <w:tc>
          <w:tcPr>
            <w:tcW w:w="700" w:type="pct"/>
            <w:tcMar>
              <w:top w:w="200" w:type="dxa"/>
              <w:left w:w="100" w:type="dxa"/>
              <w:bottom w:w="200" w:type="dxa"/>
              <w:right w:w="100" w:type="dxa"/>
            </w:tcMar>
          </w:tcPr>
          <w:p w14:paraId="7EF4D5A0" w14:textId="77777777" w:rsidR="001A20E6" w:rsidRDefault="001A20E6"/>
        </w:tc>
        <w:tc>
          <w:tcPr>
            <w:tcW w:w="700" w:type="pct"/>
            <w:tcMar>
              <w:top w:w="200" w:type="dxa"/>
              <w:left w:w="100" w:type="dxa"/>
              <w:bottom w:w="200" w:type="dxa"/>
              <w:right w:w="100" w:type="dxa"/>
            </w:tcMar>
          </w:tcPr>
          <w:p w14:paraId="11B44CF2" w14:textId="77777777" w:rsidR="001A20E6" w:rsidRDefault="001A20E6"/>
        </w:tc>
        <w:tc>
          <w:tcPr>
            <w:tcW w:w="700" w:type="pct"/>
            <w:tcMar>
              <w:top w:w="200" w:type="dxa"/>
              <w:left w:w="100" w:type="dxa"/>
              <w:bottom w:w="200" w:type="dxa"/>
              <w:right w:w="100" w:type="dxa"/>
            </w:tcMar>
          </w:tcPr>
          <w:p w14:paraId="4CF89018" w14:textId="77777777" w:rsidR="001A20E6" w:rsidRDefault="001A20E6"/>
        </w:tc>
        <w:tc>
          <w:tcPr>
            <w:tcW w:w="700" w:type="pct"/>
            <w:tcMar>
              <w:top w:w="200" w:type="dxa"/>
              <w:left w:w="100" w:type="dxa"/>
              <w:bottom w:w="200" w:type="dxa"/>
              <w:right w:w="100" w:type="dxa"/>
            </w:tcMar>
          </w:tcPr>
          <w:p w14:paraId="76BCBAB0" w14:textId="77777777" w:rsidR="001A20E6" w:rsidRDefault="001A20E6"/>
        </w:tc>
        <w:tc>
          <w:tcPr>
            <w:tcW w:w="700" w:type="pct"/>
            <w:tcMar>
              <w:top w:w="200" w:type="dxa"/>
              <w:left w:w="100" w:type="dxa"/>
              <w:bottom w:w="200" w:type="dxa"/>
              <w:right w:w="100" w:type="dxa"/>
            </w:tcMar>
          </w:tcPr>
          <w:p w14:paraId="4152E733" w14:textId="77777777" w:rsidR="001A20E6" w:rsidRDefault="001A20E6"/>
        </w:tc>
        <w:tc>
          <w:tcPr>
            <w:tcW w:w="700" w:type="pct"/>
            <w:tcMar>
              <w:top w:w="200" w:type="dxa"/>
              <w:left w:w="100" w:type="dxa"/>
              <w:bottom w:w="200" w:type="dxa"/>
              <w:right w:w="100" w:type="dxa"/>
            </w:tcMar>
          </w:tcPr>
          <w:p w14:paraId="247C73B5" w14:textId="77777777" w:rsidR="001A20E6" w:rsidRDefault="001A20E6"/>
        </w:tc>
      </w:tr>
    </w:tbl>
    <w:p w14:paraId="3A64C297" w14:textId="02F7229E" w:rsidR="001A20E6" w:rsidRDefault="003228F5">
      <w:pPr>
        <w:spacing w:after="400"/>
      </w:pPr>
      <w:ins w:id="40" w:author="kalyan inampudi" w:date="2025-10-29T20:17:00Z" w16du:dateUtc="2025-10-29T14:47:00Z">
        <w:r>
          <w:t xml:space="preserve">C2 started with Essay (wrong) + Sociology {Good as per Optional First strategy} + Ancient History </w:t>
        </w:r>
      </w:ins>
    </w:p>
    <w:p w14:paraId="4689F66B" w14:textId="77777777" w:rsidR="001A20E6" w:rsidRDefault="00000000">
      <w:pPr>
        <w:pStyle w:val="ResourceTitle"/>
      </w:pPr>
      <w:r>
        <w:t>📚 Resources for February 2026</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364F94E9" w14:textId="77777777">
        <w:tc>
          <w:tcPr>
            <w:tcW w:w="1650" w:type="pct"/>
            <w:tcBorders>
              <w:bottom w:val="single" w:sz="2" w:space="0" w:color="D1D5DB"/>
              <w:right w:val="single" w:sz="2" w:space="0" w:color="D1D5DB"/>
            </w:tcBorders>
            <w:tcMar>
              <w:top w:w="200" w:type="dxa"/>
              <w:left w:w="150" w:type="dxa"/>
              <w:bottom w:w="200" w:type="dxa"/>
              <w:right w:w="150" w:type="dxa"/>
            </w:tcMar>
          </w:tcPr>
          <w:p w14:paraId="35BF3F5D" w14:textId="77777777" w:rsidR="001A20E6" w:rsidRDefault="00000000">
            <w:pPr>
              <w:pStyle w:val="TableCellSubjectName"/>
            </w:pPr>
            <w:r>
              <w:t>Essay</w:t>
            </w:r>
          </w:p>
          <w:p w14:paraId="04EE9A1F" w14:textId="77777777" w:rsidR="001A20E6" w:rsidRDefault="00000000">
            <w:pPr>
              <w:pStyle w:val="TableCellCategoryTitle"/>
            </w:pPr>
            <w:r>
              <w:t>📚 Primary Books</w:t>
            </w:r>
          </w:p>
          <w:p w14:paraId="509B47BD" w14:textId="77777777" w:rsidR="001A20E6" w:rsidRDefault="00000000">
            <w:pPr>
              <w:pStyle w:val="TableCellResourceItem"/>
            </w:pPr>
            <w:r>
              <w:t>• Michael Sandel – Justice</w:t>
            </w:r>
          </w:p>
          <w:p w14:paraId="701C0B81" w14:textId="77777777" w:rsidR="001A20E6" w:rsidRDefault="00000000">
            <w:pPr>
              <w:pStyle w:val="TableCellResourceItem"/>
            </w:pPr>
            <w:r>
              <w:t>• Ethics by Jitin Yadav</w:t>
            </w:r>
          </w:p>
          <w:p w14:paraId="7EF238A3" w14:textId="77777777" w:rsidR="001A20E6" w:rsidRDefault="00000000">
            <w:pPr>
              <w:pStyle w:val="TableCellResourceItem"/>
            </w:pPr>
            <w:r>
              <w:t>• 2nd ARC (4th, 10th – Ethics in Governance)</w:t>
            </w:r>
          </w:p>
          <w:p w14:paraId="2D73D142" w14:textId="77777777" w:rsidR="001A20E6" w:rsidRDefault="00000000">
            <w:pPr>
              <w:pStyle w:val="TableCellCategoryTitle"/>
            </w:pPr>
            <w:r>
              <w:t>📝 Practice Materials</w:t>
            </w:r>
          </w:p>
          <w:p w14:paraId="4F2F972F" w14:textId="77777777" w:rsidR="001A20E6" w:rsidRDefault="00000000">
            <w:pPr>
              <w:pStyle w:val="TableCellResourceItem"/>
            </w:pPr>
            <w:r>
              <w:t>• La Excellence Ethics Material</w:t>
            </w:r>
          </w:p>
          <w:p w14:paraId="6FC7C77A" w14:textId="77777777" w:rsidR="001A20E6" w:rsidRDefault="00000000">
            <w:pPr>
              <w:pStyle w:val="TableCellResourceItem"/>
            </w:pPr>
            <w:r>
              <w:t>• Prelims &amp; Mains Workbooks</w:t>
            </w:r>
          </w:p>
          <w:p w14:paraId="5E3C989E" w14:textId="77777777" w:rsidR="001A20E6" w:rsidRDefault="00000000">
            <w:pPr>
              <w:pStyle w:val="TableCellCategoryTitle"/>
            </w:pPr>
            <w:r>
              <w:t>📰 Current Affairs</w:t>
            </w:r>
          </w:p>
          <w:p w14:paraId="55B7C4A2" w14:textId="77777777" w:rsidR="001A20E6" w:rsidRDefault="00000000">
            <w:pPr>
              <w:pStyle w:val="TableCellResourceItem"/>
            </w:pPr>
            <w:r>
              <w:t>• Newspapers (case studies, ethical dilemmas in news)</w:t>
            </w:r>
          </w:p>
        </w:tc>
        <w:tc>
          <w:tcPr>
            <w:tcW w:w="1650" w:type="pct"/>
            <w:tcBorders>
              <w:bottom w:val="single" w:sz="2" w:space="0" w:color="D1D5DB"/>
              <w:right w:val="single" w:sz="2" w:space="0" w:color="D1D5DB"/>
            </w:tcBorders>
            <w:tcMar>
              <w:top w:w="200" w:type="dxa"/>
              <w:left w:w="150" w:type="dxa"/>
              <w:bottom w:w="200" w:type="dxa"/>
              <w:right w:w="150" w:type="dxa"/>
            </w:tcMar>
          </w:tcPr>
          <w:p w14:paraId="05FF4F86" w14:textId="77777777" w:rsidR="001A20E6" w:rsidRDefault="00000000">
            <w:pPr>
              <w:pStyle w:val="TableCellSubjectName"/>
            </w:pPr>
            <w:r>
              <w:t>Sociology</w:t>
            </w:r>
          </w:p>
          <w:p w14:paraId="2E9A84E6" w14:textId="77777777" w:rsidR="001A20E6" w:rsidRDefault="00000000">
            <w:pPr>
              <w:pStyle w:val="TableCellCategoryTitle"/>
            </w:pPr>
            <w:r>
              <w:t>📝 Practice Materials</w:t>
            </w:r>
          </w:p>
          <w:p w14:paraId="78E92E63" w14:textId="77777777" w:rsidR="001A20E6" w:rsidRDefault="00000000">
            <w:pPr>
              <w:pStyle w:val="TableCellResourceItem"/>
            </w:pPr>
            <w:r>
              <w:t>• La Excellence Sociology Material</w:t>
            </w:r>
          </w:p>
          <w:p w14:paraId="24A58D11" w14:textId="77777777" w:rsidR="001A20E6" w:rsidRDefault="00000000">
            <w:pPr>
              <w:pStyle w:val="TableCellResourceItem"/>
            </w:pPr>
            <w:r>
              <w:t>• Mains RRP + Prelims RRP</w:t>
            </w:r>
          </w:p>
          <w:p w14:paraId="7E219DD0" w14:textId="77777777" w:rsidR="001A20E6" w:rsidRDefault="00000000">
            <w:pPr>
              <w:pStyle w:val="TableCellResourceItem"/>
            </w:pPr>
            <w:r>
              <w:t>• Prelims &amp; Mains Workbooks</w:t>
            </w:r>
          </w:p>
          <w:p w14:paraId="6AB03031" w14:textId="77777777" w:rsidR="001A20E6" w:rsidRDefault="00000000">
            <w:pPr>
              <w:pStyle w:val="TableCellResourceItem"/>
            </w:pPr>
            <w:r>
              <w:t>• Previous Year Question Papers</w:t>
            </w:r>
          </w:p>
          <w:p w14:paraId="0435BCC5" w14:textId="77777777" w:rsidR="001A20E6" w:rsidRDefault="00000000">
            <w:pPr>
              <w:pStyle w:val="TableCellResourceItem"/>
            </w:pPr>
            <w:r>
              <w:t>• Mock Tests</w:t>
            </w:r>
          </w:p>
          <w:p w14:paraId="1C977370" w14:textId="77777777" w:rsidR="001A20E6" w:rsidRDefault="00000000">
            <w:pPr>
              <w:pStyle w:val="TableCellResourceItem"/>
            </w:pPr>
            <w:r>
              <w:t>• La Excellence Indian Society Material</w:t>
            </w:r>
          </w:p>
          <w:p w14:paraId="7934470E" w14:textId="77777777" w:rsidR="001A20E6" w:rsidRDefault="00000000">
            <w:pPr>
              <w:pStyle w:val="TableCellResourceItem"/>
            </w:pPr>
            <w:r>
              <w:t>• Mains Workbook - Paper I</w:t>
            </w:r>
          </w:p>
          <w:p w14:paraId="6596ED34" w14:textId="77777777" w:rsidR="001A20E6" w:rsidRDefault="00000000">
            <w:pPr>
              <w:pStyle w:val="TableCellResourceItem"/>
            </w:pPr>
            <w:r>
              <w:t>• La Excellence Social Change Material</w:t>
            </w:r>
          </w:p>
          <w:p w14:paraId="6A16CD2A" w14:textId="77777777" w:rsidR="001A20E6" w:rsidRDefault="00000000">
            <w:pPr>
              <w:pStyle w:val="TableCellResourceItem"/>
            </w:pPr>
            <w:r>
              <w:t>• Mains Workbook - Paper II</w:t>
            </w:r>
          </w:p>
          <w:p w14:paraId="07C9A5F8" w14:textId="77777777" w:rsidR="001A20E6" w:rsidRDefault="00000000">
            <w:pPr>
              <w:pStyle w:val="TableCellResourceItem"/>
            </w:pPr>
            <w:r>
              <w:t>• La Excellence Sociology of Religion Material</w:t>
            </w:r>
          </w:p>
          <w:p w14:paraId="5DF0C92C" w14:textId="77777777" w:rsidR="001A20E6" w:rsidRDefault="00000000">
            <w:pPr>
              <w:pStyle w:val="TableCellResourceItem"/>
            </w:pPr>
            <w:r>
              <w:t>• Mains Workbook</w:t>
            </w:r>
          </w:p>
          <w:p w14:paraId="79629205" w14:textId="77777777" w:rsidR="001A20E6" w:rsidRDefault="00000000">
            <w:pPr>
              <w:pStyle w:val="TableCellResourceItem"/>
            </w:pPr>
            <w:r>
              <w:t>• La Excellence Sociology of Education Material</w:t>
            </w:r>
          </w:p>
          <w:p w14:paraId="5588BF61" w14:textId="77777777" w:rsidR="001A20E6" w:rsidRDefault="00000000">
            <w:pPr>
              <w:pStyle w:val="TableCellResourceItem"/>
            </w:pPr>
            <w:r>
              <w:t>• Mains Workbook</w:t>
            </w:r>
          </w:p>
          <w:p w14:paraId="7A22C5ED" w14:textId="77777777" w:rsidR="001A20E6" w:rsidRDefault="00000000">
            <w:pPr>
              <w:pStyle w:val="TableCellResourceItem"/>
            </w:pPr>
            <w:r>
              <w:t>• La Excellence Social Stratification Material</w:t>
            </w:r>
          </w:p>
          <w:p w14:paraId="230FFF33" w14:textId="77777777" w:rsidR="001A20E6" w:rsidRDefault="00000000">
            <w:pPr>
              <w:pStyle w:val="TableCellResourceItem"/>
            </w:pPr>
            <w:r>
              <w:t>• Mains Workbook</w:t>
            </w:r>
          </w:p>
          <w:p w14:paraId="37BE02CC" w14:textId="77777777" w:rsidR="001A20E6" w:rsidRDefault="00000000">
            <w:pPr>
              <w:pStyle w:val="TableCellResourceItem"/>
            </w:pPr>
            <w:r>
              <w:t>• La Excellence Gender Studies Material</w:t>
            </w:r>
          </w:p>
          <w:p w14:paraId="0F7E1997" w14:textId="77777777" w:rsidR="001A20E6" w:rsidRDefault="00000000">
            <w:pPr>
              <w:pStyle w:val="TableCellResourceItem"/>
            </w:pPr>
            <w:r>
              <w:t>• Mains Workbook</w:t>
            </w:r>
          </w:p>
          <w:p w14:paraId="73A86249" w14:textId="77777777" w:rsidR="001A20E6" w:rsidRDefault="00000000">
            <w:pPr>
              <w:pStyle w:val="TableCellResourceItem"/>
            </w:pPr>
            <w:r>
              <w:t>• La Excellence Urban Sociology Material</w:t>
            </w:r>
          </w:p>
          <w:p w14:paraId="1DCF7FB6" w14:textId="77777777" w:rsidR="001A20E6" w:rsidRDefault="00000000">
            <w:pPr>
              <w:pStyle w:val="TableCellResourceItem"/>
            </w:pPr>
            <w:r>
              <w:t>• Mains Workbook</w:t>
            </w:r>
          </w:p>
          <w:p w14:paraId="3C631FE4" w14:textId="77777777" w:rsidR="001A20E6" w:rsidRDefault="00000000">
            <w:pPr>
              <w:pStyle w:val="TableCellResourceItem"/>
            </w:pPr>
            <w:r>
              <w:t>• La Excellence Rural Sociology Material</w:t>
            </w:r>
          </w:p>
          <w:p w14:paraId="41CB3F33" w14:textId="77777777" w:rsidR="001A20E6" w:rsidRDefault="00000000">
            <w:pPr>
              <w:pStyle w:val="TableCellResourceItem"/>
            </w:pPr>
            <w:r>
              <w:t>• Mains Workbook</w:t>
            </w:r>
          </w:p>
          <w:p w14:paraId="2D446B69" w14:textId="77777777" w:rsidR="001A20E6" w:rsidRDefault="00000000">
            <w:pPr>
              <w:pStyle w:val="TableCellResourceItem"/>
            </w:pPr>
            <w:r>
              <w:t>• La Excellence Social Movements Material</w:t>
            </w:r>
          </w:p>
          <w:p w14:paraId="34D9537E" w14:textId="77777777" w:rsidR="001A20E6" w:rsidRDefault="00000000">
            <w:pPr>
              <w:pStyle w:val="TableCellResourceItem"/>
            </w:pPr>
            <w:r>
              <w:t>• Mains Workbook</w:t>
            </w:r>
          </w:p>
          <w:p w14:paraId="1064D308" w14:textId="77777777" w:rsidR="001A20E6" w:rsidRDefault="00000000">
            <w:pPr>
              <w:pStyle w:val="TableCellResourceItem"/>
            </w:pPr>
            <w:r>
              <w:t>• La Excellence Sociology of Health Material</w:t>
            </w:r>
          </w:p>
          <w:p w14:paraId="07008D9C" w14:textId="77777777" w:rsidR="001A20E6" w:rsidRDefault="00000000">
            <w:pPr>
              <w:pStyle w:val="TableCellResourceItem"/>
            </w:pPr>
            <w:r>
              <w:t>• Mains Workbook</w:t>
            </w:r>
          </w:p>
          <w:p w14:paraId="3B4559E3" w14:textId="77777777" w:rsidR="001A20E6" w:rsidRDefault="00000000">
            <w:pPr>
              <w:pStyle w:val="TableCellResourceItem"/>
            </w:pPr>
            <w:r>
              <w:t>• La Excellence Sociology of Law Material</w:t>
            </w:r>
          </w:p>
          <w:p w14:paraId="6E96267D" w14:textId="77777777" w:rsidR="001A20E6" w:rsidRDefault="00000000">
            <w:pPr>
              <w:pStyle w:val="TableCellResourceItem"/>
            </w:pPr>
            <w:r>
              <w:t>• Mains Workbook</w:t>
            </w:r>
          </w:p>
          <w:p w14:paraId="114F7F20" w14:textId="77777777" w:rsidR="001A20E6" w:rsidRDefault="00000000">
            <w:pPr>
              <w:pStyle w:val="TableCellResourceItem"/>
            </w:pPr>
            <w:r>
              <w:t>• La Excellence Sociology of Media Material</w:t>
            </w:r>
          </w:p>
          <w:p w14:paraId="31CCAFE4" w14:textId="77777777" w:rsidR="001A20E6" w:rsidRDefault="00000000">
            <w:pPr>
              <w:pStyle w:val="TableCellResourceItem"/>
            </w:pPr>
            <w:r>
              <w:t>• Mains Workbook</w:t>
            </w:r>
          </w:p>
          <w:p w14:paraId="14847953" w14:textId="77777777" w:rsidR="001A20E6" w:rsidRDefault="00000000">
            <w:pPr>
              <w:pStyle w:val="TableCellResourceItem"/>
            </w:pPr>
            <w:r>
              <w:t>• La Excellence Sociology of Science Material</w:t>
            </w:r>
          </w:p>
          <w:p w14:paraId="392F212C" w14:textId="77777777" w:rsidR="001A20E6" w:rsidRDefault="00000000">
            <w:pPr>
              <w:pStyle w:val="TableCellResourceItem"/>
            </w:pPr>
            <w:r>
              <w:t>• Mains Workbook</w:t>
            </w:r>
          </w:p>
          <w:p w14:paraId="60185B6A" w14:textId="77777777" w:rsidR="001A20E6" w:rsidRDefault="00000000">
            <w:pPr>
              <w:pStyle w:val="TableCellResourceItem"/>
            </w:pPr>
            <w:r>
              <w:t>• La Excellence Sociology of Environment Material</w:t>
            </w:r>
          </w:p>
          <w:p w14:paraId="2177E7D2" w14:textId="77777777" w:rsidR="001A20E6" w:rsidRDefault="00000000">
            <w:pPr>
              <w:pStyle w:val="TableCellResourceItem"/>
            </w:pPr>
            <w:r>
              <w:t>• Mains Workbook</w:t>
            </w:r>
          </w:p>
          <w:p w14:paraId="100535DD" w14:textId="77777777" w:rsidR="001A20E6" w:rsidRDefault="00000000">
            <w:pPr>
              <w:pStyle w:val="TableCellResourceItem"/>
            </w:pPr>
            <w:r>
              <w:t>• La Excellence Sociology of Globalization Material</w:t>
            </w:r>
          </w:p>
          <w:p w14:paraId="32F01935" w14:textId="77777777" w:rsidR="001A20E6" w:rsidRDefault="00000000">
            <w:pPr>
              <w:pStyle w:val="TableCellResourceItem"/>
            </w:pPr>
            <w:r>
              <w:t>• Mains Workbook</w:t>
            </w:r>
          </w:p>
          <w:p w14:paraId="4003C964" w14:textId="77777777" w:rsidR="001A20E6" w:rsidRDefault="00000000">
            <w:pPr>
              <w:pStyle w:val="TableCellResourceItem"/>
            </w:pPr>
            <w:r>
              <w:t>• La Excellence Sociology of Work Material</w:t>
            </w:r>
          </w:p>
          <w:p w14:paraId="6C51D193" w14:textId="77777777" w:rsidR="001A20E6" w:rsidRDefault="00000000">
            <w:pPr>
              <w:pStyle w:val="TableCellResourceItem"/>
            </w:pPr>
            <w:r>
              <w:t>• Mains Workbook</w:t>
            </w:r>
          </w:p>
          <w:p w14:paraId="19E1E2D9" w14:textId="77777777" w:rsidR="001A20E6" w:rsidRDefault="00000000">
            <w:pPr>
              <w:pStyle w:val="TableCellCategoryTitle"/>
            </w:pPr>
            <w:r>
              <w:t>📰 Current Affairs</w:t>
            </w:r>
          </w:p>
          <w:p w14:paraId="09C86EA2" w14:textId="77777777" w:rsidR="001A20E6" w:rsidRDefault="00000000">
            <w:pPr>
              <w:pStyle w:val="TableCellResourceItem"/>
            </w:pPr>
            <w:r>
              <w:t>• Indian Sociological Review</w:t>
            </w:r>
          </w:p>
          <w:p w14:paraId="6949017C" w14:textId="77777777" w:rsidR="001A20E6" w:rsidRDefault="00000000">
            <w:pPr>
              <w:pStyle w:val="TableCellResourceItem"/>
            </w:pPr>
            <w:r>
              <w:t>• Economic and Political Weekly (EPW)</w:t>
            </w:r>
          </w:p>
          <w:p w14:paraId="30CADA93" w14:textId="77777777" w:rsidR="001A20E6" w:rsidRDefault="00000000">
            <w:pPr>
              <w:pStyle w:val="TableCellResourceItem"/>
            </w:pPr>
            <w:r>
              <w:t>• Newspapers (The Hindu, Indian Express - Social issues)</w:t>
            </w:r>
          </w:p>
          <w:p w14:paraId="712FFBC9" w14:textId="77777777" w:rsidR="001A20E6" w:rsidRDefault="00000000">
            <w:pPr>
              <w:pStyle w:val="TableCellResourceItem"/>
            </w:pPr>
            <w:r>
              <w:t>• Yojana Magazine</w:t>
            </w:r>
          </w:p>
          <w:p w14:paraId="58DB4BAC" w14:textId="77777777" w:rsidR="001A20E6" w:rsidRDefault="00000000">
            <w:pPr>
              <w:pStyle w:val="TableCellResourceItem"/>
            </w:pPr>
            <w:r>
              <w:t>• Kurukshetra Magazine</w:t>
            </w:r>
          </w:p>
          <w:p w14:paraId="6FF2F6D9" w14:textId="77777777" w:rsidR="001A20E6" w:rsidRDefault="00000000">
            <w:pPr>
              <w:pStyle w:val="TableCellResourceItem"/>
            </w:pPr>
            <w:r>
              <w:t>• Social Watch India Reports</w:t>
            </w:r>
          </w:p>
          <w:p w14:paraId="56F4DC37" w14:textId="77777777" w:rsidR="001A20E6" w:rsidRDefault="00000000">
            <w:pPr>
              <w:pStyle w:val="TableCellResourceItem"/>
            </w:pPr>
            <w:r>
              <w:t>• NSSO Reports</w:t>
            </w:r>
          </w:p>
          <w:p w14:paraId="0AB10DB7" w14:textId="77777777" w:rsidR="001A20E6" w:rsidRDefault="00000000">
            <w:pPr>
              <w:pStyle w:val="TableCellResourceItem"/>
            </w:pPr>
            <w:r>
              <w:t>• NFHS Reports</w:t>
            </w:r>
          </w:p>
          <w:p w14:paraId="4567CFE4" w14:textId="77777777" w:rsidR="001A20E6" w:rsidRDefault="00000000">
            <w:pPr>
              <w:pStyle w:val="TableCellResourceItem"/>
            </w:pPr>
            <w:r>
              <w:t>• EPW Articles on Indian Society</w:t>
            </w:r>
          </w:p>
          <w:p w14:paraId="3A9F3053" w14:textId="77777777" w:rsidR="001A20E6" w:rsidRDefault="00000000">
            <w:pPr>
              <w:pStyle w:val="TableCellResourceItem"/>
            </w:pPr>
            <w:r>
              <w:t>• Census Reports</w:t>
            </w:r>
          </w:p>
          <w:p w14:paraId="080DB978" w14:textId="77777777" w:rsidR="001A20E6" w:rsidRDefault="00000000">
            <w:pPr>
              <w:pStyle w:val="TableCellResourceItem"/>
            </w:pPr>
            <w:r>
              <w:t>• Social Development Reports</w:t>
            </w:r>
          </w:p>
          <w:p w14:paraId="1190F7DB" w14:textId="77777777" w:rsidR="001A20E6" w:rsidRDefault="00000000">
            <w:pPr>
              <w:pStyle w:val="TableCellResourceItem"/>
            </w:pPr>
            <w:r>
              <w:t>• Planning Commission Reports</w:t>
            </w:r>
          </w:p>
          <w:p w14:paraId="01813613" w14:textId="77777777" w:rsidR="001A20E6" w:rsidRDefault="00000000">
            <w:pPr>
              <w:pStyle w:val="TableCellResourceItem"/>
            </w:pPr>
            <w:r>
              <w:t>• NITI Aayog Reports</w:t>
            </w:r>
          </w:p>
          <w:p w14:paraId="55041C24" w14:textId="77777777" w:rsidR="001A20E6" w:rsidRDefault="00000000">
            <w:pPr>
              <w:pStyle w:val="TableCellResourceItem"/>
            </w:pPr>
            <w:r>
              <w:t>• World Bank Reports on India</w:t>
            </w:r>
          </w:p>
          <w:p w14:paraId="19B8757C" w14:textId="77777777" w:rsidR="001A20E6" w:rsidRDefault="00000000">
            <w:pPr>
              <w:pStyle w:val="TableCellResourceItem"/>
            </w:pPr>
            <w:r>
              <w:t>• Religious Demographics Reports</w:t>
            </w:r>
          </w:p>
          <w:p w14:paraId="547FE445" w14:textId="77777777" w:rsidR="001A20E6" w:rsidRDefault="00000000">
            <w:pPr>
              <w:pStyle w:val="TableCellResourceItem"/>
            </w:pPr>
            <w:r>
              <w:t>• Minority Commission Reports</w:t>
            </w:r>
          </w:p>
          <w:p w14:paraId="49651D2F" w14:textId="77777777" w:rsidR="001A20E6" w:rsidRDefault="00000000">
            <w:pPr>
              <w:pStyle w:val="TableCellResourceItem"/>
            </w:pPr>
            <w:r>
              <w:t>• ASER Reports</w:t>
            </w:r>
          </w:p>
          <w:p w14:paraId="471D600D" w14:textId="77777777" w:rsidR="001A20E6" w:rsidRDefault="00000000">
            <w:pPr>
              <w:pStyle w:val="TableCellResourceItem"/>
            </w:pPr>
            <w:r>
              <w:t>• NEP 2020</w:t>
            </w:r>
          </w:p>
          <w:p w14:paraId="4CFAB39B" w14:textId="77777777" w:rsidR="001A20E6" w:rsidRDefault="00000000">
            <w:pPr>
              <w:pStyle w:val="TableCellResourceItem"/>
            </w:pPr>
            <w:r>
              <w:t>• Education Statistics Reports</w:t>
            </w:r>
          </w:p>
          <w:p w14:paraId="48C915D4" w14:textId="77777777" w:rsidR="001A20E6" w:rsidRDefault="00000000">
            <w:pPr>
              <w:pStyle w:val="TableCellResourceItem"/>
            </w:pPr>
            <w:r>
              <w:t>• Sachar Committee Report</w:t>
            </w:r>
          </w:p>
          <w:p w14:paraId="65573BA8" w14:textId="77777777" w:rsidR="001A20E6" w:rsidRDefault="00000000">
            <w:pPr>
              <w:pStyle w:val="TableCellResourceItem"/>
            </w:pPr>
            <w:r>
              <w:t>• Mandal Commission Report</w:t>
            </w:r>
          </w:p>
          <w:p w14:paraId="5E988D79" w14:textId="77777777" w:rsidR="001A20E6" w:rsidRDefault="00000000">
            <w:pPr>
              <w:pStyle w:val="TableCellResourceItem"/>
            </w:pPr>
            <w:r>
              <w:t>• Caste Census Data</w:t>
            </w:r>
          </w:p>
          <w:p w14:paraId="1D7834F3" w14:textId="77777777" w:rsidR="001A20E6" w:rsidRDefault="00000000">
            <w:pPr>
              <w:pStyle w:val="TableCellResourceItem"/>
            </w:pPr>
            <w:r>
              <w:t>• Gender Budget Reports</w:t>
            </w:r>
          </w:p>
          <w:p w14:paraId="27940786" w14:textId="77777777" w:rsidR="001A20E6" w:rsidRDefault="00000000">
            <w:pPr>
              <w:pStyle w:val="TableCellResourceItem"/>
            </w:pPr>
            <w:r>
              <w:t>• Women and Child Development Ministry Reports</w:t>
            </w:r>
          </w:p>
          <w:p w14:paraId="74F170D3" w14:textId="77777777" w:rsidR="001A20E6" w:rsidRDefault="00000000">
            <w:pPr>
              <w:pStyle w:val="TableCellResourceItem"/>
            </w:pPr>
            <w:r>
              <w:t>• NFHS Gender Data</w:t>
            </w:r>
          </w:p>
          <w:p w14:paraId="6D8243FD" w14:textId="77777777" w:rsidR="001A20E6" w:rsidRDefault="00000000">
            <w:pPr>
              <w:pStyle w:val="TableCellResourceItem"/>
            </w:pPr>
            <w:r>
              <w:t>• Census Urban Data</w:t>
            </w:r>
          </w:p>
          <w:p w14:paraId="39772BFC" w14:textId="77777777" w:rsidR="001A20E6" w:rsidRDefault="00000000">
            <w:pPr>
              <w:pStyle w:val="TableCellResourceItem"/>
            </w:pPr>
            <w:r>
              <w:t>• Smart Cities Mission Reports</w:t>
            </w:r>
          </w:p>
          <w:p w14:paraId="2BDF2BC1" w14:textId="77777777" w:rsidR="001A20E6" w:rsidRDefault="00000000">
            <w:pPr>
              <w:pStyle w:val="TableCellResourceItem"/>
            </w:pPr>
            <w:r>
              <w:t>• Urban Development Ministry Reports</w:t>
            </w:r>
          </w:p>
          <w:p w14:paraId="2B9E5059" w14:textId="77777777" w:rsidR="001A20E6" w:rsidRDefault="00000000">
            <w:pPr>
              <w:pStyle w:val="TableCellResourceItem"/>
            </w:pPr>
            <w:r>
              <w:t>• Rural Development Ministry Reports</w:t>
            </w:r>
          </w:p>
          <w:p w14:paraId="737D39E0" w14:textId="77777777" w:rsidR="001A20E6" w:rsidRDefault="00000000">
            <w:pPr>
              <w:pStyle w:val="TableCellResourceItem"/>
            </w:pPr>
            <w:r>
              <w:t>• MGNREGA Reports</w:t>
            </w:r>
          </w:p>
          <w:p w14:paraId="26223486" w14:textId="77777777" w:rsidR="001A20E6" w:rsidRDefault="00000000">
            <w:pPr>
              <w:pStyle w:val="TableCellResourceItem"/>
            </w:pPr>
            <w:r>
              <w:t>• Panchayati Raj Statistics</w:t>
            </w:r>
          </w:p>
          <w:p w14:paraId="0945AC9C" w14:textId="77777777" w:rsidR="001A20E6" w:rsidRDefault="00000000">
            <w:pPr>
              <w:pStyle w:val="TableCellResourceItem"/>
            </w:pPr>
            <w:r>
              <w:t>• Social Movement Case Studies</w:t>
            </w:r>
          </w:p>
          <w:p w14:paraId="50FB8B6D" w14:textId="77777777" w:rsidR="001A20E6" w:rsidRDefault="00000000">
            <w:pPr>
              <w:pStyle w:val="TableCellResourceItem"/>
            </w:pPr>
            <w:r>
              <w:t>• Civil Society Reports</w:t>
            </w:r>
          </w:p>
          <w:p w14:paraId="5D20BB9F" w14:textId="77777777" w:rsidR="001A20E6" w:rsidRDefault="00000000">
            <w:pPr>
              <w:pStyle w:val="TableCellResourceItem"/>
            </w:pPr>
            <w:r>
              <w:t>• Human Rights Reports</w:t>
            </w:r>
          </w:p>
          <w:p w14:paraId="4BCAB999" w14:textId="77777777" w:rsidR="001A20E6" w:rsidRDefault="00000000">
            <w:pPr>
              <w:pStyle w:val="TableCellResourceItem"/>
            </w:pPr>
            <w:r>
              <w:t>• Health Ministry Reports</w:t>
            </w:r>
          </w:p>
          <w:p w14:paraId="3B3EFF92" w14:textId="77777777" w:rsidR="001A20E6" w:rsidRDefault="00000000">
            <w:pPr>
              <w:pStyle w:val="TableCellResourceItem"/>
            </w:pPr>
            <w:r>
              <w:t>• WHO Reports on India</w:t>
            </w:r>
          </w:p>
          <w:p w14:paraId="7ADF4779" w14:textId="77777777" w:rsidR="001A20E6" w:rsidRDefault="00000000">
            <w:pPr>
              <w:pStyle w:val="TableCellResourceItem"/>
            </w:pPr>
            <w:r>
              <w:t>• Ayushman Bharat Reports</w:t>
            </w:r>
          </w:p>
          <w:p w14:paraId="62C5D914" w14:textId="77777777" w:rsidR="001A20E6" w:rsidRDefault="00000000">
            <w:pPr>
              <w:pStyle w:val="TableCellResourceItem"/>
            </w:pPr>
            <w:r>
              <w:t>• Law Commission Reports</w:t>
            </w:r>
          </w:p>
          <w:p w14:paraId="5B25B24D" w14:textId="77777777" w:rsidR="001A20E6" w:rsidRDefault="00000000">
            <w:pPr>
              <w:pStyle w:val="TableCellResourceItem"/>
            </w:pPr>
            <w:r>
              <w:t>• Supreme Court Judgments</w:t>
            </w:r>
          </w:p>
          <w:p w14:paraId="50360C3D" w14:textId="77777777" w:rsidR="001A20E6" w:rsidRDefault="00000000">
            <w:pPr>
              <w:pStyle w:val="TableCellResourceItem"/>
            </w:pPr>
            <w:r>
              <w:t>• Legal Aid Reports</w:t>
            </w:r>
          </w:p>
          <w:p w14:paraId="448058F3" w14:textId="77777777" w:rsidR="001A20E6" w:rsidRDefault="00000000">
            <w:pPr>
              <w:pStyle w:val="TableCellResourceItem"/>
            </w:pPr>
            <w:r>
              <w:t>• Media Reports</w:t>
            </w:r>
          </w:p>
          <w:p w14:paraId="0AE1457C" w14:textId="77777777" w:rsidR="001A20E6" w:rsidRDefault="00000000">
            <w:pPr>
              <w:pStyle w:val="TableCellResourceItem"/>
            </w:pPr>
            <w:r>
              <w:t>• Broadcasting Ministry Reports</w:t>
            </w:r>
          </w:p>
          <w:p w14:paraId="7F336C67" w14:textId="77777777" w:rsidR="001A20E6" w:rsidRDefault="00000000">
            <w:pPr>
              <w:pStyle w:val="TableCellResourceItem"/>
            </w:pPr>
            <w:r>
              <w:t>• Social Media Impact Studies</w:t>
            </w:r>
          </w:p>
          <w:p w14:paraId="72D29AC2" w14:textId="77777777" w:rsidR="001A20E6" w:rsidRDefault="00000000">
            <w:pPr>
              <w:pStyle w:val="TableCellResourceItem"/>
            </w:pPr>
            <w:r>
              <w:t>• Science and Technology Ministry Reports</w:t>
            </w:r>
          </w:p>
          <w:p w14:paraId="14880189" w14:textId="77777777" w:rsidR="001A20E6" w:rsidRDefault="00000000">
            <w:pPr>
              <w:pStyle w:val="TableCellResourceItem"/>
            </w:pPr>
            <w:r>
              <w:t>• ISRO Reports</w:t>
            </w:r>
          </w:p>
          <w:p w14:paraId="40AF9E64" w14:textId="77777777" w:rsidR="001A20E6" w:rsidRDefault="00000000">
            <w:pPr>
              <w:pStyle w:val="TableCellResourceItem"/>
            </w:pPr>
            <w:r>
              <w:t>• Digital India Reports</w:t>
            </w:r>
          </w:p>
          <w:p w14:paraId="2C5C2FF5" w14:textId="77777777" w:rsidR="001A20E6" w:rsidRDefault="00000000">
            <w:pPr>
              <w:pStyle w:val="TableCellResourceItem"/>
            </w:pPr>
            <w:r>
              <w:t>• Environment Ministry Reports</w:t>
            </w:r>
          </w:p>
          <w:p w14:paraId="67A8845F" w14:textId="77777777" w:rsidR="001A20E6" w:rsidRDefault="00000000">
            <w:pPr>
              <w:pStyle w:val="TableCellResourceItem"/>
            </w:pPr>
            <w:r>
              <w:t>• Climate Change Reports</w:t>
            </w:r>
          </w:p>
          <w:p w14:paraId="46EB1D75" w14:textId="77777777" w:rsidR="001A20E6" w:rsidRDefault="00000000">
            <w:pPr>
              <w:pStyle w:val="TableCellResourceItem"/>
            </w:pPr>
            <w:r>
              <w:t>• Sustainable Development Reports</w:t>
            </w:r>
          </w:p>
          <w:p w14:paraId="44D5EF64" w14:textId="77777777" w:rsidR="001A20E6" w:rsidRDefault="00000000">
            <w:pPr>
              <w:pStyle w:val="TableCellResourceItem"/>
            </w:pPr>
            <w:r>
              <w:t>• WTO Reports</w:t>
            </w:r>
          </w:p>
          <w:p w14:paraId="5E4D99A8" w14:textId="77777777" w:rsidR="001A20E6" w:rsidRDefault="00000000">
            <w:pPr>
              <w:pStyle w:val="TableCellResourceItem"/>
            </w:pPr>
            <w:r>
              <w:t>• Globalization Impact Studies</w:t>
            </w:r>
          </w:p>
          <w:p w14:paraId="620CA310" w14:textId="77777777" w:rsidR="001A20E6" w:rsidRDefault="00000000">
            <w:pPr>
              <w:pStyle w:val="TableCellResourceItem"/>
            </w:pPr>
            <w:r>
              <w:t>• International Migration Reports</w:t>
            </w:r>
          </w:p>
          <w:p w14:paraId="19D87F45" w14:textId="77777777" w:rsidR="001A20E6" w:rsidRDefault="00000000">
            <w:pPr>
              <w:pStyle w:val="TableCellResourceItem"/>
            </w:pPr>
            <w:r>
              <w:t>• Labor Ministry Reports</w:t>
            </w:r>
          </w:p>
          <w:p w14:paraId="21974778" w14:textId="77777777" w:rsidR="001A20E6" w:rsidRDefault="00000000">
            <w:pPr>
              <w:pStyle w:val="TableCellResourceItem"/>
            </w:pPr>
            <w:r>
              <w:t>• Industrial Relations Reports</w:t>
            </w:r>
          </w:p>
          <w:p w14:paraId="439D926C"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0F070C2F" w14:textId="77777777" w:rsidR="001A20E6" w:rsidRDefault="00000000">
            <w:pPr>
              <w:pStyle w:val="TableCellSubjectName"/>
            </w:pPr>
            <w:r>
              <w:t>History-Ancient</w:t>
            </w:r>
          </w:p>
          <w:p w14:paraId="1C6B1D7A" w14:textId="77777777" w:rsidR="001A20E6" w:rsidRDefault="00000000">
            <w:pPr>
              <w:pStyle w:val="TableCellCategoryTitle"/>
            </w:pPr>
            <w:r>
              <w:t>📚 Primary Books</w:t>
            </w:r>
          </w:p>
          <w:p w14:paraId="54567FDA" w14:textId="77777777" w:rsidR="001A20E6" w:rsidRDefault="00000000">
            <w:pPr>
              <w:pStyle w:val="TableCellResourceItem"/>
            </w:pPr>
            <w:r>
              <w:t>• NCERT Class VI - Our Past - I - What, Where, How and When?</w:t>
            </w:r>
          </w:p>
          <w:p w14:paraId="1573A052" w14:textId="77777777" w:rsidR="001A20E6" w:rsidRDefault="00000000">
            <w:pPr>
              <w:pStyle w:val="TableCellResourceItem"/>
            </w:pPr>
            <w:r>
              <w:t>• Ancient India by R.S. Sharma - The Importance of Ancient History</w:t>
            </w:r>
          </w:p>
          <w:p w14:paraId="0FDA2044" w14:textId="77777777" w:rsidR="001A20E6" w:rsidRDefault="00000000">
            <w:pPr>
              <w:pStyle w:val="TableCellResourceItem"/>
            </w:pPr>
            <w:r>
              <w:t>• Ancient India by R.S. Sharma - The Construction of Ancient Indian History</w:t>
            </w:r>
          </w:p>
          <w:p w14:paraId="3E148634" w14:textId="77777777" w:rsidR="001A20E6" w:rsidRDefault="00000000">
            <w:pPr>
              <w:pStyle w:val="TableCellResourceItem"/>
            </w:pPr>
            <w:r>
              <w:t>• Ancient India by R.S. Sharma - The Geographical Setting</w:t>
            </w:r>
          </w:p>
          <w:p w14:paraId="346D46E4" w14:textId="77777777" w:rsidR="001A20E6" w:rsidRDefault="00000000">
            <w:pPr>
              <w:pStyle w:val="TableCellCategoryTitle"/>
            </w:pPr>
            <w:r>
              <w:t>📝 Practice Materials</w:t>
            </w:r>
          </w:p>
          <w:p w14:paraId="5F45760A" w14:textId="77777777" w:rsidR="001A20E6" w:rsidRDefault="00000000">
            <w:pPr>
              <w:pStyle w:val="TableCellResourceItem"/>
            </w:pPr>
            <w:r>
              <w:t>• La Excellence Culture Material</w:t>
            </w:r>
          </w:p>
          <w:p w14:paraId="06CE35FA" w14:textId="77777777" w:rsidR="001A20E6" w:rsidRDefault="00000000">
            <w:pPr>
              <w:pStyle w:val="TableCellResourceItem"/>
            </w:pPr>
            <w:r>
              <w:t>• Ancient/Medieval Prelims Workbooks</w:t>
            </w:r>
          </w:p>
          <w:p w14:paraId="2FF97137" w14:textId="77777777" w:rsidR="001A20E6" w:rsidRDefault="00000000">
            <w:pPr>
              <w:pStyle w:val="TableCellCategoryTitle"/>
            </w:pPr>
            <w:r>
              <w:t>📰 Current Affairs</w:t>
            </w:r>
          </w:p>
          <w:p w14:paraId="0F792A11" w14:textId="77777777" w:rsidR="001A20E6" w:rsidRDefault="00000000">
            <w:pPr>
              <w:pStyle w:val="TableCellResourceItem"/>
            </w:pPr>
            <w:r>
              <w:t>• Newspapers (CA on Archaeology/Heritage)</w:t>
            </w:r>
          </w:p>
        </w:tc>
      </w:tr>
      <w:tr w:rsidR="001A20E6" w14:paraId="41A3EB24" w14:textId="77777777">
        <w:tc>
          <w:tcPr>
            <w:tcW w:w="1650" w:type="pct"/>
            <w:tcBorders>
              <w:bottom w:val="single" w:sz="2" w:space="0" w:color="D1D5DB"/>
              <w:right w:val="single" w:sz="2" w:space="0" w:color="D1D5DB"/>
            </w:tcBorders>
            <w:tcMar>
              <w:top w:w="200" w:type="dxa"/>
              <w:left w:w="150" w:type="dxa"/>
              <w:bottom w:w="200" w:type="dxa"/>
              <w:right w:w="150" w:type="dxa"/>
            </w:tcMar>
          </w:tcPr>
          <w:p w14:paraId="2610741B" w14:textId="77777777" w:rsidR="001A20E6" w:rsidRDefault="00000000">
            <w:pPr>
              <w:pStyle w:val="TableCellSubjectName"/>
            </w:pPr>
            <w:r>
              <w:t>History-Medieval</w:t>
            </w:r>
          </w:p>
          <w:p w14:paraId="6042F1E5" w14:textId="77777777" w:rsidR="001A20E6" w:rsidRDefault="00000000">
            <w:pPr>
              <w:pStyle w:val="TableCellCategoryTitle"/>
            </w:pPr>
            <w:r>
              <w:t>📚 Primary Books</w:t>
            </w:r>
          </w:p>
          <w:p w14:paraId="0346BFFA" w14:textId="77777777" w:rsidR="001A20E6" w:rsidRDefault="00000000">
            <w:pPr>
              <w:pStyle w:val="TableCellResourceItem"/>
            </w:pPr>
            <w:r>
              <w:t>• NCERT Class VII - Our Past - II - Tracing Changes Through a Thousand Years</w:t>
            </w:r>
          </w:p>
          <w:p w14:paraId="4C3F8EDE" w14:textId="77777777" w:rsidR="001A20E6" w:rsidRDefault="00000000">
            <w:pPr>
              <w:pStyle w:val="TableCellResourceItem"/>
            </w:pPr>
            <w:r>
              <w:t>• Medieval India by Satish Chandra - India and the World</w:t>
            </w:r>
          </w:p>
          <w:p w14:paraId="3D58CB91" w14:textId="77777777" w:rsidR="001A20E6" w:rsidRDefault="00000000">
            <w:pPr>
              <w:pStyle w:val="TableCellResourceItem"/>
            </w:pPr>
            <w:r>
              <w:t>• Medieval India by Satish Chandra - Assessment and Review of Medieval India</w:t>
            </w:r>
          </w:p>
          <w:p w14:paraId="12866041" w14:textId="77777777" w:rsidR="001A20E6" w:rsidRDefault="00000000">
            <w:pPr>
              <w:pStyle w:val="TableCellCategoryTitle"/>
            </w:pPr>
            <w:r>
              <w:t>📝 Practice Materials</w:t>
            </w:r>
          </w:p>
          <w:p w14:paraId="48276AA4" w14:textId="77777777" w:rsidR="001A20E6" w:rsidRDefault="00000000">
            <w:pPr>
              <w:pStyle w:val="TableCellResourceItem"/>
            </w:pPr>
            <w:r>
              <w:t>• La Excellence Culture Material</w:t>
            </w:r>
          </w:p>
          <w:p w14:paraId="2B32E4EE" w14:textId="77777777" w:rsidR="001A20E6" w:rsidRDefault="00000000">
            <w:pPr>
              <w:pStyle w:val="TableCellResourceItem"/>
            </w:pPr>
            <w:r>
              <w:t>• Ancient/Medieval Prelims Workbooks</w:t>
            </w:r>
          </w:p>
          <w:p w14:paraId="5A853FA6" w14:textId="77777777" w:rsidR="001A20E6" w:rsidRDefault="00000000">
            <w:pPr>
              <w:pStyle w:val="TableCellCategoryTitle"/>
            </w:pPr>
            <w:r>
              <w:t>📰 Current Affairs</w:t>
            </w:r>
          </w:p>
          <w:p w14:paraId="44E79E31" w14:textId="77777777" w:rsidR="001A20E6" w:rsidRDefault="00000000">
            <w:pPr>
              <w:pStyle w:val="TableCellResourceItem"/>
            </w:pPr>
            <w:r>
              <w:t>• Newspapers (CA on Archaeology/Heritage)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04ACA44E" w14:textId="77777777" w:rsidR="001A20E6" w:rsidRDefault="00000000">
            <w:pPr>
              <w:pStyle w:val="TableCellSubjectName"/>
            </w:pPr>
            <w:r>
              <w:t>History-Modern</w:t>
            </w:r>
          </w:p>
          <w:p w14:paraId="6E280A64" w14:textId="77777777" w:rsidR="001A20E6" w:rsidRDefault="00000000">
            <w:pPr>
              <w:pStyle w:val="TableCellCategoryTitle"/>
            </w:pPr>
            <w:r>
              <w:t>📚 Primary Books</w:t>
            </w:r>
          </w:p>
          <w:p w14:paraId="1123982A" w14:textId="77777777" w:rsidR="001A20E6" w:rsidRDefault="00000000">
            <w:pPr>
              <w:pStyle w:val="TableCellResourceItem"/>
            </w:pPr>
            <w:r>
              <w:t>• NCERT Class VIII - Our Past - III - How, When and Where</w:t>
            </w:r>
          </w:p>
          <w:p w14:paraId="1D914413" w14:textId="77777777" w:rsidR="001A20E6" w:rsidRDefault="00000000">
            <w:pPr>
              <w:pStyle w:val="TableCellResourceItem"/>
            </w:pPr>
            <w:r>
              <w:t>• Old NCERT - Modern India by Bipan Chandra - The Decline of the Mughal Empire</w:t>
            </w:r>
          </w:p>
          <w:p w14:paraId="68ED44F2" w14:textId="77777777" w:rsidR="001A20E6" w:rsidRDefault="00000000">
            <w:pPr>
              <w:pStyle w:val="TableCellCategoryTitle"/>
            </w:pPr>
            <w:r>
              <w:t>📝 Practice Materials</w:t>
            </w:r>
          </w:p>
          <w:p w14:paraId="717AF305" w14:textId="77777777" w:rsidR="001A20E6" w:rsidRDefault="00000000">
            <w:pPr>
              <w:pStyle w:val="TableCellResourceItem"/>
            </w:pPr>
            <w:r>
              <w:t>• La Excellence Modern History Material</w:t>
            </w:r>
          </w:p>
          <w:p w14:paraId="14C9F15E" w14:textId="77777777" w:rsidR="001A20E6" w:rsidRDefault="00000000">
            <w:pPr>
              <w:pStyle w:val="TableCellResourceItem"/>
            </w:pPr>
            <w:r>
              <w:t>• Prelims &amp; Mains Workbooks</w:t>
            </w:r>
          </w:p>
          <w:p w14:paraId="223D61DE" w14:textId="77777777" w:rsidR="001A20E6" w:rsidRDefault="00000000">
            <w:pPr>
              <w:pStyle w:val="TableCellCategoryTitle"/>
            </w:pPr>
            <w:r>
              <w:t>📰 Current Affairs</w:t>
            </w:r>
          </w:p>
          <w:p w14:paraId="27E03666" w14:textId="77777777" w:rsidR="001A20E6" w:rsidRDefault="00000000">
            <w:pPr>
              <w:pStyle w:val="TableCellResourceItem"/>
            </w:pPr>
            <w:r>
              <w:t>• Newspapers (IE – Explained History columns)</w:t>
            </w:r>
          </w:p>
        </w:tc>
        <w:tc>
          <w:tcPr>
            <w:tcW w:w="1650" w:type="pct"/>
          </w:tcPr>
          <w:p w14:paraId="5F93BC19" w14:textId="77777777" w:rsidR="001A20E6" w:rsidRDefault="001A20E6"/>
        </w:tc>
      </w:tr>
    </w:tbl>
    <w:p w14:paraId="488098AC" w14:textId="77777777" w:rsidR="001A20E6" w:rsidRDefault="001A20E6">
      <w:pPr>
        <w:spacing w:after="400"/>
      </w:pPr>
    </w:p>
    <w:p w14:paraId="086DDB19"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7BC3E4B8" w14:textId="77777777">
        <w:tc>
          <w:tcPr>
            <w:tcW w:w="2500" w:type="pct"/>
            <w:tcMar>
              <w:top w:w="0" w:type="dxa"/>
              <w:left w:w="0" w:type="dxa"/>
              <w:bottom w:w="0" w:type="dxa"/>
              <w:right w:w="0" w:type="dxa"/>
            </w:tcMar>
          </w:tcPr>
          <w:p w14:paraId="797B1509" w14:textId="77777777" w:rsidR="001A20E6" w:rsidRDefault="00000000">
            <w:pPr>
              <w:pStyle w:val="WeekTitle"/>
            </w:pPr>
            <w:r>
              <w:rPr>
                <w:color w:val="15803D"/>
              </w:rPr>
              <w:t>📅 Feb 01 - Feb 07, 2026</w:t>
            </w:r>
          </w:p>
        </w:tc>
        <w:tc>
          <w:tcPr>
            <w:tcW w:w="2500" w:type="pct"/>
            <w:tcMar>
              <w:top w:w="0" w:type="dxa"/>
              <w:left w:w="0" w:type="dxa"/>
              <w:bottom w:w="0" w:type="dxa"/>
              <w:right w:w="0" w:type="dxa"/>
            </w:tcMar>
          </w:tcPr>
          <w:p w14:paraId="01E2FB00" w14:textId="77777777" w:rsidR="001A20E6" w:rsidRDefault="00000000">
            <w:pPr>
              <w:pStyle w:val="WeekCycleName"/>
            </w:pPr>
            <w:r>
              <w:rPr>
                <w:color w:val="15803D"/>
              </w:rPr>
              <w:t>C2</w:t>
            </w:r>
          </w:p>
        </w:tc>
      </w:tr>
    </w:tbl>
    <w:p w14:paraId="252A701E"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1370EE50" w14:textId="77777777">
        <w:tc>
          <w:tcPr>
            <w:tcW w:w="700" w:type="pct"/>
            <w:shd w:val="clear" w:color="auto" w:fill="DCFCE7"/>
            <w:tcMar>
              <w:top w:w="200" w:type="dxa"/>
              <w:left w:w="100" w:type="dxa"/>
              <w:bottom w:w="200" w:type="dxa"/>
              <w:right w:w="100" w:type="dxa"/>
            </w:tcMar>
          </w:tcPr>
          <w:p w14:paraId="681BF04F" w14:textId="77777777" w:rsidR="001A20E6" w:rsidRDefault="00000000">
            <w:pPr>
              <w:pStyle w:val="TableCellCalendarDayHeader"/>
            </w:pPr>
            <w:r>
              <w:rPr>
                <w:color w:val="15803D"/>
              </w:rPr>
              <w:t>Sunday</w:t>
            </w:r>
          </w:p>
          <w:p w14:paraId="12DEF67F" w14:textId="77777777" w:rsidR="001A20E6" w:rsidRDefault="00000000">
            <w:pPr>
              <w:pStyle w:val="TableCellCalendarDateHeader"/>
            </w:pPr>
            <w:r>
              <w:rPr>
                <w:color w:val="15803D"/>
              </w:rPr>
              <w:t>Feb 01</w:t>
            </w:r>
          </w:p>
          <w:p w14:paraId="0EA319EA"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225ED31" w14:textId="77777777" w:rsidR="001A20E6" w:rsidRDefault="00000000">
            <w:pPr>
              <w:pStyle w:val="TableCellCalendarDayHeader"/>
            </w:pPr>
            <w:r>
              <w:rPr>
                <w:color w:val="15803D"/>
              </w:rPr>
              <w:t>Monday</w:t>
            </w:r>
          </w:p>
          <w:p w14:paraId="240939B5" w14:textId="77777777" w:rsidR="001A20E6" w:rsidRDefault="00000000">
            <w:pPr>
              <w:pStyle w:val="TableCellCalendarDateHeader"/>
            </w:pPr>
            <w:r>
              <w:rPr>
                <w:color w:val="15803D"/>
              </w:rPr>
              <w:t>Feb 02</w:t>
            </w:r>
          </w:p>
          <w:p w14:paraId="10F7A47B"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76DC05A" w14:textId="77777777" w:rsidR="001A20E6" w:rsidRDefault="00000000">
            <w:pPr>
              <w:pStyle w:val="TableCellCalendarDayHeader"/>
            </w:pPr>
            <w:r>
              <w:rPr>
                <w:color w:val="15803D"/>
              </w:rPr>
              <w:t>Tuesday</w:t>
            </w:r>
          </w:p>
          <w:p w14:paraId="187902FB" w14:textId="77777777" w:rsidR="001A20E6" w:rsidRDefault="00000000">
            <w:pPr>
              <w:pStyle w:val="TableCellCalendarDateHeader"/>
            </w:pPr>
            <w:r>
              <w:rPr>
                <w:color w:val="15803D"/>
              </w:rPr>
              <w:t>Feb 03</w:t>
            </w:r>
          </w:p>
          <w:p w14:paraId="75741931"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1F76DFB" w14:textId="77777777" w:rsidR="001A20E6" w:rsidRDefault="00000000">
            <w:pPr>
              <w:pStyle w:val="TableCellCalendarDayHeader"/>
            </w:pPr>
            <w:r>
              <w:rPr>
                <w:color w:val="15803D"/>
              </w:rPr>
              <w:t>Wednesday</w:t>
            </w:r>
          </w:p>
          <w:p w14:paraId="0C42EF5B" w14:textId="77777777" w:rsidR="001A20E6" w:rsidRDefault="00000000">
            <w:pPr>
              <w:pStyle w:val="TableCellCalendarDateHeader"/>
            </w:pPr>
            <w:r>
              <w:rPr>
                <w:color w:val="15803D"/>
              </w:rPr>
              <w:t>Feb 04</w:t>
            </w:r>
          </w:p>
          <w:p w14:paraId="7EE5403D"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3BDE4E40" w14:textId="77777777" w:rsidR="001A20E6" w:rsidRDefault="00000000">
            <w:pPr>
              <w:pStyle w:val="TableCellCalendarDayHeader"/>
            </w:pPr>
            <w:r>
              <w:rPr>
                <w:color w:val="15803D"/>
              </w:rPr>
              <w:t>Thursday</w:t>
            </w:r>
          </w:p>
          <w:p w14:paraId="5A6CBF98" w14:textId="77777777" w:rsidR="001A20E6" w:rsidRDefault="00000000">
            <w:pPr>
              <w:pStyle w:val="TableCellCalendarDateHeader"/>
            </w:pPr>
            <w:r>
              <w:rPr>
                <w:color w:val="15803D"/>
              </w:rPr>
              <w:t>Feb 05</w:t>
            </w:r>
          </w:p>
          <w:p w14:paraId="18FF1BF6"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DE07BDF" w14:textId="77777777" w:rsidR="001A20E6" w:rsidRDefault="00000000">
            <w:pPr>
              <w:pStyle w:val="TableCellCalendarDayHeader"/>
            </w:pPr>
            <w:r>
              <w:rPr>
                <w:color w:val="15803D"/>
              </w:rPr>
              <w:t>Friday</w:t>
            </w:r>
          </w:p>
          <w:p w14:paraId="77FCC2C5" w14:textId="77777777" w:rsidR="001A20E6" w:rsidRDefault="00000000">
            <w:pPr>
              <w:pStyle w:val="TableCellCalendarDateHeader"/>
            </w:pPr>
            <w:r>
              <w:rPr>
                <w:color w:val="15803D"/>
              </w:rPr>
              <w:t>Feb 06</w:t>
            </w:r>
          </w:p>
          <w:p w14:paraId="36C8F894"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56F506BA" w14:textId="77777777" w:rsidR="001A20E6" w:rsidRDefault="00000000">
            <w:pPr>
              <w:pStyle w:val="TableCellCalendarDayHeader"/>
            </w:pPr>
            <w:r>
              <w:rPr>
                <w:color w:val="F57C00"/>
              </w:rPr>
              <w:t>Saturday</w:t>
            </w:r>
          </w:p>
          <w:p w14:paraId="110FF9EB" w14:textId="77777777" w:rsidR="001A20E6" w:rsidRDefault="00000000">
            <w:pPr>
              <w:pStyle w:val="TableCellCalendarDateHeader"/>
            </w:pPr>
            <w:r>
              <w:rPr>
                <w:color w:val="F57C00"/>
              </w:rPr>
              <w:t>Feb 07</w:t>
            </w:r>
          </w:p>
          <w:p w14:paraId="2CF378E0" w14:textId="77777777" w:rsidR="001A20E6" w:rsidRDefault="00000000">
            <w:pPr>
              <w:pStyle w:val="TableCellCatchupLabel"/>
            </w:pPr>
            <w:r>
              <w:rPr>
                <w:color w:val="F57C00"/>
              </w:rPr>
              <w:t>Catchup Day</w:t>
            </w:r>
          </w:p>
        </w:tc>
      </w:tr>
      <w:tr w:rsidR="001A20E6" w14:paraId="43CC505E" w14:textId="77777777">
        <w:tc>
          <w:tcPr>
            <w:tcW w:w="700" w:type="pct"/>
            <w:shd w:val="clear" w:color="auto" w:fill="DCFCE7"/>
            <w:tcMar>
              <w:top w:w="150" w:type="dxa"/>
              <w:left w:w="100" w:type="dxa"/>
              <w:bottom w:w="150" w:type="dxa"/>
              <w:right w:w="100" w:type="dxa"/>
            </w:tcMar>
          </w:tcPr>
          <w:p w14:paraId="6E732ABB" w14:textId="77777777" w:rsidR="001A20E6" w:rsidRDefault="00000000">
            <w:pPr>
              <w:pStyle w:val="TableCellTaskSubject"/>
            </w:pPr>
            <w:r>
              <w:t>Essay</w:t>
            </w:r>
          </w:p>
          <w:p w14:paraId="533B4690" w14:textId="77777777" w:rsidR="001A20E6" w:rsidRDefault="00000000">
            <w:pPr>
              <w:pStyle w:val="TableCellTaskDetails"/>
            </w:pPr>
            <w:r>
              <w:t>• Test - TEST — 3h</w:t>
            </w:r>
          </w:p>
          <w:p w14:paraId="240EDB1B"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68F857A6" w14:textId="77777777" w:rsidR="001A20E6" w:rsidRDefault="00000000">
            <w:pPr>
              <w:pStyle w:val="TableCellTaskSubject"/>
            </w:pPr>
            <w:r>
              <w:t>Essay</w:t>
            </w:r>
          </w:p>
          <w:p w14:paraId="1A476807" w14:textId="77777777" w:rsidR="001A20E6" w:rsidRDefault="00000000">
            <w:pPr>
              <w:pStyle w:val="TableCellTaskDetails"/>
            </w:pPr>
            <w:r>
              <w:t>• Study - Enviroment based topics (Z05) — 2h</w:t>
            </w:r>
          </w:p>
          <w:p w14:paraId="406E9D86" w14:textId="77777777" w:rsidR="001A20E6" w:rsidRDefault="00000000">
            <w:pPr>
              <w:pStyle w:val="TableCellTaskBadge"/>
              <w:shd w:val="clear" w:color="auto" w:fill="E3F2FD"/>
            </w:pPr>
            <w:r>
              <w:rPr>
                <w:b/>
                <w:bCs/>
                <w:color w:val="1976D2"/>
              </w:rPr>
              <w:t>STUDY</w:t>
            </w:r>
          </w:p>
          <w:p w14:paraId="6E9DF45F" w14:textId="77777777" w:rsidR="001A20E6" w:rsidRDefault="00000000">
            <w:pPr>
              <w:pStyle w:val="TableCellTaskDetails"/>
            </w:pPr>
            <w:r>
              <w:t>• Study - Governance based topics (Z06) — 1h</w:t>
            </w:r>
          </w:p>
          <w:p w14:paraId="3CB4C06C" w14:textId="77777777" w:rsidR="001A20E6" w:rsidRDefault="00000000">
            <w:pPr>
              <w:pStyle w:val="TableCellTaskBadge"/>
              <w:shd w:val="clear" w:color="auto" w:fill="E3F2FD"/>
            </w:pPr>
            <w:r>
              <w:rPr>
                <w:b/>
                <w:bCs/>
                <w:color w:val="1976D2"/>
              </w:rPr>
              <w:t>STUDY</w:t>
            </w:r>
          </w:p>
        </w:tc>
        <w:tc>
          <w:tcPr>
            <w:tcW w:w="700" w:type="pct"/>
            <w:shd w:val="clear" w:color="auto" w:fill="DCFCE7"/>
            <w:tcMar>
              <w:top w:w="150" w:type="dxa"/>
              <w:left w:w="100" w:type="dxa"/>
              <w:bottom w:w="150" w:type="dxa"/>
              <w:right w:w="100" w:type="dxa"/>
            </w:tcMar>
          </w:tcPr>
          <w:p w14:paraId="7D46B5E3" w14:textId="77777777" w:rsidR="001A20E6" w:rsidRDefault="00000000">
            <w:pPr>
              <w:pStyle w:val="TableCellTaskSubject"/>
            </w:pPr>
            <w:r>
              <w:t>Essay</w:t>
            </w:r>
          </w:p>
          <w:p w14:paraId="1CBCD0AF" w14:textId="77777777" w:rsidR="001A20E6" w:rsidRDefault="00000000">
            <w:pPr>
              <w:pStyle w:val="TableCellTaskDetails"/>
            </w:pPr>
            <w:r>
              <w:t>• Study - Governance based topics (Z06) — 3h</w:t>
            </w:r>
          </w:p>
          <w:p w14:paraId="129E8FC9" w14:textId="77777777" w:rsidR="001A20E6" w:rsidRDefault="00000000">
            <w:pPr>
              <w:pStyle w:val="TableCellTaskBadge"/>
              <w:shd w:val="clear" w:color="auto" w:fill="E3F2FD"/>
            </w:pPr>
            <w:r>
              <w:rPr>
                <w:b/>
                <w:bCs/>
                <w:color w:val="1976D2"/>
              </w:rPr>
              <w:t>STUDY</w:t>
            </w:r>
          </w:p>
        </w:tc>
        <w:tc>
          <w:tcPr>
            <w:tcW w:w="700" w:type="pct"/>
            <w:shd w:val="clear" w:color="auto" w:fill="DCFCE7"/>
            <w:tcMar>
              <w:top w:w="150" w:type="dxa"/>
              <w:left w:w="100" w:type="dxa"/>
              <w:bottom w:w="150" w:type="dxa"/>
              <w:right w:w="100" w:type="dxa"/>
            </w:tcMar>
          </w:tcPr>
          <w:p w14:paraId="67FECD10" w14:textId="77777777" w:rsidR="001A20E6" w:rsidRDefault="00000000">
            <w:pPr>
              <w:pStyle w:val="TableCellTaskSubject"/>
            </w:pPr>
            <w:r>
              <w:t>Essay</w:t>
            </w:r>
          </w:p>
          <w:p w14:paraId="350DBDBF" w14:textId="77777777" w:rsidR="001A20E6" w:rsidRDefault="00000000">
            <w:pPr>
              <w:pStyle w:val="TableCellTaskDetails"/>
            </w:pPr>
            <w:r>
              <w:t>• Study - Technology based topics (Z07) — 3h</w:t>
            </w:r>
          </w:p>
          <w:p w14:paraId="6B35278B" w14:textId="77777777" w:rsidR="001A20E6" w:rsidRDefault="00000000">
            <w:pPr>
              <w:pStyle w:val="TableCellTaskBadge"/>
              <w:shd w:val="clear" w:color="auto" w:fill="E3F2FD"/>
            </w:pPr>
            <w:r>
              <w:rPr>
                <w:b/>
                <w:bCs/>
                <w:color w:val="1976D2"/>
              </w:rPr>
              <w:t>STUDY</w:t>
            </w:r>
          </w:p>
        </w:tc>
        <w:tc>
          <w:tcPr>
            <w:tcW w:w="700" w:type="pct"/>
            <w:shd w:val="clear" w:color="auto" w:fill="DCFCE7"/>
            <w:tcMar>
              <w:top w:w="150" w:type="dxa"/>
              <w:left w:w="100" w:type="dxa"/>
              <w:bottom w:w="150" w:type="dxa"/>
              <w:right w:w="100" w:type="dxa"/>
            </w:tcMar>
          </w:tcPr>
          <w:p w14:paraId="713AF38F" w14:textId="77777777" w:rsidR="001A20E6" w:rsidRDefault="00000000">
            <w:pPr>
              <w:pStyle w:val="TableCellTaskSubject"/>
            </w:pPr>
            <w:r>
              <w:t>Essay</w:t>
            </w:r>
          </w:p>
          <w:p w14:paraId="7D9E9CB9" w14:textId="77777777" w:rsidR="001A20E6" w:rsidRDefault="00000000">
            <w:pPr>
              <w:pStyle w:val="TableCellTaskDetails"/>
            </w:pPr>
            <w:r>
              <w:t>• Study - Technology based topics (Z07) — 1h</w:t>
            </w:r>
          </w:p>
          <w:p w14:paraId="48EF5513" w14:textId="77777777" w:rsidR="001A20E6" w:rsidRDefault="00000000">
            <w:pPr>
              <w:pStyle w:val="TableCellTaskBadge"/>
              <w:shd w:val="clear" w:color="auto" w:fill="E3F2FD"/>
            </w:pPr>
            <w:r>
              <w:rPr>
                <w:b/>
                <w:bCs/>
                <w:color w:val="1976D2"/>
              </w:rPr>
              <w:t>STUDY</w:t>
            </w:r>
          </w:p>
          <w:p w14:paraId="209F9B16" w14:textId="77777777" w:rsidR="001A20E6" w:rsidRDefault="00000000">
            <w:pPr>
              <w:pStyle w:val="TableCellTaskDetails"/>
            </w:pPr>
            <w:r>
              <w:t>• Study - International Relations based topics (Z08) — 2h</w:t>
            </w:r>
          </w:p>
          <w:p w14:paraId="260D6506" w14:textId="77777777" w:rsidR="001A20E6" w:rsidRDefault="00000000">
            <w:pPr>
              <w:pStyle w:val="TableCellTaskBadge"/>
              <w:shd w:val="clear" w:color="auto" w:fill="E3F2FD"/>
            </w:pPr>
            <w:r>
              <w:rPr>
                <w:b/>
                <w:bCs/>
                <w:color w:val="1976D2"/>
              </w:rPr>
              <w:t>STUDY</w:t>
            </w:r>
          </w:p>
        </w:tc>
        <w:tc>
          <w:tcPr>
            <w:tcW w:w="700" w:type="pct"/>
            <w:shd w:val="clear" w:color="auto" w:fill="DCFCE7"/>
            <w:tcMar>
              <w:top w:w="150" w:type="dxa"/>
              <w:left w:w="100" w:type="dxa"/>
              <w:bottom w:w="150" w:type="dxa"/>
              <w:right w:w="100" w:type="dxa"/>
            </w:tcMar>
          </w:tcPr>
          <w:p w14:paraId="6AE95C56" w14:textId="77777777" w:rsidR="001A20E6" w:rsidRDefault="00000000">
            <w:pPr>
              <w:pStyle w:val="TableCellTaskSubject"/>
            </w:pPr>
            <w:r>
              <w:t>Essay</w:t>
            </w:r>
          </w:p>
          <w:p w14:paraId="1588422F" w14:textId="77777777" w:rsidR="001A20E6" w:rsidRDefault="00000000">
            <w:pPr>
              <w:pStyle w:val="TableCellTaskDetails"/>
            </w:pPr>
            <w:r>
              <w:t>• Study - International Relations based topics (Z08) — 2h</w:t>
            </w:r>
          </w:p>
          <w:p w14:paraId="275FD0FA" w14:textId="77777777" w:rsidR="001A20E6" w:rsidRDefault="00000000">
            <w:pPr>
              <w:pStyle w:val="TableCellTaskBadge"/>
              <w:shd w:val="clear" w:color="auto" w:fill="E3F2FD"/>
            </w:pPr>
            <w:r>
              <w:rPr>
                <w:b/>
                <w:bCs/>
                <w:color w:val="1976D2"/>
              </w:rPr>
              <w:t>STUDY</w:t>
            </w:r>
          </w:p>
          <w:p w14:paraId="21E0E0BD" w14:textId="77777777" w:rsidR="001A20E6" w:rsidRDefault="00000000">
            <w:pPr>
              <w:pStyle w:val="TableCellTaskDetails"/>
            </w:pPr>
            <w:r>
              <w:t>• Study - Philosophical topics (Z01) — 30m</w:t>
            </w:r>
          </w:p>
          <w:p w14:paraId="4B1A64F0" w14:textId="77777777" w:rsidR="001A20E6" w:rsidRDefault="00000000">
            <w:pPr>
              <w:pStyle w:val="TableCellTaskBadge"/>
              <w:shd w:val="clear" w:color="auto" w:fill="E3F2FD"/>
            </w:pPr>
            <w:r>
              <w:rPr>
                <w:b/>
                <w:bCs/>
                <w:color w:val="1976D2"/>
              </w:rPr>
              <w:t>STUDY</w:t>
            </w:r>
          </w:p>
          <w:p w14:paraId="4E9F2075" w14:textId="77777777" w:rsidR="001A20E6" w:rsidRDefault="00000000">
            <w:pPr>
              <w:pStyle w:val="TableCellTaskDetails"/>
            </w:pPr>
            <w:r>
              <w:t>• Study - Women based topics (Z02) — 30m</w:t>
            </w:r>
          </w:p>
          <w:p w14:paraId="49ACF71A" w14:textId="77777777" w:rsidR="001A20E6" w:rsidRDefault="00000000">
            <w:pPr>
              <w:pStyle w:val="TableCellTaskBadge"/>
              <w:shd w:val="clear" w:color="auto" w:fill="E3F2FD"/>
            </w:pPr>
            <w:r>
              <w:rPr>
                <w:b/>
                <w:bCs/>
                <w:color w:val="1976D2"/>
              </w:rPr>
              <w:t>STUDY</w:t>
            </w:r>
          </w:p>
        </w:tc>
        <w:tc>
          <w:tcPr>
            <w:tcW w:w="700" w:type="pct"/>
            <w:shd w:val="clear" w:color="auto" w:fill="FFF3E0"/>
            <w:tcMar>
              <w:top w:w="150" w:type="dxa"/>
              <w:left w:w="100" w:type="dxa"/>
              <w:bottom w:w="150" w:type="dxa"/>
              <w:right w:w="100" w:type="dxa"/>
            </w:tcMar>
          </w:tcPr>
          <w:p w14:paraId="0B908F0B" w14:textId="77777777" w:rsidR="001A20E6" w:rsidRDefault="001A20E6"/>
        </w:tc>
      </w:tr>
      <w:tr w:rsidR="001A20E6" w14:paraId="3728410D" w14:textId="77777777">
        <w:tc>
          <w:tcPr>
            <w:tcW w:w="700" w:type="pct"/>
            <w:shd w:val="clear" w:color="auto" w:fill="DCFCE7"/>
            <w:tcMar>
              <w:top w:w="150" w:type="dxa"/>
              <w:left w:w="100" w:type="dxa"/>
              <w:bottom w:w="150" w:type="dxa"/>
              <w:right w:w="100" w:type="dxa"/>
            </w:tcMar>
          </w:tcPr>
          <w:p w14:paraId="103408E8" w14:textId="77777777" w:rsidR="001A20E6" w:rsidRDefault="00000000">
            <w:pPr>
              <w:pStyle w:val="TableCellTaskSubject"/>
            </w:pPr>
            <w:r>
              <w:t>Sociology</w:t>
            </w:r>
          </w:p>
          <w:p w14:paraId="37466F31" w14:textId="77777777" w:rsidR="001A20E6" w:rsidRDefault="00000000">
            <w:pPr>
              <w:pStyle w:val="TableCellTaskDetails"/>
            </w:pPr>
            <w:r>
              <w:t>• Test - TEST — 3h</w:t>
            </w:r>
          </w:p>
          <w:p w14:paraId="24248C82"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292F2BAC" w14:textId="77777777" w:rsidR="001A20E6" w:rsidRDefault="00000000">
            <w:pPr>
              <w:pStyle w:val="TableCellTaskSubject"/>
            </w:pPr>
            <w:r>
              <w:t>Sociology</w:t>
            </w:r>
          </w:p>
          <w:p w14:paraId="11AB342A" w14:textId="77777777" w:rsidR="001A20E6" w:rsidRDefault="00000000">
            <w:pPr>
              <w:pStyle w:val="TableCellTaskDetails"/>
            </w:pPr>
            <w:r>
              <w:t>• Study - OPT-SOC/01 — 1h 30m</w:t>
            </w:r>
          </w:p>
          <w:p w14:paraId="6FFCD817" w14:textId="77777777" w:rsidR="001A20E6" w:rsidRDefault="00000000">
            <w:pPr>
              <w:pStyle w:val="TableCellTaskBadge"/>
              <w:shd w:val="clear" w:color="auto" w:fill="E3F2FD"/>
            </w:pPr>
            <w:r>
              <w:rPr>
                <w:b/>
                <w:bCs/>
                <w:color w:val="1976D2"/>
              </w:rPr>
              <w:t>STUDY</w:t>
            </w:r>
          </w:p>
          <w:p w14:paraId="51FAEA55" w14:textId="77777777" w:rsidR="001A20E6" w:rsidRDefault="00000000">
            <w:pPr>
              <w:pStyle w:val="TableCellTaskDetails"/>
            </w:pPr>
            <w:r>
              <w:t>• Revision - OPT-SOC/01 — 30m</w:t>
            </w:r>
          </w:p>
          <w:p w14:paraId="21FCA203" w14:textId="77777777" w:rsidR="001A20E6" w:rsidRDefault="00000000">
            <w:pPr>
              <w:pStyle w:val="TableCellTaskBadge"/>
              <w:shd w:val="clear" w:color="auto" w:fill="FCE4EC"/>
            </w:pPr>
            <w:r>
              <w:rPr>
                <w:b/>
                <w:bCs/>
                <w:color w:val="C2185B"/>
              </w:rPr>
              <w:t>REVISION</w:t>
            </w:r>
          </w:p>
          <w:p w14:paraId="73E00C7A" w14:textId="77777777" w:rsidR="001A20E6" w:rsidRDefault="00000000">
            <w:pPr>
              <w:pStyle w:val="TableCellTaskDetails"/>
            </w:pPr>
            <w:r>
              <w:t>• Practice - OPT-SOC/01 — 30m</w:t>
            </w:r>
          </w:p>
          <w:p w14:paraId="754B97C8"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00AD069" w14:textId="77777777" w:rsidR="001A20E6" w:rsidRDefault="00000000">
            <w:pPr>
              <w:pStyle w:val="TableCellTaskSubject"/>
            </w:pPr>
            <w:r>
              <w:t>Sociology</w:t>
            </w:r>
          </w:p>
          <w:p w14:paraId="69EA369E" w14:textId="77777777" w:rsidR="001A20E6" w:rsidRDefault="00000000">
            <w:pPr>
              <w:pStyle w:val="TableCellTaskDetails"/>
            </w:pPr>
            <w:r>
              <w:t>• Study - OPT-SOC/01 — 1h 30m</w:t>
            </w:r>
          </w:p>
          <w:p w14:paraId="593E2995" w14:textId="77777777" w:rsidR="001A20E6" w:rsidRDefault="00000000">
            <w:pPr>
              <w:pStyle w:val="TableCellTaskBadge"/>
              <w:shd w:val="clear" w:color="auto" w:fill="E3F2FD"/>
            </w:pPr>
            <w:r>
              <w:rPr>
                <w:b/>
                <w:bCs/>
                <w:color w:val="1976D2"/>
              </w:rPr>
              <w:t>STUDY</w:t>
            </w:r>
          </w:p>
          <w:p w14:paraId="40CE1F55" w14:textId="77777777" w:rsidR="001A20E6" w:rsidRDefault="00000000">
            <w:pPr>
              <w:pStyle w:val="TableCellTaskDetails"/>
            </w:pPr>
            <w:r>
              <w:t>• Revision - OPT-SOC/01 — 30m</w:t>
            </w:r>
          </w:p>
          <w:p w14:paraId="3E94D06D" w14:textId="77777777" w:rsidR="001A20E6" w:rsidRDefault="00000000">
            <w:pPr>
              <w:pStyle w:val="TableCellTaskBadge"/>
              <w:shd w:val="clear" w:color="auto" w:fill="FCE4EC"/>
            </w:pPr>
            <w:r>
              <w:rPr>
                <w:b/>
                <w:bCs/>
                <w:color w:val="C2185B"/>
              </w:rPr>
              <w:t>REVISION</w:t>
            </w:r>
          </w:p>
          <w:p w14:paraId="6E0CC98D" w14:textId="77777777" w:rsidR="001A20E6" w:rsidRDefault="00000000">
            <w:pPr>
              <w:pStyle w:val="TableCellTaskDetails"/>
            </w:pPr>
            <w:r>
              <w:t>• Practice - OPT-SOC/01 — 30m</w:t>
            </w:r>
          </w:p>
          <w:p w14:paraId="7B9D0BE6"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2DE6320" w14:textId="77777777" w:rsidR="001A20E6" w:rsidRDefault="00000000">
            <w:pPr>
              <w:pStyle w:val="TableCellTaskSubject"/>
            </w:pPr>
            <w:r>
              <w:t>Sociology</w:t>
            </w:r>
          </w:p>
          <w:p w14:paraId="388DA41C" w14:textId="77777777" w:rsidR="001A20E6" w:rsidRDefault="00000000">
            <w:pPr>
              <w:pStyle w:val="TableCellTaskDetails"/>
            </w:pPr>
            <w:r>
              <w:t>• Study - OPT-SOC/01 — 1h 30m</w:t>
            </w:r>
          </w:p>
          <w:p w14:paraId="2CDD85B6" w14:textId="77777777" w:rsidR="001A20E6" w:rsidRDefault="00000000">
            <w:pPr>
              <w:pStyle w:val="TableCellTaskBadge"/>
              <w:shd w:val="clear" w:color="auto" w:fill="E3F2FD"/>
            </w:pPr>
            <w:r>
              <w:rPr>
                <w:b/>
                <w:bCs/>
                <w:color w:val="1976D2"/>
              </w:rPr>
              <w:t>STUDY</w:t>
            </w:r>
          </w:p>
          <w:p w14:paraId="495F7228" w14:textId="77777777" w:rsidR="001A20E6" w:rsidRDefault="00000000">
            <w:pPr>
              <w:pStyle w:val="TableCellTaskDetails"/>
            </w:pPr>
            <w:r>
              <w:t>• Revision - OPT-SOC/01 — 30m</w:t>
            </w:r>
          </w:p>
          <w:p w14:paraId="6DAB369B" w14:textId="77777777" w:rsidR="001A20E6" w:rsidRDefault="00000000">
            <w:pPr>
              <w:pStyle w:val="TableCellTaskBadge"/>
              <w:shd w:val="clear" w:color="auto" w:fill="FCE4EC"/>
            </w:pPr>
            <w:r>
              <w:rPr>
                <w:b/>
                <w:bCs/>
                <w:color w:val="C2185B"/>
              </w:rPr>
              <w:t>REVISION</w:t>
            </w:r>
          </w:p>
          <w:p w14:paraId="5C5ABC7C" w14:textId="77777777" w:rsidR="001A20E6" w:rsidRDefault="00000000">
            <w:pPr>
              <w:pStyle w:val="TableCellTaskDetails"/>
            </w:pPr>
            <w:r>
              <w:t>• Practice - OPT-SOC/01 — 30m</w:t>
            </w:r>
          </w:p>
          <w:p w14:paraId="1FFDDBB5"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8E26F7D" w14:textId="77777777" w:rsidR="001A20E6" w:rsidRDefault="00000000">
            <w:pPr>
              <w:pStyle w:val="TableCellTaskSubject"/>
            </w:pPr>
            <w:r>
              <w:t>Sociology</w:t>
            </w:r>
          </w:p>
          <w:p w14:paraId="51DC0C37" w14:textId="77777777" w:rsidR="001A20E6" w:rsidRDefault="00000000">
            <w:pPr>
              <w:pStyle w:val="TableCellTaskDetails"/>
            </w:pPr>
            <w:r>
              <w:t>• Study - OPT-SOC/01 — 1h 30m</w:t>
            </w:r>
          </w:p>
          <w:p w14:paraId="01CD72D9" w14:textId="77777777" w:rsidR="001A20E6" w:rsidRDefault="00000000">
            <w:pPr>
              <w:pStyle w:val="TableCellTaskBadge"/>
              <w:shd w:val="clear" w:color="auto" w:fill="E3F2FD"/>
            </w:pPr>
            <w:r>
              <w:rPr>
                <w:b/>
                <w:bCs/>
                <w:color w:val="1976D2"/>
              </w:rPr>
              <w:t>STUDY</w:t>
            </w:r>
          </w:p>
          <w:p w14:paraId="41BBB2A4" w14:textId="77777777" w:rsidR="001A20E6" w:rsidRDefault="00000000">
            <w:pPr>
              <w:pStyle w:val="TableCellTaskDetails"/>
            </w:pPr>
            <w:r>
              <w:t>• Revision - OPT-SOC/01 — 30m</w:t>
            </w:r>
          </w:p>
          <w:p w14:paraId="58C1262E" w14:textId="77777777" w:rsidR="001A20E6" w:rsidRDefault="00000000">
            <w:pPr>
              <w:pStyle w:val="TableCellTaskBadge"/>
              <w:shd w:val="clear" w:color="auto" w:fill="FCE4EC"/>
            </w:pPr>
            <w:r>
              <w:rPr>
                <w:b/>
                <w:bCs/>
                <w:color w:val="C2185B"/>
              </w:rPr>
              <w:t>REVISION</w:t>
            </w:r>
          </w:p>
          <w:p w14:paraId="04E29313" w14:textId="77777777" w:rsidR="001A20E6" w:rsidRDefault="00000000">
            <w:pPr>
              <w:pStyle w:val="TableCellTaskDetails"/>
            </w:pPr>
            <w:r>
              <w:t>• Practice - OPT-SOC/01 — 30m</w:t>
            </w:r>
          </w:p>
          <w:p w14:paraId="0330E3A6"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599FD13" w14:textId="77777777" w:rsidR="001A20E6" w:rsidRDefault="00000000">
            <w:pPr>
              <w:pStyle w:val="TableCellTaskSubject"/>
            </w:pPr>
            <w:r>
              <w:t>Sociology</w:t>
            </w:r>
          </w:p>
          <w:p w14:paraId="7F8E63FE" w14:textId="77777777" w:rsidR="001A20E6" w:rsidRDefault="00000000">
            <w:pPr>
              <w:pStyle w:val="TableCellTaskDetails"/>
            </w:pPr>
            <w:r>
              <w:t>• Study - OPT-SOC/01 — 1h 30m</w:t>
            </w:r>
          </w:p>
          <w:p w14:paraId="149F10EA" w14:textId="77777777" w:rsidR="001A20E6" w:rsidRDefault="00000000">
            <w:pPr>
              <w:pStyle w:val="TableCellTaskBadge"/>
              <w:shd w:val="clear" w:color="auto" w:fill="E3F2FD"/>
            </w:pPr>
            <w:r>
              <w:rPr>
                <w:b/>
                <w:bCs/>
                <w:color w:val="1976D2"/>
              </w:rPr>
              <w:t>STUDY</w:t>
            </w:r>
          </w:p>
          <w:p w14:paraId="3558A6C4" w14:textId="77777777" w:rsidR="001A20E6" w:rsidRDefault="00000000">
            <w:pPr>
              <w:pStyle w:val="TableCellTaskDetails"/>
            </w:pPr>
            <w:r>
              <w:t>• Revision - OPT-SOC/01 — 30m</w:t>
            </w:r>
          </w:p>
          <w:p w14:paraId="25028B2A" w14:textId="77777777" w:rsidR="001A20E6" w:rsidRDefault="00000000">
            <w:pPr>
              <w:pStyle w:val="TableCellTaskBadge"/>
              <w:shd w:val="clear" w:color="auto" w:fill="FCE4EC"/>
            </w:pPr>
            <w:r>
              <w:rPr>
                <w:b/>
                <w:bCs/>
                <w:color w:val="C2185B"/>
              </w:rPr>
              <w:t>REVISION</w:t>
            </w:r>
          </w:p>
          <w:p w14:paraId="6DA19B8D" w14:textId="77777777" w:rsidR="001A20E6" w:rsidRDefault="00000000">
            <w:pPr>
              <w:pStyle w:val="TableCellTaskDetails"/>
            </w:pPr>
            <w:r>
              <w:t>• Practice - OPT-SOC/01 — 30m</w:t>
            </w:r>
          </w:p>
          <w:p w14:paraId="6BD9737F"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1030B1F8" w14:textId="77777777" w:rsidR="001A20E6" w:rsidRDefault="001A20E6"/>
        </w:tc>
      </w:tr>
      <w:tr w:rsidR="001A20E6" w14:paraId="535B1645" w14:textId="77777777">
        <w:tc>
          <w:tcPr>
            <w:tcW w:w="700" w:type="pct"/>
            <w:shd w:val="clear" w:color="auto" w:fill="DCFCE7"/>
            <w:tcMar>
              <w:top w:w="150" w:type="dxa"/>
              <w:left w:w="100" w:type="dxa"/>
              <w:bottom w:w="150" w:type="dxa"/>
              <w:right w:w="100" w:type="dxa"/>
            </w:tcMar>
          </w:tcPr>
          <w:p w14:paraId="1E544DEA" w14:textId="77777777" w:rsidR="001A20E6" w:rsidRDefault="00000000">
            <w:pPr>
              <w:pStyle w:val="TableCellTaskSubject"/>
            </w:pPr>
            <w:r>
              <w:t>History-Ancient</w:t>
            </w:r>
          </w:p>
          <w:p w14:paraId="233DDAB5" w14:textId="77777777" w:rsidR="001A20E6" w:rsidRDefault="00000000">
            <w:pPr>
              <w:pStyle w:val="TableCellTaskDetails"/>
            </w:pPr>
            <w:r>
              <w:t>• Test - TEST — 3h</w:t>
            </w:r>
          </w:p>
          <w:p w14:paraId="16FC1D49"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60FC3097" w14:textId="77777777" w:rsidR="001A20E6" w:rsidRDefault="00000000">
            <w:pPr>
              <w:pStyle w:val="TableCellTaskSubject"/>
            </w:pPr>
            <w:r>
              <w:t>History-Ancient</w:t>
            </w:r>
          </w:p>
          <w:p w14:paraId="45E0FE1A" w14:textId="77777777" w:rsidR="001A20E6" w:rsidRDefault="00000000">
            <w:pPr>
              <w:pStyle w:val="TableCellTaskDetails"/>
            </w:pPr>
            <w:r>
              <w:t>• Study - Pre-historic cultures (H01/01) — 30m</w:t>
            </w:r>
          </w:p>
          <w:p w14:paraId="6380FED7" w14:textId="77777777" w:rsidR="001A20E6" w:rsidRDefault="00000000">
            <w:pPr>
              <w:pStyle w:val="TableCellTaskBadge"/>
              <w:shd w:val="clear" w:color="auto" w:fill="E3F2FD"/>
            </w:pPr>
            <w:r>
              <w:rPr>
                <w:b/>
                <w:bCs/>
                <w:color w:val="1976D2"/>
              </w:rPr>
              <w:t>STUDY</w:t>
            </w:r>
          </w:p>
          <w:p w14:paraId="66BD5E50" w14:textId="77777777" w:rsidR="001A20E6" w:rsidRDefault="00000000">
            <w:pPr>
              <w:pStyle w:val="TableCellTaskDetails"/>
            </w:pPr>
            <w:r>
              <w:t>• Study - Harappan civilisation (H01/02) — 1h</w:t>
            </w:r>
          </w:p>
          <w:p w14:paraId="09D80599" w14:textId="77777777" w:rsidR="001A20E6" w:rsidRDefault="00000000">
            <w:pPr>
              <w:pStyle w:val="TableCellTaskBadge"/>
              <w:shd w:val="clear" w:color="auto" w:fill="E3F2FD"/>
            </w:pPr>
            <w:r>
              <w:rPr>
                <w:b/>
                <w:bCs/>
                <w:color w:val="1976D2"/>
              </w:rPr>
              <w:t>STUDY</w:t>
            </w:r>
          </w:p>
          <w:p w14:paraId="3F5B6C97" w14:textId="77777777" w:rsidR="001A20E6" w:rsidRDefault="00000000">
            <w:pPr>
              <w:pStyle w:val="TableCellTaskDetails"/>
            </w:pPr>
            <w:r>
              <w:t>• Revision - Pre-historic cultures (H01/01) — 30m</w:t>
            </w:r>
          </w:p>
          <w:p w14:paraId="3161A490" w14:textId="77777777" w:rsidR="001A20E6" w:rsidRDefault="00000000">
            <w:pPr>
              <w:pStyle w:val="TableCellTaskBadge"/>
              <w:shd w:val="clear" w:color="auto" w:fill="FCE4EC"/>
            </w:pPr>
            <w:r>
              <w:rPr>
                <w:b/>
                <w:bCs/>
                <w:color w:val="C2185B"/>
              </w:rPr>
              <w:t>REVISION</w:t>
            </w:r>
          </w:p>
          <w:p w14:paraId="09F2FBA3" w14:textId="77777777" w:rsidR="001A20E6" w:rsidRDefault="00000000">
            <w:pPr>
              <w:pStyle w:val="TableCellTaskDetails"/>
            </w:pPr>
            <w:r>
              <w:t>• Practice - Pre-historic cultures (H01/01) — 30m</w:t>
            </w:r>
          </w:p>
          <w:p w14:paraId="49AC4F17"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2630C01" w14:textId="77777777" w:rsidR="001A20E6" w:rsidRDefault="00000000">
            <w:pPr>
              <w:pStyle w:val="TableCellTaskSubject"/>
            </w:pPr>
            <w:r>
              <w:t>History-Ancient</w:t>
            </w:r>
          </w:p>
          <w:p w14:paraId="5CD07CB8" w14:textId="77777777" w:rsidR="001A20E6" w:rsidRDefault="00000000">
            <w:pPr>
              <w:pStyle w:val="TableCellTaskDetails"/>
            </w:pPr>
            <w:r>
              <w:t>• Study - Vedic &amp; Post Vedic - Culture &amp; Philosophy (H01/03) — 1h</w:t>
            </w:r>
          </w:p>
          <w:p w14:paraId="454D9083" w14:textId="77777777" w:rsidR="001A20E6" w:rsidRDefault="00000000">
            <w:pPr>
              <w:pStyle w:val="TableCellTaskBadge"/>
              <w:shd w:val="clear" w:color="auto" w:fill="E3F2FD"/>
            </w:pPr>
            <w:r>
              <w:rPr>
                <w:b/>
                <w:bCs/>
                <w:color w:val="1976D2"/>
              </w:rPr>
              <w:t>STUDY</w:t>
            </w:r>
          </w:p>
          <w:p w14:paraId="4BADBA1F" w14:textId="77777777" w:rsidR="001A20E6" w:rsidRDefault="00000000">
            <w:pPr>
              <w:pStyle w:val="TableCellTaskDetails"/>
            </w:pPr>
            <w:r>
              <w:t>• Study - Mauryan Empire (H01/04) — 30m</w:t>
            </w:r>
          </w:p>
          <w:p w14:paraId="62CA0A81" w14:textId="77777777" w:rsidR="001A20E6" w:rsidRDefault="00000000">
            <w:pPr>
              <w:pStyle w:val="TableCellTaskBadge"/>
              <w:shd w:val="clear" w:color="auto" w:fill="E3F2FD"/>
            </w:pPr>
            <w:r>
              <w:rPr>
                <w:b/>
                <w:bCs/>
                <w:color w:val="1976D2"/>
              </w:rPr>
              <w:t>STUDY</w:t>
            </w:r>
          </w:p>
          <w:p w14:paraId="7C01EF7F" w14:textId="77777777" w:rsidR="001A20E6" w:rsidRDefault="00000000">
            <w:pPr>
              <w:pStyle w:val="TableCellTaskDetails"/>
            </w:pPr>
            <w:r>
              <w:t>• Revision - Harappan civilisation (H01/02) — 30m</w:t>
            </w:r>
          </w:p>
          <w:p w14:paraId="714DC5E8" w14:textId="77777777" w:rsidR="001A20E6" w:rsidRDefault="00000000">
            <w:pPr>
              <w:pStyle w:val="TableCellTaskBadge"/>
              <w:shd w:val="clear" w:color="auto" w:fill="FCE4EC"/>
            </w:pPr>
            <w:r>
              <w:rPr>
                <w:b/>
                <w:bCs/>
                <w:color w:val="C2185B"/>
              </w:rPr>
              <w:t>REVISION</w:t>
            </w:r>
          </w:p>
          <w:p w14:paraId="4FAE4F57" w14:textId="77777777" w:rsidR="001A20E6" w:rsidRDefault="00000000">
            <w:pPr>
              <w:pStyle w:val="TableCellTaskDetails"/>
            </w:pPr>
            <w:r>
              <w:t>• Practice - Harappan civilisation (H01/02) — 30m</w:t>
            </w:r>
          </w:p>
          <w:p w14:paraId="6D269265"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BCB2C11" w14:textId="77777777" w:rsidR="001A20E6" w:rsidRDefault="00000000">
            <w:pPr>
              <w:pStyle w:val="TableCellTaskSubject"/>
            </w:pPr>
            <w:r>
              <w:t>History-Ancient</w:t>
            </w:r>
          </w:p>
          <w:p w14:paraId="3C668049" w14:textId="77777777" w:rsidR="001A20E6" w:rsidRDefault="00000000">
            <w:pPr>
              <w:pStyle w:val="TableCellTaskDetails"/>
            </w:pPr>
            <w:r>
              <w:t>• Study - Mauryan Empire (H01/04) — 30m</w:t>
            </w:r>
          </w:p>
          <w:p w14:paraId="435450F4" w14:textId="77777777" w:rsidR="001A20E6" w:rsidRDefault="00000000">
            <w:pPr>
              <w:pStyle w:val="TableCellTaskBadge"/>
              <w:shd w:val="clear" w:color="auto" w:fill="E3F2FD"/>
            </w:pPr>
            <w:r>
              <w:rPr>
                <w:b/>
                <w:bCs/>
                <w:color w:val="1976D2"/>
              </w:rPr>
              <w:t>STUDY</w:t>
            </w:r>
          </w:p>
          <w:p w14:paraId="14B271B7" w14:textId="77777777" w:rsidR="001A20E6" w:rsidRDefault="00000000">
            <w:pPr>
              <w:pStyle w:val="TableCellTaskDetails"/>
            </w:pPr>
            <w:r>
              <w:t>• Study - Post-Mauryan (H01/05) — 1h</w:t>
            </w:r>
          </w:p>
          <w:p w14:paraId="1CC1417D" w14:textId="77777777" w:rsidR="001A20E6" w:rsidRDefault="00000000">
            <w:pPr>
              <w:pStyle w:val="TableCellTaskBadge"/>
              <w:shd w:val="clear" w:color="auto" w:fill="E3F2FD"/>
            </w:pPr>
            <w:r>
              <w:rPr>
                <w:b/>
                <w:bCs/>
                <w:color w:val="1976D2"/>
              </w:rPr>
              <w:t>STUDY</w:t>
            </w:r>
          </w:p>
          <w:p w14:paraId="3CFA213E" w14:textId="77777777" w:rsidR="001A20E6" w:rsidRDefault="00000000">
            <w:pPr>
              <w:pStyle w:val="TableCellTaskDetails"/>
            </w:pPr>
            <w:r>
              <w:t>• Revision - Vedic &amp; Post Vedic - Culture &amp; Philosophy (H01/03) — 30m</w:t>
            </w:r>
          </w:p>
          <w:p w14:paraId="62DA1047" w14:textId="77777777" w:rsidR="001A20E6" w:rsidRDefault="00000000">
            <w:pPr>
              <w:pStyle w:val="TableCellTaskBadge"/>
              <w:shd w:val="clear" w:color="auto" w:fill="FCE4EC"/>
            </w:pPr>
            <w:r>
              <w:rPr>
                <w:b/>
                <w:bCs/>
                <w:color w:val="C2185B"/>
              </w:rPr>
              <w:t>REVISION</w:t>
            </w:r>
          </w:p>
          <w:p w14:paraId="62AF5BF1" w14:textId="77777777" w:rsidR="001A20E6" w:rsidRDefault="00000000">
            <w:pPr>
              <w:pStyle w:val="TableCellTaskDetails"/>
            </w:pPr>
            <w:r>
              <w:t>• Practice - Vedic &amp; Post Vedic - Culture &amp; Philosophy (H01/03) — 30m</w:t>
            </w:r>
          </w:p>
          <w:p w14:paraId="7C6718D2"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A301C30" w14:textId="77777777" w:rsidR="001A20E6" w:rsidRDefault="00000000">
            <w:pPr>
              <w:pStyle w:val="TableCellTaskSubject"/>
            </w:pPr>
            <w:r>
              <w:t>History-Ancient</w:t>
            </w:r>
          </w:p>
          <w:p w14:paraId="42B6267E" w14:textId="77777777" w:rsidR="001A20E6" w:rsidRDefault="00000000">
            <w:pPr>
              <w:pStyle w:val="TableCellTaskDetails"/>
            </w:pPr>
            <w:r>
              <w:t>• Study - Satavahanas (H01/06) — 1h</w:t>
            </w:r>
          </w:p>
          <w:p w14:paraId="60EF8D6F" w14:textId="77777777" w:rsidR="001A20E6" w:rsidRDefault="00000000">
            <w:pPr>
              <w:pStyle w:val="TableCellTaskBadge"/>
              <w:shd w:val="clear" w:color="auto" w:fill="E3F2FD"/>
            </w:pPr>
            <w:r>
              <w:rPr>
                <w:b/>
                <w:bCs/>
                <w:color w:val="1976D2"/>
              </w:rPr>
              <w:t>STUDY</w:t>
            </w:r>
          </w:p>
          <w:p w14:paraId="6111B71C" w14:textId="77777777" w:rsidR="001A20E6" w:rsidRDefault="00000000">
            <w:pPr>
              <w:pStyle w:val="TableCellTaskDetails"/>
            </w:pPr>
            <w:r>
              <w:t>• Study - Guptas (H01/07) — 30m</w:t>
            </w:r>
          </w:p>
          <w:p w14:paraId="7FAA9A90" w14:textId="77777777" w:rsidR="001A20E6" w:rsidRDefault="00000000">
            <w:pPr>
              <w:pStyle w:val="TableCellTaskBadge"/>
              <w:shd w:val="clear" w:color="auto" w:fill="E3F2FD"/>
            </w:pPr>
            <w:r>
              <w:rPr>
                <w:b/>
                <w:bCs/>
                <w:color w:val="1976D2"/>
              </w:rPr>
              <w:t>STUDY</w:t>
            </w:r>
          </w:p>
          <w:p w14:paraId="4EF88E02" w14:textId="77777777" w:rsidR="001A20E6" w:rsidRDefault="00000000">
            <w:pPr>
              <w:pStyle w:val="TableCellTaskDetails"/>
            </w:pPr>
            <w:r>
              <w:t>• Revision - Mauryan Empire (H01/04) — 30m</w:t>
            </w:r>
          </w:p>
          <w:p w14:paraId="306CBAC5" w14:textId="77777777" w:rsidR="001A20E6" w:rsidRDefault="00000000">
            <w:pPr>
              <w:pStyle w:val="TableCellTaskBadge"/>
              <w:shd w:val="clear" w:color="auto" w:fill="FCE4EC"/>
            </w:pPr>
            <w:r>
              <w:rPr>
                <w:b/>
                <w:bCs/>
                <w:color w:val="C2185B"/>
              </w:rPr>
              <w:t>REVISION</w:t>
            </w:r>
          </w:p>
          <w:p w14:paraId="5645DB73" w14:textId="77777777" w:rsidR="001A20E6" w:rsidRDefault="00000000">
            <w:pPr>
              <w:pStyle w:val="TableCellTaskDetails"/>
            </w:pPr>
            <w:r>
              <w:t>• Practice - Mauryan Empire (H01/04) — 30m</w:t>
            </w:r>
          </w:p>
          <w:p w14:paraId="5100BA58"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3F9AD91" w14:textId="77777777" w:rsidR="001A20E6" w:rsidRDefault="00000000">
            <w:pPr>
              <w:pStyle w:val="TableCellTaskSubject"/>
            </w:pPr>
            <w:r>
              <w:t>History-Ancient</w:t>
            </w:r>
          </w:p>
          <w:p w14:paraId="3C846739" w14:textId="77777777" w:rsidR="001A20E6" w:rsidRDefault="00000000">
            <w:pPr>
              <w:pStyle w:val="TableCellTaskDetails"/>
            </w:pPr>
            <w:r>
              <w:t>• Study - Guptas (H01/07) — 30m</w:t>
            </w:r>
          </w:p>
          <w:p w14:paraId="3E78BD7D" w14:textId="77777777" w:rsidR="001A20E6" w:rsidRDefault="00000000">
            <w:pPr>
              <w:pStyle w:val="TableCellTaskBadge"/>
              <w:shd w:val="clear" w:color="auto" w:fill="E3F2FD"/>
            </w:pPr>
            <w:r>
              <w:rPr>
                <w:b/>
                <w:bCs/>
                <w:color w:val="1976D2"/>
              </w:rPr>
              <w:t>STUDY</w:t>
            </w:r>
          </w:p>
          <w:p w14:paraId="390A3EB3" w14:textId="77777777" w:rsidR="001A20E6" w:rsidRDefault="00000000">
            <w:pPr>
              <w:pStyle w:val="TableCellTaskDetails"/>
            </w:pPr>
            <w:r>
              <w:t>• Study - Sangam age (H01/08) — 1h</w:t>
            </w:r>
          </w:p>
          <w:p w14:paraId="59142E25" w14:textId="77777777" w:rsidR="001A20E6" w:rsidRDefault="00000000">
            <w:pPr>
              <w:pStyle w:val="TableCellTaskBadge"/>
              <w:shd w:val="clear" w:color="auto" w:fill="E3F2FD"/>
            </w:pPr>
            <w:r>
              <w:rPr>
                <w:b/>
                <w:bCs/>
                <w:color w:val="1976D2"/>
              </w:rPr>
              <w:t>STUDY</w:t>
            </w:r>
          </w:p>
          <w:p w14:paraId="763B2877" w14:textId="77777777" w:rsidR="001A20E6" w:rsidRDefault="00000000">
            <w:pPr>
              <w:pStyle w:val="TableCellTaskDetails"/>
            </w:pPr>
            <w:r>
              <w:t>• Revision - Post-Mauryan (H01/05) — 30m</w:t>
            </w:r>
          </w:p>
          <w:p w14:paraId="568C5411" w14:textId="77777777" w:rsidR="001A20E6" w:rsidRDefault="00000000">
            <w:pPr>
              <w:pStyle w:val="TableCellTaskBadge"/>
              <w:shd w:val="clear" w:color="auto" w:fill="FCE4EC"/>
            </w:pPr>
            <w:r>
              <w:rPr>
                <w:b/>
                <w:bCs/>
                <w:color w:val="C2185B"/>
              </w:rPr>
              <w:t>REVISION</w:t>
            </w:r>
          </w:p>
          <w:p w14:paraId="6081ED29" w14:textId="77777777" w:rsidR="001A20E6" w:rsidRDefault="00000000">
            <w:pPr>
              <w:pStyle w:val="TableCellTaskDetails"/>
            </w:pPr>
            <w:r>
              <w:t>• Practice - Post-Mauryan (H01/05) — 30m</w:t>
            </w:r>
          </w:p>
          <w:p w14:paraId="737427B1"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4A239D6C" w14:textId="77777777" w:rsidR="001A20E6" w:rsidRDefault="001A20E6"/>
        </w:tc>
      </w:tr>
    </w:tbl>
    <w:p w14:paraId="68722D54" w14:textId="579C4D24" w:rsidR="001A20E6" w:rsidRDefault="003228F5">
      <w:pPr>
        <w:spacing w:after="400"/>
      </w:pPr>
      <w:ins w:id="41" w:author="kalyan inampudi" w:date="2025-10-29T20:18:00Z" w16du:dateUtc="2025-10-29T14:48:00Z">
        <w:r>
          <w:t>My suggestion after reading till here is first we can give, macro and w</w:t>
        </w:r>
      </w:ins>
      <w:ins w:id="42" w:author="kalyan inampudi" w:date="2025-10-29T20:19:00Z" w16du:dateUtc="2025-10-29T14:49:00Z">
        <w:r>
          <w:t xml:space="preserve">eak wise schedules, then in the end mention resources week wise or subject wise sir, it breaks the flow or reading the scehdules and getting a grip on the planner. </w:t>
        </w:r>
      </w:ins>
    </w:p>
    <w:p w14:paraId="7F41EEAA" w14:textId="77777777" w:rsidR="001A20E6" w:rsidRDefault="00000000">
      <w:pPr>
        <w:pStyle w:val="ResourceTitle"/>
      </w:pPr>
      <w:r>
        <w:t>📚 Resources for Feb 01 - Feb 07</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7FFE0CEE" w14:textId="77777777">
        <w:tc>
          <w:tcPr>
            <w:tcW w:w="1650" w:type="pct"/>
            <w:tcBorders>
              <w:bottom w:val="single" w:sz="2" w:space="0" w:color="D1D5DB"/>
              <w:right w:val="single" w:sz="2" w:space="0" w:color="D1D5DB"/>
            </w:tcBorders>
            <w:tcMar>
              <w:top w:w="200" w:type="dxa"/>
              <w:left w:w="150" w:type="dxa"/>
              <w:bottom w:w="200" w:type="dxa"/>
              <w:right w:w="150" w:type="dxa"/>
            </w:tcMar>
          </w:tcPr>
          <w:p w14:paraId="1F6DF954" w14:textId="77777777" w:rsidR="001A20E6" w:rsidRDefault="00000000">
            <w:pPr>
              <w:pStyle w:val="TableCellSubjectName"/>
            </w:pPr>
            <w:r>
              <w:t>Essay</w:t>
            </w:r>
          </w:p>
          <w:p w14:paraId="5902D1DF" w14:textId="77777777" w:rsidR="001A20E6" w:rsidRDefault="00000000">
            <w:pPr>
              <w:pStyle w:val="TableCellCategoryTitle"/>
            </w:pPr>
            <w:r>
              <w:t>📚 Primary Books</w:t>
            </w:r>
          </w:p>
          <w:p w14:paraId="5C3A475B" w14:textId="77777777" w:rsidR="001A20E6" w:rsidRDefault="00000000">
            <w:pPr>
              <w:pStyle w:val="TableCellResourceItem"/>
            </w:pPr>
            <w:r>
              <w:t>• Michael Sandel – Justice</w:t>
            </w:r>
          </w:p>
          <w:p w14:paraId="42D044C0" w14:textId="77777777" w:rsidR="001A20E6" w:rsidRDefault="00000000">
            <w:pPr>
              <w:pStyle w:val="TableCellResourceItem"/>
            </w:pPr>
            <w:r>
              <w:t>• Ethics by Jitin Yadav</w:t>
            </w:r>
          </w:p>
          <w:p w14:paraId="4AEA59A8" w14:textId="77777777" w:rsidR="001A20E6" w:rsidRDefault="00000000">
            <w:pPr>
              <w:pStyle w:val="TableCellResourceItem"/>
            </w:pPr>
            <w:r>
              <w:t>• 2nd ARC (4th, 10th – Ethics in Governance)</w:t>
            </w:r>
          </w:p>
          <w:p w14:paraId="1B7E6F0E" w14:textId="77777777" w:rsidR="001A20E6" w:rsidRDefault="00000000">
            <w:pPr>
              <w:pStyle w:val="TableCellCategoryTitle"/>
            </w:pPr>
            <w:r>
              <w:t>📝 Practice Materials</w:t>
            </w:r>
          </w:p>
          <w:p w14:paraId="5C772A93" w14:textId="77777777" w:rsidR="001A20E6" w:rsidRDefault="00000000">
            <w:pPr>
              <w:pStyle w:val="TableCellResourceItem"/>
            </w:pPr>
            <w:r>
              <w:t>• La Excellence Ethics Material</w:t>
            </w:r>
          </w:p>
          <w:p w14:paraId="62A935F9" w14:textId="77777777" w:rsidR="001A20E6" w:rsidRDefault="00000000">
            <w:pPr>
              <w:pStyle w:val="TableCellResourceItem"/>
            </w:pPr>
            <w:r>
              <w:t>• Prelims &amp; Mains Workbooks</w:t>
            </w:r>
          </w:p>
          <w:p w14:paraId="108872DE" w14:textId="77777777" w:rsidR="001A20E6" w:rsidRDefault="00000000">
            <w:pPr>
              <w:pStyle w:val="TableCellCategoryTitle"/>
            </w:pPr>
            <w:r>
              <w:t>📰 Current Affairs</w:t>
            </w:r>
          </w:p>
          <w:p w14:paraId="5DAB6738" w14:textId="77777777" w:rsidR="001A20E6" w:rsidRDefault="00000000">
            <w:pPr>
              <w:pStyle w:val="TableCellResourceItem"/>
            </w:pPr>
            <w:r>
              <w:t>• Newspapers (case studies, ethical dilemmas in news)</w:t>
            </w:r>
          </w:p>
        </w:tc>
        <w:tc>
          <w:tcPr>
            <w:tcW w:w="1650" w:type="pct"/>
            <w:tcBorders>
              <w:bottom w:val="single" w:sz="2" w:space="0" w:color="D1D5DB"/>
              <w:right w:val="single" w:sz="2" w:space="0" w:color="D1D5DB"/>
            </w:tcBorders>
            <w:tcMar>
              <w:top w:w="200" w:type="dxa"/>
              <w:left w:w="150" w:type="dxa"/>
              <w:bottom w:w="200" w:type="dxa"/>
              <w:right w:w="150" w:type="dxa"/>
            </w:tcMar>
          </w:tcPr>
          <w:p w14:paraId="13A3AE81" w14:textId="77777777" w:rsidR="001A20E6" w:rsidRDefault="00000000">
            <w:pPr>
              <w:pStyle w:val="TableCellSubjectName"/>
            </w:pPr>
            <w:r>
              <w:t>Sociology</w:t>
            </w:r>
          </w:p>
          <w:p w14:paraId="096A5891" w14:textId="77777777" w:rsidR="001A20E6" w:rsidRDefault="00000000">
            <w:pPr>
              <w:pStyle w:val="TableCellCategoryTitle"/>
            </w:pPr>
            <w:r>
              <w:t>📝 Practice Materials</w:t>
            </w:r>
          </w:p>
          <w:p w14:paraId="4FD47403" w14:textId="77777777" w:rsidR="001A20E6" w:rsidRDefault="00000000">
            <w:pPr>
              <w:pStyle w:val="TableCellResourceItem"/>
            </w:pPr>
            <w:r>
              <w:t>• La Excellence Sociology Material</w:t>
            </w:r>
          </w:p>
          <w:p w14:paraId="24737FEB" w14:textId="77777777" w:rsidR="001A20E6" w:rsidRDefault="00000000">
            <w:pPr>
              <w:pStyle w:val="TableCellResourceItem"/>
            </w:pPr>
            <w:r>
              <w:t>• Mains RRP + Prelims RRP</w:t>
            </w:r>
          </w:p>
          <w:p w14:paraId="7DFF1244" w14:textId="77777777" w:rsidR="001A20E6" w:rsidRDefault="00000000">
            <w:pPr>
              <w:pStyle w:val="TableCellResourceItem"/>
            </w:pPr>
            <w:r>
              <w:t>• Prelims &amp; Mains Workbooks</w:t>
            </w:r>
          </w:p>
          <w:p w14:paraId="3D6CA7E0" w14:textId="77777777" w:rsidR="001A20E6" w:rsidRDefault="00000000">
            <w:pPr>
              <w:pStyle w:val="TableCellResourceItem"/>
            </w:pPr>
            <w:r>
              <w:t>• Previous Year Question Papers</w:t>
            </w:r>
          </w:p>
          <w:p w14:paraId="0C7108E1" w14:textId="77777777" w:rsidR="001A20E6" w:rsidRDefault="00000000">
            <w:pPr>
              <w:pStyle w:val="TableCellResourceItem"/>
            </w:pPr>
            <w:r>
              <w:t>• Mock Tests</w:t>
            </w:r>
          </w:p>
          <w:p w14:paraId="676E64AC" w14:textId="77777777" w:rsidR="001A20E6" w:rsidRDefault="00000000">
            <w:pPr>
              <w:pStyle w:val="TableCellResourceItem"/>
            </w:pPr>
            <w:r>
              <w:t>• La Excellence Indian Society Material</w:t>
            </w:r>
          </w:p>
          <w:p w14:paraId="1118F886" w14:textId="77777777" w:rsidR="001A20E6" w:rsidRDefault="00000000">
            <w:pPr>
              <w:pStyle w:val="TableCellResourceItem"/>
            </w:pPr>
            <w:r>
              <w:t>• Mains Workbook - Paper I</w:t>
            </w:r>
          </w:p>
          <w:p w14:paraId="0602DE96" w14:textId="77777777" w:rsidR="001A20E6" w:rsidRDefault="00000000">
            <w:pPr>
              <w:pStyle w:val="TableCellResourceItem"/>
            </w:pPr>
            <w:r>
              <w:t>• La Excellence Social Change Material</w:t>
            </w:r>
          </w:p>
          <w:p w14:paraId="3721D2EB" w14:textId="77777777" w:rsidR="001A20E6" w:rsidRDefault="00000000">
            <w:pPr>
              <w:pStyle w:val="TableCellResourceItem"/>
            </w:pPr>
            <w:r>
              <w:t>• Mains Workbook - Paper II</w:t>
            </w:r>
          </w:p>
          <w:p w14:paraId="27A56494" w14:textId="77777777" w:rsidR="001A20E6" w:rsidRDefault="00000000">
            <w:pPr>
              <w:pStyle w:val="TableCellResourceItem"/>
            </w:pPr>
            <w:r>
              <w:t>• La Excellence Sociology of Religion Material</w:t>
            </w:r>
          </w:p>
          <w:p w14:paraId="0F104820" w14:textId="77777777" w:rsidR="001A20E6" w:rsidRDefault="00000000">
            <w:pPr>
              <w:pStyle w:val="TableCellResourceItem"/>
            </w:pPr>
            <w:r>
              <w:t>• Mains Workbook</w:t>
            </w:r>
          </w:p>
          <w:p w14:paraId="7EABBC9A" w14:textId="77777777" w:rsidR="001A20E6" w:rsidRDefault="00000000">
            <w:pPr>
              <w:pStyle w:val="TableCellResourceItem"/>
            </w:pPr>
            <w:r>
              <w:t>• La Excellence Sociology of Education Material</w:t>
            </w:r>
          </w:p>
          <w:p w14:paraId="1D6F5D01" w14:textId="77777777" w:rsidR="001A20E6" w:rsidRDefault="00000000">
            <w:pPr>
              <w:pStyle w:val="TableCellResourceItem"/>
            </w:pPr>
            <w:r>
              <w:t>• Mains Workbook</w:t>
            </w:r>
          </w:p>
          <w:p w14:paraId="544FA8FB" w14:textId="77777777" w:rsidR="001A20E6" w:rsidRDefault="00000000">
            <w:pPr>
              <w:pStyle w:val="TableCellResourceItem"/>
            </w:pPr>
            <w:r>
              <w:t>• La Excellence Social Stratification Material</w:t>
            </w:r>
          </w:p>
          <w:p w14:paraId="0F12992D" w14:textId="77777777" w:rsidR="001A20E6" w:rsidRDefault="00000000">
            <w:pPr>
              <w:pStyle w:val="TableCellResourceItem"/>
            </w:pPr>
            <w:r>
              <w:t>• Mains Workbook</w:t>
            </w:r>
          </w:p>
          <w:p w14:paraId="578B0DB7" w14:textId="77777777" w:rsidR="001A20E6" w:rsidRDefault="00000000">
            <w:pPr>
              <w:pStyle w:val="TableCellResourceItem"/>
            </w:pPr>
            <w:r>
              <w:t>• La Excellence Gender Studies Material</w:t>
            </w:r>
          </w:p>
          <w:p w14:paraId="0C9A126E" w14:textId="77777777" w:rsidR="001A20E6" w:rsidRDefault="00000000">
            <w:pPr>
              <w:pStyle w:val="TableCellResourceItem"/>
            </w:pPr>
            <w:r>
              <w:t>• Mains Workbook</w:t>
            </w:r>
          </w:p>
          <w:p w14:paraId="0DC1BD7C" w14:textId="77777777" w:rsidR="001A20E6" w:rsidRDefault="00000000">
            <w:pPr>
              <w:pStyle w:val="TableCellResourceItem"/>
            </w:pPr>
            <w:r>
              <w:t>• La Excellence Urban Sociology Material</w:t>
            </w:r>
          </w:p>
          <w:p w14:paraId="5C8F0860" w14:textId="77777777" w:rsidR="001A20E6" w:rsidRDefault="00000000">
            <w:pPr>
              <w:pStyle w:val="TableCellResourceItem"/>
            </w:pPr>
            <w:r>
              <w:t>• Mains Workbook</w:t>
            </w:r>
          </w:p>
          <w:p w14:paraId="76412BE7" w14:textId="77777777" w:rsidR="001A20E6" w:rsidRDefault="00000000">
            <w:pPr>
              <w:pStyle w:val="TableCellResourceItem"/>
            </w:pPr>
            <w:r>
              <w:t>• La Excellence Rural Sociology Material</w:t>
            </w:r>
          </w:p>
          <w:p w14:paraId="3D3E45BD" w14:textId="77777777" w:rsidR="001A20E6" w:rsidRDefault="00000000">
            <w:pPr>
              <w:pStyle w:val="TableCellResourceItem"/>
            </w:pPr>
            <w:r>
              <w:t>• Mains Workbook</w:t>
            </w:r>
          </w:p>
          <w:p w14:paraId="19063110" w14:textId="77777777" w:rsidR="001A20E6" w:rsidRDefault="00000000">
            <w:pPr>
              <w:pStyle w:val="TableCellResourceItem"/>
            </w:pPr>
            <w:r>
              <w:t>• La Excellence Social Movements Material</w:t>
            </w:r>
          </w:p>
          <w:p w14:paraId="1D94FEA4" w14:textId="77777777" w:rsidR="001A20E6" w:rsidRDefault="00000000">
            <w:pPr>
              <w:pStyle w:val="TableCellResourceItem"/>
            </w:pPr>
            <w:r>
              <w:t>• Mains Workbook</w:t>
            </w:r>
          </w:p>
          <w:p w14:paraId="77F9AC85" w14:textId="77777777" w:rsidR="001A20E6" w:rsidRDefault="00000000">
            <w:pPr>
              <w:pStyle w:val="TableCellResourceItem"/>
            </w:pPr>
            <w:r>
              <w:t>• La Excellence Sociology of Health Material</w:t>
            </w:r>
          </w:p>
          <w:p w14:paraId="405C6D71" w14:textId="77777777" w:rsidR="001A20E6" w:rsidRDefault="00000000">
            <w:pPr>
              <w:pStyle w:val="TableCellResourceItem"/>
            </w:pPr>
            <w:r>
              <w:t>• Mains Workbook</w:t>
            </w:r>
          </w:p>
          <w:p w14:paraId="34DF5CF2" w14:textId="77777777" w:rsidR="001A20E6" w:rsidRDefault="00000000">
            <w:pPr>
              <w:pStyle w:val="TableCellResourceItem"/>
            </w:pPr>
            <w:r>
              <w:t>• La Excellence Sociology of Law Material</w:t>
            </w:r>
          </w:p>
          <w:p w14:paraId="77FD8208" w14:textId="77777777" w:rsidR="001A20E6" w:rsidRDefault="00000000">
            <w:pPr>
              <w:pStyle w:val="TableCellResourceItem"/>
            </w:pPr>
            <w:r>
              <w:t>• Mains Workbook</w:t>
            </w:r>
          </w:p>
          <w:p w14:paraId="5372701B" w14:textId="77777777" w:rsidR="001A20E6" w:rsidRDefault="00000000">
            <w:pPr>
              <w:pStyle w:val="TableCellResourceItem"/>
            </w:pPr>
            <w:r>
              <w:t>• La Excellence Sociology of Media Material</w:t>
            </w:r>
          </w:p>
          <w:p w14:paraId="684397BE" w14:textId="77777777" w:rsidR="001A20E6" w:rsidRDefault="00000000">
            <w:pPr>
              <w:pStyle w:val="TableCellResourceItem"/>
            </w:pPr>
            <w:r>
              <w:t>• Mains Workbook</w:t>
            </w:r>
          </w:p>
          <w:p w14:paraId="04214F5C" w14:textId="77777777" w:rsidR="001A20E6" w:rsidRDefault="00000000">
            <w:pPr>
              <w:pStyle w:val="TableCellResourceItem"/>
            </w:pPr>
            <w:r>
              <w:t>• La Excellence Sociology of Science Material</w:t>
            </w:r>
          </w:p>
          <w:p w14:paraId="0CEE2F27" w14:textId="77777777" w:rsidR="001A20E6" w:rsidRDefault="00000000">
            <w:pPr>
              <w:pStyle w:val="TableCellResourceItem"/>
            </w:pPr>
            <w:r>
              <w:t>• Mains Workbook</w:t>
            </w:r>
          </w:p>
          <w:p w14:paraId="28939D86" w14:textId="77777777" w:rsidR="001A20E6" w:rsidRDefault="00000000">
            <w:pPr>
              <w:pStyle w:val="TableCellResourceItem"/>
            </w:pPr>
            <w:r>
              <w:t>• La Excellence Sociology of Environment Material</w:t>
            </w:r>
          </w:p>
          <w:p w14:paraId="420ED38E" w14:textId="77777777" w:rsidR="001A20E6" w:rsidRDefault="00000000">
            <w:pPr>
              <w:pStyle w:val="TableCellResourceItem"/>
            </w:pPr>
            <w:r>
              <w:t>• Mains Workbook</w:t>
            </w:r>
          </w:p>
          <w:p w14:paraId="4DD6B910" w14:textId="77777777" w:rsidR="001A20E6" w:rsidRDefault="00000000">
            <w:pPr>
              <w:pStyle w:val="TableCellResourceItem"/>
            </w:pPr>
            <w:r>
              <w:t>• La Excellence Sociology of Globalization Material</w:t>
            </w:r>
          </w:p>
          <w:p w14:paraId="418689C8" w14:textId="77777777" w:rsidR="001A20E6" w:rsidRDefault="00000000">
            <w:pPr>
              <w:pStyle w:val="TableCellResourceItem"/>
            </w:pPr>
            <w:r>
              <w:t>• Mains Workbook</w:t>
            </w:r>
          </w:p>
          <w:p w14:paraId="616097DE" w14:textId="77777777" w:rsidR="001A20E6" w:rsidRDefault="00000000">
            <w:pPr>
              <w:pStyle w:val="TableCellResourceItem"/>
            </w:pPr>
            <w:r>
              <w:t>• La Excellence Sociology of Work Material</w:t>
            </w:r>
          </w:p>
          <w:p w14:paraId="51AF1429" w14:textId="77777777" w:rsidR="001A20E6" w:rsidRDefault="00000000">
            <w:pPr>
              <w:pStyle w:val="TableCellResourceItem"/>
            </w:pPr>
            <w:r>
              <w:t>• Mains Workbook</w:t>
            </w:r>
          </w:p>
          <w:p w14:paraId="44A5540B" w14:textId="77777777" w:rsidR="001A20E6" w:rsidRDefault="00000000">
            <w:pPr>
              <w:pStyle w:val="TableCellCategoryTitle"/>
            </w:pPr>
            <w:r>
              <w:t>📰 Current Affairs</w:t>
            </w:r>
          </w:p>
          <w:p w14:paraId="1595FA19" w14:textId="77777777" w:rsidR="001A20E6" w:rsidRDefault="00000000">
            <w:pPr>
              <w:pStyle w:val="TableCellResourceItem"/>
            </w:pPr>
            <w:r>
              <w:t>• Indian Sociological Review</w:t>
            </w:r>
          </w:p>
          <w:p w14:paraId="35A84B3A" w14:textId="77777777" w:rsidR="001A20E6" w:rsidRDefault="00000000">
            <w:pPr>
              <w:pStyle w:val="TableCellResourceItem"/>
            </w:pPr>
            <w:r>
              <w:t>• Economic and Political Weekly (EPW)</w:t>
            </w:r>
          </w:p>
          <w:p w14:paraId="145AC81D" w14:textId="77777777" w:rsidR="001A20E6" w:rsidRDefault="00000000">
            <w:pPr>
              <w:pStyle w:val="TableCellResourceItem"/>
            </w:pPr>
            <w:r>
              <w:t>• Newspapers (The Hindu, Indian Express - Social issues)</w:t>
            </w:r>
          </w:p>
          <w:p w14:paraId="79BBC46B" w14:textId="77777777" w:rsidR="001A20E6" w:rsidRDefault="00000000">
            <w:pPr>
              <w:pStyle w:val="TableCellResourceItem"/>
            </w:pPr>
            <w:r>
              <w:t>• Yojana Magazine</w:t>
            </w:r>
          </w:p>
          <w:p w14:paraId="336B2C71" w14:textId="77777777" w:rsidR="001A20E6" w:rsidRDefault="00000000">
            <w:pPr>
              <w:pStyle w:val="TableCellResourceItem"/>
            </w:pPr>
            <w:r>
              <w:t>• Kurukshetra Magazine</w:t>
            </w:r>
          </w:p>
          <w:p w14:paraId="3194B05C" w14:textId="77777777" w:rsidR="001A20E6" w:rsidRDefault="00000000">
            <w:pPr>
              <w:pStyle w:val="TableCellResourceItem"/>
            </w:pPr>
            <w:r>
              <w:t>• Social Watch India Reports</w:t>
            </w:r>
          </w:p>
          <w:p w14:paraId="303E93F0" w14:textId="77777777" w:rsidR="001A20E6" w:rsidRDefault="00000000">
            <w:pPr>
              <w:pStyle w:val="TableCellResourceItem"/>
            </w:pPr>
            <w:r>
              <w:t>• NSSO Reports</w:t>
            </w:r>
          </w:p>
          <w:p w14:paraId="6BBE21D8" w14:textId="77777777" w:rsidR="001A20E6" w:rsidRDefault="00000000">
            <w:pPr>
              <w:pStyle w:val="TableCellResourceItem"/>
            </w:pPr>
            <w:r>
              <w:t>• NFHS Reports</w:t>
            </w:r>
          </w:p>
          <w:p w14:paraId="78255C7E" w14:textId="77777777" w:rsidR="001A20E6" w:rsidRDefault="00000000">
            <w:pPr>
              <w:pStyle w:val="TableCellResourceItem"/>
            </w:pPr>
            <w:r>
              <w:t>• EPW Articles on Indian Society</w:t>
            </w:r>
          </w:p>
          <w:p w14:paraId="4C5A45BC" w14:textId="77777777" w:rsidR="001A20E6" w:rsidRDefault="00000000">
            <w:pPr>
              <w:pStyle w:val="TableCellResourceItem"/>
            </w:pPr>
            <w:r>
              <w:t>• Census Reports</w:t>
            </w:r>
          </w:p>
          <w:p w14:paraId="3E320FCB" w14:textId="77777777" w:rsidR="001A20E6" w:rsidRDefault="00000000">
            <w:pPr>
              <w:pStyle w:val="TableCellResourceItem"/>
            </w:pPr>
            <w:r>
              <w:t>• Social Development Reports</w:t>
            </w:r>
          </w:p>
          <w:p w14:paraId="2194B810" w14:textId="77777777" w:rsidR="001A20E6" w:rsidRDefault="00000000">
            <w:pPr>
              <w:pStyle w:val="TableCellResourceItem"/>
            </w:pPr>
            <w:r>
              <w:t>• Planning Commission Reports</w:t>
            </w:r>
          </w:p>
          <w:p w14:paraId="61660511" w14:textId="77777777" w:rsidR="001A20E6" w:rsidRDefault="00000000">
            <w:pPr>
              <w:pStyle w:val="TableCellResourceItem"/>
            </w:pPr>
            <w:r>
              <w:t>• NITI Aayog Reports</w:t>
            </w:r>
          </w:p>
          <w:p w14:paraId="21DD536A" w14:textId="77777777" w:rsidR="001A20E6" w:rsidRDefault="00000000">
            <w:pPr>
              <w:pStyle w:val="TableCellResourceItem"/>
            </w:pPr>
            <w:r>
              <w:t>• World Bank Reports on India</w:t>
            </w:r>
          </w:p>
          <w:p w14:paraId="42D5D51C" w14:textId="77777777" w:rsidR="001A20E6" w:rsidRDefault="00000000">
            <w:pPr>
              <w:pStyle w:val="TableCellResourceItem"/>
            </w:pPr>
            <w:r>
              <w:t>• Religious Demographics Reports</w:t>
            </w:r>
          </w:p>
          <w:p w14:paraId="205D7794" w14:textId="77777777" w:rsidR="001A20E6" w:rsidRDefault="00000000">
            <w:pPr>
              <w:pStyle w:val="TableCellResourceItem"/>
            </w:pPr>
            <w:r>
              <w:t>• Minority Commission Reports</w:t>
            </w:r>
          </w:p>
          <w:p w14:paraId="3CC12B87" w14:textId="77777777" w:rsidR="001A20E6" w:rsidRDefault="00000000">
            <w:pPr>
              <w:pStyle w:val="TableCellResourceItem"/>
            </w:pPr>
            <w:r>
              <w:t>• ASER Reports</w:t>
            </w:r>
          </w:p>
          <w:p w14:paraId="59AFADD0" w14:textId="77777777" w:rsidR="001A20E6" w:rsidRDefault="00000000">
            <w:pPr>
              <w:pStyle w:val="TableCellResourceItem"/>
            </w:pPr>
            <w:r>
              <w:t>• NEP 2020</w:t>
            </w:r>
          </w:p>
          <w:p w14:paraId="43ABE140" w14:textId="77777777" w:rsidR="001A20E6" w:rsidRDefault="00000000">
            <w:pPr>
              <w:pStyle w:val="TableCellResourceItem"/>
            </w:pPr>
            <w:r>
              <w:t>• Education Statistics Reports</w:t>
            </w:r>
          </w:p>
          <w:p w14:paraId="33ED222D" w14:textId="77777777" w:rsidR="001A20E6" w:rsidRDefault="00000000">
            <w:pPr>
              <w:pStyle w:val="TableCellResourceItem"/>
            </w:pPr>
            <w:r>
              <w:t>• Sachar Committee Report</w:t>
            </w:r>
          </w:p>
          <w:p w14:paraId="2B44EE97" w14:textId="77777777" w:rsidR="001A20E6" w:rsidRDefault="00000000">
            <w:pPr>
              <w:pStyle w:val="TableCellResourceItem"/>
            </w:pPr>
            <w:r>
              <w:t>• Mandal Commission Report</w:t>
            </w:r>
          </w:p>
          <w:p w14:paraId="0E81F352" w14:textId="77777777" w:rsidR="001A20E6" w:rsidRDefault="00000000">
            <w:pPr>
              <w:pStyle w:val="TableCellResourceItem"/>
            </w:pPr>
            <w:r>
              <w:t>• Caste Census Data</w:t>
            </w:r>
          </w:p>
          <w:p w14:paraId="2A6049D0" w14:textId="77777777" w:rsidR="001A20E6" w:rsidRDefault="00000000">
            <w:pPr>
              <w:pStyle w:val="TableCellResourceItem"/>
            </w:pPr>
            <w:r>
              <w:t>• Gender Budget Reports</w:t>
            </w:r>
          </w:p>
          <w:p w14:paraId="4AFC6CCE" w14:textId="77777777" w:rsidR="001A20E6" w:rsidRDefault="00000000">
            <w:pPr>
              <w:pStyle w:val="TableCellResourceItem"/>
            </w:pPr>
            <w:r>
              <w:t>• Women and Child Development Ministry Reports</w:t>
            </w:r>
          </w:p>
          <w:p w14:paraId="50E6F62C" w14:textId="77777777" w:rsidR="001A20E6" w:rsidRDefault="00000000">
            <w:pPr>
              <w:pStyle w:val="TableCellResourceItem"/>
            </w:pPr>
            <w:r>
              <w:t>• NFHS Gender Data</w:t>
            </w:r>
          </w:p>
          <w:p w14:paraId="477EDFEF" w14:textId="77777777" w:rsidR="001A20E6" w:rsidRDefault="00000000">
            <w:pPr>
              <w:pStyle w:val="TableCellResourceItem"/>
            </w:pPr>
            <w:r>
              <w:t>• Census Urban Data</w:t>
            </w:r>
          </w:p>
          <w:p w14:paraId="6961A784" w14:textId="77777777" w:rsidR="001A20E6" w:rsidRDefault="00000000">
            <w:pPr>
              <w:pStyle w:val="TableCellResourceItem"/>
            </w:pPr>
            <w:r>
              <w:t>• Smart Cities Mission Reports</w:t>
            </w:r>
          </w:p>
          <w:p w14:paraId="62646F08" w14:textId="77777777" w:rsidR="001A20E6" w:rsidRDefault="00000000">
            <w:pPr>
              <w:pStyle w:val="TableCellResourceItem"/>
            </w:pPr>
            <w:r>
              <w:t>• Urban Development Ministry Reports</w:t>
            </w:r>
          </w:p>
          <w:p w14:paraId="42047E51" w14:textId="77777777" w:rsidR="001A20E6" w:rsidRDefault="00000000">
            <w:pPr>
              <w:pStyle w:val="TableCellResourceItem"/>
            </w:pPr>
            <w:r>
              <w:t>• Rural Development Ministry Reports</w:t>
            </w:r>
          </w:p>
          <w:p w14:paraId="416EBF4B" w14:textId="77777777" w:rsidR="001A20E6" w:rsidRDefault="00000000">
            <w:pPr>
              <w:pStyle w:val="TableCellResourceItem"/>
            </w:pPr>
            <w:r>
              <w:t>• MGNREGA Reports</w:t>
            </w:r>
          </w:p>
          <w:p w14:paraId="50AD803B" w14:textId="77777777" w:rsidR="001A20E6" w:rsidRDefault="00000000">
            <w:pPr>
              <w:pStyle w:val="TableCellResourceItem"/>
            </w:pPr>
            <w:r>
              <w:t>• Panchayati Raj Statistics</w:t>
            </w:r>
          </w:p>
          <w:p w14:paraId="2B1D2510" w14:textId="77777777" w:rsidR="001A20E6" w:rsidRDefault="00000000">
            <w:pPr>
              <w:pStyle w:val="TableCellResourceItem"/>
            </w:pPr>
            <w:r>
              <w:t>• Social Movement Case Studies</w:t>
            </w:r>
          </w:p>
          <w:p w14:paraId="1823912F" w14:textId="77777777" w:rsidR="001A20E6" w:rsidRDefault="00000000">
            <w:pPr>
              <w:pStyle w:val="TableCellResourceItem"/>
            </w:pPr>
            <w:r>
              <w:t>• Civil Society Reports</w:t>
            </w:r>
          </w:p>
          <w:p w14:paraId="27857EA9" w14:textId="77777777" w:rsidR="001A20E6" w:rsidRDefault="00000000">
            <w:pPr>
              <w:pStyle w:val="TableCellResourceItem"/>
            </w:pPr>
            <w:r>
              <w:t>• Human Rights Reports</w:t>
            </w:r>
          </w:p>
          <w:p w14:paraId="4758D0EB" w14:textId="77777777" w:rsidR="001A20E6" w:rsidRDefault="00000000">
            <w:pPr>
              <w:pStyle w:val="TableCellResourceItem"/>
            </w:pPr>
            <w:r>
              <w:t>• Health Ministry Reports</w:t>
            </w:r>
          </w:p>
          <w:p w14:paraId="355391B3" w14:textId="77777777" w:rsidR="001A20E6" w:rsidRDefault="00000000">
            <w:pPr>
              <w:pStyle w:val="TableCellResourceItem"/>
            </w:pPr>
            <w:r>
              <w:t>• WHO Reports on India</w:t>
            </w:r>
          </w:p>
          <w:p w14:paraId="6209610F" w14:textId="77777777" w:rsidR="001A20E6" w:rsidRDefault="00000000">
            <w:pPr>
              <w:pStyle w:val="TableCellResourceItem"/>
            </w:pPr>
            <w:r>
              <w:t>• Ayushman Bharat Reports</w:t>
            </w:r>
          </w:p>
          <w:p w14:paraId="1CDD5EE8" w14:textId="77777777" w:rsidR="001A20E6" w:rsidRDefault="00000000">
            <w:pPr>
              <w:pStyle w:val="TableCellResourceItem"/>
            </w:pPr>
            <w:r>
              <w:t>• Law Commission Reports</w:t>
            </w:r>
          </w:p>
          <w:p w14:paraId="738EB7AE" w14:textId="77777777" w:rsidR="001A20E6" w:rsidRDefault="00000000">
            <w:pPr>
              <w:pStyle w:val="TableCellResourceItem"/>
            </w:pPr>
            <w:r>
              <w:t>• Supreme Court Judgments</w:t>
            </w:r>
          </w:p>
          <w:p w14:paraId="45298067" w14:textId="77777777" w:rsidR="001A20E6" w:rsidRDefault="00000000">
            <w:pPr>
              <w:pStyle w:val="TableCellResourceItem"/>
            </w:pPr>
            <w:r>
              <w:t>• Legal Aid Reports</w:t>
            </w:r>
          </w:p>
          <w:p w14:paraId="642FC25D" w14:textId="77777777" w:rsidR="001A20E6" w:rsidRDefault="00000000">
            <w:pPr>
              <w:pStyle w:val="TableCellResourceItem"/>
            </w:pPr>
            <w:r>
              <w:t>• Media Reports</w:t>
            </w:r>
          </w:p>
          <w:p w14:paraId="1740468D" w14:textId="77777777" w:rsidR="001A20E6" w:rsidRDefault="00000000">
            <w:pPr>
              <w:pStyle w:val="TableCellResourceItem"/>
            </w:pPr>
            <w:r>
              <w:t>• Broadcasting Ministry Reports</w:t>
            </w:r>
          </w:p>
          <w:p w14:paraId="17DF3DC2" w14:textId="77777777" w:rsidR="001A20E6" w:rsidRDefault="00000000">
            <w:pPr>
              <w:pStyle w:val="TableCellResourceItem"/>
            </w:pPr>
            <w:r>
              <w:t>• Social Media Impact Studies</w:t>
            </w:r>
          </w:p>
          <w:p w14:paraId="6A50E73C" w14:textId="77777777" w:rsidR="001A20E6" w:rsidRDefault="00000000">
            <w:pPr>
              <w:pStyle w:val="TableCellResourceItem"/>
            </w:pPr>
            <w:r>
              <w:t>• Science and Technology Ministry Reports</w:t>
            </w:r>
          </w:p>
          <w:p w14:paraId="3CC3C5A2" w14:textId="77777777" w:rsidR="001A20E6" w:rsidRDefault="00000000">
            <w:pPr>
              <w:pStyle w:val="TableCellResourceItem"/>
            </w:pPr>
            <w:r>
              <w:t>• ISRO Reports</w:t>
            </w:r>
          </w:p>
          <w:p w14:paraId="3D81B3B7" w14:textId="77777777" w:rsidR="001A20E6" w:rsidRDefault="00000000">
            <w:pPr>
              <w:pStyle w:val="TableCellResourceItem"/>
            </w:pPr>
            <w:r>
              <w:t>• Digital India Reports</w:t>
            </w:r>
          </w:p>
          <w:p w14:paraId="33D8417B" w14:textId="77777777" w:rsidR="001A20E6" w:rsidRDefault="00000000">
            <w:pPr>
              <w:pStyle w:val="TableCellResourceItem"/>
            </w:pPr>
            <w:r>
              <w:t>• Environment Ministry Reports</w:t>
            </w:r>
          </w:p>
          <w:p w14:paraId="0A54E8E6" w14:textId="77777777" w:rsidR="001A20E6" w:rsidRDefault="00000000">
            <w:pPr>
              <w:pStyle w:val="TableCellResourceItem"/>
            </w:pPr>
            <w:r>
              <w:t>• Climate Change Reports</w:t>
            </w:r>
          </w:p>
          <w:p w14:paraId="76777187" w14:textId="77777777" w:rsidR="001A20E6" w:rsidRDefault="00000000">
            <w:pPr>
              <w:pStyle w:val="TableCellResourceItem"/>
            </w:pPr>
            <w:r>
              <w:t>• Sustainable Development Reports</w:t>
            </w:r>
          </w:p>
          <w:p w14:paraId="5F4B4E2A" w14:textId="77777777" w:rsidR="001A20E6" w:rsidRDefault="00000000">
            <w:pPr>
              <w:pStyle w:val="TableCellResourceItem"/>
            </w:pPr>
            <w:r>
              <w:t>• WTO Reports</w:t>
            </w:r>
          </w:p>
          <w:p w14:paraId="67028057" w14:textId="77777777" w:rsidR="001A20E6" w:rsidRDefault="00000000">
            <w:pPr>
              <w:pStyle w:val="TableCellResourceItem"/>
            </w:pPr>
            <w:r>
              <w:t>• Globalization Impact Studies</w:t>
            </w:r>
          </w:p>
          <w:p w14:paraId="660276B3" w14:textId="77777777" w:rsidR="001A20E6" w:rsidRDefault="00000000">
            <w:pPr>
              <w:pStyle w:val="TableCellResourceItem"/>
            </w:pPr>
            <w:r>
              <w:t>• International Migration Reports</w:t>
            </w:r>
          </w:p>
          <w:p w14:paraId="07909CDA" w14:textId="77777777" w:rsidR="001A20E6" w:rsidRDefault="00000000">
            <w:pPr>
              <w:pStyle w:val="TableCellResourceItem"/>
            </w:pPr>
            <w:r>
              <w:t>• Labor Ministry Reports</w:t>
            </w:r>
          </w:p>
          <w:p w14:paraId="51DE1948" w14:textId="77777777" w:rsidR="001A20E6" w:rsidRDefault="00000000">
            <w:pPr>
              <w:pStyle w:val="TableCellResourceItem"/>
            </w:pPr>
            <w:r>
              <w:t>• Industrial Relations Reports</w:t>
            </w:r>
          </w:p>
          <w:p w14:paraId="507CC0F0"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5D029299" w14:textId="77777777" w:rsidR="001A20E6" w:rsidRDefault="00000000">
            <w:pPr>
              <w:pStyle w:val="TableCellSubjectName"/>
            </w:pPr>
            <w:r>
              <w:t>History-Ancient</w:t>
            </w:r>
          </w:p>
          <w:p w14:paraId="46BEE880" w14:textId="77777777" w:rsidR="001A20E6" w:rsidRDefault="00000000">
            <w:pPr>
              <w:pStyle w:val="TableCellCategoryTitle"/>
            </w:pPr>
            <w:r>
              <w:t>📚 Primary Books</w:t>
            </w:r>
          </w:p>
          <w:p w14:paraId="24EA4613" w14:textId="77777777" w:rsidR="001A20E6" w:rsidRDefault="00000000">
            <w:pPr>
              <w:pStyle w:val="TableCellResourceItem"/>
            </w:pPr>
            <w:r>
              <w:t>• NCERT Class VI - Our Past - I - What, Where, How and When?</w:t>
            </w:r>
          </w:p>
          <w:p w14:paraId="4A8F1CFF" w14:textId="77777777" w:rsidR="001A20E6" w:rsidRDefault="00000000">
            <w:pPr>
              <w:pStyle w:val="TableCellResourceItem"/>
            </w:pPr>
            <w:r>
              <w:t>• Ancient India by R.S. Sharma - The Importance of Ancient History</w:t>
            </w:r>
          </w:p>
          <w:p w14:paraId="6F583129" w14:textId="77777777" w:rsidR="001A20E6" w:rsidRDefault="00000000">
            <w:pPr>
              <w:pStyle w:val="TableCellResourceItem"/>
            </w:pPr>
            <w:r>
              <w:t>• Ancient India by R.S. Sharma - The Construction of Ancient Indian History</w:t>
            </w:r>
          </w:p>
          <w:p w14:paraId="2562D986" w14:textId="77777777" w:rsidR="001A20E6" w:rsidRDefault="00000000">
            <w:pPr>
              <w:pStyle w:val="TableCellResourceItem"/>
            </w:pPr>
            <w:r>
              <w:t>• Ancient India by R.S. Sharma - The Geographical Setting</w:t>
            </w:r>
          </w:p>
          <w:p w14:paraId="5C3FA53F" w14:textId="77777777" w:rsidR="001A20E6" w:rsidRDefault="00000000">
            <w:pPr>
              <w:pStyle w:val="TableCellCategoryTitle"/>
            </w:pPr>
            <w:r>
              <w:t>📝 Practice Materials</w:t>
            </w:r>
          </w:p>
          <w:p w14:paraId="10B34B3D" w14:textId="77777777" w:rsidR="001A20E6" w:rsidRDefault="00000000">
            <w:pPr>
              <w:pStyle w:val="TableCellResourceItem"/>
            </w:pPr>
            <w:r>
              <w:t>• La Excellence Culture Material</w:t>
            </w:r>
          </w:p>
          <w:p w14:paraId="495A2579" w14:textId="77777777" w:rsidR="001A20E6" w:rsidRDefault="00000000">
            <w:pPr>
              <w:pStyle w:val="TableCellResourceItem"/>
            </w:pPr>
            <w:r>
              <w:t>• Ancient/Medieval Prelims Workbooks</w:t>
            </w:r>
          </w:p>
          <w:p w14:paraId="225C6348" w14:textId="77777777" w:rsidR="001A20E6" w:rsidRDefault="00000000">
            <w:pPr>
              <w:pStyle w:val="TableCellCategoryTitle"/>
            </w:pPr>
            <w:r>
              <w:t>📰 Current Affairs</w:t>
            </w:r>
          </w:p>
          <w:p w14:paraId="4D599035" w14:textId="77777777" w:rsidR="001A20E6" w:rsidRDefault="00000000">
            <w:pPr>
              <w:pStyle w:val="TableCellResourceItem"/>
            </w:pPr>
            <w:r>
              <w:t>• Newspapers (CA on Archaeology/Heritage)</w:t>
            </w:r>
          </w:p>
        </w:tc>
      </w:tr>
    </w:tbl>
    <w:p w14:paraId="5042F1D5"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14367E72" w14:textId="77777777">
        <w:tc>
          <w:tcPr>
            <w:tcW w:w="2500" w:type="pct"/>
            <w:tcMar>
              <w:top w:w="0" w:type="dxa"/>
              <w:left w:w="0" w:type="dxa"/>
              <w:bottom w:w="0" w:type="dxa"/>
              <w:right w:w="0" w:type="dxa"/>
            </w:tcMar>
          </w:tcPr>
          <w:p w14:paraId="33445D75" w14:textId="77777777" w:rsidR="001A20E6" w:rsidRDefault="00000000">
            <w:pPr>
              <w:pStyle w:val="WeekTitle"/>
            </w:pPr>
            <w:r>
              <w:rPr>
                <w:color w:val="15803D"/>
              </w:rPr>
              <w:t>📅 Feb 08 - Feb 14, 2026</w:t>
            </w:r>
          </w:p>
        </w:tc>
        <w:tc>
          <w:tcPr>
            <w:tcW w:w="2500" w:type="pct"/>
            <w:tcMar>
              <w:top w:w="0" w:type="dxa"/>
              <w:left w:w="0" w:type="dxa"/>
              <w:bottom w:w="0" w:type="dxa"/>
              <w:right w:w="0" w:type="dxa"/>
            </w:tcMar>
          </w:tcPr>
          <w:p w14:paraId="60C22C9D" w14:textId="77777777" w:rsidR="001A20E6" w:rsidRDefault="00000000">
            <w:pPr>
              <w:pStyle w:val="WeekCycleName"/>
            </w:pPr>
            <w:r>
              <w:rPr>
                <w:color w:val="15803D"/>
              </w:rPr>
              <w:t>C2</w:t>
            </w:r>
          </w:p>
        </w:tc>
      </w:tr>
    </w:tbl>
    <w:p w14:paraId="099D951D"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2E894905" w14:textId="77777777">
        <w:tc>
          <w:tcPr>
            <w:tcW w:w="700" w:type="pct"/>
            <w:shd w:val="clear" w:color="auto" w:fill="DCFCE7"/>
            <w:tcMar>
              <w:top w:w="200" w:type="dxa"/>
              <w:left w:w="100" w:type="dxa"/>
              <w:bottom w:w="200" w:type="dxa"/>
              <w:right w:w="100" w:type="dxa"/>
            </w:tcMar>
          </w:tcPr>
          <w:p w14:paraId="7D6E27C3" w14:textId="77777777" w:rsidR="001A20E6" w:rsidRDefault="00000000">
            <w:pPr>
              <w:pStyle w:val="TableCellCalendarDayHeader"/>
            </w:pPr>
            <w:r>
              <w:rPr>
                <w:color w:val="15803D"/>
              </w:rPr>
              <w:t>Sunday</w:t>
            </w:r>
          </w:p>
          <w:p w14:paraId="05F866D2" w14:textId="77777777" w:rsidR="001A20E6" w:rsidRDefault="00000000">
            <w:pPr>
              <w:pStyle w:val="TableCellCalendarDateHeader"/>
            </w:pPr>
            <w:r>
              <w:rPr>
                <w:color w:val="15803D"/>
              </w:rPr>
              <w:t>Feb 08</w:t>
            </w:r>
          </w:p>
          <w:p w14:paraId="258D26E3"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33198677" w14:textId="77777777" w:rsidR="001A20E6" w:rsidRDefault="00000000">
            <w:pPr>
              <w:pStyle w:val="TableCellCalendarDayHeader"/>
            </w:pPr>
            <w:r>
              <w:rPr>
                <w:color w:val="15803D"/>
              </w:rPr>
              <w:t>Monday</w:t>
            </w:r>
          </w:p>
          <w:p w14:paraId="75485F50" w14:textId="77777777" w:rsidR="001A20E6" w:rsidRDefault="00000000">
            <w:pPr>
              <w:pStyle w:val="TableCellCalendarDateHeader"/>
            </w:pPr>
            <w:r>
              <w:rPr>
                <w:color w:val="15803D"/>
              </w:rPr>
              <w:t>Feb 09</w:t>
            </w:r>
          </w:p>
          <w:p w14:paraId="747D8954"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F0A52BB" w14:textId="77777777" w:rsidR="001A20E6" w:rsidRDefault="00000000">
            <w:pPr>
              <w:pStyle w:val="TableCellCalendarDayHeader"/>
            </w:pPr>
            <w:r>
              <w:rPr>
                <w:color w:val="15803D"/>
              </w:rPr>
              <w:t>Tuesday</w:t>
            </w:r>
          </w:p>
          <w:p w14:paraId="1A14831D" w14:textId="77777777" w:rsidR="001A20E6" w:rsidRDefault="00000000">
            <w:pPr>
              <w:pStyle w:val="TableCellCalendarDateHeader"/>
            </w:pPr>
            <w:r>
              <w:rPr>
                <w:color w:val="15803D"/>
              </w:rPr>
              <w:t>Feb 10</w:t>
            </w:r>
          </w:p>
          <w:p w14:paraId="1FF6A556"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543197C0" w14:textId="77777777" w:rsidR="001A20E6" w:rsidRDefault="00000000">
            <w:pPr>
              <w:pStyle w:val="TableCellCalendarDayHeader"/>
            </w:pPr>
            <w:r>
              <w:rPr>
                <w:color w:val="15803D"/>
              </w:rPr>
              <w:t>Wednesday</w:t>
            </w:r>
          </w:p>
          <w:p w14:paraId="0D9793D8" w14:textId="77777777" w:rsidR="001A20E6" w:rsidRDefault="00000000">
            <w:pPr>
              <w:pStyle w:val="TableCellCalendarDateHeader"/>
            </w:pPr>
            <w:r>
              <w:rPr>
                <w:color w:val="15803D"/>
              </w:rPr>
              <w:t>Feb 11</w:t>
            </w:r>
          </w:p>
          <w:p w14:paraId="0B0F78F3"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B9FAD95" w14:textId="77777777" w:rsidR="001A20E6" w:rsidRDefault="00000000">
            <w:pPr>
              <w:pStyle w:val="TableCellCalendarDayHeader"/>
            </w:pPr>
            <w:r>
              <w:rPr>
                <w:color w:val="15803D"/>
              </w:rPr>
              <w:t>Thursday</w:t>
            </w:r>
          </w:p>
          <w:p w14:paraId="67D32CE1" w14:textId="77777777" w:rsidR="001A20E6" w:rsidRDefault="00000000">
            <w:pPr>
              <w:pStyle w:val="TableCellCalendarDateHeader"/>
            </w:pPr>
            <w:r>
              <w:rPr>
                <w:color w:val="15803D"/>
              </w:rPr>
              <w:t>Feb 12</w:t>
            </w:r>
          </w:p>
          <w:p w14:paraId="2B6DA867"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8E24A24" w14:textId="77777777" w:rsidR="001A20E6" w:rsidRDefault="00000000">
            <w:pPr>
              <w:pStyle w:val="TableCellCalendarDayHeader"/>
            </w:pPr>
            <w:r>
              <w:rPr>
                <w:color w:val="15803D"/>
              </w:rPr>
              <w:t>Friday</w:t>
            </w:r>
          </w:p>
          <w:p w14:paraId="0C430EF0" w14:textId="77777777" w:rsidR="001A20E6" w:rsidRDefault="00000000">
            <w:pPr>
              <w:pStyle w:val="TableCellCalendarDateHeader"/>
            </w:pPr>
            <w:r>
              <w:rPr>
                <w:color w:val="15803D"/>
              </w:rPr>
              <w:t>Feb 13</w:t>
            </w:r>
          </w:p>
          <w:p w14:paraId="03A0C816"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4A289EA0" w14:textId="77777777" w:rsidR="001A20E6" w:rsidRDefault="00000000">
            <w:pPr>
              <w:pStyle w:val="TableCellCalendarDayHeader"/>
            </w:pPr>
            <w:r>
              <w:rPr>
                <w:color w:val="F57C00"/>
              </w:rPr>
              <w:t>Saturday</w:t>
            </w:r>
          </w:p>
          <w:p w14:paraId="135A4787" w14:textId="77777777" w:rsidR="001A20E6" w:rsidRDefault="00000000">
            <w:pPr>
              <w:pStyle w:val="TableCellCalendarDateHeader"/>
            </w:pPr>
            <w:r>
              <w:rPr>
                <w:color w:val="F57C00"/>
              </w:rPr>
              <w:t>Feb 14</w:t>
            </w:r>
          </w:p>
          <w:p w14:paraId="0976D2FF" w14:textId="77777777" w:rsidR="001A20E6" w:rsidRDefault="00000000">
            <w:pPr>
              <w:pStyle w:val="TableCellCatchupLabel"/>
            </w:pPr>
            <w:r>
              <w:rPr>
                <w:color w:val="F57C00"/>
              </w:rPr>
              <w:t>Catchup Day</w:t>
            </w:r>
          </w:p>
        </w:tc>
      </w:tr>
      <w:tr w:rsidR="001A20E6" w14:paraId="06A9359A" w14:textId="77777777">
        <w:tc>
          <w:tcPr>
            <w:tcW w:w="700" w:type="pct"/>
            <w:shd w:val="clear" w:color="auto" w:fill="DCFCE7"/>
            <w:tcMar>
              <w:top w:w="150" w:type="dxa"/>
              <w:left w:w="100" w:type="dxa"/>
              <w:bottom w:w="150" w:type="dxa"/>
              <w:right w:w="100" w:type="dxa"/>
            </w:tcMar>
          </w:tcPr>
          <w:p w14:paraId="63C30A20" w14:textId="77777777" w:rsidR="001A20E6" w:rsidRDefault="00000000">
            <w:pPr>
              <w:pStyle w:val="TableCellTaskSubject"/>
            </w:pPr>
            <w:r>
              <w:t>Essay</w:t>
            </w:r>
          </w:p>
          <w:p w14:paraId="4C684823" w14:textId="77777777" w:rsidR="001A20E6" w:rsidRDefault="00000000">
            <w:pPr>
              <w:pStyle w:val="TableCellTaskDetails"/>
            </w:pPr>
            <w:r>
              <w:t>• Test - TEST — 3h</w:t>
            </w:r>
          </w:p>
          <w:p w14:paraId="57A450BD"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55BA3D53" w14:textId="77777777" w:rsidR="001A20E6" w:rsidRDefault="00000000">
            <w:pPr>
              <w:pStyle w:val="TableCellTaskSubject"/>
            </w:pPr>
            <w:r>
              <w:t>Sociology</w:t>
            </w:r>
          </w:p>
          <w:p w14:paraId="64CF6ABF" w14:textId="77777777" w:rsidR="001A20E6" w:rsidRDefault="00000000">
            <w:pPr>
              <w:pStyle w:val="TableCellTaskDetails"/>
            </w:pPr>
            <w:r>
              <w:t>• Study - OPT-SOC/01 — 1h 30m</w:t>
            </w:r>
          </w:p>
          <w:p w14:paraId="043F1A2D" w14:textId="77777777" w:rsidR="001A20E6" w:rsidRDefault="00000000">
            <w:pPr>
              <w:pStyle w:val="TableCellTaskBadge"/>
              <w:shd w:val="clear" w:color="auto" w:fill="E3F2FD"/>
            </w:pPr>
            <w:r>
              <w:rPr>
                <w:b/>
                <w:bCs/>
                <w:color w:val="1976D2"/>
              </w:rPr>
              <w:t>STUDY</w:t>
            </w:r>
          </w:p>
          <w:p w14:paraId="03DBDC56" w14:textId="77777777" w:rsidR="001A20E6" w:rsidRDefault="00000000">
            <w:pPr>
              <w:pStyle w:val="TableCellTaskDetails"/>
            </w:pPr>
            <w:r>
              <w:t>• Revision - OPT-SOC/01 — 30m</w:t>
            </w:r>
          </w:p>
          <w:p w14:paraId="24A07442" w14:textId="77777777" w:rsidR="001A20E6" w:rsidRDefault="00000000">
            <w:pPr>
              <w:pStyle w:val="TableCellTaskBadge"/>
              <w:shd w:val="clear" w:color="auto" w:fill="FCE4EC"/>
            </w:pPr>
            <w:r>
              <w:rPr>
                <w:b/>
                <w:bCs/>
                <w:color w:val="C2185B"/>
              </w:rPr>
              <w:t>REVISION</w:t>
            </w:r>
          </w:p>
          <w:p w14:paraId="3A98D77A" w14:textId="77777777" w:rsidR="001A20E6" w:rsidRDefault="00000000">
            <w:pPr>
              <w:pStyle w:val="TableCellTaskDetails"/>
            </w:pPr>
            <w:r>
              <w:t>• Practice - OPT-SOC/01 — 30m</w:t>
            </w:r>
          </w:p>
          <w:p w14:paraId="148F327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48F120F" w14:textId="77777777" w:rsidR="001A20E6" w:rsidRDefault="00000000">
            <w:pPr>
              <w:pStyle w:val="TableCellTaskSubject"/>
            </w:pPr>
            <w:r>
              <w:t>Sociology</w:t>
            </w:r>
          </w:p>
          <w:p w14:paraId="0FB4B0B4" w14:textId="77777777" w:rsidR="001A20E6" w:rsidRDefault="00000000">
            <w:pPr>
              <w:pStyle w:val="TableCellTaskDetails"/>
            </w:pPr>
            <w:r>
              <w:t>• Study - OPT-SOC/01 — 1h 30m</w:t>
            </w:r>
          </w:p>
          <w:p w14:paraId="21EBA868" w14:textId="77777777" w:rsidR="001A20E6" w:rsidRDefault="00000000">
            <w:pPr>
              <w:pStyle w:val="TableCellTaskBadge"/>
              <w:shd w:val="clear" w:color="auto" w:fill="E3F2FD"/>
            </w:pPr>
            <w:r>
              <w:rPr>
                <w:b/>
                <w:bCs/>
                <w:color w:val="1976D2"/>
              </w:rPr>
              <w:t>STUDY</w:t>
            </w:r>
          </w:p>
          <w:p w14:paraId="68A86E67" w14:textId="77777777" w:rsidR="001A20E6" w:rsidRDefault="00000000">
            <w:pPr>
              <w:pStyle w:val="TableCellTaskDetails"/>
            </w:pPr>
            <w:r>
              <w:t>• Revision - OPT-SOC/01 — 30m</w:t>
            </w:r>
          </w:p>
          <w:p w14:paraId="20A05058" w14:textId="77777777" w:rsidR="001A20E6" w:rsidRDefault="00000000">
            <w:pPr>
              <w:pStyle w:val="TableCellTaskBadge"/>
              <w:shd w:val="clear" w:color="auto" w:fill="FCE4EC"/>
            </w:pPr>
            <w:r>
              <w:rPr>
                <w:b/>
                <w:bCs/>
                <w:color w:val="C2185B"/>
              </w:rPr>
              <w:t>REVISION</w:t>
            </w:r>
          </w:p>
          <w:p w14:paraId="4136FB2A" w14:textId="77777777" w:rsidR="001A20E6" w:rsidRDefault="00000000">
            <w:pPr>
              <w:pStyle w:val="TableCellTaskDetails"/>
            </w:pPr>
            <w:r>
              <w:t>• Practice - OPT-SOC/01 — 30m</w:t>
            </w:r>
          </w:p>
          <w:p w14:paraId="754E40C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617761E" w14:textId="77777777" w:rsidR="001A20E6" w:rsidRDefault="00000000">
            <w:pPr>
              <w:pStyle w:val="TableCellTaskSubject"/>
            </w:pPr>
            <w:r>
              <w:t>Sociology</w:t>
            </w:r>
          </w:p>
          <w:p w14:paraId="5D1B51B6" w14:textId="77777777" w:rsidR="001A20E6" w:rsidRDefault="00000000">
            <w:pPr>
              <w:pStyle w:val="TableCellTaskDetails"/>
            </w:pPr>
            <w:r>
              <w:t>• Study - OPT-SOC/01 — 1h 30m</w:t>
            </w:r>
          </w:p>
          <w:p w14:paraId="7C1A93C5" w14:textId="77777777" w:rsidR="001A20E6" w:rsidRDefault="00000000">
            <w:pPr>
              <w:pStyle w:val="TableCellTaskBadge"/>
              <w:shd w:val="clear" w:color="auto" w:fill="E3F2FD"/>
            </w:pPr>
            <w:r>
              <w:rPr>
                <w:b/>
                <w:bCs/>
                <w:color w:val="1976D2"/>
              </w:rPr>
              <w:t>STUDY</w:t>
            </w:r>
          </w:p>
          <w:p w14:paraId="22A3F8E9" w14:textId="77777777" w:rsidR="001A20E6" w:rsidRDefault="00000000">
            <w:pPr>
              <w:pStyle w:val="TableCellTaskDetails"/>
            </w:pPr>
            <w:r>
              <w:t>• Revision - OPT-SOC/01 — 30m</w:t>
            </w:r>
          </w:p>
          <w:p w14:paraId="0790BE5E" w14:textId="77777777" w:rsidR="001A20E6" w:rsidRDefault="00000000">
            <w:pPr>
              <w:pStyle w:val="TableCellTaskBadge"/>
              <w:shd w:val="clear" w:color="auto" w:fill="FCE4EC"/>
            </w:pPr>
            <w:r>
              <w:rPr>
                <w:b/>
                <w:bCs/>
                <w:color w:val="C2185B"/>
              </w:rPr>
              <w:t>REVISION</w:t>
            </w:r>
          </w:p>
          <w:p w14:paraId="56E3C6B5" w14:textId="77777777" w:rsidR="001A20E6" w:rsidRDefault="00000000">
            <w:pPr>
              <w:pStyle w:val="TableCellTaskDetails"/>
            </w:pPr>
            <w:r>
              <w:t>• Practice - OPT-SOC/01 — 30m</w:t>
            </w:r>
          </w:p>
          <w:p w14:paraId="7B4AEE2F"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4A07884" w14:textId="77777777" w:rsidR="001A20E6" w:rsidRDefault="00000000">
            <w:pPr>
              <w:pStyle w:val="TableCellTaskSubject"/>
            </w:pPr>
            <w:r>
              <w:t>Sociology</w:t>
            </w:r>
          </w:p>
          <w:p w14:paraId="1B3C0199" w14:textId="77777777" w:rsidR="001A20E6" w:rsidRDefault="00000000">
            <w:pPr>
              <w:pStyle w:val="TableCellTaskDetails"/>
            </w:pPr>
            <w:r>
              <w:t>• Study - OPT-SOC/01 — 1h 30m</w:t>
            </w:r>
          </w:p>
          <w:p w14:paraId="68161369" w14:textId="77777777" w:rsidR="001A20E6" w:rsidRDefault="00000000">
            <w:pPr>
              <w:pStyle w:val="TableCellTaskBadge"/>
              <w:shd w:val="clear" w:color="auto" w:fill="E3F2FD"/>
            </w:pPr>
            <w:r>
              <w:rPr>
                <w:b/>
                <w:bCs/>
                <w:color w:val="1976D2"/>
              </w:rPr>
              <w:t>STUDY</w:t>
            </w:r>
          </w:p>
          <w:p w14:paraId="31F39244" w14:textId="77777777" w:rsidR="001A20E6" w:rsidRDefault="00000000">
            <w:pPr>
              <w:pStyle w:val="TableCellTaskDetails"/>
            </w:pPr>
            <w:r>
              <w:t>• Revision - OPT-SOC/01 — 30m</w:t>
            </w:r>
          </w:p>
          <w:p w14:paraId="683EFC7D" w14:textId="77777777" w:rsidR="001A20E6" w:rsidRDefault="00000000">
            <w:pPr>
              <w:pStyle w:val="TableCellTaskBadge"/>
              <w:shd w:val="clear" w:color="auto" w:fill="FCE4EC"/>
            </w:pPr>
            <w:r>
              <w:rPr>
                <w:b/>
                <w:bCs/>
                <w:color w:val="C2185B"/>
              </w:rPr>
              <w:t>REVISION</w:t>
            </w:r>
          </w:p>
          <w:p w14:paraId="536933AE" w14:textId="77777777" w:rsidR="001A20E6" w:rsidRDefault="00000000">
            <w:pPr>
              <w:pStyle w:val="TableCellTaskDetails"/>
            </w:pPr>
            <w:r>
              <w:t>• Practice - OPT-SOC/01 — 30m</w:t>
            </w:r>
          </w:p>
          <w:p w14:paraId="05F0861D"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755A939" w14:textId="77777777" w:rsidR="001A20E6" w:rsidRDefault="00000000">
            <w:pPr>
              <w:pStyle w:val="TableCellTaskSubject"/>
            </w:pPr>
            <w:r>
              <w:t>Sociology</w:t>
            </w:r>
          </w:p>
          <w:p w14:paraId="2C49F3BB" w14:textId="77777777" w:rsidR="001A20E6" w:rsidRDefault="00000000">
            <w:pPr>
              <w:pStyle w:val="TableCellTaskDetails"/>
            </w:pPr>
            <w:r>
              <w:t>• Study - OPT-SOC/01 — 1h 30m</w:t>
            </w:r>
          </w:p>
          <w:p w14:paraId="2C1828B9" w14:textId="77777777" w:rsidR="001A20E6" w:rsidRDefault="00000000">
            <w:pPr>
              <w:pStyle w:val="TableCellTaskBadge"/>
              <w:shd w:val="clear" w:color="auto" w:fill="E3F2FD"/>
            </w:pPr>
            <w:r>
              <w:rPr>
                <w:b/>
                <w:bCs/>
                <w:color w:val="1976D2"/>
              </w:rPr>
              <w:t>STUDY</w:t>
            </w:r>
          </w:p>
          <w:p w14:paraId="35DF083D" w14:textId="77777777" w:rsidR="001A20E6" w:rsidRDefault="00000000">
            <w:pPr>
              <w:pStyle w:val="TableCellTaskDetails"/>
            </w:pPr>
            <w:r>
              <w:t>• Revision - OPT-SOC/01 — 30m</w:t>
            </w:r>
          </w:p>
          <w:p w14:paraId="484BED7E" w14:textId="77777777" w:rsidR="001A20E6" w:rsidRDefault="00000000">
            <w:pPr>
              <w:pStyle w:val="TableCellTaskBadge"/>
              <w:shd w:val="clear" w:color="auto" w:fill="FCE4EC"/>
            </w:pPr>
            <w:r>
              <w:rPr>
                <w:b/>
                <w:bCs/>
                <w:color w:val="C2185B"/>
              </w:rPr>
              <w:t>REVISION</w:t>
            </w:r>
          </w:p>
          <w:p w14:paraId="23E2D2BE" w14:textId="77777777" w:rsidR="001A20E6" w:rsidRDefault="00000000">
            <w:pPr>
              <w:pStyle w:val="TableCellTaskDetails"/>
            </w:pPr>
            <w:r>
              <w:t>• Practice - OPT-SOC/01 — 30m</w:t>
            </w:r>
          </w:p>
          <w:p w14:paraId="4FBB7FF1"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67280DE0" w14:textId="77777777" w:rsidR="001A20E6" w:rsidRDefault="001A20E6"/>
        </w:tc>
      </w:tr>
      <w:tr w:rsidR="001A20E6" w14:paraId="265EC40D" w14:textId="77777777">
        <w:tc>
          <w:tcPr>
            <w:tcW w:w="700" w:type="pct"/>
            <w:shd w:val="clear" w:color="auto" w:fill="DCFCE7"/>
            <w:tcMar>
              <w:top w:w="150" w:type="dxa"/>
              <w:left w:w="100" w:type="dxa"/>
              <w:bottom w:w="150" w:type="dxa"/>
              <w:right w:w="100" w:type="dxa"/>
            </w:tcMar>
          </w:tcPr>
          <w:p w14:paraId="247A05A7" w14:textId="77777777" w:rsidR="001A20E6" w:rsidRDefault="00000000">
            <w:pPr>
              <w:pStyle w:val="TableCellTaskSubject"/>
            </w:pPr>
            <w:r>
              <w:t>Sociology</w:t>
            </w:r>
          </w:p>
          <w:p w14:paraId="78378DB0" w14:textId="77777777" w:rsidR="001A20E6" w:rsidRDefault="00000000">
            <w:pPr>
              <w:pStyle w:val="TableCellTaskDetails"/>
            </w:pPr>
            <w:r>
              <w:t>• Test - TEST — 3h</w:t>
            </w:r>
          </w:p>
          <w:p w14:paraId="064397B8"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6A202E34" w14:textId="77777777" w:rsidR="001A20E6" w:rsidRDefault="00000000">
            <w:pPr>
              <w:pStyle w:val="TableCellTaskSubject"/>
            </w:pPr>
            <w:r>
              <w:t>History-Ancient</w:t>
            </w:r>
          </w:p>
          <w:p w14:paraId="6F998237" w14:textId="77777777" w:rsidR="001A20E6" w:rsidRDefault="00000000">
            <w:pPr>
              <w:pStyle w:val="TableCellTaskDetails"/>
            </w:pPr>
            <w:r>
              <w:t>• Study - Post-gupta and Harshavardana (H01/09) — 1h</w:t>
            </w:r>
          </w:p>
          <w:p w14:paraId="6F256573" w14:textId="77777777" w:rsidR="001A20E6" w:rsidRDefault="00000000">
            <w:pPr>
              <w:pStyle w:val="TableCellTaskBadge"/>
              <w:shd w:val="clear" w:color="auto" w:fill="E3F2FD"/>
            </w:pPr>
            <w:r>
              <w:rPr>
                <w:b/>
                <w:bCs/>
                <w:color w:val="1976D2"/>
              </w:rPr>
              <w:t>STUDY</w:t>
            </w:r>
          </w:p>
          <w:p w14:paraId="08B1D528" w14:textId="77777777" w:rsidR="001A20E6" w:rsidRDefault="00000000">
            <w:pPr>
              <w:pStyle w:val="TableCellTaskDetails"/>
            </w:pPr>
            <w:r>
              <w:t>• Study - Heterodox religions - Buddhism and Jainism (H01/10) — 30m</w:t>
            </w:r>
          </w:p>
          <w:p w14:paraId="294B140F" w14:textId="77777777" w:rsidR="001A20E6" w:rsidRDefault="00000000">
            <w:pPr>
              <w:pStyle w:val="TableCellTaskBadge"/>
              <w:shd w:val="clear" w:color="auto" w:fill="E3F2FD"/>
            </w:pPr>
            <w:r>
              <w:rPr>
                <w:b/>
                <w:bCs/>
                <w:color w:val="1976D2"/>
              </w:rPr>
              <w:t>STUDY</w:t>
            </w:r>
          </w:p>
          <w:p w14:paraId="404D4397" w14:textId="77777777" w:rsidR="001A20E6" w:rsidRDefault="00000000">
            <w:pPr>
              <w:pStyle w:val="TableCellTaskDetails"/>
            </w:pPr>
            <w:r>
              <w:t>• Revision - Satavahanas (H01/06) — 30m</w:t>
            </w:r>
          </w:p>
          <w:p w14:paraId="6F26BDE9" w14:textId="77777777" w:rsidR="001A20E6" w:rsidRDefault="00000000">
            <w:pPr>
              <w:pStyle w:val="TableCellTaskBadge"/>
              <w:shd w:val="clear" w:color="auto" w:fill="FCE4EC"/>
            </w:pPr>
            <w:r>
              <w:rPr>
                <w:b/>
                <w:bCs/>
                <w:color w:val="C2185B"/>
              </w:rPr>
              <w:t>REVISION</w:t>
            </w:r>
          </w:p>
          <w:p w14:paraId="3C508D7A" w14:textId="77777777" w:rsidR="001A20E6" w:rsidRDefault="00000000">
            <w:pPr>
              <w:pStyle w:val="TableCellTaskDetails"/>
            </w:pPr>
            <w:r>
              <w:t>• Practice - Satavahanas (H01/06) — 30m</w:t>
            </w:r>
          </w:p>
          <w:p w14:paraId="7950687E"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CC5AE8D" w14:textId="77777777" w:rsidR="001A20E6" w:rsidRDefault="00000000">
            <w:pPr>
              <w:pStyle w:val="TableCellTaskSubject"/>
            </w:pPr>
            <w:r>
              <w:t>History-Ancient</w:t>
            </w:r>
          </w:p>
          <w:p w14:paraId="66C6059A" w14:textId="77777777" w:rsidR="001A20E6" w:rsidRDefault="00000000">
            <w:pPr>
              <w:pStyle w:val="TableCellTaskDetails"/>
            </w:pPr>
            <w:r>
              <w:t>• Study - Heterodox religions - Buddhism and Jainism (H01/10) — 30m</w:t>
            </w:r>
          </w:p>
          <w:p w14:paraId="55D1CF7E" w14:textId="77777777" w:rsidR="001A20E6" w:rsidRDefault="00000000">
            <w:pPr>
              <w:pStyle w:val="TableCellTaskBadge"/>
              <w:shd w:val="clear" w:color="auto" w:fill="E3F2FD"/>
            </w:pPr>
            <w:r>
              <w:rPr>
                <w:b/>
                <w:bCs/>
                <w:color w:val="1976D2"/>
              </w:rPr>
              <w:t>STUDY</w:t>
            </w:r>
          </w:p>
          <w:p w14:paraId="6D11F9D9" w14:textId="77777777" w:rsidR="001A20E6" w:rsidRDefault="00000000">
            <w:pPr>
              <w:pStyle w:val="TableCellTaskDetails"/>
            </w:pPr>
            <w:r>
              <w:t>• Study - Broad / Overlap (H01/00) — 30m</w:t>
            </w:r>
          </w:p>
          <w:p w14:paraId="65AAFB4E" w14:textId="77777777" w:rsidR="001A20E6" w:rsidRDefault="00000000">
            <w:pPr>
              <w:pStyle w:val="TableCellTaskBadge"/>
              <w:shd w:val="clear" w:color="auto" w:fill="E3F2FD"/>
            </w:pPr>
            <w:r>
              <w:rPr>
                <w:b/>
                <w:bCs/>
                <w:color w:val="1976D2"/>
              </w:rPr>
              <w:t>STUDY</w:t>
            </w:r>
          </w:p>
          <w:p w14:paraId="6B77DABE" w14:textId="77777777" w:rsidR="001A20E6" w:rsidRDefault="00000000">
            <w:pPr>
              <w:pStyle w:val="TableCellTaskDetails"/>
            </w:pPr>
            <w:r>
              <w:t>• Study - Pre-historic cultures (H01/01) — 30m</w:t>
            </w:r>
          </w:p>
          <w:p w14:paraId="700F8B14" w14:textId="77777777" w:rsidR="001A20E6" w:rsidRDefault="00000000">
            <w:pPr>
              <w:pStyle w:val="TableCellTaskBadge"/>
              <w:shd w:val="clear" w:color="auto" w:fill="E3F2FD"/>
            </w:pPr>
            <w:r>
              <w:rPr>
                <w:b/>
                <w:bCs/>
                <w:color w:val="1976D2"/>
              </w:rPr>
              <w:t>STUDY</w:t>
            </w:r>
          </w:p>
          <w:p w14:paraId="1F57793A" w14:textId="77777777" w:rsidR="001A20E6" w:rsidRDefault="00000000">
            <w:pPr>
              <w:pStyle w:val="TableCellTaskDetails"/>
            </w:pPr>
            <w:r>
              <w:t>• Revision - Guptas (H01/07) — 30m</w:t>
            </w:r>
          </w:p>
          <w:p w14:paraId="79D25C64" w14:textId="77777777" w:rsidR="001A20E6" w:rsidRDefault="00000000">
            <w:pPr>
              <w:pStyle w:val="TableCellTaskBadge"/>
              <w:shd w:val="clear" w:color="auto" w:fill="FCE4EC"/>
            </w:pPr>
            <w:r>
              <w:rPr>
                <w:b/>
                <w:bCs/>
                <w:color w:val="C2185B"/>
              </w:rPr>
              <w:t>REVISION</w:t>
            </w:r>
          </w:p>
          <w:p w14:paraId="162F5C9F" w14:textId="77777777" w:rsidR="001A20E6" w:rsidRDefault="00000000">
            <w:pPr>
              <w:pStyle w:val="TableCellTaskDetails"/>
            </w:pPr>
            <w:r>
              <w:t>• Practice - Guptas (H01/07) — 30m</w:t>
            </w:r>
          </w:p>
          <w:p w14:paraId="3200EFA4"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8F6430A" w14:textId="77777777" w:rsidR="001A20E6" w:rsidRDefault="00000000">
            <w:pPr>
              <w:pStyle w:val="TableCellTaskSubject"/>
            </w:pPr>
            <w:r>
              <w:t>History-Ancient</w:t>
            </w:r>
          </w:p>
          <w:p w14:paraId="4A76B604" w14:textId="77777777" w:rsidR="001A20E6" w:rsidRDefault="00000000">
            <w:pPr>
              <w:pStyle w:val="TableCellTaskDetails"/>
            </w:pPr>
            <w:r>
              <w:t>• Study - Harappan civilisation (H01/02) — 30m</w:t>
            </w:r>
          </w:p>
          <w:p w14:paraId="47319A0F" w14:textId="77777777" w:rsidR="001A20E6" w:rsidRDefault="00000000">
            <w:pPr>
              <w:pStyle w:val="TableCellTaskBadge"/>
              <w:shd w:val="clear" w:color="auto" w:fill="E3F2FD"/>
            </w:pPr>
            <w:r>
              <w:rPr>
                <w:b/>
                <w:bCs/>
                <w:color w:val="1976D2"/>
              </w:rPr>
              <w:t>STUDY</w:t>
            </w:r>
          </w:p>
          <w:p w14:paraId="54F00CC9" w14:textId="77777777" w:rsidR="001A20E6" w:rsidRDefault="00000000">
            <w:pPr>
              <w:pStyle w:val="TableCellTaskDetails"/>
            </w:pPr>
            <w:r>
              <w:t>• Study - Vedic &amp; Post Vedic - Culture &amp; Philosophy (H01/03) — 30m</w:t>
            </w:r>
          </w:p>
          <w:p w14:paraId="182764F9" w14:textId="77777777" w:rsidR="001A20E6" w:rsidRDefault="00000000">
            <w:pPr>
              <w:pStyle w:val="TableCellTaskBadge"/>
              <w:shd w:val="clear" w:color="auto" w:fill="E3F2FD"/>
            </w:pPr>
            <w:r>
              <w:rPr>
                <w:b/>
                <w:bCs/>
                <w:color w:val="1976D2"/>
              </w:rPr>
              <w:t>STUDY</w:t>
            </w:r>
          </w:p>
          <w:p w14:paraId="3A5951CA" w14:textId="77777777" w:rsidR="001A20E6" w:rsidRDefault="00000000">
            <w:pPr>
              <w:pStyle w:val="TableCellTaskDetails"/>
            </w:pPr>
            <w:r>
              <w:t>• Study - Mauryan Empire (H01/04) — 30m</w:t>
            </w:r>
          </w:p>
          <w:p w14:paraId="0FA3881B" w14:textId="77777777" w:rsidR="001A20E6" w:rsidRDefault="00000000">
            <w:pPr>
              <w:pStyle w:val="TableCellTaskBadge"/>
              <w:shd w:val="clear" w:color="auto" w:fill="E3F2FD"/>
            </w:pPr>
            <w:r>
              <w:rPr>
                <w:b/>
                <w:bCs/>
                <w:color w:val="1976D2"/>
              </w:rPr>
              <w:t>STUDY</w:t>
            </w:r>
          </w:p>
          <w:p w14:paraId="0FA91F7F" w14:textId="77777777" w:rsidR="001A20E6" w:rsidRDefault="00000000">
            <w:pPr>
              <w:pStyle w:val="TableCellTaskDetails"/>
            </w:pPr>
            <w:r>
              <w:t>• Revision - Sangam age (H01/08) — 30m</w:t>
            </w:r>
          </w:p>
          <w:p w14:paraId="6629FAA4" w14:textId="77777777" w:rsidR="001A20E6" w:rsidRDefault="00000000">
            <w:pPr>
              <w:pStyle w:val="TableCellTaskBadge"/>
              <w:shd w:val="clear" w:color="auto" w:fill="FCE4EC"/>
            </w:pPr>
            <w:r>
              <w:rPr>
                <w:b/>
                <w:bCs/>
                <w:color w:val="C2185B"/>
              </w:rPr>
              <w:t>REVISION</w:t>
            </w:r>
          </w:p>
          <w:p w14:paraId="7381458F" w14:textId="77777777" w:rsidR="001A20E6" w:rsidRDefault="00000000">
            <w:pPr>
              <w:pStyle w:val="TableCellTaskDetails"/>
            </w:pPr>
            <w:r>
              <w:t>• Practice - Sangam age (H01/08) — 30m</w:t>
            </w:r>
          </w:p>
          <w:p w14:paraId="415672F0"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C8441EC" w14:textId="77777777" w:rsidR="001A20E6" w:rsidRDefault="00000000">
            <w:pPr>
              <w:pStyle w:val="TableCellTaskSubject"/>
            </w:pPr>
            <w:r>
              <w:t>History-Medieval</w:t>
            </w:r>
          </w:p>
          <w:p w14:paraId="68E1C151" w14:textId="77777777" w:rsidR="001A20E6" w:rsidRDefault="00000000">
            <w:pPr>
              <w:pStyle w:val="TableCellTaskDetails"/>
            </w:pPr>
            <w:r>
              <w:t>• Study - Broad / Overlap (H02/00) — 1h 30m</w:t>
            </w:r>
          </w:p>
          <w:p w14:paraId="37C21E50" w14:textId="77777777" w:rsidR="001A20E6" w:rsidRDefault="00000000">
            <w:pPr>
              <w:pStyle w:val="TableCellTaskBadge"/>
              <w:shd w:val="clear" w:color="auto" w:fill="E3F2FD"/>
            </w:pPr>
            <w:r>
              <w:rPr>
                <w:b/>
                <w:bCs/>
                <w:color w:val="1976D2"/>
              </w:rPr>
              <w:t>STUDY</w:t>
            </w:r>
          </w:p>
          <w:p w14:paraId="2D11AD65" w14:textId="77777777" w:rsidR="001A20E6" w:rsidRDefault="00000000">
            <w:pPr>
              <w:pStyle w:val="TableCellTaskDetails"/>
            </w:pPr>
            <w:r>
              <w:t>• Revision - Broad / Overlap (H02/00) — 30m</w:t>
            </w:r>
          </w:p>
          <w:p w14:paraId="1A35B65D" w14:textId="77777777" w:rsidR="001A20E6" w:rsidRDefault="00000000">
            <w:pPr>
              <w:pStyle w:val="TableCellTaskBadge"/>
              <w:shd w:val="clear" w:color="auto" w:fill="FCE4EC"/>
            </w:pPr>
            <w:r>
              <w:rPr>
                <w:b/>
                <w:bCs/>
                <w:color w:val="C2185B"/>
              </w:rPr>
              <w:t>REVISION</w:t>
            </w:r>
          </w:p>
          <w:p w14:paraId="19A1C9E1" w14:textId="77777777" w:rsidR="001A20E6" w:rsidRDefault="00000000">
            <w:pPr>
              <w:pStyle w:val="TableCellTaskDetails"/>
            </w:pPr>
            <w:r>
              <w:t>• Practice - Broad / Overlap (H02/00) — 30m</w:t>
            </w:r>
          </w:p>
          <w:p w14:paraId="6ECA8A2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B2252E7" w14:textId="77777777" w:rsidR="001A20E6" w:rsidRDefault="00000000">
            <w:pPr>
              <w:pStyle w:val="TableCellTaskSubject"/>
            </w:pPr>
            <w:r>
              <w:t>History-Medieval</w:t>
            </w:r>
          </w:p>
          <w:p w14:paraId="1ED3613B" w14:textId="77777777" w:rsidR="001A20E6" w:rsidRDefault="00000000">
            <w:pPr>
              <w:pStyle w:val="TableCellTaskDetails"/>
            </w:pPr>
            <w:r>
              <w:t>• Study - Advent of Islam (H02/01) — 1h 30m</w:t>
            </w:r>
          </w:p>
          <w:p w14:paraId="2E45CAE8" w14:textId="77777777" w:rsidR="001A20E6" w:rsidRDefault="00000000">
            <w:pPr>
              <w:pStyle w:val="TableCellTaskBadge"/>
              <w:shd w:val="clear" w:color="auto" w:fill="E3F2FD"/>
            </w:pPr>
            <w:r>
              <w:rPr>
                <w:b/>
                <w:bCs/>
                <w:color w:val="1976D2"/>
              </w:rPr>
              <w:t>STUDY</w:t>
            </w:r>
          </w:p>
          <w:p w14:paraId="46860225" w14:textId="77777777" w:rsidR="001A20E6" w:rsidRDefault="00000000">
            <w:pPr>
              <w:pStyle w:val="TableCellTaskDetails"/>
            </w:pPr>
            <w:r>
              <w:t>• Revision - Advent of Islam (H02/01) — 30m</w:t>
            </w:r>
          </w:p>
          <w:p w14:paraId="1E0D1372" w14:textId="77777777" w:rsidR="001A20E6" w:rsidRDefault="00000000">
            <w:pPr>
              <w:pStyle w:val="TableCellTaskBadge"/>
              <w:shd w:val="clear" w:color="auto" w:fill="FCE4EC"/>
            </w:pPr>
            <w:r>
              <w:rPr>
                <w:b/>
                <w:bCs/>
                <w:color w:val="C2185B"/>
              </w:rPr>
              <w:t>REVISION</w:t>
            </w:r>
          </w:p>
          <w:p w14:paraId="76AFB342" w14:textId="77777777" w:rsidR="001A20E6" w:rsidRDefault="00000000">
            <w:pPr>
              <w:pStyle w:val="TableCellTaskDetails"/>
            </w:pPr>
            <w:r>
              <w:t>• Practice - Advent of Islam (H02/01) — 30m</w:t>
            </w:r>
          </w:p>
          <w:p w14:paraId="4D7CE9AE"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4C1D980B" w14:textId="77777777" w:rsidR="001A20E6" w:rsidRDefault="001A20E6"/>
        </w:tc>
      </w:tr>
      <w:tr w:rsidR="001A20E6" w14:paraId="13D33FC5" w14:textId="77777777">
        <w:tc>
          <w:tcPr>
            <w:tcW w:w="700" w:type="pct"/>
            <w:shd w:val="clear" w:color="auto" w:fill="DCFCE7"/>
            <w:tcMar>
              <w:top w:w="150" w:type="dxa"/>
              <w:left w:w="100" w:type="dxa"/>
              <w:bottom w:w="150" w:type="dxa"/>
              <w:right w:w="100" w:type="dxa"/>
            </w:tcMar>
          </w:tcPr>
          <w:p w14:paraId="1C93E956" w14:textId="77777777" w:rsidR="001A20E6" w:rsidRDefault="00000000">
            <w:pPr>
              <w:pStyle w:val="TableCellTaskSubject"/>
            </w:pPr>
            <w:r>
              <w:t>History-Ancient</w:t>
            </w:r>
          </w:p>
          <w:p w14:paraId="716B4E13" w14:textId="77777777" w:rsidR="001A20E6" w:rsidRDefault="00000000">
            <w:pPr>
              <w:pStyle w:val="TableCellTaskDetails"/>
            </w:pPr>
            <w:r>
              <w:t>• Test - TEST — 3h</w:t>
            </w:r>
          </w:p>
          <w:p w14:paraId="3C9F13D5"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3DC89FA1" w14:textId="77777777" w:rsidR="001A20E6" w:rsidRDefault="001A20E6"/>
        </w:tc>
        <w:tc>
          <w:tcPr>
            <w:tcW w:w="700" w:type="pct"/>
            <w:shd w:val="clear" w:color="auto" w:fill="DCFCE7"/>
            <w:tcMar>
              <w:top w:w="150" w:type="dxa"/>
              <w:left w:w="100" w:type="dxa"/>
              <w:bottom w:w="150" w:type="dxa"/>
              <w:right w:w="100" w:type="dxa"/>
            </w:tcMar>
          </w:tcPr>
          <w:p w14:paraId="54A0C7BE" w14:textId="77777777" w:rsidR="001A20E6" w:rsidRDefault="001A20E6"/>
        </w:tc>
        <w:tc>
          <w:tcPr>
            <w:tcW w:w="700" w:type="pct"/>
            <w:shd w:val="clear" w:color="auto" w:fill="DCFCE7"/>
            <w:tcMar>
              <w:top w:w="150" w:type="dxa"/>
              <w:left w:w="100" w:type="dxa"/>
              <w:bottom w:w="150" w:type="dxa"/>
              <w:right w:w="100" w:type="dxa"/>
            </w:tcMar>
          </w:tcPr>
          <w:p w14:paraId="371B9F36" w14:textId="77777777" w:rsidR="001A20E6" w:rsidRDefault="001A20E6"/>
        </w:tc>
        <w:tc>
          <w:tcPr>
            <w:tcW w:w="700" w:type="pct"/>
            <w:shd w:val="clear" w:color="auto" w:fill="DCFCE7"/>
            <w:tcMar>
              <w:top w:w="150" w:type="dxa"/>
              <w:left w:w="100" w:type="dxa"/>
              <w:bottom w:w="150" w:type="dxa"/>
              <w:right w:w="100" w:type="dxa"/>
            </w:tcMar>
          </w:tcPr>
          <w:p w14:paraId="39B7B6A1" w14:textId="77777777" w:rsidR="001A20E6" w:rsidRDefault="001A20E6"/>
        </w:tc>
        <w:tc>
          <w:tcPr>
            <w:tcW w:w="700" w:type="pct"/>
            <w:shd w:val="clear" w:color="auto" w:fill="DCFCE7"/>
            <w:tcMar>
              <w:top w:w="150" w:type="dxa"/>
              <w:left w:w="100" w:type="dxa"/>
              <w:bottom w:w="150" w:type="dxa"/>
              <w:right w:w="100" w:type="dxa"/>
            </w:tcMar>
          </w:tcPr>
          <w:p w14:paraId="57E61A6D" w14:textId="77777777" w:rsidR="001A20E6" w:rsidRDefault="001A20E6"/>
        </w:tc>
        <w:tc>
          <w:tcPr>
            <w:tcW w:w="700" w:type="pct"/>
            <w:shd w:val="clear" w:color="auto" w:fill="FFF3E0"/>
            <w:tcMar>
              <w:top w:w="150" w:type="dxa"/>
              <w:left w:w="100" w:type="dxa"/>
              <w:bottom w:w="150" w:type="dxa"/>
              <w:right w:w="100" w:type="dxa"/>
            </w:tcMar>
          </w:tcPr>
          <w:p w14:paraId="31909C91" w14:textId="77777777" w:rsidR="001A20E6" w:rsidRDefault="001A20E6"/>
        </w:tc>
      </w:tr>
    </w:tbl>
    <w:p w14:paraId="2A421AEB" w14:textId="4FE43333" w:rsidR="001A20E6" w:rsidRDefault="003228F5">
      <w:pPr>
        <w:spacing w:after="400"/>
        <w:rPr>
          <w:ins w:id="43" w:author="kalyan inampudi" w:date="2025-10-29T20:22:00Z" w16du:dateUtc="2025-10-29T14:52:00Z"/>
        </w:rPr>
      </w:pPr>
      <w:ins w:id="44" w:author="kalyan inampudi" w:date="2025-10-29T20:21:00Z" w16du:dateUtc="2025-10-29T14:51:00Z">
        <w:r>
          <w:t xml:space="preserve">Friday Feb 056 </w:t>
        </w:r>
        <w:r w:rsidRPr="003228F5">
          <w:t>Guptas</w:t>
        </w:r>
        <w:r>
          <w:t xml:space="preserve"> was assigned to read, now on Feb 10 Tuesday we are assigning for study + revision ? </w:t>
        </w:r>
      </w:ins>
      <w:ins w:id="45" w:author="kalyan inampudi" w:date="2025-10-29T20:22:00Z" w16du:dateUtc="2025-10-29T14:52:00Z">
        <w:r>
          <w:t>seems something is not clear.</w:t>
        </w:r>
      </w:ins>
    </w:p>
    <w:p w14:paraId="213C72C0" w14:textId="45A95818" w:rsidR="003228F5" w:rsidRDefault="003228F5">
      <w:pPr>
        <w:spacing w:after="400"/>
      </w:pPr>
      <w:ins w:id="46" w:author="kalyan inampudi" w:date="2025-10-29T20:22:00Z" w16du:dateUtc="2025-10-29T14:52:00Z">
        <w:r>
          <w:t xml:space="preserve">Sunday 3 tests that too each for 3 hours each. </w:t>
        </w:r>
      </w:ins>
    </w:p>
    <w:p w14:paraId="450F859C" w14:textId="77777777" w:rsidR="001A20E6" w:rsidRDefault="00000000">
      <w:pPr>
        <w:pStyle w:val="ResourceTitle"/>
      </w:pPr>
      <w:r>
        <w:t>📚 Resources for Feb 08 - Feb 14</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76DA471A"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F857C26" w14:textId="77777777" w:rsidR="001A20E6" w:rsidRDefault="00000000">
            <w:pPr>
              <w:pStyle w:val="TableCellSubjectName"/>
            </w:pPr>
            <w:r>
              <w:t>Sociology</w:t>
            </w:r>
          </w:p>
          <w:p w14:paraId="3EF8ACC6" w14:textId="77777777" w:rsidR="001A20E6" w:rsidRDefault="00000000">
            <w:pPr>
              <w:pStyle w:val="TableCellCategoryTitle"/>
            </w:pPr>
            <w:r>
              <w:t>📝 Practice Materials</w:t>
            </w:r>
          </w:p>
          <w:p w14:paraId="65090237" w14:textId="77777777" w:rsidR="001A20E6" w:rsidRDefault="00000000">
            <w:pPr>
              <w:pStyle w:val="TableCellResourceItem"/>
            </w:pPr>
            <w:r>
              <w:t>• La Excellence Sociology Material</w:t>
            </w:r>
          </w:p>
          <w:p w14:paraId="25A6F377" w14:textId="77777777" w:rsidR="001A20E6" w:rsidRDefault="00000000">
            <w:pPr>
              <w:pStyle w:val="TableCellResourceItem"/>
            </w:pPr>
            <w:r>
              <w:t>• Mains RRP + Prelims RRP</w:t>
            </w:r>
          </w:p>
          <w:p w14:paraId="10D6DCE6" w14:textId="77777777" w:rsidR="001A20E6" w:rsidRDefault="00000000">
            <w:pPr>
              <w:pStyle w:val="TableCellResourceItem"/>
            </w:pPr>
            <w:r>
              <w:t>• Prelims &amp; Mains Workbooks</w:t>
            </w:r>
          </w:p>
          <w:p w14:paraId="1DE50DAB" w14:textId="77777777" w:rsidR="001A20E6" w:rsidRDefault="00000000">
            <w:pPr>
              <w:pStyle w:val="TableCellResourceItem"/>
            </w:pPr>
            <w:r>
              <w:t>• Previous Year Question Papers</w:t>
            </w:r>
          </w:p>
          <w:p w14:paraId="774A0FBE" w14:textId="77777777" w:rsidR="001A20E6" w:rsidRDefault="00000000">
            <w:pPr>
              <w:pStyle w:val="TableCellResourceItem"/>
            </w:pPr>
            <w:r>
              <w:t>• Mock Tests</w:t>
            </w:r>
          </w:p>
          <w:p w14:paraId="6F4AD5D2" w14:textId="77777777" w:rsidR="001A20E6" w:rsidRDefault="00000000">
            <w:pPr>
              <w:pStyle w:val="TableCellResourceItem"/>
            </w:pPr>
            <w:r>
              <w:t>• La Excellence Indian Society Material</w:t>
            </w:r>
          </w:p>
          <w:p w14:paraId="24F9C56A" w14:textId="77777777" w:rsidR="001A20E6" w:rsidRDefault="00000000">
            <w:pPr>
              <w:pStyle w:val="TableCellResourceItem"/>
            </w:pPr>
            <w:r>
              <w:t>• Mains Workbook - Paper I</w:t>
            </w:r>
          </w:p>
          <w:p w14:paraId="1D172B2F" w14:textId="77777777" w:rsidR="001A20E6" w:rsidRDefault="00000000">
            <w:pPr>
              <w:pStyle w:val="TableCellResourceItem"/>
            </w:pPr>
            <w:r>
              <w:t>• La Excellence Social Change Material</w:t>
            </w:r>
          </w:p>
          <w:p w14:paraId="1CE05BFB" w14:textId="77777777" w:rsidR="001A20E6" w:rsidRDefault="00000000">
            <w:pPr>
              <w:pStyle w:val="TableCellResourceItem"/>
            </w:pPr>
            <w:r>
              <w:t>• Mains Workbook - Paper II</w:t>
            </w:r>
          </w:p>
          <w:p w14:paraId="66355E9C" w14:textId="77777777" w:rsidR="001A20E6" w:rsidRDefault="00000000">
            <w:pPr>
              <w:pStyle w:val="TableCellResourceItem"/>
            </w:pPr>
            <w:r>
              <w:t>• La Excellence Sociology of Religion Material</w:t>
            </w:r>
          </w:p>
          <w:p w14:paraId="287B69E1" w14:textId="77777777" w:rsidR="001A20E6" w:rsidRDefault="00000000">
            <w:pPr>
              <w:pStyle w:val="TableCellResourceItem"/>
            </w:pPr>
            <w:r>
              <w:t>• Mains Workbook</w:t>
            </w:r>
          </w:p>
          <w:p w14:paraId="2199A319" w14:textId="77777777" w:rsidR="001A20E6" w:rsidRDefault="00000000">
            <w:pPr>
              <w:pStyle w:val="TableCellResourceItem"/>
            </w:pPr>
            <w:r>
              <w:t>• La Excellence Sociology of Education Material</w:t>
            </w:r>
          </w:p>
          <w:p w14:paraId="1E12BF11" w14:textId="77777777" w:rsidR="001A20E6" w:rsidRDefault="00000000">
            <w:pPr>
              <w:pStyle w:val="TableCellResourceItem"/>
            </w:pPr>
            <w:r>
              <w:t>• Mains Workbook</w:t>
            </w:r>
          </w:p>
          <w:p w14:paraId="50389F81" w14:textId="77777777" w:rsidR="001A20E6" w:rsidRDefault="00000000">
            <w:pPr>
              <w:pStyle w:val="TableCellResourceItem"/>
            </w:pPr>
            <w:r>
              <w:t>• La Excellence Social Stratification Material</w:t>
            </w:r>
          </w:p>
          <w:p w14:paraId="274BF7C6" w14:textId="77777777" w:rsidR="001A20E6" w:rsidRDefault="00000000">
            <w:pPr>
              <w:pStyle w:val="TableCellResourceItem"/>
            </w:pPr>
            <w:r>
              <w:t>• Mains Workbook</w:t>
            </w:r>
          </w:p>
          <w:p w14:paraId="286D2D97" w14:textId="77777777" w:rsidR="001A20E6" w:rsidRDefault="00000000">
            <w:pPr>
              <w:pStyle w:val="TableCellResourceItem"/>
            </w:pPr>
            <w:r>
              <w:t>• La Excellence Gender Studies Material</w:t>
            </w:r>
          </w:p>
          <w:p w14:paraId="7F7AB858" w14:textId="77777777" w:rsidR="001A20E6" w:rsidRDefault="00000000">
            <w:pPr>
              <w:pStyle w:val="TableCellResourceItem"/>
            </w:pPr>
            <w:r>
              <w:t>• Mains Workbook</w:t>
            </w:r>
          </w:p>
          <w:p w14:paraId="21FEF48B" w14:textId="77777777" w:rsidR="001A20E6" w:rsidRDefault="00000000">
            <w:pPr>
              <w:pStyle w:val="TableCellResourceItem"/>
            </w:pPr>
            <w:r>
              <w:t>• La Excellence Urban Sociology Material</w:t>
            </w:r>
          </w:p>
          <w:p w14:paraId="4CF8339D" w14:textId="77777777" w:rsidR="001A20E6" w:rsidRDefault="00000000">
            <w:pPr>
              <w:pStyle w:val="TableCellResourceItem"/>
            </w:pPr>
            <w:r>
              <w:t>• Mains Workbook</w:t>
            </w:r>
          </w:p>
          <w:p w14:paraId="68E0F3EF" w14:textId="77777777" w:rsidR="001A20E6" w:rsidRDefault="00000000">
            <w:pPr>
              <w:pStyle w:val="TableCellResourceItem"/>
            </w:pPr>
            <w:r>
              <w:t>• La Excellence Rural Sociology Material</w:t>
            </w:r>
          </w:p>
          <w:p w14:paraId="18FB193A" w14:textId="77777777" w:rsidR="001A20E6" w:rsidRDefault="00000000">
            <w:pPr>
              <w:pStyle w:val="TableCellResourceItem"/>
            </w:pPr>
            <w:r>
              <w:t>• Mains Workbook</w:t>
            </w:r>
          </w:p>
          <w:p w14:paraId="74039425" w14:textId="77777777" w:rsidR="001A20E6" w:rsidRDefault="00000000">
            <w:pPr>
              <w:pStyle w:val="TableCellResourceItem"/>
            </w:pPr>
            <w:r>
              <w:t>• La Excellence Social Movements Material</w:t>
            </w:r>
          </w:p>
          <w:p w14:paraId="4857339F" w14:textId="77777777" w:rsidR="001A20E6" w:rsidRDefault="00000000">
            <w:pPr>
              <w:pStyle w:val="TableCellResourceItem"/>
            </w:pPr>
            <w:r>
              <w:t>• Mains Workbook</w:t>
            </w:r>
          </w:p>
          <w:p w14:paraId="54642F0E" w14:textId="77777777" w:rsidR="001A20E6" w:rsidRDefault="00000000">
            <w:pPr>
              <w:pStyle w:val="TableCellResourceItem"/>
            </w:pPr>
            <w:r>
              <w:t>• La Excellence Sociology of Health Material</w:t>
            </w:r>
          </w:p>
          <w:p w14:paraId="226E1330" w14:textId="77777777" w:rsidR="001A20E6" w:rsidRDefault="00000000">
            <w:pPr>
              <w:pStyle w:val="TableCellResourceItem"/>
            </w:pPr>
            <w:r>
              <w:t>• Mains Workbook</w:t>
            </w:r>
          </w:p>
          <w:p w14:paraId="73E2EFE0" w14:textId="77777777" w:rsidR="001A20E6" w:rsidRDefault="00000000">
            <w:pPr>
              <w:pStyle w:val="TableCellResourceItem"/>
            </w:pPr>
            <w:r>
              <w:t>• La Excellence Sociology of Law Material</w:t>
            </w:r>
          </w:p>
          <w:p w14:paraId="6419639A" w14:textId="77777777" w:rsidR="001A20E6" w:rsidRDefault="00000000">
            <w:pPr>
              <w:pStyle w:val="TableCellResourceItem"/>
            </w:pPr>
            <w:r>
              <w:t>• Mains Workbook</w:t>
            </w:r>
          </w:p>
          <w:p w14:paraId="3D0EF51F" w14:textId="77777777" w:rsidR="001A20E6" w:rsidRDefault="00000000">
            <w:pPr>
              <w:pStyle w:val="TableCellResourceItem"/>
            </w:pPr>
            <w:r>
              <w:t>• La Excellence Sociology of Media Material</w:t>
            </w:r>
          </w:p>
          <w:p w14:paraId="01DE6881" w14:textId="77777777" w:rsidR="001A20E6" w:rsidRDefault="00000000">
            <w:pPr>
              <w:pStyle w:val="TableCellResourceItem"/>
            </w:pPr>
            <w:r>
              <w:t>• Mains Workbook</w:t>
            </w:r>
          </w:p>
          <w:p w14:paraId="4C5BBFDB" w14:textId="77777777" w:rsidR="001A20E6" w:rsidRDefault="00000000">
            <w:pPr>
              <w:pStyle w:val="TableCellResourceItem"/>
            </w:pPr>
            <w:r>
              <w:t>• La Excellence Sociology of Science Material</w:t>
            </w:r>
          </w:p>
          <w:p w14:paraId="76DC07BA" w14:textId="77777777" w:rsidR="001A20E6" w:rsidRDefault="00000000">
            <w:pPr>
              <w:pStyle w:val="TableCellResourceItem"/>
            </w:pPr>
            <w:r>
              <w:t>• Mains Workbook</w:t>
            </w:r>
          </w:p>
          <w:p w14:paraId="7221733D" w14:textId="77777777" w:rsidR="001A20E6" w:rsidRDefault="00000000">
            <w:pPr>
              <w:pStyle w:val="TableCellResourceItem"/>
            </w:pPr>
            <w:r>
              <w:t>• La Excellence Sociology of Environment Material</w:t>
            </w:r>
          </w:p>
          <w:p w14:paraId="084ED0FE" w14:textId="77777777" w:rsidR="001A20E6" w:rsidRDefault="00000000">
            <w:pPr>
              <w:pStyle w:val="TableCellResourceItem"/>
            </w:pPr>
            <w:r>
              <w:t>• Mains Workbook</w:t>
            </w:r>
          </w:p>
          <w:p w14:paraId="52B44E0E" w14:textId="77777777" w:rsidR="001A20E6" w:rsidRDefault="00000000">
            <w:pPr>
              <w:pStyle w:val="TableCellResourceItem"/>
            </w:pPr>
            <w:r>
              <w:t>• La Excellence Sociology of Globalization Material</w:t>
            </w:r>
          </w:p>
          <w:p w14:paraId="6A234840" w14:textId="77777777" w:rsidR="001A20E6" w:rsidRDefault="00000000">
            <w:pPr>
              <w:pStyle w:val="TableCellResourceItem"/>
            </w:pPr>
            <w:r>
              <w:t>• Mains Workbook</w:t>
            </w:r>
          </w:p>
          <w:p w14:paraId="66979EEE" w14:textId="77777777" w:rsidR="001A20E6" w:rsidRDefault="00000000">
            <w:pPr>
              <w:pStyle w:val="TableCellResourceItem"/>
            </w:pPr>
            <w:r>
              <w:t>• La Excellence Sociology of Work Material</w:t>
            </w:r>
          </w:p>
          <w:p w14:paraId="61B90EF0" w14:textId="77777777" w:rsidR="001A20E6" w:rsidRDefault="00000000">
            <w:pPr>
              <w:pStyle w:val="TableCellResourceItem"/>
            </w:pPr>
            <w:r>
              <w:t>• Mains Workbook</w:t>
            </w:r>
          </w:p>
          <w:p w14:paraId="137EFE68" w14:textId="77777777" w:rsidR="001A20E6" w:rsidRDefault="00000000">
            <w:pPr>
              <w:pStyle w:val="TableCellCategoryTitle"/>
            </w:pPr>
            <w:r>
              <w:t>📰 Current Affairs</w:t>
            </w:r>
          </w:p>
          <w:p w14:paraId="09F2A0DE" w14:textId="77777777" w:rsidR="001A20E6" w:rsidRDefault="00000000">
            <w:pPr>
              <w:pStyle w:val="TableCellResourceItem"/>
            </w:pPr>
            <w:r>
              <w:t>• Indian Sociological Review</w:t>
            </w:r>
          </w:p>
          <w:p w14:paraId="3C122A42" w14:textId="77777777" w:rsidR="001A20E6" w:rsidRDefault="00000000">
            <w:pPr>
              <w:pStyle w:val="TableCellResourceItem"/>
            </w:pPr>
            <w:r>
              <w:t>• Economic and Political Weekly (EPW)</w:t>
            </w:r>
          </w:p>
          <w:p w14:paraId="1FEBF601" w14:textId="77777777" w:rsidR="001A20E6" w:rsidRDefault="00000000">
            <w:pPr>
              <w:pStyle w:val="TableCellResourceItem"/>
            </w:pPr>
            <w:r>
              <w:t>• Newspapers (The Hindu, Indian Express - Social issues)</w:t>
            </w:r>
          </w:p>
          <w:p w14:paraId="3A49378A" w14:textId="77777777" w:rsidR="001A20E6" w:rsidRDefault="00000000">
            <w:pPr>
              <w:pStyle w:val="TableCellResourceItem"/>
            </w:pPr>
            <w:r>
              <w:t>• Yojana Magazine</w:t>
            </w:r>
          </w:p>
          <w:p w14:paraId="25E4854C" w14:textId="77777777" w:rsidR="001A20E6" w:rsidRDefault="00000000">
            <w:pPr>
              <w:pStyle w:val="TableCellResourceItem"/>
            </w:pPr>
            <w:r>
              <w:t>• Kurukshetra Magazine</w:t>
            </w:r>
          </w:p>
          <w:p w14:paraId="4ADA781F" w14:textId="77777777" w:rsidR="001A20E6" w:rsidRDefault="00000000">
            <w:pPr>
              <w:pStyle w:val="TableCellResourceItem"/>
            </w:pPr>
            <w:r>
              <w:t>• Social Watch India Reports</w:t>
            </w:r>
          </w:p>
          <w:p w14:paraId="3A3F09FD" w14:textId="77777777" w:rsidR="001A20E6" w:rsidRDefault="00000000">
            <w:pPr>
              <w:pStyle w:val="TableCellResourceItem"/>
            </w:pPr>
            <w:r>
              <w:t>• NSSO Reports</w:t>
            </w:r>
          </w:p>
          <w:p w14:paraId="1F6F08C0" w14:textId="77777777" w:rsidR="001A20E6" w:rsidRDefault="00000000">
            <w:pPr>
              <w:pStyle w:val="TableCellResourceItem"/>
            </w:pPr>
            <w:r>
              <w:t>• NFHS Reports</w:t>
            </w:r>
          </w:p>
          <w:p w14:paraId="01AF7F6D" w14:textId="77777777" w:rsidR="001A20E6" w:rsidRDefault="00000000">
            <w:pPr>
              <w:pStyle w:val="TableCellResourceItem"/>
            </w:pPr>
            <w:r>
              <w:t>• EPW Articles on Indian Society</w:t>
            </w:r>
          </w:p>
          <w:p w14:paraId="44B82BA0" w14:textId="77777777" w:rsidR="001A20E6" w:rsidRDefault="00000000">
            <w:pPr>
              <w:pStyle w:val="TableCellResourceItem"/>
            </w:pPr>
            <w:r>
              <w:t>• Census Reports</w:t>
            </w:r>
          </w:p>
          <w:p w14:paraId="686E675A" w14:textId="77777777" w:rsidR="001A20E6" w:rsidRDefault="00000000">
            <w:pPr>
              <w:pStyle w:val="TableCellResourceItem"/>
            </w:pPr>
            <w:r>
              <w:t>• Social Development Reports</w:t>
            </w:r>
          </w:p>
          <w:p w14:paraId="6E7FCA73" w14:textId="77777777" w:rsidR="001A20E6" w:rsidRDefault="00000000">
            <w:pPr>
              <w:pStyle w:val="TableCellResourceItem"/>
            </w:pPr>
            <w:r>
              <w:t>• Planning Commission Reports</w:t>
            </w:r>
          </w:p>
          <w:p w14:paraId="3786870D" w14:textId="77777777" w:rsidR="001A20E6" w:rsidRDefault="00000000">
            <w:pPr>
              <w:pStyle w:val="TableCellResourceItem"/>
            </w:pPr>
            <w:r>
              <w:t>• NITI Aayog Reports</w:t>
            </w:r>
          </w:p>
          <w:p w14:paraId="3EF7DF81" w14:textId="77777777" w:rsidR="001A20E6" w:rsidRDefault="00000000">
            <w:pPr>
              <w:pStyle w:val="TableCellResourceItem"/>
            </w:pPr>
            <w:r>
              <w:t>• World Bank Reports on India</w:t>
            </w:r>
          </w:p>
          <w:p w14:paraId="46463347" w14:textId="77777777" w:rsidR="001A20E6" w:rsidRDefault="00000000">
            <w:pPr>
              <w:pStyle w:val="TableCellResourceItem"/>
            </w:pPr>
            <w:r>
              <w:t>• Religious Demographics Reports</w:t>
            </w:r>
          </w:p>
          <w:p w14:paraId="0E29F55A" w14:textId="77777777" w:rsidR="001A20E6" w:rsidRDefault="00000000">
            <w:pPr>
              <w:pStyle w:val="TableCellResourceItem"/>
            </w:pPr>
            <w:r>
              <w:t>• Minority Commission Reports</w:t>
            </w:r>
          </w:p>
          <w:p w14:paraId="7AB626E7" w14:textId="77777777" w:rsidR="001A20E6" w:rsidRDefault="00000000">
            <w:pPr>
              <w:pStyle w:val="TableCellResourceItem"/>
            </w:pPr>
            <w:r>
              <w:t>• ASER Reports</w:t>
            </w:r>
          </w:p>
          <w:p w14:paraId="38FF6860" w14:textId="77777777" w:rsidR="001A20E6" w:rsidRDefault="00000000">
            <w:pPr>
              <w:pStyle w:val="TableCellResourceItem"/>
            </w:pPr>
            <w:r>
              <w:t>• NEP 2020</w:t>
            </w:r>
          </w:p>
          <w:p w14:paraId="3953F97A" w14:textId="77777777" w:rsidR="001A20E6" w:rsidRDefault="00000000">
            <w:pPr>
              <w:pStyle w:val="TableCellResourceItem"/>
            </w:pPr>
            <w:r>
              <w:t>• Education Statistics Reports</w:t>
            </w:r>
          </w:p>
          <w:p w14:paraId="6596858D" w14:textId="77777777" w:rsidR="001A20E6" w:rsidRDefault="00000000">
            <w:pPr>
              <w:pStyle w:val="TableCellResourceItem"/>
            </w:pPr>
            <w:r>
              <w:t>• Sachar Committee Report</w:t>
            </w:r>
          </w:p>
          <w:p w14:paraId="5A8E4FF5" w14:textId="77777777" w:rsidR="001A20E6" w:rsidRDefault="00000000">
            <w:pPr>
              <w:pStyle w:val="TableCellResourceItem"/>
            </w:pPr>
            <w:r>
              <w:t>• Mandal Commission Report</w:t>
            </w:r>
          </w:p>
          <w:p w14:paraId="209E4CC3" w14:textId="77777777" w:rsidR="001A20E6" w:rsidRDefault="00000000">
            <w:pPr>
              <w:pStyle w:val="TableCellResourceItem"/>
            </w:pPr>
            <w:r>
              <w:t>• Caste Census Data</w:t>
            </w:r>
          </w:p>
          <w:p w14:paraId="73F397BF" w14:textId="77777777" w:rsidR="001A20E6" w:rsidRDefault="00000000">
            <w:pPr>
              <w:pStyle w:val="TableCellResourceItem"/>
            </w:pPr>
            <w:r>
              <w:t>• Gender Budget Reports</w:t>
            </w:r>
          </w:p>
          <w:p w14:paraId="63118274" w14:textId="77777777" w:rsidR="001A20E6" w:rsidRDefault="00000000">
            <w:pPr>
              <w:pStyle w:val="TableCellResourceItem"/>
            </w:pPr>
            <w:r>
              <w:t>• Women and Child Development Ministry Reports</w:t>
            </w:r>
          </w:p>
          <w:p w14:paraId="31C696F3" w14:textId="77777777" w:rsidR="001A20E6" w:rsidRDefault="00000000">
            <w:pPr>
              <w:pStyle w:val="TableCellResourceItem"/>
            </w:pPr>
            <w:r>
              <w:t>• NFHS Gender Data</w:t>
            </w:r>
          </w:p>
          <w:p w14:paraId="2A99B6F4" w14:textId="77777777" w:rsidR="001A20E6" w:rsidRDefault="00000000">
            <w:pPr>
              <w:pStyle w:val="TableCellResourceItem"/>
            </w:pPr>
            <w:r>
              <w:t>• Census Urban Data</w:t>
            </w:r>
          </w:p>
          <w:p w14:paraId="660C7DD6" w14:textId="77777777" w:rsidR="001A20E6" w:rsidRDefault="00000000">
            <w:pPr>
              <w:pStyle w:val="TableCellResourceItem"/>
            </w:pPr>
            <w:r>
              <w:t>• Smart Cities Mission Reports</w:t>
            </w:r>
          </w:p>
          <w:p w14:paraId="08447AB9" w14:textId="77777777" w:rsidR="001A20E6" w:rsidRDefault="00000000">
            <w:pPr>
              <w:pStyle w:val="TableCellResourceItem"/>
            </w:pPr>
            <w:r>
              <w:t>• Urban Development Ministry Reports</w:t>
            </w:r>
          </w:p>
          <w:p w14:paraId="4624C7F9" w14:textId="77777777" w:rsidR="001A20E6" w:rsidRDefault="00000000">
            <w:pPr>
              <w:pStyle w:val="TableCellResourceItem"/>
            </w:pPr>
            <w:r>
              <w:t>• Rural Development Ministry Reports</w:t>
            </w:r>
          </w:p>
          <w:p w14:paraId="0C188137" w14:textId="77777777" w:rsidR="001A20E6" w:rsidRDefault="00000000">
            <w:pPr>
              <w:pStyle w:val="TableCellResourceItem"/>
            </w:pPr>
            <w:r>
              <w:t>• MGNREGA Reports</w:t>
            </w:r>
          </w:p>
          <w:p w14:paraId="2321C1B8" w14:textId="77777777" w:rsidR="001A20E6" w:rsidRDefault="00000000">
            <w:pPr>
              <w:pStyle w:val="TableCellResourceItem"/>
            </w:pPr>
            <w:r>
              <w:t>• Panchayati Raj Statistics</w:t>
            </w:r>
          </w:p>
          <w:p w14:paraId="61118629" w14:textId="77777777" w:rsidR="001A20E6" w:rsidRDefault="00000000">
            <w:pPr>
              <w:pStyle w:val="TableCellResourceItem"/>
            </w:pPr>
            <w:r>
              <w:t>• Social Movement Case Studies</w:t>
            </w:r>
          </w:p>
          <w:p w14:paraId="7854B652" w14:textId="77777777" w:rsidR="001A20E6" w:rsidRDefault="00000000">
            <w:pPr>
              <w:pStyle w:val="TableCellResourceItem"/>
            </w:pPr>
            <w:r>
              <w:t>• Civil Society Reports</w:t>
            </w:r>
          </w:p>
          <w:p w14:paraId="64E3696A" w14:textId="77777777" w:rsidR="001A20E6" w:rsidRDefault="00000000">
            <w:pPr>
              <w:pStyle w:val="TableCellResourceItem"/>
            </w:pPr>
            <w:r>
              <w:t>• Human Rights Reports</w:t>
            </w:r>
          </w:p>
          <w:p w14:paraId="034FEA7E" w14:textId="77777777" w:rsidR="001A20E6" w:rsidRDefault="00000000">
            <w:pPr>
              <w:pStyle w:val="TableCellResourceItem"/>
            </w:pPr>
            <w:r>
              <w:t>• Health Ministry Reports</w:t>
            </w:r>
          </w:p>
          <w:p w14:paraId="2BE3953A" w14:textId="77777777" w:rsidR="001A20E6" w:rsidRDefault="00000000">
            <w:pPr>
              <w:pStyle w:val="TableCellResourceItem"/>
            </w:pPr>
            <w:r>
              <w:t>• WHO Reports on India</w:t>
            </w:r>
          </w:p>
          <w:p w14:paraId="54E0A76A" w14:textId="77777777" w:rsidR="001A20E6" w:rsidRDefault="00000000">
            <w:pPr>
              <w:pStyle w:val="TableCellResourceItem"/>
            </w:pPr>
            <w:r>
              <w:t>• Ayushman Bharat Reports</w:t>
            </w:r>
          </w:p>
          <w:p w14:paraId="49837A14" w14:textId="77777777" w:rsidR="001A20E6" w:rsidRDefault="00000000">
            <w:pPr>
              <w:pStyle w:val="TableCellResourceItem"/>
            </w:pPr>
            <w:r>
              <w:t>• Law Commission Reports</w:t>
            </w:r>
          </w:p>
          <w:p w14:paraId="53EF32AC" w14:textId="77777777" w:rsidR="001A20E6" w:rsidRDefault="00000000">
            <w:pPr>
              <w:pStyle w:val="TableCellResourceItem"/>
            </w:pPr>
            <w:r>
              <w:t>• Supreme Court Judgments</w:t>
            </w:r>
          </w:p>
          <w:p w14:paraId="1A77CF6C" w14:textId="77777777" w:rsidR="001A20E6" w:rsidRDefault="00000000">
            <w:pPr>
              <w:pStyle w:val="TableCellResourceItem"/>
            </w:pPr>
            <w:r>
              <w:t>• Legal Aid Reports</w:t>
            </w:r>
          </w:p>
          <w:p w14:paraId="015D1B09" w14:textId="77777777" w:rsidR="001A20E6" w:rsidRDefault="00000000">
            <w:pPr>
              <w:pStyle w:val="TableCellResourceItem"/>
            </w:pPr>
            <w:r>
              <w:t>• Media Reports</w:t>
            </w:r>
          </w:p>
          <w:p w14:paraId="6BE2CF9B" w14:textId="77777777" w:rsidR="001A20E6" w:rsidRDefault="00000000">
            <w:pPr>
              <w:pStyle w:val="TableCellResourceItem"/>
            </w:pPr>
            <w:r>
              <w:t>• Broadcasting Ministry Reports</w:t>
            </w:r>
          </w:p>
          <w:p w14:paraId="77435502" w14:textId="77777777" w:rsidR="001A20E6" w:rsidRDefault="00000000">
            <w:pPr>
              <w:pStyle w:val="TableCellResourceItem"/>
            </w:pPr>
            <w:r>
              <w:t>• Social Media Impact Studies</w:t>
            </w:r>
          </w:p>
          <w:p w14:paraId="6D212216" w14:textId="77777777" w:rsidR="001A20E6" w:rsidRDefault="00000000">
            <w:pPr>
              <w:pStyle w:val="TableCellResourceItem"/>
            </w:pPr>
            <w:r>
              <w:t>• Science and Technology Ministry Reports</w:t>
            </w:r>
          </w:p>
          <w:p w14:paraId="2B25A9A5" w14:textId="77777777" w:rsidR="001A20E6" w:rsidRDefault="00000000">
            <w:pPr>
              <w:pStyle w:val="TableCellResourceItem"/>
            </w:pPr>
            <w:r>
              <w:t>• ISRO Reports</w:t>
            </w:r>
          </w:p>
          <w:p w14:paraId="5EE9D7F6" w14:textId="77777777" w:rsidR="001A20E6" w:rsidRDefault="00000000">
            <w:pPr>
              <w:pStyle w:val="TableCellResourceItem"/>
            </w:pPr>
            <w:r>
              <w:t>• Digital India Reports</w:t>
            </w:r>
          </w:p>
          <w:p w14:paraId="4C0EDAF9" w14:textId="77777777" w:rsidR="001A20E6" w:rsidRDefault="00000000">
            <w:pPr>
              <w:pStyle w:val="TableCellResourceItem"/>
            </w:pPr>
            <w:r>
              <w:t>• Environment Ministry Reports</w:t>
            </w:r>
          </w:p>
          <w:p w14:paraId="70F35DCB" w14:textId="77777777" w:rsidR="001A20E6" w:rsidRDefault="00000000">
            <w:pPr>
              <w:pStyle w:val="TableCellResourceItem"/>
            </w:pPr>
            <w:r>
              <w:t>• Climate Change Reports</w:t>
            </w:r>
          </w:p>
          <w:p w14:paraId="43621EB2" w14:textId="77777777" w:rsidR="001A20E6" w:rsidRDefault="00000000">
            <w:pPr>
              <w:pStyle w:val="TableCellResourceItem"/>
            </w:pPr>
            <w:r>
              <w:t>• Sustainable Development Reports</w:t>
            </w:r>
          </w:p>
          <w:p w14:paraId="2640665C" w14:textId="77777777" w:rsidR="001A20E6" w:rsidRDefault="00000000">
            <w:pPr>
              <w:pStyle w:val="TableCellResourceItem"/>
            </w:pPr>
            <w:r>
              <w:t>• WTO Reports</w:t>
            </w:r>
          </w:p>
          <w:p w14:paraId="0FA3AD25" w14:textId="77777777" w:rsidR="001A20E6" w:rsidRDefault="00000000">
            <w:pPr>
              <w:pStyle w:val="TableCellResourceItem"/>
            </w:pPr>
            <w:r>
              <w:t>• Globalization Impact Studies</w:t>
            </w:r>
          </w:p>
          <w:p w14:paraId="15361021" w14:textId="77777777" w:rsidR="001A20E6" w:rsidRDefault="00000000">
            <w:pPr>
              <w:pStyle w:val="TableCellResourceItem"/>
            </w:pPr>
            <w:r>
              <w:t>• International Migration Reports</w:t>
            </w:r>
          </w:p>
          <w:p w14:paraId="5615717E" w14:textId="77777777" w:rsidR="001A20E6" w:rsidRDefault="00000000">
            <w:pPr>
              <w:pStyle w:val="TableCellResourceItem"/>
            </w:pPr>
            <w:r>
              <w:t>• Labor Ministry Reports</w:t>
            </w:r>
          </w:p>
          <w:p w14:paraId="0FAFCEC3" w14:textId="77777777" w:rsidR="001A20E6" w:rsidRDefault="00000000">
            <w:pPr>
              <w:pStyle w:val="TableCellResourceItem"/>
            </w:pPr>
            <w:r>
              <w:t>• Industrial Relations Reports</w:t>
            </w:r>
          </w:p>
          <w:p w14:paraId="669BB61A"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7EA5E42D" w14:textId="77777777" w:rsidR="001A20E6" w:rsidRDefault="00000000">
            <w:pPr>
              <w:pStyle w:val="TableCellSubjectName"/>
            </w:pPr>
            <w:r>
              <w:t>History-Ancient</w:t>
            </w:r>
          </w:p>
          <w:p w14:paraId="3D2F7F4B" w14:textId="77777777" w:rsidR="001A20E6" w:rsidRDefault="00000000">
            <w:pPr>
              <w:pStyle w:val="TableCellCategoryTitle"/>
            </w:pPr>
            <w:r>
              <w:t>📚 Primary Books</w:t>
            </w:r>
          </w:p>
          <w:p w14:paraId="62333E21" w14:textId="77777777" w:rsidR="001A20E6" w:rsidRDefault="00000000">
            <w:pPr>
              <w:pStyle w:val="TableCellResourceItem"/>
            </w:pPr>
            <w:r>
              <w:t>• NCERT Class VI - Our Past - I - What, Where, How and When?</w:t>
            </w:r>
          </w:p>
          <w:p w14:paraId="62E368AE" w14:textId="77777777" w:rsidR="001A20E6" w:rsidRDefault="00000000">
            <w:pPr>
              <w:pStyle w:val="TableCellResourceItem"/>
            </w:pPr>
            <w:r>
              <w:t>• Ancient India by R.S. Sharma - The Importance of Ancient History</w:t>
            </w:r>
          </w:p>
          <w:p w14:paraId="4933BC3E" w14:textId="77777777" w:rsidR="001A20E6" w:rsidRDefault="00000000">
            <w:pPr>
              <w:pStyle w:val="TableCellResourceItem"/>
            </w:pPr>
            <w:r>
              <w:t>• Ancient India by R.S. Sharma - The Construction of Ancient Indian History</w:t>
            </w:r>
          </w:p>
          <w:p w14:paraId="60C978FA" w14:textId="77777777" w:rsidR="001A20E6" w:rsidRDefault="00000000">
            <w:pPr>
              <w:pStyle w:val="TableCellResourceItem"/>
            </w:pPr>
            <w:r>
              <w:t>• Ancient India by R.S. Sharma - The Geographical Setting</w:t>
            </w:r>
          </w:p>
          <w:p w14:paraId="2C330296" w14:textId="77777777" w:rsidR="001A20E6" w:rsidRDefault="00000000">
            <w:pPr>
              <w:pStyle w:val="TableCellCategoryTitle"/>
            </w:pPr>
            <w:r>
              <w:t>📝 Practice Materials</w:t>
            </w:r>
          </w:p>
          <w:p w14:paraId="3BF70052" w14:textId="77777777" w:rsidR="001A20E6" w:rsidRDefault="00000000">
            <w:pPr>
              <w:pStyle w:val="TableCellResourceItem"/>
            </w:pPr>
            <w:r>
              <w:t>• La Excellence Culture Material</w:t>
            </w:r>
          </w:p>
          <w:p w14:paraId="0DD41CBD" w14:textId="77777777" w:rsidR="001A20E6" w:rsidRDefault="00000000">
            <w:pPr>
              <w:pStyle w:val="TableCellResourceItem"/>
            </w:pPr>
            <w:r>
              <w:t>• Ancient/Medieval Prelims Workbooks</w:t>
            </w:r>
          </w:p>
          <w:p w14:paraId="1D5F350F" w14:textId="77777777" w:rsidR="001A20E6" w:rsidRDefault="00000000">
            <w:pPr>
              <w:pStyle w:val="TableCellCategoryTitle"/>
            </w:pPr>
            <w:r>
              <w:t>📰 Current Affairs</w:t>
            </w:r>
          </w:p>
          <w:p w14:paraId="68835557" w14:textId="77777777" w:rsidR="001A20E6" w:rsidRDefault="00000000">
            <w:pPr>
              <w:pStyle w:val="TableCellResourceItem"/>
            </w:pPr>
            <w:r>
              <w:t>• Newspapers (CA on Archaeology/Heritage)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116DE318" w14:textId="77777777" w:rsidR="001A20E6" w:rsidRDefault="00000000">
            <w:pPr>
              <w:pStyle w:val="TableCellSubjectName"/>
            </w:pPr>
            <w:r>
              <w:t>History-Medieval</w:t>
            </w:r>
          </w:p>
          <w:p w14:paraId="3FADC631" w14:textId="77777777" w:rsidR="001A20E6" w:rsidRDefault="00000000">
            <w:pPr>
              <w:pStyle w:val="TableCellCategoryTitle"/>
            </w:pPr>
            <w:r>
              <w:t>📚 Primary Books</w:t>
            </w:r>
          </w:p>
          <w:p w14:paraId="089921AB" w14:textId="77777777" w:rsidR="001A20E6" w:rsidRDefault="00000000">
            <w:pPr>
              <w:pStyle w:val="TableCellResourceItem"/>
            </w:pPr>
            <w:r>
              <w:t>• NCERT Class VII - Our Past - II - Tracing Changes Through a Thousand Years</w:t>
            </w:r>
          </w:p>
          <w:p w14:paraId="75AD44C1" w14:textId="77777777" w:rsidR="001A20E6" w:rsidRDefault="00000000">
            <w:pPr>
              <w:pStyle w:val="TableCellResourceItem"/>
            </w:pPr>
            <w:r>
              <w:t>• Medieval India by Satish Chandra - India and the World</w:t>
            </w:r>
          </w:p>
          <w:p w14:paraId="1333A3B1" w14:textId="77777777" w:rsidR="001A20E6" w:rsidRDefault="00000000">
            <w:pPr>
              <w:pStyle w:val="TableCellResourceItem"/>
            </w:pPr>
            <w:r>
              <w:t>• Medieval India by Satish Chandra - Assessment and Review of Medieval India</w:t>
            </w:r>
          </w:p>
          <w:p w14:paraId="3F1B6F47" w14:textId="77777777" w:rsidR="001A20E6" w:rsidRDefault="00000000">
            <w:pPr>
              <w:pStyle w:val="TableCellCategoryTitle"/>
            </w:pPr>
            <w:r>
              <w:t>📝 Practice Materials</w:t>
            </w:r>
          </w:p>
          <w:p w14:paraId="1A88D68E" w14:textId="77777777" w:rsidR="001A20E6" w:rsidRDefault="00000000">
            <w:pPr>
              <w:pStyle w:val="TableCellResourceItem"/>
            </w:pPr>
            <w:r>
              <w:t>• La Excellence Culture Material</w:t>
            </w:r>
          </w:p>
          <w:p w14:paraId="0E9BBE4F" w14:textId="77777777" w:rsidR="001A20E6" w:rsidRDefault="00000000">
            <w:pPr>
              <w:pStyle w:val="TableCellResourceItem"/>
            </w:pPr>
            <w:r>
              <w:t>• Ancient/Medieval Prelims Workbooks</w:t>
            </w:r>
          </w:p>
          <w:p w14:paraId="07E0A36F" w14:textId="77777777" w:rsidR="001A20E6" w:rsidRDefault="00000000">
            <w:pPr>
              <w:pStyle w:val="TableCellCategoryTitle"/>
            </w:pPr>
            <w:r>
              <w:t>📰 Current Affairs</w:t>
            </w:r>
          </w:p>
          <w:p w14:paraId="4FEA9EC8" w14:textId="77777777" w:rsidR="001A20E6" w:rsidRDefault="00000000">
            <w:pPr>
              <w:pStyle w:val="TableCellResourceItem"/>
            </w:pPr>
            <w:r>
              <w:t>• Newspapers (CA on Archaeology/Heritage)</w:t>
            </w:r>
          </w:p>
        </w:tc>
      </w:tr>
    </w:tbl>
    <w:p w14:paraId="2EE6B897"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2761FE3A" w14:textId="77777777">
        <w:tc>
          <w:tcPr>
            <w:tcW w:w="2500" w:type="pct"/>
            <w:tcMar>
              <w:top w:w="0" w:type="dxa"/>
              <w:left w:w="0" w:type="dxa"/>
              <w:bottom w:w="0" w:type="dxa"/>
              <w:right w:w="0" w:type="dxa"/>
            </w:tcMar>
          </w:tcPr>
          <w:p w14:paraId="64445457" w14:textId="77777777" w:rsidR="001A20E6" w:rsidRDefault="00000000">
            <w:pPr>
              <w:pStyle w:val="WeekTitle"/>
            </w:pPr>
            <w:r>
              <w:rPr>
                <w:color w:val="15803D"/>
              </w:rPr>
              <w:t>📅 Feb 15 - Feb 21, 2026</w:t>
            </w:r>
          </w:p>
        </w:tc>
        <w:tc>
          <w:tcPr>
            <w:tcW w:w="2500" w:type="pct"/>
            <w:tcMar>
              <w:top w:w="0" w:type="dxa"/>
              <w:left w:w="0" w:type="dxa"/>
              <w:bottom w:w="0" w:type="dxa"/>
              <w:right w:w="0" w:type="dxa"/>
            </w:tcMar>
          </w:tcPr>
          <w:p w14:paraId="2C64857E" w14:textId="77777777" w:rsidR="001A20E6" w:rsidRDefault="00000000">
            <w:pPr>
              <w:pStyle w:val="WeekCycleName"/>
            </w:pPr>
            <w:r>
              <w:rPr>
                <w:color w:val="15803D"/>
              </w:rPr>
              <w:t>C2</w:t>
            </w:r>
          </w:p>
        </w:tc>
      </w:tr>
    </w:tbl>
    <w:p w14:paraId="7562CD89"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16CE43E5" w14:textId="77777777">
        <w:tc>
          <w:tcPr>
            <w:tcW w:w="700" w:type="pct"/>
            <w:shd w:val="clear" w:color="auto" w:fill="DCFCE7"/>
            <w:tcMar>
              <w:top w:w="200" w:type="dxa"/>
              <w:left w:w="100" w:type="dxa"/>
              <w:bottom w:w="200" w:type="dxa"/>
              <w:right w:w="100" w:type="dxa"/>
            </w:tcMar>
          </w:tcPr>
          <w:p w14:paraId="6A73F222" w14:textId="77777777" w:rsidR="001A20E6" w:rsidRDefault="00000000">
            <w:pPr>
              <w:pStyle w:val="TableCellCalendarDayHeader"/>
            </w:pPr>
            <w:r>
              <w:rPr>
                <w:color w:val="15803D"/>
              </w:rPr>
              <w:t>Sunday</w:t>
            </w:r>
          </w:p>
          <w:p w14:paraId="7D1CFBCF" w14:textId="77777777" w:rsidR="001A20E6" w:rsidRDefault="00000000">
            <w:pPr>
              <w:pStyle w:val="TableCellCalendarDateHeader"/>
            </w:pPr>
            <w:r>
              <w:rPr>
                <w:color w:val="15803D"/>
              </w:rPr>
              <w:t>Feb 15</w:t>
            </w:r>
          </w:p>
          <w:p w14:paraId="5BF51EE5"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5AF2A34" w14:textId="77777777" w:rsidR="001A20E6" w:rsidRDefault="00000000">
            <w:pPr>
              <w:pStyle w:val="TableCellCalendarDayHeader"/>
            </w:pPr>
            <w:r>
              <w:rPr>
                <w:color w:val="15803D"/>
              </w:rPr>
              <w:t>Monday</w:t>
            </w:r>
          </w:p>
          <w:p w14:paraId="0BF30621" w14:textId="77777777" w:rsidR="001A20E6" w:rsidRDefault="00000000">
            <w:pPr>
              <w:pStyle w:val="TableCellCalendarDateHeader"/>
            </w:pPr>
            <w:r>
              <w:rPr>
                <w:color w:val="15803D"/>
              </w:rPr>
              <w:t>Feb 16</w:t>
            </w:r>
          </w:p>
          <w:p w14:paraId="053ECF6C"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55A814E3" w14:textId="77777777" w:rsidR="001A20E6" w:rsidRDefault="00000000">
            <w:pPr>
              <w:pStyle w:val="TableCellCalendarDayHeader"/>
            </w:pPr>
            <w:r>
              <w:rPr>
                <w:color w:val="15803D"/>
              </w:rPr>
              <w:t>Tuesday</w:t>
            </w:r>
          </w:p>
          <w:p w14:paraId="2C361A37" w14:textId="77777777" w:rsidR="001A20E6" w:rsidRDefault="00000000">
            <w:pPr>
              <w:pStyle w:val="TableCellCalendarDateHeader"/>
            </w:pPr>
            <w:r>
              <w:rPr>
                <w:color w:val="15803D"/>
              </w:rPr>
              <w:t>Feb 17</w:t>
            </w:r>
          </w:p>
          <w:p w14:paraId="329869FA"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1C2665ED" w14:textId="77777777" w:rsidR="001A20E6" w:rsidRDefault="00000000">
            <w:pPr>
              <w:pStyle w:val="TableCellCalendarDayHeader"/>
            </w:pPr>
            <w:r>
              <w:rPr>
                <w:color w:val="15803D"/>
              </w:rPr>
              <w:t>Wednesday</w:t>
            </w:r>
          </w:p>
          <w:p w14:paraId="0821013B" w14:textId="77777777" w:rsidR="001A20E6" w:rsidRDefault="00000000">
            <w:pPr>
              <w:pStyle w:val="TableCellCalendarDateHeader"/>
            </w:pPr>
            <w:r>
              <w:rPr>
                <w:color w:val="15803D"/>
              </w:rPr>
              <w:t>Feb 18</w:t>
            </w:r>
          </w:p>
          <w:p w14:paraId="7538D686"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08AC552" w14:textId="77777777" w:rsidR="001A20E6" w:rsidRDefault="00000000">
            <w:pPr>
              <w:pStyle w:val="TableCellCalendarDayHeader"/>
            </w:pPr>
            <w:r>
              <w:rPr>
                <w:color w:val="15803D"/>
              </w:rPr>
              <w:t>Thursday</w:t>
            </w:r>
          </w:p>
          <w:p w14:paraId="06C0B12F" w14:textId="77777777" w:rsidR="001A20E6" w:rsidRDefault="00000000">
            <w:pPr>
              <w:pStyle w:val="TableCellCalendarDateHeader"/>
            </w:pPr>
            <w:r>
              <w:rPr>
                <w:color w:val="15803D"/>
              </w:rPr>
              <w:t>Feb 19</w:t>
            </w:r>
          </w:p>
          <w:p w14:paraId="295A1C1C"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0F53551" w14:textId="77777777" w:rsidR="001A20E6" w:rsidRDefault="00000000">
            <w:pPr>
              <w:pStyle w:val="TableCellCalendarDayHeader"/>
            </w:pPr>
            <w:r>
              <w:rPr>
                <w:color w:val="15803D"/>
              </w:rPr>
              <w:t>Friday</w:t>
            </w:r>
          </w:p>
          <w:p w14:paraId="5A0B216B" w14:textId="77777777" w:rsidR="001A20E6" w:rsidRDefault="00000000">
            <w:pPr>
              <w:pStyle w:val="TableCellCalendarDateHeader"/>
            </w:pPr>
            <w:r>
              <w:rPr>
                <w:color w:val="15803D"/>
              </w:rPr>
              <w:t>Feb 20</w:t>
            </w:r>
          </w:p>
          <w:p w14:paraId="780DDA2A"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46776FD3" w14:textId="77777777" w:rsidR="001A20E6" w:rsidRDefault="00000000">
            <w:pPr>
              <w:pStyle w:val="TableCellCalendarDayHeader"/>
            </w:pPr>
            <w:r>
              <w:rPr>
                <w:color w:val="F57C00"/>
              </w:rPr>
              <w:t>Saturday</w:t>
            </w:r>
          </w:p>
          <w:p w14:paraId="6F09C126" w14:textId="77777777" w:rsidR="001A20E6" w:rsidRDefault="00000000">
            <w:pPr>
              <w:pStyle w:val="TableCellCalendarDateHeader"/>
            </w:pPr>
            <w:r>
              <w:rPr>
                <w:color w:val="F57C00"/>
              </w:rPr>
              <w:t>Feb 21</w:t>
            </w:r>
          </w:p>
          <w:p w14:paraId="6443C44A" w14:textId="77777777" w:rsidR="001A20E6" w:rsidRDefault="00000000">
            <w:pPr>
              <w:pStyle w:val="TableCellCatchupLabel"/>
            </w:pPr>
            <w:r>
              <w:rPr>
                <w:color w:val="F57C00"/>
              </w:rPr>
              <w:t>Catchup Day</w:t>
            </w:r>
          </w:p>
        </w:tc>
      </w:tr>
      <w:tr w:rsidR="001A20E6" w14:paraId="2EC18A03" w14:textId="77777777">
        <w:tc>
          <w:tcPr>
            <w:tcW w:w="700" w:type="pct"/>
            <w:shd w:val="clear" w:color="auto" w:fill="DCFCE7"/>
            <w:tcMar>
              <w:top w:w="150" w:type="dxa"/>
              <w:left w:w="100" w:type="dxa"/>
              <w:bottom w:w="150" w:type="dxa"/>
              <w:right w:w="100" w:type="dxa"/>
            </w:tcMar>
          </w:tcPr>
          <w:p w14:paraId="020F6915" w14:textId="77777777" w:rsidR="001A20E6" w:rsidRDefault="00000000">
            <w:pPr>
              <w:pStyle w:val="TableCellTaskSubject"/>
            </w:pPr>
            <w:r>
              <w:t>Sociology</w:t>
            </w:r>
          </w:p>
          <w:p w14:paraId="243F09A5" w14:textId="77777777" w:rsidR="001A20E6" w:rsidRDefault="00000000">
            <w:pPr>
              <w:pStyle w:val="TableCellTaskDetails"/>
            </w:pPr>
            <w:r>
              <w:t>• Test - TEST — 3h</w:t>
            </w:r>
          </w:p>
          <w:p w14:paraId="2161CF92"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4064C93D" w14:textId="77777777" w:rsidR="001A20E6" w:rsidRDefault="00000000">
            <w:pPr>
              <w:pStyle w:val="TableCellTaskSubject"/>
            </w:pPr>
            <w:r>
              <w:t>Sociology</w:t>
            </w:r>
          </w:p>
          <w:p w14:paraId="758901A6" w14:textId="77777777" w:rsidR="001A20E6" w:rsidRDefault="00000000">
            <w:pPr>
              <w:pStyle w:val="TableCellTaskDetails"/>
            </w:pPr>
            <w:r>
              <w:t>• Study - OPT-SOC/01 — 1h 30m</w:t>
            </w:r>
          </w:p>
          <w:p w14:paraId="24112B00" w14:textId="77777777" w:rsidR="001A20E6" w:rsidRDefault="00000000">
            <w:pPr>
              <w:pStyle w:val="TableCellTaskBadge"/>
              <w:shd w:val="clear" w:color="auto" w:fill="E3F2FD"/>
            </w:pPr>
            <w:r>
              <w:rPr>
                <w:b/>
                <w:bCs/>
                <w:color w:val="1976D2"/>
              </w:rPr>
              <w:t>STUDY</w:t>
            </w:r>
          </w:p>
          <w:p w14:paraId="41AB75D8" w14:textId="77777777" w:rsidR="001A20E6" w:rsidRDefault="00000000">
            <w:pPr>
              <w:pStyle w:val="TableCellTaskDetails"/>
            </w:pPr>
            <w:r>
              <w:t>• Revision - OPT-SOC/01 — 30m</w:t>
            </w:r>
          </w:p>
          <w:p w14:paraId="69D4A6F3" w14:textId="77777777" w:rsidR="001A20E6" w:rsidRDefault="00000000">
            <w:pPr>
              <w:pStyle w:val="TableCellTaskBadge"/>
              <w:shd w:val="clear" w:color="auto" w:fill="FCE4EC"/>
            </w:pPr>
            <w:r>
              <w:rPr>
                <w:b/>
                <w:bCs/>
                <w:color w:val="C2185B"/>
              </w:rPr>
              <w:t>REVISION</w:t>
            </w:r>
          </w:p>
          <w:p w14:paraId="1E159D0F" w14:textId="77777777" w:rsidR="001A20E6" w:rsidRDefault="00000000">
            <w:pPr>
              <w:pStyle w:val="TableCellTaskDetails"/>
            </w:pPr>
            <w:r>
              <w:t>• Practice - OPT-SOC/01 — 30m</w:t>
            </w:r>
          </w:p>
          <w:p w14:paraId="3E3707B0"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02ED077" w14:textId="77777777" w:rsidR="001A20E6" w:rsidRDefault="00000000">
            <w:pPr>
              <w:pStyle w:val="TableCellTaskSubject"/>
            </w:pPr>
            <w:r>
              <w:t>Sociology</w:t>
            </w:r>
          </w:p>
          <w:p w14:paraId="7F0043C9" w14:textId="77777777" w:rsidR="001A20E6" w:rsidRDefault="00000000">
            <w:pPr>
              <w:pStyle w:val="TableCellTaskDetails"/>
            </w:pPr>
            <w:r>
              <w:t>• Study - OPT-SOC/01 — 1h 30m</w:t>
            </w:r>
          </w:p>
          <w:p w14:paraId="48357F10" w14:textId="77777777" w:rsidR="001A20E6" w:rsidRDefault="00000000">
            <w:pPr>
              <w:pStyle w:val="TableCellTaskBadge"/>
              <w:shd w:val="clear" w:color="auto" w:fill="E3F2FD"/>
            </w:pPr>
            <w:r>
              <w:rPr>
                <w:b/>
                <w:bCs/>
                <w:color w:val="1976D2"/>
              </w:rPr>
              <w:t>STUDY</w:t>
            </w:r>
          </w:p>
          <w:p w14:paraId="47586B31" w14:textId="77777777" w:rsidR="001A20E6" w:rsidRDefault="00000000">
            <w:pPr>
              <w:pStyle w:val="TableCellTaskDetails"/>
            </w:pPr>
            <w:r>
              <w:t>• Revision - OPT-SOC/01 — 30m</w:t>
            </w:r>
          </w:p>
          <w:p w14:paraId="26152399" w14:textId="77777777" w:rsidR="001A20E6" w:rsidRDefault="00000000">
            <w:pPr>
              <w:pStyle w:val="TableCellTaskBadge"/>
              <w:shd w:val="clear" w:color="auto" w:fill="FCE4EC"/>
            </w:pPr>
            <w:r>
              <w:rPr>
                <w:b/>
                <w:bCs/>
                <w:color w:val="C2185B"/>
              </w:rPr>
              <w:t>REVISION</w:t>
            </w:r>
          </w:p>
          <w:p w14:paraId="14037489" w14:textId="77777777" w:rsidR="001A20E6" w:rsidRDefault="00000000">
            <w:pPr>
              <w:pStyle w:val="TableCellTaskDetails"/>
            </w:pPr>
            <w:r>
              <w:t>• Practice - OPT-SOC/01 — 30m</w:t>
            </w:r>
          </w:p>
          <w:p w14:paraId="639A57FA"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32DF21B" w14:textId="77777777" w:rsidR="001A20E6" w:rsidRDefault="00000000">
            <w:pPr>
              <w:pStyle w:val="TableCellTaskSubject"/>
            </w:pPr>
            <w:r>
              <w:t>Sociology</w:t>
            </w:r>
          </w:p>
          <w:p w14:paraId="04ADB8F3" w14:textId="77777777" w:rsidR="001A20E6" w:rsidRDefault="00000000">
            <w:pPr>
              <w:pStyle w:val="TableCellTaskDetails"/>
            </w:pPr>
            <w:r>
              <w:t>• Study - OPT-SOC/01 — 1h 30m</w:t>
            </w:r>
          </w:p>
          <w:p w14:paraId="179CEC2A" w14:textId="77777777" w:rsidR="001A20E6" w:rsidRDefault="00000000">
            <w:pPr>
              <w:pStyle w:val="TableCellTaskBadge"/>
              <w:shd w:val="clear" w:color="auto" w:fill="E3F2FD"/>
            </w:pPr>
            <w:r>
              <w:rPr>
                <w:b/>
                <w:bCs/>
                <w:color w:val="1976D2"/>
              </w:rPr>
              <w:t>STUDY</w:t>
            </w:r>
          </w:p>
          <w:p w14:paraId="7A1CCF56" w14:textId="77777777" w:rsidR="001A20E6" w:rsidRDefault="00000000">
            <w:pPr>
              <w:pStyle w:val="TableCellTaskDetails"/>
            </w:pPr>
            <w:r>
              <w:t>• Revision - OPT-SOC/01 — 30m</w:t>
            </w:r>
          </w:p>
          <w:p w14:paraId="3E4B0C68" w14:textId="77777777" w:rsidR="001A20E6" w:rsidRDefault="00000000">
            <w:pPr>
              <w:pStyle w:val="TableCellTaskBadge"/>
              <w:shd w:val="clear" w:color="auto" w:fill="FCE4EC"/>
            </w:pPr>
            <w:r>
              <w:rPr>
                <w:b/>
                <w:bCs/>
                <w:color w:val="C2185B"/>
              </w:rPr>
              <w:t>REVISION</w:t>
            </w:r>
          </w:p>
          <w:p w14:paraId="6027B67D" w14:textId="77777777" w:rsidR="001A20E6" w:rsidRDefault="00000000">
            <w:pPr>
              <w:pStyle w:val="TableCellTaskDetails"/>
            </w:pPr>
            <w:r>
              <w:t>• Practice - OPT-SOC/01 — 30m</w:t>
            </w:r>
          </w:p>
          <w:p w14:paraId="6E90C8E7"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3782A8C" w14:textId="77777777" w:rsidR="001A20E6" w:rsidRDefault="00000000">
            <w:pPr>
              <w:pStyle w:val="TableCellTaskSubject"/>
            </w:pPr>
            <w:r>
              <w:t>Sociology</w:t>
            </w:r>
          </w:p>
          <w:p w14:paraId="74051499" w14:textId="77777777" w:rsidR="001A20E6" w:rsidRDefault="00000000">
            <w:pPr>
              <w:pStyle w:val="TableCellTaskDetails"/>
            </w:pPr>
            <w:r>
              <w:t>• Study - OPT-SOC/01 — 1h 30m</w:t>
            </w:r>
          </w:p>
          <w:p w14:paraId="01F42653" w14:textId="77777777" w:rsidR="001A20E6" w:rsidRDefault="00000000">
            <w:pPr>
              <w:pStyle w:val="TableCellTaskBadge"/>
              <w:shd w:val="clear" w:color="auto" w:fill="E3F2FD"/>
            </w:pPr>
            <w:r>
              <w:rPr>
                <w:b/>
                <w:bCs/>
                <w:color w:val="1976D2"/>
              </w:rPr>
              <w:t>STUDY</w:t>
            </w:r>
          </w:p>
          <w:p w14:paraId="0E6EF17B" w14:textId="77777777" w:rsidR="001A20E6" w:rsidRDefault="00000000">
            <w:pPr>
              <w:pStyle w:val="TableCellTaskDetails"/>
            </w:pPr>
            <w:r>
              <w:t>• Revision - OPT-SOC/01 — 30m</w:t>
            </w:r>
          </w:p>
          <w:p w14:paraId="5132BF6C" w14:textId="77777777" w:rsidR="001A20E6" w:rsidRDefault="00000000">
            <w:pPr>
              <w:pStyle w:val="TableCellTaskBadge"/>
              <w:shd w:val="clear" w:color="auto" w:fill="FCE4EC"/>
            </w:pPr>
            <w:r>
              <w:rPr>
                <w:b/>
                <w:bCs/>
                <w:color w:val="C2185B"/>
              </w:rPr>
              <w:t>REVISION</w:t>
            </w:r>
          </w:p>
          <w:p w14:paraId="22E66482" w14:textId="77777777" w:rsidR="001A20E6" w:rsidRDefault="00000000">
            <w:pPr>
              <w:pStyle w:val="TableCellTaskDetails"/>
            </w:pPr>
            <w:r>
              <w:t>• Practice - OPT-SOC/01 — 30m</w:t>
            </w:r>
          </w:p>
          <w:p w14:paraId="7BAA93A2"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9EEA7D5" w14:textId="77777777" w:rsidR="001A20E6" w:rsidRDefault="00000000">
            <w:pPr>
              <w:pStyle w:val="TableCellTaskSubject"/>
            </w:pPr>
            <w:r>
              <w:t>Sociology</w:t>
            </w:r>
          </w:p>
          <w:p w14:paraId="33A98B7E" w14:textId="77777777" w:rsidR="001A20E6" w:rsidRDefault="00000000">
            <w:pPr>
              <w:pStyle w:val="TableCellTaskDetails"/>
            </w:pPr>
            <w:r>
              <w:t>• Study - OPT-SOC/01 — 1h 30m</w:t>
            </w:r>
          </w:p>
          <w:p w14:paraId="0A5936F2" w14:textId="77777777" w:rsidR="001A20E6" w:rsidRDefault="00000000">
            <w:pPr>
              <w:pStyle w:val="TableCellTaskBadge"/>
              <w:shd w:val="clear" w:color="auto" w:fill="E3F2FD"/>
            </w:pPr>
            <w:r>
              <w:rPr>
                <w:b/>
                <w:bCs/>
                <w:color w:val="1976D2"/>
              </w:rPr>
              <w:t>STUDY</w:t>
            </w:r>
          </w:p>
          <w:p w14:paraId="1B9D910C" w14:textId="77777777" w:rsidR="001A20E6" w:rsidRDefault="00000000">
            <w:pPr>
              <w:pStyle w:val="TableCellTaskDetails"/>
            </w:pPr>
            <w:r>
              <w:t>• Revision - OPT-SOC/01 — 30m</w:t>
            </w:r>
          </w:p>
          <w:p w14:paraId="06D23681" w14:textId="77777777" w:rsidR="001A20E6" w:rsidRDefault="00000000">
            <w:pPr>
              <w:pStyle w:val="TableCellTaskBadge"/>
              <w:shd w:val="clear" w:color="auto" w:fill="FCE4EC"/>
            </w:pPr>
            <w:r>
              <w:rPr>
                <w:b/>
                <w:bCs/>
                <w:color w:val="C2185B"/>
              </w:rPr>
              <w:t>REVISION</w:t>
            </w:r>
          </w:p>
          <w:p w14:paraId="4981AEBB" w14:textId="77777777" w:rsidR="001A20E6" w:rsidRDefault="00000000">
            <w:pPr>
              <w:pStyle w:val="TableCellTaskDetails"/>
            </w:pPr>
            <w:r>
              <w:t>• Practice - OPT-SOC/01 — 30m</w:t>
            </w:r>
          </w:p>
          <w:p w14:paraId="0F191ACC"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5125B5F0" w14:textId="77777777" w:rsidR="001A20E6" w:rsidRDefault="001A20E6"/>
        </w:tc>
      </w:tr>
      <w:tr w:rsidR="001A20E6" w14:paraId="56E587AA" w14:textId="77777777">
        <w:tc>
          <w:tcPr>
            <w:tcW w:w="700" w:type="pct"/>
            <w:shd w:val="clear" w:color="auto" w:fill="DCFCE7"/>
            <w:tcMar>
              <w:top w:w="150" w:type="dxa"/>
              <w:left w:w="100" w:type="dxa"/>
              <w:bottom w:w="150" w:type="dxa"/>
              <w:right w:w="100" w:type="dxa"/>
            </w:tcMar>
          </w:tcPr>
          <w:p w14:paraId="51D8560D" w14:textId="77777777" w:rsidR="001A20E6" w:rsidRDefault="00000000">
            <w:pPr>
              <w:pStyle w:val="TableCellTaskSubject"/>
            </w:pPr>
            <w:r>
              <w:t>History-Medieval</w:t>
            </w:r>
          </w:p>
          <w:p w14:paraId="736A1D11" w14:textId="77777777" w:rsidR="001A20E6" w:rsidRDefault="00000000">
            <w:pPr>
              <w:pStyle w:val="TableCellTaskDetails"/>
            </w:pPr>
            <w:r>
              <w:t>• Test - TEST — 3h</w:t>
            </w:r>
          </w:p>
          <w:p w14:paraId="48EA080A"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55435301" w14:textId="77777777" w:rsidR="001A20E6" w:rsidRDefault="00000000">
            <w:pPr>
              <w:pStyle w:val="TableCellTaskSubject"/>
            </w:pPr>
            <w:r>
              <w:t>History-Medieval</w:t>
            </w:r>
          </w:p>
          <w:p w14:paraId="12D4325F" w14:textId="77777777" w:rsidR="001A20E6" w:rsidRDefault="00000000">
            <w:pPr>
              <w:pStyle w:val="TableCellTaskDetails"/>
            </w:pPr>
            <w:r>
              <w:t>• Study - Tripartite Struggle (H02/02) — 1h 30m</w:t>
            </w:r>
          </w:p>
          <w:p w14:paraId="719D144A" w14:textId="77777777" w:rsidR="001A20E6" w:rsidRDefault="00000000">
            <w:pPr>
              <w:pStyle w:val="TableCellTaskBadge"/>
              <w:shd w:val="clear" w:color="auto" w:fill="E3F2FD"/>
            </w:pPr>
            <w:r>
              <w:rPr>
                <w:b/>
                <w:bCs/>
                <w:color w:val="1976D2"/>
              </w:rPr>
              <w:t>STUDY</w:t>
            </w:r>
          </w:p>
          <w:p w14:paraId="32205A69" w14:textId="77777777" w:rsidR="001A20E6" w:rsidRDefault="00000000">
            <w:pPr>
              <w:pStyle w:val="TableCellTaskDetails"/>
            </w:pPr>
            <w:r>
              <w:t>• Revision - Tripartite Struggle (H02/02) — 30m</w:t>
            </w:r>
          </w:p>
          <w:p w14:paraId="1E394DD5" w14:textId="77777777" w:rsidR="001A20E6" w:rsidRDefault="00000000">
            <w:pPr>
              <w:pStyle w:val="TableCellTaskBadge"/>
              <w:shd w:val="clear" w:color="auto" w:fill="FCE4EC"/>
            </w:pPr>
            <w:r>
              <w:rPr>
                <w:b/>
                <w:bCs/>
                <w:color w:val="C2185B"/>
              </w:rPr>
              <w:t>REVISION</w:t>
            </w:r>
          </w:p>
          <w:p w14:paraId="176B9622" w14:textId="77777777" w:rsidR="001A20E6" w:rsidRDefault="00000000">
            <w:pPr>
              <w:pStyle w:val="TableCellTaskDetails"/>
            </w:pPr>
            <w:r>
              <w:t>• Practice - Tripartite Struggle (H02/02) — 30m</w:t>
            </w:r>
          </w:p>
          <w:p w14:paraId="156B6135"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37CF356" w14:textId="77777777" w:rsidR="001A20E6" w:rsidRDefault="00000000">
            <w:pPr>
              <w:pStyle w:val="TableCellTaskSubject"/>
            </w:pPr>
            <w:r>
              <w:t>History-Medieval</w:t>
            </w:r>
          </w:p>
          <w:p w14:paraId="7B901636" w14:textId="77777777" w:rsidR="001A20E6" w:rsidRDefault="00000000">
            <w:pPr>
              <w:pStyle w:val="TableCellTaskDetails"/>
            </w:pPr>
            <w:r>
              <w:t>• Study - Imperial Cholas (H02/03) — 1h 30m</w:t>
            </w:r>
          </w:p>
          <w:p w14:paraId="61B10C01" w14:textId="77777777" w:rsidR="001A20E6" w:rsidRDefault="00000000">
            <w:pPr>
              <w:pStyle w:val="TableCellTaskBadge"/>
              <w:shd w:val="clear" w:color="auto" w:fill="E3F2FD"/>
            </w:pPr>
            <w:r>
              <w:rPr>
                <w:b/>
                <w:bCs/>
                <w:color w:val="1976D2"/>
              </w:rPr>
              <w:t>STUDY</w:t>
            </w:r>
          </w:p>
          <w:p w14:paraId="60265BE7" w14:textId="77777777" w:rsidR="001A20E6" w:rsidRDefault="00000000">
            <w:pPr>
              <w:pStyle w:val="TableCellTaskDetails"/>
            </w:pPr>
            <w:r>
              <w:t>• Revision - Imperial Cholas (H02/03) — 30m</w:t>
            </w:r>
          </w:p>
          <w:p w14:paraId="3AA08915" w14:textId="77777777" w:rsidR="001A20E6" w:rsidRDefault="00000000">
            <w:pPr>
              <w:pStyle w:val="TableCellTaskBadge"/>
              <w:shd w:val="clear" w:color="auto" w:fill="FCE4EC"/>
            </w:pPr>
            <w:r>
              <w:rPr>
                <w:b/>
                <w:bCs/>
                <w:color w:val="C2185B"/>
              </w:rPr>
              <w:t>REVISION</w:t>
            </w:r>
          </w:p>
          <w:p w14:paraId="3BB7AE24" w14:textId="77777777" w:rsidR="001A20E6" w:rsidRDefault="00000000">
            <w:pPr>
              <w:pStyle w:val="TableCellTaskDetails"/>
            </w:pPr>
            <w:r>
              <w:t>• Practice - Imperial Cholas (H02/03) — 30m</w:t>
            </w:r>
          </w:p>
          <w:p w14:paraId="10A067CF"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4BB23AC" w14:textId="77777777" w:rsidR="001A20E6" w:rsidRDefault="00000000">
            <w:pPr>
              <w:pStyle w:val="TableCellTaskSubject"/>
            </w:pPr>
            <w:r>
              <w:t>History-Medieval</w:t>
            </w:r>
          </w:p>
          <w:p w14:paraId="4A547585" w14:textId="77777777" w:rsidR="001A20E6" w:rsidRDefault="00000000">
            <w:pPr>
              <w:pStyle w:val="TableCellTaskDetails"/>
            </w:pPr>
            <w:r>
              <w:t>• Study - Delhi Sultanate (H02/04) — 1h 30m</w:t>
            </w:r>
          </w:p>
          <w:p w14:paraId="252D48B5" w14:textId="77777777" w:rsidR="001A20E6" w:rsidRDefault="00000000">
            <w:pPr>
              <w:pStyle w:val="TableCellTaskBadge"/>
              <w:shd w:val="clear" w:color="auto" w:fill="E3F2FD"/>
            </w:pPr>
            <w:r>
              <w:rPr>
                <w:b/>
                <w:bCs/>
                <w:color w:val="1976D2"/>
              </w:rPr>
              <w:t>STUDY</w:t>
            </w:r>
          </w:p>
          <w:p w14:paraId="554B15FA" w14:textId="77777777" w:rsidR="001A20E6" w:rsidRDefault="00000000">
            <w:pPr>
              <w:pStyle w:val="TableCellTaskDetails"/>
            </w:pPr>
            <w:r>
              <w:t>• Revision - Delhi Sultanate (H02/04) — 30m</w:t>
            </w:r>
          </w:p>
          <w:p w14:paraId="3C9709F0" w14:textId="77777777" w:rsidR="001A20E6" w:rsidRDefault="00000000">
            <w:pPr>
              <w:pStyle w:val="TableCellTaskBadge"/>
              <w:shd w:val="clear" w:color="auto" w:fill="FCE4EC"/>
            </w:pPr>
            <w:r>
              <w:rPr>
                <w:b/>
                <w:bCs/>
                <w:color w:val="C2185B"/>
              </w:rPr>
              <w:t>REVISION</w:t>
            </w:r>
          </w:p>
          <w:p w14:paraId="0965082B" w14:textId="77777777" w:rsidR="001A20E6" w:rsidRDefault="00000000">
            <w:pPr>
              <w:pStyle w:val="TableCellTaskDetails"/>
            </w:pPr>
            <w:r>
              <w:t>• Practice - Delhi Sultanate (H02/04) — 30m</w:t>
            </w:r>
          </w:p>
          <w:p w14:paraId="03F71425"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8CC7D99" w14:textId="77777777" w:rsidR="001A20E6" w:rsidRDefault="00000000">
            <w:pPr>
              <w:pStyle w:val="TableCellTaskSubject"/>
            </w:pPr>
            <w:r>
              <w:t>History-Medieval</w:t>
            </w:r>
          </w:p>
          <w:p w14:paraId="17FB2C3A" w14:textId="77777777" w:rsidR="001A20E6" w:rsidRDefault="00000000">
            <w:pPr>
              <w:pStyle w:val="TableCellTaskDetails"/>
            </w:pPr>
            <w:r>
              <w:t>• Study - Mughals (H02/05) — 1h 30m</w:t>
            </w:r>
          </w:p>
          <w:p w14:paraId="19DC7827" w14:textId="77777777" w:rsidR="001A20E6" w:rsidRDefault="00000000">
            <w:pPr>
              <w:pStyle w:val="TableCellTaskBadge"/>
              <w:shd w:val="clear" w:color="auto" w:fill="E3F2FD"/>
            </w:pPr>
            <w:r>
              <w:rPr>
                <w:b/>
                <w:bCs/>
                <w:color w:val="1976D2"/>
              </w:rPr>
              <w:t>STUDY</w:t>
            </w:r>
          </w:p>
          <w:p w14:paraId="39FA23CB" w14:textId="77777777" w:rsidR="001A20E6" w:rsidRDefault="00000000">
            <w:pPr>
              <w:pStyle w:val="TableCellTaskDetails"/>
            </w:pPr>
            <w:r>
              <w:t>• Revision - Mughals (H02/05) — 30m</w:t>
            </w:r>
          </w:p>
          <w:p w14:paraId="4C3C025B" w14:textId="77777777" w:rsidR="001A20E6" w:rsidRDefault="00000000">
            <w:pPr>
              <w:pStyle w:val="TableCellTaskBadge"/>
              <w:shd w:val="clear" w:color="auto" w:fill="FCE4EC"/>
            </w:pPr>
            <w:r>
              <w:rPr>
                <w:b/>
                <w:bCs/>
                <w:color w:val="C2185B"/>
              </w:rPr>
              <w:t>REVISION</w:t>
            </w:r>
          </w:p>
          <w:p w14:paraId="35332E35" w14:textId="77777777" w:rsidR="001A20E6" w:rsidRDefault="00000000">
            <w:pPr>
              <w:pStyle w:val="TableCellTaskDetails"/>
            </w:pPr>
            <w:r>
              <w:t>• Practice - Mughals (H02/05) — 30m</w:t>
            </w:r>
          </w:p>
          <w:p w14:paraId="0780763B"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6447A24" w14:textId="77777777" w:rsidR="001A20E6" w:rsidRDefault="00000000">
            <w:pPr>
              <w:pStyle w:val="TableCellTaskSubject"/>
            </w:pPr>
            <w:r>
              <w:t>History-Medieval</w:t>
            </w:r>
          </w:p>
          <w:p w14:paraId="6C0EA692" w14:textId="77777777" w:rsidR="001A20E6" w:rsidRDefault="00000000">
            <w:pPr>
              <w:pStyle w:val="TableCellTaskDetails"/>
            </w:pPr>
            <w:r>
              <w:t>• Study - Bhakti and Sufi movement (H02/06) — 1h 30m</w:t>
            </w:r>
          </w:p>
          <w:p w14:paraId="091913AC" w14:textId="77777777" w:rsidR="001A20E6" w:rsidRDefault="00000000">
            <w:pPr>
              <w:pStyle w:val="TableCellTaskBadge"/>
              <w:shd w:val="clear" w:color="auto" w:fill="E3F2FD"/>
            </w:pPr>
            <w:r>
              <w:rPr>
                <w:b/>
                <w:bCs/>
                <w:color w:val="1976D2"/>
              </w:rPr>
              <w:t>STUDY</w:t>
            </w:r>
          </w:p>
          <w:p w14:paraId="22145EDD" w14:textId="77777777" w:rsidR="001A20E6" w:rsidRDefault="00000000">
            <w:pPr>
              <w:pStyle w:val="TableCellTaskDetails"/>
            </w:pPr>
            <w:r>
              <w:t>• Revision - Bhakti and Sufi movement (H02/06) — 30m</w:t>
            </w:r>
          </w:p>
          <w:p w14:paraId="028812AA" w14:textId="77777777" w:rsidR="001A20E6" w:rsidRDefault="00000000">
            <w:pPr>
              <w:pStyle w:val="TableCellTaskBadge"/>
              <w:shd w:val="clear" w:color="auto" w:fill="FCE4EC"/>
            </w:pPr>
            <w:r>
              <w:rPr>
                <w:b/>
                <w:bCs/>
                <w:color w:val="C2185B"/>
              </w:rPr>
              <w:t>REVISION</w:t>
            </w:r>
          </w:p>
          <w:p w14:paraId="3940B716" w14:textId="77777777" w:rsidR="001A20E6" w:rsidRDefault="00000000">
            <w:pPr>
              <w:pStyle w:val="TableCellTaskDetails"/>
            </w:pPr>
            <w:r>
              <w:t>• Practice - Bhakti and Sufi movement (H02/06) — 30m</w:t>
            </w:r>
          </w:p>
          <w:p w14:paraId="02BC8ABC"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1622FA35" w14:textId="77777777" w:rsidR="001A20E6" w:rsidRDefault="001A20E6"/>
        </w:tc>
      </w:tr>
    </w:tbl>
    <w:p w14:paraId="3E926F62" w14:textId="77777777" w:rsidR="001A20E6" w:rsidRDefault="001A20E6">
      <w:pPr>
        <w:spacing w:after="400"/>
      </w:pPr>
    </w:p>
    <w:p w14:paraId="12C7C84A" w14:textId="77777777" w:rsidR="001A20E6" w:rsidRDefault="00000000">
      <w:pPr>
        <w:pStyle w:val="ResourceTitle"/>
      </w:pPr>
      <w:r>
        <w:t>📚 Resources for Feb 15 - Feb 21</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2D9E73BA" w14:textId="77777777">
        <w:tc>
          <w:tcPr>
            <w:tcW w:w="1650" w:type="pct"/>
            <w:tcBorders>
              <w:bottom w:val="single" w:sz="2" w:space="0" w:color="D1D5DB"/>
              <w:right w:val="single" w:sz="2" w:space="0" w:color="D1D5DB"/>
            </w:tcBorders>
            <w:tcMar>
              <w:top w:w="200" w:type="dxa"/>
              <w:left w:w="150" w:type="dxa"/>
              <w:bottom w:w="200" w:type="dxa"/>
              <w:right w:w="150" w:type="dxa"/>
            </w:tcMar>
          </w:tcPr>
          <w:p w14:paraId="155B6F84" w14:textId="77777777" w:rsidR="001A20E6" w:rsidRDefault="00000000">
            <w:pPr>
              <w:pStyle w:val="TableCellSubjectName"/>
            </w:pPr>
            <w:r>
              <w:t>Sociology</w:t>
            </w:r>
          </w:p>
          <w:p w14:paraId="6FD1CA01" w14:textId="77777777" w:rsidR="001A20E6" w:rsidRDefault="00000000">
            <w:pPr>
              <w:pStyle w:val="TableCellCategoryTitle"/>
            </w:pPr>
            <w:r>
              <w:t>📝 Practice Materials</w:t>
            </w:r>
          </w:p>
          <w:p w14:paraId="5E3F8B43" w14:textId="77777777" w:rsidR="001A20E6" w:rsidRDefault="00000000">
            <w:pPr>
              <w:pStyle w:val="TableCellResourceItem"/>
            </w:pPr>
            <w:r>
              <w:t>• La Excellence Sociology Material</w:t>
            </w:r>
          </w:p>
          <w:p w14:paraId="46CE6FC4" w14:textId="77777777" w:rsidR="001A20E6" w:rsidRDefault="00000000">
            <w:pPr>
              <w:pStyle w:val="TableCellResourceItem"/>
            </w:pPr>
            <w:r>
              <w:t>• Mains RRP + Prelims RRP</w:t>
            </w:r>
          </w:p>
          <w:p w14:paraId="78A297A7" w14:textId="77777777" w:rsidR="001A20E6" w:rsidRDefault="00000000">
            <w:pPr>
              <w:pStyle w:val="TableCellResourceItem"/>
            </w:pPr>
            <w:r>
              <w:t>• Prelims &amp; Mains Workbooks</w:t>
            </w:r>
          </w:p>
          <w:p w14:paraId="10A0DFA0" w14:textId="77777777" w:rsidR="001A20E6" w:rsidRDefault="00000000">
            <w:pPr>
              <w:pStyle w:val="TableCellResourceItem"/>
            </w:pPr>
            <w:r>
              <w:t>• Previous Year Question Papers</w:t>
            </w:r>
          </w:p>
          <w:p w14:paraId="06AFBDA4" w14:textId="77777777" w:rsidR="001A20E6" w:rsidRDefault="00000000">
            <w:pPr>
              <w:pStyle w:val="TableCellResourceItem"/>
            </w:pPr>
            <w:r>
              <w:t>• Mock Tests</w:t>
            </w:r>
          </w:p>
          <w:p w14:paraId="1F0AFF1E" w14:textId="77777777" w:rsidR="001A20E6" w:rsidRDefault="00000000">
            <w:pPr>
              <w:pStyle w:val="TableCellResourceItem"/>
            </w:pPr>
            <w:r>
              <w:t>• La Excellence Indian Society Material</w:t>
            </w:r>
          </w:p>
          <w:p w14:paraId="03E9E0C4" w14:textId="77777777" w:rsidR="001A20E6" w:rsidRDefault="00000000">
            <w:pPr>
              <w:pStyle w:val="TableCellResourceItem"/>
            </w:pPr>
            <w:r>
              <w:t>• Mains Workbook - Paper I</w:t>
            </w:r>
          </w:p>
          <w:p w14:paraId="3E6081E4" w14:textId="77777777" w:rsidR="001A20E6" w:rsidRDefault="00000000">
            <w:pPr>
              <w:pStyle w:val="TableCellResourceItem"/>
            </w:pPr>
            <w:r>
              <w:t>• La Excellence Social Change Material</w:t>
            </w:r>
          </w:p>
          <w:p w14:paraId="1763D4A2" w14:textId="77777777" w:rsidR="001A20E6" w:rsidRDefault="00000000">
            <w:pPr>
              <w:pStyle w:val="TableCellResourceItem"/>
            </w:pPr>
            <w:r>
              <w:t>• Mains Workbook - Paper II</w:t>
            </w:r>
          </w:p>
          <w:p w14:paraId="6BE1054B" w14:textId="77777777" w:rsidR="001A20E6" w:rsidRDefault="00000000">
            <w:pPr>
              <w:pStyle w:val="TableCellResourceItem"/>
            </w:pPr>
            <w:r>
              <w:t>• La Excellence Sociology of Religion Material</w:t>
            </w:r>
          </w:p>
          <w:p w14:paraId="32950229" w14:textId="77777777" w:rsidR="001A20E6" w:rsidRDefault="00000000">
            <w:pPr>
              <w:pStyle w:val="TableCellResourceItem"/>
            </w:pPr>
            <w:r>
              <w:t>• Mains Workbook</w:t>
            </w:r>
          </w:p>
          <w:p w14:paraId="1980B8BC" w14:textId="77777777" w:rsidR="001A20E6" w:rsidRDefault="00000000">
            <w:pPr>
              <w:pStyle w:val="TableCellResourceItem"/>
            </w:pPr>
            <w:r>
              <w:t>• La Excellence Sociology of Education Material</w:t>
            </w:r>
          </w:p>
          <w:p w14:paraId="7A3BD5F7" w14:textId="77777777" w:rsidR="001A20E6" w:rsidRDefault="00000000">
            <w:pPr>
              <w:pStyle w:val="TableCellResourceItem"/>
            </w:pPr>
            <w:r>
              <w:t>• Mains Workbook</w:t>
            </w:r>
          </w:p>
          <w:p w14:paraId="648C647B" w14:textId="77777777" w:rsidR="001A20E6" w:rsidRDefault="00000000">
            <w:pPr>
              <w:pStyle w:val="TableCellResourceItem"/>
            </w:pPr>
            <w:r>
              <w:t>• La Excellence Social Stratification Material</w:t>
            </w:r>
          </w:p>
          <w:p w14:paraId="78F7B758" w14:textId="77777777" w:rsidR="001A20E6" w:rsidRDefault="00000000">
            <w:pPr>
              <w:pStyle w:val="TableCellResourceItem"/>
            </w:pPr>
            <w:r>
              <w:t>• Mains Workbook</w:t>
            </w:r>
          </w:p>
          <w:p w14:paraId="5241A40D" w14:textId="77777777" w:rsidR="001A20E6" w:rsidRDefault="00000000">
            <w:pPr>
              <w:pStyle w:val="TableCellResourceItem"/>
            </w:pPr>
            <w:r>
              <w:t>• La Excellence Gender Studies Material</w:t>
            </w:r>
          </w:p>
          <w:p w14:paraId="3B3F74F1" w14:textId="77777777" w:rsidR="001A20E6" w:rsidRDefault="00000000">
            <w:pPr>
              <w:pStyle w:val="TableCellResourceItem"/>
            </w:pPr>
            <w:r>
              <w:t>• Mains Workbook</w:t>
            </w:r>
          </w:p>
          <w:p w14:paraId="0C7622D0" w14:textId="77777777" w:rsidR="001A20E6" w:rsidRDefault="00000000">
            <w:pPr>
              <w:pStyle w:val="TableCellResourceItem"/>
            </w:pPr>
            <w:r>
              <w:t>• La Excellence Urban Sociology Material</w:t>
            </w:r>
          </w:p>
          <w:p w14:paraId="2B223033" w14:textId="77777777" w:rsidR="001A20E6" w:rsidRDefault="00000000">
            <w:pPr>
              <w:pStyle w:val="TableCellResourceItem"/>
            </w:pPr>
            <w:r>
              <w:t>• Mains Workbook</w:t>
            </w:r>
          </w:p>
          <w:p w14:paraId="599FD590" w14:textId="77777777" w:rsidR="001A20E6" w:rsidRDefault="00000000">
            <w:pPr>
              <w:pStyle w:val="TableCellResourceItem"/>
            </w:pPr>
            <w:r>
              <w:t>• La Excellence Rural Sociology Material</w:t>
            </w:r>
          </w:p>
          <w:p w14:paraId="63D0E8A0" w14:textId="77777777" w:rsidR="001A20E6" w:rsidRDefault="00000000">
            <w:pPr>
              <w:pStyle w:val="TableCellResourceItem"/>
            </w:pPr>
            <w:r>
              <w:t>• Mains Workbook</w:t>
            </w:r>
          </w:p>
          <w:p w14:paraId="607930DE" w14:textId="77777777" w:rsidR="001A20E6" w:rsidRDefault="00000000">
            <w:pPr>
              <w:pStyle w:val="TableCellResourceItem"/>
            </w:pPr>
            <w:r>
              <w:t>• La Excellence Social Movements Material</w:t>
            </w:r>
          </w:p>
          <w:p w14:paraId="2454A053" w14:textId="77777777" w:rsidR="001A20E6" w:rsidRDefault="00000000">
            <w:pPr>
              <w:pStyle w:val="TableCellResourceItem"/>
            </w:pPr>
            <w:r>
              <w:t>• Mains Workbook</w:t>
            </w:r>
          </w:p>
          <w:p w14:paraId="5D97444D" w14:textId="77777777" w:rsidR="001A20E6" w:rsidRDefault="00000000">
            <w:pPr>
              <w:pStyle w:val="TableCellResourceItem"/>
            </w:pPr>
            <w:r>
              <w:t>• La Excellence Sociology of Health Material</w:t>
            </w:r>
          </w:p>
          <w:p w14:paraId="0F242800" w14:textId="77777777" w:rsidR="001A20E6" w:rsidRDefault="00000000">
            <w:pPr>
              <w:pStyle w:val="TableCellResourceItem"/>
            </w:pPr>
            <w:r>
              <w:t>• Mains Workbook</w:t>
            </w:r>
          </w:p>
          <w:p w14:paraId="791F3C4C" w14:textId="77777777" w:rsidR="001A20E6" w:rsidRDefault="00000000">
            <w:pPr>
              <w:pStyle w:val="TableCellResourceItem"/>
            </w:pPr>
            <w:r>
              <w:t>• La Excellence Sociology of Law Material</w:t>
            </w:r>
          </w:p>
          <w:p w14:paraId="3E592792" w14:textId="77777777" w:rsidR="001A20E6" w:rsidRDefault="00000000">
            <w:pPr>
              <w:pStyle w:val="TableCellResourceItem"/>
            </w:pPr>
            <w:r>
              <w:t>• Mains Workbook</w:t>
            </w:r>
          </w:p>
          <w:p w14:paraId="7D4FDE88" w14:textId="77777777" w:rsidR="001A20E6" w:rsidRDefault="00000000">
            <w:pPr>
              <w:pStyle w:val="TableCellResourceItem"/>
            </w:pPr>
            <w:r>
              <w:t>• La Excellence Sociology of Media Material</w:t>
            </w:r>
          </w:p>
          <w:p w14:paraId="7C190715" w14:textId="77777777" w:rsidR="001A20E6" w:rsidRDefault="00000000">
            <w:pPr>
              <w:pStyle w:val="TableCellResourceItem"/>
            </w:pPr>
            <w:r>
              <w:t>• Mains Workbook</w:t>
            </w:r>
          </w:p>
          <w:p w14:paraId="67319E3F" w14:textId="77777777" w:rsidR="001A20E6" w:rsidRDefault="00000000">
            <w:pPr>
              <w:pStyle w:val="TableCellResourceItem"/>
            </w:pPr>
            <w:r>
              <w:t>• La Excellence Sociology of Science Material</w:t>
            </w:r>
          </w:p>
          <w:p w14:paraId="7590CD32" w14:textId="77777777" w:rsidR="001A20E6" w:rsidRDefault="00000000">
            <w:pPr>
              <w:pStyle w:val="TableCellResourceItem"/>
            </w:pPr>
            <w:r>
              <w:t>• Mains Workbook</w:t>
            </w:r>
          </w:p>
          <w:p w14:paraId="4F1CF019" w14:textId="77777777" w:rsidR="001A20E6" w:rsidRDefault="00000000">
            <w:pPr>
              <w:pStyle w:val="TableCellResourceItem"/>
            </w:pPr>
            <w:r>
              <w:t>• La Excellence Sociology of Environment Material</w:t>
            </w:r>
          </w:p>
          <w:p w14:paraId="2433CF5E" w14:textId="77777777" w:rsidR="001A20E6" w:rsidRDefault="00000000">
            <w:pPr>
              <w:pStyle w:val="TableCellResourceItem"/>
            </w:pPr>
            <w:r>
              <w:t>• Mains Workbook</w:t>
            </w:r>
          </w:p>
          <w:p w14:paraId="72A70C48" w14:textId="77777777" w:rsidR="001A20E6" w:rsidRDefault="00000000">
            <w:pPr>
              <w:pStyle w:val="TableCellResourceItem"/>
            </w:pPr>
            <w:r>
              <w:t>• La Excellence Sociology of Globalization Material</w:t>
            </w:r>
          </w:p>
          <w:p w14:paraId="0D8F1CC5" w14:textId="77777777" w:rsidR="001A20E6" w:rsidRDefault="00000000">
            <w:pPr>
              <w:pStyle w:val="TableCellResourceItem"/>
            </w:pPr>
            <w:r>
              <w:t>• Mains Workbook</w:t>
            </w:r>
          </w:p>
          <w:p w14:paraId="464F79B9" w14:textId="77777777" w:rsidR="001A20E6" w:rsidRDefault="00000000">
            <w:pPr>
              <w:pStyle w:val="TableCellResourceItem"/>
            </w:pPr>
            <w:r>
              <w:t>• La Excellence Sociology of Work Material</w:t>
            </w:r>
          </w:p>
          <w:p w14:paraId="71FD84F9" w14:textId="77777777" w:rsidR="001A20E6" w:rsidRDefault="00000000">
            <w:pPr>
              <w:pStyle w:val="TableCellResourceItem"/>
            </w:pPr>
            <w:r>
              <w:t>• Mains Workbook</w:t>
            </w:r>
          </w:p>
          <w:p w14:paraId="25E32B56" w14:textId="77777777" w:rsidR="001A20E6" w:rsidRDefault="00000000">
            <w:pPr>
              <w:pStyle w:val="TableCellCategoryTitle"/>
            </w:pPr>
            <w:r>
              <w:t>📰 Current Affairs</w:t>
            </w:r>
          </w:p>
          <w:p w14:paraId="170244DB" w14:textId="77777777" w:rsidR="001A20E6" w:rsidRDefault="00000000">
            <w:pPr>
              <w:pStyle w:val="TableCellResourceItem"/>
            </w:pPr>
            <w:r>
              <w:t>• Indian Sociological Review</w:t>
            </w:r>
          </w:p>
          <w:p w14:paraId="4D184B64" w14:textId="77777777" w:rsidR="001A20E6" w:rsidRDefault="00000000">
            <w:pPr>
              <w:pStyle w:val="TableCellResourceItem"/>
            </w:pPr>
            <w:r>
              <w:t>• Economic and Political Weekly (EPW)</w:t>
            </w:r>
          </w:p>
          <w:p w14:paraId="38112042" w14:textId="77777777" w:rsidR="001A20E6" w:rsidRDefault="00000000">
            <w:pPr>
              <w:pStyle w:val="TableCellResourceItem"/>
            </w:pPr>
            <w:r>
              <w:t>• Newspapers (The Hindu, Indian Express - Social issues)</w:t>
            </w:r>
          </w:p>
          <w:p w14:paraId="040F5128" w14:textId="77777777" w:rsidR="001A20E6" w:rsidRDefault="00000000">
            <w:pPr>
              <w:pStyle w:val="TableCellResourceItem"/>
            </w:pPr>
            <w:r>
              <w:t>• Yojana Magazine</w:t>
            </w:r>
          </w:p>
          <w:p w14:paraId="5AA92274" w14:textId="77777777" w:rsidR="001A20E6" w:rsidRDefault="00000000">
            <w:pPr>
              <w:pStyle w:val="TableCellResourceItem"/>
            </w:pPr>
            <w:r>
              <w:t>• Kurukshetra Magazine</w:t>
            </w:r>
          </w:p>
          <w:p w14:paraId="259B9B74" w14:textId="77777777" w:rsidR="001A20E6" w:rsidRDefault="00000000">
            <w:pPr>
              <w:pStyle w:val="TableCellResourceItem"/>
            </w:pPr>
            <w:r>
              <w:t>• Social Watch India Reports</w:t>
            </w:r>
          </w:p>
          <w:p w14:paraId="5DA7666A" w14:textId="77777777" w:rsidR="001A20E6" w:rsidRDefault="00000000">
            <w:pPr>
              <w:pStyle w:val="TableCellResourceItem"/>
            </w:pPr>
            <w:r>
              <w:t>• NSSO Reports</w:t>
            </w:r>
          </w:p>
          <w:p w14:paraId="7A10CFF7" w14:textId="77777777" w:rsidR="001A20E6" w:rsidRDefault="00000000">
            <w:pPr>
              <w:pStyle w:val="TableCellResourceItem"/>
            </w:pPr>
            <w:r>
              <w:t>• NFHS Reports</w:t>
            </w:r>
          </w:p>
          <w:p w14:paraId="7207204D" w14:textId="77777777" w:rsidR="001A20E6" w:rsidRDefault="00000000">
            <w:pPr>
              <w:pStyle w:val="TableCellResourceItem"/>
            </w:pPr>
            <w:r>
              <w:t>• EPW Articles on Indian Society</w:t>
            </w:r>
          </w:p>
          <w:p w14:paraId="166F27A1" w14:textId="77777777" w:rsidR="001A20E6" w:rsidRDefault="00000000">
            <w:pPr>
              <w:pStyle w:val="TableCellResourceItem"/>
            </w:pPr>
            <w:r>
              <w:t>• Census Reports</w:t>
            </w:r>
          </w:p>
          <w:p w14:paraId="4150167E" w14:textId="77777777" w:rsidR="001A20E6" w:rsidRDefault="00000000">
            <w:pPr>
              <w:pStyle w:val="TableCellResourceItem"/>
            </w:pPr>
            <w:r>
              <w:t>• Social Development Reports</w:t>
            </w:r>
          </w:p>
          <w:p w14:paraId="387BB2CB" w14:textId="77777777" w:rsidR="001A20E6" w:rsidRDefault="00000000">
            <w:pPr>
              <w:pStyle w:val="TableCellResourceItem"/>
            </w:pPr>
            <w:r>
              <w:t>• Planning Commission Reports</w:t>
            </w:r>
          </w:p>
          <w:p w14:paraId="7C86F979" w14:textId="77777777" w:rsidR="001A20E6" w:rsidRDefault="00000000">
            <w:pPr>
              <w:pStyle w:val="TableCellResourceItem"/>
            </w:pPr>
            <w:r>
              <w:t>• NITI Aayog Reports</w:t>
            </w:r>
          </w:p>
          <w:p w14:paraId="611D8E17" w14:textId="77777777" w:rsidR="001A20E6" w:rsidRDefault="00000000">
            <w:pPr>
              <w:pStyle w:val="TableCellResourceItem"/>
            </w:pPr>
            <w:r>
              <w:t>• World Bank Reports on India</w:t>
            </w:r>
          </w:p>
          <w:p w14:paraId="45E10137" w14:textId="77777777" w:rsidR="001A20E6" w:rsidRDefault="00000000">
            <w:pPr>
              <w:pStyle w:val="TableCellResourceItem"/>
            </w:pPr>
            <w:r>
              <w:t>• Religious Demographics Reports</w:t>
            </w:r>
          </w:p>
          <w:p w14:paraId="63F8744B" w14:textId="77777777" w:rsidR="001A20E6" w:rsidRDefault="00000000">
            <w:pPr>
              <w:pStyle w:val="TableCellResourceItem"/>
            </w:pPr>
            <w:r>
              <w:t>• Minority Commission Reports</w:t>
            </w:r>
          </w:p>
          <w:p w14:paraId="4D924EDE" w14:textId="77777777" w:rsidR="001A20E6" w:rsidRDefault="00000000">
            <w:pPr>
              <w:pStyle w:val="TableCellResourceItem"/>
            </w:pPr>
            <w:r>
              <w:t>• ASER Reports</w:t>
            </w:r>
          </w:p>
          <w:p w14:paraId="00E86A87" w14:textId="77777777" w:rsidR="001A20E6" w:rsidRDefault="00000000">
            <w:pPr>
              <w:pStyle w:val="TableCellResourceItem"/>
            </w:pPr>
            <w:r>
              <w:t>• NEP 2020</w:t>
            </w:r>
          </w:p>
          <w:p w14:paraId="6F4B6248" w14:textId="77777777" w:rsidR="001A20E6" w:rsidRDefault="00000000">
            <w:pPr>
              <w:pStyle w:val="TableCellResourceItem"/>
            </w:pPr>
            <w:r>
              <w:t>• Education Statistics Reports</w:t>
            </w:r>
          </w:p>
          <w:p w14:paraId="3A064890" w14:textId="77777777" w:rsidR="001A20E6" w:rsidRDefault="00000000">
            <w:pPr>
              <w:pStyle w:val="TableCellResourceItem"/>
            </w:pPr>
            <w:r>
              <w:t>• Sachar Committee Report</w:t>
            </w:r>
          </w:p>
          <w:p w14:paraId="1E1A8A9D" w14:textId="77777777" w:rsidR="001A20E6" w:rsidRDefault="00000000">
            <w:pPr>
              <w:pStyle w:val="TableCellResourceItem"/>
            </w:pPr>
            <w:r>
              <w:t>• Mandal Commission Report</w:t>
            </w:r>
          </w:p>
          <w:p w14:paraId="7B447BC1" w14:textId="77777777" w:rsidR="001A20E6" w:rsidRDefault="00000000">
            <w:pPr>
              <w:pStyle w:val="TableCellResourceItem"/>
            </w:pPr>
            <w:r>
              <w:t>• Caste Census Data</w:t>
            </w:r>
          </w:p>
          <w:p w14:paraId="0D4C8956" w14:textId="77777777" w:rsidR="001A20E6" w:rsidRDefault="00000000">
            <w:pPr>
              <w:pStyle w:val="TableCellResourceItem"/>
            </w:pPr>
            <w:r>
              <w:t>• Gender Budget Reports</w:t>
            </w:r>
          </w:p>
          <w:p w14:paraId="4C3D6336" w14:textId="77777777" w:rsidR="001A20E6" w:rsidRDefault="00000000">
            <w:pPr>
              <w:pStyle w:val="TableCellResourceItem"/>
            </w:pPr>
            <w:r>
              <w:t>• Women and Child Development Ministry Reports</w:t>
            </w:r>
          </w:p>
          <w:p w14:paraId="6A13E695" w14:textId="77777777" w:rsidR="001A20E6" w:rsidRDefault="00000000">
            <w:pPr>
              <w:pStyle w:val="TableCellResourceItem"/>
            </w:pPr>
            <w:r>
              <w:t>• NFHS Gender Data</w:t>
            </w:r>
          </w:p>
          <w:p w14:paraId="1881C569" w14:textId="77777777" w:rsidR="001A20E6" w:rsidRDefault="00000000">
            <w:pPr>
              <w:pStyle w:val="TableCellResourceItem"/>
            </w:pPr>
            <w:r>
              <w:t>• Census Urban Data</w:t>
            </w:r>
          </w:p>
          <w:p w14:paraId="457F1A78" w14:textId="77777777" w:rsidR="001A20E6" w:rsidRDefault="00000000">
            <w:pPr>
              <w:pStyle w:val="TableCellResourceItem"/>
            </w:pPr>
            <w:r>
              <w:t>• Smart Cities Mission Reports</w:t>
            </w:r>
          </w:p>
          <w:p w14:paraId="382758D1" w14:textId="77777777" w:rsidR="001A20E6" w:rsidRDefault="00000000">
            <w:pPr>
              <w:pStyle w:val="TableCellResourceItem"/>
            </w:pPr>
            <w:r>
              <w:t>• Urban Development Ministry Reports</w:t>
            </w:r>
          </w:p>
          <w:p w14:paraId="588720FE" w14:textId="77777777" w:rsidR="001A20E6" w:rsidRDefault="00000000">
            <w:pPr>
              <w:pStyle w:val="TableCellResourceItem"/>
            </w:pPr>
            <w:r>
              <w:t>• Rural Development Ministry Reports</w:t>
            </w:r>
          </w:p>
          <w:p w14:paraId="53098CA9" w14:textId="77777777" w:rsidR="001A20E6" w:rsidRDefault="00000000">
            <w:pPr>
              <w:pStyle w:val="TableCellResourceItem"/>
            </w:pPr>
            <w:r>
              <w:t>• MGNREGA Reports</w:t>
            </w:r>
          </w:p>
          <w:p w14:paraId="306607D0" w14:textId="77777777" w:rsidR="001A20E6" w:rsidRDefault="00000000">
            <w:pPr>
              <w:pStyle w:val="TableCellResourceItem"/>
            </w:pPr>
            <w:r>
              <w:t>• Panchayati Raj Statistics</w:t>
            </w:r>
          </w:p>
          <w:p w14:paraId="554676ED" w14:textId="77777777" w:rsidR="001A20E6" w:rsidRDefault="00000000">
            <w:pPr>
              <w:pStyle w:val="TableCellResourceItem"/>
            </w:pPr>
            <w:r>
              <w:t>• Social Movement Case Studies</w:t>
            </w:r>
          </w:p>
          <w:p w14:paraId="0B4D3D10" w14:textId="77777777" w:rsidR="001A20E6" w:rsidRDefault="00000000">
            <w:pPr>
              <w:pStyle w:val="TableCellResourceItem"/>
            </w:pPr>
            <w:r>
              <w:t>• Civil Society Reports</w:t>
            </w:r>
          </w:p>
          <w:p w14:paraId="2D2C55EC" w14:textId="77777777" w:rsidR="001A20E6" w:rsidRDefault="00000000">
            <w:pPr>
              <w:pStyle w:val="TableCellResourceItem"/>
            </w:pPr>
            <w:r>
              <w:t>• Human Rights Reports</w:t>
            </w:r>
          </w:p>
          <w:p w14:paraId="18E900AD" w14:textId="77777777" w:rsidR="001A20E6" w:rsidRDefault="00000000">
            <w:pPr>
              <w:pStyle w:val="TableCellResourceItem"/>
            </w:pPr>
            <w:r>
              <w:t>• Health Ministry Reports</w:t>
            </w:r>
          </w:p>
          <w:p w14:paraId="3DCB9A54" w14:textId="77777777" w:rsidR="001A20E6" w:rsidRDefault="00000000">
            <w:pPr>
              <w:pStyle w:val="TableCellResourceItem"/>
            </w:pPr>
            <w:r>
              <w:t>• WHO Reports on India</w:t>
            </w:r>
          </w:p>
          <w:p w14:paraId="46EC6C2C" w14:textId="77777777" w:rsidR="001A20E6" w:rsidRDefault="00000000">
            <w:pPr>
              <w:pStyle w:val="TableCellResourceItem"/>
            </w:pPr>
            <w:r>
              <w:t>• Ayushman Bharat Reports</w:t>
            </w:r>
          </w:p>
          <w:p w14:paraId="76FE9DC9" w14:textId="77777777" w:rsidR="001A20E6" w:rsidRDefault="00000000">
            <w:pPr>
              <w:pStyle w:val="TableCellResourceItem"/>
            </w:pPr>
            <w:r>
              <w:t>• Law Commission Reports</w:t>
            </w:r>
          </w:p>
          <w:p w14:paraId="20F82501" w14:textId="77777777" w:rsidR="001A20E6" w:rsidRDefault="00000000">
            <w:pPr>
              <w:pStyle w:val="TableCellResourceItem"/>
            </w:pPr>
            <w:r>
              <w:t>• Supreme Court Judgments</w:t>
            </w:r>
          </w:p>
          <w:p w14:paraId="6AB049F0" w14:textId="77777777" w:rsidR="001A20E6" w:rsidRDefault="00000000">
            <w:pPr>
              <w:pStyle w:val="TableCellResourceItem"/>
            </w:pPr>
            <w:r>
              <w:t>• Legal Aid Reports</w:t>
            </w:r>
          </w:p>
          <w:p w14:paraId="08116D55" w14:textId="77777777" w:rsidR="001A20E6" w:rsidRDefault="00000000">
            <w:pPr>
              <w:pStyle w:val="TableCellResourceItem"/>
            </w:pPr>
            <w:r>
              <w:t>• Media Reports</w:t>
            </w:r>
          </w:p>
          <w:p w14:paraId="1F9C13FF" w14:textId="77777777" w:rsidR="001A20E6" w:rsidRDefault="00000000">
            <w:pPr>
              <w:pStyle w:val="TableCellResourceItem"/>
            </w:pPr>
            <w:r>
              <w:t>• Broadcasting Ministry Reports</w:t>
            </w:r>
          </w:p>
          <w:p w14:paraId="41B7E75E" w14:textId="77777777" w:rsidR="001A20E6" w:rsidRDefault="00000000">
            <w:pPr>
              <w:pStyle w:val="TableCellResourceItem"/>
            </w:pPr>
            <w:r>
              <w:t>• Social Media Impact Studies</w:t>
            </w:r>
          </w:p>
          <w:p w14:paraId="4733D0CC" w14:textId="77777777" w:rsidR="001A20E6" w:rsidRDefault="00000000">
            <w:pPr>
              <w:pStyle w:val="TableCellResourceItem"/>
            </w:pPr>
            <w:r>
              <w:t>• Science and Technology Ministry Reports</w:t>
            </w:r>
          </w:p>
          <w:p w14:paraId="29DDFF2C" w14:textId="77777777" w:rsidR="001A20E6" w:rsidRDefault="00000000">
            <w:pPr>
              <w:pStyle w:val="TableCellResourceItem"/>
            </w:pPr>
            <w:r>
              <w:t>• ISRO Reports</w:t>
            </w:r>
          </w:p>
          <w:p w14:paraId="44930563" w14:textId="77777777" w:rsidR="001A20E6" w:rsidRDefault="00000000">
            <w:pPr>
              <w:pStyle w:val="TableCellResourceItem"/>
            </w:pPr>
            <w:r>
              <w:t>• Digital India Reports</w:t>
            </w:r>
          </w:p>
          <w:p w14:paraId="57428EF7" w14:textId="77777777" w:rsidR="001A20E6" w:rsidRDefault="00000000">
            <w:pPr>
              <w:pStyle w:val="TableCellResourceItem"/>
            </w:pPr>
            <w:r>
              <w:t>• Environment Ministry Reports</w:t>
            </w:r>
          </w:p>
          <w:p w14:paraId="2F737811" w14:textId="77777777" w:rsidR="001A20E6" w:rsidRDefault="00000000">
            <w:pPr>
              <w:pStyle w:val="TableCellResourceItem"/>
            </w:pPr>
            <w:r>
              <w:t>• Climate Change Reports</w:t>
            </w:r>
          </w:p>
          <w:p w14:paraId="7BD1F1F3" w14:textId="77777777" w:rsidR="001A20E6" w:rsidRDefault="00000000">
            <w:pPr>
              <w:pStyle w:val="TableCellResourceItem"/>
            </w:pPr>
            <w:r>
              <w:t>• Sustainable Development Reports</w:t>
            </w:r>
          </w:p>
          <w:p w14:paraId="403BE5F2" w14:textId="77777777" w:rsidR="001A20E6" w:rsidRDefault="00000000">
            <w:pPr>
              <w:pStyle w:val="TableCellResourceItem"/>
            </w:pPr>
            <w:r>
              <w:t>• WTO Reports</w:t>
            </w:r>
          </w:p>
          <w:p w14:paraId="54F159B1" w14:textId="77777777" w:rsidR="001A20E6" w:rsidRDefault="00000000">
            <w:pPr>
              <w:pStyle w:val="TableCellResourceItem"/>
            </w:pPr>
            <w:r>
              <w:t>• Globalization Impact Studies</w:t>
            </w:r>
          </w:p>
          <w:p w14:paraId="4A0AC0E7" w14:textId="77777777" w:rsidR="001A20E6" w:rsidRDefault="00000000">
            <w:pPr>
              <w:pStyle w:val="TableCellResourceItem"/>
            </w:pPr>
            <w:r>
              <w:t>• International Migration Reports</w:t>
            </w:r>
          </w:p>
          <w:p w14:paraId="19974373" w14:textId="77777777" w:rsidR="001A20E6" w:rsidRDefault="00000000">
            <w:pPr>
              <w:pStyle w:val="TableCellResourceItem"/>
            </w:pPr>
            <w:r>
              <w:t>• Labor Ministry Reports</w:t>
            </w:r>
          </w:p>
          <w:p w14:paraId="5B034AF9" w14:textId="77777777" w:rsidR="001A20E6" w:rsidRDefault="00000000">
            <w:pPr>
              <w:pStyle w:val="TableCellResourceItem"/>
            </w:pPr>
            <w:r>
              <w:t>• Industrial Relations Reports</w:t>
            </w:r>
          </w:p>
          <w:p w14:paraId="28601524"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0917C206" w14:textId="77777777" w:rsidR="001A20E6" w:rsidRDefault="00000000">
            <w:pPr>
              <w:pStyle w:val="TableCellSubjectName"/>
            </w:pPr>
            <w:r>
              <w:t>History-Medieval</w:t>
            </w:r>
          </w:p>
          <w:p w14:paraId="6F7B1FA4" w14:textId="77777777" w:rsidR="001A20E6" w:rsidRDefault="00000000">
            <w:pPr>
              <w:pStyle w:val="TableCellCategoryTitle"/>
            </w:pPr>
            <w:r>
              <w:t>📚 Primary Books</w:t>
            </w:r>
          </w:p>
          <w:p w14:paraId="6179D102" w14:textId="77777777" w:rsidR="001A20E6" w:rsidRDefault="00000000">
            <w:pPr>
              <w:pStyle w:val="TableCellResourceItem"/>
            </w:pPr>
            <w:r>
              <w:t>• NCERT Class VII - Our Past - II - Tracing Changes Through a Thousand Years</w:t>
            </w:r>
          </w:p>
          <w:p w14:paraId="1954324A" w14:textId="77777777" w:rsidR="001A20E6" w:rsidRDefault="00000000">
            <w:pPr>
              <w:pStyle w:val="TableCellResourceItem"/>
            </w:pPr>
            <w:r>
              <w:t>• Medieval India by Satish Chandra - India and the World</w:t>
            </w:r>
          </w:p>
          <w:p w14:paraId="4E19FE53" w14:textId="77777777" w:rsidR="001A20E6" w:rsidRDefault="00000000">
            <w:pPr>
              <w:pStyle w:val="TableCellResourceItem"/>
            </w:pPr>
            <w:r>
              <w:t>• Medieval India by Satish Chandra - Assessment and Review of Medieval India</w:t>
            </w:r>
          </w:p>
          <w:p w14:paraId="563E8DE4" w14:textId="77777777" w:rsidR="001A20E6" w:rsidRDefault="00000000">
            <w:pPr>
              <w:pStyle w:val="TableCellCategoryTitle"/>
            </w:pPr>
            <w:r>
              <w:t>📝 Practice Materials</w:t>
            </w:r>
          </w:p>
          <w:p w14:paraId="38D65891" w14:textId="77777777" w:rsidR="001A20E6" w:rsidRDefault="00000000">
            <w:pPr>
              <w:pStyle w:val="TableCellResourceItem"/>
            </w:pPr>
            <w:r>
              <w:t>• La Excellence Culture Material</w:t>
            </w:r>
          </w:p>
          <w:p w14:paraId="12108C5E" w14:textId="77777777" w:rsidR="001A20E6" w:rsidRDefault="00000000">
            <w:pPr>
              <w:pStyle w:val="TableCellResourceItem"/>
            </w:pPr>
            <w:r>
              <w:t>• Ancient/Medieval Prelims Workbooks</w:t>
            </w:r>
          </w:p>
          <w:p w14:paraId="1FE5B5E3" w14:textId="77777777" w:rsidR="001A20E6" w:rsidRDefault="00000000">
            <w:pPr>
              <w:pStyle w:val="TableCellCategoryTitle"/>
            </w:pPr>
            <w:r>
              <w:t>📰 Current Affairs</w:t>
            </w:r>
          </w:p>
          <w:p w14:paraId="4A7F80BC" w14:textId="77777777" w:rsidR="001A20E6" w:rsidRDefault="00000000">
            <w:pPr>
              <w:pStyle w:val="TableCellResourceItem"/>
            </w:pPr>
            <w:r>
              <w:t>• Newspapers (CA on Archaeology/Heritage)</w:t>
            </w:r>
          </w:p>
        </w:tc>
        <w:tc>
          <w:tcPr>
            <w:tcW w:w="1650" w:type="pct"/>
          </w:tcPr>
          <w:p w14:paraId="187A79C7" w14:textId="77777777" w:rsidR="001A20E6" w:rsidRDefault="001A20E6"/>
        </w:tc>
      </w:tr>
    </w:tbl>
    <w:p w14:paraId="32CA7565"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662CB7D8" w14:textId="77777777">
        <w:tc>
          <w:tcPr>
            <w:tcW w:w="2500" w:type="pct"/>
            <w:tcMar>
              <w:top w:w="0" w:type="dxa"/>
              <w:left w:w="0" w:type="dxa"/>
              <w:bottom w:w="0" w:type="dxa"/>
              <w:right w:w="0" w:type="dxa"/>
            </w:tcMar>
          </w:tcPr>
          <w:p w14:paraId="1C0680D4" w14:textId="77777777" w:rsidR="001A20E6" w:rsidRDefault="00000000">
            <w:pPr>
              <w:pStyle w:val="WeekTitle"/>
            </w:pPr>
            <w:r>
              <w:rPr>
                <w:color w:val="15803D"/>
              </w:rPr>
              <w:t>📅 Feb 22 - Feb 28, 2026</w:t>
            </w:r>
          </w:p>
        </w:tc>
        <w:tc>
          <w:tcPr>
            <w:tcW w:w="2500" w:type="pct"/>
            <w:tcMar>
              <w:top w:w="0" w:type="dxa"/>
              <w:left w:w="0" w:type="dxa"/>
              <w:bottom w:w="0" w:type="dxa"/>
              <w:right w:w="0" w:type="dxa"/>
            </w:tcMar>
          </w:tcPr>
          <w:p w14:paraId="40891663" w14:textId="77777777" w:rsidR="001A20E6" w:rsidRDefault="00000000">
            <w:pPr>
              <w:pStyle w:val="WeekCycleName"/>
            </w:pPr>
            <w:r>
              <w:rPr>
                <w:color w:val="15803D"/>
              </w:rPr>
              <w:t>C2</w:t>
            </w:r>
          </w:p>
        </w:tc>
      </w:tr>
    </w:tbl>
    <w:p w14:paraId="5C95B82D"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6EC612E6" w14:textId="77777777">
        <w:tc>
          <w:tcPr>
            <w:tcW w:w="700" w:type="pct"/>
            <w:shd w:val="clear" w:color="auto" w:fill="DCFCE7"/>
            <w:tcMar>
              <w:top w:w="200" w:type="dxa"/>
              <w:left w:w="100" w:type="dxa"/>
              <w:bottom w:w="200" w:type="dxa"/>
              <w:right w:w="100" w:type="dxa"/>
            </w:tcMar>
          </w:tcPr>
          <w:p w14:paraId="76C786F6" w14:textId="77777777" w:rsidR="001A20E6" w:rsidRDefault="00000000">
            <w:pPr>
              <w:pStyle w:val="TableCellCalendarDayHeader"/>
            </w:pPr>
            <w:r>
              <w:rPr>
                <w:color w:val="15803D"/>
              </w:rPr>
              <w:t>Sunday</w:t>
            </w:r>
          </w:p>
          <w:p w14:paraId="5F918BCB" w14:textId="77777777" w:rsidR="001A20E6" w:rsidRDefault="00000000">
            <w:pPr>
              <w:pStyle w:val="TableCellCalendarDateHeader"/>
            </w:pPr>
            <w:r>
              <w:rPr>
                <w:color w:val="15803D"/>
              </w:rPr>
              <w:t>Feb 22</w:t>
            </w:r>
          </w:p>
          <w:p w14:paraId="6DACD152"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19E72A2E" w14:textId="77777777" w:rsidR="001A20E6" w:rsidRDefault="00000000">
            <w:pPr>
              <w:pStyle w:val="TableCellCalendarDayHeader"/>
            </w:pPr>
            <w:r>
              <w:rPr>
                <w:color w:val="15803D"/>
              </w:rPr>
              <w:t>Monday</w:t>
            </w:r>
          </w:p>
          <w:p w14:paraId="5449F60F" w14:textId="77777777" w:rsidR="001A20E6" w:rsidRDefault="00000000">
            <w:pPr>
              <w:pStyle w:val="TableCellCalendarDateHeader"/>
            </w:pPr>
            <w:r>
              <w:rPr>
                <w:color w:val="15803D"/>
              </w:rPr>
              <w:t>Feb 23</w:t>
            </w:r>
          </w:p>
          <w:p w14:paraId="34718500"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2082BE4" w14:textId="77777777" w:rsidR="001A20E6" w:rsidRDefault="00000000">
            <w:pPr>
              <w:pStyle w:val="TableCellCalendarDayHeader"/>
            </w:pPr>
            <w:r>
              <w:rPr>
                <w:color w:val="15803D"/>
              </w:rPr>
              <w:t>Tuesday</w:t>
            </w:r>
          </w:p>
          <w:p w14:paraId="0E8889F8" w14:textId="77777777" w:rsidR="001A20E6" w:rsidRDefault="00000000">
            <w:pPr>
              <w:pStyle w:val="TableCellCalendarDateHeader"/>
            </w:pPr>
            <w:r>
              <w:rPr>
                <w:color w:val="15803D"/>
              </w:rPr>
              <w:t>Feb 24</w:t>
            </w:r>
          </w:p>
          <w:p w14:paraId="2721B528"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532F83A4" w14:textId="77777777" w:rsidR="001A20E6" w:rsidRDefault="00000000">
            <w:pPr>
              <w:pStyle w:val="TableCellCalendarDayHeader"/>
            </w:pPr>
            <w:r>
              <w:rPr>
                <w:color w:val="15803D"/>
              </w:rPr>
              <w:t>Wednesday</w:t>
            </w:r>
          </w:p>
          <w:p w14:paraId="60DA08B0" w14:textId="77777777" w:rsidR="001A20E6" w:rsidRDefault="00000000">
            <w:pPr>
              <w:pStyle w:val="TableCellCalendarDateHeader"/>
            </w:pPr>
            <w:r>
              <w:rPr>
                <w:color w:val="15803D"/>
              </w:rPr>
              <w:t>Feb 25</w:t>
            </w:r>
          </w:p>
          <w:p w14:paraId="278C272C"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46C797A7" w14:textId="77777777" w:rsidR="001A20E6" w:rsidRDefault="00000000">
            <w:pPr>
              <w:pStyle w:val="TableCellCalendarDayHeader"/>
            </w:pPr>
            <w:r>
              <w:rPr>
                <w:color w:val="15803D"/>
              </w:rPr>
              <w:t>Thursday</w:t>
            </w:r>
          </w:p>
          <w:p w14:paraId="7211C53F" w14:textId="77777777" w:rsidR="001A20E6" w:rsidRDefault="00000000">
            <w:pPr>
              <w:pStyle w:val="TableCellCalendarDateHeader"/>
            </w:pPr>
            <w:r>
              <w:rPr>
                <w:color w:val="15803D"/>
              </w:rPr>
              <w:t>Feb 26</w:t>
            </w:r>
          </w:p>
          <w:p w14:paraId="2EC8EB16"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CEF85BA" w14:textId="77777777" w:rsidR="001A20E6" w:rsidRDefault="00000000">
            <w:pPr>
              <w:pStyle w:val="TableCellCalendarDayHeader"/>
            </w:pPr>
            <w:r>
              <w:rPr>
                <w:color w:val="15803D"/>
              </w:rPr>
              <w:t>Friday</w:t>
            </w:r>
          </w:p>
          <w:p w14:paraId="3BEA2F80" w14:textId="77777777" w:rsidR="001A20E6" w:rsidRDefault="00000000">
            <w:pPr>
              <w:pStyle w:val="TableCellCalendarDateHeader"/>
            </w:pPr>
            <w:r>
              <w:rPr>
                <w:color w:val="15803D"/>
              </w:rPr>
              <w:t>Feb 27</w:t>
            </w:r>
          </w:p>
          <w:p w14:paraId="222D0FCD"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35C3FE32" w14:textId="77777777" w:rsidR="001A20E6" w:rsidRDefault="00000000">
            <w:pPr>
              <w:pStyle w:val="TableCellCalendarDayHeader"/>
            </w:pPr>
            <w:r>
              <w:rPr>
                <w:color w:val="F57C00"/>
              </w:rPr>
              <w:t>Saturday</w:t>
            </w:r>
          </w:p>
          <w:p w14:paraId="3AFB8C05" w14:textId="77777777" w:rsidR="001A20E6" w:rsidRDefault="00000000">
            <w:pPr>
              <w:pStyle w:val="TableCellCalendarDateHeader"/>
            </w:pPr>
            <w:r>
              <w:rPr>
                <w:color w:val="F57C00"/>
              </w:rPr>
              <w:t>Feb 28</w:t>
            </w:r>
          </w:p>
          <w:p w14:paraId="5F377D12" w14:textId="77777777" w:rsidR="001A20E6" w:rsidRDefault="00000000">
            <w:pPr>
              <w:pStyle w:val="TableCellCatchupLabel"/>
            </w:pPr>
            <w:r>
              <w:rPr>
                <w:color w:val="F57C00"/>
              </w:rPr>
              <w:t>Catchup Day</w:t>
            </w:r>
          </w:p>
        </w:tc>
      </w:tr>
      <w:tr w:rsidR="001A20E6" w14:paraId="5C289F45" w14:textId="77777777">
        <w:tc>
          <w:tcPr>
            <w:tcW w:w="700" w:type="pct"/>
            <w:shd w:val="clear" w:color="auto" w:fill="DCFCE7"/>
            <w:tcMar>
              <w:top w:w="150" w:type="dxa"/>
              <w:left w:w="100" w:type="dxa"/>
              <w:bottom w:w="150" w:type="dxa"/>
              <w:right w:w="100" w:type="dxa"/>
            </w:tcMar>
          </w:tcPr>
          <w:p w14:paraId="3FCFE8F5" w14:textId="77777777" w:rsidR="001A20E6" w:rsidRDefault="00000000">
            <w:pPr>
              <w:pStyle w:val="TableCellTaskSubject"/>
            </w:pPr>
            <w:r>
              <w:t>Sociology</w:t>
            </w:r>
          </w:p>
          <w:p w14:paraId="2628CBF5" w14:textId="77777777" w:rsidR="001A20E6" w:rsidRDefault="00000000">
            <w:pPr>
              <w:pStyle w:val="TableCellTaskDetails"/>
            </w:pPr>
            <w:r>
              <w:t>• Test - TEST — 3h</w:t>
            </w:r>
          </w:p>
          <w:p w14:paraId="06253E63"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5DD72146" w14:textId="77777777" w:rsidR="001A20E6" w:rsidRDefault="00000000">
            <w:pPr>
              <w:pStyle w:val="TableCellTaskSubject"/>
            </w:pPr>
            <w:r>
              <w:t>Sociology</w:t>
            </w:r>
          </w:p>
          <w:p w14:paraId="212454F2" w14:textId="77777777" w:rsidR="001A20E6" w:rsidRDefault="00000000">
            <w:pPr>
              <w:pStyle w:val="TableCellTaskDetails"/>
            </w:pPr>
            <w:r>
              <w:t>• Study - OPT-SOC/01 — 1h 30m</w:t>
            </w:r>
          </w:p>
          <w:p w14:paraId="09DB8B94" w14:textId="77777777" w:rsidR="001A20E6" w:rsidRDefault="00000000">
            <w:pPr>
              <w:pStyle w:val="TableCellTaskBadge"/>
              <w:shd w:val="clear" w:color="auto" w:fill="E3F2FD"/>
            </w:pPr>
            <w:r>
              <w:rPr>
                <w:b/>
                <w:bCs/>
                <w:color w:val="1976D2"/>
              </w:rPr>
              <w:t>STUDY</w:t>
            </w:r>
          </w:p>
          <w:p w14:paraId="46866111" w14:textId="77777777" w:rsidR="001A20E6" w:rsidRDefault="00000000">
            <w:pPr>
              <w:pStyle w:val="TableCellTaskDetails"/>
            </w:pPr>
            <w:r>
              <w:t>• Revision - OPT-SOC/01 — 30m</w:t>
            </w:r>
          </w:p>
          <w:p w14:paraId="2C469AC6" w14:textId="77777777" w:rsidR="001A20E6" w:rsidRDefault="00000000">
            <w:pPr>
              <w:pStyle w:val="TableCellTaskBadge"/>
              <w:shd w:val="clear" w:color="auto" w:fill="FCE4EC"/>
            </w:pPr>
            <w:r>
              <w:rPr>
                <w:b/>
                <w:bCs/>
                <w:color w:val="C2185B"/>
              </w:rPr>
              <w:t>REVISION</w:t>
            </w:r>
          </w:p>
          <w:p w14:paraId="2BAC705A" w14:textId="77777777" w:rsidR="001A20E6" w:rsidRDefault="00000000">
            <w:pPr>
              <w:pStyle w:val="TableCellTaskDetails"/>
            </w:pPr>
            <w:r>
              <w:t>• Practice - OPT-SOC/01 — 30m</w:t>
            </w:r>
          </w:p>
          <w:p w14:paraId="115EFF0B"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46B1461" w14:textId="77777777" w:rsidR="001A20E6" w:rsidRDefault="00000000">
            <w:pPr>
              <w:pStyle w:val="TableCellTaskSubject"/>
            </w:pPr>
            <w:r>
              <w:t>Sociology</w:t>
            </w:r>
          </w:p>
          <w:p w14:paraId="1AF97660" w14:textId="77777777" w:rsidR="001A20E6" w:rsidRDefault="00000000">
            <w:pPr>
              <w:pStyle w:val="TableCellTaskDetails"/>
            </w:pPr>
            <w:r>
              <w:t>• Study - OPT-SOC/01 — 1h 30m</w:t>
            </w:r>
          </w:p>
          <w:p w14:paraId="6F3F0FFF" w14:textId="77777777" w:rsidR="001A20E6" w:rsidRDefault="00000000">
            <w:pPr>
              <w:pStyle w:val="TableCellTaskBadge"/>
              <w:shd w:val="clear" w:color="auto" w:fill="E3F2FD"/>
            </w:pPr>
            <w:r>
              <w:rPr>
                <w:b/>
                <w:bCs/>
                <w:color w:val="1976D2"/>
              </w:rPr>
              <w:t>STUDY</w:t>
            </w:r>
          </w:p>
          <w:p w14:paraId="6155A2A5" w14:textId="77777777" w:rsidR="001A20E6" w:rsidRDefault="00000000">
            <w:pPr>
              <w:pStyle w:val="TableCellTaskDetails"/>
            </w:pPr>
            <w:r>
              <w:t>• Revision - OPT-SOC/01 — 30m</w:t>
            </w:r>
          </w:p>
          <w:p w14:paraId="2D4D7B45" w14:textId="77777777" w:rsidR="001A20E6" w:rsidRDefault="00000000">
            <w:pPr>
              <w:pStyle w:val="TableCellTaskBadge"/>
              <w:shd w:val="clear" w:color="auto" w:fill="FCE4EC"/>
            </w:pPr>
            <w:r>
              <w:rPr>
                <w:b/>
                <w:bCs/>
                <w:color w:val="C2185B"/>
              </w:rPr>
              <w:t>REVISION</w:t>
            </w:r>
          </w:p>
          <w:p w14:paraId="107ECC0D" w14:textId="77777777" w:rsidR="001A20E6" w:rsidRDefault="00000000">
            <w:pPr>
              <w:pStyle w:val="TableCellTaskDetails"/>
            </w:pPr>
            <w:r>
              <w:t>• Practice - OPT-SOC/01 — 30m</w:t>
            </w:r>
          </w:p>
          <w:p w14:paraId="6B66DB39"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3F50501" w14:textId="77777777" w:rsidR="001A20E6" w:rsidRDefault="00000000">
            <w:pPr>
              <w:pStyle w:val="TableCellTaskSubject"/>
            </w:pPr>
            <w:r>
              <w:t>Sociology</w:t>
            </w:r>
          </w:p>
          <w:p w14:paraId="49CDD566" w14:textId="77777777" w:rsidR="001A20E6" w:rsidRDefault="00000000">
            <w:pPr>
              <w:pStyle w:val="TableCellTaskDetails"/>
            </w:pPr>
            <w:r>
              <w:t>• Study - OPT-SOC/01 — 1h 30m</w:t>
            </w:r>
          </w:p>
          <w:p w14:paraId="78808251" w14:textId="77777777" w:rsidR="001A20E6" w:rsidRDefault="00000000">
            <w:pPr>
              <w:pStyle w:val="TableCellTaskBadge"/>
              <w:shd w:val="clear" w:color="auto" w:fill="E3F2FD"/>
            </w:pPr>
            <w:r>
              <w:rPr>
                <w:b/>
                <w:bCs/>
                <w:color w:val="1976D2"/>
              </w:rPr>
              <w:t>STUDY</w:t>
            </w:r>
          </w:p>
          <w:p w14:paraId="75145C94" w14:textId="77777777" w:rsidR="001A20E6" w:rsidRDefault="00000000">
            <w:pPr>
              <w:pStyle w:val="TableCellTaskDetails"/>
            </w:pPr>
            <w:r>
              <w:t>• Revision - OPT-SOC/01 — 30m</w:t>
            </w:r>
          </w:p>
          <w:p w14:paraId="29307D0C" w14:textId="77777777" w:rsidR="001A20E6" w:rsidRDefault="00000000">
            <w:pPr>
              <w:pStyle w:val="TableCellTaskBadge"/>
              <w:shd w:val="clear" w:color="auto" w:fill="FCE4EC"/>
            </w:pPr>
            <w:r>
              <w:rPr>
                <w:b/>
                <w:bCs/>
                <w:color w:val="C2185B"/>
              </w:rPr>
              <w:t>REVISION</w:t>
            </w:r>
          </w:p>
          <w:p w14:paraId="443A02C3" w14:textId="77777777" w:rsidR="001A20E6" w:rsidRDefault="00000000">
            <w:pPr>
              <w:pStyle w:val="TableCellTaskDetails"/>
            </w:pPr>
            <w:r>
              <w:t>• Practice - OPT-SOC/01 — 30m</w:t>
            </w:r>
          </w:p>
          <w:p w14:paraId="0088BEAC"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9077912" w14:textId="77777777" w:rsidR="001A20E6" w:rsidRDefault="00000000">
            <w:pPr>
              <w:pStyle w:val="TableCellTaskSubject"/>
            </w:pPr>
            <w:r>
              <w:t>Sociology</w:t>
            </w:r>
          </w:p>
          <w:p w14:paraId="4EBC5DF0" w14:textId="77777777" w:rsidR="001A20E6" w:rsidRDefault="00000000">
            <w:pPr>
              <w:pStyle w:val="TableCellTaskDetails"/>
            </w:pPr>
            <w:r>
              <w:t>• Study - OPT-SOC/01 — 1h 30m</w:t>
            </w:r>
          </w:p>
          <w:p w14:paraId="2B6CA096" w14:textId="77777777" w:rsidR="001A20E6" w:rsidRDefault="00000000">
            <w:pPr>
              <w:pStyle w:val="TableCellTaskBadge"/>
              <w:shd w:val="clear" w:color="auto" w:fill="E3F2FD"/>
            </w:pPr>
            <w:r>
              <w:rPr>
                <w:b/>
                <w:bCs/>
                <w:color w:val="1976D2"/>
              </w:rPr>
              <w:t>STUDY</w:t>
            </w:r>
          </w:p>
          <w:p w14:paraId="015954F1" w14:textId="77777777" w:rsidR="001A20E6" w:rsidRDefault="00000000">
            <w:pPr>
              <w:pStyle w:val="TableCellTaskDetails"/>
            </w:pPr>
            <w:r>
              <w:t>• Revision - OPT-SOC/01 — 30m</w:t>
            </w:r>
          </w:p>
          <w:p w14:paraId="5B1C48BD" w14:textId="77777777" w:rsidR="001A20E6" w:rsidRDefault="00000000">
            <w:pPr>
              <w:pStyle w:val="TableCellTaskBadge"/>
              <w:shd w:val="clear" w:color="auto" w:fill="FCE4EC"/>
            </w:pPr>
            <w:r>
              <w:rPr>
                <w:b/>
                <w:bCs/>
                <w:color w:val="C2185B"/>
              </w:rPr>
              <w:t>REVISION</w:t>
            </w:r>
          </w:p>
          <w:p w14:paraId="671F546C" w14:textId="77777777" w:rsidR="001A20E6" w:rsidRDefault="00000000">
            <w:pPr>
              <w:pStyle w:val="TableCellTaskDetails"/>
            </w:pPr>
            <w:r>
              <w:t>• Practice - OPT-SOC/01 — 30m</w:t>
            </w:r>
          </w:p>
          <w:p w14:paraId="37F6AFC4"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DC1C7B3" w14:textId="77777777" w:rsidR="001A20E6" w:rsidRDefault="00000000">
            <w:pPr>
              <w:pStyle w:val="TableCellTaskSubject"/>
            </w:pPr>
            <w:r>
              <w:t>Sociology</w:t>
            </w:r>
          </w:p>
          <w:p w14:paraId="5E16DB2B" w14:textId="77777777" w:rsidR="001A20E6" w:rsidRDefault="00000000">
            <w:pPr>
              <w:pStyle w:val="TableCellTaskDetails"/>
            </w:pPr>
            <w:r>
              <w:t>• Study - OPT-SOC/01 — 1h 30m</w:t>
            </w:r>
          </w:p>
          <w:p w14:paraId="2DE2E2DA" w14:textId="77777777" w:rsidR="001A20E6" w:rsidRDefault="00000000">
            <w:pPr>
              <w:pStyle w:val="TableCellTaskBadge"/>
              <w:shd w:val="clear" w:color="auto" w:fill="E3F2FD"/>
            </w:pPr>
            <w:r>
              <w:rPr>
                <w:b/>
                <w:bCs/>
                <w:color w:val="1976D2"/>
              </w:rPr>
              <w:t>STUDY</w:t>
            </w:r>
          </w:p>
          <w:p w14:paraId="7425A40D" w14:textId="77777777" w:rsidR="001A20E6" w:rsidRDefault="00000000">
            <w:pPr>
              <w:pStyle w:val="TableCellTaskDetails"/>
            </w:pPr>
            <w:r>
              <w:t>• Revision - OPT-SOC/01 — 30m</w:t>
            </w:r>
          </w:p>
          <w:p w14:paraId="63138546" w14:textId="77777777" w:rsidR="001A20E6" w:rsidRDefault="00000000">
            <w:pPr>
              <w:pStyle w:val="TableCellTaskBadge"/>
              <w:shd w:val="clear" w:color="auto" w:fill="FCE4EC"/>
            </w:pPr>
            <w:r>
              <w:rPr>
                <w:b/>
                <w:bCs/>
                <w:color w:val="C2185B"/>
              </w:rPr>
              <w:t>REVISION</w:t>
            </w:r>
          </w:p>
          <w:p w14:paraId="7EECC6B0" w14:textId="77777777" w:rsidR="001A20E6" w:rsidRDefault="00000000">
            <w:pPr>
              <w:pStyle w:val="TableCellTaskDetails"/>
            </w:pPr>
            <w:r>
              <w:t>• Practice - OPT-SOC/01 — 30m</w:t>
            </w:r>
          </w:p>
          <w:p w14:paraId="5C8F3C3B"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7E068BA8" w14:textId="77777777" w:rsidR="001A20E6" w:rsidRDefault="001A20E6"/>
        </w:tc>
      </w:tr>
      <w:tr w:rsidR="001A20E6" w14:paraId="703D686E" w14:textId="77777777">
        <w:tc>
          <w:tcPr>
            <w:tcW w:w="700" w:type="pct"/>
            <w:shd w:val="clear" w:color="auto" w:fill="DCFCE7"/>
            <w:tcMar>
              <w:top w:w="150" w:type="dxa"/>
              <w:left w:w="100" w:type="dxa"/>
              <w:bottom w:w="150" w:type="dxa"/>
              <w:right w:w="100" w:type="dxa"/>
            </w:tcMar>
          </w:tcPr>
          <w:p w14:paraId="1D7301D8" w14:textId="77777777" w:rsidR="001A20E6" w:rsidRDefault="00000000">
            <w:pPr>
              <w:pStyle w:val="TableCellTaskSubject"/>
            </w:pPr>
            <w:r>
              <w:t>History-Medieval</w:t>
            </w:r>
          </w:p>
          <w:p w14:paraId="601A84E6" w14:textId="77777777" w:rsidR="001A20E6" w:rsidRDefault="00000000">
            <w:pPr>
              <w:pStyle w:val="TableCellTaskDetails"/>
            </w:pPr>
            <w:r>
              <w:t>• Test - TEST — 3h</w:t>
            </w:r>
          </w:p>
          <w:p w14:paraId="746945B1"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05A384DA" w14:textId="77777777" w:rsidR="001A20E6" w:rsidRDefault="00000000">
            <w:pPr>
              <w:pStyle w:val="TableCellTaskSubject"/>
            </w:pPr>
            <w:r>
              <w:t>History-Medieval</w:t>
            </w:r>
          </w:p>
          <w:p w14:paraId="6D2C41BC" w14:textId="77777777" w:rsidR="001A20E6" w:rsidRDefault="00000000">
            <w:pPr>
              <w:pStyle w:val="TableCellTaskDetails"/>
            </w:pPr>
            <w:r>
              <w:t>• Study - Vijayanagar Empire (H02/07) — 1h 30m</w:t>
            </w:r>
          </w:p>
          <w:p w14:paraId="55E2BF62" w14:textId="77777777" w:rsidR="001A20E6" w:rsidRDefault="00000000">
            <w:pPr>
              <w:pStyle w:val="TableCellTaskBadge"/>
              <w:shd w:val="clear" w:color="auto" w:fill="E3F2FD"/>
            </w:pPr>
            <w:r>
              <w:rPr>
                <w:b/>
                <w:bCs/>
                <w:color w:val="1976D2"/>
              </w:rPr>
              <w:t>STUDY</w:t>
            </w:r>
          </w:p>
          <w:p w14:paraId="76D4F6A1" w14:textId="77777777" w:rsidR="001A20E6" w:rsidRDefault="00000000">
            <w:pPr>
              <w:pStyle w:val="TableCellTaskDetails"/>
            </w:pPr>
            <w:r>
              <w:t>• Revision - Vijayanagar Empire (H02/07) — 30m</w:t>
            </w:r>
          </w:p>
          <w:p w14:paraId="63066B22" w14:textId="77777777" w:rsidR="001A20E6" w:rsidRDefault="00000000">
            <w:pPr>
              <w:pStyle w:val="TableCellTaskBadge"/>
              <w:shd w:val="clear" w:color="auto" w:fill="FCE4EC"/>
            </w:pPr>
            <w:r>
              <w:rPr>
                <w:b/>
                <w:bCs/>
                <w:color w:val="C2185B"/>
              </w:rPr>
              <w:t>REVISION</w:t>
            </w:r>
          </w:p>
          <w:p w14:paraId="0848DFBB" w14:textId="77777777" w:rsidR="001A20E6" w:rsidRDefault="00000000">
            <w:pPr>
              <w:pStyle w:val="TableCellTaskDetails"/>
            </w:pPr>
            <w:r>
              <w:t>• Practice - Vijayanagar Empire (H02/07) — 30m</w:t>
            </w:r>
          </w:p>
          <w:p w14:paraId="6EBBBD62"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35D3823" w14:textId="77777777" w:rsidR="001A20E6" w:rsidRDefault="00000000">
            <w:pPr>
              <w:pStyle w:val="TableCellTaskSubject"/>
            </w:pPr>
            <w:r>
              <w:t>History-Medieval</w:t>
            </w:r>
          </w:p>
          <w:p w14:paraId="1A3F60F9" w14:textId="77777777" w:rsidR="001A20E6" w:rsidRDefault="00000000">
            <w:pPr>
              <w:pStyle w:val="TableCellTaskDetails"/>
            </w:pPr>
            <w:r>
              <w:t>• Study - Other Regional Kingdoms of medieval period (H02/08) — 1h 30m</w:t>
            </w:r>
          </w:p>
          <w:p w14:paraId="0C77E429" w14:textId="77777777" w:rsidR="001A20E6" w:rsidRDefault="00000000">
            <w:pPr>
              <w:pStyle w:val="TableCellTaskBadge"/>
              <w:shd w:val="clear" w:color="auto" w:fill="E3F2FD"/>
            </w:pPr>
            <w:r>
              <w:rPr>
                <w:b/>
                <w:bCs/>
                <w:color w:val="1976D2"/>
              </w:rPr>
              <w:t>STUDY</w:t>
            </w:r>
          </w:p>
          <w:p w14:paraId="6E78B91B" w14:textId="77777777" w:rsidR="001A20E6" w:rsidRDefault="00000000">
            <w:pPr>
              <w:pStyle w:val="TableCellTaskDetails"/>
            </w:pPr>
            <w:r>
              <w:t>• Revision - Other Regional Kingdoms of medieval period (H02/08) — 30m</w:t>
            </w:r>
          </w:p>
          <w:p w14:paraId="28623433" w14:textId="77777777" w:rsidR="001A20E6" w:rsidRDefault="00000000">
            <w:pPr>
              <w:pStyle w:val="TableCellTaskBadge"/>
              <w:shd w:val="clear" w:color="auto" w:fill="FCE4EC"/>
            </w:pPr>
            <w:r>
              <w:rPr>
                <w:b/>
                <w:bCs/>
                <w:color w:val="C2185B"/>
              </w:rPr>
              <w:t>REVISION</w:t>
            </w:r>
          </w:p>
          <w:p w14:paraId="5A7957E0" w14:textId="77777777" w:rsidR="001A20E6" w:rsidRDefault="00000000">
            <w:pPr>
              <w:pStyle w:val="TableCellTaskDetails"/>
            </w:pPr>
            <w:r>
              <w:t>• Practice - Other Regional Kingdoms of medieval period (H02/08) — 30m</w:t>
            </w:r>
          </w:p>
          <w:p w14:paraId="7C2D13EC"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86245FC" w14:textId="77777777" w:rsidR="001A20E6" w:rsidRDefault="00000000">
            <w:pPr>
              <w:pStyle w:val="TableCellTaskSubject"/>
            </w:pPr>
            <w:r>
              <w:t>History-Modern</w:t>
            </w:r>
          </w:p>
          <w:p w14:paraId="1D23BB20" w14:textId="77777777" w:rsidR="001A20E6" w:rsidRDefault="00000000">
            <w:pPr>
              <w:pStyle w:val="TableCellTaskDetails"/>
            </w:pPr>
            <w:r>
              <w:t>• Study - Broad / Overlap (H03/00) — 1h 30m</w:t>
            </w:r>
          </w:p>
          <w:p w14:paraId="7ECE87A6" w14:textId="77777777" w:rsidR="001A20E6" w:rsidRDefault="00000000">
            <w:pPr>
              <w:pStyle w:val="TableCellTaskBadge"/>
              <w:shd w:val="clear" w:color="auto" w:fill="E3F2FD"/>
            </w:pPr>
            <w:r>
              <w:rPr>
                <w:b/>
                <w:bCs/>
                <w:color w:val="1976D2"/>
              </w:rPr>
              <w:t>STUDY</w:t>
            </w:r>
          </w:p>
          <w:p w14:paraId="5436E104" w14:textId="77777777" w:rsidR="001A20E6" w:rsidRDefault="00000000">
            <w:pPr>
              <w:pStyle w:val="TableCellTaskDetails"/>
            </w:pPr>
            <w:r>
              <w:t>• Revision - Broad / Overlap (H03/00) — 30m</w:t>
            </w:r>
          </w:p>
          <w:p w14:paraId="58633E14" w14:textId="77777777" w:rsidR="001A20E6" w:rsidRDefault="00000000">
            <w:pPr>
              <w:pStyle w:val="TableCellTaskBadge"/>
              <w:shd w:val="clear" w:color="auto" w:fill="FCE4EC"/>
            </w:pPr>
            <w:r>
              <w:rPr>
                <w:b/>
                <w:bCs/>
                <w:color w:val="C2185B"/>
              </w:rPr>
              <w:t>REVISION</w:t>
            </w:r>
          </w:p>
          <w:p w14:paraId="7251671F" w14:textId="77777777" w:rsidR="001A20E6" w:rsidRDefault="00000000">
            <w:pPr>
              <w:pStyle w:val="TableCellTaskDetails"/>
            </w:pPr>
            <w:r>
              <w:t>• Practice - Broad / Overlap (H03/00) — 30m</w:t>
            </w:r>
          </w:p>
          <w:p w14:paraId="37EDF2A5"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E826A73" w14:textId="77777777" w:rsidR="001A20E6" w:rsidRDefault="00000000">
            <w:pPr>
              <w:pStyle w:val="TableCellTaskSubject"/>
            </w:pPr>
            <w:r>
              <w:t>History-Modern</w:t>
            </w:r>
          </w:p>
          <w:p w14:paraId="2C3A94B2" w14:textId="77777777" w:rsidR="001A20E6" w:rsidRDefault="00000000">
            <w:pPr>
              <w:pStyle w:val="TableCellTaskDetails"/>
            </w:pPr>
            <w:r>
              <w:t>• Study - Broad / Overlap (H03/00) — 1h 30m</w:t>
            </w:r>
          </w:p>
          <w:p w14:paraId="5E673F1D" w14:textId="77777777" w:rsidR="001A20E6" w:rsidRDefault="00000000">
            <w:pPr>
              <w:pStyle w:val="TableCellTaskBadge"/>
              <w:shd w:val="clear" w:color="auto" w:fill="E3F2FD"/>
            </w:pPr>
            <w:r>
              <w:rPr>
                <w:b/>
                <w:bCs/>
                <w:color w:val="1976D2"/>
              </w:rPr>
              <w:t>STUDY</w:t>
            </w:r>
          </w:p>
          <w:p w14:paraId="39ED1C31" w14:textId="77777777" w:rsidR="001A20E6" w:rsidRDefault="00000000">
            <w:pPr>
              <w:pStyle w:val="TableCellTaskDetails"/>
            </w:pPr>
            <w:r>
              <w:t>• Revision - Broad / Overlap (H03/00) — 30m</w:t>
            </w:r>
          </w:p>
          <w:p w14:paraId="585F69C7" w14:textId="77777777" w:rsidR="001A20E6" w:rsidRDefault="00000000">
            <w:pPr>
              <w:pStyle w:val="TableCellTaskBadge"/>
              <w:shd w:val="clear" w:color="auto" w:fill="FCE4EC"/>
            </w:pPr>
            <w:r>
              <w:rPr>
                <w:b/>
                <w:bCs/>
                <w:color w:val="C2185B"/>
              </w:rPr>
              <w:t>REVISION</w:t>
            </w:r>
          </w:p>
          <w:p w14:paraId="5F69D94C" w14:textId="77777777" w:rsidR="001A20E6" w:rsidRDefault="00000000">
            <w:pPr>
              <w:pStyle w:val="TableCellTaskDetails"/>
            </w:pPr>
            <w:r>
              <w:t>• Practice - Broad / Overlap (H03/00) — 30m</w:t>
            </w:r>
          </w:p>
          <w:p w14:paraId="7AC228EC"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5A8F0A8" w14:textId="77777777" w:rsidR="001A20E6" w:rsidRDefault="00000000">
            <w:pPr>
              <w:pStyle w:val="TableCellTaskSubject"/>
            </w:pPr>
            <w:r>
              <w:t>History-Modern</w:t>
            </w:r>
          </w:p>
          <w:p w14:paraId="3D25075E" w14:textId="77777777" w:rsidR="001A20E6" w:rsidRDefault="00000000">
            <w:pPr>
              <w:pStyle w:val="TableCellTaskDetails"/>
            </w:pPr>
            <w:r>
              <w:t>• Study - Broad / Overlap (H03/00) — 30m</w:t>
            </w:r>
          </w:p>
          <w:p w14:paraId="50986CAD" w14:textId="77777777" w:rsidR="001A20E6" w:rsidRDefault="00000000">
            <w:pPr>
              <w:pStyle w:val="TableCellTaskBadge"/>
              <w:shd w:val="clear" w:color="auto" w:fill="E3F2FD"/>
            </w:pPr>
            <w:r>
              <w:rPr>
                <w:b/>
                <w:bCs/>
                <w:color w:val="1976D2"/>
              </w:rPr>
              <w:t>STUDY</w:t>
            </w:r>
          </w:p>
          <w:p w14:paraId="028E064A" w14:textId="77777777" w:rsidR="001A20E6" w:rsidRDefault="00000000">
            <w:pPr>
              <w:pStyle w:val="TableCellTaskDetails"/>
            </w:pPr>
            <w:r>
              <w:t>• Study - Advent of Europeans (H03/01) — 1h</w:t>
            </w:r>
          </w:p>
          <w:p w14:paraId="1D93E567" w14:textId="77777777" w:rsidR="001A20E6" w:rsidRDefault="00000000">
            <w:pPr>
              <w:pStyle w:val="TableCellTaskBadge"/>
              <w:shd w:val="clear" w:color="auto" w:fill="E3F2FD"/>
            </w:pPr>
            <w:r>
              <w:rPr>
                <w:b/>
                <w:bCs/>
                <w:color w:val="1976D2"/>
              </w:rPr>
              <w:t>STUDY</w:t>
            </w:r>
          </w:p>
          <w:p w14:paraId="4DD473D1" w14:textId="77777777" w:rsidR="001A20E6" w:rsidRDefault="00000000">
            <w:pPr>
              <w:pStyle w:val="TableCellTaskDetails"/>
            </w:pPr>
            <w:r>
              <w:t>• Revision - Advent of Europeans (H03/01) — 30m</w:t>
            </w:r>
          </w:p>
          <w:p w14:paraId="6A6BE9C5" w14:textId="77777777" w:rsidR="001A20E6" w:rsidRDefault="00000000">
            <w:pPr>
              <w:pStyle w:val="TableCellTaskBadge"/>
              <w:shd w:val="clear" w:color="auto" w:fill="FCE4EC"/>
            </w:pPr>
            <w:r>
              <w:rPr>
                <w:b/>
                <w:bCs/>
                <w:color w:val="C2185B"/>
              </w:rPr>
              <w:t>REVISION</w:t>
            </w:r>
          </w:p>
          <w:p w14:paraId="48F42A65" w14:textId="77777777" w:rsidR="001A20E6" w:rsidRDefault="00000000">
            <w:pPr>
              <w:pStyle w:val="TableCellTaskDetails"/>
            </w:pPr>
            <w:r>
              <w:t>• Practice - Advent of Europeans (H03/01) — 30m</w:t>
            </w:r>
          </w:p>
          <w:p w14:paraId="5A0B39E2"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7BB88118" w14:textId="77777777" w:rsidR="001A20E6" w:rsidRDefault="001A20E6"/>
        </w:tc>
      </w:tr>
    </w:tbl>
    <w:p w14:paraId="7EDC47C2" w14:textId="77777777" w:rsidR="001A20E6" w:rsidRDefault="001A20E6">
      <w:pPr>
        <w:spacing w:after="400"/>
      </w:pPr>
    </w:p>
    <w:p w14:paraId="63B9CACC" w14:textId="77777777" w:rsidR="001A20E6" w:rsidRDefault="00000000">
      <w:pPr>
        <w:pStyle w:val="ResourceTitle"/>
      </w:pPr>
      <w:r>
        <w:t>📚 Resources for Feb 22 - Feb 28</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59054B72" w14:textId="77777777">
        <w:tc>
          <w:tcPr>
            <w:tcW w:w="1650" w:type="pct"/>
            <w:tcBorders>
              <w:bottom w:val="single" w:sz="2" w:space="0" w:color="D1D5DB"/>
              <w:right w:val="single" w:sz="2" w:space="0" w:color="D1D5DB"/>
            </w:tcBorders>
            <w:tcMar>
              <w:top w:w="200" w:type="dxa"/>
              <w:left w:w="150" w:type="dxa"/>
              <w:bottom w:w="200" w:type="dxa"/>
              <w:right w:w="150" w:type="dxa"/>
            </w:tcMar>
          </w:tcPr>
          <w:p w14:paraId="69A5CE8C" w14:textId="77777777" w:rsidR="001A20E6" w:rsidRDefault="00000000">
            <w:pPr>
              <w:pStyle w:val="TableCellSubjectName"/>
            </w:pPr>
            <w:r>
              <w:t>Sociology</w:t>
            </w:r>
          </w:p>
          <w:p w14:paraId="18F1B3EB" w14:textId="77777777" w:rsidR="001A20E6" w:rsidRDefault="00000000">
            <w:pPr>
              <w:pStyle w:val="TableCellCategoryTitle"/>
            </w:pPr>
            <w:r>
              <w:t>📝 Practice Materials</w:t>
            </w:r>
          </w:p>
          <w:p w14:paraId="0B8FF6CC" w14:textId="77777777" w:rsidR="001A20E6" w:rsidRDefault="00000000">
            <w:pPr>
              <w:pStyle w:val="TableCellResourceItem"/>
            </w:pPr>
            <w:r>
              <w:t>• La Excellence Sociology Material</w:t>
            </w:r>
          </w:p>
          <w:p w14:paraId="2CFB9AF8" w14:textId="77777777" w:rsidR="001A20E6" w:rsidRDefault="00000000">
            <w:pPr>
              <w:pStyle w:val="TableCellResourceItem"/>
            </w:pPr>
            <w:r>
              <w:t>• Mains RRP + Prelims RRP</w:t>
            </w:r>
          </w:p>
          <w:p w14:paraId="4B74F209" w14:textId="77777777" w:rsidR="001A20E6" w:rsidRDefault="00000000">
            <w:pPr>
              <w:pStyle w:val="TableCellResourceItem"/>
            </w:pPr>
            <w:r>
              <w:t>• Prelims &amp; Mains Workbooks</w:t>
            </w:r>
          </w:p>
          <w:p w14:paraId="60762A38" w14:textId="77777777" w:rsidR="001A20E6" w:rsidRDefault="00000000">
            <w:pPr>
              <w:pStyle w:val="TableCellResourceItem"/>
            </w:pPr>
            <w:r>
              <w:t>• Previous Year Question Papers</w:t>
            </w:r>
          </w:p>
          <w:p w14:paraId="303E9637" w14:textId="77777777" w:rsidR="001A20E6" w:rsidRDefault="00000000">
            <w:pPr>
              <w:pStyle w:val="TableCellResourceItem"/>
            </w:pPr>
            <w:r>
              <w:t>• Mock Tests</w:t>
            </w:r>
          </w:p>
          <w:p w14:paraId="6C1576B9" w14:textId="77777777" w:rsidR="001A20E6" w:rsidRDefault="00000000">
            <w:pPr>
              <w:pStyle w:val="TableCellResourceItem"/>
            </w:pPr>
            <w:r>
              <w:t>• La Excellence Indian Society Material</w:t>
            </w:r>
          </w:p>
          <w:p w14:paraId="0E7880A2" w14:textId="77777777" w:rsidR="001A20E6" w:rsidRDefault="00000000">
            <w:pPr>
              <w:pStyle w:val="TableCellResourceItem"/>
            </w:pPr>
            <w:r>
              <w:t>• Mains Workbook - Paper I</w:t>
            </w:r>
          </w:p>
          <w:p w14:paraId="3FEB9035" w14:textId="77777777" w:rsidR="001A20E6" w:rsidRDefault="00000000">
            <w:pPr>
              <w:pStyle w:val="TableCellResourceItem"/>
            </w:pPr>
            <w:r>
              <w:t>• La Excellence Social Change Material</w:t>
            </w:r>
          </w:p>
          <w:p w14:paraId="4B08146D" w14:textId="77777777" w:rsidR="001A20E6" w:rsidRDefault="00000000">
            <w:pPr>
              <w:pStyle w:val="TableCellResourceItem"/>
            </w:pPr>
            <w:r>
              <w:t>• Mains Workbook - Paper II</w:t>
            </w:r>
          </w:p>
          <w:p w14:paraId="100464E7" w14:textId="77777777" w:rsidR="001A20E6" w:rsidRDefault="00000000">
            <w:pPr>
              <w:pStyle w:val="TableCellResourceItem"/>
            </w:pPr>
            <w:r>
              <w:t>• La Excellence Sociology of Religion Material</w:t>
            </w:r>
          </w:p>
          <w:p w14:paraId="139FBA74" w14:textId="77777777" w:rsidR="001A20E6" w:rsidRDefault="00000000">
            <w:pPr>
              <w:pStyle w:val="TableCellResourceItem"/>
            </w:pPr>
            <w:r>
              <w:t>• Mains Workbook</w:t>
            </w:r>
          </w:p>
          <w:p w14:paraId="71C0A105" w14:textId="77777777" w:rsidR="001A20E6" w:rsidRDefault="00000000">
            <w:pPr>
              <w:pStyle w:val="TableCellResourceItem"/>
            </w:pPr>
            <w:r>
              <w:t>• La Excellence Sociology of Education Material</w:t>
            </w:r>
          </w:p>
          <w:p w14:paraId="05EE3574" w14:textId="77777777" w:rsidR="001A20E6" w:rsidRDefault="00000000">
            <w:pPr>
              <w:pStyle w:val="TableCellResourceItem"/>
            </w:pPr>
            <w:r>
              <w:t>• Mains Workbook</w:t>
            </w:r>
          </w:p>
          <w:p w14:paraId="1E85678D" w14:textId="77777777" w:rsidR="001A20E6" w:rsidRDefault="00000000">
            <w:pPr>
              <w:pStyle w:val="TableCellResourceItem"/>
            </w:pPr>
            <w:r>
              <w:t>• La Excellence Social Stratification Material</w:t>
            </w:r>
          </w:p>
          <w:p w14:paraId="7EE25FD7" w14:textId="77777777" w:rsidR="001A20E6" w:rsidRDefault="00000000">
            <w:pPr>
              <w:pStyle w:val="TableCellResourceItem"/>
            </w:pPr>
            <w:r>
              <w:t>• Mains Workbook</w:t>
            </w:r>
          </w:p>
          <w:p w14:paraId="4D83B038" w14:textId="77777777" w:rsidR="001A20E6" w:rsidRDefault="00000000">
            <w:pPr>
              <w:pStyle w:val="TableCellResourceItem"/>
            </w:pPr>
            <w:r>
              <w:t>• La Excellence Gender Studies Material</w:t>
            </w:r>
          </w:p>
          <w:p w14:paraId="500C2A96" w14:textId="77777777" w:rsidR="001A20E6" w:rsidRDefault="00000000">
            <w:pPr>
              <w:pStyle w:val="TableCellResourceItem"/>
            </w:pPr>
            <w:r>
              <w:t>• Mains Workbook</w:t>
            </w:r>
          </w:p>
          <w:p w14:paraId="7DCA98F3" w14:textId="77777777" w:rsidR="001A20E6" w:rsidRDefault="00000000">
            <w:pPr>
              <w:pStyle w:val="TableCellResourceItem"/>
            </w:pPr>
            <w:r>
              <w:t>• La Excellence Urban Sociology Material</w:t>
            </w:r>
          </w:p>
          <w:p w14:paraId="605AA806" w14:textId="77777777" w:rsidR="001A20E6" w:rsidRDefault="00000000">
            <w:pPr>
              <w:pStyle w:val="TableCellResourceItem"/>
            </w:pPr>
            <w:r>
              <w:t>• Mains Workbook</w:t>
            </w:r>
          </w:p>
          <w:p w14:paraId="10ECD0DD" w14:textId="77777777" w:rsidR="001A20E6" w:rsidRDefault="00000000">
            <w:pPr>
              <w:pStyle w:val="TableCellResourceItem"/>
            </w:pPr>
            <w:r>
              <w:t>• La Excellence Rural Sociology Material</w:t>
            </w:r>
          </w:p>
          <w:p w14:paraId="68156A3A" w14:textId="77777777" w:rsidR="001A20E6" w:rsidRDefault="00000000">
            <w:pPr>
              <w:pStyle w:val="TableCellResourceItem"/>
            </w:pPr>
            <w:r>
              <w:t>• Mains Workbook</w:t>
            </w:r>
          </w:p>
          <w:p w14:paraId="189918E7" w14:textId="77777777" w:rsidR="001A20E6" w:rsidRDefault="00000000">
            <w:pPr>
              <w:pStyle w:val="TableCellResourceItem"/>
            </w:pPr>
            <w:r>
              <w:t>• La Excellence Social Movements Material</w:t>
            </w:r>
          </w:p>
          <w:p w14:paraId="445D03A0" w14:textId="77777777" w:rsidR="001A20E6" w:rsidRDefault="00000000">
            <w:pPr>
              <w:pStyle w:val="TableCellResourceItem"/>
            </w:pPr>
            <w:r>
              <w:t>• Mains Workbook</w:t>
            </w:r>
          </w:p>
          <w:p w14:paraId="3F60E352" w14:textId="77777777" w:rsidR="001A20E6" w:rsidRDefault="00000000">
            <w:pPr>
              <w:pStyle w:val="TableCellResourceItem"/>
            </w:pPr>
            <w:r>
              <w:t>• La Excellence Sociology of Health Material</w:t>
            </w:r>
          </w:p>
          <w:p w14:paraId="02FDA499" w14:textId="77777777" w:rsidR="001A20E6" w:rsidRDefault="00000000">
            <w:pPr>
              <w:pStyle w:val="TableCellResourceItem"/>
            </w:pPr>
            <w:r>
              <w:t>• Mains Workbook</w:t>
            </w:r>
          </w:p>
          <w:p w14:paraId="57A032F5" w14:textId="77777777" w:rsidR="001A20E6" w:rsidRDefault="00000000">
            <w:pPr>
              <w:pStyle w:val="TableCellResourceItem"/>
            </w:pPr>
            <w:r>
              <w:t>• La Excellence Sociology of Law Material</w:t>
            </w:r>
          </w:p>
          <w:p w14:paraId="37CFD5BF" w14:textId="77777777" w:rsidR="001A20E6" w:rsidRDefault="00000000">
            <w:pPr>
              <w:pStyle w:val="TableCellResourceItem"/>
            </w:pPr>
            <w:r>
              <w:t>• Mains Workbook</w:t>
            </w:r>
          </w:p>
          <w:p w14:paraId="3B47CAB7" w14:textId="77777777" w:rsidR="001A20E6" w:rsidRDefault="00000000">
            <w:pPr>
              <w:pStyle w:val="TableCellResourceItem"/>
            </w:pPr>
            <w:r>
              <w:t>• La Excellence Sociology of Media Material</w:t>
            </w:r>
          </w:p>
          <w:p w14:paraId="4C38AF83" w14:textId="77777777" w:rsidR="001A20E6" w:rsidRDefault="00000000">
            <w:pPr>
              <w:pStyle w:val="TableCellResourceItem"/>
            </w:pPr>
            <w:r>
              <w:t>• Mains Workbook</w:t>
            </w:r>
          </w:p>
          <w:p w14:paraId="35B2170C" w14:textId="77777777" w:rsidR="001A20E6" w:rsidRDefault="00000000">
            <w:pPr>
              <w:pStyle w:val="TableCellResourceItem"/>
            </w:pPr>
            <w:r>
              <w:t>• La Excellence Sociology of Science Material</w:t>
            </w:r>
          </w:p>
          <w:p w14:paraId="0C2AF4C4" w14:textId="77777777" w:rsidR="001A20E6" w:rsidRDefault="00000000">
            <w:pPr>
              <w:pStyle w:val="TableCellResourceItem"/>
            </w:pPr>
            <w:r>
              <w:t>• Mains Workbook</w:t>
            </w:r>
          </w:p>
          <w:p w14:paraId="66FCA8AA" w14:textId="77777777" w:rsidR="001A20E6" w:rsidRDefault="00000000">
            <w:pPr>
              <w:pStyle w:val="TableCellResourceItem"/>
            </w:pPr>
            <w:r>
              <w:t>• La Excellence Sociology of Environment Material</w:t>
            </w:r>
          </w:p>
          <w:p w14:paraId="05DF7B12" w14:textId="77777777" w:rsidR="001A20E6" w:rsidRDefault="00000000">
            <w:pPr>
              <w:pStyle w:val="TableCellResourceItem"/>
            </w:pPr>
            <w:r>
              <w:t>• Mains Workbook</w:t>
            </w:r>
          </w:p>
          <w:p w14:paraId="698117EF" w14:textId="77777777" w:rsidR="001A20E6" w:rsidRDefault="00000000">
            <w:pPr>
              <w:pStyle w:val="TableCellResourceItem"/>
            </w:pPr>
            <w:r>
              <w:t>• La Excellence Sociology of Globalization Material</w:t>
            </w:r>
          </w:p>
          <w:p w14:paraId="18802716" w14:textId="77777777" w:rsidR="001A20E6" w:rsidRDefault="00000000">
            <w:pPr>
              <w:pStyle w:val="TableCellResourceItem"/>
            </w:pPr>
            <w:r>
              <w:t>• Mains Workbook</w:t>
            </w:r>
          </w:p>
          <w:p w14:paraId="076822C1" w14:textId="77777777" w:rsidR="001A20E6" w:rsidRDefault="00000000">
            <w:pPr>
              <w:pStyle w:val="TableCellResourceItem"/>
            </w:pPr>
            <w:r>
              <w:t>• La Excellence Sociology of Work Material</w:t>
            </w:r>
          </w:p>
          <w:p w14:paraId="4109FC96" w14:textId="77777777" w:rsidR="001A20E6" w:rsidRDefault="00000000">
            <w:pPr>
              <w:pStyle w:val="TableCellResourceItem"/>
            </w:pPr>
            <w:r>
              <w:t>• Mains Workbook</w:t>
            </w:r>
          </w:p>
          <w:p w14:paraId="372BE25B" w14:textId="77777777" w:rsidR="001A20E6" w:rsidRDefault="00000000">
            <w:pPr>
              <w:pStyle w:val="TableCellCategoryTitle"/>
            </w:pPr>
            <w:r>
              <w:t>📰 Current Affairs</w:t>
            </w:r>
          </w:p>
          <w:p w14:paraId="29978B10" w14:textId="77777777" w:rsidR="001A20E6" w:rsidRDefault="00000000">
            <w:pPr>
              <w:pStyle w:val="TableCellResourceItem"/>
            </w:pPr>
            <w:r>
              <w:t>• Indian Sociological Review</w:t>
            </w:r>
          </w:p>
          <w:p w14:paraId="35BE9BA9" w14:textId="77777777" w:rsidR="001A20E6" w:rsidRDefault="00000000">
            <w:pPr>
              <w:pStyle w:val="TableCellResourceItem"/>
            </w:pPr>
            <w:r>
              <w:t>• Economic and Political Weekly (EPW)</w:t>
            </w:r>
          </w:p>
          <w:p w14:paraId="6C667ABC" w14:textId="77777777" w:rsidR="001A20E6" w:rsidRDefault="00000000">
            <w:pPr>
              <w:pStyle w:val="TableCellResourceItem"/>
            </w:pPr>
            <w:r>
              <w:t>• Newspapers (The Hindu, Indian Express - Social issues)</w:t>
            </w:r>
          </w:p>
          <w:p w14:paraId="327F5E0E" w14:textId="77777777" w:rsidR="001A20E6" w:rsidRDefault="00000000">
            <w:pPr>
              <w:pStyle w:val="TableCellResourceItem"/>
            </w:pPr>
            <w:r>
              <w:t>• Yojana Magazine</w:t>
            </w:r>
          </w:p>
          <w:p w14:paraId="5B481E2B" w14:textId="77777777" w:rsidR="001A20E6" w:rsidRDefault="00000000">
            <w:pPr>
              <w:pStyle w:val="TableCellResourceItem"/>
            </w:pPr>
            <w:r>
              <w:t>• Kurukshetra Magazine</w:t>
            </w:r>
          </w:p>
          <w:p w14:paraId="78BA44B7" w14:textId="77777777" w:rsidR="001A20E6" w:rsidRDefault="00000000">
            <w:pPr>
              <w:pStyle w:val="TableCellResourceItem"/>
            </w:pPr>
            <w:r>
              <w:t>• Social Watch India Reports</w:t>
            </w:r>
          </w:p>
          <w:p w14:paraId="1CEB0C4E" w14:textId="77777777" w:rsidR="001A20E6" w:rsidRDefault="00000000">
            <w:pPr>
              <w:pStyle w:val="TableCellResourceItem"/>
            </w:pPr>
            <w:r>
              <w:t>• NSSO Reports</w:t>
            </w:r>
          </w:p>
          <w:p w14:paraId="0043CE80" w14:textId="77777777" w:rsidR="001A20E6" w:rsidRDefault="00000000">
            <w:pPr>
              <w:pStyle w:val="TableCellResourceItem"/>
            </w:pPr>
            <w:r>
              <w:t>• NFHS Reports</w:t>
            </w:r>
          </w:p>
          <w:p w14:paraId="4455C6E3" w14:textId="77777777" w:rsidR="001A20E6" w:rsidRDefault="00000000">
            <w:pPr>
              <w:pStyle w:val="TableCellResourceItem"/>
            </w:pPr>
            <w:r>
              <w:t>• EPW Articles on Indian Society</w:t>
            </w:r>
          </w:p>
          <w:p w14:paraId="29BBC9C2" w14:textId="77777777" w:rsidR="001A20E6" w:rsidRDefault="00000000">
            <w:pPr>
              <w:pStyle w:val="TableCellResourceItem"/>
            </w:pPr>
            <w:r>
              <w:t>• Census Reports</w:t>
            </w:r>
          </w:p>
          <w:p w14:paraId="2437F0CB" w14:textId="77777777" w:rsidR="001A20E6" w:rsidRDefault="00000000">
            <w:pPr>
              <w:pStyle w:val="TableCellResourceItem"/>
            </w:pPr>
            <w:r>
              <w:t>• Social Development Reports</w:t>
            </w:r>
          </w:p>
          <w:p w14:paraId="111D6302" w14:textId="77777777" w:rsidR="001A20E6" w:rsidRDefault="00000000">
            <w:pPr>
              <w:pStyle w:val="TableCellResourceItem"/>
            </w:pPr>
            <w:r>
              <w:t>• Planning Commission Reports</w:t>
            </w:r>
          </w:p>
          <w:p w14:paraId="2F6BED3D" w14:textId="77777777" w:rsidR="001A20E6" w:rsidRDefault="00000000">
            <w:pPr>
              <w:pStyle w:val="TableCellResourceItem"/>
            </w:pPr>
            <w:r>
              <w:t>• NITI Aayog Reports</w:t>
            </w:r>
          </w:p>
          <w:p w14:paraId="5A7908C3" w14:textId="77777777" w:rsidR="001A20E6" w:rsidRDefault="00000000">
            <w:pPr>
              <w:pStyle w:val="TableCellResourceItem"/>
            </w:pPr>
            <w:r>
              <w:t>• World Bank Reports on India</w:t>
            </w:r>
          </w:p>
          <w:p w14:paraId="7052053E" w14:textId="77777777" w:rsidR="001A20E6" w:rsidRDefault="00000000">
            <w:pPr>
              <w:pStyle w:val="TableCellResourceItem"/>
            </w:pPr>
            <w:r>
              <w:t>• Religious Demographics Reports</w:t>
            </w:r>
          </w:p>
          <w:p w14:paraId="15A004A7" w14:textId="77777777" w:rsidR="001A20E6" w:rsidRDefault="00000000">
            <w:pPr>
              <w:pStyle w:val="TableCellResourceItem"/>
            </w:pPr>
            <w:r>
              <w:t>• Minority Commission Reports</w:t>
            </w:r>
          </w:p>
          <w:p w14:paraId="36DF2826" w14:textId="77777777" w:rsidR="001A20E6" w:rsidRDefault="00000000">
            <w:pPr>
              <w:pStyle w:val="TableCellResourceItem"/>
            </w:pPr>
            <w:r>
              <w:t>• ASER Reports</w:t>
            </w:r>
          </w:p>
          <w:p w14:paraId="2A141D76" w14:textId="77777777" w:rsidR="001A20E6" w:rsidRDefault="00000000">
            <w:pPr>
              <w:pStyle w:val="TableCellResourceItem"/>
            </w:pPr>
            <w:r>
              <w:t>• NEP 2020</w:t>
            </w:r>
          </w:p>
          <w:p w14:paraId="60BB01AB" w14:textId="77777777" w:rsidR="001A20E6" w:rsidRDefault="00000000">
            <w:pPr>
              <w:pStyle w:val="TableCellResourceItem"/>
            </w:pPr>
            <w:r>
              <w:t>• Education Statistics Reports</w:t>
            </w:r>
          </w:p>
          <w:p w14:paraId="013BFA1B" w14:textId="77777777" w:rsidR="001A20E6" w:rsidRDefault="00000000">
            <w:pPr>
              <w:pStyle w:val="TableCellResourceItem"/>
            </w:pPr>
            <w:r>
              <w:t>• Sachar Committee Report</w:t>
            </w:r>
          </w:p>
          <w:p w14:paraId="74F69062" w14:textId="77777777" w:rsidR="001A20E6" w:rsidRDefault="00000000">
            <w:pPr>
              <w:pStyle w:val="TableCellResourceItem"/>
            </w:pPr>
            <w:r>
              <w:t>• Mandal Commission Report</w:t>
            </w:r>
          </w:p>
          <w:p w14:paraId="320DF0BF" w14:textId="77777777" w:rsidR="001A20E6" w:rsidRDefault="00000000">
            <w:pPr>
              <w:pStyle w:val="TableCellResourceItem"/>
            </w:pPr>
            <w:r>
              <w:t>• Caste Census Data</w:t>
            </w:r>
          </w:p>
          <w:p w14:paraId="5BD9990A" w14:textId="77777777" w:rsidR="001A20E6" w:rsidRDefault="00000000">
            <w:pPr>
              <w:pStyle w:val="TableCellResourceItem"/>
            </w:pPr>
            <w:r>
              <w:t>• Gender Budget Reports</w:t>
            </w:r>
          </w:p>
          <w:p w14:paraId="45D103AD" w14:textId="77777777" w:rsidR="001A20E6" w:rsidRDefault="00000000">
            <w:pPr>
              <w:pStyle w:val="TableCellResourceItem"/>
            </w:pPr>
            <w:r>
              <w:t>• Women and Child Development Ministry Reports</w:t>
            </w:r>
          </w:p>
          <w:p w14:paraId="7E86E507" w14:textId="77777777" w:rsidR="001A20E6" w:rsidRDefault="00000000">
            <w:pPr>
              <w:pStyle w:val="TableCellResourceItem"/>
            </w:pPr>
            <w:r>
              <w:t>• NFHS Gender Data</w:t>
            </w:r>
          </w:p>
          <w:p w14:paraId="180D2DF0" w14:textId="77777777" w:rsidR="001A20E6" w:rsidRDefault="00000000">
            <w:pPr>
              <w:pStyle w:val="TableCellResourceItem"/>
            </w:pPr>
            <w:r>
              <w:t>• Census Urban Data</w:t>
            </w:r>
          </w:p>
          <w:p w14:paraId="4CA81559" w14:textId="77777777" w:rsidR="001A20E6" w:rsidRDefault="00000000">
            <w:pPr>
              <w:pStyle w:val="TableCellResourceItem"/>
            </w:pPr>
            <w:r>
              <w:t>• Smart Cities Mission Reports</w:t>
            </w:r>
          </w:p>
          <w:p w14:paraId="6747C3E8" w14:textId="77777777" w:rsidR="001A20E6" w:rsidRDefault="00000000">
            <w:pPr>
              <w:pStyle w:val="TableCellResourceItem"/>
            </w:pPr>
            <w:r>
              <w:t>• Urban Development Ministry Reports</w:t>
            </w:r>
          </w:p>
          <w:p w14:paraId="47338D8C" w14:textId="77777777" w:rsidR="001A20E6" w:rsidRDefault="00000000">
            <w:pPr>
              <w:pStyle w:val="TableCellResourceItem"/>
            </w:pPr>
            <w:r>
              <w:t>• Rural Development Ministry Reports</w:t>
            </w:r>
          </w:p>
          <w:p w14:paraId="1FCA0DC7" w14:textId="77777777" w:rsidR="001A20E6" w:rsidRDefault="00000000">
            <w:pPr>
              <w:pStyle w:val="TableCellResourceItem"/>
            </w:pPr>
            <w:r>
              <w:t>• MGNREGA Reports</w:t>
            </w:r>
          </w:p>
          <w:p w14:paraId="257F3D92" w14:textId="77777777" w:rsidR="001A20E6" w:rsidRDefault="00000000">
            <w:pPr>
              <w:pStyle w:val="TableCellResourceItem"/>
            </w:pPr>
            <w:r>
              <w:t>• Panchayati Raj Statistics</w:t>
            </w:r>
          </w:p>
          <w:p w14:paraId="1D69DF4F" w14:textId="77777777" w:rsidR="001A20E6" w:rsidRDefault="00000000">
            <w:pPr>
              <w:pStyle w:val="TableCellResourceItem"/>
            </w:pPr>
            <w:r>
              <w:t>• Social Movement Case Studies</w:t>
            </w:r>
          </w:p>
          <w:p w14:paraId="01A8A84E" w14:textId="77777777" w:rsidR="001A20E6" w:rsidRDefault="00000000">
            <w:pPr>
              <w:pStyle w:val="TableCellResourceItem"/>
            </w:pPr>
            <w:r>
              <w:t>• Civil Society Reports</w:t>
            </w:r>
          </w:p>
          <w:p w14:paraId="3E4D5A34" w14:textId="77777777" w:rsidR="001A20E6" w:rsidRDefault="00000000">
            <w:pPr>
              <w:pStyle w:val="TableCellResourceItem"/>
            </w:pPr>
            <w:r>
              <w:t>• Human Rights Reports</w:t>
            </w:r>
          </w:p>
          <w:p w14:paraId="388A5AA1" w14:textId="77777777" w:rsidR="001A20E6" w:rsidRDefault="00000000">
            <w:pPr>
              <w:pStyle w:val="TableCellResourceItem"/>
            </w:pPr>
            <w:r>
              <w:t>• Health Ministry Reports</w:t>
            </w:r>
          </w:p>
          <w:p w14:paraId="2EC39A59" w14:textId="77777777" w:rsidR="001A20E6" w:rsidRDefault="00000000">
            <w:pPr>
              <w:pStyle w:val="TableCellResourceItem"/>
            </w:pPr>
            <w:r>
              <w:t>• WHO Reports on India</w:t>
            </w:r>
          </w:p>
          <w:p w14:paraId="2105033A" w14:textId="77777777" w:rsidR="001A20E6" w:rsidRDefault="00000000">
            <w:pPr>
              <w:pStyle w:val="TableCellResourceItem"/>
            </w:pPr>
            <w:r>
              <w:t>• Ayushman Bharat Reports</w:t>
            </w:r>
          </w:p>
          <w:p w14:paraId="58599911" w14:textId="77777777" w:rsidR="001A20E6" w:rsidRDefault="00000000">
            <w:pPr>
              <w:pStyle w:val="TableCellResourceItem"/>
            </w:pPr>
            <w:r>
              <w:t>• Law Commission Reports</w:t>
            </w:r>
          </w:p>
          <w:p w14:paraId="00520895" w14:textId="77777777" w:rsidR="001A20E6" w:rsidRDefault="00000000">
            <w:pPr>
              <w:pStyle w:val="TableCellResourceItem"/>
            </w:pPr>
            <w:r>
              <w:t>• Supreme Court Judgments</w:t>
            </w:r>
          </w:p>
          <w:p w14:paraId="661FE2B7" w14:textId="77777777" w:rsidR="001A20E6" w:rsidRDefault="00000000">
            <w:pPr>
              <w:pStyle w:val="TableCellResourceItem"/>
            </w:pPr>
            <w:r>
              <w:t>• Legal Aid Reports</w:t>
            </w:r>
          </w:p>
          <w:p w14:paraId="70497539" w14:textId="77777777" w:rsidR="001A20E6" w:rsidRDefault="00000000">
            <w:pPr>
              <w:pStyle w:val="TableCellResourceItem"/>
            </w:pPr>
            <w:r>
              <w:t>• Media Reports</w:t>
            </w:r>
          </w:p>
          <w:p w14:paraId="4D2305C4" w14:textId="77777777" w:rsidR="001A20E6" w:rsidRDefault="00000000">
            <w:pPr>
              <w:pStyle w:val="TableCellResourceItem"/>
            </w:pPr>
            <w:r>
              <w:t>• Broadcasting Ministry Reports</w:t>
            </w:r>
          </w:p>
          <w:p w14:paraId="53A105FF" w14:textId="77777777" w:rsidR="001A20E6" w:rsidRDefault="00000000">
            <w:pPr>
              <w:pStyle w:val="TableCellResourceItem"/>
            </w:pPr>
            <w:r>
              <w:t>• Social Media Impact Studies</w:t>
            </w:r>
          </w:p>
          <w:p w14:paraId="636FE0A6" w14:textId="77777777" w:rsidR="001A20E6" w:rsidRDefault="00000000">
            <w:pPr>
              <w:pStyle w:val="TableCellResourceItem"/>
            </w:pPr>
            <w:r>
              <w:t>• Science and Technology Ministry Reports</w:t>
            </w:r>
          </w:p>
          <w:p w14:paraId="560A386A" w14:textId="77777777" w:rsidR="001A20E6" w:rsidRDefault="00000000">
            <w:pPr>
              <w:pStyle w:val="TableCellResourceItem"/>
            </w:pPr>
            <w:r>
              <w:t>• ISRO Reports</w:t>
            </w:r>
          </w:p>
          <w:p w14:paraId="61231ADD" w14:textId="77777777" w:rsidR="001A20E6" w:rsidRDefault="00000000">
            <w:pPr>
              <w:pStyle w:val="TableCellResourceItem"/>
            </w:pPr>
            <w:r>
              <w:t>• Digital India Reports</w:t>
            </w:r>
          </w:p>
          <w:p w14:paraId="1ACA80C1" w14:textId="77777777" w:rsidR="001A20E6" w:rsidRDefault="00000000">
            <w:pPr>
              <w:pStyle w:val="TableCellResourceItem"/>
            </w:pPr>
            <w:r>
              <w:t>• Environment Ministry Reports</w:t>
            </w:r>
          </w:p>
          <w:p w14:paraId="65BA383D" w14:textId="77777777" w:rsidR="001A20E6" w:rsidRDefault="00000000">
            <w:pPr>
              <w:pStyle w:val="TableCellResourceItem"/>
            </w:pPr>
            <w:r>
              <w:t>• Climate Change Reports</w:t>
            </w:r>
          </w:p>
          <w:p w14:paraId="340C6AFB" w14:textId="77777777" w:rsidR="001A20E6" w:rsidRDefault="00000000">
            <w:pPr>
              <w:pStyle w:val="TableCellResourceItem"/>
            </w:pPr>
            <w:r>
              <w:t>• Sustainable Development Reports</w:t>
            </w:r>
          </w:p>
          <w:p w14:paraId="5B70EB76" w14:textId="77777777" w:rsidR="001A20E6" w:rsidRDefault="00000000">
            <w:pPr>
              <w:pStyle w:val="TableCellResourceItem"/>
            </w:pPr>
            <w:r>
              <w:t>• WTO Reports</w:t>
            </w:r>
          </w:p>
          <w:p w14:paraId="1605E443" w14:textId="77777777" w:rsidR="001A20E6" w:rsidRDefault="00000000">
            <w:pPr>
              <w:pStyle w:val="TableCellResourceItem"/>
            </w:pPr>
            <w:r>
              <w:t>• Globalization Impact Studies</w:t>
            </w:r>
          </w:p>
          <w:p w14:paraId="7B12A25F" w14:textId="77777777" w:rsidR="001A20E6" w:rsidRDefault="00000000">
            <w:pPr>
              <w:pStyle w:val="TableCellResourceItem"/>
            </w:pPr>
            <w:r>
              <w:t>• International Migration Reports</w:t>
            </w:r>
          </w:p>
          <w:p w14:paraId="14EC1405" w14:textId="77777777" w:rsidR="001A20E6" w:rsidRDefault="00000000">
            <w:pPr>
              <w:pStyle w:val="TableCellResourceItem"/>
            </w:pPr>
            <w:r>
              <w:t>• Labor Ministry Reports</w:t>
            </w:r>
          </w:p>
          <w:p w14:paraId="3FC8C0E2" w14:textId="77777777" w:rsidR="001A20E6" w:rsidRDefault="00000000">
            <w:pPr>
              <w:pStyle w:val="TableCellResourceItem"/>
            </w:pPr>
            <w:r>
              <w:t>• Industrial Relations Reports</w:t>
            </w:r>
          </w:p>
          <w:p w14:paraId="139C795E"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74E8C7C3" w14:textId="77777777" w:rsidR="001A20E6" w:rsidRDefault="00000000">
            <w:pPr>
              <w:pStyle w:val="TableCellSubjectName"/>
            </w:pPr>
            <w:r>
              <w:t>History-Medieval</w:t>
            </w:r>
          </w:p>
          <w:p w14:paraId="21448205" w14:textId="77777777" w:rsidR="001A20E6" w:rsidRDefault="00000000">
            <w:pPr>
              <w:pStyle w:val="TableCellCategoryTitle"/>
            </w:pPr>
            <w:r>
              <w:t>📚 Primary Books</w:t>
            </w:r>
          </w:p>
          <w:p w14:paraId="5C3CCF29" w14:textId="77777777" w:rsidR="001A20E6" w:rsidRDefault="00000000">
            <w:pPr>
              <w:pStyle w:val="TableCellResourceItem"/>
            </w:pPr>
            <w:r>
              <w:t>• NCERT Class VII - Our Past - II - Tracing Changes Through a Thousand Years</w:t>
            </w:r>
          </w:p>
          <w:p w14:paraId="23E42D77" w14:textId="77777777" w:rsidR="001A20E6" w:rsidRDefault="00000000">
            <w:pPr>
              <w:pStyle w:val="TableCellResourceItem"/>
            </w:pPr>
            <w:r>
              <w:t>• Medieval India by Satish Chandra - India and the World</w:t>
            </w:r>
          </w:p>
          <w:p w14:paraId="03B0F258" w14:textId="77777777" w:rsidR="001A20E6" w:rsidRDefault="00000000">
            <w:pPr>
              <w:pStyle w:val="TableCellResourceItem"/>
            </w:pPr>
            <w:r>
              <w:t>• Medieval India by Satish Chandra - Assessment and Review of Medieval India</w:t>
            </w:r>
          </w:p>
          <w:p w14:paraId="364DD1B7" w14:textId="77777777" w:rsidR="001A20E6" w:rsidRDefault="00000000">
            <w:pPr>
              <w:pStyle w:val="TableCellCategoryTitle"/>
            </w:pPr>
            <w:r>
              <w:t>📝 Practice Materials</w:t>
            </w:r>
          </w:p>
          <w:p w14:paraId="627338B6" w14:textId="77777777" w:rsidR="001A20E6" w:rsidRDefault="00000000">
            <w:pPr>
              <w:pStyle w:val="TableCellResourceItem"/>
            </w:pPr>
            <w:r>
              <w:t>• La Excellence Culture Material</w:t>
            </w:r>
          </w:p>
          <w:p w14:paraId="79539925" w14:textId="77777777" w:rsidR="001A20E6" w:rsidRDefault="00000000">
            <w:pPr>
              <w:pStyle w:val="TableCellResourceItem"/>
            </w:pPr>
            <w:r>
              <w:t>• Ancient/Medieval Prelims Workbooks</w:t>
            </w:r>
          </w:p>
          <w:p w14:paraId="17272A63" w14:textId="77777777" w:rsidR="001A20E6" w:rsidRDefault="00000000">
            <w:pPr>
              <w:pStyle w:val="TableCellCategoryTitle"/>
            </w:pPr>
            <w:r>
              <w:t>📰 Current Affairs</w:t>
            </w:r>
          </w:p>
          <w:p w14:paraId="5491DAE0" w14:textId="77777777" w:rsidR="001A20E6" w:rsidRDefault="00000000">
            <w:pPr>
              <w:pStyle w:val="TableCellResourceItem"/>
            </w:pPr>
            <w:r>
              <w:t>• Newspapers (CA on Archaeology/Heritage)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7A86A514" w14:textId="77777777" w:rsidR="001A20E6" w:rsidRDefault="00000000">
            <w:pPr>
              <w:pStyle w:val="TableCellSubjectName"/>
            </w:pPr>
            <w:r>
              <w:t>History-Modern</w:t>
            </w:r>
          </w:p>
          <w:p w14:paraId="1A77EB13" w14:textId="77777777" w:rsidR="001A20E6" w:rsidRDefault="00000000">
            <w:pPr>
              <w:pStyle w:val="TableCellCategoryTitle"/>
            </w:pPr>
            <w:r>
              <w:t>📚 Primary Books</w:t>
            </w:r>
          </w:p>
          <w:p w14:paraId="058206A8" w14:textId="77777777" w:rsidR="001A20E6" w:rsidRDefault="00000000">
            <w:pPr>
              <w:pStyle w:val="TableCellResourceItem"/>
            </w:pPr>
            <w:r>
              <w:t>• NCERT Class VIII - Our Past - III - How, When and Where</w:t>
            </w:r>
          </w:p>
          <w:p w14:paraId="68460AD5" w14:textId="77777777" w:rsidR="001A20E6" w:rsidRDefault="00000000">
            <w:pPr>
              <w:pStyle w:val="TableCellResourceItem"/>
            </w:pPr>
            <w:r>
              <w:t>• Old NCERT - Modern India by Bipan Chandra - The Decline of the Mughal Empire</w:t>
            </w:r>
          </w:p>
          <w:p w14:paraId="621A893C" w14:textId="77777777" w:rsidR="001A20E6" w:rsidRDefault="00000000">
            <w:pPr>
              <w:pStyle w:val="TableCellCategoryTitle"/>
            </w:pPr>
            <w:r>
              <w:t>📝 Practice Materials</w:t>
            </w:r>
          </w:p>
          <w:p w14:paraId="2F0FA64E" w14:textId="77777777" w:rsidR="001A20E6" w:rsidRDefault="00000000">
            <w:pPr>
              <w:pStyle w:val="TableCellResourceItem"/>
            </w:pPr>
            <w:r>
              <w:t>• La Excellence Modern History Material</w:t>
            </w:r>
          </w:p>
          <w:p w14:paraId="066BBA35" w14:textId="77777777" w:rsidR="001A20E6" w:rsidRDefault="00000000">
            <w:pPr>
              <w:pStyle w:val="TableCellResourceItem"/>
            </w:pPr>
            <w:r>
              <w:t>• Prelims &amp; Mains Workbooks</w:t>
            </w:r>
          </w:p>
          <w:p w14:paraId="6DD33BBF" w14:textId="77777777" w:rsidR="001A20E6" w:rsidRDefault="00000000">
            <w:pPr>
              <w:pStyle w:val="TableCellCategoryTitle"/>
            </w:pPr>
            <w:r>
              <w:t>📰 Current Affairs</w:t>
            </w:r>
          </w:p>
          <w:p w14:paraId="5BA80CF0" w14:textId="77777777" w:rsidR="001A20E6" w:rsidRDefault="00000000">
            <w:pPr>
              <w:pStyle w:val="TableCellResourceItem"/>
            </w:pPr>
            <w:r>
              <w:t>• Newspapers (IE – Explained History columns)</w:t>
            </w:r>
          </w:p>
        </w:tc>
      </w:tr>
    </w:tbl>
    <w:p w14:paraId="3B2C42B6"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3221723A" w14:textId="77777777">
        <w:tc>
          <w:tcPr>
            <w:tcW w:w="2500" w:type="pct"/>
            <w:tcMar>
              <w:top w:w="0" w:type="dxa"/>
              <w:left w:w="0" w:type="dxa"/>
              <w:bottom w:w="0" w:type="dxa"/>
              <w:right w:w="0" w:type="dxa"/>
            </w:tcMar>
          </w:tcPr>
          <w:p w14:paraId="2C0801FB" w14:textId="77777777" w:rsidR="001A20E6" w:rsidRDefault="00000000">
            <w:pPr>
              <w:pStyle w:val="MonthTitle"/>
            </w:pPr>
            <w:r>
              <w:rPr>
                <w:color w:val="15803D"/>
              </w:rPr>
              <w:t>MARCH 2026</w:t>
            </w:r>
          </w:p>
        </w:tc>
        <w:tc>
          <w:tcPr>
            <w:tcW w:w="2500" w:type="pct"/>
            <w:tcMar>
              <w:top w:w="0" w:type="dxa"/>
              <w:left w:w="0" w:type="dxa"/>
              <w:bottom w:w="0" w:type="dxa"/>
              <w:right w:w="0" w:type="dxa"/>
            </w:tcMar>
          </w:tcPr>
          <w:p w14:paraId="4A40C70F" w14:textId="77777777" w:rsidR="001A20E6" w:rsidRDefault="00000000">
            <w:pPr>
              <w:pStyle w:val="CycleName"/>
            </w:pPr>
            <w:commentRangeStart w:id="47"/>
            <w:r>
              <w:rPr>
                <w:color w:val="15803D"/>
              </w:rPr>
              <w:t>C2</w:t>
            </w:r>
            <w:commentRangeEnd w:id="47"/>
            <w:r w:rsidR="009E69A9">
              <w:rPr>
                <w:rStyle w:val="CommentReference"/>
                <w:rFonts w:ascii="Times New Roman" w:eastAsia="Times New Roman" w:hAnsi="Times New Roman" w:cs="Times New Roman"/>
                <w:b w:val="0"/>
                <w:bCs w:val="0"/>
                <w:color w:val="auto"/>
              </w:rPr>
              <w:commentReference w:id="47"/>
            </w:r>
          </w:p>
        </w:tc>
      </w:tr>
    </w:tbl>
    <w:p w14:paraId="4827E480" w14:textId="77777777" w:rsidR="001A20E6" w:rsidRDefault="001A20E6">
      <w:pPr>
        <w:spacing w:after="4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1445F4CF" w14:textId="77777777">
        <w:tc>
          <w:tcPr>
            <w:tcW w:w="700" w:type="pct"/>
            <w:shd w:val="clear" w:color="auto" w:fill="F8F9FA"/>
            <w:tcMar>
              <w:top w:w="200" w:type="dxa"/>
              <w:left w:w="100" w:type="dxa"/>
              <w:bottom w:w="200" w:type="dxa"/>
              <w:right w:w="100" w:type="dxa"/>
            </w:tcMar>
          </w:tcPr>
          <w:p w14:paraId="3D75DCA4" w14:textId="77777777" w:rsidR="001A20E6" w:rsidRDefault="00000000">
            <w:pPr>
              <w:pStyle w:val="TableCellCalendarHeader"/>
            </w:pPr>
            <w:r>
              <w:t>Sunday</w:t>
            </w:r>
          </w:p>
        </w:tc>
        <w:tc>
          <w:tcPr>
            <w:tcW w:w="700" w:type="pct"/>
            <w:shd w:val="clear" w:color="auto" w:fill="F8F9FA"/>
            <w:tcMar>
              <w:top w:w="200" w:type="dxa"/>
              <w:left w:w="100" w:type="dxa"/>
              <w:bottom w:w="200" w:type="dxa"/>
              <w:right w:w="100" w:type="dxa"/>
            </w:tcMar>
          </w:tcPr>
          <w:p w14:paraId="6D9E46C2" w14:textId="77777777" w:rsidR="001A20E6" w:rsidRDefault="00000000">
            <w:pPr>
              <w:pStyle w:val="TableCellCalendarHeader"/>
            </w:pPr>
            <w:r>
              <w:t>Monday</w:t>
            </w:r>
          </w:p>
        </w:tc>
        <w:tc>
          <w:tcPr>
            <w:tcW w:w="700" w:type="pct"/>
            <w:shd w:val="clear" w:color="auto" w:fill="F8F9FA"/>
            <w:tcMar>
              <w:top w:w="200" w:type="dxa"/>
              <w:left w:w="100" w:type="dxa"/>
              <w:bottom w:w="200" w:type="dxa"/>
              <w:right w:w="100" w:type="dxa"/>
            </w:tcMar>
          </w:tcPr>
          <w:p w14:paraId="6C0D6FBE" w14:textId="77777777" w:rsidR="001A20E6" w:rsidRDefault="00000000">
            <w:pPr>
              <w:pStyle w:val="TableCellCalendarHeader"/>
            </w:pPr>
            <w:r>
              <w:t>Tuesday</w:t>
            </w:r>
          </w:p>
        </w:tc>
        <w:tc>
          <w:tcPr>
            <w:tcW w:w="700" w:type="pct"/>
            <w:shd w:val="clear" w:color="auto" w:fill="F8F9FA"/>
            <w:tcMar>
              <w:top w:w="200" w:type="dxa"/>
              <w:left w:w="100" w:type="dxa"/>
              <w:bottom w:w="200" w:type="dxa"/>
              <w:right w:w="100" w:type="dxa"/>
            </w:tcMar>
          </w:tcPr>
          <w:p w14:paraId="5A84C22F" w14:textId="77777777" w:rsidR="001A20E6" w:rsidRDefault="00000000">
            <w:pPr>
              <w:pStyle w:val="TableCellCalendarHeader"/>
            </w:pPr>
            <w:r>
              <w:t>Wednesday</w:t>
            </w:r>
          </w:p>
        </w:tc>
        <w:tc>
          <w:tcPr>
            <w:tcW w:w="700" w:type="pct"/>
            <w:shd w:val="clear" w:color="auto" w:fill="F8F9FA"/>
            <w:tcMar>
              <w:top w:w="200" w:type="dxa"/>
              <w:left w:w="100" w:type="dxa"/>
              <w:bottom w:w="200" w:type="dxa"/>
              <w:right w:w="100" w:type="dxa"/>
            </w:tcMar>
          </w:tcPr>
          <w:p w14:paraId="321A7026" w14:textId="77777777" w:rsidR="001A20E6" w:rsidRDefault="00000000">
            <w:pPr>
              <w:pStyle w:val="TableCellCalendarHeader"/>
            </w:pPr>
            <w:r>
              <w:t>Thursday</w:t>
            </w:r>
          </w:p>
        </w:tc>
        <w:tc>
          <w:tcPr>
            <w:tcW w:w="700" w:type="pct"/>
            <w:shd w:val="clear" w:color="auto" w:fill="F8F9FA"/>
            <w:tcMar>
              <w:top w:w="200" w:type="dxa"/>
              <w:left w:w="100" w:type="dxa"/>
              <w:bottom w:w="200" w:type="dxa"/>
              <w:right w:w="100" w:type="dxa"/>
            </w:tcMar>
          </w:tcPr>
          <w:p w14:paraId="3B4D2AEF" w14:textId="77777777" w:rsidR="001A20E6" w:rsidRDefault="00000000">
            <w:pPr>
              <w:pStyle w:val="TableCellCalendarHeader"/>
            </w:pPr>
            <w:r>
              <w:t>Friday</w:t>
            </w:r>
          </w:p>
        </w:tc>
        <w:tc>
          <w:tcPr>
            <w:tcW w:w="700" w:type="pct"/>
            <w:shd w:val="clear" w:color="auto" w:fill="F8F9FA"/>
            <w:tcMar>
              <w:top w:w="200" w:type="dxa"/>
              <w:left w:w="100" w:type="dxa"/>
              <w:bottom w:w="200" w:type="dxa"/>
              <w:right w:w="100" w:type="dxa"/>
            </w:tcMar>
          </w:tcPr>
          <w:p w14:paraId="1A74F775" w14:textId="77777777" w:rsidR="001A20E6" w:rsidRDefault="00000000">
            <w:pPr>
              <w:pStyle w:val="TableCellCalendarHeader"/>
            </w:pPr>
            <w:r>
              <w:t>Saturday</w:t>
            </w:r>
          </w:p>
        </w:tc>
      </w:tr>
      <w:tr w:rsidR="001A20E6" w14:paraId="1C2F13FD" w14:textId="77777777">
        <w:tc>
          <w:tcPr>
            <w:tcW w:w="700" w:type="pct"/>
            <w:shd w:val="clear" w:color="auto" w:fill="DCFCE7"/>
            <w:tcMar>
              <w:top w:w="200" w:type="dxa"/>
              <w:left w:w="100" w:type="dxa"/>
              <w:bottom w:w="200" w:type="dxa"/>
              <w:right w:w="100" w:type="dxa"/>
            </w:tcMar>
          </w:tcPr>
          <w:p w14:paraId="5ACD709B" w14:textId="77777777" w:rsidR="001A20E6" w:rsidRDefault="00000000">
            <w:pPr>
              <w:pStyle w:val="TableCellCalendarDayNumberBold"/>
            </w:pPr>
            <w:r>
              <w:t>1</w:t>
            </w:r>
          </w:p>
          <w:p w14:paraId="1665C81F" w14:textId="77777777" w:rsidR="001A20E6" w:rsidRDefault="00000000">
            <w:pPr>
              <w:pStyle w:val="TableCellCalendarSubject"/>
            </w:pPr>
            <w:r>
              <w:t>Sociology</w:t>
            </w:r>
          </w:p>
          <w:p w14:paraId="59BB109F"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787988E9" w14:textId="77777777" w:rsidR="001A20E6" w:rsidRDefault="00000000">
            <w:pPr>
              <w:pStyle w:val="TableCellCalendarDayNumberBold"/>
            </w:pPr>
            <w:r>
              <w:t>2</w:t>
            </w:r>
          </w:p>
          <w:p w14:paraId="69865B16" w14:textId="77777777" w:rsidR="001A20E6" w:rsidRDefault="00000000">
            <w:pPr>
              <w:pStyle w:val="TableCellCalendarSubject"/>
            </w:pPr>
            <w:r>
              <w:t>Sociology</w:t>
            </w:r>
          </w:p>
          <w:p w14:paraId="6261525A"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4AA12E19" w14:textId="77777777" w:rsidR="001A20E6" w:rsidRDefault="00000000">
            <w:pPr>
              <w:pStyle w:val="TableCellCalendarDayNumberBold"/>
            </w:pPr>
            <w:r>
              <w:t>3</w:t>
            </w:r>
          </w:p>
          <w:p w14:paraId="24724209" w14:textId="77777777" w:rsidR="001A20E6" w:rsidRDefault="00000000">
            <w:pPr>
              <w:pStyle w:val="TableCellCalendarSubject"/>
            </w:pPr>
            <w:r>
              <w:t>Sociology</w:t>
            </w:r>
          </w:p>
          <w:p w14:paraId="4E5C1BA6"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3E9D9AFA" w14:textId="77777777" w:rsidR="001A20E6" w:rsidRDefault="00000000">
            <w:pPr>
              <w:pStyle w:val="TableCellCalendarDayNumberBold"/>
            </w:pPr>
            <w:r>
              <w:t>4</w:t>
            </w:r>
          </w:p>
          <w:p w14:paraId="3F4F4356" w14:textId="77777777" w:rsidR="001A20E6" w:rsidRDefault="00000000">
            <w:pPr>
              <w:pStyle w:val="TableCellCalendarSubject"/>
            </w:pPr>
            <w:r>
              <w:t>Sociology</w:t>
            </w:r>
          </w:p>
          <w:p w14:paraId="5ED6FDE7"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78D76194" w14:textId="77777777" w:rsidR="001A20E6" w:rsidRDefault="00000000">
            <w:pPr>
              <w:pStyle w:val="TableCellCalendarDayNumberBold"/>
            </w:pPr>
            <w:r>
              <w:t>5</w:t>
            </w:r>
          </w:p>
          <w:p w14:paraId="79C762B9" w14:textId="77777777" w:rsidR="001A20E6" w:rsidRDefault="00000000">
            <w:pPr>
              <w:pStyle w:val="TableCellCalendarSubject"/>
            </w:pPr>
            <w:r>
              <w:t>Sociology</w:t>
            </w:r>
          </w:p>
          <w:p w14:paraId="71234C10"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722A0190" w14:textId="77777777" w:rsidR="001A20E6" w:rsidRDefault="00000000">
            <w:pPr>
              <w:pStyle w:val="TableCellCalendarDayNumberBold"/>
            </w:pPr>
            <w:r>
              <w:t>6</w:t>
            </w:r>
          </w:p>
          <w:p w14:paraId="508AE5FA" w14:textId="77777777" w:rsidR="001A20E6" w:rsidRDefault="00000000">
            <w:pPr>
              <w:pStyle w:val="TableCellCalendarSubject"/>
            </w:pPr>
            <w:r>
              <w:t>Sociology</w:t>
            </w:r>
          </w:p>
          <w:p w14:paraId="7BA57A9D"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165DCE3A" w14:textId="77777777" w:rsidR="001A20E6" w:rsidRDefault="00000000">
            <w:pPr>
              <w:pStyle w:val="TableCellCalendarDayNumberBold"/>
            </w:pPr>
            <w:r>
              <w:t>7</w:t>
            </w:r>
          </w:p>
          <w:p w14:paraId="27BD3DD8" w14:textId="77777777" w:rsidR="001A20E6" w:rsidRDefault="00000000">
            <w:pPr>
              <w:pStyle w:val="TableCellCalendarSubject"/>
            </w:pPr>
            <w:r>
              <w:t>Sociology</w:t>
            </w:r>
          </w:p>
          <w:p w14:paraId="21FA58D8" w14:textId="77777777" w:rsidR="001A20E6" w:rsidRDefault="00000000">
            <w:pPr>
              <w:pStyle w:val="TableCellCalendarSubject"/>
            </w:pPr>
            <w:r>
              <w:t>History-Modern</w:t>
            </w:r>
          </w:p>
        </w:tc>
      </w:tr>
      <w:tr w:rsidR="001A20E6" w14:paraId="299F0D0F" w14:textId="77777777">
        <w:tc>
          <w:tcPr>
            <w:tcW w:w="700" w:type="pct"/>
            <w:shd w:val="clear" w:color="auto" w:fill="DCFCE7"/>
            <w:tcMar>
              <w:top w:w="200" w:type="dxa"/>
              <w:left w:w="100" w:type="dxa"/>
              <w:bottom w:w="200" w:type="dxa"/>
              <w:right w:w="100" w:type="dxa"/>
            </w:tcMar>
          </w:tcPr>
          <w:p w14:paraId="551E8941" w14:textId="77777777" w:rsidR="001A20E6" w:rsidRDefault="00000000">
            <w:pPr>
              <w:pStyle w:val="TableCellCalendarDayNumberBold"/>
            </w:pPr>
            <w:r>
              <w:t>8</w:t>
            </w:r>
          </w:p>
          <w:p w14:paraId="0F84733C" w14:textId="77777777" w:rsidR="001A20E6" w:rsidRDefault="00000000">
            <w:pPr>
              <w:pStyle w:val="TableCellCalendarSubject"/>
            </w:pPr>
            <w:r>
              <w:t>Sociology</w:t>
            </w:r>
          </w:p>
          <w:p w14:paraId="6745787F"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6F2C86B6" w14:textId="77777777" w:rsidR="001A20E6" w:rsidRDefault="00000000">
            <w:pPr>
              <w:pStyle w:val="TableCellCalendarDayNumberBold"/>
            </w:pPr>
            <w:r>
              <w:t>9</w:t>
            </w:r>
          </w:p>
          <w:p w14:paraId="1A38E782" w14:textId="77777777" w:rsidR="001A20E6" w:rsidRDefault="00000000">
            <w:pPr>
              <w:pStyle w:val="TableCellCalendarSubject"/>
            </w:pPr>
            <w:r>
              <w:t>Sociology</w:t>
            </w:r>
          </w:p>
          <w:p w14:paraId="14163594"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33122FF4" w14:textId="77777777" w:rsidR="001A20E6" w:rsidRDefault="00000000">
            <w:pPr>
              <w:pStyle w:val="TableCellCalendarDayNumberBold"/>
            </w:pPr>
            <w:r>
              <w:t>10</w:t>
            </w:r>
          </w:p>
          <w:p w14:paraId="5BC67E87" w14:textId="77777777" w:rsidR="001A20E6" w:rsidRDefault="00000000">
            <w:pPr>
              <w:pStyle w:val="TableCellCalendarSubject"/>
            </w:pPr>
            <w:r>
              <w:t>Sociology</w:t>
            </w:r>
          </w:p>
          <w:p w14:paraId="68F0E78B"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7CEFABEA" w14:textId="77777777" w:rsidR="001A20E6" w:rsidRDefault="00000000">
            <w:pPr>
              <w:pStyle w:val="TableCellCalendarDayNumberBold"/>
            </w:pPr>
            <w:r>
              <w:t>11</w:t>
            </w:r>
          </w:p>
          <w:p w14:paraId="11A329D8" w14:textId="77777777" w:rsidR="001A20E6" w:rsidRDefault="00000000">
            <w:pPr>
              <w:pStyle w:val="TableCellCalendarSubject"/>
            </w:pPr>
            <w:r>
              <w:t>Sociology</w:t>
            </w:r>
          </w:p>
          <w:p w14:paraId="3B890448"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12761C92" w14:textId="77777777" w:rsidR="001A20E6" w:rsidRDefault="00000000">
            <w:pPr>
              <w:pStyle w:val="TableCellCalendarDayNumberBold"/>
            </w:pPr>
            <w:r>
              <w:t>12</w:t>
            </w:r>
          </w:p>
          <w:p w14:paraId="5832BB6B" w14:textId="77777777" w:rsidR="001A20E6" w:rsidRDefault="00000000">
            <w:pPr>
              <w:pStyle w:val="TableCellCalendarSubject"/>
            </w:pPr>
            <w:r>
              <w:t>Sociology</w:t>
            </w:r>
          </w:p>
          <w:p w14:paraId="2D4CE26C"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799707F2" w14:textId="77777777" w:rsidR="001A20E6" w:rsidRDefault="00000000">
            <w:pPr>
              <w:pStyle w:val="TableCellCalendarDayNumberBold"/>
            </w:pPr>
            <w:r>
              <w:t>13</w:t>
            </w:r>
          </w:p>
          <w:p w14:paraId="3218D064" w14:textId="77777777" w:rsidR="001A20E6" w:rsidRDefault="00000000">
            <w:pPr>
              <w:pStyle w:val="TableCellCalendarSubject"/>
            </w:pPr>
            <w:r>
              <w:t>Sociology</w:t>
            </w:r>
          </w:p>
          <w:p w14:paraId="7CFF615E"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6C475991" w14:textId="77777777" w:rsidR="001A20E6" w:rsidRDefault="00000000">
            <w:pPr>
              <w:pStyle w:val="TableCellCalendarDayNumberBold"/>
            </w:pPr>
            <w:r>
              <w:t>14</w:t>
            </w:r>
          </w:p>
          <w:p w14:paraId="08440AA3" w14:textId="77777777" w:rsidR="001A20E6" w:rsidRDefault="00000000">
            <w:pPr>
              <w:pStyle w:val="TableCellCalendarSubject"/>
            </w:pPr>
            <w:r>
              <w:t>Sociology</w:t>
            </w:r>
          </w:p>
          <w:p w14:paraId="3558C58A" w14:textId="77777777" w:rsidR="001A20E6" w:rsidRDefault="00000000">
            <w:pPr>
              <w:pStyle w:val="TableCellCalendarSubject"/>
            </w:pPr>
            <w:r>
              <w:t>History-Modern</w:t>
            </w:r>
          </w:p>
        </w:tc>
      </w:tr>
      <w:tr w:rsidR="001A20E6" w14:paraId="7AB807B1" w14:textId="77777777">
        <w:tc>
          <w:tcPr>
            <w:tcW w:w="700" w:type="pct"/>
            <w:shd w:val="clear" w:color="auto" w:fill="DCFCE7"/>
            <w:tcMar>
              <w:top w:w="200" w:type="dxa"/>
              <w:left w:w="100" w:type="dxa"/>
              <w:bottom w:w="200" w:type="dxa"/>
              <w:right w:w="100" w:type="dxa"/>
            </w:tcMar>
          </w:tcPr>
          <w:p w14:paraId="55C4CEB1" w14:textId="77777777" w:rsidR="001A20E6" w:rsidRDefault="00000000">
            <w:pPr>
              <w:pStyle w:val="TableCellCalendarDayNumberBold"/>
            </w:pPr>
            <w:r>
              <w:t>15</w:t>
            </w:r>
          </w:p>
          <w:p w14:paraId="7A3A38C2" w14:textId="77777777" w:rsidR="001A20E6" w:rsidRDefault="00000000">
            <w:pPr>
              <w:pStyle w:val="TableCellCalendarSubject"/>
            </w:pPr>
            <w:r>
              <w:t>Sociology</w:t>
            </w:r>
          </w:p>
          <w:p w14:paraId="26A0703A"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73FE1D62" w14:textId="77777777" w:rsidR="001A20E6" w:rsidRDefault="00000000">
            <w:pPr>
              <w:pStyle w:val="TableCellCalendarDayNumberBold"/>
            </w:pPr>
            <w:r>
              <w:t>16</w:t>
            </w:r>
          </w:p>
          <w:p w14:paraId="76BA4145" w14:textId="77777777" w:rsidR="001A20E6" w:rsidRDefault="00000000">
            <w:pPr>
              <w:pStyle w:val="TableCellCalendarSubject"/>
            </w:pPr>
            <w:r>
              <w:t>Sociology</w:t>
            </w:r>
          </w:p>
          <w:p w14:paraId="6266D9E4"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1EC1FA57" w14:textId="77777777" w:rsidR="001A20E6" w:rsidRDefault="00000000">
            <w:pPr>
              <w:pStyle w:val="TableCellCalendarDayNumberBold"/>
            </w:pPr>
            <w:r>
              <w:t>17</w:t>
            </w:r>
          </w:p>
          <w:p w14:paraId="12AD8E69" w14:textId="77777777" w:rsidR="001A20E6" w:rsidRDefault="00000000">
            <w:pPr>
              <w:pStyle w:val="TableCellCalendarSubject"/>
            </w:pPr>
            <w:r>
              <w:t>Sociology</w:t>
            </w:r>
          </w:p>
          <w:p w14:paraId="273D0B77"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6BEDAC58" w14:textId="77777777" w:rsidR="001A20E6" w:rsidRDefault="00000000">
            <w:pPr>
              <w:pStyle w:val="TableCellCalendarDayNumberBold"/>
            </w:pPr>
            <w:r>
              <w:t>18</w:t>
            </w:r>
          </w:p>
          <w:p w14:paraId="17F99D30" w14:textId="77777777" w:rsidR="001A20E6" w:rsidRDefault="00000000">
            <w:pPr>
              <w:pStyle w:val="TableCellCalendarSubject"/>
            </w:pPr>
            <w:r>
              <w:t>Sociology</w:t>
            </w:r>
          </w:p>
          <w:p w14:paraId="5E0FFF98"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26CD5D29" w14:textId="77777777" w:rsidR="001A20E6" w:rsidRDefault="00000000">
            <w:pPr>
              <w:pStyle w:val="TableCellCalendarDayNumberBold"/>
            </w:pPr>
            <w:r>
              <w:t>19</w:t>
            </w:r>
          </w:p>
          <w:p w14:paraId="2F7BB9CC" w14:textId="77777777" w:rsidR="001A20E6" w:rsidRDefault="00000000">
            <w:pPr>
              <w:pStyle w:val="TableCellCalendarSubject"/>
            </w:pPr>
            <w:r>
              <w:t>Sociology</w:t>
            </w:r>
          </w:p>
          <w:p w14:paraId="3893A106"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12953BD3" w14:textId="77777777" w:rsidR="001A20E6" w:rsidRDefault="00000000">
            <w:pPr>
              <w:pStyle w:val="TableCellCalendarDayNumberBold"/>
            </w:pPr>
            <w:r>
              <w:t>20</w:t>
            </w:r>
          </w:p>
          <w:p w14:paraId="0224BC90" w14:textId="77777777" w:rsidR="001A20E6" w:rsidRDefault="00000000">
            <w:pPr>
              <w:pStyle w:val="TableCellCalendarSubject"/>
            </w:pPr>
            <w:r>
              <w:t>Sociology</w:t>
            </w:r>
          </w:p>
          <w:p w14:paraId="5662888C"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1D1D5175" w14:textId="77777777" w:rsidR="001A20E6" w:rsidRDefault="00000000">
            <w:pPr>
              <w:pStyle w:val="TableCellCalendarDayNumberBold"/>
            </w:pPr>
            <w:r>
              <w:t>21</w:t>
            </w:r>
          </w:p>
          <w:p w14:paraId="08CAC3E2" w14:textId="77777777" w:rsidR="001A20E6" w:rsidRDefault="00000000">
            <w:pPr>
              <w:pStyle w:val="TableCellCalendarSubject"/>
            </w:pPr>
            <w:r>
              <w:t>Sociology</w:t>
            </w:r>
          </w:p>
          <w:p w14:paraId="65C9686D" w14:textId="77777777" w:rsidR="001A20E6" w:rsidRDefault="00000000">
            <w:pPr>
              <w:pStyle w:val="TableCellCalendarSubject"/>
            </w:pPr>
            <w:r>
              <w:t>History-Modern</w:t>
            </w:r>
          </w:p>
        </w:tc>
      </w:tr>
      <w:tr w:rsidR="001A20E6" w14:paraId="02CAFA18" w14:textId="77777777">
        <w:tc>
          <w:tcPr>
            <w:tcW w:w="700" w:type="pct"/>
            <w:shd w:val="clear" w:color="auto" w:fill="DCFCE7"/>
            <w:tcMar>
              <w:top w:w="200" w:type="dxa"/>
              <w:left w:w="100" w:type="dxa"/>
              <w:bottom w:w="200" w:type="dxa"/>
              <w:right w:w="100" w:type="dxa"/>
            </w:tcMar>
          </w:tcPr>
          <w:p w14:paraId="010C194D" w14:textId="77777777" w:rsidR="001A20E6" w:rsidRDefault="00000000">
            <w:pPr>
              <w:pStyle w:val="TableCellCalendarDayNumberBold"/>
            </w:pPr>
            <w:r>
              <w:t>22</w:t>
            </w:r>
          </w:p>
          <w:p w14:paraId="48334629" w14:textId="77777777" w:rsidR="001A20E6" w:rsidRDefault="00000000">
            <w:pPr>
              <w:pStyle w:val="TableCellCalendarSubject"/>
            </w:pPr>
            <w:r>
              <w:t>Sociology</w:t>
            </w:r>
          </w:p>
          <w:p w14:paraId="72176CA8"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07B06591" w14:textId="77777777" w:rsidR="001A20E6" w:rsidRDefault="00000000">
            <w:pPr>
              <w:pStyle w:val="TableCellCalendarDayNumberBold"/>
            </w:pPr>
            <w:r>
              <w:t>23</w:t>
            </w:r>
          </w:p>
          <w:p w14:paraId="15351ACF" w14:textId="77777777" w:rsidR="001A20E6" w:rsidRDefault="00000000">
            <w:pPr>
              <w:pStyle w:val="TableCellCalendarSubject"/>
            </w:pPr>
            <w:r>
              <w:t>Sociology</w:t>
            </w:r>
          </w:p>
          <w:p w14:paraId="31523458"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39AECFD6" w14:textId="77777777" w:rsidR="001A20E6" w:rsidRDefault="00000000">
            <w:pPr>
              <w:pStyle w:val="TableCellCalendarDayNumberBold"/>
            </w:pPr>
            <w:r>
              <w:t>24</w:t>
            </w:r>
          </w:p>
          <w:p w14:paraId="0268239B" w14:textId="77777777" w:rsidR="001A20E6" w:rsidRDefault="00000000">
            <w:pPr>
              <w:pStyle w:val="TableCellCalendarSubject"/>
            </w:pPr>
            <w:r>
              <w:t>Sociology</w:t>
            </w:r>
          </w:p>
          <w:p w14:paraId="702AA322"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2EC1478A" w14:textId="77777777" w:rsidR="001A20E6" w:rsidRDefault="00000000">
            <w:pPr>
              <w:pStyle w:val="TableCellCalendarDayNumberBold"/>
            </w:pPr>
            <w:r>
              <w:t>25</w:t>
            </w:r>
          </w:p>
          <w:p w14:paraId="47E25106" w14:textId="77777777" w:rsidR="001A20E6" w:rsidRDefault="00000000">
            <w:pPr>
              <w:pStyle w:val="TableCellCalendarSubject"/>
            </w:pPr>
            <w:r>
              <w:t>Sociology</w:t>
            </w:r>
          </w:p>
          <w:p w14:paraId="504B2F7E"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6F69C638" w14:textId="77777777" w:rsidR="001A20E6" w:rsidRDefault="00000000">
            <w:pPr>
              <w:pStyle w:val="TableCellCalendarDayNumberBold"/>
            </w:pPr>
            <w:r>
              <w:t>26</w:t>
            </w:r>
          </w:p>
          <w:p w14:paraId="47E63D31" w14:textId="77777777" w:rsidR="001A20E6" w:rsidRDefault="00000000">
            <w:pPr>
              <w:pStyle w:val="TableCellCalendarSubject"/>
            </w:pPr>
            <w:r>
              <w:t>Sociology</w:t>
            </w:r>
          </w:p>
          <w:p w14:paraId="66C65B63"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62ACD5F4" w14:textId="77777777" w:rsidR="001A20E6" w:rsidRDefault="00000000">
            <w:pPr>
              <w:pStyle w:val="TableCellCalendarDayNumberBold"/>
            </w:pPr>
            <w:r>
              <w:t>27</w:t>
            </w:r>
          </w:p>
          <w:p w14:paraId="1B98EE8C" w14:textId="77777777" w:rsidR="001A20E6" w:rsidRDefault="00000000">
            <w:pPr>
              <w:pStyle w:val="TableCellCalendarSubject"/>
            </w:pPr>
            <w:r>
              <w:t>Sociology</w:t>
            </w:r>
          </w:p>
          <w:p w14:paraId="550442D4"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1F84B448" w14:textId="77777777" w:rsidR="001A20E6" w:rsidRDefault="00000000">
            <w:pPr>
              <w:pStyle w:val="TableCellCalendarDayNumberBold"/>
            </w:pPr>
            <w:r>
              <w:t>28</w:t>
            </w:r>
          </w:p>
          <w:p w14:paraId="4104EBE6" w14:textId="77777777" w:rsidR="001A20E6" w:rsidRDefault="00000000">
            <w:pPr>
              <w:pStyle w:val="TableCellCalendarSubject"/>
            </w:pPr>
            <w:r>
              <w:t>Sociology</w:t>
            </w:r>
          </w:p>
          <w:p w14:paraId="74DAA3CE" w14:textId="77777777" w:rsidR="001A20E6" w:rsidRDefault="00000000">
            <w:pPr>
              <w:pStyle w:val="TableCellCalendarSubject"/>
            </w:pPr>
            <w:r>
              <w:t>History-Modern</w:t>
            </w:r>
          </w:p>
        </w:tc>
      </w:tr>
      <w:tr w:rsidR="001A20E6" w14:paraId="68BC0112" w14:textId="77777777">
        <w:tc>
          <w:tcPr>
            <w:tcW w:w="700" w:type="pct"/>
            <w:shd w:val="clear" w:color="auto" w:fill="DCFCE7"/>
            <w:tcMar>
              <w:top w:w="200" w:type="dxa"/>
              <w:left w:w="100" w:type="dxa"/>
              <w:bottom w:w="200" w:type="dxa"/>
              <w:right w:w="100" w:type="dxa"/>
            </w:tcMar>
          </w:tcPr>
          <w:p w14:paraId="3FE91F8B" w14:textId="77777777" w:rsidR="001A20E6" w:rsidRDefault="00000000">
            <w:pPr>
              <w:pStyle w:val="TableCellCalendarDayNumberBold"/>
            </w:pPr>
            <w:r>
              <w:t>29</w:t>
            </w:r>
          </w:p>
          <w:p w14:paraId="6D6BF382" w14:textId="77777777" w:rsidR="001A20E6" w:rsidRDefault="00000000">
            <w:pPr>
              <w:pStyle w:val="TableCellCalendarSubject"/>
            </w:pPr>
            <w:r>
              <w:t>Sociology</w:t>
            </w:r>
          </w:p>
          <w:p w14:paraId="6169B52A"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2F57FE86" w14:textId="77777777" w:rsidR="001A20E6" w:rsidRDefault="00000000">
            <w:pPr>
              <w:pStyle w:val="TableCellCalendarDayNumberBold"/>
            </w:pPr>
            <w:r>
              <w:t>30</w:t>
            </w:r>
          </w:p>
          <w:p w14:paraId="5DCC3498" w14:textId="77777777" w:rsidR="001A20E6" w:rsidRDefault="00000000">
            <w:pPr>
              <w:pStyle w:val="TableCellCalendarSubject"/>
            </w:pPr>
            <w:r>
              <w:t>Sociology</w:t>
            </w:r>
          </w:p>
          <w:p w14:paraId="7E0A83DB"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74716430" w14:textId="77777777" w:rsidR="001A20E6" w:rsidRDefault="00000000">
            <w:pPr>
              <w:pStyle w:val="TableCellCalendarDayNumberBold"/>
            </w:pPr>
            <w:r>
              <w:t>31</w:t>
            </w:r>
          </w:p>
          <w:p w14:paraId="3D1D7A67" w14:textId="77777777" w:rsidR="001A20E6" w:rsidRDefault="00000000">
            <w:pPr>
              <w:pStyle w:val="TableCellCalendarSubject"/>
            </w:pPr>
            <w:r>
              <w:t>Sociology</w:t>
            </w:r>
          </w:p>
          <w:p w14:paraId="2EED89BA" w14:textId="77777777" w:rsidR="001A20E6" w:rsidRDefault="00000000">
            <w:pPr>
              <w:pStyle w:val="TableCellCalendarSubject"/>
            </w:pPr>
            <w:r>
              <w:t>History-Modern</w:t>
            </w:r>
          </w:p>
        </w:tc>
        <w:tc>
          <w:tcPr>
            <w:tcW w:w="700" w:type="pct"/>
            <w:tcMar>
              <w:top w:w="200" w:type="dxa"/>
              <w:left w:w="100" w:type="dxa"/>
              <w:bottom w:w="200" w:type="dxa"/>
              <w:right w:w="100" w:type="dxa"/>
            </w:tcMar>
          </w:tcPr>
          <w:p w14:paraId="69C962E9" w14:textId="77777777" w:rsidR="001A20E6" w:rsidRDefault="001A20E6"/>
        </w:tc>
        <w:tc>
          <w:tcPr>
            <w:tcW w:w="700" w:type="pct"/>
            <w:tcMar>
              <w:top w:w="200" w:type="dxa"/>
              <w:left w:w="100" w:type="dxa"/>
              <w:bottom w:w="200" w:type="dxa"/>
              <w:right w:w="100" w:type="dxa"/>
            </w:tcMar>
          </w:tcPr>
          <w:p w14:paraId="6DE46347" w14:textId="77777777" w:rsidR="001A20E6" w:rsidRDefault="001A20E6"/>
        </w:tc>
        <w:tc>
          <w:tcPr>
            <w:tcW w:w="700" w:type="pct"/>
            <w:tcMar>
              <w:top w:w="200" w:type="dxa"/>
              <w:left w:w="100" w:type="dxa"/>
              <w:bottom w:w="200" w:type="dxa"/>
              <w:right w:w="100" w:type="dxa"/>
            </w:tcMar>
          </w:tcPr>
          <w:p w14:paraId="6DC18470" w14:textId="77777777" w:rsidR="001A20E6" w:rsidRDefault="001A20E6"/>
        </w:tc>
        <w:tc>
          <w:tcPr>
            <w:tcW w:w="700" w:type="pct"/>
            <w:tcMar>
              <w:top w:w="200" w:type="dxa"/>
              <w:left w:w="100" w:type="dxa"/>
              <w:bottom w:w="200" w:type="dxa"/>
              <w:right w:w="100" w:type="dxa"/>
            </w:tcMar>
          </w:tcPr>
          <w:p w14:paraId="3402C13D" w14:textId="77777777" w:rsidR="001A20E6" w:rsidRDefault="001A20E6"/>
        </w:tc>
      </w:tr>
    </w:tbl>
    <w:p w14:paraId="0F820D6C" w14:textId="77777777" w:rsidR="001A20E6" w:rsidRDefault="001A20E6">
      <w:pPr>
        <w:spacing w:after="400"/>
      </w:pPr>
    </w:p>
    <w:p w14:paraId="0B49A1B5" w14:textId="77777777" w:rsidR="001A20E6" w:rsidRDefault="00000000">
      <w:pPr>
        <w:pStyle w:val="ResourceTitle"/>
      </w:pPr>
      <w:r>
        <w:t>📚 Resources for March 2026</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76DECAF5" w14:textId="77777777">
        <w:tc>
          <w:tcPr>
            <w:tcW w:w="1650" w:type="pct"/>
            <w:tcBorders>
              <w:bottom w:val="single" w:sz="2" w:space="0" w:color="D1D5DB"/>
              <w:right w:val="single" w:sz="2" w:space="0" w:color="D1D5DB"/>
            </w:tcBorders>
            <w:tcMar>
              <w:top w:w="200" w:type="dxa"/>
              <w:left w:w="150" w:type="dxa"/>
              <w:bottom w:w="200" w:type="dxa"/>
              <w:right w:w="150" w:type="dxa"/>
            </w:tcMar>
          </w:tcPr>
          <w:p w14:paraId="22CD5C72" w14:textId="77777777" w:rsidR="001A20E6" w:rsidRDefault="00000000">
            <w:pPr>
              <w:pStyle w:val="TableCellSubjectName"/>
            </w:pPr>
            <w:r>
              <w:t>Sociology</w:t>
            </w:r>
          </w:p>
          <w:p w14:paraId="3B604407" w14:textId="77777777" w:rsidR="001A20E6" w:rsidRDefault="00000000">
            <w:pPr>
              <w:pStyle w:val="TableCellCategoryTitle"/>
            </w:pPr>
            <w:r>
              <w:t>📝 Practice Materials</w:t>
            </w:r>
          </w:p>
          <w:p w14:paraId="771E8660" w14:textId="77777777" w:rsidR="001A20E6" w:rsidRDefault="00000000">
            <w:pPr>
              <w:pStyle w:val="TableCellResourceItem"/>
            </w:pPr>
            <w:r>
              <w:t>• La Excellence Sociology Material</w:t>
            </w:r>
          </w:p>
          <w:p w14:paraId="6915F5CD" w14:textId="77777777" w:rsidR="001A20E6" w:rsidRDefault="00000000">
            <w:pPr>
              <w:pStyle w:val="TableCellResourceItem"/>
            </w:pPr>
            <w:r>
              <w:t>• Mains RRP + Prelims RRP</w:t>
            </w:r>
          </w:p>
          <w:p w14:paraId="0A83AD17" w14:textId="77777777" w:rsidR="001A20E6" w:rsidRDefault="00000000">
            <w:pPr>
              <w:pStyle w:val="TableCellResourceItem"/>
            </w:pPr>
            <w:r>
              <w:t>• Prelims &amp; Mains Workbooks</w:t>
            </w:r>
          </w:p>
          <w:p w14:paraId="7894093E" w14:textId="77777777" w:rsidR="001A20E6" w:rsidRDefault="00000000">
            <w:pPr>
              <w:pStyle w:val="TableCellResourceItem"/>
            </w:pPr>
            <w:r>
              <w:t>• Previous Year Question Papers</w:t>
            </w:r>
          </w:p>
          <w:p w14:paraId="62339113" w14:textId="77777777" w:rsidR="001A20E6" w:rsidRDefault="00000000">
            <w:pPr>
              <w:pStyle w:val="TableCellResourceItem"/>
            </w:pPr>
            <w:r>
              <w:t>• Mock Tests</w:t>
            </w:r>
          </w:p>
          <w:p w14:paraId="6F5161FD" w14:textId="77777777" w:rsidR="001A20E6" w:rsidRDefault="00000000">
            <w:pPr>
              <w:pStyle w:val="TableCellResourceItem"/>
            </w:pPr>
            <w:r>
              <w:t>• La Excellence Indian Society Material</w:t>
            </w:r>
          </w:p>
          <w:p w14:paraId="202909D1" w14:textId="77777777" w:rsidR="001A20E6" w:rsidRDefault="00000000">
            <w:pPr>
              <w:pStyle w:val="TableCellResourceItem"/>
            </w:pPr>
            <w:r>
              <w:t>• Mains Workbook - Paper I</w:t>
            </w:r>
          </w:p>
          <w:p w14:paraId="616A67C6" w14:textId="77777777" w:rsidR="001A20E6" w:rsidRDefault="00000000">
            <w:pPr>
              <w:pStyle w:val="TableCellResourceItem"/>
            </w:pPr>
            <w:r>
              <w:t>• La Excellence Social Change Material</w:t>
            </w:r>
          </w:p>
          <w:p w14:paraId="4A1BF065" w14:textId="77777777" w:rsidR="001A20E6" w:rsidRDefault="00000000">
            <w:pPr>
              <w:pStyle w:val="TableCellResourceItem"/>
            </w:pPr>
            <w:r>
              <w:t>• Mains Workbook - Paper II</w:t>
            </w:r>
          </w:p>
          <w:p w14:paraId="2CE227E3" w14:textId="77777777" w:rsidR="001A20E6" w:rsidRDefault="00000000">
            <w:pPr>
              <w:pStyle w:val="TableCellResourceItem"/>
            </w:pPr>
            <w:r>
              <w:t>• La Excellence Sociology of Religion Material</w:t>
            </w:r>
          </w:p>
          <w:p w14:paraId="7B20F718" w14:textId="77777777" w:rsidR="001A20E6" w:rsidRDefault="00000000">
            <w:pPr>
              <w:pStyle w:val="TableCellResourceItem"/>
            </w:pPr>
            <w:r>
              <w:t>• Mains Workbook</w:t>
            </w:r>
          </w:p>
          <w:p w14:paraId="3AB4466F" w14:textId="77777777" w:rsidR="001A20E6" w:rsidRDefault="00000000">
            <w:pPr>
              <w:pStyle w:val="TableCellResourceItem"/>
            </w:pPr>
            <w:r>
              <w:t>• La Excellence Sociology of Education Material</w:t>
            </w:r>
          </w:p>
          <w:p w14:paraId="30FEEDC3" w14:textId="77777777" w:rsidR="001A20E6" w:rsidRDefault="00000000">
            <w:pPr>
              <w:pStyle w:val="TableCellResourceItem"/>
            </w:pPr>
            <w:r>
              <w:t>• Mains Workbook</w:t>
            </w:r>
          </w:p>
          <w:p w14:paraId="3EF418B9" w14:textId="77777777" w:rsidR="001A20E6" w:rsidRDefault="00000000">
            <w:pPr>
              <w:pStyle w:val="TableCellResourceItem"/>
            </w:pPr>
            <w:r>
              <w:t>• La Excellence Social Stratification Material</w:t>
            </w:r>
          </w:p>
          <w:p w14:paraId="3565449A" w14:textId="77777777" w:rsidR="001A20E6" w:rsidRDefault="00000000">
            <w:pPr>
              <w:pStyle w:val="TableCellResourceItem"/>
            </w:pPr>
            <w:r>
              <w:t>• Mains Workbook</w:t>
            </w:r>
          </w:p>
          <w:p w14:paraId="0905A828" w14:textId="77777777" w:rsidR="001A20E6" w:rsidRDefault="00000000">
            <w:pPr>
              <w:pStyle w:val="TableCellResourceItem"/>
            </w:pPr>
            <w:r>
              <w:t>• La Excellence Gender Studies Material</w:t>
            </w:r>
          </w:p>
          <w:p w14:paraId="3910C2B3" w14:textId="77777777" w:rsidR="001A20E6" w:rsidRDefault="00000000">
            <w:pPr>
              <w:pStyle w:val="TableCellResourceItem"/>
            </w:pPr>
            <w:r>
              <w:t>• Mains Workbook</w:t>
            </w:r>
          </w:p>
          <w:p w14:paraId="530A2165" w14:textId="77777777" w:rsidR="001A20E6" w:rsidRDefault="00000000">
            <w:pPr>
              <w:pStyle w:val="TableCellResourceItem"/>
            </w:pPr>
            <w:r>
              <w:t>• La Excellence Urban Sociology Material</w:t>
            </w:r>
          </w:p>
          <w:p w14:paraId="46B00DC3" w14:textId="77777777" w:rsidR="001A20E6" w:rsidRDefault="00000000">
            <w:pPr>
              <w:pStyle w:val="TableCellResourceItem"/>
            </w:pPr>
            <w:r>
              <w:t>• Mains Workbook</w:t>
            </w:r>
          </w:p>
          <w:p w14:paraId="6B0CC528" w14:textId="77777777" w:rsidR="001A20E6" w:rsidRDefault="00000000">
            <w:pPr>
              <w:pStyle w:val="TableCellResourceItem"/>
            </w:pPr>
            <w:r>
              <w:t>• La Excellence Rural Sociology Material</w:t>
            </w:r>
          </w:p>
          <w:p w14:paraId="63F48F22" w14:textId="77777777" w:rsidR="001A20E6" w:rsidRDefault="00000000">
            <w:pPr>
              <w:pStyle w:val="TableCellResourceItem"/>
            </w:pPr>
            <w:r>
              <w:t>• Mains Workbook</w:t>
            </w:r>
          </w:p>
          <w:p w14:paraId="3823F214" w14:textId="77777777" w:rsidR="001A20E6" w:rsidRDefault="00000000">
            <w:pPr>
              <w:pStyle w:val="TableCellResourceItem"/>
            </w:pPr>
            <w:r>
              <w:t>• La Excellence Social Movements Material</w:t>
            </w:r>
          </w:p>
          <w:p w14:paraId="560AC43A" w14:textId="77777777" w:rsidR="001A20E6" w:rsidRDefault="00000000">
            <w:pPr>
              <w:pStyle w:val="TableCellResourceItem"/>
            </w:pPr>
            <w:r>
              <w:t>• Mains Workbook</w:t>
            </w:r>
          </w:p>
          <w:p w14:paraId="7616D28A" w14:textId="77777777" w:rsidR="001A20E6" w:rsidRDefault="00000000">
            <w:pPr>
              <w:pStyle w:val="TableCellResourceItem"/>
            </w:pPr>
            <w:r>
              <w:t>• La Excellence Sociology of Health Material</w:t>
            </w:r>
          </w:p>
          <w:p w14:paraId="6497E06E" w14:textId="77777777" w:rsidR="001A20E6" w:rsidRDefault="00000000">
            <w:pPr>
              <w:pStyle w:val="TableCellResourceItem"/>
            </w:pPr>
            <w:r>
              <w:t>• Mains Workbook</w:t>
            </w:r>
          </w:p>
          <w:p w14:paraId="3189D62C" w14:textId="77777777" w:rsidR="001A20E6" w:rsidRDefault="00000000">
            <w:pPr>
              <w:pStyle w:val="TableCellResourceItem"/>
            </w:pPr>
            <w:r>
              <w:t>• La Excellence Sociology of Law Material</w:t>
            </w:r>
          </w:p>
          <w:p w14:paraId="0FEA1347" w14:textId="77777777" w:rsidR="001A20E6" w:rsidRDefault="00000000">
            <w:pPr>
              <w:pStyle w:val="TableCellResourceItem"/>
            </w:pPr>
            <w:r>
              <w:t>• Mains Workbook</w:t>
            </w:r>
          </w:p>
          <w:p w14:paraId="21F25499" w14:textId="77777777" w:rsidR="001A20E6" w:rsidRDefault="00000000">
            <w:pPr>
              <w:pStyle w:val="TableCellResourceItem"/>
            </w:pPr>
            <w:r>
              <w:t>• La Excellence Sociology of Media Material</w:t>
            </w:r>
          </w:p>
          <w:p w14:paraId="68A44832" w14:textId="77777777" w:rsidR="001A20E6" w:rsidRDefault="00000000">
            <w:pPr>
              <w:pStyle w:val="TableCellResourceItem"/>
            </w:pPr>
            <w:r>
              <w:t>• Mains Workbook</w:t>
            </w:r>
          </w:p>
          <w:p w14:paraId="0172A579" w14:textId="77777777" w:rsidR="001A20E6" w:rsidRDefault="00000000">
            <w:pPr>
              <w:pStyle w:val="TableCellResourceItem"/>
            </w:pPr>
            <w:r>
              <w:t>• La Excellence Sociology of Science Material</w:t>
            </w:r>
          </w:p>
          <w:p w14:paraId="2642B760" w14:textId="77777777" w:rsidR="001A20E6" w:rsidRDefault="00000000">
            <w:pPr>
              <w:pStyle w:val="TableCellResourceItem"/>
            </w:pPr>
            <w:r>
              <w:t>• Mains Workbook</w:t>
            </w:r>
          </w:p>
          <w:p w14:paraId="68819BFD" w14:textId="77777777" w:rsidR="001A20E6" w:rsidRDefault="00000000">
            <w:pPr>
              <w:pStyle w:val="TableCellResourceItem"/>
            </w:pPr>
            <w:r>
              <w:t>• La Excellence Sociology of Environment Material</w:t>
            </w:r>
          </w:p>
          <w:p w14:paraId="4F4A3481" w14:textId="77777777" w:rsidR="001A20E6" w:rsidRDefault="00000000">
            <w:pPr>
              <w:pStyle w:val="TableCellResourceItem"/>
            </w:pPr>
            <w:r>
              <w:t>• Mains Workbook</w:t>
            </w:r>
          </w:p>
          <w:p w14:paraId="6CCD1732" w14:textId="77777777" w:rsidR="001A20E6" w:rsidRDefault="00000000">
            <w:pPr>
              <w:pStyle w:val="TableCellResourceItem"/>
            </w:pPr>
            <w:r>
              <w:t>• La Excellence Sociology of Globalization Material</w:t>
            </w:r>
          </w:p>
          <w:p w14:paraId="12FFCD4E" w14:textId="77777777" w:rsidR="001A20E6" w:rsidRDefault="00000000">
            <w:pPr>
              <w:pStyle w:val="TableCellResourceItem"/>
            </w:pPr>
            <w:r>
              <w:t>• Mains Workbook</w:t>
            </w:r>
          </w:p>
          <w:p w14:paraId="7A73F1A3" w14:textId="77777777" w:rsidR="001A20E6" w:rsidRDefault="00000000">
            <w:pPr>
              <w:pStyle w:val="TableCellResourceItem"/>
            </w:pPr>
            <w:r>
              <w:t>• La Excellence Sociology of Work Material</w:t>
            </w:r>
          </w:p>
          <w:p w14:paraId="4D0A0548" w14:textId="77777777" w:rsidR="001A20E6" w:rsidRDefault="00000000">
            <w:pPr>
              <w:pStyle w:val="TableCellResourceItem"/>
            </w:pPr>
            <w:r>
              <w:t>• Mains Workbook</w:t>
            </w:r>
          </w:p>
          <w:p w14:paraId="147979CB" w14:textId="77777777" w:rsidR="001A20E6" w:rsidRDefault="00000000">
            <w:pPr>
              <w:pStyle w:val="TableCellCategoryTitle"/>
            </w:pPr>
            <w:r>
              <w:t>📰 Current Affairs</w:t>
            </w:r>
          </w:p>
          <w:p w14:paraId="13422409" w14:textId="77777777" w:rsidR="001A20E6" w:rsidRDefault="00000000">
            <w:pPr>
              <w:pStyle w:val="TableCellResourceItem"/>
            </w:pPr>
            <w:r>
              <w:t>• Indian Sociological Review</w:t>
            </w:r>
          </w:p>
          <w:p w14:paraId="6B6D2517" w14:textId="77777777" w:rsidR="001A20E6" w:rsidRDefault="00000000">
            <w:pPr>
              <w:pStyle w:val="TableCellResourceItem"/>
            </w:pPr>
            <w:r>
              <w:t>• Economic and Political Weekly (EPW)</w:t>
            </w:r>
          </w:p>
          <w:p w14:paraId="5534C98F" w14:textId="77777777" w:rsidR="001A20E6" w:rsidRDefault="00000000">
            <w:pPr>
              <w:pStyle w:val="TableCellResourceItem"/>
            </w:pPr>
            <w:r>
              <w:t>• Newspapers (The Hindu, Indian Express - Social issues)</w:t>
            </w:r>
          </w:p>
          <w:p w14:paraId="6525437F" w14:textId="77777777" w:rsidR="001A20E6" w:rsidRDefault="00000000">
            <w:pPr>
              <w:pStyle w:val="TableCellResourceItem"/>
            </w:pPr>
            <w:r>
              <w:t>• Yojana Magazine</w:t>
            </w:r>
          </w:p>
          <w:p w14:paraId="619B4317" w14:textId="77777777" w:rsidR="001A20E6" w:rsidRDefault="00000000">
            <w:pPr>
              <w:pStyle w:val="TableCellResourceItem"/>
            </w:pPr>
            <w:r>
              <w:t>• Kurukshetra Magazine</w:t>
            </w:r>
          </w:p>
          <w:p w14:paraId="1C69AF09" w14:textId="77777777" w:rsidR="001A20E6" w:rsidRDefault="00000000">
            <w:pPr>
              <w:pStyle w:val="TableCellResourceItem"/>
            </w:pPr>
            <w:r>
              <w:t>• Social Watch India Reports</w:t>
            </w:r>
          </w:p>
          <w:p w14:paraId="1D6CB268" w14:textId="77777777" w:rsidR="001A20E6" w:rsidRDefault="00000000">
            <w:pPr>
              <w:pStyle w:val="TableCellResourceItem"/>
            </w:pPr>
            <w:r>
              <w:t>• NSSO Reports</w:t>
            </w:r>
          </w:p>
          <w:p w14:paraId="6E04F3DB" w14:textId="77777777" w:rsidR="001A20E6" w:rsidRDefault="00000000">
            <w:pPr>
              <w:pStyle w:val="TableCellResourceItem"/>
            </w:pPr>
            <w:r>
              <w:t>• NFHS Reports</w:t>
            </w:r>
          </w:p>
          <w:p w14:paraId="4F0BFB9D" w14:textId="77777777" w:rsidR="001A20E6" w:rsidRDefault="00000000">
            <w:pPr>
              <w:pStyle w:val="TableCellResourceItem"/>
            </w:pPr>
            <w:r>
              <w:t>• EPW Articles on Indian Society</w:t>
            </w:r>
          </w:p>
          <w:p w14:paraId="19C094D2" w14:textId="77777777" w:rsidR="001A20E6" w:rsidRDefault="00000000">
            <w:pPr>
              <w:pStyle w:val="TableCellResourceItem"/>
            </w:pPr>
            <w:r>
              <w:t>• Census Reports</w:t>
            </w:r>
          </w:p>
          <w:p w14:paraId="0C1A0D84" w14:textId="77777777" w:rsidR="001A20E6" w:rsidRDefault="00000000">
            <w:pPr>
              <w:pStyle w:val="TableCellResourceItem"/>
            </w:pPr>
            <w:r>
              <w:t>• Social Development Reports</w:t>
            </w:r>
          </w:p>
          <w:p w14:paraId="5E853088" w14:textId="77777777" w:rsidR="001A20E6" w:rsidRDefault="00000000">
            <w:pPr>
              <w:pStyle w:val="TableCellResourceItem"/>
            </w:pPr>
            <w:r>
              <w:t>• Planning Commission Reports</w:t>
            </w:r>
          </w:p>
          <w:p w14:paraId="36A3B85C" w14:textId="77777777" w:rsidR="001A20E6" w:rsidRDefault="00000000">
            <w:pPr>
              <w:pStyle w:val="TableCellResourceItem"/>
            </w:pPr>
            <w:r>
              <w:t>• NITI Aayog Reports</w:t>
            </w:r>
          </w:p>
          <w:p w14:paraId="41E46AED" w14:textId="77777777" w:rsidR="001A20E6" w:rsidRDefault="00000000">
            <w:pPr>
              <w:pStyle w:val="TableCellResourceItem"/>
            </w:pPr>
            <w:r>
              <w:t>• World Bank Reports on India</w:t>
            </w:r>
          </w:p>
          <w:p w14:paraId="72E6E734" w14:textId="77777777" w:rsidR="001A20E6" w:rsidRDefault="00000000">
            <w:pPr>
              <w:pStyle w:val="TableCellResourceItem"/>
            </w:pPr>
            <w:r>
              <w:t>• Religious Demographics Reports</w:t>
            </w:r>
          </w:p>
          <w:p w14:paraId="1F409F51" w14:textId="77777777" w:rsidR="001A20E6" w:rsidRDefault="00000000">
            <w:pPr>
              <w:pStyle w:val="TableCellResourceItem"/>
            </w:pPr>
            <w:r>
              <w:t>• Minority Commission Reports</w:t>
            </w:r>
          </w:p>
          <w:p w14:paraId="0D2CAFC9" w14:textId="77777777" w:rsidR="001A20E6" w:rsidRDefault="00000000">
            <w:pPr>
              <w:pStyle w:val="TableCellResourceItem"/>
            </w:pPr>
            <w:r>
              <w:t>• ASER Reports</w:t>
            </w:r>
          </w:p>
          <w:p w14:paraId="06605ED5" w14:textId="77777777" w:rsidR="001A20E6" w:rsidRDefault="00000000">
            <w:pPr>
              <w:pStyle w:val="TableCellResourceItem"/>
            </w:pPr>
            <w:r>
              <w:t>• NEP 2020</w:t>
            </w:r>
          </w:p>
          <w:p w14:paraId="3A22B652" w14:textId="77777777" w:rsidR="001A20E6" w:rsidRDefault="00000000">
            <w:pPr>
              <w:pStyle w:val="TableCellResourceItem"/>
            </w:pPr>
            <w:r>
              <w:t>• Education Statistics Reports</w:t>
            </w:r>
          </w:p>
          <w:p w14:paraId="60B93051" w14:textId="77777777" w:rsidR="001A20E6" w:rsidRDefault="00000000">
            <w:pPr>
              <w:pStyle w:val="TableCellResourceItem"/>
            </w:pPr>
            <w:r>
              <w:t>• Sachar Committee Report</w:t>
            </w:r>
          </w:p>
          <w:p w14:paraId="3B7F8D09" w14:textId="77777777" w:rsidR="001A20E6" w:rsidRDefault="00000000">
            <w:pPr>
              <w:pStyle w:val="TableCellResourceItem"/>
            </w:pPr>
            <w:r>
              <w:t>• Mandal Commission Report</w:t>
            </w:r>
          </w:p>
          <w:p w14:paraId="2752648B" w14:textId="77777777" w:rsidR="001A20E6" w:rsidRDefault="00000000">
            <w:pPr>
              <w:pStyle w:val="TableCellResourceItem"/>
            </w:pPr>
            <w:r>
              <w:t>• Caste Census Data</w:t>
            </w:r>
          </w:p>
          <w:p w14:paraId="1EE7ECE8" w14:textId="77777777" w:rsidR="001A20E6" w:rsidRDefault="00000000">
            <w:pPr>
              <w:pStyle w:val="TableCellResourceItem"/>
            </w:pPr>
            <w:r>
              <w:t>• Gender Budget Reports</w:t>
            </w:r>
          </w:p>
          <w:p w14:paraId="427853E7" w14:textId="77777777" w:rsidR="001A20E6" w:rsidRDefault="00000000">
            <w:pPr>
              <w:pStyle w:val="TableCellResourceItem"/>
            </w:pPr>
            <w:r>
              <w:t>• Women and Child Development Ministry Reports</w:t>
            </w:r>
          </w:p>
          <w:p w14:paraId="1D3793AC" w14:textId="77777777" w:rsidR="001A20E6" w:rsidRDefault="00000000">
            <w:pPr>
              <w:pStyle w:val="TableCellResourceItem"/>
            </w:pPr>
            <w:r>
              <w:t>• NFHS Gender Data</w:t>
            </w:r>
          </w:p>
          <w:p w14:paraId="7828DD49" w14:textId="77777777" w:rsidR="001A20E6" w:rsidRDefault="00000000">
            <w:pPr>
              <w:pStyle w:val="TableCellResourceItem"/>
            </w:pPr>
            <w:r>
              <w:t>• Census Urban Data</w:t>
            </w:r>
          </w:p>
          <w:p w14:paraId="52BE3560" w14:textId="77777777" w:rsidR="001A20E6" w:rsidRDefault="00000000">
            <w:pPr>
              <w:pStyle w:val="TableCellResourceItem"/>
            </w:pPr>
            <w:r>
              <w:t>• Smart Cities Mission Reports</w:t>
            </w:r>
          </w:p>
          <w:p w14:paraId="66128774" w14:textId="77777777" w:rsidR="001A20E6" w:rsidRDefault="00000000">
            <w:pPr>
              <w:pStyle w:val="TableCellResourceItem"/>
            </w:pPr>
            <w:r>
              <w:t>• Urban Development Ministry Reports</w:t>
            </w:r>
          </w:p>
          <w:p w14:paraId="6FE35656" w14:textId="77777777" w:rsidR="001A20E6" w:rsidRDefault="00000000">
            <w:pPr>
              <w:pStyle w:val="TableCellResourceItem"/>
            </w:pPr>
            <w:r>
              <w:t>• Rural Development Ministry Reports</w:t>
            </w:r>
          </w:p>
          <w:p w14:paraId="7F742257" w14:textId="77777777" w:rsidR="001A20E6" w:rsidRDefault="00000000">
            <w:pPr>
              <w:pStyle w:val="TableCellResourceItem"/>
            </w:pPr>
            <w:r>
              <w:t>• MGNREGA Reports</w:t>
            </w:r>
          </w:p>
          <w:p w14:paraId="2556629C" w14:textId="77777777" w:rsidR="001A20E6" w:rsidRDefault="00000000">
            <w:pPr>
              <w:pStyle w:val="TableCellResourceItem"/>
            </w:pPr>
            <w:r>
              <w:t>• Panchayati Raj Statistics</w:t>
            </w:r>
          </w:p>
          <w:p w14:paraId="7E11D003" w14:textId="77777777" w:rsidR="001A20E6" w:rsidRDefault="00000000">
            <w:pPr>
              <w:pStyle w:val="TableCellResourceItem"/>
            </w:pPr>
            <w:r>
              <w:t>• Social Movement Case Studies</w:t>
            </w:r>
          </w:p>
          <w:p w14:paraId="0C65FF06" w14:textId="77777777" w:rsidR="001A20E6" w:rsidRDefault="00000000">
            <w:pPr>
              <w:pStyle w:val="TableCellResourceItem"/>
            </w:pPr>
            <w:r>
              <w:t>• Civil Society Reports</w:t>
            </w:r>
          </w:p>
          <w:p w14:paraId="3FF54D4A" w14:textId="77777777" w:rsidR="001A20E6" w:rsidRDefault="00000000">
            <w:pPr>
              <w:pStyle w:val="TableCellResourceItem"/>
            </w:pPr>
            <w:r>
              <w:t>• Human Rights Reports</w:t>
            </w:r>
          </w:p>
          <w:p w14:paraId="40A2EDFE" w14:textId="77777777" w:rsidR="001A20E6" w:rsidRDefault="00000000">
            <w:pPr>
              <w:pStyle w:val="TableCellResourceItem"/>
            </w:pPr>
            <w:r>
              <w:t>• Health Ministry Reports</w:t>
            </w:r>
          </w:p>
          <w:p w14:paraId="45910882" w14:textId="77777777" w:rsidR="001A20E6" w:rsidRDefault="00000000">
            <w:pPr>
              <w:pStyle w:val="TableCellResourceItem"/>
            </w:pPr>
            <w:r>
              <w:t>• WHO Reports on India</w:t>
            </w:r>
          </w:p>
          <w:p w14:paraId="680037E5" w14:textId="77777777" w:rsidR="001A20E6" w:rsidRDefault="00000000">
            <w:pPr>
              <w:pStyle w:val="TableCellResourceItem"/>
            </w:pPr>
            <w:r>
              <w:t>• Ayushman Bharat Reports</w:t>
            </w:r>
          </w:p>
          <w:p w14:paraId="6B6D2FC5" w14:textId="77777777" w:rsidR="001A20E6" w:rsidRDefault="00000000">
            <w:pPr>
              <w:pStyle w:val="TableCellResourceItem"/>
            </w:pPr>
            <w:r>
              <w:t>• Law Commission Reports</w:t>
            </w:r>
          </w:p>
          <w:p w14:paraId="56CE81C4" w14:textId="77777777" w:rsidR="001A20E6" w:rsidRDefault="00000000">
            <w:pPr>
              <w:pStyle w:val="TableCellResourceItem"/>
            </w:pPr>
            <w:r>
              <w:t>• Supreme Court Judgments</w:t>
            </w:r>
          </w:p>
          <w:p w14:paraId="4B5516F1" w14:textId="77777777" w:rsidR="001A20E6" w:rsidRDefault="00000000">
            <w:pPr>
              <w:pStyle w:val="TableCellResourceItem"/>
            </w:pPr>
            <w:r>
              <w:t>• Legal Aid Reports</w:t>
            </w:r>
          </w:p>
          <w:p w14:paraId="1A5DF41E" w14:textId="77777777" w:rsidR="001A20E6" w:rsidRDefault="00000000">
            <w:pPr>
              <w:pStyle w:val="TableCellResourceItem"/>
            </w:pPr>
            <w:r>
              <w:t>• Media Reports</w:t>
            </w:r>
          </w:p>
          <w:p w14:paraId="216AF133" w14:textId="77777777" w:rsidR="001A20E6" w:rsidRDefault="00000000">
            <w:pPr>
              <w:pStyle w:val="TableCellResourceItem"/>
            </w:pPr>
            <w:r>
              <w:t>• Broadcasting Ministry Reports</w:t>
            </w:r>
          </w:p>
          <w:p w14:paraId="1EB40440" w14:textId="77777777" w:rsidR="001A20E6" w:rsidRDefault="00000000">
            <w:pPr>
              <w:pStyle w:val="TableCellResourceItem"/>
            </w:pPr>
            <w:r>
              <w:t>• Social Media Impact Studies</w:t>
            </w:r>
          </w:p>
          <w:p w14:paraId="7B13D31A" w14:textId="77777777" w:rsidR="001A20E6" w:rsidRDefault="00000000">
            <w:pPr>
              <w:pStyle w:val="TableCellResourceItem"/>
            </w:pPr>
            <w:r>
              <w:t>• Science and Technology Ministry Reports</w:t>
            </w:r>
          </w:p>
          <w:p w14:paraId="42969411" w14:textId="77777777" w:rsidR="001A20E6" w:rsidRDefault="00000000">
            <w:pPr>
              <w:pStyle w:val="TableCellResourceItem"/>
            </w:pPr>
            <w:r>
              <w:t>• ISRO Reports</w:t>
            </w:r>
          </w:p>
          <w:p w14:paraId="25BB212D" w14:textId="77777777" w:rsidR="001A20E6" w:rsidRDefault="00000000">
            <w:pPr>
              <w:pStyle w:val="TableCellResourceItem"/>
            </w:pPr>
            <w:r>
              <w:t>• Digital India Reports</w:t>
            </w:r>
          </w:p>
          <w:p w14:paraId="16F47C63" w14:textId="77777777" w:rsidR="001A20E6" w:rsidRDefault="00000000">
            <w:pPr>
              <w:pStyle w:val="TableCellResourceItem"/>
            </w:pPr>
            <w:r>
              <w:t>• Environment Ministry Reports</w:t>
            </w:r>
          </w:p>
          <w:p w14:paraId="3C54AEEB" w14:textId="77777777" w:rsidR="001A20E6" w:rsidRDefault="00000000">
            <w:pPr>
              <w:pStyle w:val="TableCellResourceItem"/>
            </w:pPr>
            <w:r>
              <w:t>• Climate Change Reports</w:t>
            </w:r>
          </w:p>
          <w:p w14:paraId="17C735C1" w14:textId="77777777" w:rsidR="001A20E6" w:rsidRDefault="00000000">
            <w:pPr>
              <w:pStyle w:val="TableCellResourceItem"/>
            </w:pPr>
            <w:r>
              <w:t>• Sustainable Development Reports</w:t>
            </w:r>
          </w:p>
          <w:p w14:paraId="5065F26C" w14:textId="77777777" w:rsidR="001A20E6" w:rsidRDefault="00000000">
            <w:pPr>
              <w:pStyle w:val="TableCellResourceItem"/>
            </w:pPr>
            <w:r>
              <w:t>• WTO Reports</w:t>
            </w:r>
          </w:p>
          <w:p w14:paraId="7211F3BF" w14:textId="77777777" w:rsidR="001A20E6" w:rsidRDefault="00000000">
            <w:pPr>
              <w:pStyle w:val="TableCellResourceItem"/>
            </w:pPr>
            <w:r>
              <w:t>• Globalization Impact Studies</w:t>
            </w:r>
          </w:p>
          <w:p w14:paraId="35C0D069" w14:textId="77777777" w:rsidR="001A20E6" w:rsidRDefault="00000000">
            <w:pPr>
              <w:pStyle w:val="TableCellResourceItem"/>
            </w:pPr>
            <w:r>
              <w:t>• International Migration Reports</w:t>
            </w:r>
          </w:p>
          <w:p w14:paraId="410826E2" w14:textId="77777777" w:rsidR="001A20E6" w:rsidRDefault="00000000">
            <w:pPr>
              <w:pStyle w:val="TableCellResourceItem"/>
            </w:pPr>
            <w:r>
              <w:t>• Labor Ministry Reports</w:t>
            </w:r>
          </w:p>
          <w:p w14:paraId="70C884AA" w14:textId="77777777" w:rsidR="001A20E6" w:rsidRDefault="00000000">
            <w:pPr>
              <w:pStyle w:val="TableCellResourceItem"/>
            </w:pPr>
            <w:r>
              <w:t>• Industrial Relations Reports</w:t>
            </w:r>
          </w:p>
          <w:p w14:paraId="5796626C"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3F4A9C08" w14:textId="77777777" w:rsidR="001A20E6" w:rsidRDefault="00000000">
            <w:pPr>
              <w:pStyle w:val="TableCellSubjectName"/>
            </w:pPr>
            <w:r>
              <w:t>History-Modern</w:t>
            </w:r>
          </w:p>
          <w:p w14:paraId="2C50ADBB" w14:textId="77777777" w:rsidR="001A20E6" w:rsidRDefault="00000000">
            <w:pPr>
              <w:pStyle w:val="TableCellCategoryTitle"/>
            </w:pPr>
            <w:r>
              <w:t>📚 Primary Books</w:t>
            </w:r>
          </w:p>
          <w:p w14:paraId="2E25BC12" w14:textId="77777777" w:rsidR="001A20E6" w:rsidRDefault="00000000">
            <w:pPr>
              <w:pStyle w:val="TableCellResourceItem"/>
            </w:pPr>
            <w:r>
              <w:t>• NCERT Class VIII - Our Past - III - How, When and Where</w:t>
            </w:r>
          </w:p>
          <w:p w14:paraId="78ACCFE8" w14:textId="77777777" w:rsidR="001A20E6" w:rsidRDefault="00000000">
            <w:pPr>
              <w:pStyle w:val="TableCellResourceItem"/>
            </w:pPr>
            <w:r>
              <w:t>• Old NCERT - Modern India by Bipan Chandra - The Decline of the Mughal Empire</w:t>
            </w:r>
          </w:p>
          <w:p w14:paraId="18B10187" w14:textId="77777777" w:rsidR="001A20E6" w:rsidRDefault="00000000">
            <w:pPr>
              <w:pStyle w:val="TableCellCategoryTitle"/>
            </w:pPr>
            <w:r>
              <w:t>📝 Practice Materials</w:t>
            </w:r>
          </w:p>
          <w:p w14:paraId="59945076" w14:textId="77777777" w:rsidR="001A20E6" w:rsidRDefault="00000000">
            <w:pPr>
              <w:pStyle w:val="TableCellResourceItem"/>
            </w:pPr>
            <w:r>
              <w:t>• La Excellence Modern History Material</w:t>
            </w:r>
          </w:p>
          <w:p w14:paraId="29DFB674" w14:textId="77777777" w:rsidR="001A20E6" w:rsidRDefault="00000000">
            <w:pPr>
              <w:pStyle w:val="TableCellResourceItem"/>
            </w:pPr>
            <w:r>
              <w:t>• Prelims &amp; Mains Workbooks</w:t>
            </w:r>
          </w:p>
          <w:p w14:paraId="06675616" w14:textId="77777777" w:rsidR="001A20E6" w:rsidRDefault="00000000">
            <w:pPr>
              <w:pStyle w:val="TableCellCategoryTitle"/>
            </w:pPr>
            <w:r>
              <w:t>📰 Current Affairs</w:t>
            </w:r>
          </w:p>
          <w:p w14:paraId="455E4A95" w14:textId="77777777" w:rsidR="001A20E6" w:rsidRDefault="00000000">
            <w:pPr>
              <w:pStyle w:val="TableCellResourceItem"/>
            </w:pPr>
            <w:r>
              <w:t>• Newspapers (IE – Explained History columns)</w:t>
            </w:r>
          </w:p>
        </w:tc>
        <w:tc>
          <w:tcPr>
            <w:tcW w:w="1650" w:type="pct"/>
          </w:tcPr>
          <w:p w14:paraId="4D5FFFA2" w14:textId="77777777" w:rsidR="001A20E6" w:rsidRDefault="001A20E6"/>
        </w:tc>
      </w:tr>
    </w:tbl>
    <w:p w14:paraId="5C1D026D" w14:textId="77777777" w:rsidR="001A20E6" w:rsidRDefault="001A20E6">
      <w:pPr>
        <w:spacing w:after="400"/>
      </w:pPr>
    </w:p>
    <w:p w14:paraId="5FF2FF50"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66A6C5FE" w14:textId="77777777">
        <w:tc>
          <w:tcPr>
            <w:tcW w:w="2500" w:type="pct"/>
            <w:tcMar>
              <w:top w:w="0" w:type="dxa"/>
              <w:left w:w="0" w:type="dxa"/>
              <w:bottom w:w="0" w:type="dxa"/>
              <w:right w:w="0" w:type="dxa"/>
            </w:tcMar>
          </w:tcPr>
          <w:p w14:paraId="0839999A" w14:textId="77777777" w:rsidR="001A20E6" w:rsidRDefault="00000000">
            <w:pPr>
              <w:pStyle w:val="WeekTitle"/>
            </w:pPr>
            <w:r>
              <w:rPr>
                <w:color w:val="15803D"/>
              </w:rPr>
              <w:t>📅 Mar 01 - Mar 07, 2026</w:t>
            </w:r>
          </w:p>
        </w:tc>
        <w:tc>
          <w:tcPr>
            <w:tcW w:w="2500" w:type="pct"/>
            <w:tcMar>
              <w:top w:w="0" w:type="dxa"/>
              <w:left w:w="0" w:type="dxa"/>
              <w:bottom w:w="0" w:type="dxa"/>
              <w:right w:w="0" w:type="dxa"/>
            </w:tcMar>
          </w:tcPr>
          <w:p w14:paraId="24C64DE3" w14:textId="77777777" w:rsidR="001A20E6" w:rsidRDefault="00000000">
            <w:pPr>
              <w:pStyle w:val="WeekCycleName"/>
            </w:pPr>
            <w:r>
              <w:rPr>
                <w:color w:val="15803D"/>
              </w:rPr>
              <w:t>C2</w:t>
            </w:r>
          </w:p>
        </w:tc>
      </w:tr>
    </w:tbl>
    <w:p w14:paraId="27069AE2"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0C422158" w14:textId="77777777">
        <w:tc>
          <w:tcPr>
            <w:tcW w:w="700" w:type="pct"/>
            <w:shd w:val="clear" w:color="auto" w:fill="DCFCE7"/>
            <w:tcMar>
              <w:top w:w="200" w:type="dxa"/>
              <w:left w:w="100" w:type="dxa"/>
              <w:bottom w:w="200" w:type="dxa"/>
              <w:right w:w="100" w:type="dxa"/>
            </w:tcMar>
          </w:tcPr>
          <w:p w14:paraId="4370A25F" w14:textId="77777777" w:rsidR="001A20E6" w:rsidRDefault="00000000">
            <w:pPr>
              <w:pStyle w:val="TableCellCalendarDayHeader"/>
            </w:pPr>
            <w:r>
              <w:rPr>
                <w:color w:val="15803D"/>
              </w:rPr>
              <w:t>Sunday</w:t>
            </w:r>
          </w:p>
          <w:p w14:paraId="53120149" w14:textId="77777777" w:rsidR="001A20E6" w:rsidRDefault="00000000">
            <w:pPr>
              <w:pStyle w:val="TableCellCalendarDateHeader"/>
            </w:pPr>
            <w:r>
              <w:rPr>
                <w:color w:val="15803D"/>
              </w:rPr>
              <w:t>Mar 01</w:t>
            </w:r>
          </w:p>
          <w:p w14:paraId="74C82123"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3CAC30D4" w14:textId="77777777" w:rsidR="001A20E6" w:rsidRDefault="00000000">
            <w:pPr>
              <w:pStyle w:val="TableCellCalendarDayHeader"/>
            </w:pPr>
            <w:r>
              <w:rPr>
                <w:color w:val="15803D"/>
              </w:rPr>
              <w:t>Monday</w:t>
            </w:r>
          </w:p>
          <w:p w14:paraId="34DA0B42" w14:textId="77777777" w:rsidR="001A20E6" w:rsidRDefault="00000000">
            <w:pPr>
              <w:pStyle w:val="TableCellCalendarDateHeader"/>
            </w:pPr>
            <w:r>
              <w:rPr>
                <w:color w:val="15803D"/>
              </w:rPr>
              <w:t>Mar 02</w:t>
            </w:r>
          </w:p>
          <w:p w14:paraId="2BEEBF71"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1330B13" w14:textId="77777777" w:rsidR="001A20E6" w:rsidRDefault="00000000">
            <w:pPr>
              <w:pStyle w:val="TableCellCalendarDayHeader"/>
            </w:pPr>
            <w:r>
              <w:rPr>
                <w:color w:val="15803D"/>
              </w:rPr>
              <w:t>Tuesday</w:t>
            </w:r>
          </w:p>
          <w:p w14:paraId="1E3C9426" w14:textId="77777777" w:rsidR="001A20E6" w:rsidRDefault="00000000">
            <w:pPr>
              <w:pStyle w:val="TableCellCalendarDateHeader"/>
            </w:pPr>
            <w:r>
              <w:rPr>
                <w:color w:val="15803D"/>
              </w:rPr>
              <w:t>Mar 03</w:t>
            </w:r>
          </w:p>
          <w:p w14:paraId="150C2AC8"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ED209BF" w14:textId="77777777" w:rsidR="001A20E6" w:rsidRDefault="00000000">
            <w:pPr>
              <w:pStyle w:val="TableCellCalendarDayHeader"/>
            </w:pPr>
            <w:r>
              <w:rPr>
                <w:color w:val="15803D"/>
              </w:rPr>
              <w:t>Wednesday</w:t>
            </w:r>
          </w:p>
          <w:p w14:paraId="2ACCA05E" w14:textId="77777777" w:rsidR="001A20E6" w:rsidRDefault="00000000">
            <w:pPr>
              <w:pStyle w:val="TableCellCalendarDateHeader"/>
            </w:pPr>
            <w:r>
              <w:rPr>
                <w:color w:val="15803D"/>
              </w:rPr>
              <w:t>Mar 04</w:t>
            </w:r>
          </w:p>
          <w:p w14:paraId="07310C48"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7FB0E4FB" w14:textId="77777777" w:rsidR="001A20E6" w:rsidRDefault="00000000">
            <w:pPr>
              <w:pStyle w:val="TableCellCalendarDayHeader"/>
            </w:pPr>
            <w:r>
              <w:rPr>
                <w:color w:val="15803D"/>
              </w:rPr>
              <w:t>Thursday</w:t>
            </w:r>
          </w:p>
          <w:p w14:paraId="404D69EE" w14:textId="77777777" w:rsidR="001A20E6" w:rsidRDefault="00000000">
            <w:pPr>
              <w:pStyle w:val="TableCellCalendarDateHeader"/>
            </w:pPr>
            <w:r>
              <w:rPr>
                <w:color w:val="15803D"/>
              </w:rPr>
              <w:t>Mar 05</w:t>
            </w:r>
          </w:p>
          <w:p w14:paraId="74E5B18A"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AD8F26C" w14:textId="77777777" w:rsidR="001A20E6" w:rsidRDefault="00000000">
            <w:pPr>
              <w:pStyle w:val="TableCellCalendarDayHeader"/>
            </w:pPr>
            <w:r>
              <w:rPr>
                <w:color w:val="15803D"/>
              </w:rPr>
              <w:t>Friday</w:t>
            </w:r>
          </w:p>
          <w:p w14:paraId="5FD8D34D" w14:textId="77777777" w:rsidR="001A20E6" w:rsidRDefault="00000000">
            <w:pPr>
              <w:pStyle w:val="TableCellCalendarDateHeader"/>
            </w:pPr>
            <w:r>
              <w:rPr>
                <w:color w:val="15803D"/>
              </w:rPr>
              <w:t>Mar 06</w:t>
            </w:r>
          </w:p>
          <w:p w14:paraId="1C2F2869"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582E0C26" w14:textId="77777777" w:rsidR="001A20E6" w:rsidRDefault="00000000">
            <w:pPr>
              <w:pStyle w:val="TableCellCalendarDayHeader"/>
            </w:pPr>
            <w:r>
              <w:rPr>
                <w:color w:val="F57C00"/>
              </w:rPr>
              <w:t>Saturday</w:t>
            </w:r>
          </w:p>
          <w:p w14:paraId="7994FCFF" w14:textId="77777777" w:rsidR="001A20E6" w:rsidRDefault="00000000">
            <w:pPr>
              <w:pStyle w:val="TableCellCalendarDateHeader"/>
            </w:pPr>
            <w:r>
              <w:rPr>
                <w:color w:val="F57C00"/>
              </w:rPr>
              <w:t>Mar 07</w:t>
            </w:r>
          </w:p>
          <w:p w14:paraId="63BAB1C1" w14:textId="77777777" w:rsidR="001A20E6" w:rsidRDefault="00000000">
            <w:pPr>
              <w:pStyle w:val="TableCellCatchupLabel"/>
            </w:pPr>
            <w:r>
              <w:rPr>
                <w:color w:val="F57C00"/>
              </w:rPr>
              <w:t>Catchup Day</w:t>
            </w:r>
          </w:p>
        </w:tc>
      </w:tr>
      <w:tr w:rsidR="001A20E6" w14:paraId="6FBD036D" w14:textId="77777777">
        <w:tc>
          <w:tcPr>
            <w:tcW w:w="700" w:type="pct"/>
            <w:shd w:val="clear" w:color="auto" w:fill="DCFCE7"/>
            <w:tcMar>
              <w:top w:w="150" w:type="dxa"/>
              <w:left w:w="100" w:type="dxa"/>
              <w:bottom w:w="150" w:type="dxa"/>
              <w:right w:w="100" w:type="dxa"/>
            </w:tcMar>
          </w:tcPr>
          <w:p w14:paraId="6005D37B" w14:textId="77777777" w:rsidR="001A20E6" w:rsidRDefault="00000000">
            <w:pPr>
              <w:pStyle w:val="TableCellTaskSubject"/>
            </w:pPr>
            <w:r>
              <w:t>Sociology</w:t>
            </w:r>
          </w:p>
          <w:p w14:paraId="5A8EFD75" w14:textId="77777777" w:rsidR="001A20E6" w:rsidRDefault="00000000">
            <w:pPr>
              <w:pStyle w:val="TableCellTaskDetails"/>
            </w:pPr>
            <w:r>
              <w:t>• Test - TEST — 3h</w:t>
            </w:r>
          </w:p>
          <w:p w14:paraId="3A9E614C"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69077ABF" w14:textId="77777777" w:rsidR="001A20E6" w:rsidRDefault="00000000">
            <w:pPr>
              <w:pStyle w:val="TableCellTaskSubject"/>
            </w:pPr>
            <w:r>
              <w:t>Sociology</w:t>
            </w:r>
          </w:p>
          <w:p w14:paraId="5EFCDEEE" w14:textId="77777777" w:rsidR="001A20E6" w:rsidRDefault="00000000">
            <w:pPr>
              <w:pStyle w:val="TableCellTaskDetails"/>
            </w:pPr>
            <w:r>
              <w:t>• Study - OPT-SOC/01 — 1h 30m</w:t>
            </w:r>
          </w:p>
          <w:p w14:paraId="26013FBB" w14:textId="77777777" w:rsidR="001A20E6" w:rsidRDefault="00000000">
            <w:pPr>
              <w:pStyle w:val="TableCellTaskBadge"/>
              <w:shd w:val="clear" w:color="auto" w:fill="E3F2FD"/>
            </w:pPr>
            <w:r>
              <w:rPr>
                <w:b/>
                <w:bCs/>
                <w:color w:val="1976D2"/>
              </w:rPr>
              <w:t>STUDY</w:t>
            </w:r>
          </w:p>
          <w:p w14:paraId="18F6B8A9" w14:textId="77777777" w:rsidR="001A20E6" w:rsidRDefault="00000000">
            <w:pPr>
              <w:pStyle w:val="TableCellTaskDetails"/>
            </w:pPr>
            <w:r>
              <w:t>• Revision - OPT-SOC/01 — 30m</w:t>
            </w:r>
          </w:p>
          <w:p w14:paraId="4C16E90F" w14:textId="77777777" w:rsidR="001A20E6" w:rsidRDefault="00000000">
            <w:pPr>
              <w:pStyle w:val="TableCellTaskBadge"/>
              <w:shd w:val="clear" w:color="auto" w:fill="FCE4EC"/>
            </w:pPr>
            <w:r>
              <w:rPr>
                <w:b/>
                <w:bCs/>
                <w:color w:val="C2185B"/>
              </w:rPr>
              <w:t>REVISION</w:t>
            </w:r>
          </w:p>
          <w:p w14:paraId="25F7D119" w14:textId="77777777" w:rsidR="001A20E6" w:rsidRDefault="00000000">
            <w:pPr>
              <w:pStyle w:val="TableCellTaskDetails"/>
            </w:pPr>
            <w:r>
              <w:t>• Practice - OPT-SOC/01 — 30m</w:t>
            </w:r>
          </w:p>
          <w:p w14:paraId="2F1D6E18"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7156989" w14:textId="77777777" w:rsidR="001A20E6" w:rsidRDefault="00000000">
            <w:pPr>
              <w:pStyle w:val="TableCellTaskSubject"/>
            </w:pPr>
            <w:r>
              <w:t>Sociology</w:t>
            </w:r>
          </w:p>
          <w:p w14:paraId="2B7E65F1" w14:textId="77777777" w:rsidR="001A20E6" w:rsidRDefault="00000000">
            <w:pPr>
              <w:pStyle w:val="TableCellTaskDetails"/>
            </w:pPr>
            <w:r>
              <w:t>• Study - OPT-SOC/01 — 1h 30m</w:t>
            </w:r>
          </w:p>
          <w:p w14:paraId="2B1998BB" w14:textId="77777777" w:rsidR="001A20E6" w:rsidRDefault="00000000">
            <w:pPr>
              <w:pStyle w:val="TableCellTaskBadge"/>
              <w:shd w:val="clear" w:color="auto" w:fill="E3F2FD"/>
            </w:pPr>
            <w:r>
              <w:rPr>
                <w:b/>
                <w:bCs/>
                <w:color w:val="1976D2"/>
              </w:rPr>
              <w:t>STUDY</w:t>
            </w:r>
          </w:p>
          <w:p w14:paraId="10051108" w14:textId="77777777" w:rsidR="001A20E6" w:rsidRDefault="00000000">
            <w:pPr>
              <w:pStyle w:val="TableCellTaskDetails"/>
            </w:pPr>
            <w:r>
              <w:t>• Revision - OPT-SOC/01 — 30m</w:t>
            </w:r>
          </w:p>
          <w:p w14:paraId="2D6B243E" w14:textId="77777777" w:rsidR="001A20E6" w:rsidRDefault="00000000">
            <w:pPr>
              <w:pStyle w:val="TableCellTaskBadge"/>
              <w:shd w:val="clear" w:color="auto" w:fill="FCE4EC"/>
            </w:pPr>
            <w:r>
              <w:rPr>
                <w:b/>
                <w:bCs/>
                <w:color w:val="C2185B"/>
              </w:rPr>
              <w:t>REVISION</w:t>
            </w:r>
          </w:p>
          <w:p w14:paraId="025A2B2E" w14:textId="77777777" w:rsidR="001A20E6" w:rsidRDefault="00000000">
            <w:pPr>
              <w:pStyle w:val="TableCellTaskDetails"/>
            </w:pPr>
            <w:r>
              <w:t>• Practice - OPT-SOC/01 — 30m</w:t>
            </w:r>
          </w:p>
          <w:p w14:paraId="58373038"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841AA23" w14:textId="77777777" w:rsidR="001A20E6" w:rsidRDefault="00000000">
            <w:pPr>
              <w:pStyle w:val="TableCellTaskSubject"/>
            </w:pPr>
            <w:r>
              <w:t>Sociology</w:t>
            </w:r>
          </w:p>
          <w:p w14:paraId="6A28F0BB" w14:textId="77777777" w:rsidR="001A20E6" w:rsidRDefault="00000000">
            <w:pPr>
              <w:pStyle w:val="TableCellTaskDetails"/>
            </w:pPr>
            <w:r>
              <w:t>• Study - OPT-SOC/01 — 1h 30m</w:t>
            </w:r>
          </w:p>
          <w:p w14:paraId="3FA824FA" w14:textId="77777777" w:rsidR="001A20E6" w:rsidRDefault="00000000">
            <w:pPr>
              <w:pStyle w:val="TableCellTaskBadge"/>
              <w:shd w:val="clear" w:color="auto" w:fill="E3F2FD"/>
            </w:pPr>
            <w:r>
              <w:rPr>
                <w:b/>
                <w:bCs/>
                <w:color w:val="1976D2"/>
              </w:rPr>
              <w:t>STUDY</w:t>
            </w:r>
          </w:p>
          <w:p w14:paraId="309F6C01" w14:textId="77777777" w:rsidR="001A20E6" w:rsidRDefault="00000000">
            <w:pPr>
              <w:pStyle w:val="TableCellTaskDetails"/>
            </w:pPr>
            <w:r>
              <w:t>• Revision - OPT-SOC/01 — 30m</w:t>
            </w:r>
          </w:p>
          <w:p w14:paraId="6EFF2C64" w14:textId="77777777" w:rsidR="001A20E6" w:rsidRDefault="00000000">
            <w:pPr>
              <w:pStyle w:val="TableCellTaskBadge"/>
              <w:shd w:val="clear" w:color="auto" w:fill="FCE4EC"/>
            </w:pPr>
            <w:r>
              <w:rPr>
                <w:b/>
                <w:bCs/>
                <w:color w:val="C2185B"/>
              </w:rPr>
              <w:t>REVISION</w:t>
            </w:r>
          </w:p>
          <w:p w14:paraId="4E56E3DA" w14:textId="77777777" w:rsidR="001A20E6" w:rsidRDefault="00000000">
            <w:pPr>
              <w:pStyle w:val="TableCellTaskDetails"/>
            </w:pPr>
            <w:r>
              <w:t>• Practice - OPT-SOC/01 — 30m</w:t>
            </w:r>
          </w:p>
          <w:p w14:paraId="766FEED8"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F2ACDB4" w14:textId="77777777" w:rsidR="001A20E6" w:rsidRDefault="00000000">
            <w:pPr>
              <w:pStyle w:val="TableCellTaskSubject"/>
            </w:pPr>
            <w:r>
              <w:t>Sociology</w:t>
            </w:r>
          </w:p>
          <w:p w14:paraId="6822482E" w14:textId="77777777" w:rsidR="001A20E6" w:rsidRDefault="00000000">
            <w:pPr>
              <w:pStyle w:val="TableCellTaskDetails"/>
            </w:pPr>
            <w:r>
              <w:t>• Study - OPT-SOC/01 — 1h 30m</w:t>
            </w:r>
          </w:p>
          <w:p w14:paraId="06380C18" w14:textId="77777777" w:rsidR="001A20E6" w:rsidRDefault="00000000">
            <w:pPr>
              <w:pStyle w:val="TableCellTaskBadge"/>
              <w:shd w:val="clear" w:color="auto" w:fill="E3F2FD"/>
            </w:pPr>
            <w:r>
              <w:rPr>
                <w:b/>
                <w:bCs/>
                <w:color w:val="1976D2"/>
              </w:rPr>
              <w:t>STUDY</w:t>
            </w:r>
          </w:p>
          <w:p w14:paraId="2F34A01B" w14:textId="77777777" w:rsidR="001A20E6" w:rsidRDefault="00000000">
            <w:pPr>
              <w:pStyle w:val="TableCellTaskDetails"/>
            </w:pPr>
            <w:r>
              <w:t>• Revision - OPT-SOC/01 — 30m</w:t>
            </w:r>
          </w:p>
          <w:p w14:paraId="10EEE5CE" w14:textId="77777777" w:rsidR="001A20E6" w:rsidRDefault="00000000">
            <w:pPr>
              <w:pStyle w:val="TableCellTaskBadge"/>
              <w:shd w:val="clear" w:color="auto" w:fill="FCE4EC"/>
            </w:pPr>
            <w:r>
              <w:rPr>
                <w:b/>
                <w:bCs/>
                <w:color w:val="C2185B"/>
              </w:rPr>
              <w:t>REVISION</w:t>
            </w:r>
          </w:p>
          <w:p w14:paraId="37F2D9F1" w14:textId="77777777" w:rsidR="001A20E6" w:rsidRDefault="00000000">
            <w:pPr>
              <w:pStyle w:val="TableCellTaskDetails"/>
            </w:pPr>
            <w:r>
              <w:t>• Practice - OPT-SOC/01 — 30m</w:t>
            </w:r>
          </w:p>
          <w:p w14:paraId="7A9FBEAD"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D62E1AA" w14:textId="77777777" w:rsidR="001A20E6" w:rsidRDefault="00000000">
            <w:pPr>
              <w:pStyle w:val="TableCellTaskSubject"/>
            </w:pPr>
            <w:r>
              <w:t>Sociology</w:t>
            </w:r>
          </w:p>
          <w:p w14:paraId="35782979" w14:textId="77777777" w:rsidR="001A20E6" w:rsidRDefault="00000000">
            <w:pPr>
              <w:pStyle w:val="TableCellTaskDetails"/>
            </w:pPr>
            <w:r>
              <w:t>• Study - OPT-SOC/01 — 1h 30m</w:t>
            </w:r>
          </w:p>
          <w:p w14:paraId="5DDBE451" w14:textId="77777777" w:rsidR="001A20E6" w:rsidRDefault="00000000">
            <w:pPr>
              <w:pStyle w:val="TableCellTaskBadge"/>
              <w:shd w:val="clear" w:color="auto" w:fill="E3F2FD"/>
            </w:pPr>
            <w:r>
              <w:rPr>
                <w:b/>
                <w:bCs/>
                <w:color w:val="1976D2"/>
              </w:rPr>
              <w:t>STUDY</w:t>
            </w:r>
          </w:p>
          <w:p w14:paraId="57D2DDB4" w14:textId="77777777" w:rsidR="001A20E6" w:rsidRDefault="00000000">
            <w:pPr>
              <w:pStyle w:val="TableCellTaskDetails"/>
            </w:pPr>
            <w:r>
              <w:t>• Revision - OPT-SOC/01 — 30m</w:t>
            </w:r>
          </w:p>
          <w:p w14:paraId="4F9019E8" w14:textId="77777777" w:rsidR="001A20E6" w:rsidRDefault="00000000">
            <w:pPr>
              <w:pStyle w:val="TableCellTaskBadge"/>
              <w:shd w:val="clear" w:color="auto" w:fill="FCE4EC"/>
            </w:pPr>
            <w:r>
              <w:rPr>
                <w:b/>
                <w:bCs/>
                <w:color w:val="C2185B"/>
              </w:rPr>
              <w:t>REVISION</w:t>
            </w:r>
          </w:p>
          <w:p w14:paraId="663EB91D" w14:textId="77777777" w:rsidR="001A20E6" w:rsidRDefault="00000000">
            <w:pPr>
              <w:pStyle w:val="TableCellTaskDetails"/>
            </w:pPr>
            <w:r>
              <w:t>• Practice - OPT-SOC/01 — 30m</w:t>
            </w:r>
          </w:p>
          <w:p w14:paraId="0F507397"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1C6F2A78" w14:textId="77777777" w:rsidR="001A20E6" w:rsidRDefault="001A20E6"/>
        </w:tc>
      </w:tr>
      <w:tr w:rsidR="001A20E6" w14:paraId="3BC11167" w14:textId="77777777">
        <w:tc>
          <w:tcPr>
            <w:tcW w:w="700" w:type="pct"/>
            <w:shd w:val="clear" w:color="auto" w:fill="DCFCE7"/>
            <w:tcMar>
              <w:top w:w="150" w:type="dxa"/>
              <w:left w:w="100" w:type="dxa"/>
              <w:bottom w:w="150" w:type="dxa"/>
              <w:right w:w="100" w:type="dxa"/>
            </w:tcMar>
          </w:tcPr>
          <w:p w14:paraId="41395187" w14:textId="77777777" w:rsidR="001A20E6" w:rsidRDefault="00000000">
            <w:pPr>
              <w:pStyle w:val="TableCellTaskSubject"/>
            </w:pPr>
            <w:r>
              <w:t>History-Modern</w:t>
            </w:r>
          </w:p>
          <w:p w14:paraId="4EF9754B" w14:textId="77777777" w:rsidR="001A20E6" w:rsidRDefault="00000000">
            <w:pPr>
              <w:pStyle w:val="TableCellTaskDetails"/>
            </w:pPr>
            <w:r>
              <w:t>• Test - TEST — 3h</w:t>
            </w:r>
          </w:p>
          <w:p w14:paraId="5315A280"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0007E3B1" w14:textId="77777777" w:rsidR="001A20E6" w:rsidRDefault="00000000">
            <w:pPr>
              <w:pStyle w:val="TableCellTaskSubject"/>
            </w:pPr>
            <w:r>
              <w:t>History-Modern</w:t>
            </w:r>
          </w:p>
          <w:p w14:paraId="49B6B2F3" w14:textId="77777777" w:rsidR="001A20E6" w:rsidRDefault="00000000">
            <w:pPr>
              <w:pStyle w:val="TableCellTaskDetails"/>
            </w:pPr>
            <w:r>
              <w:t>• Study - Advent of Europeans (H03/01) — 1h 30m</w:t>
            </w:r>
          </w:p>
          <w:p w14:paraId="00FBF038" w14:textId="77777777" w:rsidR="001A20E6" w:rsidRDefault="00000000">
            <w:pPr>
              <w:pStyle w:val="TableCellTaskBadge"/>
              <w:shd w:val="clear" w:color="auto" w:fill="E3F2FD"/>
            </w:pPr>
            <w:r>
              <w:rPr>
                <w:b/>
                <w:bCs/>
                <w:color w:val="1976D2"/>
              </w:rPr>
              <w:t>STUDY</w:t>
            </w:r>
          </w:p>
          <w:p w14:paraId="5C3B5096" w14:textId="77777777" w:rsidR="001A20E6" w:rsidRDefault="00000000">
            <w:pPr>
              <w:pStyle w:val="TableCellTaskDetails"/>
            </w:pPr>
            <w:r>
              <w:t>• Revision - Advent of Europeans (H03/01) — 30m</w:t>
            </w:r>
          </w:p>
          <w:p w14:paraId="6A8F65D4" w14:textId="77777777" w:rsidR="001A20E6" w:rsidRDefault="00000000">
            <w:pPr>
              <w:pStyle w:val="TableCellTaskBadge"/>
              <w:shd w:val="clear" w:color="auto" w:fill="FCE4EC"/>
            </w:pPr>
            <w:r>
              <w:rPr>
                <w:b/>
                <w:bCs/>
                <w:color w:val="C2185B"/>
              </w:rPr>
              <w:t>REVISION</w:t>
            </w:r>
          </w:p>
          <w:p w14:paraId="1A426B6E" w14:textId="77777777" w:rsidR="001A20E6" w:rsidRDefault="00000000">
            <w:pPr>
              <w:pStyle w:val="TableCellTaskDetails"/>
            </w:pPr>
            <w:r>
              <w:t>• Practice - Advent of Europeans (H03/01) — 30m</w:t>
            </w:r>
          </w:p>
          <w:p w14:paraId="012026A5"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9772696" w14:textId="77777777" w:rsidR="001A20E6" w:rsidRDefault="00000000">
            <w:pPr>
              <w:pStyle w:val="TableCellTaskSubject"/>
            </w:pPr>
            <w:r>
              <w:t>History-Modern</w:t>
            </w:r>
          </w:p>
          <w:p w14:paraId="7B102D7E" w14:textId="77777777" w:rsidR="001A20E6" w:rsidRDefault="00000000">
            <w:pPr>
              <w:pStyle w:val="TableCellTaskDetails"/>
            </w:pPr>
            <w:r>
              <w:t>• Study - Advent of Europeans (H03/01) — 1h</w:t>
            </w:r>
          </w:p>
          <w:p w14:paraId="36AE40BF" w14:textId="77777777" w:rsidR="001A20E6" w:rsidRDefault="00000000">
            <w:pPr>
              <w:pStyle w:val="TableCellTaskBadge"/>
              <w:shd w:val="clear" w:color="auto" w:fill="E3F2FD"/>
            </w:pPr>
            <w:r>
              <w:rPr>
                <w:b/>
                <w:bCs/>
                <w:color w:val="1976D2"/>
              </w:rPr>
              <w:t>STUDY</w:t>
            </w:r>
          </w:p>
          <w:p w14:paraId="55F6B088" w14:textId="77777777" w:rsidR="001A20E6" w:rsidRDefault="00000000">
            <w:pPr>
              <w:pStyle w:val="TableCellTaskDetails"/>
            </w:pPr>
            <w:r>
              <w:t>• Study - British Conquest and consolidation; Sepoy Mutiny (H03/02) — 30m</w:t>
            </w:r>
          </w:p>
          <w:p w14:paraId="73DF46BE" w14:textId="77777777" w:rsidR="001A20E6" w:rsidRDefault="00000000">
            <w:pPr>
              <w:pStyle w:val="TableCellTaskBadge"/>
              <w:shd w:val="clear" w:color="auto" w:fill="E3F2FD"/>
            </w:pPr>
            <w:r>
              <w:rPr>
                <w:b/>
                <w:bCs/>
                <w:color w:val="1976D2"/>
              </w:rPr>
              <w:t>STUDY</w:t>
            </w:r>
          </w:p>
          <w:p w14:paraId="57A9D218" w14:textId="77777777" w:rsidR="001A20E6" w:rsidRDefault="00000000">
            <w:pPr>
              <w:pStyle w:val="TableCellTaskDetails"/>
            </w:pPr>
            <w:r>
              <w:t>• Revision - British Conquest and consolidation; Sepoy Mutiny (H03/02) — 30m</w:t>
            </w:r>
          </w:p>
          <w:p w14:paraId="28EDD24A" w14:textId="77777777" w:rsidR="001A20E6" w:rsidRDefault="00000000">
            <w:pPr>
              <w:pStyle w:val="TableCellTaskBadge"/>
              <w:shd w:val="clear" w:color="auto" w:fill="FCE4EC"/>
            </w:pPr>
            <w:r>
              <w:rPr>
                <w:b/>
                <w:bCs/>
                <w:color w:val="C2185B"/>
              </w:rPr>
              <w:t>REVISION</w:t>
            </w:r>
          </w:p>
          <w:p w14:paraId="46A9261E" w14:textId="77777777" w:rsidR="001A20E6" w:rsidRDefault="00000000">
            <w:pPr>
              <w:pStyle w:val="TableCellTaskDetails"/>
            </w:pPr>
            <w:r>
              <w:t>• Practice - British Conquest and consolidation; Sepoy Mutiny (H03/02) — 30m</w:t>
            </w:r>
          </w:p>
          <w:p w14:paraId="62282071"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8717D32" w14:textId="77777777" w:rsidR="001A20E6" w:rsidRDefault="00000000">
            <w:pPr>
              <w:pStyle w:val="TableCellTaskSubject"/>
            </w:pPr>
            <w:r>
              <w:t>History-Modern</w:t>
            </w:r>
          </w:p>
          <w:p w14:paraId="74DCC173" w14:textId="77777777" w:rsidR="001A20E6" w:rsidRDefault="00000000">
            <w:pPr>
              <w:pStyle w:val="TableCellTaskDetails"/>
            </w:pPr>
            <w:r>
              <w:t>• Study - British Conquest and consolidation; Sepoy Mutiny (H03/02) — 1h 30m</w:t>
            </w:r>
          </w:p>
          <w:p w14:paraId="53F65442" w14:textId="77777777" w:rsidR="001A20E6" w:rsidRDefault="00000000">
            <w:pPr>
              <w:pStyle w:val="TableCellTaskBadge"/>
              <w:shd w:val="clear" w:color="auto" w:fill="E3F2FD"/>
            </w:pPr>
            <w:r>
              <w:rPr>
                <w:b/>
                <w:bCs/>
                <w:color w:val="1976D2"/>
              </w:rPr>
              <w:t>STUDY</w:t>
            </w:r>
          </w:p>
          <w:p w14:paraId="2C0B4F01" w14:textId="77777777" w:rsidR="001A20E6" w:rsidRDefault="00000000">
            <w:pPr>
              <w:pStyle w:val="TableCellTaskDetails"/>
            </w:pPr>
            <w:r>
              <w:t>• Revision - British Conquest and consolidation; Sepoy Mutiny (H03/02) — 30m</w:t>
            </w:r>
          </w:p>
          <w:p w14:paraId="48E2A9D6" w14:textId="77777777" w:rsidR="001A20E6" w:rsidRDefault="00000000">
            <w:pPr>
              <w:pStyle w:val="TableCellTaskBadge"/>
              <w:shd w:val="clear" w:color="auto" w:fill="FCE4EC"/>
            </w:pPr>
            <w:r>
              <w:rPr>
                <w:b/>
                <w:bCs/>
                <w:color w:val="C2185B"/>
              </w:rPr>
              <w:t>REVISION</w:t>
            </w:r>
          </w:p>
          <w:p w14:paraId="3A9A53BB" w14:textId="77777777" w:rsidR="001A20E6" w:rsidRDefault="00000000">
            <w:pPr>
              <w:pStyle w:val="TableCellTaskDetails"/>
            </w:pPr>
            <w:r>
              <w:t>• Practice - British Conquest and consolidation; Sepoy Mutiny (H03/02) — 30m</w:t>
            </w:r>
          </w:p>
          <w:p w14:paraId="4D8AF05E"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6343245" w14:textId="77777777" w:rsidR="001A20E6" w:rsidRDefault="00000000">
            <w:pPr>
              <w:pStyle w:val="TableCellTaskSubject"/>
            </w:pPr>
            <w:r>
              <w:t>History-Modern</w:t>
            </w:r>
          </w:p>
          <w:p w14:paraId="7B795F06" w14:textId="77777777" w:rsidR="001A20E6" w:rsidRDefault="00000000">
            <w:pPr>
              <w:pStyle w:val="TableCellTaskDetails"/>
            </w:pPr>
            <w:r>
              <w:t>• Study - British Conquest and consolidation; Sepoy Mutiny (H03/02) — 1h 30m</w:t>
            </w:r>
          </w:p>
          <w:p w14:paraId="7A3F60D6" w14:textId="77777777" w:rsidR="001A20E6" w:rsidRDefault="00000000">
            <w:pPr>
              <w:pStyle w:val="TableCellTaskBadge"/>
              <w:shd w:val="clear" w:color="auto" w:fill="E3F2FD"/>
            </w:pPr>
            <w:r>
              <w:rPr>
                <w:b/>
                <w:bCs/>
                <w:color w:val="1976D2"/>
              </w:rPr>
              <w:t>STUDY</w:t>
            </w:r>
          </w:p>
          <w:p w14:paraId="6C72F517" w14:textId="77777777" w:rsidR="001A20E6" w:rsidRDefault="00000000">
            <w:pPr>
              <w:pStyle w:val="TableCellTaskDetails"/>
            </w:pPr>
            <w:r>
              <w:t>• Revision - Indian Renaissance (H03/03) — 30m</w:t>
            </w:r>
          </w:p>
          <w:p w14:paraId="11315D3B" w14:textId="77777777" w:rsidR="001A20E6" w:rsidRDefault="00000000">
            <w:pPr>
              <w:pStyle w:val="TableCellTaskBadge"/>
              <w:shd w:val="clear" w:color="auto" w:fill="FCE4EC"/>
            </w:pPr>
            <w:r>
              <w:rPr>
                <w:b/>
                <w:bCs/>
                <w:color w:val="C2185B"/>
              </w:rPr>
              <w:t>REVISION</w:t>
            </w:r>
          </w:p>
          <w:p w14:paraId="2DD26D3D" w14:textId="77777777" w:rsidR="001A20E6" w:rsidRDefault="00000000">
            <w:pPr>
              <w:pStyle w:val="TableCellTaskDetails"/>
            </w:pPr>
            <w:r>
              <w:t>• Practice - Indian Renaissance (H03/03) — 30m</w:t>
            </w:r>
          </w:p>
          <w:p w14:paraId="7CB5779A"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8BA42DC" w14:textId="77777777" w:rsidR="001A20E6" w:rsidRDefault="00000000">
            <w:pPr>
              <w:pStyle w:val="TableCellTaskSubject"/>
            </w:pPr>
            <w:r>
              <w:t>History-Modern</w:t>
            </w:r>
          </w:p>
          <w:p w14:paraId="7CA3CBC2" w14:textId="77777777" w:rsidR="001A20E6" w:rsidRDefault="00000000">
            <w:pPr>
              <w:pStyle w:val="TableCellTaskDetails"/>
            </w:pPr>
            <w:r>
              <w:t>• Study - Indian Renaissance (H03/03) — 1h 30m</w:t>
            </w:r>
          </w:p>
          <w:p w14:paraId="32CCC983" w14:textId="77777777" w:rsidR="001A20E6" w:rsidRDefault="00000000">
            <w:pPr>
              <w:pStyle w:val="TableCellTaskBadge"/>
              <w:shd w:val="clear" w:color="auto" w:fill="E3F2FD"/>
            </w:pPr>
            <w:r>
              <w:rPr>
                <w:b/>
                <w:bCs/>
                <w:color w:val="1976D2"/>
              </w:rPr>
              <w:t>STUDY</w:t>
            </w:r>
          </w:p>
          <w:p w14:paraId="755B7FFA" w14:textId="77777777" w:rsidR="001A20E6" w:rsidRDefault="00000000">
            <w:pPr>
              <w:pStyle w:val="TableCellTaskDetails"/>
            </w:pPr>
            <w:r>
              <w:t>• Revision - Indian Renaissance (H03/03) — 30m</w:t>
            </w:r>
          </w:p>
          <w:p w14:paraId="52498E68" w14:textId="77777777" w:rsidR="001A20E6" w:rsidRDefault="00000000">
            <w:pPr>
              <w:pStyle w:val="TableCellTaskBadge"/>
              <w:shd w:val="clear" w:color="auto" w:fill="FCE4EC"/>
            </w:pPr>
            <w:r>
              <w:rPr>
                <w:b/>
                <w:bCs/>
                <w:color w:val="C2185B"/>
              </w:rPr>
              <w:t>REVISION</w:t>
            </w:r>
          </w:p>
          <w:p w14:paraId="6AE91DE5" w14:textId="77777777" w:rsidR="001A20E6" w:rsidRDefault="00000000">
            <w:pPr>
              <w:pStyle w:val="TableCellTaskDetails"/>
            </w:pPr>
            <w:r>
              <w:t>• Practice - Indian Renaissance (H03/03) — 30m</w:t>
            </w:r>
          </w:p>
          <w:p w14:paraId="0C2CCC89"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2DAF5E4A" w14:textId="77777777" w:rsidR="001A20E6" w:rsidRDefault="001A20E6"/>
        </w:tc>
      </w:tr>
    </w:tbl>
    <w:p w14:paraId="78C5720F" w14:textId="77777777" w:rsidR="001A20E6" w:rsidRDefault="001A20E6">
      <w:pPr>
        <w:spacing w:after="400"/>
      </w:pPr>
    </w:p>
    <w:p w14:paraId="49B59AE4" w14:textId="77777777" w:rsidR="001A20E6" w:rsidRDefault="00000000">
      <w:pPr>
        <w:pStyle w:val="ResourceTitle"/>
      </w:pPr>
      <w:r>
        <w:t>📚 Resources for Mar 01 - Mar 07</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4982F2BE" w14:textId="77777777">
        <w:tc>
          <w:tcPr>
            <w:tcW w:w="1650" w:type="pct"/>
            <w:tcBorders>
              <w:bottom w:val="single" w:sz="2" w:space="0" w:color="D1D5DB"/>
              <w:right w:val="single" w:sz="2" w:space="0" w:color="D1D5DB"/>
            </w:tcBorders>
            <w:tcMar>
              <w:top w:w="200" w:type="dxa"/>
              <w:left w:w="150" w:type="dxa"/>
              <w:bottom w:w="200" w:type="dxa"/>
              <w:right w:w="150" w:type="dxa"/>
            </w:tcMar>
          </w:tcPr>
          <w:p w14:paraId="5703F6D1" w14:textId="77777777" w:rsidR="001A20E6" w:rsidRDefault="00000000">
            <w:pPr>
              <w:pStyle w:val="TableCellSubjectName"/>
            </w:pPr>
            <w:r>
              <w:t>Sociology</w:t>
            </w:r>
          </w:p>
          <w:p w14:paraId="4E208F89" w14:textId="77777777" w:rsidR="001A20E6" w:rsidRDefault="00000000">
            <w:pPr>
              <w:pStyle w:val="TableCellCategoryTitle"/>
            </w:pPr>
            <w:r>
              <w:t>📝 Practice Materials</w:t>
            </w:r>
          </w:p>
          <w:p w14:paraId="522F4BEB" w14:textId="77777777" w:rsidR="001A20E6" w:rsidRDefault="00000000">
            <w:pPr>
              <w:pStyle w:val="TableCellResourceItem"/>
            </w:pPr>
            <w:r>
              <w:t>• La Excellence Sociology Material</w:t>
            </w:r>
          </w:p>
          <w:p w14:paraId="7B804558" w14:textId="77777777" w:rsidR="001A20E6" w:rsidRDefault="00000000">
            <w:pPr>
              <w:pStyle w:val="TableCellResourceItem"/>
            </w:pPr>
            <w:r>
              <w:t>• Mains RRP + Prelims RRP</w:t>
            </w:r>
          </w:p>
          <w:p w14:paraId="02F12C0C" w14:textId="77777777" w:rsidR="001A20E6" w:rsidRDefault="00000000">
            <w:pPr>
              <w:pStyle w:val="TableCellResourceItem"/>
            </w:pPr>
            <w:r>
              <w:t>• Prelims &amp; Mains Workbooks</w:t>
            </w:r>
          </w:p>
          <w:p w14:paraId="79336B33" w14:textId="77777777" w:rsidR="001A20E6" w:rsidRDefault="00000000">
            <w:pPr>
              <w:pStyle w:val="TableCellResourceItem"/>
            </w:pPr>
            <w:r>
              <w:t>• Previous Year Question Papers</w:t>
            </w:r>
          </w:p>
          <w:p w14:paraId="44A46F20" w14:textId="77777777" w:rsidR="001A20E6" w:rsidRDefault="00000000">
            <w:pPr>
              <w:pStyle w:val="TableCellResourceItem"/>
            </w:pPr>
            <w:r>
              <w:t>• Mock Tests</w:t>
            </w:r>
          </w:p>
          <w:p w14:paraId="73480918" w14:textId="77777777" w:rsidR="001A20E6" w:rsidRDefault="00000000">
            <w:pPr>
              <w:pStyle w:val="TableCellResourceItem"/>
            </w:pPr>
            <w:r>
              <w:t>• La Excellence Indian Society Material</w:t>
            </w:r>
          </w:p>
          <w:p w14:paraId="2D91E232" w14:textId="77777777" w:rsidR="001A20E6" w:rsidRDefault="00000000">
            <w:pPr>
              <w:pStyle w:val="TableCellResourceItem"/>
            </w:pPr>
            <w:r>
              <w:t>• Mains Workbook - Paper I</w:t>
            </w:r>
          </w:p>
          <w:p w14:paraId="509F5109" w14:textId="77777777" w:rsidR="001A20E6" w:rsidRDefault="00000000">
            <w:pPr>
              <w:pStyle w:val="TableCellResourceItem"/>
            </w:pPr>
            <w:r>
              <w:t>• La Excellence Social Change Material</w:t>
            </w:r>
          </w:p>
          <w:p w14:paraId="0AF49AF1" w14:textId="77777777" w:rsidR="001A20E6" w:rsidRDefault="00000000">
            <w:pPr>
              <w:pStyle w:val="TableCellResourceItem"/>
            </w:pPr>
            <w:r>
              <w:t>• Mains Workbook - Paper II</w:t>
            </w:r>
          </w:p>
          <w:p w14:paraId="64E8CCC4" w14:textId="77777777" w:rsidR="001A20E6" w:rsidRDefault="00000000">
            <w:pPr>
              <w:pStyle w:val="TableCellResourceItem"/>
            </w:pPr>
            <w:r>
              <w:t>• La Excellence Sociology of Religion Material</w:t>
            </w:r>
          </w:p>
          <w:p w14:paraId="52046467" w14:textId="77777777" w:rsidR="001A20E6" w:rsidRDefault="00000000">
            <w:pPr>
              <w:pStyle w:val="TableCellResourceItem"/>
            </w:pPr>
            <w:r>
              <w:t>• Mains Workbook</w:t>
            </w:r>
          </w:p>
          <w:p w14:paraId="0D8C9E29" w14:textId="77777777" w:rsidR="001A20E6" w:rsidRDefault="00000000">
            <w:pPr>
              <w:pStyle w:val="TableCellResourceItem"/>
            </w:pPr>
            <w:r>
              <w:t>• La Excellence Sociology of Education Material</w:t>
            </w:r>
          </w:p>
          <w:p w14:paraId="669C3D18" w14:textId="77777777" w:rsidR="001A20E6" w:rsidRDefault="00000000">
            <w:pPr>
              <w:pStyle w:val="TableCellResourceItem"/>
            </w:pPr>
            <w:r>
              <w:t>• Mains Workbook</w:t>
            </w:r>
          </w:p>
          <w:p w14:paraId="12E0B663" w14:textId="77777777" w:rsidR="001A20E6" w:rsidRDefault="00000000">
            <w:pPr>
              <w:pStyle w:val="TableCellResourceItem"/>
            </w:pPr>
            <w:r>
              <w:t>• La Excellence Social Stratification Material</w:t>
            </w:r>
          </w:p>
          <w:p w14:paraId="51C1A052" w14:textId="77777777" w:rsidR="001A20E6" w:rsidRDefault="00000000">
            <w:pPr>
              <w:pStyle w:val="TableCellResourceItem"/>
            </w:pPr>
            <w:r>
              <w:t>• Mains Workbook</w:t>
            </w:r>
          </w:p>
          <w:p w14:paraId="0C305803" w14:textId="77777777" w:rsidR="001A20E6" w:rsidRDefault="00000000">
            <w:pPr>
              <w:pStyle w:val="TableCellResourceItem"/>
            </w:pPr>
            <w:r>
              <w:t>• La Excellence Gender Studies Material</w:t>
            </w:r>
          </w:p>
          <w:p w14:paraId="35AD25FC" w14:textId="77777777" w:rsidR="001A20E6" w:rsidRDefault="00000000">
            <w:pPr>
              <w:pStyle w:val="TableCellResourceItem"/>
            </w:pPr>
            <w:r>
              <w:t>• Mains Workbook</w:t>
            </w:r>
          </w:p>
          <w:p w14:paraId="4E97058B" w14:textId="77777777" w:rsidR="001A20E6" w:rsidRDefault="00000000">
            <w:pPr>
              <w:pStyle w:val="TableCellResourceItem"/>
            </w:pPr>
            <w:r>
              <w:t>• La Excellence Urban Sociology Material</w:t>
            </w:r>
          </w:p>
          <w:p w14:paraId="12BC8CE6" w14:textId="77777777" w:rsidR="001A20E6" w:rsidRDefault="00000000">
            <w:pPr>
              <w:pStyle w:val="TableCellResourceItem"/>
            </w:pPr>
            <w:r>
              <w:t>• Mains Workbook</w:t>
            </w:r>
          </w:p>
          <w:p w14:paraId="66762081" w14:textId="77777777" w:rsidR="001A20E6" w:rsidRDefault="00000000">
            <w:pPr>
              <w:pStyle w:val="TableCellResourceItem"/>
            </w:pPr>
            <w:r>
              <w:t>• La Excellence Rural Sociology Material</w:t>
            </w:r>
          </w:p>
          <w:p w14:paraId="5CC9E39B" w14:textId="77777777" w:rsidR="001A20E6" w:rsidRDefault="00000000">
            <w:pPr>
              <w:pStyle w:val="TableCellResourceItem"/>
            </w:pPr>
            <w:r>
              <w:t>• Mains Workbook</w:t>
            </w:r>
          </w:p>
          <w:p w14:paraId="482D9CFB" w14:textId="77777777" w:rsidR="001A20E6" w:rsidRDefault="00000000">
            <w:pPr>
              <w:pStyle w:val="TableCellResourceItem"/>
            </w:pPr>
            <w:r>
              <w:t>• La Excellence Social Movements Material</w:t>
            </w:r>
          </w:p>
          <w:p w14:paraId="18EC23B3" w14:textId="77777777" w:rsidR="001A20E6" w:rsidRDefault="00000000">
            <w:pPr>
              <w:pStyle w:val="TableCellResourceItem"/>
            </w:pPr>
            <w:r>
              <w:t>• Mains Workbook</w:t>
            </w:r>
          </w:p>
          <w:p w14:paraId="36224DB0" w14:textId="77777777" w:rsidR="001A20E6" w:rsidRDefault="00000000">
            <w:pPr>
              <w:pStyle w:val="TableCellResourceItem"/>
            </w:pPr>
            <w:r>
              <w:t>• La Excellence Sociology of Health Material</w:t>
            </w:r>
          </w:p>
          <w:p w14:paraId="5D0B3399" w14:textId="77777777" w:rsidR="001A20E6" w:rsidRDefault="00000000">
            <w:pPr>
              <w:pStyle w:val="TableCellResourceItem"/>
            </w:pPr>
            <w:r>
              <w:t>• Mains Workbook</w:t>
            </w:r>
          </w:p>
          <w:p w14:paraId="11C76C8C" w14:textId="77777777" w:rsidR="001A20E6" w:rsidRDefault="00000000">
            <w:pPr>
              <w:pStyle w:val="TableCellResourceItem"/>
            </w:pPr>
            <w:r>
              <w:t>• La Excellence Sociology of Law Material</w:t>
            </w:r>
          </w:p>
          <w:p w14:paraId="2A9BE2EB" w14:textId="77777777" w:rsidR="001A20E6" w:rsidRDefault="00000000">
            <w:pPr>
              <w:pStyle w:val="TableCellResourceItem"/>
            </w:pPr>
            <w:r>
              <w:t>• Mains Workbook</w:t>
            </w:r>
          </w:p>
          <w:p w14:paraId="395D23B8" w14:textId="77777777" w:rsidR="001A20E6" w:rsidRDefault="00000000">
            <w:pPr>
              <w:pStyle w:val="TableCellResourceItem"/>
            </w:pPr>
            <w:r>
              <w:t>• La Excellence Sociology of Media Material</w:t>
            </w:r>
          </w:p>
          <w:p w14:paraId="45301539" w14:textId="77777777" w:rsidR="001A20E6" w:rsidRDefault="00000000">
            <w:pPr>
              <w:pStyle w:val="TableCellResourceItem"/>
            </w:pPr>
            <w:r>
              <w:t>• Mains Workbook</w:t>
            </w:r>
          </w:p>
          <w:p w14:paraId="60AAFB34" w14:textId="77777777" w:rsidR="001A20E6" w:rsidRDefault="00000000">
            <w:pPr>
              <w:pStyle w:val="TableCellResourceItem"/>
            </w:pPr>
            <w:r>
              <w:t>• La Excellence Sociology of Science Material</w:t>
            </w:r>
          </w:p>
          <w:p w14:paraId="1A73EF61" w14:textId="77777777" w:rsidR="001A20E6" w:rsidRDefault="00000000">
            <w:pPr>
              <w:pStyle w:val="TableCellResourceItem"/>
            </w:pPr>
            <w:r>
              <w:t>• Mains Workbook</w:t>
            </w:r>
          </w:p>
          <w:p w14:paraId="6CB32EE2" w14:textId="77777777" w:rsidR="001A20E6" w:rsidRDefault="00000000">
            <w:pPr>
              <w:pStyle w:val="TableCellResourceItem"/>
            </w:pPr>
            <w:r>
              <w:t>• La Excellence Sociology of Environment Material</w:t>
            </w:r>
          </w:p>
          <w:p w14:paraId="311A7B5B" w14:textId="77777777" w:rsidR="001A20E6" w:rsidRDefault="00000000">
            <w:pPr>
              <w:pStyle w:val="TableCellResourceItem"/>
            </w:pPr>
            <w:r>
              <w:t>• Mains Workbook</w:t>
            </w:r>
          </w:p>
          <w:p w14:paraId="5FFB1112" w14:textId="77777777" w:rsidR="001A20E6" w:rsidRDefault="00000000">
            <w:pPr>
              <w:pStyle w:val="TableCellResourceItem"/>
            </w:pPr>
            <w:r>
              <w:t>• La Excellence Sociology of Globalization Material</w:t>
            </w:r>
          </w:p>
          <w:p w14:paraId="3DCAD687" w14:textId="77777777" w:rsidR="001A20E6" w:rsidRDefault="00000000">
            <w:pPr>
              <w:pStyle w:val="TableCellResourceItem"/>
            </w:pPr>
            <w:r>
              <w:t>• Mains Workbook</w:t>
            </w:r>
          </w:p>
          <w:p w14:paraId="2994BD9B" w14:textId="77777777" w:rsidR="001A20E6" w:rsidRDefault="00000000">
            <w:pPr>
              <w:pStyle w:val="TableCellResourceItem"/>
            </w:pPr>
            <w:r>
              <w:t>• La Excellence Sociology of Work Material</w:t>
            </w:r>
          </w:p>
          <w:p w14:paraId="4A3A9E80" w14:textId="77777777" w:rsidR="001A20E6" w:rsidRDefault="00000000">
            <w:pPr>
              <w:pStyle w:val="TableCellResourceItem"/>
            </w:pPr>
            <w:r>
              <w:t>• Mains Workbook</w:t>
            </w:r>
          </w:p>
          <w:p w14:paraId="45DF815F" w14:textId="77777777" w:rsidR="001A20E6" w:rsidRDefault="00000000">
            <w:pPr>
              <w:pStyle w:val="TableCellCategoryTitle"/>
            </w:pPr>
            <w:r>
              <w:t>📰 Current Affairs</w:t>
            </w:r>
          </w:p>
          <w:p w14:paraId="2A72F06E" w14:textId="77777777" w:rsidR="001A20E6" w:rsidRDefault="00000000">
            <w:pPr>
              <w:pStyle w:val="TableCellResourceItem"/>
            </w:pPr>
            <w:r>
              <w:t>• Indian Sociological Review</w:t>
            </w:r>
          </w:p>
          <w:p w14:paraId="167E7A6A" w14:textId="77777777" w:rsidR="001A20E6" w:rsidRDefault="00000000">
            <w:pPr>
              <w:pStyle w:val="TableCellResourceItem"/>
            </w:pPr>
            <w:r>
              <w:t>• Economic and Political Weekly (EPW)</w:t>
            </w:r>
          </w:p>
          <w:p w14:paraId="0D2AEECE" w14:textId="77777777" w:rsidR="001A20E6" w:rsidRDefault="00000000">
            <w:pPr>
              <w:pStyle w:val="TableCellResourceItem"/>
            </w:pPr>
            <w:r>
              <w:t>• Newspapers (The Hindu, Indian Express - Social issues)</w:t>
            </w:r>
          </w:p>
          <w:p w14:paraId="43181473" w14:textId="77777777" w:rsidR="001A20E6" w:rsidRDefault="00000000">
            <w:pPr>
              <w:pStyle w:val="TableCellResourceItem"/>
            </w:pPr>
            <w:r>
              <w:t>• Yojana Magazine</w:t>
            </w:r>
          </w:p>
          <w:p w14:paraId="0DD561C9" w14:textId="77777777" w:rsidR="001A20E6" w:rsidRDefault="00000000">
            <w:pPr>
              <w:pStyle w:val="TableCellResourceItem"/>
            </w:pPr>
            <w:r>
              <w:t>• Kurukshetra Magazine</w:t>
            </w:r>
          </w:p>
          <w:p w14:paraId="4E1525F9" w14:textId="77777777" w:rsidR="001A20E6" w:rsidRDefault="00000000">
            <w:pPr>
              <w:pStyle w:val="TableCellResourceItem"/>
            </w:pPr>
            <w:r>
              <w:t>• Social Watch India Reports</w:t>
            </w:r>
          </w:p>
          <w:p w14:paraId="1C5EA603" w14:textId="77777777" w:rsidR="001A20E6" w:rsidRDefault="00000000">
            <w:pPr>
              <w:pStyle w:val="TableCellResourceItem"/>
            </w:pPr>
            <w:r>
              <w:t>• NSSO Reports</w:t>
            </w:r>
          </w:p>
          <w:p w14:paraId="761391C9" w14:textId="77777777" w:rsidR="001A20E6" w:rsidRDefault="00000000">
            <w:pPr>
              <w:pStyle w:val="TableCellResourceItem"/>
            </w:pPr>
            <w:r>
              <w:t>• NFHS Reports</w:t>
            </w:r>
          </w:p>
          <w:p w14:paraId="67CCBDE9" w14:textId="77777777" w:rsidR="001A20E6" w:rsidRDefault="00000000">
            <w:pPr>
              <w:pStyle w:val="TableCellResourceItem"/>
            </w:pPr>
            <w:r>
              <w:t>• EPW Articles on Indian Society</w:t>
            </w:r>
          </w:p>
          <w:p w14:paraId="349E7115" w14:textId="77777777" w:rsidR="001A20E6" w:rsidRDefault="00000000">
            <w:pPr>
              <w:pStyle w:val="TableCellResourceItem"/>
            </w:pPr>
            <w:r>
              <w:t>• Census Reports</w:t>
            </w:r>
          </w:p>
          <w:p w14:paraId="3D64F983" w14:textId="77777777" w:rsidR="001A20E6" w:rsidRDefault="00000000">
            <w:pPr>
              <w:pStyle w:val="TableCellResourceItem"/>
            </w:pPr>
            <w:r>
              <w:t>• Social Development Reports</w:t>
            </w:r>
          </w:p>
          <w:p w14:paraId="65C4E9FC" w14:textId="77777777" w:rsidR="001A20E6" w:rsidRDefault="00000000">
            <w:pPr>
              <w:pStyle w:val="TableCellResourceItem"/>
            </w:pPr>
            <w:r>
              <w:t>• Planning Commission Reports</w:t>
            </w:r>
          </w:p>
          <w:p w14:paraId="4E5148C1" w14:textId="77777777" w:rsidR="001A20E6" w:rsidRDefault="00000000">
            <w:pPr>
              <w:pStyle w:val="TableCellResourceItem"/>
            </w:pPr>
            <w:r>
              <w:t>• NITI Aayog Reports</w:t>
            </w:r>
          </w:p>
          <w:p w14:paraId="1F60F6A5" w14:textId="77777777" w:rsidR="001A20E6" w:rsidRDefault="00000000">
            <w:pPr>
              <w:pStyle w:val="TableCellResourceItem"/>
            </w:pPr>
            <w:r>
              <w:t>• World Bank Reports on India</w:t>
            </w:r>
          </w:p>
          <w:p w14:paraId="65E2EC4F" w14:textId="77777777" w:rsidR="001A20E6" w:rsidRDefault="00000000">
            <w:pPr>
              <w:pStyle w:val="TableCellResourceItem"/>
            </w:pPr>
            <w:r>
              <w:t>• Religious Demographics Reports</w:t>
            </w:r>
          </w:p>
          <w:p w14:paraId="4D9080C5" w14:textId="77777777" w:rsidR="001A20E6" w:rsidRDefault="00000000">
            <w:pPr>
              <w:pStyle w:val="TableCellResourceItem"/>
            </w:pPr>
            <w:r>
              <w:t>• Minority Commission Reports</w:t>
            </w:r>
          </w:p>
          <w:p w14:paraId="3BA8D8E3" w14:textId="77777777" w:rsidR="001A20E6" w:rsidRDefault="00000000">
            <w:pPr>
              <w:pStyle w:val="TableCellResourceItem"/>
            </w:pPr>
            <w:r>
              <w:t>• ASER Reports</w:t>
            </w:r>
          </w:p>
          <w:p w14:paraId="579555B4" w14:textId="77777777" w:rsidR="001A20E6" w:rsidRDefault="00000000">
            <w:pPr>
              <w:pStyle w:val="TableCellResourceItem"/>
            </w:pPr>
            <w:r>
              <w:t>• NEP 2020</w:t>
            </w:r>
          </w:p>
          <w:p w14:paraId="1705C10C" w14:textId="77777777" w:rsidR="001A20E6" w:rsidRDefault="00000000">
            <w:pPr>
              <w:pStyle w:val="TableCellResourceItem"/>
            </w:pPr>
            <w:r>
              <w:t>• Education Statistics Reports</w:t>
            </w:r>
          </w:p>
          <w:p w14:paraId="52CB96FD" w14:textId="77777777" w:rsidR="001A20E6" w:rsidRDefault="00000000">
            <w:pPr>
              <w:pStyle w:val="TableCellResourceItem"/>
            </w:pPr>
            <w:r>
              <w:t>• Sachar Committee Report</w:t>
            </w:r>
          </w:p>
          <w:p w14:paraId="676C5980" w14:textId="77777777" w:rsidR="001A20E6" w:rsidRDefault="00000000">
            <w:pPr>
              <w:pStyle w:val="TableCellResourceItem"/>
            </w:pPr>
            <w:r>
              <w:t>• Mandal Commission Report</w:t>
            </w:r>
          </w:p>
          <w:p w14:paraId="42B26B6D" w14:textId="77777777" w:rsidR="001A20E6" w:rsidRDefault="00000000">
            <w:pPr>
              <w:pStyle w:val="TableCellResourceItem"/>
            </w:pPr>
            <w:r>
              <w:t>• Caste Census Data</w:t>
            </w:r>
          </w:p>
          <w:p w14:paraId="51D00BF7" w14:textId="77777777" w:rsidR="001A20E6" w:rsidRDefault="00000000">
            <w:pPr>
              <w:pStyle w:val="TableCellResourceItem"/>
            </w:pPr>
            <w:r>
              <w:t>• Gender Budget Reports</w:t>
            </w:r>
          </w:p>
          <w:p w14:paraId="3567D4A1" w14:textId="77777777" w:rsidR="001A20E6" w:rsidRDefault="00000000">
            <w:pPr>
              <w:pStyle w:val="TableCellResourceItem"/>
            </w:pPr>
            <w:r>
              <w:t>• Women and Child Development Ministry Reports</w:t>
            </w:r>
          </w:p>
          <w:p w14:paraId="6B54EC6B" w14:textId="77777777" w:rsidR="001A20E6" w:rsidRDefault="00000000">
            <w:pPr>
              <w:pStyle w:val="TableCellResourceItem"/>
            </w:pPr>
            <w:r>
              <w:t>• NFHS Gender Data</w:t>
            </w:r>
          </w:p>
          <w:p w14:paraId="33FEAD19" w14:textId="77777777" w:rsidR="001A20E6" w:rsidRDefault="00000000">
            <w:pPr>
              <w:pStyle w:val="TableCellResourceItem"/>
            </w:pPr>
            <w:r>
              <w:t>• Census Urban Data</w:t>
            </w:r>
          </w:p>
          <w:p w14:paraId="4C436508" w14:textId="77777777" w:rsidR="001A20E6" w:rsidRDefault="00000000">
            <w:pPr>
              <w:pStyle w:val="TableCellResourceItem"/>
            </w:pPr>
            <w:r>
              <w:t>• Smart Cities Mission Reports</w:t>
            </w:r>
          </w:p>
          <w:p w14:paraId="5087D2A6" w14:textId="77777777" w:rsidR="001A20E6" w:rsidRDefault="00000000">
            <w:pPr>
              <w:pStyle w:val="TableCellResourceItem"/>
            </w:pPr>
            <w:r>
              <w:t>• Urban Development Ministry Reports</w:t>
            </w:r>
          </w:p>
          <w:p w14:paraId="05A915FB" w14:textId="77777777" w:rsidR="001A20E6" w:rsidRDefault="00000000">
            <w:pPr>
              <w:pStyle w:val="TableCellResourceItem"/>
            </w:pPr>
            <w:r>
              <w:t>• Rural Development Ministry Reports</w:t>
            </w:r>
          </w:p>
          <w:p w14:paraId="42BCF255" w14:textId="77777777" w:rsidR="001A20E6" w:rsidRDefault="00000000">
            <w:pPr>
              <w:pStyle w:val="TableCellResourceItem"/>
            </w:pPr>
            <w:r>
              <w:t>• MGNREGA Reports</w:t>
            </w:r>
          </w:p>
          <w:p w14:paraId="65A990E7" w14:textId="77777777" w:rsidR="001A20E6" w:rsidRDefault="00000000">
            <w:pPr>
              <w:pStyle w:val="TableCellResourceItem"/>
            </w:pPr>
            <w:r>
              <w:t>• Panchayati Raj Statistics</w:t>
            </w:r>
          </w:p>
          <w:p w14:paraId="3528C895" w14:textId="77777777" w:rsidR="001A20E6" w:rsidRDefault="00000000">
            <w:pPr>
              <w:pStyle w:val="TableCellResourceItem"/>
            </w:pPr>
            <w:r>
              <w:t>• Social Movement Case Studies</w:t>
            </w:r>
          </w:p>
          <w:p w14:paraId="78A3CDB9" w14:textId="77777777" w:rsidR="001A20E6" w:rsidRDefault="00000000">
            <w:pPr>
              <w:pStyle w:val="TableCellResourceItem"/>
            </w:pPr>
            <w:r>
              <w:t>• Civil Society Reports</w:t>
            </w:r>
          </w:p>
          <w:p w14:paraId="3F182AFE" w14:textId="77777777" w:rsidR="001A20E6" w:rsidRDefault="00000000">
            <w:pPr>
              <w:pStyle w:val="TableCellResourceItem"/>
            </w:pPr>
            <w:r>
              <w:t>• Human Rights Reports</w:t>
            </w:r>
          </w:p>
          <w:p w14:paraId="1D36249F" w14:textId="77777777" w:rsidR="001A20E6" w:rsidRDefault="00000000">
            <w:pPr>
              <w:pStyle w:val="TableCellResourceItem"/>
            </w:pPr>
            <w:r>
              <w:t>• Health Ministry Reports</w:t>
            </w:r>
          </w:p>
          <w:p w14:paraId="4127B324" w14:textId="77777777" w:rsidR="001A20E6" w:rsidRDefault="00000000">
            <w:pPr>
              <w:pStyle w:val="TableCellResourceItem"/>
            </w:pPr>
            <w:r>
              <w:t>• WHO Reports on India</w:t>
            </w:r>
          </w:p>
          <w:p w14:paraId="2B103B94" w14:textId="77777777" w:rsidR="001A20E6" w:rsidRDefault="00000000">
            <w:pPr>
              <w:pStyle w:val="TableCellResourceItem"/>
            </w:pPr>
            <w:r>
              <w:t>• Ayushman Bharat Reports</w:t>
            </w:r>
          </w:p>
          <w:p w14:paraId="28CA6BE4" w14:textId="77777777" w:rsidR="001A20E6" w:rsidRDefault="00000000">
            <w:pPr>
              <w:pStyle w:val="TableCellResourceItem"/>
            </w:pPr>
            <w:r>
              <w:t>• Law Commission Reports</w:t>
            </w:r>
          </w:p>
          <w:p w14:paraId="7899DC79" w14:textId="77777777" w:rsidR="001A20E6" w:rsidRDefault="00000000">
            <w:pPr>
              <w:pStyle w:val="TableCellResourceItem"/>
            </w:pPr>
            <w:r>
              <w:t>• Supreme Court Judgments</w:t>
            </w:r>
          </w:p>
          <w:p w14:paraId="41ABF535" w14:textId="77777777" w:rsidR="001A20E6" w:rsidRDefault="00000000">
            <w:pPr>
              <w:pStyle w:val="TableCellResourceItem"/>
            </w:pPr>
            <w:r>
              <w:t>• Legal Aid Reports</w:t>
            </w:r>
          </w:p>
          <w:p w14:paraId="7CEAD7A1" w14:textId="77777777" w:rsidR="001A20E6" w:rsidRDefault="00000000">
            <w:pPr>
              <w:pStyle w:val="TableCellResourceItem"/>
            </w:pPr>
            <w:r>
              <w:t>• Media Reports</w:t>
            </w:r>
          </w:p>
          <w:p w14:paraId="585F3279" w14:textId="77777777" w:rsidR="001A20E6" w:rsidRDefault="00000000">
            <w:pPr>
              <w:pStyle w:val="TableCellResourceItem"/>
            </w:pPr>
            <w:r>
              <w:t>• Broadcasting Ministry Reports</w:t>
            </w:r>
          </w:p>
          <w:p w14:paraId="572036E1" w14:textId="77777777" w:rsidR="001A20E6" w:rsidRDefault="00000000">
            <w:pPr>
              <w:pStyle w:val="TableCellResourceItem"/>
            </w:pPr>
            <w:r>
              <w:t>• Social Media Impact Studies</w:t>
            </w:r>
          </w:p>
          <w:p w14:paraId="09E6374C" w14:textId="77777777" w:rsidR="001A20E6" w:rsidRDefault="00000000">
            <w:pPr>
              <w:pStyle w:val="TableCellResourceItem"/>
            </w:pPr>
            <w:r>
              <w:t>• Science and Technology Ministry Reports</w:t>
            </w:r>
          </w:p>
          <w:p w14:paraId="5FE4251E" w14:textId="77777777" w:rsidR="001A20E6" w:rsidRDefault="00000000">
            <w:pPr>
              <w:pStyle w:val="TableCellResourceItem"/>
            </w:pPr>
            <w:r>
              <w:t>• ISRO Reports</w:t>
            </w:r>
          </w:p>
          <w:p w14:paraId="4E70C6D1" w14:textId="77777777" w:rsidR="001A20E6" w:rsidRDefault="00000000">
            <w:pPr>
              <w:pStyle w:val="TableCellResourceItem"/>
            </w:pPr>
            <w:r>
              <w:t>• Digital India Reports</w:t>
            </w:r>
          </w:p>
          <w:p w14:paraId="57880E60" w14:textId="77777777" w:rsidR="001A20E6" w:rsidRDefault="00000000">
            <w:pPr>
              <w:pStyle w:val="TableCellResourceItem"/>
            </w:pPr>
            <w:r>
              <w:t>• Environment Ministry Reports</w:t>
            </w:r>
          </w:p>
          <w:p w14:paraId="199C5989" w14:textId="77777777" w:rsidR="001A20E6" w:rsidRDefault="00000000">
            <w:pPr>
              <w:pStyle w:val="TableCellResourceItem"/>
            </w:pPr>
            <w:r>
              <w:t>• Climate Change Reports</w:t>
            </w:r>
          </w:p>
          <w:p w14:paraId="1E239C63" w14:textId="77777777" w:rsidR="001A20E6" w:rsidRDefault="00000000">
            <w:pPr>
              <w:pStyle w:val="TableCellResourceItem"/>
            </w:pPr>
            <w:r>
              <w:t>• Sustainable Development Reports</w:t>
            </w:r>
          </w:p>
          <w:p w14:paraId="57333D9B" w14:textId="77777777" w:rsidR="001A20E6" w:rsidRDefault="00000000">
            <w:pPr>
              <w:pStyle w:val="TableCellResourceItem"/>
            </w:pPr>
            <w:r>
              <w:t>• WTO Reports</w:t>
            </w:r>
          </w:p>
          <w:p w14:paraId="63CF53A0" w14:textId="77777777" w:rsidR="001A20E6" w:rsidRDefault="00000000">
            <w:pPr>
              <w:pStyle w:val="TableCellResourceItem"/>
            </w:pPr>
            <w:r>
              <w:t>• Globalization Impact Studies</w:t>
            </w:r>
          </w:p>
          <w:p w14:paraId="23C805AE" w14:textId="77777777" w:rsidR="001A20E6" w:rsidRDefault="00000000">
            <w:pPr>
              <w:pStyle w:val="TableCellResourceItem"/>
            </w:pPr>
            <w:r>
              <w:t>• International Migration Reports</w:t>
            </w:r>
          </w:p>
          <w:p w14:paraId="4B8EB4E9" w14:textId="77777777" w:rsidR="001A20E6" w:rsidRDefault="00000000">
            <w:pPr>
              <w:pStyle w:val="TableCellResourceItem"/>
            </w:pPr>
            <w:r>
              <w:t>• Labor Ministry Reports</w:t>
            </w:r>
          </w:p>
          <w:p w14:paraId="3CBF1A2C" w14:textId="77777777" w:rsidR="001A20E6" w:rsidRDefault="00000000">
            <w:pPr>
              <w:pStyle w:val="TableCellResourceItem"/>
            </w:pPr>
            <w:r>
              <w:t>• Industrial Relations Reports</w:t>
            </w:r>
          </w:p>
          <w:p w14:paraId="0A5BE76C"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02C9E11F" w14:textId="77777777" w:rsidR="001A20E6" w:rsidRDefault="00000000">
            <w:pPr>
              <w:pStyle w:val="TableCellSubjectName"/>
            </w:pPr>
            <w:r>
              <w:t>History-Modern</w:t>
            </w:r>
          </w:p>
          <w:p w14:paraId="15CE0F4C" w14:textId="77777777" w:rsidR="001A20E6" w:rsidRDefault="00000000">
            <w:pPr>
              <w:pStyle w:val="TableCellCategoryTitle"/>
            </w:pPr>
            <w:r>
              <w:t>📚 Primary Books</w:t>
            </w:r>
          </w:p>
          <w:p w14:paraId="1D2D9075" w14:textId="77777777" w:rsidR="001A20E6" w:rsidRDefault="00000000">
            <w:pPr>
              <w:pStyle w:val="TableCellResourceItem"/>
            </w:pPr>
            <w:r>
              <w:t>• NCERT Class VIII - Our Past - III - How, When and Where</w:t>
            </w:r>
          </w:p>
          <w:p w14:paraId="780BABAC" w14:textId="77777777" w:rsidR="001A20E6" w:rsidRDefault="00000000">
            <w:pPr>
              <w:pStyle w:val="TableCellResourceItem"/>
            </w:pPr>
            <w:r>
              <w:t>• Old NCERT - Modern India by Bipan Chandra - The Decline of the Mughal Empire</w:t>
            </w:r>
          </w:p>
          <w:p w14:paraId="72C5D726" w14:textId="77777777" w:rsidR="001A20E6" w:rsidRDefault="00000000">
            <w:pPr>
              <w:pStyle w:val="TableCellCategoryTitle"/>
            </w:pPr>
            <w:r>
              <w:t>📝 Practice Materials</w:t>
            </w:r>
          </w:p>
          <w:p w14:paraId="2ADBBBC6" w14:textId="77777777" w:rsidR="001A20E6" w:rsidRDefault="00000000">
            <w:pPr>
              <w:pStyle w:val="TableCellResourceItem"/>
            </w:pPr>
            <w:r>
              <w:t>• La Excellence Modern History Material</w:t>
            </w:r>
          </w:p>
          <w:p w14:paraId="4ABF7538" w14:textId="77777777" w:rsidR="001A20E6" w:rsidRDefault="00000000">
            <w:pPr>
              <w:pStyle w:val="TableCellResourceItem"/>
            </w:pPr>
            <w:r>
              <w:t>• Prelims &amp; Mains Workbooks</w:t>
            </w:r>
          </w:p>
          <w:p w14:paraId="2E00BA77" w14:textId="77777777" w:rsidR="001A20E6" w:rsidRDefault="00000000">
            <w:pPr>
              <w:pStyle w:val="TableCellCategoryTitle"/>
            </w:pPr>
            <w:r>
              <w:t>📰 Current Affairs</w:t>
            </w:r>
          </w:p>
          <w:p w14:paraId="6CFE27E4" w14:textId="77777777" w:rsidR="001A20E6" w:rsidRDefault="00000000">
            <w:pPr>
              <w:pStyle w:val="TableCellResourceItem"/>
            </w:pPr>
            <w:r>
              <w:t>• Newspapers (IE – Explained History columns)</w:t>
            </w:r>
          </w:p>
        </w:tc>
        <w:tc>
          <w:tcPr>
            <w:tcW w:w="1650" w:type="pct"/>
          </w:tcPr>
          <w:p w14:paraId="6D4D4CA9" w14:textId="77777777" w:rsidR="001A20E6" w:rsidRDefault="001A20E6"/>
        </w:tc>
      </w:tr>
    </w:tbl>
    <w:p w14:paraId="3FA74CE6"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03F01F50" w14:textId="77777777">
        <w:tc>
          <w:tcPr>
            <w:tcW w:w="2500" w:type="pct"/>
            <w:tcMar>
              <w:top w:w="0" w:type="dxa"/>
              <w:left w:w="0" w:type="dxa"/>
              <w:bottom w:w="0" w:type="dxa"/>
              <w:right w:w="0" w:type="dxa"/>
            </w:tcMar>
          </w:tcPr>
          <w:p w14:paraId="103DE049" w14:textId="77777777" w:rsidR="001A20E6" w:rsidRDefault="00000000">
            <w:pPr>
              <w:pStyle w:val="WeekTitle"/>
            </w:pPr>
            <w:r>
              <w:rPr>
                <w:color w:val="15803D"/>
              </w:rPr>
              <w:t>📅 Mar 08 - Mar 14, 2026</w:t>
            </w:r>
          </w:p>
        </w:tc>
        <w:tc>
          <w:tcPr>
            <w:tcW w:w="2500" w:type="pct"/>
            <w:tcMar>
              <w:top w:w="0" w:type="dxa"/>
              <w:left w:w="0" w:type="dxa"/>
              <w:bottom w:w="0" w:type="dxa"/>
              <w:right w:w="0" w:type="dxa"/>
            </w:tcMar>
          </w:tcPr>
          <w:p w14:paraId="30D203FF" w14:textId="77777777" w:rsidR="001A20E6" w:rsidRDefault="00000000">
            <w:pPr>
              <w:pStyle w:val="WeekCycleName"/>
            </w:pPr>
            <w:r>
              <w:rPr>
                <w:color w:val="15803D"/>
              </w:rPr>
              <w:t>C2</w:t>
            </w:r>
          </w:p>
        </w:tc>
      </w:tr>
    </w:tbl>
    <w:p w14:paraId="2DEDF317"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7C023D2B" w14:textId="77777777">
        <w:tc>
          <w:tcPr>
            <w:tcW w:w="700" w:type="pct"/>
            <w:shd w:val="clear" w:color="auto" w:fill="DCFCE7"/>
            <w:tcMar>
              <w:top w:w="200" w:type="dxa"/>
              <w:left w:w="100" w:type="dxa"/>
              <w:bottom w:w="200" w:type="dxa"/>
              <w:right w:w="100" w:type="dxa"/>
            </w:tcMar>
          </w:tcPr>
          <w:p w14:paraId="1C938795" w14:textId="77777777" w:rsidR="001A20E6" w:rsidRDefault="00000000">
            <w:pPr>
              <w:pStyle w:val="TableCellCalendarDayHeader"/>
            </w:pPr>
            <w:r>
              <w:rPr>
                <w:color w:val="15803D"/>
              </w:rPr>
              <w:t>Sunday</w:t>
            </w:r>
          </w:p>
          <w:p w14:paraId="62C52AE1" w14:textId="77777777" w:rsidR="001A20E6" w:rsidRDefault="00000000">
            <w:pPr>
              <w:pStyle w:val="TableCellCalendarDateHeader"/>
            </w:pPr>
            <w:r>
              <w:rPr>
                <w:color w:val="15803D"/>
              </w:rPr>
              <w:t>Mar 08</w:t>
            </w:r>
          </w:p>
          <w:p w14:paraId="410AEC14"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5B0F9C26" w14:textId="77777777" w:rsidR="001A20E6" w:rsidRDefault="00000000">
            <w:pPr>
              <w:pStyle w:val="TableCellCalendarDayHeader"/>
            </w:pPr>
            <w:r>
              <w:rPr>
                <w:color w:val="15803D"/>
              </w:rPr>
              <w:t>Monday</w:t>
            </w:r>
          </w:p>
          <w:p w14:paraId="00E63254" w14:textId="77777777" w:rsidR="001A20E6" w:rsidRDefault="00000000">
            <w:pPr>
              <w:pStyle w:val="TableCellCalendarDateHeader"/>
            </w:pPr>
            <w:r>
              <w:rPr>
                <w:color w:val="15803D"/>
              </w:rPr>
              <w:t>Mar 09</w:t>
            </w:r>
          </w:p>
          <w:p w14:paraId="1A256FCC"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93EB031" w14:textId="77777777" w:rsidR="001A20E6" w:rsidRDefault="00000000">
            <w:pPr>
              <w:pStyle w:val="TableCellCalendarDayHeader"/>
            </w:pPr>
            <w:r>
              <w:rPr>
                <w:color w:val="15803D"/>
              </w:rPr>
              <w:t>Tuesday</w:t>
            </w:r>
          </w:p>
          <w:p w14:paraId="64FA06ED" w14:textId="77777777" w:rsidR="001A20E6" w:rsidRDefault="00000000">
            <w:pPr>
              <w:pStyle w:val="TableCellCalendarDateHeader"/>
            </w:pPr>
            <w:r>
              <w:rPr>
                <w:color w:val="15803D"/>
              </w:rPr>
              <w:t>Mar 10</w:t>
            </w:r>
          </w:p>
          <w:p w14:paraId="66E8A05A"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55C94A9" w14:textId="77777777" w:rsidR="001A20E6" w:rsidRDefault="00000000">
            <w:pPr>
              <w:pStyle w:val="TableCellCalendarDayHeader"/>
            </w:pPr>
            <w:r>
              <w:rPr>
                <w:color w:val="15803D"/>
              </w:rPr>
              <w:t>Wednesday</w:t>
            </w:r>
          </w:p>
          <w:p w14:paraId="4BBFC374" w14:textId="77777777" w:rsidR="001A20E6" w:rsidRDefault="00000000">
            <w:pPr>
              <w:pStyle w:val="TableCellCalendarDateHeader"/>
            </w:pPr>
            <w:r>
              <w:rPr>
                <w:color w:val="15803D"/>
              </w:rPr>
              <w:t>Mar 11</w:t>
            </w:r>
          </w:p>
          <w:p w14:paraId="16BA0B7D"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7A5785C9" w14:textId="77777777" w:rsidR="001A20E6" w:rsidRDefault="00000000">
            <w:pPr>
              <w:pStyle w:val="TableCellCalendarDayHeader"/>
            </w:pPr>
            <w:r>
              <w:rPr>
                <w:color w:val="15803D"/>
              </w:rPr>
              <w:t>Thursday</w:t>
            </w:r>
          </w:p>
          <w:p w14:paraId="0AB465E3" w14:textId="77777777" w:rsidR="001A20E6" w:rsidRDefault="00000000">
            <w:pPr>
              <w:pStyle w:val="TableCellCalendarDateHeader"/>
            </w:pPr>
            <w:r>
              <w:rPr>
                <w:color w:val="15803D"/>
              </w:rPr>
              <w:t>Mar 12</w:t>
            </w:r>
          </w:p>
          <w:p w14:paraId="45B55E4D"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59EF8996" w14:textId="77777777" w:rsidR="001A20E6" w:rsidRDefault="00000000">
            <w:pPr>
              <w:pStyle w:val="TableCellCalendarDayHeader"/>
            </w:pPr>
            <w:r>
              <w:rPr>
                <w:color w:val="15803D"/>
              </w:rPr>
              <w:t>Friday</w:t>
            </w:r>
          </w:p>
          <w:p w14:paraId="557E229F" w14:textId="77777777" w:rsidR="001A20E6" w:rsidRDefault="00000000">
            <w:pPr>
              <w:pStyle w:val="TableCellCalendarDateHeader"/>
            </w:pPr>
            <w:r>
              <w:rPr>
                <w:color w:val="15803D"/>
              </w:rPr>
              <w:t>Mar 13</w:t>
            </w:r>
          </w:p>
          <w:p w14:paraId="63031383"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08107C0F" w14:textId="77777777" w:rsidR="001A20E6" w:rsidRDefault="00000000">
            <w:pPr>
              <w:pStyle w:val="TableCellCalendarDayHeader"/>
            </w:pPr>
            <w:r>
              <w:rPr>
                <w:color w:val="F57C00"/>
              </w:rPr>
              <w:t>Saturday</w:t>
            </w:r>
          </w:p>
          <w:p w14:paraId="7B73FB66" w14:textId="77777777" w:rsidR="001A20E6" w:rsidRDefault="00000000">
            <w:pPr>
              <w:pStyle w:val="TableCellCalendarDateHeader"/>
            </w:pPr>
            <w:r>
              <w:rPr>
                <w:color w:val="F57C00"/>
              </w:rPr>
              <w:t>Mar 14</w:t>
            </w:r>
          </w:p>
          <w:p w14:paraId="2B8081D9" w14:textId="77777777" w:rsidR="001A20E6" w:rsidRDefault="00000000">
            <w:pPr>
              <w:pStyle w:val="TableCellCatchupLabel"/>
            </w:pPr>
            <w:r>
              <w:rPr>
                <w:color w:val="F57C00"/>
              </w:rPr>
              <w:t>Catchup Day</w:t>
            </w:r>
          </w:p>
        </w:tc>
      </w:tr>
      <w:tr w:rsidR="001A20E6" w14:paraId="39F4EB90" w14:textId="77777777">
        <w:tc>
          <w:tcPr>
            <w:tcW w:w="700" w:type="pct"/>
            <w:shd w:val="clear" w:color="auto" w:fill="DCFCE7"/>
            <w:tcMar>
              <w:top w:w="150" w:type="dxa"/>
              <w:left w:w="100" w:type="dxa"/>
              <w:bottom w:w="150" w:type="dxa"/>
              <w:right w:w="100" w:type="dxa"/>
            </w:tcMar>
          </w:tcPr>
          <w:p w14:paraId="7CF18491" w14:textId="77777777" w:rsidR="001A20E6" w:rsidRDefault="00000000">
            <w:pPr>
              <w:pStyle w:val="TableCellTaskSubject"/>
            </w:pPr>
            <w:r>
              <w:t>Sociology</w:t>
            </w:r>
          </w:p>
          <w:p w14:paraId="5877A8BC" w14:textId="77777777" w:rsidR="001A20E6" w:rsidRDefault="00000000">
            <w:pPr>
              <w:pStyle w:val="TableCellTaskDetails"/>
            </w:pPr>
            <w:r>
              <w:t>• Test - TEST — 3h</w:t>
            </w:r>
          </w:p>
          <w:p w14:paraId="01910A18"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343CED5F" w14:textId="77777777" w:rsidR="001A20E6" w:rsidRDefault="00000000">
            <w:pPr>
              <w:pStyle w:val="TableCellTaskSubject"/>
            </w:pPr>
            <w:r>
              <w:t>Sociology</w:t>
            </w:r>
          </w:p>
          <w:p w14:paraId="206B2743" w14:textId="77777777" w:rsidR="001A20E6" w:rsidRDefault="00000000">
            <w:pPr>
              <w:pStyle w:val="TableCellTaskDetails"/>
            </w:pPr>
            <w:r>
              <w:t>• Study - OPT-SOC/01 — 1h 30m</w:t>
            </w:r>
          </w:p>
          <w:p w14:paraId="49CDFAD6" w14:textId="77777777" w:rsidR="001A20E6" w:rsidRDefault="00000000">
            <w:pPr>
              <w:pStyle w:val="TableCellTaskBadge"/>
              <w:shd w:val="clear" w:color="auto" w:fill="E3F2FD"/>
            </w:pPr>
            <w:r>
              <w:rPr>
                <w:b/>
                <w:bCs/>
                <w:color w:val="1976D2"/>
              </w:rPr>
              <w:t>STUDY</w:t>
            </w:r>
          </w:p>
          <w:p w14:paraId="7E1CBC7E" w14:textId="77777777" w:rsidR="001A20E6" w:rsidRDefault="00000000">
            <w:pPr>
              <w:pStyle w:val="TableCellTaskDetails"/>
            </w:pPr>
            <w:r>
              <w:t>• Revision - OPT-SOC/01 — 30m</w:t>
            </w:r>
          </w:p>
          <w:p w14:paraId="2F7820B7" w14:textId="77777777" w:rsidR="001A20E6" w:rsidRDefault="00000000">
            <w:pPr>
              <w:pStyle w:val="TableCellTaskBadge"/>
              <w:shd w:val="clear" w:color="auto" w:fill="FCE4EC"/>
            </w:pPr>
            <w:r>
              <w:rPr>
                <w:b/>
                <w:bCs/>
                <w:color w:val="C2185B"/>
              </w:rPr>
              <w:t>REVISION</w:t>
            </w:r>
          </w:p>
          <w:p w14:paraId="2E8BD862" w14:textId="77777777" w:rsidR="001A20E6" w:rsidRDefault="00000000">
            <w:pPr>
              <w:pStyle w:val="TableCellTaskDetails"/>
            </w:pPr>
            <w:r>
              <w:t>• Practice - OPT-SOC/01 — 30m</w:t>
            </w:r>
          </w:p>
          <w:p w14:paraId="45F90184"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CBBFD97" w14:textId="77777777" w:rsidR="001A20E6" w:rsidRDefault="00000000">
            <w:pPr>
              <w:pStyle w:val="TableCellTaskSubject"/>
            </w:pPr>
            <w:r>
              <w:t>Sociology</w:t>
            </w:r>
          </w:p>
          <w:p w14:paraId="52FC857C" w14:textId="77777777" w:rsidR="001A20E6" w:rsidRDefault="00000000">
            <w:pPr>
              <w:pStyle w:val="TableCellTaskDetails"/>
            </w:pPr>
            <w:r>
              <w:t>• Study - OPT-SOC/01 — 1h 30m</w:t>
            </w:r>
          </w:p>
          <w:p w14:paraId="3C99DB03" w14:textId="77777777" w:rsidR="001A20E6" w:rsidRDefault="00000000">
            <w:pPr>
              <w:pStyle w:val="TableCellTaskBadge"/>
              <w:shd w:val="clear" w:color="auto" w:fill="E3F2FD"/>
            </w:pPr>
            <w:r>
              <w:rPr>
                <w:b/>
                <w:bCs/>
                <w:color w:val="1976D2"/>
              </w:rPr>
              <w:t>STUDY</w:t>
            </w:r>
          </w:p>
          <w:p w14:paraId="7573CA51" w14:textId="77777777" w:rsidR="001A20E6" w:rsidRDefault="00000000">
            <w:pPr>
              <w:pStyle w:val="TableCellTaskDetails"/>
            </w:pPr>
            <w:r>
              <w:t>• Revision - OPT-SOC/01 — 30m</w:t>
            </w:r>
          </w:p>
          <w:p w14:paraId="76258985" w14:textId="77777777" w:rsidR="001A20E6" w:rsidRDefault="00000000">
            <w:pPr>
              <w:pStyle w:val="TableCellTaskBadge"/>
              <w:shd w:val="clear" w:color="auto" w:fill="FCE4EC"/>
            </w:pPr>
            <w:r>
              <w:rPr>
                <w:b/>
                <w:bCs/>
                <w:color w:val="C2185B"/>
              </w:rPr>
              <w:t>REVISION</w:t>
            </w:r>
          </w:p>
          <w:p w14:paraId="1919BC83" w14:textId="77777777" w:rsidR="001A20E6" w:rsidRDefault="00000000">
            <w:pPr>
              <w:pStyle w:val="TableCellTaskDetails"/>
            </w:pPr>
            <w:r>
              <w:t>• Practice - OPT-SOC/01 — 30m</w:t>
            </w:r>
          </w:p>
          <w:p w14:paraId="0B61B78C"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ECB340D" w14:textId="77777777" w:rsidR="001A20E6" w:rsidRDefault="00000000">
            <w:pPr>
              <w:pStyle w:val="TableCellTaskSubject"/>
            </w:pPr>
            <w:r>
              <w:t>Sociology</w:t>
            </w:r>
          </w:p>
          <w:p w14:paraId="1498A76C" w14:textId="77777777" w:rsidR="001A20E6" w:rsidRDefault="00000000">
            <w:pPr>
              <w:pStyle w:val="TableCellTaskDetails"/>
            </w:pPr>
            <w:r>
              <w:t>• Study - OPT-SOC/01 — 1h 30m</w:t>
            </w:r>
          </w:p>
          <w:p w14:paraId="3F5BA5C3" w14:textId="77777777" w:rsidR="001A20E6" w:rsidRDefault="00000000">
            <w:pPr>
              <w:pStyle w:val="TableCellTaskBadge"/>
              <w:shd w:val="clear" w:color="auto" w:fill="E3F2FD"/>
            </w:pPr>
            <w:r>
              <w:rPr>
                <w:b/>
                <w:bCs/>
                <w:color w:val="1976D2"/>
              </w:rPr>
              <w:t>STUDY</w:t>
            </w:r>
          </w:p>
          <w:p w14:paraId="39F30747" w14:textId="77777777" w:rsidR="001A20E6" w:rsidRDefault="00000000">
            <w:pPr>
              <w:pStyle w:val="TableCellTaskDetails"/>
            </w:pPr>
            <w:r>
              <w:t>• Revision - OPT-SOC/01 — 30m</w:t>
            </w:r>
          </w:p>
          <w:p w14:paraId="3B6AF5AD" w14:textId="77777777" w:rsidR="001A20E6" w:rsidRDefault="00000000">
            <w:pPr>
              <w:pStyle w:val="TableCellTaskBadge"/>
              <w:shd w:val="clear" w:color="auto" w:fill="FCE4EC"/>
            </w:pPr>
            <w:r>
              <w:rPr>
                <w:b/>
                <w:bCs/>
                <w:color w:val="C2185B"/>
              </w:rPr>
              <w:t>REVISION</w:t>
            </w:r>
          </w:p>
          <w:p w14:paraId="115FC13F" w14:textId="77777777" w:rsidR="001A20E6" w:rsidRDefault="00000000">
            <w:pPr>
              <w:pStyle w:val="TableCellTaskDetails"/>
            </w:pPr>
            <w:r>
              <w:t>• Practice - OPT-SOC/01 — 30m</w:t>
            </w:r>
          </w:p>
          <w:p w14:paraId="218547BC"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11DB378" w14:textId="77777777" w:rsidR="001A20E6" w:rsidRDefault="00000000">
            <w:pPr>
              <w:pStyle w:val="TableCellTaskSubject"/>
            </w:pPr>
            <w:r>
              <w:t>Sociology</w:t>
            </w:r>
          </w:p>
          <w:p w14:paraId="3B7AB09A" w14:textId="77777777" w:rsidR="001A20E6" w:rsidRDefault="00000000">
            <w:pPr>
              <w:pStyle w:val="TableCellTaskDetails"/>
            </w:pPr>
            <w:r>
              <w:t>• Study - OPT-SOC/01 — 1h 30m</w:t>
            </w:r>
          </w:p>
          <w:p w14:paraId="6CD5CBA6" w14:textId="77777777" w:rsidR="001A20E6" w:rsidRDefault="00000000">
            <w:pPr>
              <w:pStyle w:val="TableCellTaskBadge"/>
              <w:shd w:val="clear" w:color="auto" w:fill="E3F2FD"/>
            </w:pPr>
            <w:r>
              <w:rPr>
                <w:b/>
                <w:bCs/>
                <w:color w:val="1976D2"/>
              </w:rPr>
              <w:t>STUDY</w:t>
            </w:r>
          </w:p>
          <w:p w14:paraId="60F298FD" w14:textId="77777777" w:rsidR="001A20E6" w:rsidRDefault="00000000">
            <w:pPr>
              <w:pStyle w:val="TableCellTaskDetails"/>
            </w:pPr>
            <w:r>
              <w:t>• Revision - OPT-SOC/01 — 30m</w:t>
            </w:r>
          </w:p>
          <w:p w14:paraId="55E3FB26" w14:textId="77777777" w:rsidR="001A20E6" w:rsidRDefault="00000000">
            <w:pPr>
              <w:pStyle w:val="TableCellTaskBadge"/>
              <w:shd w:val="clear" w:color="auto" w:fill="FCE4EC"/>
            </w:pPr>
            <w:r>
              <w:rPr>
                <w:b/>
                <w:bCs/>
                <w:color w:val="C2185B"/>
              </w:rPr>
              <w:t>REVISION</w:t>
            </w:r>
          </w:p>
          <w:p w14:paraId="2626C775" w14:textId="77777777" w:rsidR="001A20E6" w:rsidRDefault="00000000">
            <w:pPr>
              <w:pStyle w:val="TableCellTaskDetails"/>
            </w:pPr>
            <w:r>
              <w:t>• Practice - OPT-SOC/01 — 30m</w:t>
            </w:r>
          </w:p>
          <w:p w14:paraId="38BEA780"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52CA4BB" w14:textId="77777777" w:rsidR="001A20E6" w:rsidRDefault="00000000">
            <w:pPr>
              <w:pStyle w:val="TableCellTaskSubject"/>
            </w:pPr>
            <w:r>
              <w:t>Sociology</w:t>
            </w:r>
          </w:p>
          <w:p w14:paraId="1CB85B80" w14:textId="77777777" w:rsidR="001A20E6" w:rsidRDefault="00000000">
            <w:pPr>
              <w:pStyle w:val="TableCellTaskDetails"/>
            </w:pPr>
            <w:r>
              <w:t>• Study - OPT-SOC/01 — 1h 30m</w:t>
            </w:r>
          </w:p>
          <w:p w14:paraId="679AEE80" w14:textId="77777777" w:rsidR="001A20E6" w:rsidRDefault="00000000">
            <w:pPr>
              <w:pStyle w:val="TableCellTaskBadge"/>
              <w:shd w:val="clear" w:color="auto" w:fill="E3F2FD"/>
            </w:pPr>
            <w:r>
              <w:rPr>
                <w:b/>
                <w:bCs/>
                <w:color w:val="1976D2"/>
              </w:rPr>
              <w:t>STUDY</w:t>
            </w:r>
          </w:p>
          <w:p w14:paraId="3DBC9CC3" w14:textId="77777777" w:rsidR="001A20E6" w:rsidRDefault="00000000">
            <w:pPr>
              <w:pStyle w:val="TableCellTaskDetails"/>
            </w:pPr>
            <w:r>
              <w:t>• Revision - OPT-SOC/01 — 30m</w:t>
            </w:r>
          </w:p>
          <w:p w14:paraId="07D6ACC6" w14:textId="77777777" w:rsidR="001A20E6" w:rsidRDefault="00000000">
            <w:pPr>
              <w:pStyle w:val="TableCellTaskBadge"/>
              <w:shd w:val="clear" w:color="auto" w:fill="FCE4EC"/>
            </w:pPr>
            <w:r>
              <w:rPr>
                <w:b/>
                <w:bCs/>
                <w:color w:val="C2185B"/>
              </w:rPr>
              <w:t>REVISION</w:t>
            </w:r>
          </w:p>
          <w:p w14:paraId="51AEE9CA" w14:textId="77777777" w:rsidR="001A20E6" w:rsidRDefault="00000000">
            <w:pPr>
              <w:pStyle w:val="TableCellTaskDetails"/>
            </w:pPr>
            <w:r>
              <w:t>• Practice - OPT-SOC/01 — 30m</w:t>
            </w:r>
          </w:p>
          <w:p w14:paraId="3E4BDD9F"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7F820489" w14:textId="77777777" w:rsidR="001A20E6" w:rsidRDefault="001A20E6"/>
        </w:tc>
      </w:tr>
      <w:tr w:rsidR="001A20E6" w14:paraId="757D72E4" w14:textId="77777777">
        <w:tc>
          <w:tcPr>
            <w:tcW w:w="700" w:type="pct"/>
            <w:shd w:val="clear" w:color="auto" w:fill="DCFCE7"/>
            <w:tcMar>
              <w:top w:w="150" w:type="dxa"/>
              <w:left w:w="100" w:type="dxa"/>
              <w:bottom w:w="150" w:type="dxa"/>
              <w:right w:w="100" w:type="dxa"/>
            </w:tcMar>
          </w:tcPr>
          <w:p w14:paraId="03FDCD75" w14:textId="77777777" w:rsidR="001A20E6" w:rsidRDefault="00000000">
            <w:pPr>
              <w:pStyle w:val="TableCellTaskSubject"/>
            </w:pPr>
            <w:r>
              <w:t>History-Modern</w:t>
            </w:r>
          </w:p>
          <w:p w14:paraId="3ABFA253" w14:textId="77777777" w:rsidR="001A20E6" w:rsidRDefault="00000000">
            <w:pPr>
              <w:pStyle w:val="TableCellTaskDetails"/>
            </w:pPr>
            <w:r>
              <w:t>• Test - TEST — 3h</w:t>
            </w:r>
          </w:p>
          <w:p w14:paraId="64C3130E"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2ABEF62D" w14:textId="77777777" w:rsidR="001A20E6" w:rsidRDefault="00000000">
            <w:pPr>
              <w:pStyle w:val="TableCellTaskSubject"/>
            </w:pPr>
            <w:r>
              <w:t>History-Modern</w:t>
            </w:r>
          </w:p>
          <w:p w14:paraId="7AF6DA03" w14:textId="77777777" w:rsidR="001A20E6" w:rsidRDefault="00000000">
            <w:pPr>
              <w:pStyle w:val="TableCellTaskDetails"/>
            </w:pPr>
            <w:r>
              <w:t>• Study - Indian Renaissance (H03/03) — 1h 30m</w:t>
            </w:r>
          </w:p>
          <w:p w14:paraId="6B1691BC" w14:textId="77777777" w:rsidR="001A20E6" w:rsidRDefault="00000000">
            <w:pPr>
              <w:pStyle w:val="TableCellTaskBadge"/>
              <w:shd w:val="clear" w:color="auto" w:fill="E3F2FD"/>
            </w:pPr>
            <w:r>
              <w:rPr>
                <w:b/>
                <w:bCs/>
                <w:color w:val="1976D2"/>
              </w:rPr>
              <w:t>STUDY</w:t>
            </w:r>
          </w:p>
          <w:p w14:paraId="5BE1C1AC" w14:textId="77777777" w:rsidR="001A20E6" w:rsidRDefault="00000000">
            <w:pPr>
              <w:pStyle w:val="TableCellTaskDetails"/>
            </w:pPr>
            <w:r>
              <w:t>• Revision - Pre-congress associations and formation of INC; INC Sessions (H03/04) — 30m</w:t>
            </w:r>
          </w:p>
          <w:p w14:paraId="7ECFBE5E" w14:textId="77777777" w:rsidR="001A20E6" w:rsidRDefault="00000000">
            <w:pPr>
              <w:pStyle w:val="TableCellTaskBadge"/>
              <w:shd w:val="clear" w:color="auto" w:fill="FCE4EC"/>
            </w:pPr>
            <w:r>
              <w:rPr>
                <w:b/>
                <w:bCs/>
                <w:color w:val="C2185B"/>
              </w:rPr>
              <w:t>REVISION</w:t>
            </w:r>
          </w:p>
          <w:p w14:paraId="02C72905" w14:textId="77777777" w:rsidR="001A20E6" w:rsidRDefault="00000000">
            <w:pPr>
              <w:pStyle w:val="TableCellTaskDetails"/>
            </w:pPr>
            <w:r>
              <w:t>• Practice - Pre-congress associations and formation of INC; INC Sessions (H03/04) — 30m</w:t>
            </w:r>
          </w:p>
          <w:p w14:paraId="2D7D448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9BA2910" w14:textId="77777777" w:rsidR="001A20E6" w:rsidRDefault="00000000">
            <w:pPr>
              <w:pStyle w:val="TableCellTaskSubject"/>
            </w:pPr>
            <w:r>
              <w:t>History-Modern</w:t>
            </w:r>
          </w:p>
          <w:p w14:paraId="35C622A1" w14:textId="77777777" w:rsidR="001A20E6" w:rsidRDefault="00000000">
            <w:pPr>
              <w:pStyle w:val="TableCellTaskDetails"/>
            </w:pPr>
            <w:r>
              <w:t>• Study - Indian Renaissance (H03/03) — 30m</w:t>
            </w:r>
          </w:p>
          <w:p w14:paraId="0D2B4FD6" w14:textId="77777777" w:rsidR="001A20E6" w:rsidRDefault="00000000">
            <w:pPr>
              <w:pStyle w:val="TableCellTaskBadge"/>
              <w:shd w:val="clear" w:color="auto" w:fill="E3F2FD"/>
            </w:pPr>
            <w:r>
              <w:rPr>
                <w:b/>
                <w:bCs/>
                <w:color w:val="1976D2"/>
              </w:rPr>
              <w:t>STUDY</w:t>
            </w:r>
          </w:p>
          <w:p w14:paraId="51A273F2" w14:textId="77777777" w:rsidR="001A20E6" w:rsidRDefault="00000000">
            <w:pPr>
              <w:pStyle w:val="TableCellTaskDetails"/>
            </w:pPr>
            <w:r>
              <w:t>• Study - Pre-congress associations and formation of INC; INC Sessions (H03/04) — 1h</w:t>
            </w:r>
          </w:p>
          <w:p w14:paraId="6046F563" w14:textId="77777777" w:rsidR="001A20E6" w:rsidRDefault="00000000">
            <w:pPr>
              <w:pStyle w:val="TableCellTaskBadge"/>
              <w:shd w:val="clear" w:color="auto" w:fill="E3F2FD"/>
            </w:pPr>
            <w:r>
              <w:rPr>
                <w:b/>
                <w:bCs/>
                <w:color w:val="1976D2"/>
              </w:rPr>
              <w:t>STUDY</w:t>
            </w:r>
          </w:p>
          <w:p w14:paraId="1D40B514" w14:textId="77777777" w:rsidR="001A20E6" w:rsidRDefault="00000000">
            <w:pPr>
              <w:pStyle w:val="TableCellTaskDetails"/>
            </w:pPr>
            <w:r>
              <w:t>• Revision - Pre-congress associations and formation of INC; INC Sessions (H03/04) — 30m</w:t>
            </w:r>
          </w:p>
          <w:p w14:paraId="566F7923" w14:textId="77777777" w:rsidR="001A20E6" w:rsidRDefault="00000000">
            <w:pPr>
              <w:pStyle w:val="TableCellTaskBadge"/>
              <w:shd w:val="clear" w:color="auto" w:fill="FCE4EC"/>
            </w:pPr>
            <w:r>
              <w:rPr>
                <w:b/>
                <w:bCs/>
                <w:color w:val="C2185B"/>
              </w:rPr>
              <w:t>REVISION</w:t>
            </w:r>
          </w:p>
          <w:p w14:paraId="0D870863" w14:textId="77777777" w:rsidR="001A20E6" w:rsidRDefault="00000000">
            <w:pPr>
              <w:pStyle w:val="TableCellTaskDetails"/>
            </w:pPr>
            <w:r>
              <w:t>• Practice - Pre-congress associations and formation of INC; INC Sessions (H03/04) — 30m</w:t>
            </w:r>
          </w:p>
          <w:p w14:paraId="10597B2F"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3D77CE9" w14:textId="77777777" w:rsidR="001A20E6" w:rsidRDefault="00000000">
            <w:pPr>
              <w:pStyle w:val="TableCellTaskSubject"/>
            </w:pPr>
            <w:r>
              <w:t>History-Modern</w:t>
            </w:r>
          </w:p>
          <w:p w14:paraId="0CDFD163" w14:textId="77777777" w:rsidR="001A20E6" w:rsidRDefault="00000000">
            <w:pPr>
              <w:pStyle w:val="TableCellTaskDetails"/>
            </w:pPr>
            <w:r>
              <w:t>• Study - Pre-congress associations and formation of INC; INC Sessions (H03/04) — 1h 30m</w:t>
            </w:r>
          </w:p>
          <w:p w14:paraId="0170752C" w14:textId="77777777" w:rsidR="001A20E6" w:rsidRDefault="00000000">
            <w:pPr>
              <w:pStyle w:val="TableCellTaskBadge"/>
              <w:shd w:val="clear" w:color="auto" w:fill="E3F2FD"/>
            </w:pPr>
            <w:r>
              <w:rPr>
                <w:b/>
                <w:bCs/>
                <w:color w:val="1976D2"/>
              </w:rPr>
              <w:t>STUDY</w:t>
            </w:r>
          </w:p>
          <w:p w14:paraId="524BC0EC" w14:textId="77777777" w:rsidR="001A20E6" w:rsidRDefault="00000000">
            <w:pPr>
              <w:pStyle w:val="TableCellTaskDetails"/>
            </w:pPr>
            <w:r>
              <w:t>• Revision - Moderate phase (H03/05) — 30m</w:t>
            </w:r>
          </w:p>
          <w:p w14:paraId="3F34F075" w14:textId="77777777" w:rsidR="001A20E6" w:rsidRDefault="00000000">
            <w:pPr>
              <w:pStyle w:val="TableCellTaskBadge"/>
              <w:shd w:val="clear" w:color="auto" w:fill="FCE4EC"/>
            </w:pPr>
            <w:r>
              <w:rPr>
                <w:b/>
                <w:bCs/>
                <w:color w:val="C2185B"/>
              </w:rPr>
              <w:t>REVISION</w:t>
            </w:r>
          </w:p>
          <w:p w14:paraId="6CF98BD2" w14:textId="77777777" w:rsidR="001A20E6" w:rsidRDefault="00000000">
            <w:pPr>
              <w:pStyle w:val="TableCellTaskDetails"/>
            </w:pPr>
            <w:r>
              <w:t>• Practice - Moderate phase (H03/05) — 30m</w:t>
            </w:r>
          </w:p>
          <w:p w14:paraId="3C75F6E4"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48D6F8F" w14:textId="77777777" w:rsidR="001A20E6" w:rsidRDefault="00000000">
            <w:pPr>
              <w:pStyle w:val="TableCellTaskSubject"/>
            </w:pPr>
            <w:r>
              <w:t>History-Modern</w:t>
            </w:r>
          </w:p>
          <w:p w14:paraId="10FD758D" w14:textId="77777777" w:rsidR="001A20E6" w:rsidRDefault="00000000">
            <w:pPr>
              <w:pStyle w:val="TableCellTaskDetails"/>
            </w:pPr>
            <w:r>
              <w:t>• Study - Pre-congress associations and formation of INC; INC Sessions (H03/04) — 1h</w:t>
            </w:r>
          </w:p>
          <w:p w14:paraId="66936954" w14:textId="77777777" w:rsidR="001A20E6" w:rsidRDefault="00000000">
            <w:pPr>
              <w:pStyle w:val="TableCellTaskBadge"/>
              <w:shd w:val="clear" w:color="auto" w:fill="E3F2FD"/>
            </w:pPr>
            <w:r>
              <w:rPr>
                <w:b/>
                <w:bCs/>
                <w:color w:val="1976D2"/>
              </w:rPr>
              <w:t>STUDY</w:t>
            </w:r>
          </w:p>
          <w:p w14:paraId="403CA3D1" w14:textId="77777777" w:rsidR="001A20E6" w:rsidRDefault="00000000">
            <w:pPr>
              <w:pStyle w:val="TableCellTaskDetails"/>
            </w:pPr>
            <w:r>
              <w:t>• Study - Moderate phase (H03/05) — 30m</w:t>
            </w:r>
          </w:p>
          <w:p w14:paraId="71655CC5" w14:textId="77777777" w:rsidR="001A20E6" w:rsidRDefault="00000000">
            <w:pPr>
              <w:pStyle w:val="TableCellTaskBadge"/>
              <w:shd w:val="clear" w:color="auto" w:fill="E3F2FD"/>
            </w:pPr>
            <w:r>
              <w:rPr>
                <w:b/>
                <w:bCs/>
                <w:color w:val="1976D2"/>
              </w:rPr>
              <w:t>STUDY</w:t>
            </w:r>
          </w:p>
          <w:p w14:paraId="58A4D538" w14:textId="77777777" w:rsidR="001A20E6" w:rsidRDefault="00000000">
            <w:pPr>
              <w:pStyle w:val="TableCellTaskDetails"/>
            </w:pPr>
            <w:r>
              <w:t>• Revision - Moderate phase (H03/05) — 30m</w:t>
            </w:r>
          </w:p>
          <w:p w14:paraId="4694B583" w14:textId="77777777" w:rsidR="001A20E6" w:rsidRDefault="00000000">
            <w:pPr>
              <w:pStyle w:val="TableCellTaskBadge"/>
              <w:shd w:val="clear" w:color="auto" w:fill="FCE4EC"/>
            </w:pPr>
            <w:r>
              <w:rPr>
                <w:b/>
                <w:bCs/>
                <w:color w:val="C2185B"/>
              </w:rPr>
              <w:t>REVISION</w:t>
            </w:r>
          </w:p>
          <w:p w14:paraId="52043935" w14:textId="77777777" w:rsidR="001A20E6" w:rsidRDefault="00000000">
            <w:pPr>
              <w:pStyle w:val="TableCellTaskDetails"/>
            </w:pPr>
            <w:r>
              <w:t>• Practice - Moderate phase (H03/05) — 30m</w:t>
            </w:r>
          </w:p>
          <w:p w14:paraId="07137F3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2036BF2" w14:textId="77777777" w:rsidR="001A20E6" w:rsidRDefault="00000000">
            <w:pPr>
              <w:pStyle w:val="TableCellTaskSubject"/>
            </w:pPr>
            <w:r>
              <w:t>History-Modern</w:t>
            </w:r>
          </w:p>
          <w:p w14:paraId="2850E108" w14:textId="77777777" w:rsidR="001A20E6" w:rsidRDefault="00000000">
            <w:pPr>
              <w:pStyle w:val="TableCellTaskDetails"/>
            </w:pPr>
            <w:r>
              <w:t>• Study - Moderate phase (H03/05) — 1h 30m</w:t>
            </w:r>
          </w:p>
          <w:p w14:paraId="41D5B9A3" w14:textId="77777777" w:rsidR="001A20E6" w:rsidRDefault="00000000">
            <w:pPr>
              <w:pStyle w:val="TableCellTaskBadge"/>
              <w:shd w:val="clear" w:color="auto" w:fill="E3F2FD"/>
            </w:pPr>
            <w:r>
              <w:rPr>
                <w:b/>
                <w:bCs/>
                <w:color w:val="1976D2"/>
              </w:rPr>
              <w:t>STUDY</w:t>
            </w:r>
          </w:p>
          <w:p w14:paraId="3F3F71DD" w14:textId="77777777" w:rsidR="001A20E6" w:rsidRDefault="00000000">
            <w:pPr>
              <w:pStyle w:val="TableCellTaskDetails"/>
            </w:pPr>
            <w:r>
              <w:t>• Revision - Extremist Phase (H03/06) — 30m</w:t>
            </w:r>
          </w:p>
          <w:p w14:paraId="0000085A" w14:textId="77777777" w:rsidR="001A20E6" w:rsidRDefault="00000000">
            <w:pPr>
              <w:pStyle w:val="TableCellTaskBadge"/>
              <w:shd w:val="clear" w:color="auto" w:fill="FCE4EC"/>
            </w:pPr>
            <w:r>
              <w:rPr>
                <w:b/>
                <w:bCs/>
                <w:color w:val="C2185B"/>
              </w:rPr>
              <w:t>REVISION</w:t>
            </w:r>
          </w:p>
          <w:p w14:paraId="1C4D08BD" w14:textId="77777777" w:rsidR="001A20E6" w:rsidRDefault="00000000">
            <w:pPr>
              <w:pStyle w:val="TableCellTaskDetails"/>
            </w:pPr>
            <w:r>
              <w:t>• Practice - Extremist Phase (H03/06) — 30m</w:t>
            </w:r>
          </w:p>
          <w:p w14:paraId="5254FC4C"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215FDBBC" w14:textId="77777777" w:rsidR="001A20E6" w:rsidRDefault="001A20E6"/>
        </w:tc>
      </w:tr>
    </w:tbl>
    <w:p w14:paraId="68AD8C7D" w14:textId="77777777" w:rsidR="001A20E6" w:rsidRDefault="001A20E6">
      <w:pPr>
        <w:spacing w:after="400"/>
      </w:pPr>
    </w:p>
    <w:p w14:paraId="64F37465" w14:textId="77777777" w:rsidR="001A20E6" w:rsidRDefault="00000000">
      <w:pPr>
        <w:pStyle w:val="ResourceTitle"/>
      </w:pPr>
      <w:r>
        <w:t>📚 Resources for Mar 08 - Mar 14</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17222F70" w14:textId="77777777">
        <w:tc>
          <w:tcPr>
            <w:tcW w:w="1650" w:type="pct"/>
            <w:tcBorders>
              <w:bottom w:val="single" w:sz="2" w:space="0" w:color="D1D5DB"/>
              <w:right w:val="single" w:sz="2" w:space="0" w:color="D1D5DB"/>
            </w:tcBorders>
            <w:tcMar>
              <w:top w:w="200" w:type="dxa"/>
              <w:left w:w="150" w:type="dxa"/>
              <w:bottom w:w="200" w:type="dxa"/>
              <w:right w:w="150" w:type="dxa"/>
            </w:tcMar>
          </w:tcPr>
          <w:p w14:paraId="6AC5307D" w14:textId="77777777" w:rsidR="001A20E6" w:rsidRDefault="00000000">
            <w:pPr>
              <w:pStyle w:val="TableCellSubjectName"/>
            </w:pPr>
            <w:r>
              <w:t>Sociology</w:t>
            </w:r>
          </w:p>
          <w:p w14:paraId="29E21789" w14:textId="77777777" w:rsidR="001A20E6" w:rsidRDefault="00000000">
            <w:pPr>
              <w:pStyle w:val="TableCellCategoryTitle"/>
            </w:pPr>
            <w:r>
              <w:t>📝 Practice Materials</w:t>
            </w:r>
          </w:p>
          <w:p w14:paraId="61AD9A71" w14:textId="77777777" w:rsidR="001A20E6" w:rsidRDefault="00000000">
            <w:pPr>
              <w:pStyle w:val="TableCellResourceItem"/>
            </w:pPr>
            <w:r>
              <w:t>• La Excellence Sociology Material</w:t>
            </w:r>
          </w:p>
          <w:p w14:paraId="5C0AB951" w14:textId="77777777" w:rsidR="001A20E6" w:rsidRDefault="00000000">
            <w:pPr>
              <w:pStyle w:val="TableCellResourceItem"/>
            </w:pPr>
            <w:r>
              <w:t>• Mains RRP + Prelims RRP</w:t>
            </w:r>
          </w:p>
          <w:p w14:paraId="22743138" w14:textId="77777777" w:rsidR="001A20E6" w:rsidRDefault="00000000">
            <w:pPr>
              <w:pStyle w:val="TableCellResourceItem"/>
            </w:pPr>
            <w:r>
              <w:t>• Prelims &amp; Mains Workbooks</w:t>
            </w:r>
          </w:p>
          <w:p w14:paraId="5E90EE2F" w14:textId="77777777" w:rsidR="001A20E6" w:rsidRDefault="00000000">
            <w:pPr>
              <w:pStyle w:val="TableCellResourceItem"/>
            </w:pPr>
            <w:r>
              <w:t>• Previous Year Question Papers</w:t>
            </w:r>
          </w:p>
          <w:p w14:paraId="790E6DCB" w14:textId="77777777" w:rsidR="001A20E6" w:rsidRDefault="00000000">
            <w:pPr>
              <w:pStyle w:val="TableCellResourceItem"/>
            </w:pPr>
            <w:r>
              <w:t>• Mock Tests</w:t>
            </w:r>
          </w:p>
          <w:p w14:paraId="3996F417" w14:textId="77777777" w:rsidR="001A20E6" w:rsidRDefault="00000000">
            <w:pPr>
              <w:pStyle w:val="TableCellResourceItem"/>
            </w:pPr>
            <w:r>
              <w:t>• La Excellence Indian Society Material</w:t>
            </w:r>
          </w:p>
          <w:p w14:paraId="6F1EED0C" w14:textId="77777777" w:rsidR="001A20E6" w:rsidRDefault="00000000">
            <w:pPr>
              <w:pStyle w:val="TableCellResourceItem"/>
            </w:pPr>
            <w:r>
              <w:t>• Mains Workbook - Paper I</w:t>
            </w:r>
          </w:p>
          <w:p w14:paraId="1078C545" w14:textId="77777777" w:rsidR="001A20E6" w:rsidRDefault="00000000">
            <w:pPr>
              <w:pStyle w:val="TableCellResourceItem"/>
            </w:pPr>
            <w:r>
              <w:t>• La Excellence Social Change Material</w:t>
            </w:r>
          </w:p>
          <w:p w14:paraId="0434AEBA" w14:textId="77777777" w:rsidR="001A20E6" w:rsidRDefault="00000000">
            <w:pPr>
              <w:pStyle w:val="TableCellResourceItem"/>
            </w:pPr>
            <w:r>
              <w:t>• Mains Workbook - Paper II</w:t>
            </w:r>
          </w:p>
          <w:p w14:paraId="741FD40F" w14:textId="77777777" w:rsidR="001A20E6" w:rsidRDefault="00000000">
            <w:pPr>
              <w:pStyle w:val="TableCellResourceItem"/>
            </w:pPr>
            <w:r>
              <w:t>• La Excellence Sociology of Religion Material</w:t>
            </w:r>
          </w:p>
          <w:p w14:paraId="04173006" w14:textId="77777777" w:rsidR="001A20E6" w:rsidRDefault="00000000">
            <w:pPr>
              <w:pStyle w:val="TableCellResourceItem"/>
            </w:pPr>
            <w:r>
              <w:t>• Mains Workbook</w:t>
            </w:r>
          </w:p>
          <w:p w14:paraId="089A114D" w14:textId="77777777" w:rsidR="001A20E6" w:rsidRDefault="00000000">
            <w:pPr>
              <w:pStyle w:val="TableCellResourceItem"/>
            </w:pPr>
            <w:r>
              <w:t>• La Excellence Sociology of Education Material</w:t>
            </w:r>
          </w:p>
          <w:p w14:paraId="19967684" w14:textId="77777777" w:rsidR="001A20E6" w:rsidRDefault="00000000">
            <w:pPr>
              <w:pStyle w:val="TableCellResourceItem"/>
            </w:pPr>
            <w:r>
              <w:t>• Mains Workbook</w:t>
            </w:r>
          </w:p>
          <w:p w14:paraId="3C4D5AA1" w14:textId="77777777" w:rsidR="001A20E6" w:rsidRDefault="00000000">
            <w:pPr>
              <w:pStyle w:val="TableCellResourceItem"/>
            </w:pPr>
            <w:r>
              <w:t>• La Excellence Social Stratification Material</w:t>
            </w:r>
          </w:p>
          <w:p w14:paraId="7E9AA08F" w14:textId="77777777" w:rsidR="001A20E6" w:rsidRDefault="00000000">
            <w:pPr>
              <w:pStyle w:val="TableCellResourceItem"/>
            </w:pPr>
            <w:r>
              <w:t>• Mains Workbook</w:t>
            </w:r>
          </w:p>
          <w:p w14:paraId="0D0E987F" w14:textId="77777777" w:rsidR="001A20E6" w:rsidRDefault="00000000">
            <w:pPr>
              <w:pStyle w:val="TableCellResourceItem"/>
            </w:pPr>
            <w:r>
              <w:t>• La Excellence Gender Studies Material</w:t>
            </w:r>
          </w:p>
          <w:p w14:paraId="03FCEE12" w14:textId="77777777" w:rsidR="001A20E6" w:rsidRDefault="00000000">
            <w:pPr>
              <w:pStyle w:val="TableCellResourceItem"/>
            </w:pPr>
            <w:r>
              <w:t>• Mains Workbook</w:t>
            </w:r>
          </w:p>
          <w:p w14:paraId="1945E948" w14:textId="77777777" w:rsidR="001A20E6" w:rsidRDefault="00000000">
            <w:pPr>
              <w:pStyle w:val="TableCellResourceItem"/>
            </w:pPr>
            <w:r>
              <w:t>• La Excellence Urban Sociology Material</w:t>
            </w:r>
          </w:p>
          <w:p w14:paraId="2A13203C" w14:textId="77777777" w:rsidR="001A20E6" w:rsidRDefault="00000000">
            <w:pPr>
              <w:pStyle w:val="TableCellResourceItem"/>
            </w:pPr>
            <w:r>
              <w:t>• Mains Workbook</w:t>
            </w:r>
          </w:p>
          <w:p w14:paraId="3AC876AA" w14:textId="77777777" w:rsidR="001A20E6" w:rsidRDefault="00000000">
            <w:pPr>
              <w:pStyle w:val="TableCellResourceItem"/>
            </w:pPr>
            <w:r>
              <w:t>• La Excellence Rural Sociology Material</w:t>
            </w:r>
          </w:p>
          <w:p w14:paraId="377D1B92" w14:textId="77777777" w:rsidR="001A20E6" w:rsidRDefault="00000000">
            <w:pPr>
              <w:pStyle w:val="TableCellResourceItem"/>
            </w:pPr>
            <w:r>
              <w:t>• Mains Workbook</w:t>
            </w:r>
          </w:p>
          <w:p w14:paraId="55977246" w14:textId="77777777" w:rsidR="001A20E6" w:rsidRDefault="00000000">
            <w:pPr>
              <w:pStyle w:val="TableCellResourceItem"/>
            </w:pPr>
            <w:r>
              <w:t>• La Excellence Social Movements Material</w:t>
            </w:r>
          </w:p>
          <w:p w14:paraId="2E07D726" w14:textId="77777777" w:rsidR="001A20E6" w:rsidRDefault="00000000">
            <w:pPr>
              <w:pStyle w:val="TableCellResourceItem"/>
            </w:pPr>
            <w:r>
              <w:t>• Mains Workbook</w:t>
            </w:r>
          </w:p>
          <w:p w14:paraId="7DD59FF9" w14:textId="77777777" w:rsidR="001A20E6" w:rsidRDefault="00000000">
            <w:pPr>
              <w:pStyle w:val="TableCellResourceItem"/>
            </w:pPr>
            <w:r>
              <w:t>• La Excellence Sociology of Health Material</w:t>
            </w:r>
          </w:p>
          <w:p w14:paraId="07670521" w14:textId="77777777" w:rsidR="001A20E6" w:rsidRDefault="00000000">
            <w:pPr>
              <w:pStyle w:val="TableCellResourceItem"/>
            </w:pPr>
            <w:r>
              <w:t>• Mains Workbook</w:t>
            </w:r>
          </w:p>
          <w:p w14:paraId="163C653C" w14:textId="77777777" w:rsidR="001A20E6" w:rsidRDefault="00000000">
            <w:pPr>
              <w:pStyle w:val="TableCellResourceItem"/>
            </w:pPr>
            <w:r>
              <w:t>• La Excellence Sociology of Law Material</w:t>
            </w:r>
          </w:p>
          <w:p w14:paraId="260462A6" w14:textId="77777777" w:rsidR="001A20E6" w:rsidRDefault="00000000">
            <w:pPr>
              <w:pStyle w:val="TableCellResourceItem"/>
            </w:pPr>
            <w:r>
              <w:t>• Mains Workbook</w:t>
            </w:r>
          </w:p>
          <w:p w14:paraId="11494875" w14:textId="77777777" w:rsidR="001A20E6" w:rsidRDefault="00000000">
            <w:pPr>
              <w:pStyle w:val="TableCellResourceItem"/>
            </w:pPr>
            <w:r>
              <w:t>• La Excellence Sociology of Media Material</w:t>
            </w:r>
          </w:p>
          <w:p w14:paraId="436D754A" w14:textId="77777777" w:rsidR="001A20E6" w:rsidRDefault="00000000">
            <w:pPr>
              <w:pStyle w:val="TableCellResourceItem"/>
            </w:pPr>
            <w:r>
              <w:t>• Mains Workbook</w:t>
            </w:r>
          </w:p>
          <w:p w14:paraId="593967FB" w14:textId="77777777" w:rsidR="001A20E6" w:rsidRDefault="00000000">
            <w:pPr>
              <w:pStyle w:val="TableCellResourceItem"/>
            </w:pPr>
            <w:r>
              <w:t>• La Excellence Sociology of Science Material</w:t>
            </w:r>
          </w:p>
          <w:p w14:paraId="0A56E8B2" w14:textId="77777777" w:rsidR="001A20E6" w:rsidRDefault="00000000">
            <w:pPr>
              <w:pStyle w:val="TableCellResourceItem"/>
            </w:pPr>
            <w:r>
              <w:t>• Mains Workbook</w:t>
            </w:r>
          </w:p>
          <w:p w14:paraId="4329A657" w14:textId="77777777" w:rsidR="001A20E6" w:rsidRDefault="00000000">
            <w:pPr>
              <w:pStyle w:val="TableCellResourceItem"/>
            </w:pPr>
            <w:r>
              <w:t>• La Excellence Sociology of Environment Material</w:t>
            </w:r>
          </w:p>
          <w:p w14:paraId="2FDF41DB" w14:textId="77777777" w:rsidR="001A20E6" w:rsidRDefault="00000000">
            <w:pPr>
              <w:pStyle w:val="TableCellResourceItem"/>
            </w:pPr>
            <w:r>
              <w:t>• Mains Workbook</w:t>
            </w:r>
          </w:p>
          <w:p w14:paraId="22EE37C4" w14:textId="77777777" w:rsidR="001A20E6" w:rsidRDefault="00000000">
            <w:pPr>
              <w:pStyle w:val="TableCellResourceItem"/>
            </w:pPr>
            <w:r>
              <w:t>• La Excellence Sociology of Globalization Material</w:t>
            </w:r>
          </w:p>
          <w:p w14:paraId="27DE1F70" w14:textId="77777777" w:rsidR="001A20E6" w:rsidRDefault="00000000">
            <w:pPr>
              <w:pStyle w:val="TableCellResourceItem"/>
            </w:pPr>
            <w:r>
              <w:t>• Mains Workbook</w:t>
            </w:r>
          </w:p>
          <w:p w14:paraId="0F68DF3C" w14:textId="77777777" w:rsidR="001A20E6" w:rsidRDefault="00000000">
            <w:pPr>
              <w:pStyle w:val="TableCellResourceItem"/>
            </w:pPr>
            <w:r>
              <w:t>• La Excellence Sociology of Work Material</w:t>
            </w:r>
          </w:p>
          <w:p w14:paraId="4548C894" w14:textId="77777777" w:rsidR="001A20E6" w:rsidRDefault="00000000">
            <w:pPr>
              <w:pStyle w:val="TableCellResourceItem"/>
            </w:pPr>
            <w:r>
              <w:t>• Mains Workbook</w:t>
            </w:r>
          </w:p>
          <w:p w14:paraId="1443B00F" w14:textId="77777777" w:rsidR="001A20E6" w:rsidRDefault="00000000">
            <w:pPr>
              <w:pStyle w:val="TableCellCategoryTitle"/>
            </w:pPr>
            <w:r>
              <w:t>📰 Current Affairs</w:t>
            </w:r>
          </w:p>
          <w:p w14:paraId="03C5DE35" w14:textId="77777777" w:rsidR="001A20E6" w:rsidRDefault="00000000">
            <w:pPr>
              <w:pStyle w:val="TableCellResourceItem"/>
            </w:pPr>
            <w:r>
              <w:t>• Indian Sociological Review</w:t>
            </w:r>
          </w:p>
          <w:p w14:paraId="58EA57EA" w14:textId="77777777" w:rsidR="001A20E6" w:rsidRDefault="00000000">
            <w:pPr>
              <w:pStyle w:val="TableCellResourceItem"/>
            </w:pPr>
            <w:r>
              <w:t>• Economic and Political Weekly (EPW)</w:t>
            </w:r>
          </w:p>
          <w:p w14:paraId="313BA2D8" w14:textId="77777777" w:rsidR="001A20E6" w:rsidRDefault="00000000">
            <w:pPr>
              <w:pStyle w:val="TableCellResourceItem"/>
            </w:pPr>
            <w:r>
              <w:t>• Newspapers (The Hindu, Indian Express - Social issues)</w:t>
            </w:r>
          </w:p>
          <w:p w14:paraId="57E31574" w14:textId="77777777" w:rsidR="001A20E6" w:rsidRDefault="00000000">
            <w:pPr>
              <w:pStyle w:val="TableCellResourceItem"/>
            </w:pPr>
            <w:r>
              <w:t>• Yojana Magazine</w:t>
            </w:r>
          </w:p>
          <w:p w14:paraId="3DBAECF1" w14:textId="77777777" w:rsidR="001A20E6" w:rsidRDefault="00000000">
            <w:pPr>
              <w:pStyle w:val="TableCellResourceItem"/>
            </w:pPr>
            <w:r>
              <w:t>• Kurukshetra Magazine</w:t>
            </w:r>
          </w:p>
          <w:p w14:paraId="47209F4F" w14:textId="77777777" w:rsidR="001A20E6" w:rsidRDefault="00000000">
            <w:pPr>
              <w:pStyle w:val="TableCellResourceItem"/>
            </w:pPr>
            <w:r>
              <w:t>• Social Watch India Reports</w:t>
            </w:r>
          </w:p>
          <w:p w14:paraId="498C77A9" w14:textId="77777777" w:rsidR="001A20E6" w:rsidRDefault="00000000">
            <w:pPr>
              <w:pStyle w:val="TableCellResourceItem"/>
            </w:pPr>
            <w:r>
              <w:t>• NSSO Reports</w:t>
            </w:r>
          </w:p>
          <w:p w14:paraId="2CD75FB1" w14:textId="77777777" w:rsidR="001A20E6" w:rsidRDefault="00000000">
            <w:pPr>
              <w:pStyle w:val="TableCellResourceItem"/>
            </w:pPr>
            <w:r>
              <w:t>• NFHS Reports</w:t>
            </w:r>
          </w:p>
          <w:p w14:paraId="5D7EE636" w14:textId="77777777" w:rsidR="001A20E6" w:rsidRDefault="00000000">
            <w:pPr>
              <w:pStyle w:val="TableCellResourceItem"/>
            </w:pPr>
            <w:r>
              <w:t>• EPW Articles on Indian Society</w:t>
            </w:r>
          </w:p>
          <w:p w14:paraId="68528872" w14:textId="77777777" w:rsidR="001A20E6" w:rsidRDefault="00000000">
            <w:pPr>
              <w:pStyle w:val="TableCellResourceItem"/>
            </w:pPr>
            <w:r>
              <w:t>• Census Reports</w:t>
            </w:r>
          </w:p>
          <w:p w14:paraId="41496DA8" w14:textId="77777777" w:rsidR="001A20E6" w:rsidRDefault="00000000">
            <w:pPr>
              <w:pStyle w:val="TableCellResourceItem"/>
            </w:pPr>
            <w:r>
              <w:t>• Social Development Reports</w:t>
            </w:r>
          </w:p>
          <w:p w14:paraId="3900A39E" w14:textId="77777777" w:rsidR="001A20E6" w:rsidRDefault="00000000">
            <w:pPr>
              <w:pStyle w:val="TableCellResourceItem"/>
            </w:pPr>
            <w:r>
              <w:t>• Planning Commission Reports</w:t>
            </w:r>
          </w:p>
          <w:p w14:paraId="6891B937" w14:textId="77777777" w:rsidR="001A20E6" w:rsidRDefault="00000000">
            <w:pPr>
              <w:pStyle w:val="TableCellResourceItem"/>
            </w:pPr>
            <w:r>
              <w:t>• NITI Aayog Reports</w:t>
            </w:r>
          </w:p>
          <w:p w14:paraId="397B647F" w14:textId="77777777" w:rsidR="001A20E6" w:rsidRDefault="00000000">
            <w:pPr>
              <w:pStyle w:val="TableCellResourceItem"/>
            </w:pPr>
            <w:r>
              <w:t>• World Bank Reports on India</w:t>
            </w:r>
          </w:p>
          <w:p w14:paraId="4DCB3D18" w14:textId="77777777" w:rsidR="001A20E6" w:rsidRDefault="00000000">
            <w:pPr>
              <w:pStyle w:val="TableCellResourceItem"/>
            </w:pPr>
            <w:r>
              <w:t>• Religious Demographics Reports</w:t>
            </w:r>
          </w:p>
          <w:p w14:paraId="08F39D36" w14:textId="77777777" w:rsidR="001A20E6" w:rsidRDefault="00000000">
            <w:pPr>
              <w:pStyle w:val="TableCellResourceItem"/>
            </w:pPr>
            <w:r>
              <w:t>• Minority Commission Reports</w:t>
            </w:r>
          </w:p>
          <w:p w14:paraId="04E2CBC8" w14:textId="77777777" w:rsidR="001A20E6" w:rsidRDefault="00000000">
            <w:pPr>
              <w:pStyle w:val="TableCellResourceItem"/>
            </w:pPr>
            <w:r>
              <w:t>• ASER Reports</w:t>
            </w:r>
          </w:p>
          <w:p w14:paraId="0BB05CC0" w14:textId="77777777" w:rsidR="001A20E6" w:rsidRDefault="00000000">
            <w:pPr>
              <w:pStyle w:val="TableCellResourceItem"/>
            </w:pPr>
            <w:r>
              <w:t>• NEP 2020</w:t>
            </w:r>
          </w:p>
          <w:p w14:paraId="07E2E1DC" w14:textId="77777777" w:rsidR="001A20E6" w:rsidRDefault="00000000">
            <w:pPr>
              <w:pStyle w:val="TableCellResourceItem"/>
            </w:pPr>
            <w:r>
              <w:t>• Education Statistics Reports</w:t>
            </w:r>
          </w:p>
          <w:p w14:paraId="25FF5990" w14:textId="77777777" w:rsidR="001A20E6" w:rsidRDefault="00000000">
            <w:pPr>
              <w:pStyle w:val="TableCellResourceItem"/>
            </w:pPr>
            <w:r>
              <w:t>• Sachar Committee Report</w:t>
            </w:r>
          </w:p>
          <w:p w14:paraId="501BBC55" w14:textId="77777777" w:rsidR="001A20E6" w:rsidRDefault="00000000">
            <w:pPr>
              <w:pStyle w:val="TableCellResourceItem"/>
            </w:pPr>
            <w:r>
              <w:t>• Mandal Commission Report</w:t>
            </w:r>
          </w:p>
          <w:p w14:paraId="5314EC9C" w14:textId="77777777" w:rsidR="001A20E6" w:rsidRDefault="00000000">
            <w:pPr>
              <w:pStyle w:val="TableCellResourceItem"/>
            </w:pPr>
            <w:r>
              <w:t>• Caste Census Data</w:t>
            </w:r>
          </w:p>
          <w:p w14:paraId="64C5ED71" w14:textId="77777777" w:rsidR="001A20E6" w:rsidRDefault="00000000">
            <w:pPr>
              <w:pStyle w:val="TableCellResourceItem"/>
            </w:pPr>
            <w:r>
              <w:t>• Gender Budget Reports</w:t>
            </w:r>
          </w:p>
          <w:p w14:paraId="183300EA" w14:textId="77777777" w:rsidR="001A20E6" w:rsidRDefault="00000000">
            <w:pPr>
              <w:pStyle w:val="TableCellResourceItem"/>
            </w:pPr>
            <w:r>
              <w:t>• Women and Child Development Ministry Reports</w:t>
            </w:r>
          </w:p>
          <w:p w14:paraId="77B6C3F5" w14:textId="77777777" w:rsidR="001A20E6" w:rsidRDefault="00000000">
            <w:pPr>
              <w:pStyle w:val="TableCellResourceItem"/>
            </w:pPr>
            <w:r>
              <w:t>• NFHS Gender Data</w:t>
            </w:r>
          </w:p>
          <w:p w14:paraId="39887BA0" w14:textId="77777777" w:rsidR="001A20E6" w:rsidRDefault="00000000">
            <w:pPr>
              <w:pStyle w:val="TableCellResourceItem"/>
            </w:pPr>
            <w:r>
              <w:t>• Census Urban Data</w:t>
            </w:r>
          </w:p>
          <w:p w14:paraId="43FB7913" w14:textId="77777777" w:rsidR="001A20E6" w:rsidRDefault="00000000">
            <w:pPr>
              <w:pStyle w:val="TableCellResourceItem"/>
            </w:pPr>
            <w:r>
              <w:t>• Smart Cities Mission Reports</w:t>
            </w:r>
          </w:p>
          <w:p w14:paraId="2160A07A" w14:textId="77777777" w:rsidR="001A20E6" w:rsidRDefault="00000000">
            <w:pPr>
              <w:pStyle w:val="TableCellResourceItem"/>
            </w:pPr>
            <w:r>
              <w:t>• Urban Development Ministry Reports</w:t>
            </w:r>
          </w:p>
          <w:p w14:paraId="12F9223E" w14:textId="77777777" w:rsidR="001A20E6" w:rsidRDefault="00000000">
            <w:pPr>
              <w:pStyle w:val="TableCellResourceItem"/>
            </w:pPr>
            <w:r>
              <w:t>• Rural Development Ministry Reports</w:t>
            </w:r>
          </w:p>
          <w:p w14:paraId="7AA367A8" w14:textId="77777777" w:rsidR="001A20E6" w:rsidRDefault="00000000">
            <w:pPr>
              <w:pStyle w:val="TableCellResourceItem"/>
            </w:pPr>
            <w:r>
              <w:t>• MGNREGA Reports</w:t>
            </w:r>
          </w:p>
          <w:p w14:paraId="69CC8EA4" w14:textId="77777777" w:rsidR="001A20E6" w:rsidRDefault="00000000">
            <w:pPr>
              <w:pStyle w:val="TableCellResourceItem"/>
            </w:pPr>
            <w:r>
              <w:t>• Panchayati Raj Statistics</w:t>
            </w:r>
          </w:p>
          <w:p w14:paraId="67891818" w14:textId="77777777" w:rsidR="001A20E6" w:rsidRDefault="00000000">
            <w:pPr>
              <w:pStyle w:val="TableCellResourceItem"/>
            </w:pPr>
            <w:r>
              <w:t>• Social Movement Case Studies</w:t>
            </w:r>
          </w:p>
          <w:p w14:paraId="116E4DDA" w14:textId="77777777" w:rsidR="001A20E6" w:rsidRDefault="00000000">
            <w:pPr>
              <w:pStyle w:val="TableCellResourceItem"/>
            </w:pPr>
            <w:r>
              <w:t>• Civil Society Reports</w:t>
            </w:r>
          </w:p>
          <w:p w14:paraId="4FAD64B5" w14:textId="77777777" w:rsidR="001A20E6" w:rsidRDefault="00000000">
            <w:pPr>
              <w:pStyle w:val="TableCellResourceItem"/>
            </w:pPr>
            <w:r>
              <w:t>• Human Rights Reports</w:t>
            </w:r>
          </w:p>
          <w:p w14:paraId="49FD5CA7" w14:textId="77777777" w:rsidR="001A20E6" w:rsidRDefault="00000000">
            <w:pPr>
              <w:pStyle w:val="TableCellResourceItem"/>
            </w:pPr>
            <w:r>
              <w:t>• Health Ministry Reports</w:t>
            </w:r>
          </w:p>
          <w:p w14:paraId="17D857E6" w14:textId="77777777" w:rsidR="001A20E6" w:rsidRDefault="00000000">
            <w:pPr>
              <w:pStyle w:val="TableCellResourceItem"/>
            </w:pPr>
            <w:r>
              <w:t>• WHO Reports on India</w:t>
            </w:r>
          </w:p>
          <w:p w14:paraId="61B0D53D" w14:textId="77777777" w:rsidR="001A20E6" w:rsidRDefault="00000000">
            <w:pPr>
              <w:pStyle w:val="TableCellResourceItem"/>
            </w:pPr>
            <w:r>
              <w:t>• Ayushman Bharat Reports</w:t>
            </w:r>
          </w:p>
          <w:p w14:paraId="57F17853" w14:textId="77777777" w:rsidR="001A20E6" w:rsidRDefault="00000000">
            <w:pPr>
              <w:pStyle w:val="TableCellResourceItem"/>
            </w:pPr>
            <w:r>
              <w:t>• Law Commission Reports</w:t>
            </w:r>
          </w:p>
          <w:p w14:paraId="65A1E8F5" w14:textId="77777777" w:rsidR="001A20E6" w:rsidRDefault="00000000">
            <w:pPr>
              <w:pStyle w:val="TableCellResourceItem"/>
            </w:pPr>
            <w:r>
              <w:t>• Supreme Court Judgments</w:t>
            </w:r>
          </w:p>
          <w:p w14:paraId="0F72F2EC" w14:textId="77777777" w:rsidR="001A20E6" w:rsidRDefault="00000000">
            <w:pPr>
              <w:pStyle w:val="TableCellResourceItem"/>
            </w:pPr>
            <w:r>
              <w:t>• Legal Aid Reports</w:t>
            </w:r>
          </w:p>
          <w:p w14:paraId="47DDFB23" w14:textId="77777777" w:rsidR="001A20E6" w:rsidRDefault="00000000">
            <w:pPr>
              <w:pStyle w:val="TableCellResourceItem"/>
            </w:pPr>
            <w:r>
              <w:t>• Media Reports</w:t>
            </w:r>
          </w:p>
          <w:p w14:paraId="29F8386C" w14:textId="77777777" w:rsidR="001A20E6" w:rsidRDefault="00000000">
            <w:pPr>
              <w:pStyle w:val="TableCellResourceItem"/>
            </w:pPr>
            <w:r>
              <w:t>• Broadcasting Ministry Reports</w:t>
            </w:r>
          </w:p>
          <w:p w14:paraId="32993E62" w14:textId="77777777" w:rsidR="001A20E6" w:rsidRDefault="00000000">
            <w:pPr>
              <w:pStyle w:val="TableCellResourceItem"/>
            </w:pPr>
            <w:r>
              <w:t>• Social Media Impact Studies</w:t>
            </w:r>
          </w:p>
          <w:p w14:paraId="3BFB0374" w14:textId="77777777" w:rsidR="001A20E6" w:rsidRDefault="00000000">
            <w:pPr>
              <w:pStyle w:val="TableCellResourceItem"/>
            </w:pPr>
            <w:r>
              <w:t>• Science and Technology Ministry Reports</w:t>
            </w:r>
          </w:p>
          <w:p w14:paraId="27C0486B" w14:textId="77777777" w:rsidR="001A20E6" w:rsidRDefault="00000000">
            <w:pPr>
              <w:pStyle w:val="TableCellResourceItem"/>
            </w:pPr>
            <w:r>
              <w:t>• ISRO Reports</w:t>
            </w:r>
          </w:p>
          <w:p w14:paraId="16A6EB18" w14:textId="77777777" w:rsidR="001A20E6" w:rsidRDefault="00000000">
            <w:pPr>
              <w:pStyle w:val="TableCellResourceItem"/>
            </w:pPr>
            <w:r>
              <w:t>• Digital India Reports</w:t>
            </w:r>
          </w:p>
          <w:p w14:paraId="1C95B05E" w14:textId="77777777" w:rsidR="001A20E6" w:rsidRDefault="00000000">
            <w:pPr>
              <w:pStyle w:val="TableCellResourceItem"/>
            </w:pPr>
            <w:r>
              <w:t>• Environment Ministry Reports</w:t>
            </w:r>
          </w:p>
          <w:p w14:paraId="359BC5EA" w14:textId="77777777" w:rsidR="001A20E6" w:rsidRDefault="00000000">
            <w:pPr>
              <w:pStyle w:val="TableCellResourceItem"/>
            </w:pPr>
            <w:r>
              <w:t>• Climate Change Reports</w:t>
            </w:r>
          </w:p>
          <w:p w14:paraId="34046B97" w14:textId="77777777" w:rsidR="001A20E6" w:rsidRDefault="00000000">
            <w:pPr>
              <w:pStyle w:val="TableCellResourceItem"/>
            </w:pPr>
            <w:r>
              <w:t>• Sustainable Development Reports</w:t>
            </w:r>
          </w:p>
          <w:p w14:paraId="28A04192" w14:textId="77777777" w:rsidR="001A20E6" w:rsidRDefault="00000000">
            <w:pPr>
              <w:pStyle w:val="TableCellResourceItem"/>
            </w:pPr>
            <w:r>
              <w:t>• WTO Reports</w:t>
            </w:r>
          </w:p>
          <w:p w14:paraId="27003CFB" w14:textId="77777777" w:rsidR="001A20E6" w:rsidRDefault="00000000">
            <w:pPr>
              <w:pStyle w:val="TableCellResourceItem"/>
            </w:pPr>
            <w:r>
              <w:t>• Globalization Impact Studies</w:t>
            </w:r>
          </w:p>
          <w:p w14:paraId="4F3032D6" w14:textId="77777777" w:rsidR="001A20E6" w:rsidRDefault="00000000">
            <w:pPr>
              <w:pStyle w:val="TableCellResourceItem"/>
            </w:pPr>
            <w:r>
              <w:t>• International Migration Reports</w:t>
            </w:r>
          </w:p>
          <w:p w14:paraId="071B2ACA" w14:textId="77777777" w:rsidR="001A20E6" w:rsidRDefault="00000000">
            <w:pPr>
              <w:pStyle w:val="TableCellResourceItem"/>
            </w:pPr>
            <w:r>
              <w:t>• Labor Ministry Reports</w:t>
            </w:r>
          </w:p>
          <w:p w14:paraId="38454234" w14:textId="77777777" w:rsidR="001A20E6" w:rsidRDefault="00000000">
            <w:pPr>
              <w:pStyle w:val="TableCellResourceItem"/>
            </w:pPr>
            <w:r>
              <w:t>• Industrial Relations Reports</w:t>
            </w:r>
          </w:p>
          <w:p w14:paraId="54098EEB"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0DBCB8E6" w14:textId="77777777" w:rsidR="001A20E6" w:rsidRDefault="00000000">
            <w:pPr>
              <w:pStyle w:val="TableCellSubjectName"/>
            </w:pPr>
            <w:r>
              <w:t>History-Modern</w:t>
            </w:r>
          </w:p>
          <w:p w14:paraId="1C0DF5C5" w14:textId="77777777" w:rsidR="001A20E6" w:rsidRDefault="00000000">
            <w:pPr>
              <w:pStyle w:val="TableCellCategoryTitle"/>
            </w:pPr>
            <w:r>
              <w:t>📚 Primary Books</w:t>
            </w:r>
          </w:p>
          <w:p w14:paraId="5E9A5278" w14:textId="77777777" w:rsidR="001A20E6" w:rsidRDefault="00000000">
            <w:pPr>
              <w:pStyle w:val="TableCellResourceItem"/>
            </w:pPr>
            <w:r>
              <w:t>• NCERT Class VIII - Our Past - III - How, When and Where</w:t>
            </w:r>
          </w:p>
          <w:p w14:paraId="615A9F82" w14:textId="77777777" w:rsidR="001A20E6" w:rsidRDefault="00000000">
            <w:pPr>
              <w:pStyle w:val="TableCellResourceItem"/>
            </w:pPr>
            <w:r>
              <w:t>• Old NCERT - Modern India by Bipan Chandra - The Decline of the Mughal Empire</w:t>
            </w:r>
          </w:p>
          <w:p w14:paraId="6CA616DD" w14:textId="77777777" w:rsidR="001A20E6" w:rsidRDefault="00000000">
            <w:pPr>
              <w:pStyle w:val="TableCellCategoryTitle"/>
            </w:pPr>
            <w:r>
              <w:t>📝 Practice Materials</w:t>
            </w:r>
          </w:p>
          <w:p w14:paraId="3AC817EB" w14:textId="77777777" w:rsidR="001A20E6" w:rsidRDefault="00000000">
            <w:pPr>
              <w:pStyle w:val="TableCellResourceItem"/>
            </w:pPr>
            <w:r>
              <w:t>• La Excellence Modern History Material</w:t>
            </w:r>
          </w:p>
          <w:p w14:paraId="294A60F9" w14:textId="77777777" w:rsidR="001A20E6" w:rsidRDefault="00000000">
            <w:pPr>
              <w:pStyle w:val="TableCellResourceItem"/>
            </w:pPr>
            <w:r>
              <w:t>• Prelims &amp; Mains Workbooks</w:t>
            </w:r>
          </w:p>
          <w:p w14:paraId="2576F8B1" w14:textId="77777777" w:rsidR="001A20E6" w:rsidRDefault="00000000">
            <w:pPr>
              <w:pStyle w:val="TableCellCategoryTitle"/>
            </w:pPr>
            <w:r>
              <w:t>📰 Current Affairs</w:t>
            </w:r>
          </w:p>
          <w:p w14:paraId="602F55AC" w14:textId="77777777" w:rsidR="001A20E6" w:rsidRDefault="00000000">
            <w:pPr>
              <w:pStyle w:val="TableCellResourceItem"/>
            </w:pPr>
            <w:r>
              <w:t>• Newspapers (IE – Explained History columns)</w:t>
            </w:r>
          </w:p>
        </w:tc>
        <w:tc>
          <w:tcPr>
            <w:tcW w:w="1650" w:type="pct"/>
          </w:tcPr>
          <w:p w14:paraId="12F68A3E" w14:textId="77777777" w:rsidR="001A20E6" w:rsidRDefault="001A20E6"/>
        </w:tc>
      </w:tr>
    </w:tbl>
    <w:p w14:paraId="15829709"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137DBCB7" w14:textId="77777777">
        <w:tc>
          <w:tcPr>
            <w:tcW w:w="2500" w:type="pct"/>
            <w:tcMar>
              <w:top w:w="0" w:type="dxa"/>
              <w:left w:w="0" w:type="dxa"/>
              <w:bottom w:w="0" w:type="dxa"/>
              <w:right w:w="0" w:type="dxa"/>
            </w:tcMar>
          </w:tcPr>
          <w:p w14:paraId="4DE8E25A" w14:textId="77777777" w:rsidR="001A20E6" w:rsidRDefault="00000000">
            <w:pPr>
              <w:pStyle w:val="WeekTitle"/>
            </w:pPr>
            <w:r>
              <w:rPr>
                <w:color w:val="15803D"/>
              </w:rPr>
              <w:t>📅 Mar 15 - Mar 21, 2026</w:t>
            </w:r>
          </w:p>
        </w:tc>
        <w:tc>
          <w:tcPr>
            <w:tcW w:w="2500" w:type="pct"/>
            <w:tcMar>
              <w:top w:w="0" w:type="dxa"/>
              <w:left w:w="0" w:type="dxa"/>
              <w:bottom w:w="0" w:type="dxa"/>
              <w:right w:w="0" w:type="dxa"/>
            </w:tcMar>
          </w:tcPr>
          <w:p w14:paraId="7A40655E" w14:textId="77777777" w:rsidR="001A20E6" w:rsidRDefault="00000000">
            <w:pPr>
              <w:pStyle w:val="WeekCycleName"/>
            </w:pPr>
            <w:r>
              <w:rPr>
                <w:color w:val="15803D"/>
              </w:rPr>
              <w:t>C2</w:t>
            </w:r>
          </w:p>
        </w:tc>
      </w:tr>
    </w:tbl>
    <w:p w14:paraId="59BD6BCE"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4CAB4AB0" w14:textId="77777777">
        <w:tc>
          <w:tcPr>
            <w:tcW w:w="700" w:type="pct"/>
            <w:shd w:val="clear" w:color="auto" w:fill="DCFCE7"/>
            <w:tcMar>
              <w:top w:w="200" w:type="dxa"/>
              <w:left w:w="100" w:type="dxa"/>
              <w:bottom w:w="200" w:type="dxa"/>
              <w:right w:w="100" w:type="dxa"/>
            </w:tcMar>
          </w:tcPr>
          <w:p w14:paraId="52DDA7EF" w14:textId="77777777" w:rsidR="001A20E6" w:rsidRDefault="00000000">
            <w:pPr>
              <w:pStyle w:val="TableCellCalendarDayHeader"/>
            </w:pPr>
            <w:r>
              <w:rPr>
                <w:color w:val="15803D"/>
              </w:rPr>
              <w:t>Sunday</w:t>
            </w:r>
          </w:p>
          <w:p w14:paraId="1C805D75" w14:textId="77777777" w:rsidR="001A20E6" w:rsidRDefault="00000000">
            <w:pPr>
              <w:pStyle w:val="TableCellCalendarDateHeader"/>
            </w:pPr>
            <w:r>
              <w:rPr>
                <w:color w:val="15803D"/>
              </w:rPr>
              <w:t>Mar 15</w:t>
            </w:r>
          </w:p>
          <w:p w14:paraId="038E1EFC"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7E4755FA" w14:textId="77777777" w:rsidR="001A20E6" w:rsidRDefault="00000000">
            <w:pPr>
              <w:pStyle w:val="TableCellCalendarDayHeader"/>
            </w:pPr>
            <w:r>
              <w:rPr>
                <w:color w:val="15803D"/>
              </w:rPr>
              <w:t>Monday</w:t>
            </w:r>
          </w:p>
          <w:p w14:paraId="11BA4D03" w14:textId="77777777" w:rsidR="001A20E6" w:rsidRDefault="00000000">
            <w:pPr>
              <w:pStyle w:val="TableCellCalendarDateHeader"/>
            </w:pPr>
            <w:r>
              <w:rPr>
                <w:color w:val="15803D"/>
              </w:rPr>
              <w:t>Mar 16</w:t>
            </w:r>
          </w:p>
          <w:p w14:paraId="332922DD"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4C2B49A8" w14:textId="77777777" w:rsidR="001A20E6" w:rsidRDefault="00000000">
            <w:pPr>
              <w:pStyle w:val="TableCellCalendarDayHeader"/>
            </w:pPr>
            <w:r>
              <w:rPr>
                <w:color w:val="15803D"/>
              </w:rPr>
              <w:t>Tuesday</w:t>
            </w:r>
          </w:p>
          <w:p w14:paraId="33B595E9" w14:textId="77777777" w:rsidR="001A20E6" w:rsidRDefault="00000000">
            <w:pPr>
              <w:pStyle w:val="TableCellCalendarDateHeader"/>
            </w:pPr>
            <w:r>
              <w:rPr>
                <w:color w:val="15803D"/>
              </w:rPr>
              <w:t>Mar 17</w:t>
            </w:r>
          </w:p>
          <w:p w14:paraId="5844EA5A"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6DF6F4F" w14:textId="77777777" w:rsidR="001A20E6" w:rsidRDefault="00000000">
            <w:pPr>
              <w:pStyle w:val="TableCellCalendarDayHeader"/>
            </w:pPr>
            <w:r>
              <w:rPr>
                <w:color w:val="15803D"/>
              </w:rPr>
              <w:t>Wednesday</w:t>
            </w:r>
          </w:p>
          <w:p w14:paraId="24BE2A21" w14:textId="77777777" w:rsidR="001A20E6" w:rsidRDefault="00000000">
            <w:pPr>
              <w:pStyle w:val="TableCellCalendarDateHeader"/>
            </w:pPr>
            <w:r>
              <w:rPr>
                <w:color w:val="15803D"/>
              </w:rPr>
              <w:t>Mar 18</w:t>
            </w:r>
          </w:p>
          <w:p w14:paraId="2E62F434"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53F3BEB" w14:textId="77777777" w:rsidR="001A20E6" w:rsidRDefault="00000000">
            <w:pPr>
              <w:pStyle w:val="TableCellCalendarDayHeader"/>
            </w:pPr>
            <w:r>
              <w:rPr>
                <w:color w:val="15803D"/>
              </w:rPr>
              <w:t>Thursday</w:t>
            </w:r>
          </w:p>
          <w:p w14:paraId="05EA75B9" w14:textId="77777777" w:rsidR="001A20E6" w:rsidRDefault="00000000">
            <w:pPr>
              <w:pStyle w:val="TableCellCalendarDateHeader"/>
            </w:pPr>
            <w:r>
              <w:rPr>
                <w:color w:val="15803D"/>
              </w:rPr>
              <w:t>Mar 19</w:t>
            </w:r>
          </w:p>
          <w:p w14:paraId="0EB2FB66"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3632C95" w14:textId="77777777" w:rsidR="001A20E6" w:rsidRDefault="00000000">
            <w:pPr>
              <w:pStyle w:val="TableCellCalendarDayHeader"/>
            </w:pPr>
            <w:r>
              <w:rPr>
                <w:color w:val="15803D"/>
              </w:rPr>
              <w:t>Friday</w:t>
            </w:r>
          </w:p>
          <w:p w14:paraId="0EB21045" w14:textId="77777777" w:rsidR="001A20E6" w:rsidRDefault="00000000">
            <w:pPr>
              <w:pStyle w:val="TableCellCalendarDateHeader"/>
            </w:pPr>
            <w:r>
              <w:rPr>
                <w:color w:val="15803D"/>
              </w:rPr>
              <w:t>Mar 20</w:t>
            </w:r>
          </w:p>
          <w:p w14:paraId="6026ED1F"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5063B818" w14:textId="77777777" w:rsidR="001A20E6" w:rsidRDefault="00000000">
            <w:pPr>
              <w:pStyle w:val="TableCellCalendarDayHeader"/>
            </w:pPr>
            <w:r>
              <w:rPr>
                <w:color w:val="F57C00"/>
              </w:rPr>
              <w:t>Saturday</w:t>
            </w:r>
          </w:p>
          <w:p w14:paraId="1C9A57E6" w14:textId="77777777" w:rsidR="001A20E6" w:rsidRDefault="00000000">
            <w:pPr>
              <w:pStyle w:val="TableCellCalendarDateHeader"/>
            </w:pPr>
            <w:r>
              <w:rPr>
                <w:color w:val="F57C00"/>
              </w:rPr>
              <w:t>Mar 21</w:t>
            </w:r>
          </w:p>
          <w:p w14:paraId="682ACA99" w14:textId="77777777" w:rsidR="001A20E6" w:rsidRDefault="00000000">
            <w:pPr>
              <w:pStyle w:val="TableCellCatchupLabel"/>
            </w:pPr>
            <w:r>
              <w:rPr>
                <w:color w:val="F57C00"/>
              </w:rPr>
              <w:t>Catchup Day</w:t>
            </w:r>
          </w:p>
        </w:tc>
      </w:tr>
      <w:tr w:rsidR="001A20E6" w14:paraId="2936DC7B" w14:textId="77777777">
        <w:tc>
          <w:tcPr>
            <w:tcW w:w="700" w:type="pct"/>
            <w:shd w:val="clear" w:color="auto" w:fill="DCFCE7"/>
            <w:tcMar>
              <w:top w:w="150" w:type="dxa"/>
              <w:left w:w="100" w:type="dxa"/>
              <w:bottom w:w="150" w:type="dxa"/>
              <w:right w:w="100" w:type="dxa"/>
            </w:tcMar>
          </w:tcPr>
          <w:p w14:paraId="625D2C7C" w14:textId="77777777" w:rsidR="001A20E6" w:rsidRDefault="00000000">
            <w:pPr>
              <w:pStyle w:val="TableCellTaskSubject"/>
            </w:pPr>
            <w:r>
              <w:t>Sociology</w:t>
            </w:r>
          </w:p>
          <w:p w14:paraId="2B807620" w14:textId="77777777" w:rsidR="001A20E6" w:rsidRDefault="00000000">
            <w:pPr>
              <w:pStyle w:val="TableCellTaskDetails"/>
            </w:pPr>
            <w:r>
              <w:t>• Test - TEST — 3h</w:t>
            </w:r>
          </w:p>
          <w:p w14:paraId="7A4084BC"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18311BB5" w14:textId="77777777" w:rsidR="001A20E6" w:rsidRDefault="00000000">
            <w:pPr>
              <w:pStyle w:val="TableCellTaskSubject"/>
            </w:pPr>
            <w:r>
              <w:t>Sociology</w:t>
            </w:r>
          </w:p>
          <w:p w14:paraId="2F00A886" w14:textId="77777777" w:rsidR="001A20E6" w:rsidRDefault="00000000">
            <w:pPr>
              <w:pStyle w:val="TableCellTaskDetails"/>
            </w:pPr>
            <w:r>
              <w:t>• Study - OPT-SOC/01 — 1h 30m</w:t>
            </w:r>
          </w:p>
          <w:p w14:paraId="474DF83E" w14:textId="77777777" w:rsidR="001A20E6" w:rsidRDefault="00000000">
            <w:pPr>
              <w:pStyle w:val="TableCellTaskBadge"/>
              <w:shd w:val="clear" w:color="auto" w:fill="E3F2FD"/>
            </w:pPr>
            <w:r>
              <w:rPr>
                <w:b/>
                <w:bCs/>
                <w:color w:val="1976D2"/>
              </w:rPr>
              <w:t>STUDY</w:t>
            </w:r>
          </w:p>
          <w:p w14:paraId="15393B04" w14:textId="77777777" w:rsidR="001A20E6" w:rsidRDefault="00000000">
            <w:pPr>
              <w:pStyle w:val="TableCellTaskDetails"/>
            </w:pPr>
            <w:r>
              <w:t>• Revision - OPT-SOC/01 — 30m</w:t>
            </w:r>
          </w:p>
          <w:p w14:paraId="4F99CFC9" w14:textId="77777777" w:rsidR="001A20E6" w:rsidRDefault="00000000">
            <w:pPr>
              <w:pStyle w:val="TableCellTaskBadge"/>
              <w:shd w:val="clear" w:color="auto" w:fill="FCE4EC"/>
            </w:pPr>
            <w:r>
              <w:rPr>
                <w:b/>
                <w:bCs/>
                <w:color w:val="C2185B"/>
              </w:rPr>
              <w:t>REVISION</w:t>
            </w:r>
          </w:p>
          <w:p w14:paraId="5AC528DC" w14:textId="77777777" w:rsidR="001A20E6" w:rsidRDefault="00000000">
            <w:pPr>
              <w:pStyle w:val="TableCellTaskDetails"/>
            </w:pPr>
            <w:r>
              <w:t>• Practice - OPT-SOC/01 — 30m</w:t>
            </w:r>
          </w:p>
          <w:p w14:paraId="58BD6DC4"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628DCFB" w14:textId="77777777" w:rsidR="001A20E6" w:rsidRDefault="00000000">
            <w:pPr>
              <w:pStyle w:val="TableCellTaskSubject"/>
            </w:pPr>
            <w:r>
              <w:t>Sociology</w:t>
            </w:r>
          </w:p>
          <w:p w14:paraId="18B26ECA" w14:textId="77777777" w:rsidR="001A20E6" w:rsidRDefault="00000000">
            <w:pPr>
              <w:pStyle w:val="TableCellTaskDetails"/>
            </w:pPr>
            <w:r>
              <w:t>• Study - OPT-SOC/01 — 1h 30m</w:t>
            </w:r>
          </w:p>
          <w:p w14:paraId="1050FA8D" w14:textId="77777777" w:rsidR="001A20E6" w:rsidRDefault="00000000">
            <w:pPr>
              <w:pStyle w:val="TableCellTaskBadge"/>
              <w:shd w:val="clear" w:color="auto" w:fill="E3F2FD"/>
            </w:pPr>
            <w:r>
              <w:rPr>
                <w:b/>
                <w:bCs/>
                <w:color w:val="1976D2"/>
              </w:rPr>
              <w:t>STUDY</w:t>
            </w:r>
          </w:p>
          <w:p w14:paraId="0DA8AB6C" w14:textId="77777777" w:rsidR="001A20E6" w:rsidRDefault="00000000">
            <w:pPr>
              <w:pStyle w:val="TableCellTaskDetails"/>
            </w:pPr>
            <w:r>
              <w:t>• Revision - OPT-SOC/01 — 30m</w:t>
            </w:r>
          </w:p>
          <w:p w14:paraId="1AC50A8E" w14:textId="77777777" w:rsidR="001A20E6" w:rsidRDefault="00000000">
            <w:pPr>
              <w:pStyle w:val="TableCellTaskBadge"/>
              <w:shd w:val="clear" w:color="auto" w:fill="FCE4EC"/>
            </w:pPr>
            <w:r>
              <w:rPr>
                <w:b/>
                <w:bCs/>
                <w:color w:val="C2185B"/>
              </w:rPr>
              <w:t>REVISION</w:t>
            </w:r>
          </w:p>
          <w:p w14:paraId="1432A588" w14:textId="77777777" w:rsidR="001A20E6" w:rsidRDefault="00000000">
            <w:pPr>
              <w:pStyle w:val="TableCellTaskDetails"/>
            </w:pPr>
            <w:r>
              <w:t>• Practice - OPT-SOC/01 — 30m</w:t>
            </w:r>
          </w:p>
          <w:p w14:paraId="760511DE"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B8B6C15" w14:textId="77777777" w:rsidR="001A20E6" w:rsidRDefault="00000000">
            <w:pPr>
              <w:pStyle w:val="TableCellTaskSubject"/>
            </w:pPr>
            <w:r>
              <w:t>Sociology</w:t>
            </w:r>
          </w:p>
          <w:p w14:paraId="6EBE33D3" w14:textId="77777777" w:rsidR="001A20E6" w:rsidRDefault="00000000">
            <w:pPr>
              <w:pStyle w:val="TableCellTaskDetails"/>
            </w:pPr>
            <w:r>
              <w:t>• Study - OPT-SOC/01 — 1h 30m</w:t>
            </w:r>
          </w:p>
          <w:p w14:paraId="11D70976" w14:textId="77777777" w:rsidR="001A20E6" w:rsidRDefault="00000000">
            <w:pPr>
              <w:pStyle w:val="TableCellTaskBadge"/>
              <w:shd w:val="clear" w:color="auto" w:fill="E3F2FD"/>
            </w:pPr>
            <w:r>
              <w:rPr>
                <w:b/>
                <w:bCs/>
                <w:color w:val="1976D2"/>
              </w:rPr>
              <w:t>STUDY</w:t>
            </w:r>
          </w:p>
          <w:p w14:paraId="0192A540" w14:textId="77777777" w:rsidR="001A20E6" w:rsidRDefault="00000000">
            <w:pPr>
              <w:pStyle w:val="TableCellTaskDetails"/>
            </w:pPr>
            <w:r>
              <w:t>• Revision - OPT-SOC/01 — 30m</w:t>
            </w:r>
          </w:p>
          <w:p w14:paraId="71DA3042" w14:textId="77777777" w:rsidR="001A20E6" w:rsidRDefault="00000000">
            <w:pPr>
              <w:pStyle w:val="TableCellTaskBadge"/>
              <w:shd w:val="clear" w:color="auto" w:fill="FCE4EC"/>
            </w:pPr>
            <w:r>
              <w:rPr>
                <w:b/>
                <w:bCs/>
                <w:color w:val="C2185B"/>
              </w:rPr>
              <w:t>REVISION</w:t>
            </w:r>
          </w:p>
          <w:p w14:paraId="5A7A5407" w14:textId="77777777" w:rsidR="001A20E6" w:rsidRDefault="00000000">
            <w:pPr>
              <w:pStyle w:val="TableCellTaskDetails"/>
            </w:pPr>
            <w:r>
              <w:t>• Practice - OPT-SOC/01 — 30m</w:t>
            </w:r>
          </w:p>
          <w:p w14:paraId="21F6861C"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983936D" w14:textId="77777777" w:rsidR="001A20E6" w:rsidRDefault="00000000">
            <w:pPr>
              <w:pStyle w:val="TableCellTaskSubject"/>
            </w:pPr>
            <w:r>
              <w:t>Sociology</w:t>
            </w:r>
          </w:p>
          <w:p w14:paraId="17BB795E" w14:textId="77777777" w:rsidR="001A20E6" w:rsidRDefault="00000000">
            <w:pPr>
              <w:pStyle w:val="TableCellTaskDetails"/>
            </w:pPr>
            <w:r>
              <w:t>• Study - OPT-SOC/01 — 30m</w:t>
            </w:r>
          </w:p>
          <w:p w14:paraId="0E2BCA8B" w14:textId="77777777" w:rsidR="001A20E6" w:rsidRDefault="00000000">
            <w:pPr>
              <w:pStyle w:val="TableCellTaskBadge"/>
              <w:shd w:val="clear" w:color="auto" w:fill="E3F2FD"/>
            </w:pPr>
            <w:r>
              <w:rPr>
                <w:b/>
                <w:bCs/>
                <w:color w:val="1976D2"/>
              </w:rPr>
              <w:t>STUDY</w:t>
            </w:r>
          </w:p>
          <w:p w14:paraId="4105DD3C" w14:textId="77777777" w:rsidR="001A20E6" w:rsidRDefault="00000000">
            <w:pPr>
              <w:pStyle w:val="TableCellTaskDetails"/>
            </w:pPr>
            <w:r>
              <w:t>• Study - OPT-SOC/02 — 1h</w:t>
            </w:r>
          </w:p>
          <w:p w14:paraId="19051D1E" w14:textId="77777777" w:rsidR="001A20E6" w:rsidRDefault="00000000">
            <w:pPr>
              <w:pStyle w:val="TableCellTaskBadge"/>
              <w:shd w:val="clear" w:color="auto" w:fill="E3F2FD"/>
            </w:pPr>
            <w:r>
              <w:rPr>
                <w:b/>
                <w:bCs/>
                <w:color w:val="1976D2"/>
              </w:rPr>
              <w:t>STUDY</w:t>
            </w:r>
          </w:p>
          <w:p w14:paraId="743AC4F6" w14:textId="77777777" w:rsidR="001A20E6" w:rsidRDefault="00000000">
            <w:pPr>
              <w:pStyle w:val="TableCellTaskDetails"/>
            </w:pPr>
            <w:r>
              <w:t>• Revision - OPT-SOC/02 — 30m</w:t>
            </w:r>
          </w:p>
          <w:p w14:paraId="0DA312FF" w14:textId="77777777" w:rsidR="001A20E6" w:rsidRDefault="00000000">
            <w:pPr>
              <w:pStyle w:val="TableCellTaskBadge"/>
              <w:shd w:val="clear" w:color="auto" w:fill="FCE4EC"/>
            </w:pPr>
            <w:r>
              <w:rPr>
                <w:b/>
                <w:bCs/>
                <w:color w:val="C2185B"/>
              </w:rPr>
              <w:t>REVISION</w:t>
            </w:r>
          </w:p>
          <w:p w14:paraId="441C7D41" w14:textId="77777777" w:rsidR="001A20E6" w:rsidRDefault="00000000">
            <w:pPr>
              <w:pStyle w:val="TableCellTaskDetails"/>
            </w:pPr>
            <w:r>
              <w:t>• Practice - OPT-SOC/02 — 30m</w:t>
            </w:r>
          </w:p>
          <w:p w14:paraId="13FDFE6F"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216974F" w14:textId="77777777" w:rsidR="001A20E6" w:rsidRDefault="00000000">
            <w:pPr>
              <w:pStyle w:val="TableCellTaskSubject"/>
            </w:pPr>
            <w:r>
              <w:t>Sociology</w:t>
            </w:r>
          </w:p>
          <w:p w14:paraId="07B760E8" w14:textId="77777777" w:rsidR="001A20E6" w:rsidRDefault="00000000">
            <w:pPr>
              <w:pStyle w:val="TableCellTaskDetails"/>
            </w:pPr>
            <w:r>
              <w:t>• Study - OPT-SOC/02 — 1h 30m</w:t>
            </w:r>
          </w:p>
          <w:p w14:paraId="210D6865" w14:textId="77777777" w:rsidR="001A20E6" w:rsidRDefault="00000000">
            <w:pPr>
              <w:pStyle w:val="TableCellTaskBadge"/>
              <w:shd w:val="clear" w:color="auto" w:fill="E3F2FD"/>
            </w:pPr>
            <w:r>
              <w:rPr>
                <w:b/>
                <w:bCs/>
                <w:color w:val="1976D2"/>
              </w:rPr>
              <w:t>STUDY</w:t>
            </w:r>
          </w:p>
          <w:p w14:paraId="1A6AA271" w14:textId="77777777" w:rsidR="001A20E6" w:rsidRDefault="00000000">
            <w:pPr>
              <w:pStyle w:val="TableCellTaskDetails"/>
            </w:pPr>
            <w:r>
              <w:t>• Revision - OPT-SOC/02 — 30m</w:t>
            </w:r>
          </w:p>
          <w:p w14:paraId="07E681ED" w14:textId="77777777" w:rsidR="001A20E6" w:rsidRDefault="00000000">
            <w:pPr>
              <w:pStyle w:val="TableCellTaskBadge"/>
              <w:shd w:val="clear" w:color="auto" w:fill="FCE4EC"/>
            </w:pPr>
            <w:r>
              <w:rPr>
                <w:b/>
                <w:bCs/>
                <w:color w:val="C2185B"/>
              </w:rPr>
              <w:t>REVISION</w:t>
            </w:r>
          </w:p>
          <w:p w14:paraId="31130F68" w14:textId="77777777" w:rsidR="001A20E6" w:rsidRDefault="00000000">
            <w:pPr>
              <w:pStyle w:val="TableCellTaskDetails"/>
            </w:pPr>
            <w:r>
              <w:t>• Practice - OPT-SOC/02 — 30m</w:t>
            </w:r>
          </w:p>
          <w:p w14:paraId="4342C5FF"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73B2B0D5" w14:textId="77777777" w:rsidR="001A20E6" w:rsidRDefault="001A20E6"/>
        </w:tc>
      </w:tr>
      <w:tr w:rsidR="001A20E6" w14:paraId="78E7A3EC" w14:textId="77777777">
        <w:tc>
          <w:tcPr>
            <w:tcW w:w="700" w:type="pct"/>
            <w:shd w:val="clear" w:color="auto" w:fill="DCFCE7"/>
            <w:tcMar>
              <w:top w:w="150" w:type="dxa"/>
              <w:left w:w="100" w:type="dxa"/>
              <w:bottom w:w="150" w:type="dxa"/>
              <w:right w:w="100" w:type="dxa"/>
            </w:tcMar>
          </w:tcPr>
          <w:p w14:paraId="38B53353" w14:textId="77777777" w:rsidR="001A20E6" w:rsidRDefault="00000000">
            <w:pPr>
              <w:pStyle w:val="TableCellTaskSubject"/>
            </w:pPr>
            <w:r>
              <w:t>History-Modern</w:t>
            </w:r>
          </w:p>
          <w:p w14:paraId="1A7ECC6C" w14:textId="77777777" w:rsidR="001A20E6" w:rsidRDefault="00000000">
            <w:pPr>
              <w:pStyle w:val="TableCellTaskDetails"/>
            </w:pPr>
            <w:r>
              <w:t>• Test - TEST — 3h</w:t>
            </w:r>
          </w:p>
          <w:p w14:paraId="0D7519D6"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606CEEF9" w14:textId="77777777" w:rsidR="001A20E6" w:rsidRDefault="00000000">
            <w:pPr>
              <w:pStyle w:val="TableCellTaskSubject"/>
            </w:pPr>
            <w:r>
              <w:t>History-Modern</w:t>
            </w:r>
          </w:p>
          <w:p w14:paraId="4E18A431" w14:textId="77777777" w:rsidR="001A20E6" w:rsidRDefault="00000000">
            <w:pPr>
              <w:pStyle w:val="TableCellTaskDetails"/>
            </w:pPr>
            <w:r>
              <w:t>• Study - Moderate phase (H03/05) — 1h 30m</w:t>
            </w:r>
          </w:p>
          <w:p w14:paraId="225FCE8F" w14:textId="77777777" w:rsidR="001A20E6" w:rsidRDefault="00000000">
            <w:pPr>
              <w:pStyle w:val="TableCellTaskBadge"/>
              <w:shd w:val="clear" w:color="auto" w:fill="E3F2FD"/>
            </w:pPr>
            <w:r>
              <w:rPr>
                <w:b/>
                <w:bCs/>
                <w:color w:val="1976D2"/>
              </w:rPr>
              <w:t>STUDY</w:t>
            </w:r>
          </w:p>
          <w:p w14:paraId="508406DC" w14:textId="77777777" w:rsidR="001A20E6" w:rsidRDefault="00000000">
            <w:pPr>
              <w:pStyle w:val="TableCellTaskDetails"/>
            </w:pPr>
            <w:r>
              <w:t>• Revision - Extremist Phase (H03/06) — 30m</w:t>
            </w:r>
          </w:p>
          <w:p w14:paraId="740807A0" w14:textId="77777777" w:rsidR="001A20E6" w:rsidRDefault="00000000">
            <w:pPr>
              <w:pStyle w:val="TableCellTaskBadge"/>
              <w:shd w:val="clear" w:color="auto" w:fill="FCE4EC"/>
            </w:pPr>
            <w:r>
              <w:rPr>
                <w:b/>
                <w:bCs/>
                <w:color w:val="C2185B"/>
              </w:rPr>
              <w:t>REVISION</w:t>
            </w:r>
          </w:p>
          <w:p w14:paraId="73197FEE" w14:textId="77777777" w:rsidR="001A20E6" w:rsidRDefault="00000000">
            <w:pPr>
              <w:pStyle w:val="TableCellTaskDetails"/>
            </w:pPr>
            <w:r>
              <w:t>• Practice - Extremist Phase (H03/06) — 30m</w:t>
            </w:r>
          </w:p>
          <w:p w14:paraId="344DC29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62E57A6" w14:textId="77777777" w:rsidR="001A20E6" w:rsidRDefault="00000000">
            <w:pPr>
              <w:pStyle w:val="TableCellTaskSubject"/>
            </w:pPr>
            <w:r>
              <w:t>History-Modern</w:t>
            </w:r>
          </w:p>
          <w:p w14:paraId="5AE53167" w14:textId="77777777" w:rsidR="001A20E6" w:rsidRDefault="00000000">
            <w:pPr>
              <w:pStyle w:val="TableCellTaskDetails"/>
            </w:pPr>
            <w:r>
              <w:t>• Study - Extremist Phase (H03/06) — 1h 30m</w:t>
            </w:r>
          </w:p>
          <w:p w14:paraId="25A51BCE" w14:textId="77777777" w:rsidR="001A20E6" w:rsidRDefault="00000000">
            <w:pPr>
              <w:pStyle w:val="TableCellTaskBadge"/>
              <w:shd w:val="clear" w:color="auto" w:fill="E3F2FD"/>
            </w:pPr>
            <w:r>
              <w:rPr>
                <w:b/>
                <w:bCs/>
                <w:color w:val="1976D2"/>
              </w:rPr>
              <w:t>STUDY</w:t>
            </w:r>
          </w:p>
          <w:p w14:paraId="4A286A14" w14:textId="77777777" w:rsidR="001A20E6" w:rsidRDefault="00000000">
            <w:pPr>
              <w:pStyle w:val="TableCellTaskDetails"/>
            </w:pPr>
            <w:r>
              <w:t>• Revision - Ghandian Phase (H03/07) — 30m</w:t>
            </w:r>
          </w:p>
          <w:p w14:paraId="0B7A5C9B" w14:textId="77777777" w:rsidR="001A20E6" w:rsidRDefault="00000000">
            <w:pPr>
              <w:pStyle w:val="TableCellTaskBadge"/>
              <w:shd w:val="clear" w:color="auto" w:fill="FCE4EC"/>
            </w:pPr>
            <w:r>
              <w:rPr>
                <w:b/>
                <w:bCs/>
                <w:color w:val="C2185B"/>
              </w:rPr>
              <w:t>REVISION</w:t>
            </w:r>
          </w:p>
          <w:p w14:paraId="703F69E4" w14:textId="77777777" w:rsidR="001A20E6" w:rsidRDefault="00000000">
            <w:pPr>
              <w:pStyle w:val="TableCellTaskDetails"/>
            </w:pPr>
            <w:r>
              <w:t>• Practice - Ghandian Phase (H03/07) — 30m</w:t>
            </w:r>
          </w:p>
          <w:p w14:paraId="4BCE49E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3F55F42" w14:textId="77777777" w:rsidR="001A20E6" w:rsidRDefault="00000000">
            <w:pPr>
              <w:pStyle w:val="TableCellTaskSubject"/>
            </w:pPr>
            <w:r>
              <w:t>History-Modern</w:t>
            </w:r>
          </w:p>
          <w:p w14:paraId="37543FFE" w14:textId="77777777" w:rsidR="001A20E6" w:rsidRDefault="00000000">
            <w:pPr>
              <w:pStyle w:val="TableCellTaskDetails"/>
            </w:pPr>
            <w:r>
              <w:t>• Study - Extremist Phase (H03/06) — 1h 30m</w:t>
            </w:r>
          </w:p>
          <w:p w14:paraId="3627C505" w14:textId="77777777" w:rsidR="001A20E6" w:rsidRDefault="00000000">
            <w:pPr>
              <w:pStyle w:val="TableCellTaskBadge"/>
              <w:shd w:val="clear" w:color="auto" w:fill="E3F2FD"/>
            </w:pPr>
            <w:r>
              <w:rPr>
                <w:b/>
                <w:bCs/>
                <w:color w:val="1976D2"/>
              </w:rPr>
              <w:t>STUDY</w:t>
            </w:r>
          </w:p>
          <w:p w14:paraId="2EBE312D" w14:textId="77777777" w:rsidR="001A20E6" w:rsidRDefault="00000000">
            <w:pPr>
              <w:pStyle w:val="TableCellTaskDetails"/>
            </w:pPr>
            <w:r>
              <w:t>• Revision - Ghandian Phase (H03/07) — 30m</w:t>
            </w:r>
          </w:p>
          <w:p w14:paraId="51715573" w14:textId="77777777" w:rsidR="001A20E6" w:rsidRDefault="00000000">
            <w:pPr>
              <w:pStyle w:val="TableCellTaskBadge"/>
              <w:shd w:val="clear" w:color="auto" w:fill="FCE4EC"/>
            </w:pPr>
            <w:r>
              <w:rPr>
                <w:b/>
                <w:bCs/>
                <w:color w:val="C2185B"/>
              </w:rPr>
              <w:t>REVISION</w:t>
            </w:r>
          </w:p>
          <w:p w14:paraId="03E80F46" w14:textId="77777777" w:rsidR="001A20E6" w:rsidRDefault="00000000">
            <w:pPr>
              <w:pStyle w:val="TableCellTaskDetails"/>
            </w:pPr>
            <w:r>
              <w:t>• Practice - Ghandian Phase (H03/07) — 30m</w:t>
            </w:r>
          </w:p>
          <w:p w14:paraId="789E9285"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667EAF4" w14:textId="77777777" w:rsidR="001A20E6" w:rsidRDefault="00000000">
            <w:pPr>
              <w:pStyle w:val="TableCellTaskSubject"/>
            </w:pPr>
            <w:r>
              <w:t>History-Modern</w:t>
            </w:r>
          </w:p>
          <w:p w14:paraId="0BAD8F66" w14:textId="77777777" w:rsidR="001A20E6" w:rsidRDefault="00000000">
            <w:pPr>
              <w:pStyle w:val="TableCellTaskDetails"/>
            </w:pPr>
            <w:r>
              <w:t>• Study - Extremist Phase (H03/06) — 30m</w:t>
            </w:r>
          </w:p>
          <w:p w14:paraId="1C63002B" w14:textId="77777777" w:rsidR="001A20E6" w:rsidRDefault="00000000">
            <w:pPr>
              <w:pStyle w:val="TableCellTaskBadge"/>
              <w:shd w:val="clear" w:color="auto" w:fill="E3F2FD"/>
            </w:pPr>
            <w:r>
              <w:rPr>
                <w:b/>
                <w:bCs/>
                <w:color w:val="1976D2"/>
              </w:rPr>
              <w:t>STUDY</w:t>
            </w:r>
          </w:p>
          <w:p w14:paraId="1D0A295F" w14:textId="77777777" w:rsidR="001A20E6" w:rsidRDefault="00000000">
            <w:pPr>
              <w:pStyle w:val="TableCellTaskDetails"/>
            </w:pPr>
            <w:r>
              <w:t>• Study - Ghandian Phase (H03/07) — 1h</w:t>
            </w:r>
          </w:p>
          <w:p w14:paraId="29E1DA62" w14:textId="77777777" w:rsidR="001A20E6" w:rsidRDefault="00000000">
            <w:pPr>
              <w:pStyle w:val="TableCellTaskBadge"/>
              <w:shd w:val="clear" w:color="auto" w:fill="E3F2FD"/>
            </w:pPr>
            <w:r>
              <w:rPr>
                <w:b/>
                <w:bCs/>
                <w:color w:val="1976D2"/>
              </w:rPr>
              <w:t>STUDY</w:t>
            </w:r>
          </w:p>
          <w:p w14:paraId="5883B645" w14:textId="77777777" w:rsidR="001A20E6" w:rsidRDefault="00000000">
            <w:pPr>
              <w:pStyle w:val="TableCellTaskDetails"/>
            </w:pPr>
            <w:r>
              <w:t>• Revision - Revolutionary activitism (H03/08) — 30m</w:t>
            </w:r>
          </w:p>
          <w:p w14:paraId="4FF458A5" w14:textId="77777777" w:rsidR="001A20E6" w:rsidRDefault="00000000">
            <w:pPr>
              <w:pStyle w:val="TableCellTaskBadge"/>
              <w:shd w:val="clear" w:color="auto" w:fill="FCE4EC"/>
            </w:pPr>
            <w:r>
              <w:rPr>
                <w:b/>
                <w:bCs/>
                <w:color w:val="C2185B"/>
              </w:rPr>
              <w:t>REVISION</w:t>
            </w:r>
          </w:p>
          <w:p w14:paraId="6BF99B23" w14:textId="77777777" w:rsidR="001A20E6" w:rsidRDefault="00000000">
            <w:pPr>
              <w:pStyle w:val="TableCellTaskDetails"/>
            </w:pPr>
            <w:r>
              <w:t>• Practice - Revolutionary activitism (H03/08) — 30m</w:t>
            </w:r>
          </w:p>
          <w:p w14:paraId="61C18ED1"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990C091" w14:textId="77777777" w:rsidR="001A20E6" w:rsidRDefault="00000000">
            <w:pPr>
              <w:pStyle w:val="TableCellTaskSubject"/>
            </w:pPr>
            <w:r>
              <w:t>History-Modern</w:t>
            </w:r>
          </w:p>
          <w:p w14:paraId="21384FF2" w14:textId="77777777" w:rsidR="001A20E6" w:rsidRDefault="00000000">
            <w:pPr>
              <w:pStyle w:val="TableCellTaskDetails"/>
            </w:pPr>
            <w:r>
              <w:t>• Study - Ghandian Phase (H03/07) — 1h 30m</w:t>
            </w:r>
          </w:p>
          <w:p w14:paraId="085FC584" w14:textId="77777777" w:rsidR="001A20E6" w:rsidRDefault="00000000">
            <w:pPr>
              <w:pStyle w:val="TableCellTaskBadge"/>
              <w:shd w:val="clear" w:color="auto" w:fill="E3F2FD"/>
            </w:pPr>
            <w:r>
              <w:rPr>
                <w:b/>
                <w:bCs/>
                <w:color w:val="1976D2"/>
              </w:rPr>
              <w:t>STUDY</w:t>
            </w:r>
          </w:p>
          <w:p w14:paraId="5D29212F" w14:textId="77777777" w:rsidR="001A20E6" w:rsidRDefault="00000000">
            <w:pPr>
              <w:pStyle w:val="TableCellTaskDetails"/>
            </w:pPr>
            <w:r>
              <w:t>• Revision - Revolutionary activitism (H03/08) — 30m</w:t>
            </w:r>
          </w:p>
          <w:p w14:paraId="0DEAE5D0" w14:textId="77777777" w:rsidR="001A20E6" w:rsidRDefault="00000000">
            <w:pPr>
              <w:pStyle w:val="TableCellTaskBadge"/>
              <w:shd w:val="clear" w:color="auto" w:fill="FCE4EC"/>
            </w:pPr>
            <w:r>
              <w:rPr>
                <w:b/>
                <w:bCs/>
                <w:color w:val="C2185B"/>
              </w:rPr>
              <w:t>REVISION</w:t>
            </w:r>
          </w:p>
          <w:p w14:paraId="077F18F5" w14:textId="77777777" w:rsidR="001A20E6" w:rsidRDefault="00000000">
            <w:pPr>
              <w:pStyle w:val="TableCellTaskDetails"/>
            </w:pPr>
            <w:r>
              <w:t>• Practice - Revolutionary activitism (H03/08) — 30m</w:t>
            </w:r>
          </w:p>
          <w:p w14:paraId="31ED31EB"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73A0BFB6" w14:textId="77777777" w:rsidR="001A20E6" w:rsidRDefault="001A20E6"/>
        </w:tc>
      </w:tr>
    </w:tbl>
    <w:p w14:paraId="698889D8" w14:textId="77777777" w:rsidR="001A20E6" w:rsidRDefault="001A20E6">
      <w:pPr>
        <w:spacing w:after="400"/>
      </w:pPr>
    </w:p>
    <w:p w14:paraId="361D2013" w14:textId="77777777" w:rsidR="001A20E6" w:rsidRDefault="00000000">
      <w:pPr>
        <w:pStyle w:val="ResourceTitle"/>
      </w:pPr>
      <w:r>
        <w:t>📚 Resources for Mar 15 - Mar 21</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672D33A1" w14:textId="77777777">
        <w:tc>
          <w:tcPr>
            <w:tcW w:w="1650" w:type="pct"/>
            <w:tcBorders>
              <w:bottom w:val="single" w:sz="2" w:space="0" w:color="D1D5DB"/>
              <w:right w:val="single" w:sz="2" w:space="0" w:color="D1D5DB"/>
            </w:tcBorders>
            <w:tcMar>
              <w:top w:w="200" w:type="dxa"/>
              <w:left w:w="150" w:type="dxa"/>
              <w:bottom w:w="200" w:type="dxa"/>
              <w:right w:w="150" w:type="dxa"/>
            </w:tcMar>
          </w:tcPr>
          <w:p w14:paraId="1664555E" w14:textId="77777777" w:rsidR="001A20E6" w:rsidRDefault="00000000">
            <w:pPr>
              <w:pStyle w:val="TableCellSubjectName"/>
            </w:pPr>
            <w:r>
              <w:t>Sociology</w:t>
            </w:r>
          </w:p>
          <w:p w14:paraId="222BB02C" w14:textId="77777777" w:rsidR="001A20E6" w:rsidRDefault="00000000">
            <w:pPr>
              <w:pStyle w:val="TableCellCategoryTitle"/>
            </w:pPr>
            <w:r>
              <w:t>📝 Practice Materials</w:t>
            </w:r>
          </w:p>
          <w:p w14:paraId="0112443B" w14:textId="77777777" w:rsidR="001A20E6" w:rsidRDefault="00000000">
            <w:pPr>
              <w:pStyle w:val="TableCellResourceItem"/>
            </w:pPr>
            <w:r>
              <w:t>• La Excellence Sociology Material</w:t>
            </w:r>
          </w:p>
          <w:p w14:paraId="34D04069" w14:textId="77777777" w:rsidR="001A20E6" w:rsidRDefault="00000000">
            <w:pPr>
              <w:pStyle w:val="TableCellResourceItem"/>
            </w:pPr>
            <w:r>
              <w:t>• Mains RRP + Prelims RRP</w:t>
            </w:r>
          </w:p>
          <w:p w14:paraId="3443BFBB" w14:textId="77777777" w:rsidR="001A20E6" w:rsidRDefault="00000000">
            <w:pPr>
              <w:pStyle w:val="TableCellResourceItem"/>
            </w:pPr>
            <w:r>
              <w:t>• Prelims &amp; Mains Workbooks</w:t>
            </w:r>
          </w:p>
          <w:p w14:paraId="261F4822" w14:textId="77777777" w:rsidR="001A20E6" w:rsidRDefault="00000000">
            <w:pPr>
              <w:pStyle w:val="TableCellResourceItem"/>
            </w:pPr>
            <w:r>
              <w:t>• Previous Year Question Papers</w:t>
            </w:r>
          </w:p>
          <w:p w14:paraId="191EFE5C" w14:textId="77777777" w:rsidR="001A20E6" w:rsidRDefault="00000000">
            <w:pPr>
              <w:pStyle w:val="TableCellResourceItem"/>
            </w:pPr>
            <w:r>
              <w:t>• Mock Tests</w:t>
            </w:r>
          </w:p>
          <w:p w14:paraId="5510BB84" w14:textId="77777777" w:rsidR="001A20E6" w:rsidRDefault="00000000">
            <w:pPr>
              <w:pStyle w:val="TableCellResourceItem"/>
            </w:pPr>
            <w:r>
              <w:t>• La Excellence Indian Society Material</w:t>
            </w:r>
          </w:p>
          <w:p w14:paraId="7DF69FF6" w14:textId="77777777" w:rsidR="001A20E6" w:rsidRDefault="00000000">
            <w:pPr>
              <w:pStyle w:val="TableCellResourceItem"/>
            </w:pPr>
            <w:r>
              <w:t>• Mains Workbook - Paper I</w:t>
            </w:r>
          </w:p>
          <w:p w14:paraId="7963A344" w14:textId="77777777" w:rsidR="001A20E6" w:rsidRDefault="00000000">
            <w:pPr>
              <w:pStyle w:val="TableCellResourceItem"/>
            </w:pPr>
            <w:r>
              <w:t>• La Excellence Social Change Material</w:t>
            </w:r>
          </w:p>
          <w:p w14:paraId="7E7B4E20" w14:textId="77777777" w:rsidR="001A20E6" w:rsidRDefault="00000000">
            <w:pPr>
              <w:pStyle w:val="TableCellResourceItem"/>
            </w:pPr>
            <w:r>
              <w:t>• Mains Workbook - Paper II</w:t>
            </w:r>
          </w:p>
          <w:p w14:paraId="5B712D84" w14:textId="77777777" w:rsidR="001A20E6" w:rsidRDefault="00000000">
            <w:pPr>
              <w:pStyle w:val="TableCellResourceItem"/>
            </w:pPr>
            <w:r>
              <w:t>• La Excellence Sociology of Religion Material</w:t>
            </w:r>
          </w:p>
          <w:p w14:paraId="1FEBFF97" w14:textId="77777777" w:rsidR="001A20E6" w:rsidRDefault="00000000">
            <w:pPr>
              <w:pStyle w:val="TableCellResourceItem"/>
            </w:pPr>
            <w:r>
              <w:t>• Mains Workbook</w:t>
            </w:r>
          </w:p>
          <w:p w14:paraId="3BB90724" w14:textId="77777777" w:rsidR="001A20E6" w:rsidRDefault="00000000">
            <w:pPr>
              <w:pStyle w:val="TableCellResourceItem"/>
            </w:pPr>
            <w:r>
              <w:t>• La Excellence Sociology of Education Material</w:t>
            </w:r>
          </w:p>
          <w:p w14:paraId="4453CE43" w14:textId="77777777" w:rsidR="001A20E6" w:rsidRDefault="00000000">
            <w:pPr>
              <w:pStyle w:val="TableCellResourceItem"/>
            </w:pPr>
            <w:r>
              <w:t>• Mains Workbook</w:t>
            </w:r>
          </w:p>
          <w:p w14:paraId="5E1CC68A" w14:textId="77777777" w:rsidR="001A20E6" w:rsidRDefault="00000000">
            <w:pPr>
              <w:pStyle w:val="TableCellResourceItem"/>
            </w:pPr>
            <w:r>
              <w:t>• La Excellence Social Stratification Material</w:t>
            </w:r>
          </w:p>
          <w:p w14:paraId="10F9930C" w14:textId="77777777" w:rsidR="001A20E6" w:rsidRDefault="00000000">
            <w:pPr>
              <w:pStyle w:val="TableCellResourceItem"/>
            </w:pPr>
            <w:r>
              <w:t>• Mains Workbook</w:t>
            </w:r>
          </w:p>
          <w:p w14:paraId="518AF0F3" w14:textId="77777777" w:rsidR="001A20E6" w:rsidRDefault="00000000">
            <w:pPr>
              <w:pStyle w:val="TableCellResourceItem"/>
            </w:pPr>
            <w:r>
              <w:t>• La Excellence Gender Studies Material</w:t>
            </w:r>
          </w:p>
          <w:p w14:paraId="5A4A7FF4" w14:textId="77777777" w:rsidR="001A20E6" w:rsidRDefault="00000000">
            <w:pPr>
              <w:pStyle w:val="TableCellResourceItem"/>
            </w:pPr>
            <w:r>
              <w:t>• Mains Workbook</w:t>
            </w:r>
          </w:p>
          <w:p w14:paraId="771BA022" w14:textId="77777777" w:rsidR="001A20E6" w:rsidRDefault="00000000">
            <w:pPr>
              <w:pStyle w:val="TableCellResourceItem"/>
            </w:pPr>
            <w:r>
              <w:t>• La Excellence Urban Sociology Material</w:t>
            </w:r>
          </w:p>
          <w:p w14:paraId="79DB3926" w14:textId="77777777" w:rsidR="001A20E6" w:rsidRDefault="00000000">
            <w:pPr>
              <w:pStyle w:val="TableCellResourceItem"/>
            </w:pPr>
            <w:r>
              <w:t>• Mains Workbook</w:t>
            </w:r>
          </w:p>
          <w:p w14:paraId="6A2C704C" w14:textId="77777777" w:rsidR="001A20E6" w:rsidRDefault="00000000">
            <w:pPr>
              <w:pStyle w:val="TableCellResourceItem"/>
            </w:pPr>
            <w:r>
              <w:t>• La Excellence Rural Sociology Material</w:t>
            </w:r>
          </w:p>
          <w:p w14:paraId="45DCF970" w14:textId="77777777" w:rsidR="001A20E6" w:rsidRDefault="00000000">
            <w:pPr>
              <w:pStyle w:val="TableCellResourceItem"/>
            </w:pPr>
            <w:r>
              <w:t>• Mains Workbook</w:t>
            </w:r>
          </w:p>
          <w:p w14:paraId="495A11C2" w14:textId="77777777" w:rsidR="001A20E6" w:rsidRDefault="00000000">
            <w:pPr>
              <w:pStyle w:val="TableCellResourceItem"/>
            </w:pPr>
            <w:r>
              <w:t>• La Excellence Social Movements Material</w:t>
            </w:r>
          </w:p>
          <w:p w14:paraId="1F6811AD" w14:textId="77777777" w:rsidR="001A20E6" w:rsidRDefault="00000000">
            <w:pPr>
              <w:pStyle w:val="TableCellResourceItem"/>
            </w:pPr>
            <w:r>
              <w:t>• Mains Workbook</w:t>
            </w:r>
          </w:p>
          <w:p w14:paraId="767AD749" w14:textId="77777777" w:rsidR="001A20E6" w:rsidRDefault="00000000">
            <w:pPr>
              <w:pStyle w:val="TableCellResourceItem"/>
            </w:pPr>
            <w:r>
              <w:t>• La Excellence Sociology of Health Material</w:t>
            </w:r>
          </w:p>
          <w:p w14:paraId="61A2099F" w14:textId="77777777" w:rsidR="001A20E6" w:rsidRDefault="00000000">
            <w:pPr>
              <w:pStyle w:val="TableCellResourceItem"/>
            </w:pPr>
            <w:r>
              <w:t>• Mains Workbook</w:t>
            </w:r>
          </w:p>
          <w:p w14:paraId="20580D94" w14:textId="77777777" w:rsidR="001A20E6" w:rsidRDefault="00000000">
            <w:pPr>
              <w:pStyle w:val="TableCellResourceItem"/>
            </w:pPr>
            <w:r>
              <w:t>• La Excellence Sociology of Law Material</w:t>
            </w:r>
          </w:p>
          <w:p w14:paraId="6D0DA10F" w14:textId="77777777" w:rsidR="001A20E6" w:rsidRDefault="00000000">
            <w:pPr>
              <w:pStyle w:val="TableCellResourceItem"/>
            </w:pPr>
            <w:r>
              <w:t>• Mains Workbook</w:t>
            </w:r>
          </w:p>
          <w:p w14:paraId="3EE8A26D" w14:textId="77777777" w:rsidR="001A20E6" w:rsidRDefault="00000000">
            <w:pPr>
              <w:pStyle w:val="TableCellResourceItem"/>
            </w:pPr>
            <w:r>
              <w:t>• La Excellence Sociology of Media Material</w:t>
            </w:r>
          </w:p>
          <w:p w14:paraId="7DAC11AD" w14:textId="77777777" w:rsidR="001A20E6" w:rsidRDefault="00000000">
            <w:pPr>
              <w:pStyle w:val="TableCellResourceItem"/>
            </w:pPr>
            <w:r>
              <w:t>• Mains Workbook</w:t>
            </w:r>
          </w:p>
          <w:p w14:paraId="4D2F1122" w14:textId="77777777" w:rsidR="001A20E6" w:rsidRDefault="00000000">
            <w:pPr>
              <w:pStyle w:val="TableCellResourceItem"/>
            </w:pPr>
            <w:r>
              <w:t>• La Excellence Sociology of Science Material</w:t>
            </w:r>
          </w:p>
          <w:p w14:paraId="21B125C9" w14:textId="77777777" w:rsidR="001A20E6" w:rsidRDefault="00000000">
            <w:pPr>
              <w:pStyle w:val="TableCellResourceItem"/>
            </w:pPr>
            <w:r>
              <w:t>• Mains Workbook</w:t>
            </w:r>
          </w:p>
          <w:p w14:paraId="24036118" w14:textId="77777777" w:rsidR="001A20E6" w:rsidRDefault="00000000">
            <w:pPr>
              <w:pStyle w:val="TableCellResourceItem"/>
            </w:pPr>
            <w:r>
              <w:t>• La Excellence Sociology of Environment Material</w:t>
            </w:r>
          </w:p>
          <w:p w14:paraId="30B09DBA" w14:textId="77777777" w:rsidR="001A20E6" w:rsidRDefault="00000000">
            <w:pPr>
              <w:pStyle w:val="TableCellResourceItem"/>
            </w:pPr>
            <w:r>
              <w:t>• Mains Workbook</w:t>
            </w:r>
          </w:p>
          <w:p w14:paraId="029FB168" w14:textId="77777777" w:rsidR="001A20E6" w:rsidRDefault="00000000">
            <w:pPr>
              <w:pStyle w:val="TableCellResourceItem"/>
            </w:pPr>
            <w:r>
              <w:t>• La Excellence Sociology of Globalization Material</w:t>
            </w:r>
          </w:p>
          <w:p w14:paraId="4365852C" w14:textId="77777777" w:rsidR="001A20E6" w:rsidRDefault="00000000">
            <w:pPr>
              <w:pStyle w:val="TableCellResourceItem"/>
            </w:pPr>
            <w:r>
              <w:t>• Mains Workbook</w:t>
            </w:r>
          </w:p>
          <w:p w14:paraId="28B2D124" w14:textId="77777777" w:rsidR="001A20E6" w:rsidRDefault="00000000">
            <w:pPr>
              <w:pStyle w:val="TableCellResourceItem"/>
            </w:pPr>
            <w:r>
              <w:t>• La Excellence Sociology of Work Material</w:t>
            </w:r>
          </w:p>
          <w:p w14:paraId="6F0E08A0" w14:textId="77777777" w:rsidR="001A20E6" w:rsidRDefault="00000000">
            <w:pPr>
              <w:pStyle w:val="TableCellResourceItem"/>
            </w:pPr>
            <w:r>
              <w:t>• Mains Workbook</w:t>
            </w:r>
          </w:p>
          <w:p w14:paraId="086DC4F6" w14:textId="77777777" w:rsidR="001A20E6" w:rsidRDefault="00000000">
            <w:pPr>
              <w:pStyle w:val="TableCellCategoryTitle"/>
            </w:pPr>
            <w:r>
              <w:t>📰 Current Affairs</w:t>
            </w:r>
          </w:p>
          <w:p w14:paraId="7629B4F5" w14:textId="77777777" w:rsidR="001A20E6" w:rsidRDefault="00000000">
            <w:pPr>
              <w:pStyle w:val="TableCellResourceItem"/>
            </w:pPr>
            <w:r>
              <w:t>• Indian Sociological Review</w:t>
            </w:r>
          </w:p>
          <w:p w14:paraId="390FFF8F" w14:textId="77777777" w:rsidR="001A20E6" w:rsidRDefault="00000000">
            <w:pPr>
              <w:pStyle w:val="TableCellResourceItem"/>
            </w:pPr>
            <w:r>
              <w:t>• Economic and Political Weekly (EPW)</w:t>
            </w:r>
          </w:p>
          <w:p w14:paraId="35CBE1A6" w14:textId="77777777" w:rsidR="001A20E6" w:rsidRDefault="00000000">
            <w:pPr>
              <w:pStyle w:val="TableCellResourceItem"/>
            </w:pPr>
            <w:r>
              <w:t>• Newspapers (The Hindu, Indian Express - Social issues)</w:t>
            </w:r>
          </w:p>
          <w:p w14:paraId="699C68D5" w14:textId="77777777" w:rsidR="001A20E6" w:rsidRDefault="00000000">
            <w:pPr>
              <w:pStyle w:val="TableCellResourceItem"/>
            </w:pPr>
            <w:r>
              <w:t>• Yojana Magazine</w:t>
            </w:r>
          </w:p>
          <w:p w14:paraId="306E90D1" w14:textId="77777777" w:rsidR="001A20E6" w:rsidRDefault="00000000">
            <w:pPr>
              <w:pStyle w:val="TableCellResourceItem"/>
            </w:pPr>
            <w:r>
              <w:t>• Kurukshetra Magazine</w:t>
            </w:r>
          </w:p>
          <w:p w14:paraId="1CB668CF" w14:textId="77777777" w:rsidR="001A20E6" w:rsidRDefault="00000000">
            <w:pPr>
              <w:pStyle w:val="TableCellResourceItem"/>
            </w:pPr>
            <w:r>
              <w:t>• Social Watch India Reports</w:t>
            </w:r>
          </w:p>
          <w:p w14:paraId="1CDFA099" w14:textId="77777777" w:rsidR="001A20E6" w:rsidRDefault="00000000">
            <w:pPr>
              <w:pStyle w:val="TableCellResourceItem"/>
            </w:pPr>
            <w:r>
              <w:t>• NSSO Reports</w:t>
            </w:r>
          </w:p>
          <w:p w14:paraId="4A20C76D" w14:textId="77777777" w:rsidR="001A20E6" w:rsidRDefault="00000000">
            <w:pPr>
              <w:pStyle w:val="TableCellResourceItem"/>
            </w:pPr>
            <w:r>
              <w:t>• NFHS Reports</w:t>
            </w:r>
          </w:p>
          <w:p w14:paraId="668F8320" w14:textId="77777777" w:rsidR="001A20E6" w:rsidRDefault="00000000">
            <w:pPr>
              <w:pStyle w:val="TableCellResourceItem"/>
            </w:pPr>
            <w:r>
              <w:t>• EPW Articles on Indian Society</w:t>
            </w:r>
          </w:p>
          <w:p w14:paraId="2AA65D5C" w14:textId="77777777" w:rsidR="001A20E6" w:rsidRDefault="00000000">
            <w:pPr>
              <w:pStyle w:val="TableCellResourceItem"/>
            </w:pPr>
            <w:r>
              <w:t>• Census Reports</w:t>
            </w:r>
          </w:p>
          <w:p w14:paraId="4B585A21" w14:textId="77777777" w:rsidR="001A20E6" w:rsidRDefault="00000000">
            <w:pPr>
              <w:pStyle w:val="TableCellResourceItem"/>
            </w:pPr>
            <w:r>
              <w:t>• Social Development Reports</w:t>
            </w:r>
          </w:p>
          <w:p w14:paraId="17867750" w14:textId="77777777" w:rsidR="001A20E6" w:rsidRDefault="00000000">
            <w:pPr>
              <w:pStyle w:val="TableCellResourceItem"/>
            </w:pPr>
            <w:r>
              <w:t>• Planning Commission Reports</w:t>
            </w:r>
          </w:p>
          <w:p w14:paraId="1C9BEAF1" w14:textId="77777777" w:rsidR="001A20E6" w:rsidRDefault="00000000">
            <w:pPr>
              <w:pStyle w:val="TableCellResourceItem"/>
            </w:pPr>
            <w:r>
              <w:t>• NITI Aayog Reports</w:t>
            </w:r>
          </w:p>
          <w:p w14:paraId="2490DFD7" w14:textId="77777777" w:rsidR="001A20E6" w:rsidRDefault="00000000">
            <w:pPr>
              <w:pStyle w:val="TableCellResourceItem"/>
            </w:pPr>
            <w:r>
              <w:t>• World Bank Reports on India</w:t>
            </w:r>
          </w:p>
          <w:p w14:paraId="64E80F19" w14:textId="77777777" w:rsidR="001A20E6" w:rsidRDefault="00000000">
            <w:pPr>
              <w:pStyle w:val="TableCellResourceItem"/>
            </w:pPr>
            <w:r>
              <w:t>• Religious Demographics Reports</w:t>
            </w:r>
          </w:p>
          <w:p w14:paraId="359823AD" w14:textId="77777777" w:rsidR="001A20E6" w:rsidRDefault="00000000">
            <w:pPr>
              <w:pStyle w:val="TableCellResourceItem"/>
            </w:pPr>
            <w:r>
              <w:t>• Minority Commission Reports</w:t>
            </w:r>
          </w:p>
          <w:p w14:paraId="289D6569" w14:textId="77777777" w:rsidR="001A20E6" w:rsidRDefault="00000000">
            <w:pPr>
              <w:pStyle w:val="TableCellResourceItem"/>
            </w:pPr>
            <w:r>
              <w:t>• ASER Reports</w:t>
            </w:r>
          </w:p>
          <w:p w14:paraId="39484483" w14:textId="77777777" w:rsidR="001A20E6" w:rsidRDefault="00000000">
            <w:pPr>
              <w:pStyle w:val="TableCellResourceItem"/>
            </w:pPr>
            <w:r>
              <w:t>• NEP 2020</w:t>
            </w:r>
          </w:p>
          <w:p w14:paraId="2479277D" w14:textId="77777777" w:rsidR="001A20E6" w:rsidRDefault="00000000">
            <w:pPr>
              <w:pStyle w:val="TableCellResourceItem"/>
            </w:pPr>
            <w:r>
              <w:t>• Education Statistics Reports</w:t>
            </w:r>
          </w:p>
          <w:p w14:paraId="56ECAE57" w14:textId="77777777" w:rsidR="001A20E6" w:rsidRDefault="00000000">
            <w:pPr>
              <w:pStyle w:val="TableCellResourceItem"/>
            </w:pPr>
            <w:r>
              <w:t>• Sachar Committee Report</w:t>
            </w:r>
          </w:p>
          <w:p w14:paraId="50E927D4" w14:textId="77777777" w:rsidR="001A20E6" w:rsidRDefault="00000000">
            <w:pPr>
              <w:pStyle w:val="TableCellResourceItem"/>
            </w:pPr>
            <w:r>
              <w:t>• Mandal Commission Report</w:t>
            </w:r>
          </w:p>
          <w:p w14:paraId="1BA9E342" w14:textId="77777777" w:rsidR="001A20E6" w:rsidRDefault="00000000">
            <w:pPr>
              <w:pStyle w:val="TableCellResourceItem"/>
            </w:pPr>
            <w:r>
              <w:t>• Caste Census Data</w:t>
            </w:r>
          </w:p>
          <w:p w14:paraId="5F801C63" w14:textId="77777777" w:rsidR="001A20E6" w:rsidRDefault="00000000">
            <w:pPr>
              <w:pStyle w:val="TableCellResourceItem"/>
            </w:pPr>
            <w:r>
              <w:t>• Gender Budget Reports</w:t>
            </w:r>
          </w:p>
          <w:p w14:paraId="50CDF1C2" w14:textId="77777777" w:rsidR="001A20E6" w:rsidRDefault="00000000">
            <w:pPr>
              <w:pStyle w:val="TableCellResourceItem"/>
            </w:pPr>
            <w:r>
              <w:t>• Women and Child Development Ministry Reports</w:t>
            </w:r>
          </w:p>
          <w:p w14:paraId="07C0799E" w14:textId="77777777" w:rsidR="001A20E6" w:rsidRDefault="00000000">
            <w:pPr>
              <w:pStyle w:val="TableCellResourceItem"/>
            </w:pPr>
            <w:r>
              <w:t>• NFHS Gender Data</w:t>
            </w:r>
          </w:p>
          <w:p w14:paraId="7E066994" w14:textId="77777777" w:rsidR="001A20E6" w:rsidRDefault="00000000">
            <w:pPr>
              <w:pStyle w:val="TableCellResourceItem"/>
            </w:pPr>
            <w:r>
              <w:t>• Census Urban Data</w:t>
            </w:r>
          </w:p>
          <w:p w14:paraId="570D4208" w14:textId="77777777" w:rsidR="001A20E6" w:rsidRDefault="00000000">
            <w:pPr>
              <w:pStyle w:val="TableCellResourceItem"/>
            </w:pPr>
            <w:r>
              <w:t>• Smart Cities Mission Reports</w:t>
            </w:r>
          </w:p>
          <w:p w14:paraId="32AB2312" w14:textId="77777777" w:rsidR="001A20E6" w:rsidRDefault="00000000">
            <w:pPr>
              <w:pStyle w:val="TableCellResourceItem"/>
            </w:pPr>
            <w:r>
              <w:t>• Urban Development Ministry Reports</w:t>
            </w:r>
          </w:p>
          <w:p w14:paraId="6A6D2E2C" w14:textId="77777777" w:rsidR="001A20E6" w:rsidRDefault="00000000">
            <w:pPr>
              <w:pStyle w:val="TableCellResourceItem"/>
            </w:pPr>
            <w:r>
              <w:t>• Rural Development Ministry Reports</w:t>
            </w:r>
          </w:p>
          <w:p w14:paraId="79913682" w14:textId="77777777" w:rsidR="001A20E6" w:rsidRDefault="00000000">
            <w:pPr>
              <w:pStyle w:val="TableCellResourceItem"/>
            </w:pPr>
            <w:r>
              <w:t>• MGNREGA Reports</w:t>
            </w:r>
          </w:p>
          <w:p w14:paraId="52E501FA" w14:textId="77777777" w:rsidR="001A20E6" w:rsidRDefault="00000000">
            <w:pPr>
              <w:pStyle w:val="TableCellResourceItem"/>
            </w:pPr>
            <w:r>
              <w:t>• Panchayati Raj Statistics</w:t>
            </w:r>
          </w:p>
          <w:p w14:paraId="3689AB1D" w14:textId="77777777" w:rsidR="001A20E6" w:rsidRDefault="00000000">
            <w:pPr>
              <w:pStyle w:val="TableCellResourceItem"/>
            </w:pPr>
            <w:r>
              <w:t>• Social Movement Case Studies</w:t>
            </w:r>
          </w:p>
          <w:p w14:paraId="5A764276" w14:textId="77777777" w:rsidR="001A20E6" w:rsidRDefault="00000000">
            <w:pPr>
              <w:pStyle w:val="TableCellResourceItem"/>
            </w:pPr>
            <w:r>
              <w:t>• Civil Society Reports</w:t>
            </w:r>
          </w:p>
          <w:p w14:paraId="05E09B49" w14:textId="77777777" w:rsidR="001A20E6" w:rsidRDefault="00000000">
            <w:pPr>
              <w:pStyle w:val="TableCellResourceItem"/>
            </w:pPr>
            <w:r>
              <w:t>• Human Rights Reports</w:t>
            </w:r>
          </w:p>
          <w:p w14:paraId="14B20103" w14:textId="77777777" w:rsidR="001A20E6" w:rsidRDefault="00000000">
            <w:pPr>
              <w:pStyle w:val="TableCellResourceItem"/>
            </w:pPr>
            <w:r>
              <w:t>• Health Ministry Reports</w:t>
            </w:r>
          </w:p>
          <w:p w14:paraId="0BDD7A21" w14:textId="77777777" w:rsidR="001A20E6" w:rsidRDefault="00000000">
            <w:pPr>
              <w:pStyle w:val="TableCellResourceItem"/>
            </w:pPr>
            <w:r>
              <w:t>• WHO Reports on India</w:t>
            </w:r>
          </w:p>
          <w:p w14:paraId="4AA2F3A4" w14:textId="77777777" w:rsidR="001A20E6" w:rsidRDefault="00000000">
            <w:pPr>
              <w:pStyle w:val="TableCellResourceItem"/>
            </w:pPr>
            <w:r>
              <w:t>• Ayushman Bharat Reports</w:t>
            </w:r>
          </w:p>
          <w:p w14:paraId="6869C87F" w14:textId="77777777" w:rsidR="001A20E6" w:rsidRDefault="00000000">
            <w:pPr>
              <w:pStyle w:val="TableCellResourceItem"/>
            </w:pPr>
            <w:r>
              <w:t>• Law Commission Reports</w:t>
            </w:r>
          </w:p>
          <w:p w14:paraId="3D3D9BE2" w14:textId="77777777" w:rsidR="001A20E6" w:rsidRDefault="00000000">
            <w:pPr>
              <w:pStyle w:val="TableCellResourceItem"/>
            </w:pPr>
            <w:r>
              <w:t>• Supreme Court Judgments</w:t>
            </w:r>
          </w:p>
          <w:p w14:paraId="7F920E94" w14:textId="77777777" w:rsidR="001A20E6" w:rsidRDefault="00000000">
            <w:pPr>
              <w:pStyle w:val="TableCellResourceItem"/>
            </w:pPr>
            <w:r>
              <w:t>• Legal Aid Reports</w:t>
            </w:r>
          </w:p>
          <w:p w14:paraId="21465009" w14:textId="77777777" w:rsidR="001A20E6" w:rsidRDefault="00000000">
            <w:pPr>
              <w:pStyle w:val="TableCellResourceItem"/>
            </w:pPr>
            <w:r>
              <w:t>• Media Reports</w:t>
            </w:r>
          </w:p>
          <w:p w14:paraId="21791DF2" w14:textId="77777777" w:rsidR="001A20E6" w:rsidRDefault="00000000">
            <w:pPr>
              <w:pStyle w:val="TableCellResourceItem"/>
            </w:pPr>
            <w:r>
              <w:t>• Broadcasting Ministry Reports</w:t>
            </w:r>
          </w:p>
          <w:p w14:paraId="3E7E9AFD" w14:textId="77777777" w:rsidR="001A20E6" w:rsidRDefault="00000000">
            <w:pPr>
              <w:pStyle w:val="TableCellResourceItem"/>
            </w:pPr>
            <w:r>
              <w:t>• Social Media Impact Studies</w:t>
            </w:r>
          </w:p>
          <w:p w14:paraId="1A0CC018" w14:textId="77777777" w:rsidR="001A20E6" w:rsidRDefault="00000000">
            <w:pPr>
              <w:pStyle w:val="TableCellResourceItem"/>
            </w:pPr>
            <w:r>
              <w:t>• Science and Technology Ministry Reports</w:t>
            </w:r>
          </w:p>
          <w:p w14:paraId="76320692" w14:textId="77777777" w:rsidR="001A20E6" w:rsidRDefault="00000000">
            <w:pPr>
              <w:pStyle w:val="TableCellResourceItem"/>
            </w:pPr>
            <w:r>
              <w:t>• ISRO Reports</w:t>
            </w:r>
          </w:p>
          <w:p w14:paraId="78331588" w14:textId="77777777" w:rsidR="001A20E6" w:rsidRDefault="00000000">
            <w:pPr>
              <w:pStyle w:val="TableCellResourceItem"/>
            </w:pPr>
            <w:r>
              <w:t>• Digital India Reports</w:t>
            </w:r>
          </w:p>
          <w:p w14:paraId="5ACE0468" w14:textId="77777777" w:rsidR="001A20E6" w:rsidRDefault="00000000">
            <w:pPr>
              <w:pStyle w:val="TableCellResourceItem"/>
            </w:pPr>
            <w:r>
              <w:t>• Environment Ministry Reports</w:t>
            </w:r>
          </w:p>
          <w:p w14:paraId="2C8BE951" w14:textId="77777777" w:rsidR="001A20E6" w:rsidRDefault="00000000">
            <w:pPr>
              <w:pStyle w:val="TableCellResourceItem"/>
            </w:pPr>
            <w:r>
              <w:t>• Climate Change Reports</w:t>
            </w:r>
          </w:p>
          <w:p w14:paraId="0E82929C" w14:textId="77777777" w:rsidR="001A20E6" w:rsidRDefault="00000000">
            <w:pPr>
              <w:pStyle w:val="TableCellResourceItem"/>
            </w:pPr>
            <w:r>
              <w:t>• Sustainable Development Reports</w:t>
            </w:r>
          </w:p>
          <w:p w14:paraId="423F1767" w14:textId="77777777" w:rsidR="001A20E6" w:rsidRDefault="00000000">
            <w:pPr>
              <w:pStyle w:val="TableCellResourceItem"/>
            </w:pPr>
            <w:r>
              <w:t>• WTO Reports</w:t>
            </w:r>
          </w:p>
          <w:p w14:paraId="0971B51F" w14:textId="77777777" w:rsidR="001A20E6" w:rsidRDefault="00000000">
            <w:pPr>
              <w:pStyle w:val="TableCellResourceItem"/>
            </w:pPr>
            <w:r>
              <w:t>• Globalization Impact Studies</w:t>
            </w:r>
          </w:p>
          <w:p w14:paraId="6A3E0C8C" w14:textId="77777777" w:rsidR="001A20E6" w:rsidRDefault="00000000">
            <w:pPr>
              <w:pStyle w:val="TableCellResourceItem"/>
            </w:pPr>
            <w:r>
              <w:t>• International Migration Reports</w:t>
            </w:r>
          </w:p>
          <w:p w14:paraId="69745017" w14:textId="77777777" w:rsidR="001A20E6" w:rsidRDefault="00000000">
            <w:pPr>
              <w:pStyle w:val="TableCellResourceItem"/>
            </w:pPr>
            <w:r>
              <w:t>• Labor Ministry Reports</w:t>
            </w:r>
          </w:p>
          <w:p w14:paraId="2E317E83" w14:textId="77777777" w:rsidR="001A20E6" w:rsidRDefault="00000000">
            <w:pPr>
              <w:pStyle w:val="TableCellResourceItem"/>
            </w:pPr>
            <w:r>
              <w:t>• Industrial Relations Reports</w:t>
            </w:r>
          </w:p>
          <w:p w14:paraId="3BCF409B"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18EE4C0F" w14:textId="77777777" w:rsidR="001A20E6" w:rsidRDefault="00000000">
            <w:pPr>
              <w:pStyle w:val="TableCellSubjectName"/>
            </w:pPr>
            <w:r>
              <w:t>History-Modern</w:t>
            </w:r>
          </w:p>
          <w:p w14:paraId="08E89573" w14:textId="77777777" w:rsidR="001A20E6" w:rsidRDefault="00000000">
            <w:pPr>
              <w:pStyle w:val="TableCellCategoryTitle"/>
            </w:pPr>
            <w:r>
              <w:t>📚 Primary Books</w:t>
            </w:r>
          </w:p>
          <w:p w14:paraId="5DBA0084" w14:textId="77777777" w:rsidR="001A20E6" w:rsidRDefault="00000000">
            <w:pPr>
              <w:pStyle w:val="TableCellResourceItem"/>
            </w:pPr>
            <w:r>
              <w:t>• NCERT Class VIII - Our Past - III - How, When and Where</w:t>
            </w:r>
          </w:p>
          <w:p w14:paraId="43B2BA72" w14:textId="77777777" w:rsidR="001A20E6" w:rsidRDefault="00000000">
            <w:pPr>
              <w:pStyle w:val="TableCellResourceItem"/>
            </w:pPr>
            <w:r>
              <w:t>• Old NCERT - Modern India by Bipan Chandra - The Decline of the Mughal Empire</w:t>
            </w:r>
          </w:p>
          <w:p w14:paraId="3AA76FDF" w14:textId="77777777" w:rsidR="001A20E6" w:rsidRDefault="00000000">
            <w:pPr>
              <w:pStyle w:val="TableCellCategoryTitle"/>
            </w:pPr>
            <w:r>
              <w:t>📝 Practice Materials</w:t>
            </w:r>
          </w:p>
          <w:p w14:paraId="447B8A4A" w14:textId="77777777" w:rsidR="001A20E6" w:rsidRDefault="00000000">
            <w:pPr>
              <w:pStyle w:val="TableCellResourceItem"/>
            </w:pPr>
            <w:r>
              <w:t>• La Excellence Modern History Material</w:t>
            </w:r>
          </w:p>
          <w:p w14:paraId="52750F46" w14:textId="77777777" w:rsidR="001A20E6" w:rsidRDefault="00000000">
            <w:pPr>
              <w:pStyle w:val="TableCellResourceItem"/>
            </w:pPr>
            <w:r>
              <w:t>• Prelims &amp; Mains Workbooks</w:t>
            </w:r>
          </w:p>
          <w:p w14:paraId="6FD7DAD3" w14:textId="77777777" w:rsidR="001A20E6" w:rsidRDefault="00000000">
            <w:pPr>
              <w:pStyle w:val="TableCellCategoryTitle"/>
            </w:pPr>
            <w:r>
              <w:t>📰 Current Affairs</w:t>
            </w:r>
          </w:p>
          <w:p w14:paraId="46F2CE28" w14:textId="77777777" w:rsidR="001A20E6" w:rsidRDefault="00000000">
            <w:pPr>
              <w:pStyle w:val="TableCellResourceItem"/>
            </w:pPr>
            <w:r>
              <w:t>• Newspapers (IE – Explained History columns)</w:t>
            </w:r>
          </w:p>
        </w:tc>
        <w:tc>
          <w:tcPr>
            <w:tcW w:w="1650" w:type="pct"/>
          </w:tcPr>
          <w:p w14:paraId="6BDBB7F5" w14:textId="77777777" w:rsidR="001A20E6" w:rsidRDefault="001A20E6"/>
        </w:tc>
      </w:tr>
    </w:tbl>
    <w:p w14:paraId="4C228A78"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627D9AFA" w14:textId="77777777">
        <w:tc>
          <w:tcPr>
            <w:tcW w:w="2500" w:type="pct"/>
            <w:tcMar>
              <w:top w:w="0" w:type="dxa"/>
              <w:left w:w="0" w:type="dxa"/>
              <w:bottom w:w="0" w:type="dxa"/>
              <w:right w:w="0" w:type="dxa"/>
            </w:tcMar>
          </w:tcPr>
          <w:p w14:paraId="6426F568" w14:textId="77777777" w:rsidR="001A20E6" w:rsidRDefault="00000000">
            <w:pPr>
              <w:pStyle w:val="WeekTitle"/>
            </w:pPr>
            <w:r>
              <w:rPr>
                <w:color w:val="15803D"/>
              </w:rPr>
              <w:t>📅 Mar 22 - Mar 28, 2026</w:t>
            </w:r>
          </w:p>
        </w:tc>
        <w:tc>
          <w:tcPr>
            <w:tcW w:w="2500" w:type="pct"/>
            <w:tcMar>
              <w:top w:w="0" w:type="dxa"/>
              <w:left w:w="0" w:type="dxa"/>
              <w:bottom w:w="0" w:type="dxa"/>
              <w:right w:w="0" w:type="dxa"/>
            </w:tcMar>
          </w:tcPr>
          <w:p w14:paraId="45A1927D" w14:textId="77777777" w:rsidR="001A20E6" w:rsidRDefault="00000000">
            <w:pPr>
              <w:pStyle w:val="WeekCycleName"/>
            </w:pPr>
            <w:r>
              <w:rPr>
                <w:color w:val="15803D"/>
              </w:rPr>
              <w:t>C2</w:t>
            </w:r>
          </w:p>
        </w:tc>
      </w:tr>
    </w:tbl>
    <w:p w14:paraId="07AF534C"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7497545B" w14:textId="77777777">
        <w:tc>
          <w:tcPr>
            <w:tcW w:w="700" w:type="pct"/>
            <w:shd w:val="clear" w:color="auto" w:fill="DCFCE7"/>
            <w:tcMar>
              <w:top w:w="200" w:type="dxa"/>
              <w:left w:w="100" w:type="dxa"/>
              <w:bottom w:w="200" w:type="dxa"/>
              <w:right w:w="100" w:type="dxa"/>
            </w:tcMar>
          </w:tcPr>
          <w:p w14:paraId="6C1B425B" w14:textId="77777777" w:rsidR="001A20E6" w:rsidRDefault="00000000">
            <w:pPr>
              <w:pStyle w:val="TableCellCalendarDayHeader"/>
            </w:pPr>
            <w:r>
              <w:rPr>
                <w:color w:val="15803D"/>
              </w:rPr>
              <w:t>Sunday</w:t>
            </w:r>
          </w:p>
          <w:p w14:paraId="6CCD7C4A" w14:textId="77777777" w:rsidR="001A20E6" w:rsidRDefault="00000000">
            <w:pPr>
              <w:pStyle w:val="TableCellCalendarDateHeader"/>
            </w:pPr>
            <w:r>
              <w:rPr>
                <w:color w:val="15803D"/>
              </w:rPr>
              <w:t>Mar 22</w:t>
            </w:r>
          </w:p>
          <w:p w14:paraId="22261DFE"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B595D89" w14:textId="77777777" w:rsidR="001A20E6" w:rsidRDefault="00000000">
            <w:pPr>
              <w:pStyle w:val="TableCellCalendarDayHeader"/>
            </w:pPr>
            <w:r>
              <w:rPr>
                <w:color w:val="15803D"/>
              </w:rPr>
              <w:t>Monday</w:t>
            </w:r>
          </w:p>
          <w:p w14:paraId="1E661675" w14:textId="77777777" w:rsidR="001A20E6" w:rsidRDefault="00000000">
            <w:pPr>
              <w:pStyle w:val="TableCellCalendarDateHeader"/>
            </w:pPr>
            <w:r>
              <w:rPr>
                <w:color w:val="15803D"/>
              </w:rPr>
              <w:t>Mar 23</w:t>
            </w:r>
          </w:p>
          <w:p w14:paraId="4D783722"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17E7E8C6" w14:textId="77777777" w:rsidR="001A20E6" w:rsidRDefault="00000000">
            <w:pPr>
              <w:pStyle w:val="TableCellCalendarDayHeader"/>
            </w:pPr>
            <w:r>
              <w:rPr>
                <w:color w:val="15803D"/>
              </w:rPr>
              <w:t>Tuesday</w:t>
            </w:r>
          </w:p>
          <w:p w14:paraId="36D9AA1B" w14:textId="77777777" w:rsidR="001A20E6" w:rsidRDefault="00000000">
            <w:pPr>
              <w:pStyle w:val="TableCellCalendarDateHeader"/>
            </w:pPr>
            <w:r>
              <w:rPr>
                <w:color w:val="15803D"/>
              </w:rPr>
              <w:t>Mar 24</w:t>
            </w:r>
          </w:p>
          <w:p w14:paraId="575F8DCC"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7CFA999" w14:textId="77777777" w:rsidR="001A20E6" w:rsidRDefault="00000000">
            <w:pPr>
              <w:pStyle w:val="TableCellCalendarDayHeader"/>
            </w:pPr>
            <w:r>
              <w:rPr>
                <w:color w:val="15803D"/>
              </w:rPr>
              <w:t>Wednesday</w:t>
            </w:r>
          </w:p>
          <w:p w14:paraId="44AA07EE" w14:textId="77777777" w:rsidR="001A20E6" w:rsidRDefault="00000000">
            <w:pPr>
              <w:pStyle w:val="TableCellCalendarDateHeader"/>
            </w:pPr>
            <w:r>
              <w:rPr>
                <w:color w:val="15803D"/>
              </w:rPr>
              <w:t>Mar 25</w:t>
            </w:r>
          </w:p>
          <w:p w14:paraId="49FF1BE3"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5ADDB8EB" w14:textId="77777777" w:rsidR="001A20E6" w:rsidRDefault="00000000">
            <w:pPr>
              <w:pStyle w:val="TableCellCalendarDayHeader"/>
            </w:pPr>
            <w:r>
              <w:rPr>
                <w:color w:val="15803D"/>
              </w:rPr>
              <w:t>Thursday</w:t>
            </w:r>
          </w:p>
          <w:p w14:paraId="070BE6F7" w14:textId="77777777" w:rsidR="001A20E6" w:rsidRDefault="00000000">
            <w:pPr>
              <w:pStyle w:val="TableCellCalendarDateHeader"/>
            </w:pPr>
            <w:r>
              <w:rPr>
                <w:color w:val="15803D"/>
              </w:rPr>
              <w:t>Mar 26</w:t>
            </w:r>
          </w:p>
          <w:p w14:paraId="6EA8522B"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4A651D8D" w14:textId="77777777" w:rsidR="001A20E6" w:rsidRDefault="00000000">
            <w:pPr>
              <w:pStyle w:val="TableCellCalendarDayHeader"/>
            </w:pPr>
            <w:r>
              <w:rPr>
                <w:color w:val="15803D"/>
              </w:rPr>
              <w:t>Friday</w:t>
            </w:r>
          </w:p>
          <w:p w14:paraId="242B93A6" w14:textId="77777777" w:rsidR="001A20E6" w:rsidRDefault="00000000">
            <w:pPr>
              <w:pStyle w:val="TableCellCalendarDateHeader"/>
            </w:pPr>
            <w:r>
              <w:rPr>
                <w:color w:val="15803D"/>
              </w:rPr>
              <w:t>Mar 27</w:t>
            </w:r>
          </w:p>
          <w:p w14:paraId="36CC1096"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4DA516B2" w14:textId="77777777" w:rsidR="001A20E6" w:rsidRDefault="00000000">
            <w:pPr>
              <w:pStyle w:val="TableCellCalendarDayHeader"/>
            </w:pPr>
            <w:r>
              <w:rPr>
                <w:color w:val="F57C00"/>
              </w:rPr>
              <w:t>Saturday</w:t>
            </w:r>
          </w:p>
          <w:p w14:paraId="51647A16" w14:textId="77777777" w:rsidR="001A20E6" w:rsidRDefault="00000000">
            <w:pPr>
              <w:pStyle w:val="TableCellCalendarDateHeader"/>
            </w:pPr>
            <w:r>
              <w:rPr>
                <w:color w:val="F57C00"/>
              </w:rPr>
              <w:t>Mar 28</w:t>
            </w:r>
          </w:p>
          <w:p w14:paraId="16AC8C84" w14:textId="77777777" w:rsidR="001A20E6" w:rsidRDefault="00000000">
            <w:pPr>
              <w:pStyle w:val="TableCellCatchupLabel"/>
            </w:pPr>
            <w:r>
              <w:rPr>
                <w:color w:val="F57C00"/>
              </w:rPr>
              <w:t>Catchup Day</w:t>
            </w:r>
          </w:p>
        </w:tc>
      </w:tr>
      <w:tr w:rsidR="001A20E6" w14:paraId="16144FE3" w14:textId="77777777">
        <w:tc>
          <w:tcPr>
            <w:tcW w:w="700" w:type="pct"/>
            <w:shd w:val="clear" w:color="auto" w:fill="DCFCE7"/>
            <w:tcMar>
              <w:top w:w="150" w:type="dxa"/>
              <w:left w:w="100" w:type="dxa"/>
              <w:bottom w:w="150" w:type="dxa"/>
              <w:right w:w="100" w:type="dxa"/>
            </w:tcMar>
          </w:tcPr>
          <w:p w14:paraId="6C8C0DEF" w14:textId="77777777" w:rsidR="001A20E6" w:rsidRDefault="00000000">
            <w:pPr>
              <w:pStyle w:val="TableCellTaskSubject"/>
            </w:pPr>
            <w:r>
              <w:t>Sociology</w:t>
            </w:r>
          </w:p>
          <w:p w14:paraId="53FF72CC" w14:textId="77777777" w:rsidR="001A20E6" w:rsidRDefault="00000000">
            <w:pPr>
              <w:pStyle w:val="TableCellTaskDetails"/>
            </w:pPr>
            <w:r>
              <w:t>• Test - TEST — 3h</w:t>
            </w:r>
          </w:p>
          <w:p w14:paraId="09E3E862"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0756BD24" w14:textId="77777777" w:rsidR="001A20E6" w:rsidRDefault="00000000">
            <w:pPr>
              <w:pStyle w:val="TableCellTaskSubject"/>
            </w:pPr>
            <w:r>
              <w:t>Sociology</w:t>
            </w:r>
          </w:p>
          <w:p w14:paraId="25A2B0C6" w14:textId="77777777" w:rsidR="001A20E6" w:rsidRDefault="00000000">
            <w:pPr>
              <w:pStyle w:val="TableCellTaskDetails"/>
            </w:pPr>
            <w:r>
              <w:t>• Study - OPT-SOC/02 — 1h 30m</w:t>
            </w:r>
          </w:p>
          <w:p w14:paraId="6D645339" w14:textId="77777777" w:rsidR="001A20E6" w:rsidRDefault="00000000">
            <w:pPr>
              <w:pStyle w:val="TableCellTaskBadge"/>
              <w:shd w:val="clear" w:color="auto" w:fill="E3F2FD"/>
            </w:pPr>
            <w:r>
              <w:rPr>
                <w:b/>
                <w:bCs/>
                <w:color w:val="1976D2"/>
              </w:rPr>
              <w:t>STUDY</w:t>
            </w:r>
          </w:p>
          <w:p w14:paraId="3CD9B3DC" w14:textId="77777777" w:rsidR="001A20E6" w:rsidRDefault="00000000">
            <w:pPr>
              <w:pStyle w:val="TableCellTaskDetails"/>
            </w:pPr>
            <w:r>
              <w:t>• Revision - OPT-SOC/02 — 30m</w:t>
            </w:r>
          </w:p>
          <w:p w14:paraId="06D5C608" w14:textId="77777777" w:rsidR="001A20E6" w:rsidRDefault="00000000">
            <w:pPr>
              <w:pStyle w:val="TableCellTaskBadge"/>
              <w:shd w:val="clear" w:color="auto" w:fill="FCE4EC"/>
            </w:pPr>
            <w:r>
              <w:rPr>
                <w:b/>
                <w:bCs/>
                <w:color w:val="C2185B"/>
              </w:rPr>
              <w:t>REVISION</w:t>
            </w:r>
          </w:p>
          <w:p w14:paraId="521AE2D8" w14:textId="77777777" w:rsidR="001A20E6" w:rsidRDefault="00000000">
            <w:pPr>
              <w:pStyle w:val="TableCellTaskDetails"/>
            </w:pPr>
            <w:r>
              <w:t>• Practice - OPT-SOC/02 — 30m</w:t>
            </w:r>
          </w:p>
          <w:p w14:paraId="6C7D4C50"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DE57CB8" w14:textId="77777777" w:rsidR="001A20E6" w:rsidRDefault="00000000">
            <w:pPr>
              <w:pStyle w:val="TableCellTaskSubject"/>
            </w:pPr>
            <w:r>
              <w:t>Sociology</w:t>
            </w:r>
          </w:p>
          <w:p w14:paraId="07EE68A7" w14:textId="77777777" w:rsidR="001A20E6" w:rsidRDefault="00000000">
            <w:pPr>
              <w:pStyle w:val="TableCellTaskDetails"/>
            </w:pPr>
            <w:r>
              <w:t>• Study - OPT-SOC/02 — 1h 30m</w:t>
            </w:r>
          </w:p>
          <w:p w14:paraId="60317EEC" w14:textId="77777777" w:rsidR="001A20E6" w:rsidRDefault="00000000">
            <w:pPr>
              <w:pStyle w:val="TableCellTaskBadge"/>
              <w:shd w:val="clear" w:color="auto" w:fill="E3F2FD"/>
            </w:pPr>
            <w:r>
              <w:rPr>
                <w:b/>
                <w:bCs/>
                <w:color w:val="1976D2"/>
              </w:rPr>
              <w:t>STUDY</w:t>
            </w:r>
          </w:p>
          <w:p w14:paraId="65DEFCAC" w14:textId="77777777" w:rsidR="001A20E6" w:rsidRDefault="00000000">
            <w:pPr>
              <w:pStyle w:val="TableCellTaskDetails"/>
            </w:pPr>
            <w:r>
              <w:t>• Revision - OPT-SOC/02 — 30m</w:t>
            </w:r>
          </w:p>
          <w:p w14:paraId="369043A1" w14:textId="77777777" w:rsidR="001A20E6" w:rsidRDefault="00000000">
            <w:pPr>
              <w:pStyle w:val="TableCellTaskBadge"/>
              <w:shd w:val="clear" w:color="auto" w:fill="FCE4EC"/>
            </w:pPr>
            <w:r>
              <w:rPr>
                <w:b/>
                <w:bCs/>
                <w:color w:val="C2185B"/>
              </w:rPr>
              <w:t>REVISION</w:t>
            </w:r>
          </w:p>
          <w:p w14:paraId="577F359A" w14:textId="77777777" w:rsidR="001A20E6" w:rsidRDefault="00000000">
            <w:pPr>
              <w:pStyle w:val="TableCellTaskDetails"/>
            </w:pPr>
            <w:r>
              <w:t>• Practice - OPT-SOC/02 — 30m</w:t>
            </w:r>
          </w:p>
          <w:p w14:paraId="4638450A"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7BD6047" w14:textId="77777777" w:rsidR="001A20E6" w:rsidRDefault="00000000">
            <w:pPr>
              <w:pStyle w:val="TableCellTaskSubject"/>
            </w:pPr>
            <w:r>
              <w:t>Sociology</w:t>
            </w:r>
          </w:p>
          <w:p w14:paraId="37238738" w14:textId="77777777" w:rsidR="001A20E6" w:rsidRDefault="00000000">
            <w:pPr>
              <w:pStyle w:val="TableCellTaskDetails"/>
            </w:pPr>
            <w:r>
              <w:t>• Study - OPT-SOC/02 — 1h 30m</w:t>
            </w:r>
          </w:p>
          <w:p w14:paraId="690739BF" w14:textId="77777777" w:rsidR="001A20E6" w:rsidRDefault="00000000">
            <w:pPr>
              <w:pStyle w:val="TableCellTaskBadge"/>
              <w:shd w:val="clear" w:color="auto" w:fill="E3F2FD"/>
            </w:pPr>
            <w:r>
              <w:rPr>
                <w:b/>
                <w:bCs/>
                <w:color w:val="1976D2"/>
              </w:rPr>
              <w:t>STUDY</w:t>
            </w:r>
          </w:p>
          <w:p w14:paraId="553F3C63" w14:textId="77777777" w:rsidR="001A20E6" w:rsidRDefault="00000000">
            <w:pPr>
              <w:pStyle w:val="TableCellTaskDetails"/>
            </w:pPr>
            <w:r>
              <w:t>• Revision - OPT-SOC/02 — 30m</w:t>
            </w:r>
          </w:p>
          <w:p w14:paraId="75FC804C" w14:textId="77777777" w:rsidR="001A20E6" w:rsidRDefault="00000000">
            <w:pPr>
              <w:pStyle w:val="TableCellTaskBadge"/>
              <w:shd w:val="clear" w:color="auto" w:fill="FCE4EC"/>
            </w:pPr>
            <w:r>
              <w:rPr>
                <w:b/>
                <w:bCs/>
                <w:color w:val="C2185B"/>
              </w:rPr>
              <w:t>REVISION</w:t>
            </w:r>
          </w:p>
          <w:p w14:paraId="72D2D7BF" w14:textId="77777777" w:rsidR="001A20E6" w:rsidRDefault="00000000">
            <w:pPr>
              <w:pStyle w:val="TableCellTaskDetails"/>
            </w:pPr>
            <w:r>
              <w:t>• Practice - OPT-SOC/02 — 30m</w:t>
            </w:r>
          </w:p>
          <w:p w14:paraId="1DABA90F"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D8162DD" w14:textId="77777777" w:rsidR="001A20E6" w:rsidRDefault="00000000">
            <w:pPr>
              <w:pStyle w:val="TableCellTaskSubject"/>
            </w:pPr>
            <w:r>
              <w:t>Sociology</w:t>
            </w:r>
          </w:p>
          <w:p w14:paraId="47BA9DE3" w14:textId="77777777" w:rsidR="001A20E6" w:rsidRDefault="00000000">
            <w:pPr>
              <w:pStyle w:val="TableCellTaskDetails"/>
            </w:pPr>
            <w:r>
              <w:t>• Study - OPT-SOC/02 — 1h 30m</w:t>
            </w:r>
          </w:p>
          <w:p w14:paraId="5D47F2FE" w14:textId="77777777" w:rsidR="001A20E6" w:rsidRDefault="00000000">
            <w:pPr>
              <w:pStyle w:val="TableCellTaskBadge"/>
              <w:shd w:val="clear" w:color="auto" w:fill="E3F2FD"/>
            </w:pPr>
            <w:r>
              <w:rPr>
                <w:b/>
                <w:bCs/>
                <w:color w:val="1976D2"/>
              </w:rPr>
              <w:t>STUDY</w:t>
            </w:r>
          </w:p>
          <w:p w14:paraId="2C41D8D6" w14:textId="77777777" w:rsidR="001A20E6" w:rsidRDefault="00000000">
            <w:pPr>
              <w:pStyle w:val="TableCellTaskDetails"/>
            </w:pPr>
            <w:r>
              <w:t>• Revision - OPT-SOC/02 — 30m</w:t>
            </w:r>
          </w:p>
          <w:p w14:paraId="7528460E" w14:textId="77777777" w:rsidR="001A20E6" w:rsidRDefault="00000000">
            <w:pPr>
              <w:pStyle w:val="TableCellTaskBadge"/>
              <w:shd w:val="clear" w:color="auto" w:fill="FCE4EC"/>
            </w:pPr>
            <w:r>
              <w:rPr>
                <w:b/>
                <w:bCs/>
                <w:color w:val="C2185B"/>
              </w:rPr>
              <w:t>REVISION</w:t>
            </w:r>
          </w:p>
          <w:p w14:paraId="25148FC2" w14:textId="77777777" w:rsidR="001A20E6" w:rsidRDefault="00000000">
            <w:pPr>
              <w:pStyle w:val="TableCellTaskDetails"/>
            </w:pPr>
            <w:r>
              <w:t>• Practice - OPT-SOC/02 — 30m</w:t>
            </w:r>
          </w:p>
          <w:p w14:paraId="20DBC4F1"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A1F259F" w14:textId="77777777" w:rsidR="001A20E6" w:rsidRDefault="00000000">
            <w:pPr>
              <w:pStyle w:val="TableCellTaskSubject"/>
            </w:pPr>
            <w:r>
              <w:t>Sociology</w:t>
            </w:r>
          </w:p>
          <w:p w14:paraId="07F316F6" w14:textId="77777777" w:rsidR="001A20E6" w:rsidRDefault="00000000">
            <w:pPr>
              <w:pStyle w:val="TableCellTaskDetails"/>
            </w:pPr>
            <w:r>
              <w:t>• Study - OPT-SOC/02 — 1h 30m</w:t>
            </w:r>
          </w:p>
          <w:p w14:paraId="13C498D0" w14:textId="77777777" w:rsidR="001A20E6" w:rsidRDefault="00000000">
            <w:pPr>
              <w:pStyle w:val="TableCellTaskBadge"/>
              <w:shd w:val="clear" w:color="auto" w:fill="E3F2FD"/>
            </w:pPr>
            <w:r>
              <w:rPr>
                <w:b/>
                <w:bCs/>
                <w:color w:val="1976D2"/>
              </w:rPr>
              <w:t>STUDY</w:t>
            </w:r>
          </w:p>
          <w:p w14:paraId="782714F0" w14:textId="77777777" w:rsidR="001A20E6" w:rsidRDefault="00000000">
            <w:pPr>
              <w:pStyle w:val="TableCellTaskDetails"/>
            </w:pPr>
            <w:r>
              <w:t>• Revision - OPT-SOC/02 — 30m</w:t>
            </w:r>
          </w:p>
          <w:p w14:paraId="0E5B2FEE" w14:textId="77777777" w:rsidR="001A20E6" w:rsidRDefault="00000000">
            <w:pPr>
              <w:pStyle w:val="TableCellTaskBadge"/>
              <w:shd w:val="clear" w:color="auto" w:fill="FCE4EC"/>
            </w:pPr>
            <w:r>
              <w:rPr>
                <w:b/>
                <w:bCs/>
                <w:color w:val="C2185B"/>
              </w:rPr>
              <w:t>REVISION</w:t>
            </w:r>
          </w:p>
          <w:p w14:paraId="5B4A70C9" w14:textId="77777777" w:rsidR="001A20E6" w:rsidRDefault="00000000">
            <w:pPr>
              <w:pStyle w:val="TableCellTaskDetails"/>
            </w:pPr>
            <w:r>
              <w:t>• Practice - OPT-SOC/02 — 30m</w:t>
            </w:r>
          </w:p>
          <w:p w14:paraId="51D5B91E"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0F2B9589" w14:textId="77777777" w:rsidR="001A20E6" w:rsidRDefault="001A20E6"/>
        </w:tc>
      </w:tr>
      <w:tr w:rsidR="001A20E6" w14:paraId="74317977" w14:textId="77777777">
        <w:tc>
          <w:tcPr>
            <w:tcW w:w="700" w:type="pct"/>
            <w:shd w:val="clear" w:color="auto" w:fill="DCFCE7"/>
            <w:tcMar>
              <w:top w:w="150" w:type="dxa"/>
              <w:left w:w="100" w:type="dxa"/>
              <w:bottom w:w="150" w:type="dxa"/>
              <w:right w:w="100" w:type="dxa"/>
            </w:tcMar>
          </w:tcPr>
          <w:p w14:paraId="244963E6" w14:textId="77777777" w:rsidR="001A20E6" w:rsidRDefault="00000000">
            <w:pPr>
              <w:pStyle w:val="TableCellTaskSubject"/>
            </w:pPr>
            <w:r>
              <w:t>History-Modern</w:t>
            </w:r>
          </w:p>
          <w:p w14:paraId="2E8A3D61" w14:textId="77777777" w:rsidR="001A20E6" w:rsidRDefault="00000000">
            <w:pPr>
              <w:pStyle w:val="TableCellTaskDetails"/>
            </w:pPr>
            <w:r>
              <w:t>• Test - TEST — 3h</w:t>
            </w:r>
          </w:p>
          <w:p w14:paraId="08618F61"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21C62740" w14:textId="77777777" w:rsidR="001A20E6" w:rsidRDefault="00000000">
            <w:pPr>
              <w:pStyle w:val="TableCellTaskSubject"/>
            </w:pPr>
            <w:r>
              <w:t>History-Modern</w:t>
            </w:r>
          </w:p>
          <w:p w14:paraId="49DC7FC4" w14:textId="77777777" w:rsidR="001A20E6" w:rsidRDefault="00000000">
            <w:pPr>
              <w:pStyle w:val="TableCellTaskDetails"/>
            </w:pPr>
            <w:r>
              <w:t>• Study - Ghandian Phase (H03/07) — 1h</w:t>
            </w:r>
          </w:p>
          <w:p w14:paraId="2B1E60EA" w14:textId="77777777" w:rsidR="001A20E6" w:rsidRDefault="00000000">
            <w:pPr>
              <w:pStyle w:val="TableCellTaskBadge"/>
              <w:shd w:val="clear" w:color="auto" w:fill="E3F2FD"/>
            </w:pPr>
            <w:r>
              <w:rPr>
                <w:b/>
                <w:bCs/>
                <w:color w:val="1976D2"/>
              </w:rPr>
              <w:t>STUDY</w:t>
            </w:r>
          </w:p>
          <w:p w14:paraId="4778BB43" w14:textId="77777777" w:rsidR="001A20E6" w:rsidRDefault="00000000">
            <w:pPr>
              <w:pStyle w:val="TableCellTaskDetails"/>
            </w:pPr>
            <w:r>
              <w:t>• Study - Revolutionary activitism (H03/08) — 30m</w:t>
            </w:r>
          </w:p>
          <w:p w14:paraId="7DB4D366" w14:textId="77777777" w:rsidR="001A20E6" w:rsidRDefault="00000000">
            <w:pPr>
              <w:pStyle w:val="TableCellTaskBadge"/>
              <w:shd w:val="clear" w:color="auto" w:fill="E3F2FD"/>
            </w:pPr>
            <w:r>
              <w:rPr>
                <w:b/>
                <w:bCs/>
                <w:color w:val="1976D2"/>
              </w:rPr>
              <w:t>STUDY</w:t>
            </w:r>
          </w:p>
          <w:p w14:paraId="1D1EFCFF" w14:textId="77777777" w:rsidR="001A20E6" w:rsidRDefault="00000000">
            <w:pPr>
              <w:pStyle w:val="TableCellTaskDetails"/>
            </w:pPr>
            <w:r>
              <w:t>• Revision - Transfer of power - 1940 to 1947 (H03/09) — 30m</w:t>
            </w:r>
          </w:p>
          <w:p w14:paraId="48DC8FBD" w14:textId="77777777" w:rsidR="001A20E6" w:rsidRDefault="00000000">
            <w:pPr>
              <w:pStyle w:val="TableCellTaskBadge"/>
              <w:shd w:val="clear" w:color="auto" w:fill="FCE4EC"/>
            </w:pPr>
            <w:r>
              <w:rPr>
                <w:b/>
                <w:bCs/>
                <w:color w:val="C2185B"/>
              </w:rPr>
              <w:t>REVISION</w:t>
            </w:r>
          </w:p>
          <w:p w14:paraId="50831BFA" w14:textId="77777777" w:rsidR="001A20E6" w:rsidRDefault="00000000">
            <w:pPr>
              <w:pStyle w:val="TableCellTaskDetails"/>
            </w:pPr>
            <w:r>
              <w:t>• Practice - Transfer of power - 1940 to 1947 (H03/09) — 30m</w:t>
            </w:r>
          </w:p>
          <w:p w14:paraId="50D52940"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C9C5784" w14:textId="77777777" w:rsidR="001A20E6" w:rsidRDefault="00000000">
            <w:pPr>
              <w:pStyle w:val="TableCellTaskSubject"/>
            </w:pPr>
            <w:r>
              <w:t>History-Modern</w:t>
            </w:r>
          </w:p>
          <w:p w14:paraId="34D61F92" w14:textId="77777777" w:rsidR="001A20E6" w:rsidRDefault="00000000">
            <w:pPr>
              <w:pStyle w:val="TableCellTaskDetails"/>
            </w:pPr>
            <w:r>
              <w:t>• Study - Revolutionary activitism (H03/08) — 1h 30m</w:t>
            </w:r>
          </w:p>
          <w:p w14:paraId="1585FBDC" w14:textId="77777777" w:rsidR="001A20E6" w:rsidRDefault="00000000">
            <w:pPr>
              <w:pStyle w:val="TableCellTaskBadge"/>
              <w:shd w:val="clear" w:color="auto" w:fill="E3F2FD"/>
            </w:pPr>
            <w:r>
              <w:rPr>
                <w:b/>
                <w:bCs/>
                <w:color w:val="1976D2"/>
              </w:rPr>
              <w:t>STUDY</w:t>
            </w:r>
          </w:p>
          <w:p w14:paraId="501BD5E7" w14:textId="77777777" w:rsidR="001A20E6" w:rsidRDefault="00000000">
            <w:pPr>
              <w:pStyle w:val="TableCellTaskDetails"/>
            </w:pPr>
            <w:r>
              <w:t>• Revision - Transfer of power - 1940 to 1947 (H03/09) — 30m</w:t>
            </w:r>
          </w:p>
          <w:p w14:paraId="56E9D47C" w14:textId="77777777" w:rsidR="001A20E6" w:rsidRDefault="00000000">
            <w:pPr>
              <w:pStyle w:val="TableCellTaskBadge"/>
              <w:shd w:val="clear" w:color="auto" w:fill="FCE4EC"/>
            </w:pPr>
            <w:r>
              <w:rPr>
                <w:b/>
                <w:bCs/>
                <w:color w:val="C2185B"/>
              </w:rPr>
              <w:t>REVISION</w:t>
            </w:r>
          </w:p>
          <w:p w14:paraId="63898385" w14:textId="77777777" w:rsidR="001A20E6" w:rsidRDefault="00000000">
            <w:pPr>
              <w:pStyle w:val="TableCellTaskDetails"/>
            </w:pPr>
            <w:r>
              <w:t>• Practice - Transfer of power - 1940 to 1947 (H03/09) — 30m</w:t>
            </w:r>
          </w:p>
          <w:p w14:paraId="2D87636E"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DFE2BD5" w14:textId="77777777" w:rsidR="001A20E6" w:rsidRDefault="00000000">
            <w:pPr>
              <w:pStyle w:val="TableCellTaskSubject"/>
            </w:pPr>
            <w:r>
              <w:t>History-Modern</w:t>
            </w:r>
          </w:p>
          <w:p w14:paraId="5AE45F0C" w14:textId="77777777" w:rsidR="001A20E6" w:rsidRDefault="00000000">
            <w:pPr>
              <w:pStyle w:val="TableCellTaskDetails"/>
            </w:pPr>
            <w:r>
              <w:t>• Study - Revolutionary activitism (H03/08) — 1h 30m</w:t>
            </w:r>
          </w:p>
          <w:p w14:paraId="061F32F1" w14:textId="77777777" w:rsidR="001A20E6" w:rsidRDefault="00000000">
            <w:pPr>
              <w:pStyle w:val="TableCellTaskBadge"/>
              <w:shd w:val="clear" w:color="auto" w:fill="E3F2FD"/>
            </w:pPr>
            <w:r>
              <w:rPr>
                <w:b/>
                <w:bCs/>
                <w:color w:val="1976D2"/>
              </w:rPr>
              <w:t>STUDY</w:t>
            </w:r>
          </w:p>
          <w:p w14:paraId="75F20A62" w14:textId="77777777" w:rsidR="001A20E6" w:rsidRDefault="00000000">
            <w:pPr>
              <w:pStyle w:val="TableCellTaskDetails"/>
            </w:pPr>
            <w:r>
              <w:t>• Revision - Colonial administration (H03/10) — 30m</w:t>
            </w:r>
          </w:p>
          <w:p w14:paraId="618552B4" w14:textId="77777777" w:rsidR="001A20E6" w:rsidRDefault="00000000">
            <w:pPr>
              <w:pStyle w:val="TableCellTaskBadge"/>
              <w:shd w:val="clear" w:color="auto" w:fill="FCE4EC"/>
            </w:pPr>
            <w:r>
              <w:rPr>
                <w:b/>
                <w:bCs/>
                <w:color w:val="C2185B"/>
              </w:rPr>
              <w:t>REVISION</w:t>
            </w:r>
          </w:p>
          <w:p w14:paraId="52C29C08" w14:textId="77777777" w:rsidR="001A20E6" w:rsidRDefault="00000000">
            <w:pPr>
              <w:pStyle w:val="TableCellTaskDetails"/>
            </w:pPr>
            <w:r>
              <w:t>• Practice - Colonial administration (H03/10) — 30m</w:t>
            </w:r>
          </w:p>
          <w:p w14:paraId="0EE8B42E"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054F0F3" w14:textId="77777777" w:rsidR="001A20E6" w:rsidRDefault="00000000">
            <w:pPr>
              <w:pStyle w:val="TableCellTaskSubject"/>
            </w:pPr>
            <w:r>
              <w:t>History-Modern</w:t>
            </w:r>
          </w:p>
          <w:p w14:paraId="25AC6283" w14:textId="77777777" w:rsidR="001A20E6" w:rsidRDefault="00000000">
            <w:pPr>
              <w:pStyle w:val="TableCellTaskDetails"/>
            </w:pPr>
            <w:r>
              <w:t>• Study - Transfer of power - 1940 to 1947 (H03/09) — 1h 30m</w:t>
            </w:r>
          </w:p>
          <w:p w14:paraId="614BF2F6" w14:textId="77777777" w:rsidR="001A20E6" w:rsidRDefault="00000000">
            <w:pPr>
              <w:pStyle w:val="TableCellTaskBadge"/>
              <w:shd w:val="clear" w:color="auto" w:fill="E3F2FD"/>
            </w:pPr>
            <w:r>
              <w:rPr>
                <w:b/>
                <w:bCs/>
                <w:color w:val="1976D2"/>
              </w:rPr>
              <w:t>STUDY</w:t>
            </w:r>
          </w:p>
          <w:p w14:paraId="39B4AA20" w14:textId="77777777" w:rsidR="001A20E6" w:rsidRDefault="00000000">
            <w:pPr>
              <w:pStyle w:val="TableCellTaskDetails"/>
            </w:pPr>
            <w:r>
              <w:t>• Revision - Colonial administration (H03/10) — 30m</w:t>
            </w:r>
          </w:p>
          <w:p w14:paraId="62EF5089" w14:textId="77777777" w:rsidR="001A20E6" w:rsidRDefault="00000000">
            <w:pPr>
              <w:pStyle w:val="TableCellTaskBadge"/>
              <w:shd w:val="clear" w:color="auto" w:fill="FCE4EC"/>
            </w:pPr>
            <w:r>
              <w:rPr>
                <w:b/>
                <w:bCs/>
                <w:color w:val="C2185B"/>
              </w:rPr>
              <w:t>REVISION</w:t>
            </w:r>
          </w:p>
          <w:p w14:paraId="11F1797B" w14:textId="77777777" w:rsidR="001A20E6" w:rsidRDefault="00000000">
            <w:pPr>
              <w:pStyle w:val="TableCellTaskDetails"/>
            </w:pPr>
            <w:r>
              <w:t>• Practice - Colonial administration (H03/10) — 30m</w:t>
            </w:r>
          </w:p>
          <w:p w14:paraId="77CE11C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78C5AE1" w14:textId="77777777" w:rsidR="001A20E6" w:rsidRDefault="00000000">
            <w:pPr>
              <w:pStyle w:val="TableCellTaskSubject"/>
            </w:pPr>
            <w:r>
              <w:t>History-Modern</w:t>
            </w:r>
          </w:p>
          <w:p w14:paraId="1E8738F1" w14:textId="77777777" w:rsidR="001A20E6" w:rsidRDefault="00000000">
            <w:pPr>
              <w:pStyle w:val="TableCellTaskDetails"/>
            </w:pPr>
            <w:r>
              <w:t>• Study - Transfer of power - 1940 to 1947 (H03/09) — 1h 30m</w:t>
            </w:r>
          </w:p>
          <w:p w14:paraId="44A028CD" w14:textId="77777777" w:rsidR="001A20E6" w:rsidRDefault="00000000">
            <w:pPr>
              <w:pStyle w:val="TableCellTaskBadge"/>
              <w:shd w:val="clear" w:color="auto" w:fill="E3F2FD"/>
            </w:pPr>
            <w:r>
              <w:rPr>
                <w:b/>
                <w:bCs/>
                <w:color w:val="1976D2"/>
              </w:rPr>
              <w:t>STUDY</w:t>
            </w:r>
          </w:p>
          <w:p w14:paraId="4F4A239A" w14:textId="77777777" w:rsidR="001A20E6" w:rsidRDefault="00000000">
            <w:pPr>
              <w:pStyle w:val="TableCellTaskDetails"/>
            </w:pPr>
            <w:r>
              <w:t>• Revision - Reaction of society towards colonial rule (H03/11) — 30m</w:t>
            </w:r>
          </w:p>
          <w:p w14:paraId="6A44B0B2" w14:textId="77777777" w:rsidR="001A20E6" w:rsidRDefault="00000000">
            <w:pPr>
              <w:pStyle w:val="TableCellTaskBadge"/>
              <w:shd w:val="clear" w:color="auto" w:fill="FCE4EC"/>
            </w:pPr>
            <w:r>
              <w:rPr>
                <w:b/>
                <w:bCs/>
                <w:color w:val="C2185B"/>
              </w:rPr>
              <w:t>REVISION</w:t>
            </w:r>
          </w:p>
          <w:p w14:paraId="683B9020" w14:textId="77777777" w:rsidR="001A20E6" w:rsidRDefault="00000000">
            <w:pPr>
              <w:pStyle w:val="TableCellTaskDetails"/>
            </w:pPr>
            <w:r>
              <w:t>• Practice - Reaction of society towards colonial rule (H03/11) — 30m</w:t>
            </w:r>
          </w:p>
          <w:p w14:paraId="5015184E"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54524BC4" w14:textId="77777777" w:rsidR="001A20E6" w:rsidRDefault="001A20E6"/>
        </w:tc>
      </w:tr>
    </w:tbl>
    <w:p w14:paraId="290DAD36" w14:textId="77777777" w:rsidR="001A20E6" w:rsidRDefault="001A20E6">
      <w:pPr>
        <w:spacing w:after="400"/>
      </w:pPr>
    </w:p>
    <w:p w14:paraId="0CBAC883" w14:textId="77777777" w:rsidR="001A20E6" w:rsidRDefault="00000000">
      <w:pPr>
        <w:pStyle w:val="ResourceTitle"/>
      </w:pPr>
      <w:r>
        <w:t>📚 Resources for Mar 22 - Mar 28</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067884E3"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4AAFF89" w14:textId="77777777" w:rsidR="001A20E6" w:rsidRDefault="00000000">
            <w:pPr>
              <w:pStyle w:val="TableCellSubjectName"/>
            </w:pPr>
            <w:r>
              <w:t>Sociology</w:t>
            </w:r>
          </w:p>
          <w:p w14:paraId="5F1A2294" w14:textId="77777777" w:rsidR="001A20E6" w:rsidRDefault="00000000">
            <w:pPr>
              <w:pStyle w:val="TableCellCategoryTitle"/>
            </w:pPr>
            <w:r>
              <w:t>📝 Practice Materials</w:t>
            </w:r>
          </w:p>
          <w:p w14:paraId="08AD72B1" w14:textId="77777777" w:rsidR="001A20E6" w:rsidRDefault="00000000">
            <w:pPr>
              <w:pStyle w:val="TableCellResourceItem"/>
            </w:pPr>
            <w:r>
              <w:t>• La Excellence Sociology Material</w:t>
            </w:r>
          </w:p>
          <w:p w14:paraId="0115AB80" w14:textId="77777777" w:rsidR="001A20E6" w:rsidRDefault="00000000">
            <w:pPr>
              <w:pStyle w:val="TableCellResourceItem"/>
            </w:pPr>
            <w:r>
              <w:t>• Mains RRP + Prelims RRP</w:t>
            </w:r>
          </w:p>
          <w:p w14:paraId="3760EDA5" w14:textId="77777777" w:rsidR="001A20E6" w:rsidRDefault="00000000">
            <w:pPr>
              <w:pStyle w:val="TableCellResourceItem"/>
            </w:pPr>
            <w:r>
              <w:t>• Prelims &amp; Mains Workbooks</w:t>
            </w:r>
          </w:p>
          <w:p w14:paraId="1C89A9DD" w14:textId="77777777" w:rsidR="001A20E6" w:rsidRDefault="00000000">
            <w:pPr>
              <w:pStyle w:val="TableCellResourceItem"/>
            </w:pPr>
            <w:r>
              <w:t>• Previous Year Question Papers</w:t>
            </w:r>
          </w:p>
          <w:p w14:paraId="684636D5" w14:textId="77777777" w:rsidR="001A20E6" w:rsidRDefault="00000000">
            <w:pPr>
              <w:pStyle w:val="TableCellResourceItem"/>
            </w:pPr>
            <w:r>
              <w:t>• Mock Tests</w:t>
            </w:r>
          </w:p>
          <w:p w14:paraId="68B28861" w14:textId="77777777" w:rsidR="001A20E6" w:rsidRDefault="00000000">
            <w:pPr>
              <w:pStyle w:val="TableCellResourceItem"/>
            </w:pPr>
            <w:r>
              <w:t>• La Excellence Indian Society Material</w:t>
            </w:r>
          </w:p>
          <w:p w14:paraId="2426ECDF" w14:textId="77777777" w:rsidR="001A20E6" w:rsidRDefault="00000000">
            <w:pPr>
              <w:pStyle w:val="TableCellResourceItem"/>
            </w:pPr>
            <w:r>
              <w:t>• Mains Workbook - Paper I</w:t>
            </w:r>
          </w:p>
          <w:p w14:paraId="0459F59E" w14:textId="77777777" w:rsidR="001A20E6" w:rsidRDefault="00000000">
            <w:pPr>
              <w:pStyle w:val="TableCellResourceItem"/>
            </w:pPr>
            <w:r>
              <w:t>• La Excellence Social Change Material</w:t>
            </w:r>
          </w:p>
          <w:p w14:paraId="0A305045" w14:textId="77777777" w:rsidR="001A20E6" w:rsidRDefault="00000000">
            <w:pPr>
              <w:pStyle w:val="TableCellResourceItem"/>
            </w:pPr>
            <w:r>
              <w:t>• Mains Workbook - Paper II</w:t>
            </w:r>
          </w:p>
          <w:p w14:paraId="7A841E6F" w14:textId="77777777" w:rsidR="001A20E6" w:rsidRDefault="00000000">
            <w:pPr>
              <w:pStyle w:val="TableCellResourceItem"/>
            </w:pPr>
            <w:r>
              <w:t>• La Excellence Sociology of Religion Material</w:t>
            </w:r>
          </w:p>
          <w:p w14:paraId="39909172" w14:textId="77777777" w:rsidR="001A20E6" w:rsidRDefault="00000000">
            <w:pPr>
              <w:pStyle w:val="TableCellResourceItem"/>
            </w:pPr>
            <w:r>
              <w:t>• Mains Workbook</w:t>
            </w:r>
          </w:p>
          <w:p w14:paraId="7A288552" w14:textId="77777777" w:rsidR="001A20E6" w:rsidRDefault="00000000">
            <w:pPr>
              <w:pStyle w:val="TableCellResourceItem"/>
            </w:pPr>
            <w:r>
              <w:t>• La Excellence Sociology of Education Material</w:t>
            </w:r>
          </w:p>
          <w:p w14:paraId="7F8FA2DB" w14:textId="77777777" w:rsidR="001A20E6" w:rsidRDefault="00000000">
            <w:pPr>
              <w:pStyle w:val="TableCellResourceItem"/>
            </w:pPr>
            <w:r>
              <w:t>• Mains Workbook</w:t>
            </w:r>
          </w:p>
          <w:p w14:paraId="4467A65E" w14:textId="77777777" w:rsidR="001A20E6" w:rsidRDefault="00000000">
            <w:pPr>
              <w:pStyle w:val="TableCellResourceItem"/>
            </w:pPr>
            <w:r>
              <w:t>• La Excellence Social Stratification Material</w:t>
            </w:r>
          </w:p>
          <w:p w14:paraId="576632E6" w14:textId="77777777" w:rsidR="001A20E6" w:rsidRDefault="00000000">
            <w:pPr>
              <w:pStyle w:val="TableCellResourceItem"/>
            </w:pPr>
            <w:r>
              <w:t>• Mains Workbook</w:t>
            </w:r>
          </w:p>
          <w:p w14:paraId="06BB77BA" w14:textId="77777777" w:rsidR="001A20E6" w:rsidRDefault="00000000">
            <w:pPr>
              <w:pStyle w:val="TableCellResourceItem"/>
            </w:pPr>
            <w:r>
              <w:t>• La Excellence Gender Studies Material</w:t>
            </w:r>
          </w:p>
          <w:p w14:paraId="60ECC9B3" w14:textId="77777777" w:rsidR="001A20E6" w:rsidRDefault="00000000">
            <w:pPr>
              <w:pStyle w:val="TableCellResourceItem"/>
            </w:pPr>
            <w:r>
              <w:t>• Mains Workbook</w:t>
            </w:r>
          </w:p>
          <w:p w14:paraId="7702BB87" w14:textId="77777777" w:rsidR="001A20E6" w:rsidRDefault="00000000">
            <w:pPr>
              <w:pStyle w:val="TableCellResourceItem"/>
            </w:pPr>
            <w:r>
              <w:t>• La Excellence Urban Sociology Material</w:t>
            </w:r>
          </w:p>
          <w:p w14:paraId="3EE132A3" w14:textId="77777777" w:rsidR="001A20E6" w:rsidRDefault="00000000">
            <w:pPr>
              <w:pStyle w:val="TableCellResourceItem"/>
            </w:pPr>
            <w:r>
              <w:t>• Mains Workbook</w:t>
            </w:r>
          </w:p>
          <w:p w14:paraId="60607626" w14:textId="77777777" w:rsidR="001A20E6" w:rsidRDefault="00000000">
            <w:pPr>
              <w:pStyle w:val="TableCellResourceItem"/>
            </w:pPr>
            <w:r>
              <w:t>• La Excellence Rural Sociology Material</w:t>
            </w:r>
          </w:p>
          <w:p w14:paraId="6FA16EF6" w14:textId="77777777" w:rsidR="001A20E6" w:rsidRDefault="00000000">
            <w:pPr>
              <w:pStyle w:val="TableCellResourceItem"/>
            </w:pPr>
            <w:r>
              <w:t>• Mains Workbook</w:t>
            </w:r>
          </w:p>
          <w:p w14:paraId="1F2AC76F" w14:textId="77777777" w:rsidR="001A20E6" w:rsidRDefault="00000000">
            <w:pPr>
              <w:pStyle w:val="TableCellResourceItem"/>
            </w:pPr>
            <w:r>
              <w:t>• La Excellence Social Movements Material</w:t>
            </w:r>
          </w:p>
          <w:p w14:paraId="4731AEBD" w14:textId="77777777" w:rsidR="001A20E6" w:rsidRDefault="00000000">
            <w:pPr>
              <w:pStyle w:val="TableCellResourceItem"/>
            </w:pPr>
            <w:r>
              <w:t>• Mains Workbook</w:t>
            </w:r>
          </w:p>
          <w:p w14:paraId="58095217" w14:textId="77777777" w:rsidR="001A20E6" w:rsidRDefault="00000000">
            <w:pPr>
              <w:pStyle w:val="TableCellResourceItem"/>
            </w:pPr>
            <w:r>
              <w:t>• La Excellence Sociology of Health Material</w:t>
            </w:r>
          </w:p>
          <w:p w14:paraId="789F167E" w14:textId="77777777" w:rsidR="001A20E6" w:rsidRDefault="00000000">
            <w:pPr>
              <w:pStyle w:val="TableCellResourceItem"/>
            </w:pPr>
            <w:r>
              <w:t>• Mains Workbook</w:t>
            </w:r>
          </w:p>
          <w:p w14:paraId="0A2ECD52" w14:textId="77777777" w:rsidR="001A20E6" w:rsidRDefault="00000000">
            <w:pPr>
              <w:pStyle w:val="TableCellResourceItem"/>
            </w:pPr>
            <w:r>
              <w:t>• La Excellence Sociology of Law Material</w:t>
            </w:r>
          </w:p>
          <w:p w14:paraId="40878BB2" w14:textId="77777777" w:rsidR="001A20E6" w:rsidRDefault="00000000">
            <w:pPr>
              <w:pStyle w:val="TableCellResourceItem"/>
            </w:pPr>
            <w:r>
              <w:t>• Mains Workbook</w:t>
            </w:r>
          </w:p>
          <w:p w14:paraId="2B06FB64" w14:textId="77777777" w:rsidR="001A20E6" w:rsidRDefault="00000000">
            <w:pPr>
              <w:pStyle w:val="TableCellResourceItem"/>
            </w:pPr>
            <w:r>
              <w:t>• La Excellence Sociology of Media Material</w:t>
            </w:r>
          </w:p>
          <w:p w14:paraId="45E6E8FE" w14:textId="77777777" w:rsidR="001A20E6" w:rsidRDefault="00000000">
            <w:pPr>
              <w:pStyle w:val="TableCellResourceItem"/>
            </w:pPr>
            <w:r>
              <w:t>• Mains Workbook</w:t>
            </w:r>
          </w:p>
          <w:p w14:paraId="468544EB" w14:textId="77777777" w:rsidR="001A20E6" w:rsidRDefault="00000000">
            <w:pPr>
              <w:pStyle w:val="TableCellResourceItem"/>
            </w:pPr>
            <w:r>
              <w:t>• La Excellence Sociology of Science Material</w:t>
            </w:r>
          </w:p>
          <w:p w14:paraId="01B1D3C0" w14:textId="77777777" w:rsidR="001A20E6" w:rsidRDefault="00000000">
            <w:pPr>
              <w:pStyle w:val="TableCellResourceItem"/>
            </w:pPr>
            <w:r>
              <w:t>• Mains Workbook</w:t>
            </w:r>
          </w:p>
          <w:p w14:paraId="1E152134" w14:textId="77777777" w:rsidR="001A20E6" w:rsidRDefault="00000000">
            <w:pPr>
              <w:pStyle w:val="TableCellResourceItem"/>
            </w:pPr>
            <w:r>
              <w:t>• La Excellence Sociology of Environment Material</w:t>
            </w:r>
          </w:p>
          <w:p w14:paraId="2BA78111" w14:textId="77777777" w:rsidR="001A20E6" w:rsidRDefault="00000000">
            <w:pPr>
              <w:pStyle w:val="TableCellResourceItem"/>
            </w:pPr>
            <w:r>
              <w:t>• Mains Workbook</w:t>
            </w:r>
          </w:p>
          <w:p w14:paraId="540F23FE" w14:textId="77777777" w:rsidR="001A20E6" w:rsidRDefault="00000000">
            <w:pPr>
              <w:pStyle w:val="TableCellResourceItem"/>
            </w:pPr>
            <w:r>
              <w:t>• La Excellence Sociology of Globalization Material</w:t>
            </w:r>
          </w:p>
          <w:p w14:paraId="63E4B7AA" w14:textId="77777777" w:rsidR="001A20E6" w:rsidRDefault="00000000">
            <w:pPr>
              <w:pStyle w:val="TableCellResourceItem"/>
            </w:pPr>
            <w:r>
              <w:t>• Mains Workbook</w:t>
            </w:r>
          </w:p>
          <w:p w14:paraId="5866E047" w14:textId="77777777" w:rsidR="001A20E6" w:rsidRDefault="00000000">
            <w:pPr>
              <w:pStyle w:val="TableCellResourceItem"/>
            </w:pPr>
            <w:r>
              <w:t>• La Excellence Sociology of Work Material</w:t>
            </w:r>
          </w:p>
          <w:p w14:paraId="7DB6F6BB" w14:textId="77777777" w:rsidR="001A20E6" w:rsidRDefault="00000000">
            <w:pPr>
              <w:pStyle w:val="TableCellResourceItem"/>
            </w:pPr>
            <w:r>
              <w:t>• Mains Workbook</w:t>
            </w:r>
          </w:p>
          <w:p w14:paraId="6F245632" w14:textId="77777777" w:rsidR="001A20E6" w:rsidRDefault="00000000">
            <w:pPr>
              <w:pStyle w:val="TableCellCategoryTitle"/>
            </w:pPr>
            <w:r>
              <w:t>📰 Current Affairs</w:t>
            </w:r>
          </w:p>
          <w:p w14:paraId="600BBC84" w14:textId="77777777" w:rsidR="001A20E6" w:rsidRDefault="00000000">
            <w:pPr>
              <w:pStyle w:val="TableCellResourceItem"/>
            </w:pPr>
            <w:r>
              <w:t>• Indian Sociological Review</w:t>
            </w:r>
          </w:p>
          <w:p w14:paraId="3D4BF3A3" w14:textId="77777777" w:rsidR="001A20E6" w:rsidRDefault="00000000">
            <w:pPr>
              <w:pStyle w:val="TableCellResourceItem"/>
            </w:pPr>
            <w:r>
              <w:t>• Economic and Political Weekly (EPW)</w:t>
            </w:r>
          </w:p>
          <w:p w14:paraId="25CE8C55" w14:textId="77777777" w:rsidR="001A20E6" w:rsidRDefault="00000000">
            <w:pPr>
              <w:pStyle w:val="TableCellResourceItem"/>
            </w:pPr>
            <w:r>
              <w:t>• Newspapers (The Hindu, Indian Express - Social issues)</w:t>
            </w:r>
          </w:p>
          <w:p w14:paraId="7FEA63BB" w14:textId="77777777" w:rsidR="001A20E6" w:rsidRDefault="00000000">
            <w:pPr>
              <w:pStyle w:val="TableCellResourceItem"/>
            </w:pPr>
            <w:r>
              <w:t>• Yojana Magazine</w:t>
            </w:r>
          </w:p>
          <w:p w14:paraId="5E00E861" w14:textId="77777777" w:rsidR="001A20E6" w:rsidRDefault="00000000">
            <w:pPr>
              <w:pStyle w:val="TableCellResourceItem"/>
            </w:pPr>
            <w:r>
              <w:t>• Kurukshetra Magazine</w:t>
            </w:r>
          </w:p>
          <w:p w14:paraId="63DFBD35" w14:textId="77777777" w:rsidR="001A20E6" w:rsidRDefault="00000000">
            <w:pPr>
              <w:pStyle w:val="TableCellResourceItem"/>
            </w:pPr>
            <w:r>
              <w:t>• Social Watch India Reports</w:t>
            </w:r>
          </w:p>
          <w:p w14:paraId="196A90A5" w14:textId="77777777" w:rsidR="001A20E6" w:rsidRDefault="00000000">
            <w:pPr>
              <w:pStyle w:val="TableCellResourceItem"/>
            </w:pPr>
            <w:r>
              <w:t>• NSSO Reports</w:t>
            </w:r>
          </w:p>
          <w:p w14:paraId="283BBD1F" w14:textId="77777777" w:rsidR="001A20E6" w:rsidRDefault="00000000">
            <w:pPr>
              <w:pStyle w:val="TableCellResourceItem"/>
            </w:pPr>
            <w:r>
              <w:t>• NFHS Reports</w:t>
            </w:r>
          </w:p>
          <w:p w14:paraId="16D30410" w14:textId="77777777" w:rsidR="001A20E6" w:rsidRDefault="00000000">
            <w:pPr>
              <w:pStyle w:val="TableCellResourceItem"/>
            </w:pPr>
            <w:r>
              <w:t>• EPW Articles on Indian Society</w:t>
            </w:r>
          </w:p>
          <w:p w14:paraId="384F9D53" w14:textId="77777777" w:rsidR="001A20E6" w:rsidRDefault="00000000">
            <w:pPr>
              <w:pStyle w:val="TableCellResourceItem"/>
            </w:pPr>
            <w:r>
              <w:t>• Census Reports</w:t>
            </w:r>
          </w:p>
          <w:p w14:paraId="615345E1" w14:textId="77777777" w:rsidR="001A20E6" w:rsidRDefault="00000000">
            <w:pPr>
              <w:pStyle w:val="TableCellResourceItem"/>
            </w:pPr>
            <w:r>
              <w:t>• Social Development Reports</w:t>
            </w:r>
          </w:p>
          <w:p w14:paraId="52ACA294" w14:textId="77777777" w:rsidR="001A20E6" w:rsidRDefault="00000000">
            <w:pPr>
              <w:pStyle w:val="TableCellResourceItem"/>
            </w:pPr>
            <w:r>
              <w:t>• Planning Commission Reports</w:t>
            </w:r>
          </w:p>
          <w:p w14:paraId="43E5D970" w14:textId="77777777" w:rsidR="001A20E6" w:rsidRDefault="00000000">
            <w:pPr>
              <w:pStyle w:val="TableCellResourceItem"/>
            </w:pPr>
            <w:r>
              <w:t>• NITI Aayog Reports</w:t>
            </w:r>
          </w:p>
          <w:p w14:paraId="63D37713" w14:textId="77777777" w:rsidR="001A20E6" w:rsidRDefault="00000000">
            <w:pPr>
              <w:pStyle w:val="TableCellResourceItem"/>
            </w:pPr>
            <w:r>
              <w:t>• World Bank Reports on India</w:t>
            </w:r>
          </w:p>
          <w:p w14:paraId="428C087E" w14:textId="77777777" w:rsidR="001A20E6" w:rsidRDefault="00000000">
            <w:pPr>
              <w:pStyle w:val="TableCellResourceItem"/>
            </w:pPr>
            <w:r>
              <w:t>• Religious Demographics Reports</w:t>
            </w:r>
          </w:p>
          <w:p w14:paraId="112E9587" w14:textId="77777777" w:rsidR="001A20E6" w:rsidRDefault="00000000">
            <w:pPr>
              <w:pStyle w:val="TableCellResourceItem"/>
            </w:pPr>
            <w:r>
              <w:t>• Minority Commission Reports</w:t>
            </w:r>
          </w:p>
          <w:p w14:paraId="432B2805" w14:textId="77777777" w:rsidR="001A20E6" w:rsidRDefault="00000000">
            <w:pPr>
              <w:pStyle w:val="TableCellResourceItem"/>
            </w:pPr>
            <w:r>
              <w:t>• ASER Reports</w:t>
            </w:r>
          </w:p>
          <w:p w14:paraId="69AB28B2" w14:textId="77777777" w:rsidR="001A20E6" w:rsidRDefault="00000000">
            <w:pPr>
              <w:pStyle w:val="TableCellResourceItem"/>
            </w:pPr>
            <w:r>
              <w:t>• NEP 2020</w:t>
            </w:r>
          </w:p>
          <w:p w14:paraId="66452F8B" w14:textId="77777777" w:rsidR="001A20E6" w:rsidRDefault="00000000">
            <w:pPr>
              <w:pStyle w:val="TableCellResourceItem"/>
            </w:pPr>
            <w:r>
              <w:t>• Education Statistics Reports</w:t>
            </w:r>
          </w:p>
          <w:p w14:paraId="073DE382" w14:textId="77777777" w:rsidR="001A20E6" w:rsidRDefault="00000000">
            <w:pPr>
              <w:pStyle w:val="TableCellResourceItem"/>
            </w:pPr>
            <w:r>
              <w:t>• Sachar Committee Report</w:t>
            </w:r>
          </w:p>
          <w:p w14:paraId="6C4D96F0" w14:textId="77777777" w:rsidR="001A20E6" w:rsidRDefault="00000000">
            <w:pPr>
              <w:pStyle w:val="TableCellResourceItem"/>
            </w:pPr>
            <w:r>
              <w:t>• Mandal Commission Report</w:t>
            </w:r>
          </w:p>
          <w:p w14:paraId="77A47589" w14:textId="77777777" w:rsidR="001A20E6" w:rsidRDefault="00000000">
            <w:pPr>
              <w:pStyle w:val="TableCellResourceItem"/>
            </w:pPr>
            <w:r>
              <w:t>• Caste Census Data</w:t>
            </w:r>
          </w:p>
          <w:p w14:paraId="7B3E0ED0" w14:textId="77777777" w:rsidR="001A20E6" w:rsidRDefault="00000000">
            <w:pPr>
              <w:pStyle w:val="TableCellResourceItem"/>
            </w:pPr>
            <w:r>
              <w:t>• Gender Budget Reports</w:t>
            </w:r>
          </w:p>
          <w:p w14:paraId="16CB401F" w14:textId="77777777" w:rsidR="001A20E6" w:rsidRDefault="00000000">
            <w:pPr>
              <w:pStyle w:val="TableCellResourceItem"/>
            </w:pPr>
            <w:r>
              <w:t>• Women and Child Development Ministry Reports</w:t>
            </w:r>
          </w:p>
          <w:p w14:paraId="0E6790CC" w14:textId="77777777" w:rsidR="001A20E6" w:rsidRDefault="00000000">
            <w:pPr>
              <w:pStyle w:val="TableCellResourceItem"/>
            </w:pPr>
            <w:r>
              <w:t>• NFHS Gender Data</w:t>
            </w:r>
          </w:p>
          <w:p w14:paraId="362AAA0B" w14:textId="77777777" w:rsidR="001A20E6" w:rsidRDefault="00000000">
            <w:pPr>
              <w:pStyle w:val="TableCellResourceItem"/>
            </w:pPr>
            <w:r>
              <w:t>• Census Urban Data</w:t>
            </w:r>
          </w:p>
          <w:p w14:paraId="1DCA29DC" w14:textId="77777777" w:rsidR="001A20E6" w:rsidRDefault="00000000">
            <w:pPr>
              <w:pStyle w:val="TableCellResourceItem"/>
            </w:pPr>
            <w:r>
              <w:t>• Smart Cities Mission Reports</w:t>
            </w:r>
          </w:p>
          <w:p w14:paraId="6FB4A9CC" w14:textId="77777777" w:rsidR="001A20E6" w:rsidRDefault="00000000">
            <w:pPr>
              <w:pStyle w:val="TableCellResourceItem"/>
            </w:pPr>
            <w:r>
              <w:t>• Urban Development Ministry Reports</w:t>
            </w:r>
          </w:p>
          <w:p w14:paraId="00E2DEE4" w14:textId="77777777" w:rsidR="001A20E6" w:rsidRDefault="00000000">
            <w:pPr>
              <w:pStyle w:val="TableCellResourceItem"/>
            </w:pPr>
            <w:r>
              <w:t>• Rural Development Ministry Reports</w:t>
            </w:r>
          </w:p>
          <w:p w14:paraId="1A8D73F9" w14:textId="77777777" w:rsidR="001A20E6" w:rsidRDefault="00000000">
            <w:pPr>
              <w:pStyle w:val="TableCellResourceItem"/>
            </w:pPr>
            <w:r>
              <w:t>• MGNREGA Reports</w:t>
            </w:r>
          </w:p>
          <w:p w14:paraId="3FA6D234" w14:textId="77777777" w:rsidR="001A20E6" w:rsidRDefault="00000000">
            <w:pPr>
              <w:pStyle w:val="TableCellResourceItem"/>
            </w:pPr>
            <w:r>
              <w:t>• Panchayati Raj Statistics</w:t>
            </w:r>
          </w:p>
          <w:p w14:paraId="7DDAE373" w14:textId="77777777" w:rsidR="001A20E6" w:rsidRDefault="00000000">
            <w:pPr>
              <w:pStyle w:val="TableCellResourceItem"/>
            </w:pPr>
            <w:r>
              <w:t>• Social Movement Case Studies</w:t>
            </w:r>
          </w:p>
          <w:p w14:paraId="5154B11B" w14:textId="77777777" w:rsidR="001A20E6" w:rsidRDefault="00000000">
            <w:pPr>
              <w:pStyle w:val="TableCellResourceItem"/>
            </w:pPr>
            <w:r>
              <w:t>• Civil Society Reports</w:t>
            </w:r>
          </w:p>
          <w:p w14:paraId="391B3C17" w14:textId="77777777" w:rsidR="001A20E6" w:rsidRDefault="00000000">
            <w:pPr>
              <w:pStyle w:val="TableCellResourceItem"/>
            </w:pPr>
            <w:r>
              <w:t>• Human Rights Reports</w:t>
            </w:r>
          </w:p>
          <w:p w14:paraId="64DD0BAE" w14:textId="77777777" w:rsidR="001A20E6" w:rsidRDefault="00000000">
            <w:pPr>
              <w:pStyle w:val="TableCellResourceItem"/>
            </w:pPr>
            <w:r>
              <w:t>• Health Ministry Reports</w:t>
            </w:r>
          </w:p>
          <w:p w14:paraId="0F15FD70" w14:textId="77777777" w:rsidR="001A20E6" w:rsidRDefault="00000000">
            <w:pPr>
              <w:pStyle w:val="TableCellResourceItem"/>
            </w:pPr>
            <w:r>
              <w:t>• WHO Reports on India</w:t>
            </w:r>
          </w:p>
          <w:p w14:paraId="59A86264" w14:textId="77777777" w:rsidR="001A20E6" w:rsidRDefault="00000000">
            <w:pPr>
              <w:pStyle w:val="TableCellResourceItem"/>
            </w:pPr>
            <w:r>
              <w:t>• Ayushman Bharat Reports</w:t>
            </w:r>
          </w:p>
          <w:p w14:paraId="2BD372B7" w14:textId="77777777" w:rsidR="001A20E6" w:rsidRDefault="00000000">
            <w:pPr>
              <w:pStyle w:val="TableCellResourceItem"/>
            </w:pPr>
            <w:r>
              <w:t>• Law Commission Reports</w:t>
            </w:r>
          </w:p>
          <w:p w14:paraId="69E4AEE5" w14:textId="77777777" w:rsidR="001A20E6" w:rsidRDefault="00000000">
            <w:pPr>
              <w:pStyle w:val="TableCellResourceItem"/>
            </w:pPr>
            <w:r>
              <w:t>• Supreme Court Judgments</w:t>
            </w:r>
          </w:p>
          <w:p w14:paraId="05166DEC" w14:textId="77777777" w:rsidR="001A20E6" w:rsidRDefault="00000000">
            <w:pPr>
              <w:pStyle w:val="TableCellResourceItem"/>
            </w:pPr>
            <w:r>
              <w:t>• Legal Aid Reports</w:t>
            </w:r>
          </w:p>
          <w:p w14:paraId="4883AB55" w14:textId="77777777" w:rsidR="001A20E6" w:rsidRDefault="00000000">
            <w:pPr>
              <w:pStyle w:val="TableCellResourceItem"/>
            </w:pPr>
            <w:r>
              <w:t>• Media Reports</w:t>
            </w:r>
          </w:p>
          <w:p w14:paraId="7E50C958" w14:textId="77777777" w:rsidR="001A20E6" w:rsidRDefault="00000000">
            <w:pPr>
              <w:pStyle w:val="TableCellResourceItem"/>
            </w:pPr>
            <w:r>
              <w:t>• Broadcasting Ministry Reports</w:t>
            </w:r>
          </w:p>
          <w:p w14:paraId="7C4943A1" w14:textId="77777777" w:rsidR="001A20E6" w:rsidRDefault="00000000">
            <w:pPr>
              <w:pStyle w:val="TableCellResourceItem"/>
            </w:pPr>
            <w:r>
              <w:t>• Social Media Impact Studies</w:t>
            </w:r>
          </w:p>
          <w:p w14:paraId="21B471B3" w14:textId="77777777" w:rsidR="001A20E6" w:rsidRDefault="00000000">
            <w:pPr>
              <w:pStyle w:val="TableCellResourceItem"/>
            </w:pPr>
            <w:r>
              <w:t>• Science and Technology Ministry Reports</w:t>
            </w:r>
          </w:p>
          <w:p w14:paraId="227A9D65" w14:textId="77777777" w:rsidR="001A20E6" w:rsidRDefault="00000000">
            <w:pPr>
              <w:pStyle w:val="TableCellResourceItem"/>
            </w:pPr>
            <w:r>
              <w:t>• ISRO Reports</w:t>
            </w:r>
          </w:p>
          <w:p w14:paraId="54F4FC77" w14:textId="77777777" w:rsidR="001A20E6" w:rsidRDefault="00000000">
            <w:pPr>
              <w:pStyle w:val="TableCellResourceItem"/>
            </w:pPr>
            <w:r>
              <w:t>• Digital India Reports</w:t>
            </w:r>
          </w:p>
          <w:p w14:paraId="558633BA" w14:textId="77777777" w:rsidR="001A20E6" w:rsidRDefault="00000000">
            <w:pPr>
              <w:pStyle w:val="TableCellResourceItem"/>
            </w:pPr>
            <w:r>
              <w:t>• Environment Ministry Reports</w:t>
            </w:r>
          </w:p>
          <w:p w14:paraId="187B3FE3" w14:textId="77777777" w:rsidR="001A20E6" w:rsidRDefault="00000000">
            <w:pPr>
              <w:pStyle w:val="TableCellResourceItem"/>
            </w:pPr>
            <w:r>
              <w:t>• Climate Change Reports</w:t>
            </w:r>
          </w:p>
          <w:p w14:paraId="4B4EAEB9" w14:textId="77777777" w:rsidR="001A20E6" w:rsidRDefault="00000000">
            <w:pPr>
              <w:pStyle w:val="TableCellResourceItem"/>
            </w:pPr>
            <w:r>
              <w:t>• Sustainable Development Reports</w:t>
            </w:r>
          </w:p>
          <w:p w14:paraId="2491BF15" w14:textId="77777777" w:rsidR="001A20E6" w:rsidRDefault="00000000">
            <w:pPr>
              <w:pStyle w:val="TableCellResourceItem"/>
            </w:pPr>
            <w:r>
              <w:t>• WTO Reports</w:t>
            </w:r>
          </w:p>
          <w:p w14:paraId="065C543C" w14:textId="77777777" w:rsidR="001A20E6" w:rsidRDefault="00000000">
            <w:pPr>
              <w:pStyle w:val="TableCellResourceItem"/>
            </w:pPr>
            <w:r>
              <w:t>• Globalization Impact Studies</w:t>
            </w:r>
          </w:p>
          <w:p w14:paraId="1F183FD7" w14:textId="77777777" w:rsidR="001A20E6" w:rsidRDefault="00000000">
            <w:pPr>
              <w:pStyle w:val="TableCellResourceItem"/>
            </w:pPr>
            <w:r>
              <w:t>• International Migration Reports</w:t>
            </w:r>
          </w:p>
          <w:p w14:paraId="0055DDDF" w14:textId="77777777" w:rsidR="001A20E6" w:rsidRDefault="00000000">
            <w:pPr>
              <w:pStyle w:val="TableCellResourceItem"/>
            </w:pPr>
            <w:r>
              <w:t>• Labor Ministry Reports</w:t>
            </w:r>
          </w:p>
          <w:p w14:paraId="792D616A" w14:textId="77777777" w:rsidR="001A20E6" w:rsidRDefault="00000000">
            <w:pPr>
              <w:pStyle w:val="TableCellResourceItem"/>
            </w:pPr>
            <w:r>
              <w:t>• Industrial Relations Reports</w:t>
            </w:r>
          </w:p>
          <w:p w14:paraId="5CFF228F"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42DDA430" w14:textId="77777777" w:rsidR="001A20E6" w:rsidRDefault="00000000">
            <w:pPr>
              <w:pStyle w:val="TableCellSubjectName"/>
            </w:pPr>
            <w:r>
              <w:t>History-Modern</w:t>
            </w:r>
          </w:p>
          <w:p w14:paraId="4BF08FEA" w14:textId="77777777" w:rsidR="001A20E6" w:rsidRDefault="00000000">
            <w:pPr>
              <w:pStyle w:val="TableCellCategoryTitle"/>
            </w:pPr>
            <w:r>
              <w:t>📚 Primary Books</w:t>
            </w:r>
          </w:p>
          <w:p w14:paraId="66CDF2F9" w14:textId="77777777" w:rsidR="001A20E6" w:rsidRDefault="00000000">
            <w:pPr>
              <w:pStyle w:val="TableCellResourceItem"/>
            </w:pPr>
            <w:r>
              <w:t>• NCERT Class VIII - Our Past - III - How, When and Where</w:t>
            </w:r>
          </w:p>
          <w:p w14:paraId="05EF3B0A" w14:textId="77777777" w:rsidR="001A20E6" w:rsidRDefault="00000000">
            <w:pPr>
              <w:pStyle w:val="TableCellResourceItem"/>
            </w:pPr>
            <w:r>
              <w:t>• Old NCERT - Modern India by Bipan Chandra - The Decline of the Mughal Empire</w:t>
            </w:r>
          </w:p>
          <w:p w14:paraId="45B8966B" w14:textId="77777777" w:rsidR="001A20E6" w:rsidRDefault="00000000">
            <w:pPr>
              <w:pStyle w:val="TableCellCategoryTitle"/>
            </w:pPr>
            <w:r>
              <w:t>📝 Practice Materials</w:t>
            </w:r>
          </w:p>
          <w:p w14:paraId="556F7204" w14:textId="77777777" w:rsidR="001A20E6" w:rsidRDefault="00000000">
            <w:pPr>
              <w:pStyle w:val="TableCellResourceItem"/>
            </w:pPr>
            <w:r>
              <w:t>• La Excellence Modern History Material</w:t>
            </w:r>
          </w:p>
          <w:p w14:paraId="2F75F9EB" w14:textId="77777777" w:rsidR="001A20E6" w:rsidRDefault="00000000">
            <w:pPr>
              <w:pStyle w:val="TableCellResourceItem"/>
            </w:pPr>
            <w:r>
              <w:t>• Prelims &amp; Mains Workbooks</w:t>
            </w:r>
          </w:p>
          <w:p w14:paraId="5C016684" w14:textId="77777777" w:rsidR="001A20E6" w:rsidRDefault="00000000">
            <w:pPr>
              <w:pStyle w:val="TableCellCategoryTitle"/>
            </w:pPr>
            <w:r>
              <w:t>📰 Current Affairs</w:t>
            </w:r>
          </w:p>
          <w:p w14:paraId="3CC6ADFF" w14:textId="77777777" w:rsidR="001A20E6" w:rsidRDefault="00000000">
            <w:pPr>
              <w:pStyle w:val="TableCellResourceItem"/>
            </w:pPr>
            <w:r>
              <w:t>• Newspapers (IE – Explained History columns)</w:t>
            </w:r>
          </w:p>
        </w:tc>
        <w:tc>
          <w:tcPr>
            <w:tcW w:w="1650" w:type="pct"/>
          </w:tcPr>
          <w:p w14:paraId="2D0DD386" w14:textId="77777777" w:rsidR="001A20E6" w:rsidRDefault="001A20E6"/>
        </w:tc>
      </w:tr>
    </w:tbl>
    <w:p w14:paraId="588EBDB3"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18941F5E" w14:textId="77777777">
        <w:tc>
          <w:tcPr>
            <w:tcW w:w="2500" w:type="pct"/>
            <w:tcMar>
              <w:top w:w="0" w:type="dxa"/>
              <w:left w:w="0" w:type="dxa"/>
              <w:bottom w:w="0" w:type="dxa"/>
              <w:right w:w="0" w:type="dxa"/>
            </w:tcMar>
          </w:tcPr>
          <w:p w14:paraId="77104F92" w14:textId="77777777" w:rsidR="001A20E6" w:rsidRDefault="00000000">
            <w:pPr>
              <w:pStyle w:val="WeekTitle"/>
            </w:pPr>
            <w:r>
              <w:rPr>
                <w:color w:val="15803D"/>
              </w:rPr>
              <w:t>📅 Mar 29 - Apr 04, 2026</w:t>
            </w:r>
          </w:p>
        </w:tc>
        <w:tc>
          <w:tcPr>
            <w:tcW w:w="2500" w:type="pct"/>
            <w:tcMar>
              <w:top w:w="0" w:type="dxa"/>
              <w:left w:w="0" w:type="dxa"/>
              <w:bottom w:w="0" w:type="dxa"/>
              <w:right w:w="0" w:type="dxa"/>
            </w:tcMar>
          </w:tcPr>
          <w:p w14:paraId="47C9822F" w14:textId="77777777" w:rsidR="001A20E6" w:rsidRDefault="00000000">
            <w:pPr>
              <w:pStyle w:val="WeekCycleName"/>
            </w:pPr>
            <w:r>
              <w:rPr>
                <w:color w:val="15803D"/>
              </w:rPr>
              <w:t>C2</w:t>
            </w:r>
          </w:p>
        </w:tc>
      </w:tr>
    </w:tbl>
    <w:p w14:paraId="058407E8"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1C4325AD" w14:textId="77777777">
        <w:tc>
          <w:tcPr>
            <w:tcW w:w="700" w:type="pct"/>
            <w:shd w:val="clear" w:color="auto" w:fill="DCFCE7"/>
            <w:tcMar>
              <w:top w:w="200" w:type="dxa"/>
              <w:left w:w="100" w:type="dxa"/>
              <w:bottom w:w="200" w:type="dxa"/>
              <w:right w:w="100" w:type="dxa"/>
            </w:tcMar>
          </w:tcPr>
          <w:p w14:paraId="35300FF2" w14:textId="77777777" w:rsidR="001A20E6" w:rsidRDefault="00000000">
            <w:pPr>
              <w:pStyle w:val="TableCellCalendarDayHeader"/>
            </w:pPr>
            <w:r>
              <w:rPr>
                <w:color w:val="15803D"/>
              </w:rPr>
              <w:t>Sunday</w:t>
            </w:r>
          </w:p>
          <w:p w14:paraId="0FE08764" w14:textId="77777777" w:rsidR="001A20E6" w:rsidRDefault="00000000">
            <w:pPr>
              <w:pStyle w:val="TableCellCalendarDateHeader"/>
            </w:pPr>
            <w:r>
              <w:rPr>
                <w:color w:val="15803D"/>
              </w:rPr>
              <w:t>Mar 29</w:t>
            </w:r>
          </w:p>
          <w:p w14:paraId="33B6BDF4"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4A1FD14" w14:textId="77777777" w:rsidR="001A20E6" w:rsidRDefault="00000000">
            <w:pPr>
              <w:pStyle w:val="TableCellCalendarDayHeader"/>
            </w:pPr>
            <w:r>
              <w:rPr>
                <w:color w:val="15803D"/>
              </w:rPr>
              <w:t>Monday</w:t>
            </w:r>
          </w:p>
          <w:p w14:paraId="5576AE06" w14:textId="77777777" w:rsidR="001A20E6" w:rsidRDefault="00000000">
            <w:pPr>
              <w:pStyle w:val="TableCellCalendarDateHeader"/>
            </w:pPr>
            <w:r>
              <w:rPr>
                <w:color w:val="15803D"/>
              </w:rPr>
              <w:t>Mar 30</w:t>
            </w:r>
          </w:p>
          <w:p w14:paraId="44FEFA24"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4CF0861" w14:textId="77777777" w:rsidR="001A20E6" w:rsidRDefault="00000000">
            <w:pPr>
              <w:pStyle w:val="TableCellCalendarDayHeader"/>
            </w:pPr>
            <w:r>
              <w:rPr>
                <w:color w:val="15803D"/>
              </w:rPr>
              <w:t>Tuesday</w:t>
            </w:r>
          </w:p>
          <w:p w14:paraId="158127CA" w14:textId="77777777" w:rsidR="001A20E6" w:rsidRDefault="00000000">
            <w:pPr>
              <w:pStyle w:val="TableCellCalendarDateHeader"/>
            </w:pPr>
            <w:r>
              <w:rPr>
                <w:color w:val="15803D"/>
              </w:rPr>
              <w:t>Mar 31</w:t>
            </w:r>
          </w:p>
          <w:p w14:paraId="16E02CDA"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31257113" w14:textId="77777777" w:rsidR="001A20E6" w:rsidRDefault="00000000">
            <w:pPr>
              <w:pStyle w:val="TableCellCalendarDayHeader"/>
            </w:pPr>
            <w:r>
              <w:rPr>
                <w:color w:val="15803D"/>
              </w:rPr>
              <w:t>Wednesday</w:t>
            </w:r>
          </w:p>
          <w:p w14:paraId="046FC37E" w14:textId="77777777" w:rsidR="001A20E6" w:rsidRDefault="00000000">
            <w:pPr>
              <w:pStyle w:val="TableCellCalendarDateHeader"/>
            </w:pPr>
            <w:r>
              <w:rPr>
                <w:color w:val="15803D"/>
              </w:rPr>
              <w:t>Apr 01</w:t>
            </w:r>
          </w:p>
          <w:p w14:paraId="4EAB673A"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0A40D97" w14:textId="77777777" w:rsidR="001A20E6" w:rsidRDefault="00000000">
            <w:pPr>
              <w:pStyle w:val="TableCellCalendarDayHeader"/>
            </w:pPr>
            <w:r>
              <w:rPr>
                <w:color w:val="15803D"/>
              </w:rPr>
              <w:t>Thursday</w:t>
            </w:r>
          </w:p>
          <w:p w14:paraId="50AA1473" w14:textId="77777777" w:rsidR="001A20E6" w:rsidRDefault="00000000">
            <w:pPr>
              <w:pStyle w:val="TableCellCalendarDateHeader"/>
            </w:pPr>
            <w:r>
              <w:rPr>
                <w:color w:val="15803D"/>
              </w:rPr>
              <w:t>Apr 02</w:t>
            </w:r>
          </w:p>
          <w:p w14:paraId="27DF5B44"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3EBD113A" w14:textId="77777777" w:rsidR="001A20E6" w:rsidRDefault="00000000">
            <w:pPr>
              <w:pStyle w:val="TableCellCalendarDayHeader"/>
            </w:pPr>
            <w:r>
              <w:rPr>
                <w:color w:val="15803D"/>
              </w:rPr>
              <w:t>Friday</w:t>
            </w:r>
          </w:p>
          <w:p w14:paraId="764AA985" w14:textId="77777777" w:rsidR="001A20E6" w:rsidRDefault="00000000">
            <w:pPr>
              <w:pStyle w:val="TableCellCalendarDateHeader"/>
            </w:pPr>
            <w:r>
              <w:rPr>
                <w:color w:val="15803D"/>
              </w:rPr>
              <w:t>Apr 03</w:t>
            </w:r>
          </w:p>
          <w:p w14:paraId="29565026"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6F4D8CCE" w14:textId="77777777" w:rsidR="001A20E6" w:rsidRDefault="00000000">
            <w:pPr>
              <w:pStyle w:val="TableCellCalendarDayHeader"/>
            </w:pPr>
            <w:r>
              <w:rPr>
                <w:color w:val="F57C00"/>
              </w:rPr>
              <w:t>Saturday</w:t>
            </w:r>
          </w:p>
          <w:p w14:paraId="0D1FB439" w14:textId="77777777" w:rsidR="001A20E6" w:rsidRDefault="00000000">
            <w:pPr>
              <w:pStyle w:val="TableCellCalendarDateHeader"/>
            </w:pPr>
            <w:r>
              <w:rPr>
                <w:color w:val="F57C00"/>
              </w:rPr>
              <w:t>Apr 04</w:t>
            </w:r>
          </w:p>
          <w:p w14:paraId="1451AC14" w14:textId="77777777" w:rsidR="001A20E6" w:rsidRDefault="00000000">
            <w:pPr>
              <w:pStyle w:val="TableCellCatchupLabel"/>
            </w:pPr>
            <w:r>
              <w:rPr>
                <w:color w:val="F57C00"/>
              </w:rPr>
              <w:t>Catchup Day</w:t>
            </w:r>
          </w:p>
        </w:tc>
      </w:tr>
      <w:tr w:rsidR="001A20E6" w14:paraId="58F6F017" w14:textId="77777777">
        <w:tc>
          <w:tcPr>
            <w:tcW w:w="700" w:type="pct"/>
            <w:shd w:val="clear" w:color="auto" w:fill="DCFCE7"/>
            <w:tcMar>
              <w:top w:w="150" w:type="dxa"/>
              <w:left w:w="100" w:type="dxa"/>
              <w:bottom w:w="150" w:type="dxa"/>
              <w:right w:w="100" w:type="dxa"/>
            </w:tcMar>
          </w:tcPr>
          <w:p w14:paraId="57093058" w14:textId="77777777" w:rsidR="001A20E6" w:rsidRDefault="00000000">
            <w:pPr>
              <w:pStyle w:val="TableCellTaskSubject"/>
            </w:pPr>
            <w:r>
              <w:t>Sociology</w:t>
            </w:r>
          </w:p>
          <w:p w14:paraId="16907949" w14:textId="77777777" w:rsidR="001A20E6" w:rsidRDefault="00000000">
            <w:pPr>
              <w:pStyle w:val="TableCellTaskDetails"/>
            </w:pPr>
            <w:r>
              <w:t>• Test - TEST — 3h</w:t>
            </w:r>
          </w:p>
          <w:p w14:paraId="3F89ACC7"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1FB61E2B" w14:textId="77777777" w:rsidR="001A20E6" w:rsidRDefault="00000000">
            <w:pPr>
              <w:pStyle w:val="TableCellTaskSubject"/>
            </w:pPr>
            <w:r>
              <w:t>Sociology</w:t>
            </w:r>
          </w:p>
          <w:p w14:paraId="28B0233A" w14:textId="77777777" w:rsidR="001A20E6" w:rsidRDefault="00000000">
            <w:pPr>
              <w:pStyle w:val="TableCellTaskDetails"/>
            </w:pPr>
            <w:r>
              <w:t>• Study - OPT-SOC/02 — 1h 30m</w:t>
            </w:r>
          </w:p>
          <w:p w14:paraId="0844261D" w14:textId="77777777" w:rsidR="001A20E6" w:rsidRDefault="00000000">
            <w:pPr>
              <w:pStyle w:val="TableCellTaskBadge"/>
              <w:shd w:val="clear" w:color="auto" w:fill="E3F2FD"/>
            </w:pPr>
            <w:r>
              <w:rPr>
                <w:b/>
                <w:bCs/>
                <w:color w:val="1976D2"/>
              </w:rPr>
              <w:t>STUDY</w:t>
            </w:r>
          </w:p>
          <w:p w14:paraId="3976E94C" w14:textId="77777777" w:rsidR="001A20E6" w:rsidRDefault="00000000">
            <w:pPr>
              <w:pStyle w:val="TableCellTaskDetails"/>
            </w:pPr>
            <w:r>
              <w:t>• Revision - OPT-SOC/02 — 30m</w:t>
            </w:r>
          </w:p>
          <w:p w14:paraId="21E0DC62" w14:textId="77777777" w:rsidR="001A20E6" w:rsidRDefault="00000000">
            <w:pPr>
              <w:pStyle w:val="TableCellTaskBadge"/>
              <w:shd w:val="clear" w:color="auto" w:fill="FCE4EC"/>
            </w:pPr>
            <w:r>
              <w:rPr>
                <w:b/>
                <w:bCs/>
                <w:color w:val="C2185B"/>
              </w:rPr>
              <w:t>REVISION</w:t>
            </w:r>
          </w:p>
          <w:p w14:paraId="4A7351ED" w14:textId="77777777" w:rsidR="001A20E6" w:rsidRDefault="00000000">
            <w:pPr>
              <w:pStyle w:val="TableCellTaskDetails"/>
            </w:pPr>
            <w:r>
              <w:t>• Practice - OPT-SOC/02 — 30m</w:t>
            </w:r>
          </w:p>
          <w:p w14:paraId="451ABF06"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E1F1F6C" w14:textId="77777777" w:rsidR="001A20E6" w:rsidRDefault="00000000">
            <w:pPr>
              <w:pStyle w:val="TableCellTaskSubject"/>
            </w:pPr>
            <w:r>
              <w:t>Sociology</w:t>
            </w:r>
          </w:p>
          <w:p w14:paraId="7B054EB1" w14:textId="77777777" w:rsidR="001A20E6" w:rsidRDefault="00000000">
            <w:pPr>
              <w:pStyle w:val="TableCellTaskDetails"/>
            </w:pPr>
            <w:r>
              <w:t>• Study - OPT-SOC/02 — 1h 30m</w:t>
            </w:r>
          </w:p>
          <w:p w14:paraId="15A8E20D" w14:textId="77777777" w:rsidR="001A20E6" w:rsidRDefault="00000000">
            <w:pPr>
              <w:pStyle w:val="TableCellTaskBadge"/>
              <w:shd w:val="clear" w:color="auto" w:fill="E3F2FD"/>
            </w:pPr>
            <w:r>
              <w:rPr>
                <w:b/>
                <w:bCs/>
                <w:color w:val="1976D2"/>
              </w:rPr>
              <w:t>STUDY</w:t>
            </w:r>
          </w:p>
          <w:p w14:paraId="0AF4C90B" w14:textId="77777777" w:rsidR="001A20E6" w:rsidRDefault="00000000">
            <w:pPr>
              <w:pStyle w:val="TableCellTaskDetails"/>
            </w:pPr>
            <w:r>
              <w:t>• Revision - OPT-SOC/02 — 30m</w:t>
            </w:r>
          </w:p>
          <w:p w14:paraId="6BD166F0" w14:textId="77777777" w:rsidR="001A20E6" w:rsidRDefault="00000000">
            <w:pPr>
              <w:pStyle w:val="TableCellTaskBadge"/>
              <w:shd w:val="clear" w:color="auto" w:fill="FCE4EC"/>
            </w:pPr>
            <w:r>
              <w:rPr>
                <w:b/>
                <w:bCs/>
                <w:color w:val="C2185B"/>
              </w:rPr>
              <w:t>REVISION</w:t>
            </w:r>
          </w:p>
          <w:p w14:paraId="5B66EB04" w14:textId="77777777" w:rsidR="001A20E6" w:rsidRDefault="00000000">
            <w:pPr>
              <w:pStyle w:val="TableCellTaskDetails"/>
            </w:pPr>
            <w:r>
              <w:t>• Practice - OPT-SOC/02 — 30m</w:t>
            </w:r>
          </w:p>
          <w:p w14:paraId="1652CC9A"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17FE2C0" w14:textId="77777777" w:rsidR="001A20E6" w:rsidRDefault="00000000">
            <w:pPr>
              <w:pStyle w:val="TableCellTaskSubject"/>
            </w:pPr>
            <w:r>
              <w:t>Sociology</w:t>
            </w:r>
          </w:p>
          <w:p w14:paraId="222A9913" w14:textId="77777777" w:rsidR="001A20E6" w:rsidRDefault="00000000">
            <w:pPr>
              <w:pStyle w:val="TableCellTaskDetails"/>
            </w:pPr>
            <w:r>
              <w:t>• Study - OPT-SOC/02 — 1h 30m</w:t>
            </w:r>
          </w:p>
          <w:p w14:paraId="573F1FA8" w14:textId="77777777" w:rsidR="001A20E6" w:rsidRDefault="00000000">
            <w:pPr>
              <w:pStyle w:val="TableCellTaskBadge"/>
              <w:shd w:val="clear" w:color="auto" w:fill="E3F2FD"/>
            </w:pPr>
            <w:r>
              <w:rPr>
                <w:b/>
                <w:bCs/>
                <w:color w:val="1976D2"/>
              </w:rPr>
              <w:t>STUDY</w:t>
            </w:r>
          </w:p>
          <w:p w14:paraId="2BAE4663" w14:textId="77777777" w:rsidR="001A20E6" w:rsidRDefault="00000000">
            <w:pPr>
              <w:pStyle w:val="TableCellTaskDetails"/>
            </w:pPr>
            <w:r>
              <w:t>• Revision - OPT-SOC/02 — 30m</w:t>
            </w:r>
          </w:p>
          <w:p w14:paraId="57CF17BC" w14:textId="77777777" w:rsidR="001A20E6" w:rsidRDefault="00000000">
            <w:pPr>
              <w:pStyle w:val="TableCellTaskBadge"/>
              <w:shd w:val="clear" w:color="auto" w:fill="FCE4EC"/>
            </w:pPr>
            <w:r>
              <w:rPr>
                <w:b/>
                <w:bCs/>
                <w:color w:val="C2185B"/>
              </w:rPr>
              <w:t>REVISION</w:t>
            </w:r>
          </w:p>
          <w:p w14:paraId="3ECE63FC" w14:textId="77777777" w:rsidR="001A20E6" w:rsidRDefault="00000000">
            <w:pPr>
              <w:pStyle w:val="TableCellTaskDetails"/>
            </w:pPr>
            <w:r>
              <w:t>• Practice - OPT-SOC/02 — 30m</w:t>
            </w:r>
          </w:p>
          <w:p w14:paraId="0EDE887A"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A266034" w14:textId="77777777" w:rsidR="001A20E6" w:rsidRDefault="00000000">
            <w:pPr>
              <w:pStyle w:val="TableCellTaskSubject"/>
            </w:pPr>
            <w:r>
              <w:t>Sociology</w:t>
            </w:r>
          </w:p>
          <w:p w14:paraId="7D4560FC" w14:textId="77777777" w:rsidR="001A20E6" w:rsidRDefault="00000000">
            <w:pPr>
              <w:pStyle w:val="TableCellTaskDetails"/>
            </w:pPr>
            <w:r>
              <w:t>• Study - OPT-SOC/02 — 1h 30m</w:t>
            </w:r>
          </w:p>
          <w:p w14:paraId="69A6A94B" w14:textId="77777777" w:rsidR="001A20E6" w:rsidRDefault="00000000">
            <w:pPr>
              <w:pStyle w:val="TableCellTaskBadge"/>
              <w:shd w:val="clear" w:color="auto" w:fill="E3F2FD"/>
            </w:pPr>
            <w:r>
              <w:rPr>
                <w:b/>
                <w:bCs/>
                <w:color w:val="1976D2"/>
              </w:rPr>
              <w:t>STUDY</w:t>
            </w:r>
          </w:p>
          <w:p w14:paraId="39B984ED" w14:textId="77777777" w:rsidR="001A20E6" w:rsidRDefault="00000000">
            <w:pPr>
              <w:pStyle w:val="TableCellTaskDetails"/>
            </w:pPr>
            <w:r>
              <w:t>• Revision - OPT-SOC/02 — 30m</w:t>
            </w:r>
          </w:p>
          <w:p w14:paraId="1D2D5A68" w14:textId="77777777" w:rsidR="001A20E6" w:rsidRDefault="00000000">
            <w:pPr>
              <w:pStyle w:val="TableCellTaskBadge"/>
              <w:shd w:val="clear" w:color="auto" w:fill="FCE4EC"/>
            </w:pPr>
            <w:r>
              <w:rPr>
                <w:b/>
                <w:bCs/>
                <w:color w:val="C2185B"/>
              </w:rPr>
              <w:t>REVISION</w:t>
            </w:r>
          </w:p>
          <w:p w14:paraId="6FF2073E" w14:textId="77777777" w:rsidR="001A20E6" w:rsidRDefault="00000000">
            <w:pPr>
              <w:pStyle w:val="TableCellTaskDetails"/>
            </w:pPr>
            <w:r>
              <w:t>• Practice - OPT-SOC/02 — 30m</w:t>
            </w:r>
          </w:p>
          <w:p w14:paraId="330CCFF5"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D92BC34" w14:textId="77777777" w:rsidR="001A20E6" w:rsidRDefault="00000000">
            <w:pPr>
              <w:pStyle w:val="TableCellTaskSubject"/>
            </w:pPr>
            <w:r>
              <w:t>Sociology</w:t>
            </w:r>
          </w:p>
          <w:p w14:paraId="514AD455" w14:textId="77777777" w:rsidR="001A20E6" w:rsidRDefault="00000000">
            <w:pPr>
              <w:pStyle w:val="TableCellTaskDetails"/>
            </w:pPr>
            <w:r>
              <w:t>• Study - OPT-SOC/02 — 1h 30m</w:t>
            </w:r>
          </w:p>
          <w:p w14:paraId="3EC0989F" w14:textId="77777777" w:rsidR="001A20E6" w:rsidRDefault="00000000">
            <w:pPr>
              <w:pStyle w:val="TableCellTaskBadge"/>
              <w:shd w:val="clear" w:color="auto" w:fill="E3F2FD"/>
            </w:pPr>
            <w:r>
              <w:rPr>
                <w:b/>
                <w:bCs/>
                <w:color w:val="1976D2"/>
              </w:rPr>
              <w:t>STUDY</w:t>
            </w:r>
          </w:p>
          <w:p w14:paraId="7DABDA22" w14:textId="77777777" w:rsidR="001A20E6" w:rsidRDefault="00000000">
            <w:pPr>
              <w:pStyle w:val="TableCellTaskDetails"/>
            </w:pPr>
            <w:r>
              <w:t>• Revision - OPT-SOC/02 — 30m</w:t>
            </w:r>
          </w:p>
          <w:p w14:paraId="44DC4A67" w14:textId="77777777" w:rsidR="001A20E6" w:rsidRDefault="00000000">
            <w:pPr>
              <w:pStyle w:val="TableCellTaskBadge"/>
              <w:shd w:val="clear" w:color="auto" w:fill="FCE4EC"/>
            </w:pPr>
            <w:r>
              <w:rPr>
                <w:b/>
                <w:bCs/>
                <w:color w:val="C2185B"/>
              </w:rPr>
              <w:t>REVISION</w:t>
            </w:r>
          </w:p>
          <w:p w14:paraId="521F3B97" w14:textId="77777777" w:rsidR="001A20E6" w:rsidRDefault="00000000">
            <w:pPr>
              <w:pStyle w:val="TableCellTaskDetails"/>
            </w:pPr>
            <w:r>
              <w:t>• Practice - OPT-SOC/02 — 30m</w:t>
            </w:r>
          </w:p>
          <w:p w14:paraId="133DF875"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4B7169DC" w14:textId="77777777" w:rsidR="001A20E6" w:rsidRDefault="001A20E6"/>
        </w:tc>
      </w:tr>
      <w:tr w:rsidR="001A20E6" w14:paraId="0348B811" w14:textId="77777777">
        <w:tc>
          <w:tcPr>
            <w:tcW w:w="700" w:type="pct"/>
            <w:shd w:val="clear" w:color="auto" w:fill="DCFCE7"/>
            <w:tcMar>
              <w:top w:w="150" w:type="dxa"/>
              <w:left w:w="100" w:type="dxa"/>
              <w:bottom w:w="150" w:type="dxa"/>
              <w:right w:w="100" w:type="dxa"/>
            </w:tcMar>
          </w:tcPr>
          <w:p w14:paraId="14659406" w14:textId="77777777" w:rsidR="001A20E6" w:rsidRDefault="00000000">
            <w:pPr>
              <w:pStyle w:val="TableCellTaskSubject"/>
            </w:pPr>
            <w:r>
              <w:t>History-Modern</w:t>
            </w:r>
          </w:p>
          <w:p w14:paraId="17EC72B7" w14:textId="77777777" w:rsidR="001A20E6" w:rsidRDefault="00000000">
            <w:pPr>
              <w:pStyle w:val="TableCellTaskDetails"/>
            </w:pPr>
            <w:r>
              <w:t>• Test - TEST — 3h</w:t>
            </w:r>
          </w:p>
          <w:p w14:paraId="64F9835C"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5331590E" w14:textId="77777777" w:rsidR="001A20E6" w:rsidRDefault="00000000">
            <w:pPr>
              <w:pStyle w:val="TableCellTaskSubject"/>
            </w:pPr>
            <w:r>
              <w:t>History-Modern</w:t>
            </w:r>
          </w:p>
          <w:p w14:paraId="273258DC" w14:textId="77777777" w:rsidR="001A20E6" w:rsidRDefault="00000000">
            <w:pPr>
              <w:pStyle w:val="TableCellTaskDetails"/>
            </w:pPr>
            <w:r>
              <w:t>• Study - Transfer of power - 1940 to 1947 (H03/09) — 30m</w:t>
            </w:r>
          </w:p>
          <w:p w14:paraId="5187C38B" w14:textId="77777777" w:rsidR="001A20E6" w:rsidRDefault="00000000">
            <w:pPr>
              <w:pStyle w:val="TableCellTaskBadge"/>
              <w:shd w:val="clear" w:color="auto" w:fill="E3F2FD"/>
            </w:pPr>
            <w:r>
              <w:rPr>
                <w:b/>
                <w:bCs/>
                <w:color w:val="1976D2"/>
              </w:rPr>
              <w:t>STUDY</w:t>
            </w:r>
          </w:p>
          <w:p w14:paraId="60657A3E" w14:textId="77777777" w:rsidR="001A20E6" w:rsidRDefault="00000000">
            <w:pPr>
              <w:pStyle w:val="TableCellTaskDetails"/>
            </w:pPr>
            <w:r>
              <w:t>• Study - Colonial administration (H03/10) — 1h</w:t>
            </w:r>
          </w:p>
          <w:p w14:paraId="300F990E" w14:textId="77777777" w:rsidR="001A20E6" w:rsidRDefault="00000000">
            <w:pPr>
              <w:pStyle w:val="TableCellTaskBadge"/>
              <w:shd w:val="clear" w:color="auto" w:fill="E3F2FD"/>
            </w:pPr>
            <w:r>
              <w:rPr>
                <w:b/>
                <w:bCs/>
                <w:color w:val="1976D2"/>
              </w:rPr>
              <w:t>STUDY</w:t>
            </w:r>
          </w:p>
          <w:p w14:paraId="616F8394" w14:textId="77777777" w:rsidR="001A20E6" w:rsidRDefault="00000000">
            <w:pPr>
              <w:pStyle w:val="TableCellTaskDetails"/>
            </w:pPr>
            <w:r>
              <w:t>• Revision - Reaction of society towards colonial rule (H03/11) — 30m</w:t>
            </w:r>
          </w:p>
          <w:p w14:paraId="0E17A846" w14:textId="77777777" w:rsidR="001A20E6" w:rsidRDefault="00000000">
            <w:pPr>
              <w:pStyle w:val="TableCellTaskBadge"/>
              <w:shd w:val="clear" w:color="auto" w:fill="FCE4EC"/>
            </w:pPr>
            <w:r>
              <w:rPr>
                <w:b/>
                <w:bCs/>
                <w:color w:val="C2185B"/>
              </w:rPr>
              <w:t>REVISION</w:t>
            </w:r>
          </w:p>
          <w:p w14:paraId="3C9F414C" w14:textId="77777777" w:rsidR="001A20E6" w:rsidRDefault="00000000">
            <w:pPr>
              <w:pStyle w:val="TableCellTaskDetails"/>
            </w:pPr>
            <w:r>
              <w:t>• Practice - Reaction of society towards colonial rule (H03/11) — 30m</w:t>
            </w:r>
          </w:p>
          <w:p w14:paraId="4498DF78"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7C1D6C9" w14:textId="77777777" w:rsidR="001A20E6" w:rsidRDefault="00000000">
            <w:pPr>
              <w:pStyle w:val="TableCellTaskSubject"/>
            </w:pPr>
            <w:r>
              <w:t>History-Modern</w:t>
            </w:r>
          </w:p>
          <w:p w14:paraId="2259AED8" w14:textId="77777777" w:rsidR="001A20E6" w:rsidRDefault="00000000">
            <w:pPr>
              <w:pStyle w:val="TableCellTaskDetails"/>
            </w:pPr>
            <w:r>
              <w:t>• Study - Colonial administration (H03/10) — 1h 30m</w:t>
            </w:r>
          </w:p>
          <w:p w14:paraId="6595556E" w14:textId="77777777" w:rsidR="001A20E6" w:rsidRDefault="00000000">
            <w:pPr>
              <w:pStyle w:val="TableCellTaskBadge"/>
              <w:shd w:val="clear" w:color="auto" w:fill="E3F2FD"/>
            </w:pPr>
            <w:r>
              <w:rPr>
                <w:b/>
                <w:bCs/>
                <w:color w:val="1976D2"/>
              </w:rPr>
              <w:t>STUDY</w:t>
            </w:r>
          </w:p>
          <w:p w14:paraId="2CFB494F" w14:textId="77777777" w:rsidR="001A20E6" w:rsidRDefault="00000000">
            <w:pPr>
              <w:pStyle w:val="TableCellTaskDetails"/>
            </w:pPr>
            <w:r>
              <w:t>• Revision - Role of women in Freedom struggle (H03/12) — 30m</w:t>
            </w:r>
          </w:p>
          <w:p w14:paraId="3F382834" w14:textId="77777777" w:rsidR="001A20E6" w:rsidRDefault="00000000">
            <w:pPr>
              <w:pStyle w:val="TableCellTaskBadge"/>
              <w:shd w:val="clear" w:color="auto" w:fill="FCE4EC"/>
            </w:pPr>
            <w:r>
              <w:rPr>
                <w:b/>
                <w:bCs/>
                <w:color w:val="C2185B"/>
              </w:rPr>
              <w:t>REVISION</w:t>
            </w:r>
          </w:p>
          <w:p w14:paraId="686B17D3" w14:textId="77777777" w:rsidR="001A20E6" w:rsidRDefault="00000000">
            <w:pPr>
              <w:pStyle w:val="TableCellTaskDetails"/>
            </w:pPr>
            <w:r>
              <w:t>• Practice - Role of women in Freedom struggle (H03/12) — 30m</w:t>
            </w:r>
          </w:p>
          <w:p w14:paraId="6F7DD7AF"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9C85334" w14:textId="77777777" w:rsidR="001A20E6" w:rsidRDefault="00000000">
            <w:pPr>
              <w:pStyle w:val="TableCellTaskSubject"/>
            </w:pPr>
            <w:r>
              <w:t>History-Modern</w:t>
            </w:r>
          </w:p>
          <w:p w14:paraId="252CCAAF" w14:textId="77777777" w:rsidR="001A20E6" w:rsidRDefault="00000000">
            <w:pPr>
              <w:pStyle w:val="TableCellTaskDetails"/>
            </w:pPr>
            <w:r>
              <w:t>• Study - Colonial administration (H03/10) — 1h</w:t>
            </w:r>
          </w:p>
          <w:p w14:paraId="4268586B" w14:textId="77777777" w:rsidR="001A20E6" w:rsidRDefault="00000000">
            <w:pPr>
              <w:pStyle w:val="TableCellTaskBadge"/>
              <w:shd w:val="clear" w:color="auto" w:fill="E3F2FD"/>
            </w:pPr>
            <w:r>
              <w:rPr>
                <w:b/>
                <w:bCs/>
                <w:color w:val="1976D2"/>
              </w:rPr>
              <w:t>STUDY</w:t>
            </w:r>
          </w:p>
          <w:p w14:paraId="3814C73B" w14:textId="77777777" w:rsidR="001A20E6" w:rsidRDefault="00000000">
            <w:pPr>
              <w:pStyle w:val="TableCellTaskDetails"/>
            </w:pPr>
            <w:r>
              <w:t>• Study - Reaction of society towards colonial rule (H03/11) — 30m</w:t>
            </w:r>
          </w:p>
          <w:p w14:paraId="102BEB6B" w14:textId="77777777" w:rsidR="001A20E6" w:rsidRDefault="00000000">
            <w:pPr>
              <w:pStyle w:val="TableCellTaskBadge"/>
              <w:shd w:val="clear" w:color="auto" w:fill="E3F2FD"/>
            </w:pPr>
            <w:r>
              <w:rPr>
                <w:b/>
                <w:bCs/>
                <w:color w:val="1976D2"/>
              </w:rPr>
              <w:t>STUDY</w:t>
            </w:r>
          </w:p>
          <w:p w14:paraId="7FF31832" w14:textId="77777777" w:rsidR="001A20E6" w:rsidRDefault="00000000">
            <w:pPr>
              <w:pStyle w:val="TableCellTaskDetails"/>
            </w:pPr>
            <w:r>
              <w:t>• Revision - Role of women in Freedom struggle (H03/12) — 30m</w:t>
            </w:r>
          </w:p>
          <w:p w14:paraId="2BF43C70" w14:textId="77777777" w:rsidR="001A20E6" w:rsidRDefault="00000000">
            <w:pPr>
              <w:pStyle w:val="TableCellTaskBadge"/>
              <w:shd w:val="clear" w:color="auto" w:fill="FCE4EC"/>
            </w:pPr>
            <w:r>
              <w:rPr>
                <w:b/>
                <w:bCs/>
                <w:color w:val="C2185B"/>
              </w:rPr>
              <w:t>REVISION</w:t>
            </w:r>
          </w:p>
          <w:p w14:paraId="53BF5B58" w14:textId="77777777" w:rsidR="001A20E6" w:rsidRDefault="00000000">
            <w:pPr>
              <w:pStyle w:val="TableCellTaskDetails"/>
            </w:pPr>
            <w:r>
              <w:t>• Practice - Role of women in Freedom struggle (H03/12) — 30m</w:t>
            </w:r>
          </w:p>
          <w:p w14:paraId="6F2023D2"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F0B1BDC" w14:textId="77777777" w:rsidR="001A20E6" w:rsidRDefault="00000000">
            <w:pPr>
              <w:pStyle w:val="TableCellTaskSubject"/>
            </w:pPr>
            <w:r>
              <w:t>History-Modern</w:t>
            </w:r>
          </w:p>
          <w:p w14:paraId="2838A868" w14:textId="77777777" w:rsidR="001A20E6" w:rsidRDefault="00000000">
            <w:pPr>
              <w:pStyle w:val="TableCellTaskDetails"/>
            </w:pPr>
            <w:r>
              <w:t>• Study - Reaction of society towards colonial rule (H03/11) — 1h 30m</w:t>
            </w:r>
          </w:p>
          <w:p w14:paraId="20A15D53" w14:textId="77777777" w:rsidR="001A20E6" w:rsidRDefault="00000000">
            <w:pPr>
              <w:pStyle w:val="TableCellTaskBadge"/>
              <w:shd w:val="clear" w:color="auto" w:fill="E3F2FD"/>
            </w:pPr>
            <w:r>
              <w:rPr>
                <w:b/>
                <w:bCs/>
                <w:color w:val="1976D2"/>
              </w:rPr>
              <w:t>STUDY</w:t>
            </w:r>
          </w:p>
          <w:p w14:paraId="6985EDD3" w14:textId="77777777" w:rsidR="001A20E6" w:rsidRDefault="00000000">
            <w:pPr>
              <w:pStyle w:val="TableCellTaskDetails"/>
            </w:pPr>
            <w:r>
              <w:t>• Revision - Communism and communalism (H03/13) — 30m</w:t>
            </w:r>
          </w:p>
          <w:p w14:paraId="5201AC17" w14:textId="77777777" w:rsidR="001A20E6" w:rsidRDefault="00000000">
            <w:pPr>
              <w:pStyle w:val="TableCellTaskBadge"/>
              <w:shd w:val="clear" w:color="auto" w:fill="FCE4EC"/>
            </w:pPr>
            <w:r>
              <w:rPr>
                <w:b/>
                <w:bCs/>
                <w:color w:val="C2185B"/>
              </w:rPr>
              <w:t>REVISION</w:t>
            </w:r>
          </w:p>
          <w:p w14:paraId="2533D289" w14:textId="77777777" w:rsidR="001A20E6" w:rsidRDefault="00000000">
            <w:pPr>
              <w:pStyle w:val="TableCellTaskDetails"/>
            </w:pPr>
            <w:r>
              <w:t>• Practice - Communism and communalism (H03/13) — 30m</w:t>
            </w:r>
          </w:p>
          <w:p w14:paraId="5020A5FD"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F8CBB0C" w14:textId="77777777" w:rsidR="001A20E6" w:rsidRDefault="00000000">
            <w:pPr>
              <w:pStyle w:val="TableCellTaskSubject"/>
            </w:pPr>
            <w:r>
              <w:t>History-Modern</w:t>
            </w:r>
          </w:p>
          <w:p w14:paraId="24F0708F" w14:textId="77777777" w:rsidR="001A20E6" w:rsidRDefault="00000000">
            <w:pPr>
              <w:pStyle w:val="TableCellTaskDetails"/>
            </w:pPr>
            <w:r>
              <w:t>• Study - Reaction of society towards colonial rule (H03/11) — 1h 30m</w:t>
            </w:r>
          </w:p>
          <w:p w14:paraId="371AF671" w14:textId="77777777" w:rsidR="001A20E6" w:rsidRDefault="00000000">
            <w:pPr>
              <w:pStyle w:val="TableCellTaskBadge"/>
              <w:shd w:val="clear" w:color="auto" w:fill="E3F2FD"/>
            </w:pPr>
            <w:r>
              <w:rPr>
                <w:b/>
                <w:bCs/>
                <w:color w:val="1976D2"/>
              </w:rPr>
              <w:t>STUDY</w:t>
            </w:r>
          </w:p>
          <w:p w14:paraId="206D1463" w14:textId="77777777" w:rsidR="001A20E6" w:rsidRDefault="00000000">
            <w:pPr>
              <w:pStyle w:val="TableCellTaskDetails"/>
            </w:pPr>
            <w:r>
              <w:t>• Revision - Communism and communalism (H03/13) — 30m</w:t>
            </w:r>
          </w:p>
          <w:p w14:paraId="13B3CA72" w14:textId="77777777" w:rsidR="001A20E6" w:rsidRDefault="00000000">
            <w:pPr>
              <w:pStyle w:val="TableCellTaskBadge"/>
              <w:shd w:val="clear" w:color="auto" w:fill="FCE4EC"/>
            </w:pPr>
            <w:r>
              <w:rPr>
                <w:b/>
                <w:bCs/>
                <w:color w:val="C2185B"/>
              </w:rPr>
              <w:t>REVISION</w:t>
            </w:r>
          </w:p>
          <w:p w14:paraId="736A3EE5" w14:textId="77777777" w:rsidR="001A20E6" w:rsidRDefault="00000000">
            <w:pPr>
              <w:pStyle w:val="TableCellTaskDetails"/>
            </w:pPr>
            <w:r>
              <w:t>• Practice - Communism and communalism (H03/13) — 30m</w:t>
            </w:r>
          </w:p>
          <w:p w14:paraId="4DFBBBF8"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4D66FEC5" w14:textId="77777777" w:rsidR="001A20E6" w:rsidRDefault="001A20E6"/>
        </w:tc>
      </w:tr>
    </w:tbl>
    <w:p w14:paraId="17CA1841" w14:textId="77777777" w:rsidR="001A20E6" w:rsidRDefault="001A20E6">
      <w:pPr>
        <w:spacing w:after="400"/>
      </w:pPr>
    </w:p>
    <w:p w14:paraId="3F11324F" w14:textId="77777777" w:rsidR="001A20E6" w:rsidRDefault="00000000">
      <w:pPr>
        <w:pStyle w:val="ResourceTitle"/>
      </w:pPr>
      <w:r>
        <w:t>📚 Resources for Mar 29 - Apr 04</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55F688E8" w14:textId="77777777">
        <w:tc>
          <w:tcPr>
            <w:tcW w:w="1650" w:type="pct"/>
            <w:tcBorders>
              <w:bottom w:val="single" w:sz="2" w:space="0" w:color="D1D5DB"/>
              <w:right w:val="single" w:sz="2" w:space="0" w:color="D1D5DB"/>
            </w:tcBorders>
            <w:tcMar>
              <w:top w:w="200" w:type="dxa"/>
              <w:left w:w="150" w:type="dxa"/>
              <w:bottom w:w="200" w:type="dxa"/>
              <w:right w:w="150" w:type="dxa"/>
            </w:tcMar>
          </w:tcPr>
          <w:p w14:paraId="11C3D020" w14:textId="77777777" w:rsidR="001A20E6" w:rsidRDefault="00000000">
            <w:pPr>
              <w:pStyle w:val="TableCellSubjectName"/>
            </w:pPr>
            <w:r>
              <w:t>Sociology</w:t>
            </w:r>
          </w:p>
          <w:p w14:paraId="201423C9" w14:textId="77777777" w:rsidR="001A20E6" w:rsidRDefault="00000000">
            <w:pPr>
              <w:pStyle w:val="TableCellCategoryTitle"/>
            </w:pPr>
            <w:r>
              <w:t>📝 Practice Materials</w:t>
            </w:r>
          </w:p>
          <w:p w14:paraId="3FAD866C" w14:textId="77777777" w:rsidR="001A20E6" w:rsidRDefault="00000000">
            <w:pPr>
              <w:pStyle w:val="TableCellResourceItem"/>
            </w:pPr>
            <w:r>
              <w:t>• La Excellence Sociology Material</w:t>
            </w:r>
          </w:p>
          <w:p w14:paraId="7F0AC41B" w14:textId="77777777" w:rsidR="001A20E6" w:rsidRDefault="00000000">
            <w:pPr>
              <w:pStyle w:val="TableCellResourceItem"/>
            </w:pPr>
            <w:r>
              <w:t>• Mains RRP + Prelims RRP</w:t>
            </w:r>
          </w:p>
          <w:p w14:paraId="5B124F12" w14:textId="77777777" w:rsidR="001A20E6" w:rsidRDefault="00000000">
            <w:pPr>
              <w:pStyle w:val="TableCellResourceItem"/>
            </w:pPr>
            <w:r>
              <w:t>• Prelims &amp; Mains Workbooks</w:t>
            </w:r>
          </w:p>
          <w:p w14:paraId="68704AC4" w14:textId="77777777" w:rsidR="001A20E6" w:rsidRDefault="00000000">
            <w:pPr>
              <w:pStyle w:val="TableCellResourceItem"/>
            </w:pPr>
            <w:r>
              <w:t>• Previous Year Question Papers</w:t>
            </w:r>
          </w:p>
          <w:p w14:paraId="36F12A41" w14:textId="77777777" w:rsidR="001A20E6" w:rsidRDefault="00000000">
            <w:pPr>
              <w:pStyle w:val="TableCellResourceItem"/>
            </w:pPr>
            <w:r>
              <w:t>• Mock Tests</w:t>
            </w:r>
          </w:p>
          <w:p w14:paraId="5CEECC6A" w14:textId="77777777" w:rsidR="001A20E6" w:rsidRDefault="00000000">
            <w:pPr>
              <w:pStyle w:val="TableCellResourceItem"/>
            </w:pPr>
            <w:r>
              <w:t>• La Excellence Indian Society Material</w:t>
            </w:r>
          </w:p>
          <w:p w14:paraId="5024DF51" w14:textId="77777777" w:rsidR="001A20E6" w:rsidRDefault="00000000">
            <w:pPr>
              <w:pStyle w:val="TableCellResourceItem"/>
            </w:pPr>
            <w:r>
              <w:t>• Mains Workbook - Paper I</w:t>
            </w:r>
          </w:p>
          <w:p w14:paraId="3197F3FA" w14:textId="77777777" w:rsidR="001A20E6" w:rsidRDefault="00000000">
            <w:pPr>
              <w:pStyle w:val="TableCellResourceItem"/>
            </w:pPr>
            <w:r>
              <w:t>• La Excellence Social Change Material</w:t>
            </w:r>
          </w:p>
          <w:p w14:paraId="2D779796" w14:textId="77777777" w:rsidR="001A20E6" w:rsidRDefault="00000000">
            <w:pPr>
              <w:pStyle w:val="TableCellResourceItem"/>
            </w:pPr>
            <w:r>
              <w:t>• Mains Workbook - Paper II</w:t>
            </w:r>
          </w:p>
          <w:p w14:paraId="5FFF2032" w14:textId="77777777" w:rsidR="001A20E6" w:rsidRDefault="00000000">
            <w:pPr>
              <w:pStyle w:val="TableCellResourceItem"/>
            </w:pPr>
            <w:r>
              <w:t>• La Excellence Sociology of Religion Material</w:t>
            </w:r>
          </w:p>
          <w:p w14:paraId="5982FBAC" w14:textId="77777777" w:rsidR="001A20E6" w:rsidRDefault="00000000">
            <w:pPr>
              <w:pStyle w:val="TableCellResourceItem"/>
            </w:pPr>
            <w:r>
              <w:t>• Mains Workbook</w:t>
            </w:r>
          </w:p>
          <w:p w14:paraId="10FDE9B4" w14:textId="77777777" w:rsidR="001A20E6" w:rsidRDefault="00000000">
            <w:pPr>
              <w:pStyle w:val="TableCellResourceItem"/>
            </w:pPr>
            <w:r>
              <w:t>• La Excellence Sociology of Education Material</w:t>
            </w:r>
          </w:p>
          <w:p w14:paraId="77FB474C" w14:textId="77777777" w:rsidR="001A20E6" w:rsidRDefault="00000000">
            <w:pPr>
              <w:pStyle w:val="TableCellResourceItem"/>
            </w:pPr>
            <w:r>
              <w:t>• Mains Workbook</w:t>
            </w:r>
          </w:p>
          <w:p w14:paraId="7DEB358D" w14:textId="77777777" w:rsidR="001A20E6" w:rsidRDefault="00000000">
            <w:pPr>
              <w:pStyle w:val="TableCellResourceItem"/>
            </w:pPr>
            <w:r>
              <w:t>• La Excellence Social Stratification Material</w:t>
            </w:r>
          </w:p>
          <w:p w14:paraId="437267AC" w14:textId="77777777" w:rsidR="001A20E6" w:rsidRDefault="00000000">
            <w:pPr>
              <w:pStyle w:val="TableCellResourceItem"/>
            </w:pPr>
            <w:r>
              <w:t>• Mains Workbook</w:t>
            </w:r>
          </w:p>
          <w:p w14:paraId="16FFF84B" w14:textId="77777777" w:rsidR="001A20E6" w:rsidRDefault="00000000">
            <w:pPr>
              <w:pStyle w:val="TableCellResourceItem"/>
            </w:pPr>
            <w:r>
              <w:t>• La Excellence Gender Studies Material</w:t>
            </w:r>
          </w:p>
          <w:p w14:paraId="74E521AC" w14:textId="77777777" w:rsidR="001A20E6" w:rsidRDefault="00000000">
            <w:pPr>
              <w:pStyle w:val="TableCellResourceItem"/>
            </w:pPr>
            <w:r>
              <w:t>• Mains Workbook</w:t>
            </w:r>
          </w:p>
          <w:p w14:paraId="1549A7D1" w14:textId="77777777" w:rsidR="001A20E6" w:rsidRDefault="00000000">
            <w:pPr>
              <w:pStyle w:val="TableCellResourceItem"/>
            </w:pPr>
            <w:r>
              <w:t>• La Excellence Urban Sociology Material</w:t>
            </w:r>
          </w:p>
          <w:p w14:paraId="45B7B8CB" w14:textId="77777777" w:rsidR="001A20E6" w:rsidRDefault="00000000">
            <w:pPr>
              <w:pStyle w:val="TableCellResourceItem"/>
            </w:pPr>
            <w:r>
              <w:t>• Mains Workbook</w:t>
            </w:r>
          </w:p>
          <w:p w14:paraId="3439229B" w14:textId="77777777" w:rsidR="001A20E6" w:rsidRDefault="00000000">
            <w:pPr>
              <w:pStyle w:val="TableCellResourceItem"/>
            </w:pPr>
            <w:r>
              <w:t>• La Excellence Rural Sociology Material</w:t>
            </w:r>
          </w:p>
          <w:p w14:paraId="0EF16C81" w14:textId="77777777" w:rsidR="001A20E6" w:rsidRDefault="00000000">
            <w:pPr>
              <w:pStyle w:val="TableCellResourceItem"/>
            </w:pPr>
            <w:r>
              <w:t>• Mains Workbook</w:t>
            </w:r>
          </w:p>
          <w:p w14:paraId="5EDC3C52" w14:textId="77777777" w:rsidR="001A20E6" w:rsidRDefault="00000000">
            <w:pPr>
              <w:pStyle w:val="TableCellResourceItem"/>
            </w:pPr>
            <w:r>
              <w:t>• La Excellence Social Movements Material</w:t>
            </w:r>
          </w:p>
          <w:p w14:paraId="4202FD1E" w14:textId="77777777" w:rsidR="001A20E6" w:rsidRDefault="00000000">
            <w:pPr>
              <w:pStyle w:val="TableCellResourceItem"/>
            </w:pPr>
            <w:r>
              <w:t>• Mains Workbook</w:t>
            </w:r>
          </w:p>
          <w:p w14:paraId="07B52DE3" w14:textId="77777777" w:rsidR="001A20E6" w:rsidRDefault="00000000">
            <w:pPr>
              <w:pStyle w:val="TableCellResourceItem"/>
            </w:pPr>
            <w:r>
              <w:t>• La Excellence Sociology of Health Material</w:t>
            </w:r>
          </w:p>
          <w:p w14:paraId="4CAE039A" w14:textId="77777777" w:rsidR="001A20E6" w:rsidRDefault="00000000">
            <w:pPr>
              <w:pStyle w:val="TableCellResourceItem"/>
            </w:pPr>
            <w:r>
              <w:t>• Mains Workbook</w:t>
            </w:r>
          </w:p>
          <w:p w14:paraId="4ACD163E" w14:textId="77777777" w:rsidR="001A20E6" w:rsidRDefault="00000000">
            <w:pPr>
              <w:pStyle w:val="TableCellResourceItem"/>
            </w:pPr>
            <w:r>
              <w:t>• La Excellence Sociology of Law Material</w:t>
            </w:r>
          </w:p>
          <w:p w14:paraId="38DB268F" w14:textId="77777777" w:rsidR="001A20E6" w:rsidRDefault="00000000">
            <w:pPr>
              <w:pStyle w:val="TableCellResourceItem"/>
            </w:pPr>
            <w:r>
              <w:t>• Mains Workbook</w:t>
            </w:r>
          </w:p>
          <w:p w14:paraId="4A631437" w14:textId="77777777" w:rsidR="001A20E6" w:rsidRDefault="00000000">
            <w:pPr>
              <w:pStyle w:val="TableCellResourceItem"/>
            </w:pPr>
            <w:r>
              <w:t>• La Excellence Sociology of Media Material</w:t>
            </w:r>
          </w:p>
          <w:p w14:paraId="560B5AC5" w14:textId="77777777" w:rsidR="001A20E6" w:rsidRDefault="00000000">
            <w:pPr>
              <w:pStyle w:val="TableCellResourceItem"/>
            </w:pPr>
            <w:r>
              <w:t>• Mains Workbook</w:t>
            </w:r>
          </w:p>
          <w:p w14:paraId="0CA61AC6" w14:textId="77777777" w:rsidR="001A20E6" w:rsidRDefault="00000000">
            <w:pPr>
              <w:pStyle w:val="TableCellResourceItem"/>
            </w:pPr>
            <w:r>
              <w:t>• La Excellence Sociology of Science Material</w:t>
            </w:r>
          </w:p>
          <w:p w14:paraId="5B5DE449" w14:textId="77777777" w:rsidR="001A20E6" w:rsidRDefault="00000000">
            <w:pPr>
              <w:pStyle w:val="TableCellResourceItem"/>
            </w:pPr>
            <w:r>
              <w:t>• Mains Workbook</w:t>
            </w:r>
          </w:p>
          <w:p w14:paraId="3C0BB3DD" w14:textId="77777777" w:rsidR="001A20E6" w:rsidRDefault="00000000">
            <w:pPr>
              <w:pStyle w:val="TableCellResourceItem"/>
            </w:pPr>
            <w:r>
              <w:t>• La Excellence Sociology of Environment Material</w:t>
            </w:r>
          </w:p>
          <w:p w14:paraId="27FFFBFB" w14:textId="77777777" w:rsidR="001A20E6" w:rsidRDefault="00000000">
            <w:pPr>
              <w:pStyle w:val="TableCellResourceItem"/>
            </w:pPr>
            <w:r>
              <w:t>• Mains Workbook</w:t>
            </w:r>
          </w:p>
          <w:p w14:paraId="227285BB" w14:textId="77777777" w:rsidR="001A20E6" w:rsidRDefault="00000000">
            <w:pPr>
              <w:pStyle w:val="TableCellResourceItem"/>
            </w:pPr>
            <w:r>
              <w:t>• La Excellence Sociology of Globalization Material</w:t>
            </w:r>
          </w:p>
          <w:p w14:paraId="1E811D98" w14:textId="77777777" w:rsidR="001A20E6" w:rsidRDefault="00000000">
            <w:pPr>
              <w:pStyle w:val="TableCellResourceItem"/>
            </w:pPr>
            <w:r>
              <w:t>• Mains Workbook</w:t>
            </w:r>
          </w:p>
          <w:p w14:paraId="5A590EB5" w14:textId="77777777" w:rsidR="001A20E6" w:rsidRDefault="00000000">
            <w:pPr>
              <w:pStyle w:val="TableCellResourceItem"/>
            </w:pPr>
            <w:r>
              <w:t>• La Excellence Sociology of Work Material</w:t>
            </w:r>
          </w:p>
          <w:p w14:paraId="25962254" w14:textId="77777777" w:rsidR="001A20E6" w:rsidRDefault="00000000">
            <w:pPr>
              <w:pStyle w:val="TableCellResourceItem"/>
            </w:pPr>
            <w:r>
              <w:t>• Mains Workbook</w:t>
            </w:r>
          </w:p>
          <w:p w14:paraId="0BAFAB90" w14:textId="77777777" w:rsidR="001A20E6" w:rsidRDefault="00000000">
            <w:pPr>
              <w:pStyle w:val="TableCellCategoryTitle"/>
            </w:pPr>
            <w:r>
              <w:t>📰 Current Affairs</w:t>
            </w:r>
          </w:p>
          <w:p w14:paraId="6D556BE2" w14:textId="77777777" w:rsidR="001A20E6" w:rsidRDefault="00000000">
            <w:pPr>
              <w:pStyle w:val="TableCellResourceItem"/>
            </w:pPr>
            <w:r>
              <w:t>• Indian Sociological Review</w:t>
            </w:r>
          </w:p>
          <w:p w14:paraId="01189C44" w14:textId="77777777" w:rsidR="001A20E6" w:rsidRDefault="00000000">
            <w:pPr>
              <w:pStyle w:val="TableCellResourceItem"/>
            </w:pPr>
            <w:r>
              <w:t>• Economic and Political Weekly (EPW)</w:t>
            </w:r>
          </w:p>
          <w:p w14:paraId="282F840B" w14:textId="77777777" w:rsidR="001A20E6" w:rsidRDefault="00000000">
            <w:pPr>
              <w:pStyle w:val="TableCellResourceItem"/>
            </w:pPr>
            <w:r>
              <w:t>• Newspapers (The Hindu, Indian Express - Social issues)</w:t>
            </w:r>
          </w:p>
          <w:p w14:paraId="41E95B56" w14:textId="77777777" w:rsidR="001A20E6" w:rsidRDefault="00000000">
            <w:pPr>
              <w:pStyle w:val="TableCellResourceItem"/>
            </w:pPr>
            <w:r>
              <w:t>• Yojana Magazine</w:t>
            </w:r>
          </w:p>
          <w:p w14:paraId="3061C035" w14:textId="77777777" w:rsidR="001A20E6" w:rsidRDefault="00000000">
            <w:pPr>
              <w:pStyle w:val="TableCellResourceItem"/>
            </w:pPr>
            <w:r>
              <w:t>• Kurukshetra Magazine</w:t>
            </w:r>
          </w:p>
          <w:p w14:paraId="311777D6" w14:textId="77777777" w:rsidR="001A20E6" w:rsidRDefault="00000000">
            <w:pPr>
              <w:pStyle w:val="TableCellResourceItem"/>
            </w:pPr>
            <w:r>
              <w:t>• Social Watch India Reports</w:t>
            </w:r>
          </w:p>
          <w:p w14:paraId="6C5D2AA0" w14:textId="77777777" w:rsidR="001A20E6" w:rsidRDefault="00000000">
            <w:pPr>
              <w:pStyle w:val="TableCellResourceItem"/>
            </w:pPr>
            <w:r>
              <w:t>• NSSO Reports</w:t>
            </w:r>
          </w:p>
          <w:p w14:paraId="4D392CD1" w14:textId="77777777" w:rsidR="001A20E6" w:rsidRDefault="00000000">
            <w:pPr>
              <w:pStyle w:val="TableCellResourceItem"/>
            </w:pPr>
            <w:r>
              <w:t>• NFHS Reports</w:t>
            </w:r>
          </w:p>
          <w:p w14:paraId="25792EF6" w14:textId="77777777" w:rsidR="001A20E6" w:rsidRDefault="00000000">
            <w:pPr>
              <w:pStyle w:val="TableCellResourceItem"/>
            </w:pPr>
            <w:r>
              <w:t>• EPW Articles on Indian Society</w:t>
            </w:r>
          </w:p>
          <w:p w14:paraId="350B4F76" w14:textId="77777777" w:rsidR="001A20E6" w:rsidRDefault="00000000">
            <w:pPr>
              <w:pStyle w:val="TableCellResourceItem"/>
            </w:pPr>
            <w:r>
              <w:t>• Census Reports</w:t>
            </w:r>
          </w:p>
          <w:p w14:paraId="0DF42F46" w14:textId="77777777" w:rsidR="001A20E6" w:rsidRDefault="00000000">
            <w:pPr>
              <w:pStyle w:val="TableCellResourceItem"/>
            </w:pPr>
            <w:r>
              <w:t>• Social Development Reports</w:t>
            </w:r>
          </w:p>
          <w:p w14:paraId="6BC635E4" w14:textId="77777777" w:rsidR="001A20E6" w:rsidRDefault="00000000">
            <w:pPr>
              <w:pStyle w:val="TableCellResourceItem"/>
            </w:pPr>
            <w:r>
              <w:t>• Planning Commission Reports</w:t>
            </w:r>
          </w:p>
          <w:p w14:paraId="2E0E6523" w14:textId="77777777" w:rsidR="001A20E6" w:rsidRDefault="00000000">
            <w:pPr>
              <w:pStyle w:val="TableCellResourceItem"/>
            </w:pPr>
            <w:r>
              <w:t>• NITI Aayog Reports</w:t>
            </w:r>
          </w:p>
          <w:p w14:paraId="794ACC8C" w14:textId="77777777" w:rsidR="001A20E6" w:rsidRDefault="00000000">
            <w:pPr>
              <w:pStyle w:val="TableCellResourceItem"/>
            </w:pPr>
            <w:r>
              <w:t>• World Bank Reports on India</w:t>
            </w:r>
          </w:p>
          <w:p w14:paraId="45961916" w14:textId="77777777" w:rsidR="001A20E6" w:rsidRDefault="00000000">
            <w:pPr>
              <w:pStyle w:val="TableCellResourceItem"/>
            </w:pPr>
            <w:r>
              <w:t>• Religious Demographics Reports</w:t>
            </w:r>
          </w:p>
          <w:p w14:paraId="2A4D2EFF" w14:textId="77777777" w:rsidR="001A20E6" w:rsidRDefault="00000000">
            <w:pPr>
              <w:pStyle w:val="TableCellResourceItem"/>
            </w:pPr>
            <w:r>
              <w:t>• Minority Commission Reports</w:t>
            </w:r>
          </w:p>
          <w:p w14:paraId="6E10A37B" w14:textId="77777777" w:rsidR="001A20E6" w:rsidRDefault="00000000">
            <w:pPr>
              <w:pStyle w:val="TableCellResourceItem"/>
            </w:pPr>
            <w:r>
              <w:t>• ASER Reports</w:t>
            </w:r>
          </w:p>
          <w:p w14:paraId="0F5CA464" w14:textId="77777777" w:rsidR="001A20E6" w:rsidRDefault="00000000">
            <w:pPr>
              <w:pStyle w:val="TableCellResourceItem"/>
            </w:pPr>
            <w:r>
              <w:t>• NEP 2020</w:t>
            </w:r>
          </w:p>
          <w:p w14:paraId="701B49CC" w14:textId="77777777" w:rsidR="001A20E6" w:rsidRDefault="00000000">
            <w:pPr>
              <w:pStyle w:val="TableCellResourceItem"/>
            </w:pPr>
            <w:r>
              <w:t>• Education Statistics Reports</w:t>
            </w:r>
          </w:p>
          <w:p w14:paraId="61EAFD29" w14:textId="77777777" w:rsidR="001A20E6" w:rsidRDefault="00000000">
            <w:pPr>
              <w:pStyle w:val="TableCellResourceItem"/>
            </w:pPr>
            <w:r>
              <w:t>• Sachar Committee Report</w:t>
            </w:r>
          </w:p>
          <w:p w14:paraId="0EFEF6DF" w14:textId="77777777" w:rsidR="001A20E6" w:rsidRDefault="00000000">
            <w:pPr>
              <w:pStyle w:val="TableCellResourceItem"/>
            </w:pPr>
            <w:r>
              <w:t>• Mandal Commission Report</w:t>
            </w:r>
          </w:p>
          <w:p w14:paraId="66518ED8" w14:textId="77777777" w:rsidR="001A20E6" w:rsidRDefault="00000000">
            <w:pPr>
              <w:pStyle w:val="TableCellResourceItem"/>
            </w:pPr>
            <w:r>
              <w:t>• Caste Census Data</w:t>
            </w:r>
          </w:p>
          <w:p w14:paraId="61E1D965" w14:textId="77777777" w:rsidR="001A20E6" w:rsidRDefault="00000000">
            <w:pPr>
              <w:pStyle w:val="TableCellResourceItem"/>
            </w:pPr>
            <w:r>
              <w:t>• Gender Budget Reports</w:t>
            </w:r>
          </w:p>
          <w:p w14:paraId="305DEB3B" w14:textId="77777777" w:rsidR="001A20E6" w:rsidRDefault="00000000">
            <w:pPr>
              <w:pStyle w:val="TableCellResourceItem"/>
            </w:pPr>
            <w:r>
              <w:t>• Women and Child Development Ministry Reports</w:t>
            </w:r>
          </w:p>
          <w:p w14:paraId="1E1613B9" w14:textId="77777777" w:rsidR="001A20E6" w:rsidRDefault="00000000">
            <w:pPr>
              <w:pStyle w:val="TableCellResourceItem"/>
            </w:pPr>
            <w:r>
              <w:t>• NFHS Gender Data</w:t>
            </w:r>
          </w:p>
          <w:p w14:paraId="4FFF5927" w14:textId="77777777" w:rsidR="001A20E6" w:rsidRDefault="00000000">
            <w:pPr>
              <w:pStyle w:val="TableCellResourceItem"/>
            </w:pPr>
            <w:r>
              <w:t>• Census Urban Data</w:t>
            </w:r>
          </w:p>
          <w:p w14:paraId="120C08CF" w14:textId="77777777" w:rsidR="001A20E6" w:rsidRDefault="00000000">
            <w:pPr>
              <w:pStyle w:val="TableCellResourceItem"/>
            </w:pPr>
            <w:r>
              <w:t>• Smart Cities Mission Reports</w:t>
            </w:r>
          </w:p>
          <w:p w14:paraId="72BAA64B" w14:textId="77777777" w:rsidR="001A20E6" w:rsidRDefault="00000000">
            <w:pPr>
              <w:pStyle w:val="TableCellResourceItem"/>
            </w:pPr>
            <w:r>
              <w:t>• Urban Development Ministry Reports</w:t>
            </w:r>
          </w:p>
          <w:p w14:paraId="7D8A74D1" w14:textId="77777777" w:rsidR="001A20E6" w:rsidRDefault="00000000">
            <w:pPr>
              <w:pStyle w:val="TableCellResourceItem"/>
            </w:pPr>
            <w:r>
              <w:t>• Rural Development Ministry Reports</w:t>
            </w:r>
          </w:p>
          <w:p w14:paraId="43B07395" w14:textId="77777777" w:rsidR="001A20E6" w:rsidRDefault="00000000">
            <w:pPr>
              <w:pStyle w:val="TableCellResourceItem"/>
            </w:pPr>
            <w:r>
              <w:t>• MGNREGA Reports</w:t>
            </w:r>
          </w:p>
          <w:p w14:paraId="634EE621" w14:textId="77777777" w:rsidR="001A20E6" w:rsidRDefault="00000000">
            <w:pPr>
              <w:pStyle w:val="TableCellResourceItem"/>
            </w:pPr>
            <w:r>
              <w:t>• Panchayati Raj Statistics</w:t>
            </w:r>
          </w:p>
          <w:p w14:paraId="64DF795F" w14:textId="77777777" w:rsidR="001A20E6" w:rsidRDefault="00000000">
            <w:pPr>
              <w:pStyle w:val="TableCellResourceItem"/>
            </w:pPr>
            <w:r>
              <w:t>• Social Movement Case Studies</w:t>
            </w:r>
          </w:p>
          <w:p w14:paraId="6C40153D" w14:textId="77777777" w:rsidR="001A20E6" w:rsidRDefault="00000000">
            <w:pPr>
              <w:pStyle w:val="TableCellResourceItem"/>
            </w:pPr>
            <w:r>
              <w:t>• Civil Society Reports</w:t>
            </w:r>
          </w:p>
          <w:p w14:paraId="717BBC4B" w14:textId="77777777" w:rsidR="001A20E6" w:rsidRDefault="00000000">
            <w:pPr>
              <w:pStyle w:val="TableCellResourceItem"/>
            </w:pPr>
            <w:r>
              <w:t>• Human Rights Reports</w:t>
            </w:r>
          </w:p>
          <w:p w14:paraId="32F3821B" w14:textId="77777777" w:rsidR="001A20E6" w:rsidRDefault="00000000">
            <w:pPr>
              <w:pStyle w:val="TableCellResourceItem"/>
            </w:pPr>
            <w:r>
              <w:t>• Health Ministry Reports</w:t>
            </w:r>
          </w:p>
          <w:p w14:paraId="42D31F33" w14:textId="77777777" w:rsidR="001A20E6" w:rsidRDefault="00000000">
            <w:pPr>
              <w:pStyle w:val="TableCellResourceItem"/>
            </w:pPr>
            <w:r>
              <w:t>• WHO Reports on India</w:t>
            </w:r>
          </w:p>
          <w:p w14:paraId="3860B5C1" w14:textId="77777777" w:rsidR="001A20E6" w:rsidRDefault="00000000">
            <w:pPr>
              <w:pStyle w:val="TableCellResourceItem"/>
            </w:pPr>
            <w:r>
              <w:t>• Ayushman Bharat Reports</w:t>
            </w:r>
          </w:p>
          <w:p w14:paraId="712978DD" w14:textId="77777777" w:rsidR="001A20E6" w:rsidRDefault="00000000">
            <w:pPr>
              <w:pStyle w:val="TableCellResourceItem"/>
            </w:pPr>
            <w:r>
              <w:t>• Law Commission Reports</w:t>
            </w:r>
          </w:p>
          <w:p w14:paraId="5F0EA8A0" w14:textId="77777777" w:rsidR="001A20E6" w:rsidRDefault="00000000">
            <w:pPr>
              <w:pStyle w:val="TableCellResourceItem"/>
            </w:pPr>
            <w:r>
              <w:t>• Supreme Court Judgments</w:t>
            </w:r>
          </w:p>
          <w:p w14:paraId="5067E302" w14:textId="77777777" w:rsidR="001A20E6" w:rsidRDefault="00000000">
            <w:pPr>
              <w:pStyle w:val="TableCellResourceItem"/>
            </w:pPr>
            <w:r>
              <w:t>• Legal Aid Reports</w:t>
            </w:r>
          </w:p>
          <w:p w14:paraId="3C7C983F" w14:textId="77777777" w:rsidR="001A20E6" w:rsidRDefault="00000000">
            <w:pPr>
              <w:pStyle w:val="TableCellResourceItem"/>
            </w:pPr>
            <w:r>
              <w:t>• Media Reports</w:t>
            </w:r>
          </w:p>
          <w:p w14:paraId="12E97E88" w14:textId="77777777" w:rsidR="001A20E6" w:rsidRDefault="00000000">
            <w:pPr>
              <w:pStyle w:val="TableCellResourceItem"/>
            </w:pPr>
            <w:r>
              <w:t>• Broadcasting Ministry Reports</w:t>
            </w:r>
          </w:p>
          <w:p w14:paraId="22A7F27D" w14:textId="77777777" w:rsidR="001A20E6" w:rsidRDefault="00000000">
            <w:pPr>
              <w:pStyle w:val="TableCellResourceItem"/>
            </w:pPr>
            <w:r>
              <w:t>• Social Media Impact Studies</w:t>
            </w:r>
          </w:p>
          <w:p w14:paraId="200E590A" w14:textId="77777777" w:rsidR="001A20E6" w:rsidRDefault="00000000">
            <w:pPr>
              <w:pStyle w:val="TableCellResourceItem"/>
            </w:pPr>
            <w:r>
              <w:t>• Science and Technology Ministry Reports</w:t>
            </w:r>
          </w:p>
          <w:p w14:paraId="617A8DE0" w14:textId="77777777" w:rsidR="001A20E6" w:rsidRDefault="00000000">
            <w:pPr>
              <w:pStyle w:val="TableCellResourceItem"/>
            </w:pPr>
            <w:r>
              <w:t>• ISRO Reports</w:t>
            </w:r>
          </w:p>
          <w:p w14:paraId="35A1C1E3" w14:textId="77777777" w:rsidR="001A20E6" w:rsidRDefault="00000000">
            <w:pPr>
              <w:pStyle w:val="TableCellResourceItem"/>
            </w:pPr>
            <w:r>
              <w:t>• Digital India Reports</w:t>
            </w:r>
          </w:p>
          <w:p w14:paraId="1997F071" w14:textId="77777777" w:rsidR="001A20E6" w:rsidRDefault="00000000">
            <w:pPr>
              <w:pStyle w:val="TableCellResourceItem"/>
            </w:pPr>
            <w:r>
              <w:t>• Environment Ministry Reports</w:t>
            </w:r>
          </w:p>
          <w:p w14:paraId="74EFE3C2" w14:textId="77777777" w:rsidR="001A20E6" w:rsidRDefault="00000000">
            <w:pPr>
              <w:pStyle w:val="TableCellResourceItem"/>
            </w:pPr>
            <w:r>
              <w:t>• Climate Change Reports</w:t>
            </w:r>
          </w:p>
          <w:p w14:paraId="320178F9" w14:textId="77777777" w:rsidR="001A20E6" w:rsidRDefault="00000000">
            <w:pPr>
              <w:pStyle w:val="TableCellResourceItem"/>
            </w:pPr>
            <w:r>
              <w:t>• Sustainable Development Reports</w:t>
            </w:r>
          </w:p>
          <w:p w14:paraId="7D8AA6B8" w14:textId="77777777" w:rsidR="001A20E6" w:rsidRDefault="00000000">
            <w:pPr>
              <w:pStyle w:val="TableCellResourceItem"/>
            </w:pPr>
            <w:r>
              <w:t>• WTO Reports</w:t>
            </w:r>
          </w:p>
          <w:p w14:paraId="4B2ADEDF" w14:textId="77777777" w:rsidR="001A20E6" w:rsidRDefault="00000000">
            <w:pPr>
              <w:pStyle w:val="TableCellResourceItem"/>
            </w:pPr>
            <w:r>
              <w:t>• Globalization Impact Studies</w:t>
            </w:r>
          </w:p>
          <w:p w14:paraId="46B4FEC8" w14:textId="77777777" w:rsidR="001A20E6" w:rsidRDefault="00000000">
            <w:pPr>
              <w:pStyle w:val="TableCellResourceItem"/>
            </w:pPr>
            <w:r>
              <w:t>• International Migration Reports</w:t>
            </w:r>
          </w:p>
          <w:p w14:paraId="289F1C78" w14:textId="77777777" w:rsidR="001A20E6" w:rsidRDefault="00000000">
            <w:pPr>
              <w:pStyle w:val="TableCellResourceItem"/>
            </w:pPr>
            <w:r>
              <w:t>• Labor Ministry Reports</w:t>
            </w:r>
          </w:p>
          <w:p w14:paraId="7B13EAF3" w14:textId="77777777" w:rsidR="001A20E6" w:rsidRDefault="00000000">
            <w:pPr>
              <w:pStyle w:val="TableCellResourceItem"/>
            </w:pPr>
            <w:r>
              <w:t>• Industrial Relations Reports</w:t>
            </w:r>
          </w:p>
          <w:p w14:paraId="462977CB"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3FE588D4" w14:textId="77777777" w:rsidR="001A20E6" w:rsidRDefault="00000000">
            <w:pPr>
              <w:pStyle w:val="TableCellSubjectName"/>
            </w:pPr>
            <w:r>
              <w:t>History-Modern</w:t>
            </w:r>
          </w:p>
          <w:p w14:paraId="63BEFDF0" w14:textId="77777777" w:rsidR="001A20E6" w:rsidRDefault="00000000">
            <w:pPr>
              <w:pStyle w:val="TableCellCategoryTitle"/>
            </w:pPr>
            <w:r>
              <w:t>📚 Primary Books</w:t>
            </w:r>
          </w:p>
          <w:p w14:paraId="3120C09F" w14:textId="77777777" w:rsidR="001A20E6" w:rsidRDefault="00000000">
            <w:pPr>
              <w:pStyle w:val="TableCellResourceItem"/>
            </w:pPr>
            <w:r>
              <w:t>• NCERT Class VIII - Our Past - III - How, When and Where</w:t>
            </w:r>
          </w:p>
          <w:p w14:paraId="508A64D5" w14:textId="77777777" w:rsidR="001A20E6" w:rsidRDefault="00000000">
            <w:pPr>
              <w:pStyle w:val="TableCellResourceItem"/>
            </w:pPr>
            <w:r>
              <w:t>• Old NCERT - Modern India by Bipan Chandra - The Decline of the Mughal Empire</w:t>
            </w:r>
          </w:p>
          <w:p w14:paraId="684B2DBF" w14:textId="77777777" w:rsidR="001A20E6" w:rsidRDefault="00000000">
            <w:pPr>
              <w:pStyle w:val="TableCellCategoryTitle"/>
            </w:pPr>
            <w:r>
              <w:t>📝 Practice Materials</w:t>
            </w:r>
          </w:p>
          <w:p w14:paraId="2726E795" w14:textId="77777777" w:rsidR="001A20E6" w:rsidRDefault="00000000">
            <w:pPr>
              <w:pStyle w:val="TableCellResourceItem"/>
            </w:pPr>
            <w:r>
              <w:t>• La Excellence Modern History Material</w:t>
            </w:r>
          </w:p>
          <w:p w14:paraId="1A8F07E3" w14:textId="77777777" w:rsidR="001A20E6" w:rsidRDefault="00000000">
            <w:pPr>
              <w:pStyle w:val="TableCellResourceItem"/>
            </w:pPr>
            <w:r>
              <w:t>• Prelims &amp; Mains Workbooks</w:t>
            </w:r>
          </w:p>
          <w:p w14:paraId="7C2E5140" w14:textId="77777777" w:rsidR="001A20E6" w:rsidRDefault="00000000">
            <w:pPr>
              <w:pStyle w:val="TableCellCategoryTitle"/>
            </w:pPr>
            <w:r>
              <w:t>📰 Current Affairs</w:t>
            </w:r>
          </w:p>
          <w:p w14:paraId="17EFF086" w14:textId="77777777" w:rsidR="001A20E6" w:rsidRDefault="00000000">
            <w:pPr>
              <w:pStyle w:val="TableCellResourceItem"/>
            </w:pPr>
            <w:r>
              <w:t>• Newspapers (IE – Explained History columns)</w:t>
            </w:r>
          </w:p>
        </w:tc>
        <w:tc>
          <w:tcPr>
            <w:tcW w:w="1650" w:type="pct"/>
          </w:tcPr>
          <w:p w14:paraId="6AEB0A49" w14:textId="77777777" w:rsidR="001A20E6" w:rsidRDefault="001A20E6"/>
        </w:tc>
      </w:tr>
    </w:tbl>
    <w:p w14:paraId="6DEF05D1"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2AFC5165" w14:textId="77777777">
        <w:tc>
          <w:tcPr>
            <w:tcW w:w="2500" w:type="pct"/>
            <w:tcMar>
              <w:top w:w="0" w:type="dxa"/>
              <w:left w:w="0" w:type="dxa"/>
              <w:bottom w:w="0" w:type="dxa"/>
              <w:right w:w="0" w:type="dxa"/>
            </w:tcMar>
          </w:tcPr>
          <w:p w14:paraId="05BF2574" w14:textId="77777777" w:rsidR="001A20E6" w:rsidRDefault="00000000">
            <w:pPr>
              <w:pStyle w:val="MonthTitle"/>
            </w:pPr>
            <w:r>
              <w:rPr>
                <w:color w:val="15803D"/>
              </w:rPr>
              <w:t>APRIL 2026</w:t>
            </w:r>
          </w:p>
        </w:tc>
        <w:tc>
          <w:tcPr>
            <w:tcW w:w="2500" w:type="pct"/>
            <w:tcMar>
              <w:top w:w="0" w:type="dxa"/>
              <w:left w:w="0" w:type="dxa"/>
              <w:bottom w:w="0" w:type="dxa"/>
              <w:right w:w="0" w:type="dxa"/>
            </w:tcMar>
          </w:tcPr>
          <w:p w14:paraId="110C96A7" w14:textId="77777777" w:rsidR="001A20E6" w:rsidRDefault="00000000">
            <w:pPr>
              <w:pStyle w:val="CycleName"/>
            </w:pPr>
            <w:commentRangeStart w:id="48"/>
            <w:r>
              <w:rPr>
                <w:color w:val="15803D"/>
              </w:rPr>
              <w:t>C2</w:t>
            </w:r>
            <w:commentRangeEnd w:id="48"/>
            <w:r w:rsidR="009E69A9">
              <w:rPr>
                <w:rStyle w:val="CommentReference"/>
                <w:rFonts w:ascii="Times New Roman" w:eastAsia="Times New Roman" w:hAnsi="Times New Roman" w:cs="Times New Roman"/>
                <w:b w:val="0"/>
                <w:bCs w:val="0"/>
                <w:color w:val="auto"/>
              </w:rPr>
              <w:commentReference w:id="48"/>
            </w:r>
          </w:p>
        </w:tc>
      </w:tr>
    </w:tbl>
    <w:p w14:paraId="2CCB6988" w14:textId="327BBF61" w:rsidR="001A20E6" w:rsidRDefault="009E3968">
      <w:pPr>
        <w:spacing w:after="400"/>
      </w:pPr>
      <w:ins w:id="49" w:author="kalyan inampudi" w:date="2025-10-29T20:53:00Z" w16du:dateUtc="2025-10-29T15:23:00Z">
        <w:r>
          <w:t xml:space="preserve">Sociology  ends on April 21… </w:t>
        </w:r>
      </w:ins>
      <w:ins w:id="50" w:author="kalyan inampudi" w:date="2025-10-29T20:54:00Z" w16du:dateUtc="2025-10-29T15:24:00Z">
        <w:r w:rsidR="000F71FA">
          <w:t xml:space="preserve">and resumes on oct 26 ? </w:t>
        </w:r>
      </w:ins>
      <w:ins w:id="51" w:author="kalyan inampudi" w:date="2025-10-29T20:55:00Z" w16du:dateUtc="2025-10-29T15:25:00Z">
        <w:r w:rsidR="000F71FA">
          <w:t xml:space="preserve">did </w:t>
        </w:r>
      </w:ins>
      <w:ins w:id="52" w:author="kalyan inampudi" w:date="2025-10-29T20:54:00Z" w16du:dateUtc="2025-10-29T15:24:00Z">
        <w:r w:rsidR="000F71FA">
          <w:t xml:space="preserve">I missing some discussion or logic here ? </w:t>
        </w:r>
      </w:ins>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66973328" w14:textId="77777777">
        <w:tc>
          <w:tcPr>
            <w:tcW w:w="700" w:type="pct"/>
            <w:shd w:val="clear" w:color="auto" w:fill="F8F9FA"/>
            <w:tcMar>
              <w:top w:w="200" w:type="dxa"/>
              <w:left w:w="100" w:type="dxa"/>
              <w:bottom w:w="200" w:type="dxa"/>
              <w:right w:w="100" w:type="dxa"/>
            </w:tcMar>
          </w:tcPr>
          <w:p w14:paraId="129C5815" w14:textId="77777777" w:rsidR="001A20E6" w:rsidRDefault="00000000">
            <w:pPr>
              <w:pStyle w:val="TableCellCalendarHeader"/>
            </w:pPr>
            <w:r>
              <w:t>Sunday</w:t>
            </w:r>
          </w:p>
        </w:tc>
        <w:tc>
          <w:tcPr>
            <w:tcW w:w="700" w:type="pct"/>
            <w:shd w:val="clear" w:color="auto" w:fill="F8F9FA"/>
            <w:tcMar>
              <w:top w:w="200" w:type="dxa"/>
              <w:left w:w="100" w:type="dxa"/>
              <w:bottom w:w="200" w:type="dxa"/>
              <w:right w:w="100" w:type="dxa"/>
            </w:tcMar>
          </w:tcPr>
          <w:p w14:paraId="12EBD0A8" w14:textId="77777777" w:rsidR="001A20E6" w:rsidRDefault="00000000">
            <w:pPr>
              <w:pStyle w:val="TableCellCalendarHeader"/>
            </w:pPr>
            <w:r>
              <w:t>Monday</w:t>
            </w:r>
          </w:p>
        </w:tc>
        <w:tc>
          <w:tcPr>
            <w:tcW w:w="700" w:type="pct"/>
            <w:shd w:val="clear" w:color="auto" w:fill="F8F9FA"/>
            <w:tcMar>
              <w:top w:w="200" w:type="dxa"/>
              <w:left w:w="100" w:type="dxa"/>
              <w:bottom w:w="200" w:type="dxa"/>
              <w:right w:w="100" w:type="dxa"/>
            </w:tcMar>
          </w:tcPr>
          <w:p w14:paraId="7BB08B41" w14:textId="77777777" w:rsidR="001A20E6" w:rsidRDefault="00000000">
            <w:pPr>
              <w:pStyle w:val="TableCellCalendarHeader"/>
            </w:pPr>
            <w:r>
              <w:t>Tuesday</w:t>
            </w:r>
          </w:p>
        </w:tc>
        <w:tc>
          <w:tcPr>
            <w:tcW w:w="700" w:type="pct"/>
            <w:shd w:val="clear" w:color="auto" w:fill="F8F9FA"/>
            <w:tcMar>
              <w:top w:w="200" w:type="dxa"/>
              <w:left w:w="100" w:type="dxa"/>
              <w:bottom w:w="200" w:type="dxa"/>
              <w:right w:w="100" w:type="dxa"/>
            </w:tcMar>
          </w:tcPr>
          <w:p w14:paraId="3EDB2EBB" w14:textId="77777777" w:rsidR="001A20E6" w:rsidRDefault="00000000">
            <w:pPr>
              <w:pStyle w:val="TableCellCalendarHeader"/>
            </w:pPr>
            <w:r>
              <w:t>Wednesday</w:t>
            </w:r>
          </w:p>
        </w:tc>
        <w:tc>
          <w:tcPr>
            <w:tcW w:w="700" w:type="pct"/>
            <w:shd w:val="clear" w:color="auto" w:fill="F8F9FA"/>
            <w:tcMar>
              <w:top w:w="200" w:type="dxa"/>
              <w:left w:w="100" w:type="dxa"/>
              <w:bottom w:w="200" w:type="dxa"/>
              <w:right w:w="100" w:type="dxa"/>
            </w:tcMar>
          </w:tcPr>
          <w:p w14:paraId="799C87FC" w14:textId="77777777" w:rsidR="001A20E6" w:rsidRDefault="00000000">
            <w:pPr>
              <w:pStyle w:val="TableCellCalendarHeader"/>
            </w:pPr>
            <w:r>
              <w:t>Thursday</w:t>
            </w:r>
          </w:p>
        </w:tc>
        <w:tc>
          <w:tcPr>
            <w:tcW w:w="700" w:type="pct"/>
            <w:shd w:val="clear" w:color="auto" w:fill="F8F9FA"/>
            <w:tcMar>
              <w:top w:w="200" w:type="dxa"/>
              <w:left w:w="100" w:type="dxa"/>
              <w:bottom w:w="200" w:type="dxa"/>
              <w:right w:w="100" w:type="dxa"/>
            </w:tcMar>
          </w:tcPr>
          <w:p w14:paraId="0519B667" w14:textId="77777777" w:rsidR="001A20E6" w:rsidRDefault="00000000">
            <w:pPr>
              <w:pStyle w:val="TableCellCalendarHeader"/>
            </w:pPr>
            <w:r>
              <w:t>Friday</w:t>
            </w:r>
          </w:p>
        </w:tc>
        <w:tc>
          <w:tcPr>
            <w:tcW w:w="700" w:type="pct"/>
            <w:shd w:val="clear" w:color="auto" w:fill="F8F9FA"/>
            <w:tcMar>
              <w:top w:w="200" w:type="dxa"/>
              <w:left w:w="100" w:type="dxa"/>
              <w:bottom w:w="200" w:type="dxa"/>
              <w:right w:w="100" w:type="dxa"/>
            </w:tcMar>
          </w:tcPr>
          <w:p w14:paraId="46773774" w14:textId="77777777" w:rsidR="001A20E6" w:rsidRDefault="00000000">
            <w:pPr>
              <w:pStyle w:val="TableCellCalendarHeader"/>
            </w:pPr>
            <w:r>
              <w:t>Saturday</w:t>
            </w:r>
          </w:p>
        </w:tc>
      </w:tr>
      <w:tr w:rsidR="001A20E6" w14:paraId="1C4B1A71" w14:textId="77777777">
        <w:tc>
          <w:tcPr>
            <w:tcW w:w="700" w:type="pct"/>
            <w:tcMar>
              <w:top w:w="200" w:type="dxa"/>
              <w:left w:w="100" w:type="dxa"/>
              <w:bottom w:w="200" w:type="dxa"/>
              <w:right w:w="100" w:type="dxa"/>
            </w:tcMar>
          </w:tcPr>
          <w:p w14:paraId="51927373" w14:textId="77777777" w:rsidR="001A20E6" w:rsidRDefault="001A20E6"/>
        </w:tc>
        <w:tc>
          <w:tcPr>
            <w:tcW w:w="700" w:type="pct"/>
            <w:tcMar>
              <w:top w:w="200" w:type="dxa"/>
              <w:left w:w="100" w:type="dxa"/>
              <w:bottom w:w="200" w:type="dxa"/>
              <w:right w:w="100" w:type="dxa"/>
            </w:tcMar>
          </w:tcPr>
          <w:p w14:paraId="7A63EE85" w14:textId="77777777" w:rsidR="001A20E6" w:rsidRDefault="001A20E6"/>
        </w:tc>
        <w:tc>
          <w:tcPr>
            <w:tcW w:w="700" w:type="pct"/>
            <w:tcMar>
              <w:top w:w="200" w:type="dxa"/>
              <w:left w:w="100" w:type="dxa"/>
              <w:bottom w:w="200" w:type="dxa"/>
              <w:right w:w="100" w:type="dxa"/>
            </w:tcMar>
          </w:tcPr>
          <w:p w14:paraId="66C26C29" w14:textId="77777777" w:rsidR="001A20E6" w:rsidRDefault="001A20E6"/>
        </w:tc>
        <w:tc>
          <w:tcPr>
            <w:tcW w:w="700" w:type="pct"/>
            <w:shd w:val="clear" w:color="auto" w:fill="DCFCE7"/>
            <w:tcMar>
              <w:top w:w="200" w:type="dxa"/>
              <w:left w:w="100" w:type="dxa"/>
              <w:bottom w:w="200" w:type="dxa"/>
              <w:right w:w="100" w:type="dxa"/>
            </w:tcMar>
          </w:tcPr>
          <w:p w14:paraId="4BBC46DF" w14:textId="77777777" w:rsidR="001A20E6" w:rsidRDefault="00000000">
            <w:pPr>
              <w:pStyle w:val="TableCellCalendarDayNumberBold"/>
            </w:pPr>
            <w:r>
              <w:t>1</w:t>
            </w:r>
          </w:p>
          <w:p w14:paraId="10F7BB05" w14:textId="77777777" w:rsidR="001A20E6" w:rsidRDefault="00000000">
            <w:pPr>
              <w:pStyle w:val="TableCellCalendarSubject"/>
            </w:pPr>
            <w:r>
              <w:t>Sociology</w:t>
            </w:r>
          </w:p>
          <w:p w14:paraId="0ACE78C6"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2DFC021F" w14:textId="77777777" w:rsidR="001A20E6" w:rsidRDefault="00000000">
            <w:pPr>
              <w:pStyle w:val="TableCellCalendarDayNumberBold"/>
            </w:pPr>
            <w:r>
              <w:t>2</w:t>
            </w:r>
          </w:p>
          <w:p w14:paraId="37EA2FF6" w14:textId="77777777" w:rsidR="001A20E6" w:rsidRDefault="00000000">
            <w:pPr>
              <w:pStyle w:val="TableCellCalendarSubject"/>
            </w:pPr>
            <w:r>
              <w:t>Sociology</w:t>
            </w:r>
          </w:p>
          <w:p w14:paraId="2E3EBBE5"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37BB1DA1" w14:textId="77777777" w:rsidR="001A20E6" w:rsidRDefault="00000000">
            <w:pPr>
              <w:pStyle w:val="TableCellCalendarDayNumberBold"/>
            </w:pPr>
            <w:r>
              <w:t>3</w:t>
            </w:r>
          </w:p>
          <w:p w14:paraId="206C705F" w14:textId="77777777" w:rsidR="001A20E6" w:rsidRDefault="00000000">
            <w:pPr>
              <w:pStyle w:val="TableCellCalendarSubject"/>
            </w:pPr>
            <w:r>
              <w:t>Sociology</w:t>
            </w:r>
          </w:p>
          <w:p w14:paraId="7B1FBFE7"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0C12077E" w14:textId="77777777" w:rsidR="001A20E6" w:rsidRDefault="00000000">
            <w:pPr>
              <w:pStyle w:val="TableCellCalendarDayNumberBold"/>
            </w:pPr>
            <w:r>
              <w:t>4</w:t>
            </w:r>
          </w:p>
          <w:p w14:paraId="2AB628F1" w14:textId="77777777" w:rsidR="001A20E6" w:rsidRDefault="00000000">
            <w:pPr>
              <w:pStyle w:val="TableCellCalendarSubject"/>
            </w:pPr>
            <w:r>
              <w:t>Sociology</w:t>
            </w:r>
          </w:p>
          <w:p w14:paraId="294D79EC" w14:textId="77777777" w:rsidR="001A20E6" w:rsidRDefault="00000000">
            <w:pPr>
              <w:pStyle w:val="TableCellCalendarSubject"/>
            </w:pPr>
            <w:r>
              <w:t>History-Modern</w:t>
            </w:r>
          </w:p>
        </w:tc>
      </w:tr>
      <w:tr w:rsidR="001A20E6" w14:paraId="5035A808" w14:textId="77777777">
        <w:tc>
          <w:tcPr>
            <w:tcW w:w="700" w:type="pct"/>
            <w:shd w:val="clear" w:color="auto" w:fill="DCFCE7"/>
            <w:tcMar>
              <w:top w:w="200" w:type="dxa"/>
              <w:left w:w="100" w:type="dxa"/>
              <w:bottom w:w="200" w:type="dxa"/>
              <w:right w:w="100" w:type="dxa"/>
            </w:tcMar>
          </w:tcPr>
          <w:p w14:paraId="08423460" w14:textId="77777777" w:rsidR="001A20E6" w:rsidRDefault="00000000">
            <w:pPr>
              <w:pStyle w:val="TableCellCalendarDayNumberBold"/>
            </w:pPr>
            <w:r>
              <w:t>5</w:t>
            </w:r>
          </w:p>
          <w:p w14:paraId="6EDFF9C0" w14:textId="77777777" w:rsidR="001A20E6" w:rsidRDefault="00000000">
            <w:pPr>
              <w:pStyle w:val="TableCellCalendarSubject"/>
            </w:pPr>
            <w:r>
              <w:t>Sociology</w:t>
            </w:r>
          </w:p>
          <w:p w14:paraId="217D2167"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58774069" w14:textId="77777777" w:rsidR="001A20E6" w:rsidRDefault="00000000">
            <w:pPr>
              <w:pStyle w:val="TableCellCalendarDayNumberBold"/>
            </w:pPr>
            <w:r>
              <w:t>6</w:t>
            </w:r>
          </w:p>
          <w:p w14:paraId="71EEEDBC" w14:textId="77777777" w:rsidR="001A20E6" w:rsidRDefault="00000000">
            <w:pPr>
              <w:pStyle w:val="TableCellCalendarSubject"/>
            </w:pPr>
            <w:r>
              <w:t>Sociology</w:t>
            </w:r>
          </w:p>
          <w:p w14:paraId="76232D38"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3E8ABB26" w14:textId="77777777" w:rsidR="001A20E6" w:rsidRDefault="00000000">
            <w:pPr>
              <w:pStyle w:val="TableCellCalendarDayNumberBold"/>
            </w:pPr>
            <w:r>
              <w:t>7</w:t>
            </w:r>
          </w:p>
          <w:p w14:paraId="6B3A79BE" w14:textId="77777777" w:rsidR="001A20E6" w:rsidRDefault="00000000">
            <w:pPr>
              <w:pStyle w:val="TableCellCalendarSubject"/>
            </w:pPr>
            <w:r>
              <w:t>Sociology</w:t>
            </w:r>
          </w:p>
          <w:p w14:paraId="3D5D5F2A"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4218B2BD" w14:textId="77777777" w:rsidR="001A20E6" w:rsidRDefault="00000000">
            <w:pPr>
              <w:pStyle w:val="TableCellCalendarDayNumberBold"/>
            </w:pPr>
            <w:r>
              <w:t>8</w:t>
            </w:r>
          </w:p>
          <w:p w14:paraId="488DC664" w14:textId="77777777" w:rsidR="001A20E6" w:rsidRDefault="00000000">
            <w:pPr>
              <w:pStyle w:val="TableCellCalendarSubject"/>
            </w:pPr>
            <w:r>
              <w:t>Sociology</w:t>
            </w:r>
          </w:p>
          <w:p w14:paraId="0200B9FB"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70EB88E1" w14:textId="77777777" w:rsidR="001A20E6" w:rsidRDefault="00000000">
            <w:pPr>
              <w:pStyle w:val="TableCellCalendarDayNumberBold"/>
            </w:pPr>
            <w:r>
              <w:t>9</w:t>
            </w:r>
          </w:p>
          <w:p w14:paraId="16EF1083" w14:textId="77777777" w:rsidR="001A20E6" w:rsidRDefault="00000000">
            <w:pPr>
              <w:pStyle w:val="TableCellCalendarSubject"/>
            </w:pPr>
            <w:r>
              <w:t>Sociology</w:t>
            </w:r>
          </w:p>
          <w:p w14:paraId="6C5923DD"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32C1D0EB" w14:textId="77777777" w:rsidR="001A20E6" w:rsidRDefault="00000000">
            <w:pPr>
              <w:pStyle w:val="TableCellCalendarDayNumberBold"/>
            </w:pPr>
            <w:r>
              <w:t>10</w:t>
            </w:r>
          </w:p>
          <w:p w14:paraId="507895F8" w14:textId="77777777" w:rsidR="001A20E6" w:rsidRDefault="00000000">
            <w:pPr>
              <w:pStyle w:val="TableCellCalendarSubject"/>
            </w:pPr>
            <w:r>
              <w:t>Sociology</w:t>
            </w:r>
          </w:p>
          <w:p w14:paraId="3D1E39B0"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4B97F2AC" w14:textId="77777777" w:rsidR="001A20E6" w:rsidRDefault="00000000">
            <w:pPr>
              <w:pStyle w:val="TableCellCalendarDayNumberBold"/>
            </w:pPr>
            <w:r>
              <w:t>11</w:t>
            </w:r>
          </w:p>
          <w:p w14:paraId="1F45933E" w14:textId="77777777" w:rsidR="001A20E6" w:rsidRDefault="00000000">
            <w:pPr>
              <w:pStyle w:val="TableCellCalendarSubject"/>
            </w:pPr>
            <w:r>
              <w:t>Sociology</w:t>
            </w:r>
          </w:p>
          <w:p w14:paraId="4B2E746F" w14:textId="77777777" w:rsidR="001A20E6" w:rsidRDefault="00000000">
            <w:pPr>
              <w:pStyle w:val="TableCellCalendarSubject"/>
            </w:pPr>
            <w:r>
              <w:t>History-Modern</w:t>
            </w:r>
          </w:p>
        </w:tc>
      </w:tr>
      <w:tr w:rsidR="001A20E6" w14:paraId="5D7AD61F" w14:textId="77777777">
        <w:tc>
          <w:tcPr>
            <w:tcW w:w="700" w:type="pct"/>
            <w:shd w:val="clear" w:color="auto" w:fill="DCFCE7"/>
            <w:tcMar>
              <w:top w:w="200" w:type="dxa"/>
              <w:left w:w="100" w:type="dxa"/>
              <w:bottom w:w="200" w:type="dxa"/>
              <w:right w:w="100" w:type="dxa"/>
            </w:tcMar>
          </w:tcPr>
          <w:p w14:paraId="357C0F5A" w14:textId="77777777" w:rsidR="001A20E6" w:rsidRDefault="00000000">
            <w:pPr>
              <w:pStyle w:val="TableCellCalendarDayNumberBold"/>
            </w:pPr>
            <w:r>
              <w:t>12</w:t>
            </w:r>
          </w:p>
          <w:p w14:paraId="7365BE5E" w14:textId="77777777" w:rsidR="001A20E6" w:rsidRDefault="00000000">
            <w:pPr>
              <w:pStyle w:val="TableCellCalendarSubject"/>
            </w:pPr>
            <w:r>
              <w:t>Sociology</w:t>
            </w:r>
          </w:p>
          <w:p w14:paraId="214511B7" w14:textId="77777777" w:rsidR="001A20E6" w:rsidRDefault="00000000">
            <w:pPr>
              <w:pStyle w:val="TableCellCalendarSubject"/>
            </w:pPr>
            <w:r>
              <w:t>History-Modern</w:t>
            </w:r>
          </w:p>
        </w:tc>
        <w:tc>
          <w:tcPr>
            <w:tcW w:w="700" w:type="pct"/>
            <w:shd w:val="clear" w:color="auto" w:fill="DCFCE7"/>
            <w:tcMar>
              <w:top w:w="200" w:type="dxa"/>
              <w:left w:w="100" w:type="dxa"/>
              <w:bottom w:w="200" w:type="dxa"/>
              <w:right w:w="100" w:type="dxa"/>
            </w:tcMar>
          </w:tcPr>
          <w:p w14:paraId="71C54CCE" w14:textId="77777777" w:rsidR="001A20E6" w:rsidRDefault="00000000">
            <w:pPr>
              <w:pStyle w:val="TableCellCalendarDayNumberBold"/>
            </w:pPr>
            <w:r>
              <w:t>13</w:t>
            </w:r>
          </w:p>
          <w:p w14:paraId="392064EF" w14:textId="77777777" w:rsidR="001A20E6" w:rsidRDefault="00000000">
            <w:pPr>
              <w:pStyle w:val="TableCellCalendarSubject"/>
            </w:pPr>
            <w:r>
              <w:t>Sociology</w:t>
            </w:r>
          </w:p>
          <w:p w14:paraId="2ACD0675" w14:textId="77777777" w:rsidR="001A20E6" w:rsidRDefault="00000000">
            <w:pPr>
              <w:pStyle w:val="TableCellCalendarSubject"/>
            </w:pPr>
            <w:r>
              <w:t>History-Art and Culture</w:t>
            </w:r>
          </w:p>
        </w:tc>
        <w:tc>
          <w:tcPr>
            <w:tcW w:w="700" w:type="pct"/>
            <w:shd w:val="clear" w:color="auto" w:fill="DCFCE7"/>
            <w:tcMar>
              <w:top w:w="200" w:type="dxa"/>
              <w:left w:w="100" w:type="dxa"/>
              <w:bottom w:w="200" w:type="dxa"/>
              <w:right w:w="100" w:type="dxa"/>
            </w:tcMar>
          </w:tcPr>
          <w:p w14:paraId="167D83FC" w14:textId="77777777" w:rsidR="001A20E6" w:rsidRDefault="00000000">
            <w:pPr>
              <w:pStyle w:val="TableCellCalendarDayNumberBold"/>
            </w:pPr>
            <w:r>
              <w:t>14</w:t>
            </w:r>
          </w:p>
          <w:p w14:paraId="683D06FA" w14:textId="77777777" w:rsidR="001A20E6" w:rsidRDefault="00000000">
            <w:pPr>
              <w:pStyle w:val="TableCellCalendarSubject"/>
            </w:pPr>
            <w:r>
              <w:t>Sociology</w:t>
            </w:r>
          </w:p>
          <w:p w14:paraId="08419A03" w14:textId="77777777" w:rsidR="001A20E6" w:rsidRDefault="00000000">
            <w:pPr>
              <w:pStyle w:val="TableCellCalendarSubject"/>
            </w:pPr>
            <w:r>
              <w:t>History-Art and Culture</w:t>
            </w:r>
          </w:p>
        </w:tc>
        <w:tc>
          <w:tcPr>
            <w:tcW w:w="700" w:type="pct"/>
            <w:shd w:val="clear" w:color="auto" w:fill="DCFCE7"/>
            <w:tcMar>
              <w:top w:w="200" w:type="dxa"/>
              <w:left w:w="100" w:type="dxa"/>
              <w:bottom w:w="200" w:type="dxa"/>
              <w:right w:w="100" w:type="dxa"/>
            </w:tcMar>
          </w:tcPr>
          <w:p w14:paraId="57BE1BDC" w14:textId="77777777" w:rsidR="001A20E6" w:rsidRDefault="00000000">
            <w:pPr>
              <w:pStyle w:val="TableCellCalendarDayNumberBold"/>
            </w:pPr>
            <w:r>
              <w:t>15</w:t>
            </w:r>
          </w:p>
          <w:p w14:paraId="333FBEA9" w14:textId="77777777" w:rsidR="001A20E6" w:rsidRDefault="00000000">
            <w:pPr>
              <w:pStyle w:val="TableCellCalendarSubject"/>
            </w:pPr>
            <w:r>
              <w:t>Sociology</w:t>
            </w:r>
          </w:p>
          <w:p w14:paraId="2F8216E9" w14:textId="77777777" w:rsidR="001A20E6" w:rsidRDefault="00000000">
            <w:pPr>
              <w:pStyle w:val="TableCellCalendarSubject"/>
            </w:pPr>
            <w:r>
              <w:t>History-Art and Culture</w:t>
            </w:r>
          </w:p>
        </w:tc>
        <w:tc>
          <w:tcPr>
            <w:tcW w:w="700" w:type="pct"/>
            <w:shd w:val="clear" w:color="auto" w:fill="DCFCE7"/>
            <w:tcMar>
              <w:top w:w="200" w:type="dxa"/>
              <w:left w:w="100" w:type="dxa"/>
              <w:bottom w:w="200" w:type="dxa"/>
              <w:right w:w="100" w:type="dxa"/>
            </w:tcMar>
          </w:tcPr>
          <w:p w14:paraId="2CB5C75B" w14:textId="77777777" w:rsidR="001A20E6" w:rsidRDefault="00000000">
            <w:pPr>
              <w:pStyle w:val="TableCellCalendarDayNumberBold"/>
            </w:pPr>
            <w:r>
              <w:t>16</w:t>
            </w:r>
          </w:p>
          <w:p w14:paraId="54ADB850" w14:textId="77777777" w:rsidR="001A20E6" w:rsidRDefault="00000000">
            <w:pPr>
              <w:pStyle w:val="TableCellCalendarSubject"/>
            </w:pPr>
            <w:r>
              <w:t>Sociology</w:t>
            </w:r>
          </w:p>
          <w:p w14:paraId="2784AF21" w14:textId="77777777" w:rsidR="001A20E6" w:rsidRDefault="00000000">
            <w:pPr>
              <w:pStyle w:val="TableCellCalendarSubject"/>
            </w:pPr>
            <w:r>
              <w:t>History-Art and Culture</w:t>
            </w:r>
          </w:p>
        </w:tc>
        <w:tc>
          <w:tcPr>
            <w:tcW w:w="700" w:type="pct"/>
            <w:shd w:val="clear" w:color="auto" w:fill="DCFCE7"/>
            <w:tcMar>
              <w:top w:w="200" w:type="dxa"/>
              <w:left w:w="100" w:type="dxa"/>
              <w:bottom w:w="200" w:type="dxa"/>
              <w:right w:w="100" w:type="dxa"/>
            </w:tcMar>
          </w:tcPr>
          <w:p w14:paraId="283F4534" w14:textId="77777777" w:rsidR="001A20E6" w:rsidRDefault="00000000">
            <w:pPr>
              <w:pStyle w:val="TableCellCalendarDayNumberBold"/>
            </w:pPr>
            <w:r>
              <w:t>17</w:t>
            </w:r>
          </w:p>
          <w:p w14:paraId="1E4EA8EB" w14:textId="77777777" w:rsidR="001A20E6" w:rsidRDefault="00000000">
            <w:pPr>
              <w:pStyle w:val="TableCellCalendarSubject"/>
            </w:pPr>
            <w:r>
              <w:t>Sociology</w:t>
            </w:r>
          </w:p>
          <w:p w14:paraId="4AB30EB8" w14:textId="77777777" w:rsidR="001A20E6" w:rsidRDefault="00000000">
            <w:pPr>
              <w:pStyle w:val="TableCellCalendarSubject"/>
            </w:pPr>
            <w:r>
              <w:t>History-Art and Culture</w:t>
            </w:r>
          </w:p>
        </w:tc>
        <w:tc>
          <w:tcPr>
            <w:tcW w:w="700" w:type="pct"/>
            <w:shd w:val="clear" w:color="auto" w:fill="DCFCE7"/>
            <w:tcMar>
              <w:top w:w="200" w:type="dxa"/>
              <w:left w:w="100" w:type="dxa"/>
              <w:bottom w:w="200" w:type="dxa"/>
              <w:right w:w="100" w:type="dxa"/>
            </w:tcMar>
          </w:tcPr>
          <w:p w14:paraId="52489065" w14:textId="77777777" w:rsidR="001A20E6" w:rsidRDefault="00000000">
            <w:pPr>
              <w:pStyle w:val="TableCellCalendarDayNumberBold"/>
            </w:pPr>
            <w:r>
              <w:t>18</w:t>
            </w:r>
          </w:p>
          <w:p w14:paraId="44D84D94" w14:textId="77777777" w:rsidR="001A20E6" w:rsidRDefault="00000000">
            <w:pPr>
              <w:pStyle w:val="TableCellCalendarSubject"/>
            </w:pPr>
            <w:r>
              <w:t>Sociology</w:t>
            </w:r>
          </w:p>
          <w:p w14:paraId="39250D45" w14:textId="77777777" w:rsidR="001A20E6" w:rsidRDefault="00000000">
            <w:pPr>
              <w:pStyle w:val="TableCellCalendarSubject"/>
            </w:pPr>
            <w:r>
              <w:t>History-Art and Culture</w:t>
            </w:r>
          </w:p>
        </w:tc>
      </w:tr>
      <w:tr w:rsidR="001A20E6" w14:paraId="03B77B39" w14:textId="77777777">
        <w:tc>
          <w:tcPr>
            <w:tcW w:w="700" w:type="pct"/>
            <w:shd w:val="clear" w:color="auto" w:fill="DCFCE7"/>
            <w:tcMar>
              <w:top w:w="200" w:type="dxa"/>
              <w:left w:w="100" w:type="dxa"/>
              <w:bottom w:w="200" w:type="dxa"/>
              <w:right w:w="100" w:type="dxa"/>
            </w:tcMar>
          </w:tcPr>
          <w:p w14:paraId="4C755D18" w14:textId="77777777" w:rsidR="001A20E6" w:rsidRDefault="00000000">
            <w:pPr>
              <w:pStyle w:val="TableCellCalendarDayNumberBold"/>
            </w:pPr>
            <w:r>
              <w:t>19</w:t>
            </w:r>
          </w:p>
          <w:p w14:paraId="4D8148E5" w14:textId="77777777" w:rsidR="001A20E6" w:rsidRDefault="00000000">
            <w:pPr>
              <w:pStyle w:val="TableCellCalendarSubject"/>
            </w:pPr>
            <w:r>
              <w:t>Sociology</w:t>
            </w:r>
          </w:p>
          <w:p w14:paraId="73D65799" w14:textId="77777777" w:rsidR="001A20E6" w:rsidRDefault="00000000">
            <w:pPr>
              <w:pStyle w:val="TableCellCalendarSubject"/>
            </w:pPr>
            <w:r>
              <w:t>History-Art and Culture</w:t>
            </w:r>
          </w:p>
        </w:tc>
        <w:tc>
          <w:tcPr>
            <w:tcW w:w="700" w:type="pct"/>
            <w:shd w:val="clear" w:color="auto" w:fill="DCFCE7"/>
            <w:tcMar>
              <w:top w:w="200" w:type="dxa"/>
              <w:left w:w="100" w:type="dxa"/>
              <w:bottom w:w="200" w:type="dxa"/>
              <w:right w:w="100" w:type="dxa"/>
            </w:tcMar>
          </w:tcPr>
          <w:p w14:paraId="00EB83B2" w14:textId="77777777" w:rsidR="001A20E6" w:rsidRDefault="00000000">
            <w:pPr>
              <w:pStyle w:val="TableCellCalendarDayNumberBold"/>
            </w:pPr>
            <w:r>
              <w:t>20</w:t>
            </w:r>
          </w:p>
          <w:p w14:paraId="6627E18F" w14:textId="77777777" w:rsidR="001A20E6" w:rsidRDefault="00000000">
            <w:pPr>
              <w:pStyle w:val="TableCellCalendarSubject"/>
            </w:pPr>
            <w:r>
              <w:t>Sociology</w:t>
            </w:r>
          </w:p>
          <w:p w14:paraId="23051700" w14:textId="77777777" w:rsidR="001A20E6" w:rsidRDefault="00000000">
            <w:pPr>
              <w:pStyle w:val="TableCellCalendarSubject"/>
            </w:pPr>
            <w:r>
              <w:t>History-Art and Culture</w:t>
            </w:r>
          </w:p>
        </w:tc>
        <w:tc>
          <w:tcPr>
            <w:tcW w:w="700" w:type="pct"/>
            <w:shd w:val="clear" w:color="auto" w:fill="DCFCE7"/>
            <w:tcMar>
              <w:top w:w="200" w:type="dxa"/>
              <w:left w:w="100" w:type="dxa"/>
              <w:bottom w:w="200" w:type="dxa"/>
              <w:right w:w="100" w:type="dxa"/>
            </w:tcMar>
          </w:tcPr>
          <w:p w14:paraId="15501718" w14:textId="77777777" w:rsidR="001A20E6" w:rsidRDefault="00000000">
            <w:pPr>
              <w:pStyle w:val="TableCellCalendarDayNumberBold"/>
            </w:pPr>
            <w:r>
              <w:t>21</w:t>
            </w:r>
          </w:p>
          <w:p w14:paraId="3C92C11F" w14:textId="77777777" w:rsidR="001A20E6" w:rsidRDefault="00000000">
            <w:pPr>
              <w:pStyle w:val="TableCellCalendarSubject"/>
            </w:pPr>
            <w:r>
              <w:t>Sociology</w:t>
            </w:r>
          </w:p>
          <w:p w14:paraId="65078E16" w14:textId="77777777" w:rsidR="001A20E6" w:rsidRDefault="00000000">
            <w:pPr>
              <w:pStyle w:val="TableCellCalendarSubject"/>
            </w:pPr>
            <w:r>
              <w:t>History-Art and Culture</w:t>
            </w:r>
          </w:p>
        </w:tc>
        <w:tc>
          <w:tcPr>
            <w:tcW w:w="700" w:type="pct"/>
            <w:shd w:val="clear" w:color="auto" w:fill="DCFCE7"/>
            <w:tcMar>
              <w:top w:w="200" w:type="dxa"/>
              <w:left w:w="100" w:type="dxa"/>
              <w:bottom w:w="200" w:type="dxa"/>
              <w:right w:w="100" w:type="dxa"/>
            </w:tcMar>
          </w:tcPr>
          <w:p w14:paraId="6DE2DB4C" w14:textId="77777777" w:rsidR="001A20E6" w:rsidRDefault="00000000">
            <w:pPr>
              <w:pStyle w:val="TableCellCalendarDayNumberBold"/>
            </w:pPr>
            <w:r>
              <w:t>22</w:t>
            </w:r>
          </w:p>
          <w:p w14:paraId="3303F5BC" w14:textId="77777777" w:rsidR="001A20E6" w:rsidRDefault="00000000">
            <w:pPr>
              <w:pStyle w:val="TableCellCalendarSubject"/>
            </w:pPr>
            <w:r>
              <w:t>History-Art and Culture</w:t>
            </w:r>
          </w:p>
          <w:p w14:paraId="39F70231" w14:textId="77777777" w:rsidR="001A20E6" w:rsidRDefault="00000000">
            <w:pPr>
              <w:pStyle w:val="TableCellCalendarSubject"/>
            </w:pPr>
            <w:r>
              <w:t>History-World</w:t>
            </w:r>
          </w:p>
        </w:tc>
        <w:tc>
          <w:tcPr>
            <w:tcW w:w="700" w:type="pct"/>
            <w:shd w:val="clear" w:color="auto" w:fill="DCFCE7"/>
            <w:tcMar>
              <w:top w:w="200" w:type="dxa"/>
              <w:left w:w="100" w:type="dxa"/>
              <w:bottom w:w="200" w:type="dxa"/>
              <w:right w:w="100" w:type="dxa"/>
            </w:tcMar>
          </w:tcPr>
          <w:p w14:paraId="541BE3EC" w14:textId="77777777" w:rsidR="001A20E6" w:rsidRDefault="00000000">
            <w:pPr>
              <w:pStyle w:val="TableCellCalendarDayNumberBold"/>
            </w:pPr>
            <w:r>
              <w:t>23</w:t>
            </w:r>
          </w:p>
          <w:p w14:paraId="4D03B192" w14:textId="77777777" w:rsidR="001A20E6" w:rsidRDefault="00000000">
            <w:pPr>
              <w:pStyle w:val="TableCellCalendarSubject"/>
            </w:pPr>
            <w:r>
              <w:t>History-Art and Culture</w:t>
            </w:r>
          </w:p>
          <w:p w14:paraId="21C009E7" w14:textId="77777777" w:rsidR="001A20E6" w:rsidRDefault="00000000">
            <w:pPr>
              <w:pStyle w:val="TableCellCalendarSubject"/>
            </w:pPr>
            <w:r>
              <w:t>History-World</w:t>
            </w:r>
          </w:p>
        </w:tc>
        <w:tc>
          <w:tcPr>
            <w:tcW w:w="700" w:type="pct"/>
            <w:shd w:val="clear" w:color="auto" w:fill="DCFCE7"/>
            <w:tcMar>
              <w:top w:w="200" w:type="dxa"/>
              <w:left w:w="100" w:type="dxa"/>
              <w:bottom w:w="200" w:type="dxa"/>
              <w:right w:w="100" w:type="dxa"/>
            </w:tcMar>
          </w:tcPr>
          <w:p w14:paraId="5F48B0EB" w14:textId="77777777" w:rsidR="001A20E6" w:rsidRDefault="00000000">
            <w:pPr>
              <w:pStyle w:val="TableCellCalendarDayNumberBold"/>
            </w:pPr>
            <w:r>
              <w:t>24</w:t>
            </w:r>
          </w:p>
          <w:p w14:paraId="02B80496" w14:textId="77777777" w:rsidR="001A20E6" w:rsidRDefault="00000000">
            <w:pPr>
              <w:pStyle w:val="TableCellCalendarSubject"/>
            </w:pPr>
            <w:r>
              <w:t>History-Art and Culture</w:t>
            </w:r>
          </w:p>
          <w:p w14:paraId="6894A078" w14:textId="77777777" w:rsidR="001A20E6" w:rsidRDefault="00000000">
            <w:pPr>
              <w:pStyle w:val="TableCellCalendarSubject"/>
            </w:pPr>
            <w:r>
              <w:t>History-World</w:t>
            </w:r>
          </w:p>
        </w:tc>
        <w:tc>
          <w:tcPr>
            <w:tcW w:w="700" w:type="pct"/>
            <w:shd w:val="clear" w:color="auto" w:fill="DCFCE7"/>
            <w:tcMar>
              <w:top w:w="200" w:type="dxa"/>
              <w:left w:w="100" w:type="dxa"/>
              <w:bottom w:w="200" w:type="dxa"/>
              <w:right w:w="100" w:type="dxa"/>
            </w:tcMar>
          </w:tcPr>
          <w:p w14:paraId="28DCFB5B" w14:textId="77777777" w:rsidR="001A20E6" w:rsidRDefault="00000000">
            <w:pPr>
              <w:pStyle w:val="TableCellCalendarDayNumberBold"/>
            </w:pPr>
            <w:r>
              <w:t>25</w:t>
            </w:r>
          </w:p>
          <w:p w14:paraId="40A3A1C8" w14:textId="77777777" w:rsidR="001A20E6" w:rsidRDefault="00000000">
            <w:pPr>
              <w:pStyle w:val="TableCellCalendarSubject"/>
            </w:pPr>
            <w:r>
              <w:t>History-Art and Culture</w:t>
            </w:r>
          </w:p>
          <w:p w14:paraId="608259AF" w14:textId="77777777" w:rsidR="001A20E6" w:rsidRDefault="00000000">
            <w:pPr>
              <w:pStyle w:val="TableCellCalendarSubject"/>
            </w:pPr>
            <w:r>
              <w:t>History-World</w:t>
            </w:r>
          </w:p>
        </w:tc>
      </w:tr>
      <w:tr w:rsidR="001A20E6" w14:paraId="65BBC901" w14:textId="77777777">
        <w:tc>
          <w:tcPr>
            <w:tcW w:w="700" w:type="pct"/>
            <w:shd w:val="clear" w:color="auto" w:fill="DCFCE7"/>
            <w:tcMar>
              <w:top w:w="200" w:type="dxa"/>
              <w:left w:w="100" w:type="dxa"/>
              <w:bottom w:w="200" w:type="dxa"/>
              <w:right w:w="100" w:type="dxa"/>
            </w:tcMar>
          </w:tcPr>
          <w:p w14:paraId="30FEFBB8" w14:textId="77777777" w:rsidR="001A20E6" w:rsidRDefault="00000000">
            <w:pPr>
              <w:pStyle w:val="TableCellCalendarDayNumberBold"/>
            </w:pPr>
            <w:r>
              <w:t>26</w:t>
            </w:r>
          </w:p>
          <w:p w14:paraId="410B9CA8" w14:textId="77777777" w:rsidR="001A20E6" w:rsidRDefault="00000000">
            <w:pPr>
              <w:pStyle w:val="TableCellCalendarSubject"/>
            </w:pPr>
            <w:r>
              <w:t>History-Art and Culture</w:t>
            </w:r>
          </w:p>
          <w:p w14:paraId="7585B890" w14:textId="77777777" w:rsidR="001A20E6" w:rsidRDefault="00000000">
            <w:pPr>
              <w:pStyle w:val="TableCellCalendarSubject"/>
            </w:pPr>
            <w:r>
              <w:t>History-World</w:t>
            </w:r>
          </w:p>
        </w:tc>
        <w:tc>
          <w:tcPr>
            <w:tcW w:w="700" w:type="pct"/>
            <w:shd w:val="clear" w:color="auto" w:fill="DCFCE7"/>
            <w:tcMar>
              <w:top w:w="200" w:type="dxa"/>
              <w:left w:w="100" w:type="dxa"/>
              <w:bottom w:w="200" w:type="dxa"/>
              <w:right w:w="100" w:type="dxa"/>
            </w:tcMar>
          </w:tcPr>
          <w:p w14:paraId="26065CDB" w14:textId="77777777" w:rsidR="001A20E6" w:rsidRDefault="00000000">
            <w:pPr>
              <w:pStyle w:val="TableCellCalendarDayNumberBold"/>
            </w:pPr>
            <w:r>
              <w:t>27</w:t>
            </w:r>
          </w:p>
          <w:p w14:paraId="5D2510A7" w14:textId="77777777" w:rsidR="001A20E6" w:rsidRDefault="00000000">
            <w:pPr>
              <w:pStyle w:val="TableCellCalendarSubject"/>
            </w:pPr>
            <w:r>
              <w:t>History-Art and Culture</w:t>
            </w:r>
          </w:p>
          <w:p w14:paraId="71FCC15D" w14:textId="77777777" w:rsidR="001A20E6" w:rsidRDefault="00000000">
            <w:pPr>
              <w:pStyle w:val="TableCellCalendarSubject"/>
            </w:pPr>
            <w:r>
              <w:t>History-World</w:t>
            </w:r>
          </w:p>
        </w:tc>
        <w:tc>
          <w:tcPr>
            <w:tcW w:w="700" w:type="pct"/>
            <w:shd w:val="clear" w:color="auto" w:fill="DCFCE7"/>
            <w:tcMar>
              <w:top w:w="200" w:type="dxa"/>
              <w:left w:w="100" w:type="dxa"/>
              <w:bottom w:w="200" w:type="dxa"/>
              <w:right w:w="100" w:type="dxa"/>
            </w:tcMar>
          </w:tcPr>
          <w:p w14:paraId="0892FFCE" w14:textId="77777777" w:rsidR="001A20E6" w:rsidRDefault="00000000">
            <w:pPr>
              <w:pStyle w:val="TableCellCalendarDayNumberBold"/>
            </w:pPr>
            <w:r>
              <w:t>28</w:t>
            </w:r>
          </w:p>
          <w:p w14:paraId="0A6C2E6C" w14:textId="77777777" w:rsidR="001A20E6" w:rsidRDefault="00000000">
            <w:pPr>
              <w:pStyle w:val="TableCellCalendarSubject"/>
            </w:pPr>
            <w:r>
              <w:t>History-Art and Culture</w:t>
            </w:r>
          </w:p>
          <w:p w14:paraId="733D9BA1" w14:textId="77777777" w:rsidR="001A20E6" w:rsidRDefault="00000000">
            <w:pPr>
              <w:pStyle w:val="TableCellCalendarSubject"/>
            </w:pPr>
            <w:r>
              <w:t>History-World</w:t>
            </w:r>
          </w:p>
        </w:tc>
        <w:tc>
          <w:tcPr>
            <w:tcW w:w="700" w:type="pct"/>
            <w:shd w:val="clear" w:color="auto" w:fill="DCFCE7"/>
            <w:tcMar>
              <w:top w:w="200" w:type="dxa"/>
              <w:left w:w="100" w:type="dxa"/>
              <w:bottom w:w="200" w:type="dxa"/>
              <w:right w:w="100" w:type="dxa"/>
            </w:tcMar>
          </w:tcPr>
          <w:p w14:paraId="1D886ABF" w14:textId="77777777" w:rsidR="001A20E6" w:rsidRDefault="00000000">
            <w:pPr>
              <w:pStyle w:val="TableCellCalendarDayNumberBold"/>
            </w:pPr>
            <w:r>
              <w:t>29</w:t>
            </w:r>
          </w:p>
          <w:p w14:paraId="1573F396" w14:textId="77777777" w:rsidR="001A20E6" w:rsidRDefault="00000000">
            <w:pPr>
              <w:pStyle w:val="TableCellCalendarSubject"/>
            </w:pPr>
            <w:r>
              <w:t>History-Art and Culture</w:t>
            </w:r>
          </w:p>
          <w:p w14:paraId="1C547EF0" w14:textId="77777777" w:rsidR="001A20E6" w:rsidRDefault="00000000">
            <w:pPr>
              <w:pStyle w:val="TableCellCalendarSubject"/>
            </w:pPr>
            <w:r>
              <w:t>History-World</w:t>
            </w:r>
          </w:p>
        </w:tc>
        <w:tc>
          <w:tcPr>
            <w:tcW w:w="700" w:type="pct"/>
            <w:shd w:val="clear" w:color="auto" w:fill="DCFCE7"/>
            <w:tcMar>
              <w:top w:w="200" w:type="dxa"/>
              <w:left w:w="100" w:type="dxa"/>
              <w:bottom w:w="200" w:type="dxa"/>
              <w:right w:w="100" w:type="dxa"/>
            </w:tcMar>
          </w:tcPr>
          <w:p w14:paraId="70966E90" w14:textId="77777777" w:rsidR="001A20E6" w:rsidRDefault="00000000">
            <w:pPr>
              <w:pStyle w:val="TableCellCalendarDayNumberBold"/>
            </w:pPr>
            <w:r>
              <w:t>30</w:t>
            </w:r>
          </w:p>
          <w:p w14:paraId="561C7F0D" w14:textId="77777777" w:rsidR="001A20E6" w:rsidRDefault="00000000">
            <w:pPr>
              <w:pStyle w:val="TableCellCalendarSubject"/>
            </w:pPr>
            <w:r>
              <w:t>History-Art and Culture</w:t>
            </w:r>
          </w:p>
          <w:p w14:paraId="1E42EF6A" w14:textId="77777777" w:rsidR="001A20E6" w:rsidRDefault="00000000">
            <w:pPr>
              <w:pStyle w:val="TableCellCalendarSubject"/>
            </w:pPr>
            <w:r>
              <w:t>History-World</w:t>
            </w:r>
          </w:p>
        </w:tc>
        <w:tc>
          <w:tcPr>
            <w:tcW w:w="700" w:type="pct"/>
            <w:tcMar>
              <w:top w:w="200" w:type="dxa"/>
              <w:left w:w="100" w:type="dxa"/>
              <w:bottom w:w="200" w:type="dxa"/>
              <w:right w:w="100" w:type="dxa"/>
            </w:tcMar>
          </w:tcPr>
          <w:p w14:paraId="08E7793F" w14:textId="77777777" w:rsidR="001A20E6" w:rsidRDefault="001A20E6"/>
        </w:tc>
        <w:tc>
          <w:tcPr>
            <w:tcW w:w="700" w:type="pct"/>
            <w:tcMar>
              <w:top w:w="200" w:type="dxa"/>
              <w:left w:w="100" w:type="dxa"/>
              <w:bottom w:w="200" w:type="dxa"/>
              <w:right w:w="100" w:type="dxa"/>
            </w:tcMar>
          </w:tcPr>
          <w:p w14:paraId="33232128" w14:textId="77777777" w:rsidR="001A20E6" w:rsidRDefault="001A20E6"/>
        </w:tc>
      </w:tr>
    </w:tbl>
    <w:p w14:paraId="701B2485" w14:textId="77777777" w:rsidR="001A20E6" w:rsidRDefault="001A20E6">
      <w:pPr>
        <w:spacing w:after="400"/>
      </w:pPr>
    </w:p>
    <w:p w14:paraId="5C54F781" w14:textId="77777777" w:rsidR="001A20E6" w:rsidRDefault="00000000">
      <w:pPr>
        <w:pStyle w:val="ResourceTitle"/>
      </w:pPr>
      <w:r>
        <w:t>📚 Resources for April 2026</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0EB754E4" w14:textId="77777777">
        <w:tc>
          <w:tcPr>
            <w:tcW w:w="1650" w:type="pct"/>
            <w:tcBorders>
              <w:bottom w:val="single" w:sz="2" w:space="0" w:color="D1D5DB"/>
              <w:right w:val="single" w:sz="2" w:space="0" w:color="D1D5DB"/>
            </w:tcBorders>
            <w:tcMar>
              <w:top w:w="200" w:type="dxa"/>
              <w:left w:w="150" w:type="dxa"/>
              <w:bottom w:w="200" w:type="dxa"/>
              <w:right w:w="150" w:type="dxa"/>
            </w:tcMar>
          </w:tcPr>
          <w:p w14:paraId="42A7ED00" w14:textId="77777777" w:rsidR="001A20E6" w:rsidRDefault="00000000">
            <w:pPr>
              <w:pStyle w:val="TableCellSubjectName"/>
            </w:pPr>
            <w:r>
              <w:t>Sociology</w:t>
            </w:r>
          </w:p>
          <w:p w14:paraId="3F3BEA5F" w14:textId="77777777" w:rsidR="001A20E6" w:rsidRDefault="00000000">
            <w:pPr>
              <w:pStyle w:val="TableCellCategoryTitle"/>
            </w:pPr>
            <w:r>
              <w:t>📝 Practice Materials</w:t>
            </w:r>
          </w:p>
          <w:p w14:paraId="789B2263" w14:textId="77777777" w:rsidR="001A20E6" w:rsidRDefault="00000000">
            <w:pPr>
              <w:pStyle w:val="TableCellResourceItem"/>
            </w:pPr>
            <w:r>
              <w:t>• La Excellence Sociology Material</w:t>
            </w:r>
          </w:p>
          <w:p w14:paraId="72833509" w14:textId="77777777" w:rsidR="001A20E6" w:rsidRDefault="00000000">
            <w:pPr>
              <w:pStyle w:val="TableCellResourceItem"/>
            </w:pPr>
            <w:r>
              <w:t>• Mains RRP + Prelims RRP</w:t>
            </w:r>
          </w:p>
          <w:p w14:paraId="2E968AE3" w14:textId="77777777" w:rsidR="001A20E6" w:rsidRDefault="00000000">
            <w:pPr>
              <w:pStyle w:val="TableCellResourceItem"/>
            </w:pPr>
            <w:r>
              <w:t>• Prelims &amp; Mains Workbooks</w:t>
            </w:r>
          </w:p>
          <w:p w14:paraId="605B009A" w14:textId="77777777" w:rsidR="001A20E6" w:rsidRDefault="00000000">
            <w:pPr>
              <w:pStyle w:val="TableCellResourceItem"/>
            </w:pPr>
            <w:r>
              <w:t>• Previous Year Question Papers</w:t>
            </w:r>
          </w:p>
          <w:p w14:paraId="1E33017E" w14:textId="77777777" w:rsidR="001A20E6" w:rsidRDefault="00000000">
            <w:pPr>
              <w:pStyle w:val="TableCellResourceItem"/>
            </w:pPr>
            <w:r>
              <w:t>• Mock Tests</w:t>
            </w:r>
          </w:p>
          <w:p w14:paraId="25CD07AE" w14:textId="77777777" w:rsidR="001A20E6" w:rsidRDefault="00000000">
            <w:pPr>
              <w:pStyle w:val="TableCellResourceItem"/>
            </w:pPr>
            <w:r>
              <w:t>• La Excellence Indian Society Material</w:t>
            </w:r>
          </w:p>
          <w:p w14:paraId="45AC6DEF" w14:textId="77777777" w:rsidR="001A20E6" w:rsidRDefault="00000000">
            <w:pPr>
              <w:pStyle w:val="TableCellResourceItem"/>
            </w:pPr>
            <w:r>
              <w:t>• Mains Workbook - Paper I</w:t>
            </w:r>
          </w:p>
          <w:p w14:paraId="03024DDC" w14:textId="77777777" w:rsidR="001A20E6" w:rsidRDefault="00000000">
            <w:pPr>
              <w:pStyle w:val="TableCellResourceItem"/>
            </w:pPr>
            <w:r>
              <w:t>• La Excellence Social Change Material</w:t>
            </w:r>
          </w:p>
          <w:p w14:paraId="0A7190D8" w14:textId="77777777" w:rsidR="001A20E6" w:rsidRDefault="00000000">
            <w:pPr>
              <w:pStyle w:val="TableCellResourceItem"/>
            </w:pPr>
            <w:r>
              <w:t>• Mains Workbook - Paper II</w:t>
            </w:r>
          </w:p>
          <w:p w14:paraId="41CE707C" w14:textId="77777777" w:rsidR="001A20E6" w:rsidRDefault="00000000">
            <w:pPr>
              <w:pStyle w:val="TableCellResourceItem"/>
            </w:pPr>
            <w:r>
              <w:t>• La Excellence Sociology of Religion Material</w:t>
            </w:r>
          </w:p>
          <w:p w14:paraId="27BE107E" w14:textId="77777777" w:rsidR="001A20E6" w:rsidRDefault="00000000">
            <w:pPr>
              <w:pStyle w:val="TableCellResourceItem"/>
            </w:pPr>
            <w:r>
              <w:t>• Mains Workbook</w:t>
            </w:r>
          </w:p>
          <w:p w14:paraId="418B78F5" w14:textId="77777777" w:rsidR="001A20E6" w:rsidRDefault="00000000">
            <w:pPr>
              <w:pStyle w:val="TableCellResourceItem"/>
            </w:pPr>
            <w:r>
              <w:t>• La Excellence Sociology of Education Material</w:t>
            </w:r>
          </w:p>
          <w:p w14:paraId="1EAC17E9" w14:textId="77777777" w:rsidR="001A20E6" w:rsidRDefault="00000000">
            <w:pPr>
              <w:pStyle w:val="TableCellResourceItem"/>
            </w:pPr>
            <w:r>
              <w:t>• Mains Workbook</w:t>
            </w:r>
          </w:p>
          <w:p w14:paraId="4B1E155E" w14:textId="77777777" w:rsidR="001A20E6" w:rsidRDefault="00000000">
            <w:pPr>
              <w:pStyle w:val="TableCellResourceItem"/>
            </w:pPr>
            <w:r>
              <w:t>• La Excellence Social Stratification Material</w:t>
            </w:r>
          </w:p>
          <w:p w14:paraId="5C269B2D" w14:textId="77777777" w:rsidR="001A20E6" w:rsidRDefault="00000000">
            <w:pPr>
              <w:pStyle w:val="TableCellResourceItem"/>
            </w:pPr>
            <w:r>
              <w:t>• Mains Workbook</w:t>
            </w:r>
          </w:p>
          <w:p w14:paraId="501BF9FE" w14:textId="77777777" w:rsidR="001A20E6" w:rsidRDefault="00000000">
            <w:pPr>
              <w:pStyle w:val="TableCellResourceItem"/>
            </w:pPr>
            <w:r>
              <w:t>• La Excellence Gender Studies Material</w:t>
            </w:r>
          </w:p>
          <w:p w14:paraId="5C526DA6" w14:textId="77777777" w:rsidR="001A20E6" w:rsidRDefault="00000000">
            <w:pPr>
              <w:pStyle w:val="TableCellResourceItem"/>
            </w:pPr>
            <w:r>
              <w:t>• Mains Workbook</w:t>
            </w:r>
          </w:p>
          <w:p w14:paraId="6145541E" w14:textId="77777777" w:rsidR="001A20E6" w:rsidRDefault="00000000">
            <w:pPr>
              <w:pStyle w:val="TableCellResourceItem"/>
            </w:pPr>
            <w:r>
              <w:t>• La Excellence Urban Sociology Material</w:t>
            </w:r>
          </w:p>
          <w:p w14:paraId="3BB8E26F" w14:textId="77777777" w:rsidR="001A20E6" w:rsidRDefault="00000000">
            <w:pPr>
              <w:pStyle w:val="TableCellResourceItem"/>
            </w:pPr>
            <w:r>
              <w:t>• Mains Workbook</w:t>
            </w:r>
          </w:p>
          <w:p w14:paraId="3ED38681" w14:textId="77777777" w:rsidR="001A20E6" w:rsidRDefault="00000000">
            <w:pPr>
              <w:pStyle w:val="TableCellResourceItem"/>
            </w:pPr>
            <w:r>
              <w:t>• La Excellence Rural Sociology Material</w:t>
            </w:r>
          </w:p>
          <w:p w14:paraId="53DBD5F5" w14:textId="77777777" w:rsidR="001A20E6" w:rsidRDefault="00000000">
            <w:pPr>
              <w:pStyle w:val="TableCellResourceItem"/>
            </w:pPr>
            <w:r>
              <w:t>• Mains Workbook</w:t>
            </w:r>
          </w:p>
          <w:p w14:paraId="33AC02B4" w14:textId="77777777" w:rsidR="001A20E6" w:rsidRDefault="00000000">
            <w:pPr>
              <w:pStyle w:val="TableCellResourceItem"/>
            </w:pPr>
            <w:r>
              <w:t>• La Excellence Social Movements Material</w:t>
            </w:r>
          </w:p>
          <w:p w14:paraId="68F0800A" w14:textId="77777777" w:rsidR="001A20E6" w:rsidRDefault="00000000">
            <w:pPr>
              <w:pStyle w:val="TableCellResourceItem"/>
            </w:pPr>
            <w:r>
              <w:t>• Mains Workbook</w:t>
            </w:r>
          </w:p>
          <w:p w14:paraId="6D6CF8DD" w14:textId="77777777" w:rsidR="001A20E6" w:rsidRDefault="00000000">
            <w:pPr>
              <w:pStyle w:val="TableCellResourceItem"/>
            </w:pPr>
            <w:r>
              <w:t>• La Excellence Sociology of Health Material</w:t>
            </w:r>
          </w:p>
          <w:p w14:paraId="08943272" w14:textId="77777777" w:rsidR="001A20E6" w:rsidRDefault="00000000">
            <w:pPr>
              <w:pStyle w:val="TableCellResourceItem"/>
            </w:pPr>
            <w:r>
              <w:t>• Mains Workbook</w:t>
            </w:r>
          </w:p>
          <w:p w14:paraId="385FF224" w14:textId="77777777" w:rsidR="001A20E6" w:rsidRDefault="00000000">
            <w:pPr>
              <w:pStyle w:val="TableCellResourceItem"/>
            </w:pPr>
            <w:r>
              <w:t>• La Excellence Sociology of Law Material</w:t>
            </w:r>
          </w:p>
          <w:p w14:paraId="53D927CB" w14:textId="77777777" w:rsidR="001A20E6" w:rsidRDefault="00000000">
            <w:pPr>
              <w:pStyle w:val="TableCellResourceItem"/>
            </w:pPr>
            <w:r>
              <w:t>• Mains Workbook</w:t>
            </w:r>
          </w:p>
          <w:p w14:paraId="4CD872FB" w14:textId="77777777" w:rsidR="001A20E6" w:rsidRDefault="00000000">
            <w:pPr>
              <w:pStyle w:val="TableCellResourceItem"/>
            </w:pPr>
            <w:r>
              <w:t>• La Excellence Sociology of Media Material</w:t>
            </w:r>
          </w:p>
          <w:p w14:paraId="26BFF807" w14:textId="77777777" w:rsidR="001A20E6" w:rsidRDefault="00000000">
            <w:pPr>
              <w:pStyle w:val="TableCellResourceItem"/>
            </w:pPr>
            <w:r>
              <w:t>• Mains Workbook</w:t>
            </w:r>
          </w:p>
          <w:p w14:paraId="2D9AED26" w14:textId="77777777" w:rsidR="001A20E6" w:rsidRDefault="00000000">
            <w:pPr>
              <w:pStyle w:val="TableCellResourceItem"/>
            </w:pPr>
            <w:r>
              <w:t>• La Excellence Sociology of Science Material</w:t>
            </w:r>
          </w:p>
          <w:p w14:paraId="2B88A505" w14:textId="77777777" w:rsidR="001A20E6" w:rsidRDefault="00000000">
            <w:pPr>
              <w:pStyle w:val="TableCellResourceItem"/>
            </w:pPr>
            <w:r>
              <w:t>• Mains Workbook</w:t>
            </w:r>
          </w:p>
          <w:p w14:paraId="342F7EF8" w14:textId="77777777" w:rsidR="001A20E6" w:rsidRDefault="00000000">
            <w:pPr>
              <w:pStyle w:val="TableCellResourceItem"/>
            </w:pPr>
            <w:r>
              <w:t>• La Excellence Sociology of Environment Material</w:t>
            </w:r>
          </w:p>
          <w:p w14:paraId="1D26B4E1" w14:textId="77777777" w:rsidR="001A20E6" w:rsidRDefault="00000000">
            <w:pPr>
              <w:pStyle w:val="TableCellResourceItem"/>
            </w:pPr>
            <w:r>
              <w:t>• Mains Workbook</w:t>
            </w:r>
          </w:p>
          <w:p w14:paraId="70F5EBD5" w14:textId="77777777" w:rsidR="001A20E6" w:rsidRDefault="00000000">
            <w:pPr>
              <w:pStyle w:val="TableCellResourceItem"/>
            </w:pPr>
            <w:r>
              <w:t>• La Excellence Sociology of Globalization Material</w:t>
            </w:r>
          </w:p>
          <w:p w14:paraId="25655140" w14:textId="77777777" w:rsidR="001A20E6" w:rsidRDefault="00000000">
            <w:pPr>
              <w:pStyle w:val="TableCellResourceItem"/>
            </w:pPr>
            <w:r>
              <w:t>• Mains Workbook</w:t>
            </w:r>
          </w:p>
          <w:p w14:paraId="3AEADC4B" w14:textId="77777777" w:rsidR="001A20E6" w:rsidRDefault="00000000">
            <w:pPr>
              <w:pStyle w:val="TableCellResourceItem"/>
            </w:pPr>
            <w:r>
              <w:t>• La Excellence Sociology of Work Material</w:t>
            </w:r>
          </w:p>
          <w:p w14:paraId="5F11ED21" w14:textId="77777777" w:rsidR="001A20E6" w:rsidRDefault="00000000">
            <w:pPr>
              <w:pStyle w:val="TableCellResourceItem"/>
            </w:pPr>
            <w:r>
              <w:t>• Mains Workbook</w:t>
            </w:r>
          </w:p>
          <w:p w14:paraId="4DC2FA8E" w14:textId="77777777" w:rsidR="001A20E6" w:rsidRDefault="00000000">
            <w:pPr>
              <w:pStyle w:val="TableCellCategoryTitle"/>
            </w:pPr>
            <w:r>
              <w:t>📰 Current Affairs</w:t>
            </w:r>
          </w:p>
          <w:p w14:paraId="4C13052F" w14:textId="77777777" w:rsidR="001A20E6" w:rsidRDefault="00000000">
            <w:pPr>
              <w:pStyle w:val="TableCellResourceItem"/>
            </w:pPr>
            <w:r>
              <w:t>• Indian Sociological Review</w:t>
            </w:r>
          </w:p>
          <w:p w14:paraId="10BAAF9F" w14:textId="77777777" w:rsidR="001A20E6" w:rsidRDefault="00000000">
            <w:pPr>
              <w:pStyle w:val="TableCellResourceItem"/>
            </w:pPr>
            <w:r>
              <w:t>• Economic and Political Weekly (EPW)</w:t>
            </w:r>
          </w:p>
          <w:p w14:paraId="64F02E8B" w14:textId="77777777" w:rsidR="001A20E6" w:rsidRDefault="00000000">
            <w:pPr>
              <w:pStyle w:val="TableCellResourceItem"/>
            </w:pPr>
            <w:r>
              <w:t>• Newspapers (The Hindu, Indian Express - Social issues)</w:t>
            </w:r>
          </w:p>
          <w:p w14:paraId="6D3664C8" w14:textId="77777777" w:rsidR="001A20E6" w:rsidRDefault="00000000">
            <w:pPr>
              <w:pStyle w:val="TableCellResourceItem"/>
            </w:pPr>
            <w:r>
              <w:t>• Yojana Magazine</w:t>
            </w:r>
          </w:p>
          <w:p w14:paraId="5AC54823" w14:textId="77777777" w:rsidR="001A20E6" w:rsidRDefault="00000000">
            <w:pPr>
              <w:pStyle w:val="TableCellResourceItem"/>
            </w:pPr>
            <w:r>
              <w:t>• Kurukshetra Magazine</w:t>
            </w:r>
          </w:p>
          <w:p w14:paraId="5D6D4DBD" w14:textId="77777777" w:rsidR="001A20E6" w:rsidRDefault="00000000">
            <w:pPr>
              <w:pStyle w:val="TableCellResourceItem"/>
            </w:pPr>
            <w:r>
              <w:t>• Social Watch India Reports</w:t>
            </w:r>
          </w:p>
          <w:p w14:paraId="454C427F" w14:textId="77777777" w:rsidR="001A20E6" w:rsidRDefault="00000000">
            <w:pPr>
              <w:pStyle w:val="TableCellResourceItem"/>
            </w:pPr>
            <w:r>
              <w:t>• NSSO Reports</w:t>
            </w:r>
          </w:p>
          <w:p w14:paraId="199FDF20" w14:textId="77777777" w:rsidR="001A20E6" w:rsidRDefault="00000000">
            <w:pPr>
              <w:pStyle w:val="TableCellResourceItem"/>
            </w:pPr>
            <w:r>
              <w:t>• NFHS Reports</w:t>
            </w:r>
          </w:p>
          <w:p w14:paraId="253F9210" w14:textId="77777777" w:rsidR="001A20E6" w:rsidRDefault="00000000">
            <w:pPr>
              <w:pStyle w:val="TableCellResourceItem"/>
            </w:pPr>
            <w:r>
              <w:t>• EPW Articles on Indian Society</w:t>
            </w:r>
          </w:p>
          <w:p w14:paraId="12D33593" w14:textId="77777777" w:rsidR="001A20E6" w:rsidRDefault="00000000">
            <w:pPr>
              <w:pStyle w:val="TableCellResourceItem"/>
            </w:pPr>
            <w:r>
              <w:t>• Census Reports</w:t>
            </w:r>
          </w:p>
          <w:p w14:paraId="4BBB0000" w14:textId="77777777" w:rsidR="001A20E6" w:rsidRDefault="00000000">
            <w:pPr>
              <w:pStyle w:val="TableCellResourceItem"/>
            </w:pPr>
            <w:r>
              <w:t>• Social Development Reports</w:t>
            </w:r>
          </w:p>
          <w:p w14:paraId="5FFBD14C" w14:textId="77777777" w:rsidR="001A20E6" w:rsidRDefault="00000000">
            <w:pPr>
              <w:pStyle w:val="TableCellResourceItem"/>
            </w:pPr>
            <w:r>
              <w:t>• Planning Commission Reports</w:t>
            </w:r>
          </w:p>
          <w:p w14:paraId="5A992D85" w14:textId="77777777" w:rsidR="001A20E6" w:rsidRDefault="00000000">
            <w:pPr>
              <w:pStyle w:val="TableCellResourceItem"/>
            </w:pPr>
            <w:r>
              <w:t>• NITI Aayog Reports</w:t>
            </w:r>
          </w:p>
          <w:p w14:paraId="41742A26" w14:textId="77777777" w:rsidR="001A20E6" w:rsidRDefault="00000000">
            <w:pPr>
              <w:pStyle w:val="TableCellResourceItem"/>
            </w:pPr>
            <w:r>
              <w:t>• World Bank Reports on India</w:t>
            </w:r>
          </w:p>
          <w:p w14:paraId="2081BDB0" w14:textId="77777777" w:rsidR="001A20E6" w:rsidRDefault="00000000">
            <w:pPr>
              <w:pStyle w:val="TableCellResourceItem"/>
            </w:pPr>
            <w:r>
              <w:t>• Religious Demographics Reports</w:t>
            </w:r>
          </w:p>
          <w:p w14:paraId="2C56C029" w14:textId="77777777" w:rsidR="001A20E6" w:rsidRDefault="00000000">
            <w:pPr>
              <w:pStyle w:val="TableCellResourceItem"/>
            </w:pPr>
            <w:r>
              <w:t>• Minority Commission Reports</w:t>
            </w:r>
          </w:p>
          <w:p w14:paraId="1716B9B7" w14:textId="77777777" w:rsidR="001A20E6" w:rsidRDefault="00000000">
            <w:pPr>
              <w:pStyle w:val="TableCellResourceItem"/>
            </w:pPr>
            <w:r>
              <w:t>• ASER Reports</w:t>
            </w:r>
          </w:p>
          <w:p w14:paraId="5DDF6CA2" w14:textId="77777777" w:rsidR="001A20E6" w:rsidRDefault="00000000">
            <w:pPr>
              <w:pStyle w:val="TableCellResourceItem"/>
            </w:pPr>
            <w:r>
              <w:t>• NEP 2020</w:t>
            </w:r>
          </w:p>
          <w:p w14:paraId="5F5763CF" w14:textId="77777777" w:rsidR="001A20E6" w:rsidRDefault="00000000">
            <w:pPr>
              <w:pStyle w:val="TableCellResourceItem"/>
            </w:pPr>
            <w:r>
              <w:t>• Education Statistics Reports</w:t>
            </w:r>
          </w:p>
          <w:p w14:paraId="369CD7B0" w14:textId="77777777" w:rsidR="001A20E6" w:rsidRDefault="00000000">
            <w:pPr>
              <w:pStyle w:val="TableCellResourceItem"/>
            </w:pPr>
            <w:r>
              <w:t>• Sachar Committee Report</w:t>
            </w:r>
          </w:p>
          <w:p w14:paraId="3A0B4C76" w14:textId="77777777" w:rsidR="001A20E6" w:rsidRDefault="00000000">
            <w:pPr>
              <w:pStyle w:val="TableCellResourceItem"/>
            </w:pPr>
            <w:r>
              <w:t>• Mandal Commission Report</w:t>
            </w:r>
          </w:p>
          <w:p w14:paraId="5E811652" w14:textId="77777777" w:rsidR="001A20E6" w:rsidRDefault="00000000">
            <w:pPr>
              <w:pStyle w:val="TableCellResourceItem"/>
            </w:pPr>
            <w:r>
              <w:t>• Caste Census Data</w:t>
            </w:r>
          </w:p>
          <w:p w14:paraId="19421E42" w14:textId="77777777" w:rsidR="001A20E6" w:rsidRDefault="00000000">
            <w:pPr>
              <w:pStyle w:val="TableCellResourceItem"/>
            </w:pPr>
            <w:r>
              <w:t>• Gender Budget Reports</w:t>
            </w:r>
          </w:p>
          <w:p w14:paraId="188F94FC" w14:textId="77777777" w:rsidR="001A20E6" w:rsidRDefault="00000000">
            <w:pPr>
              <w:pStyle w:val="TableCellResourceItem"/>
            </w:pPr>
            <w:r>
              <w:t>• Women and Child Development Ministry Reports</w:t>
            </w:r>
          </w:p>
          <w:p w14:paraId="57533434" w14:textId="77777777" w:rsidR="001A20E6" w:rsidRDefault="00000000">
            <w:pPr>
              <w:pStyle w:val="TableCellResourceItem"/>
            </w:pPr>
            <w:r>
              <w:t>• NFHS Gender Data</w:t>
            </w:r>
          </w:p>
          <w:p w14:paraId="2E06929F" w14:textId="77777777" w:rsidR="001A20E6" w:rsidRDefault="00000000">
            <w:pPr>
              <w:pStyle w:val="TableCellResourceItem"/>
            </w:pPr>
            <w:r>
              <w:t>• Census Urban Data</w:t>
            </w:r>
          </w:p>
          <w:p w14:paraId="4D33AE89" w14:textId="77777777" w:rsidR="001A20E6" w:rsidRDefault="00000000">
            <w:pPr>
              <w:pStyle w:val="TableCellResourceItem"/>
            </w:pPr>
            <w:r>
              <w:t>• Smart Cities Mission Reports</w:t>
            </w:r>
          </w:p>
          <w:p w14:paraId="52BB9044" w14:textId="77777777" w:rsidR="001A20E6" w:rsidRDefault="00000000">
            <w:pPr>
              <w:pStyle w:val="TableCellResourceItem"/>
            </w:pPr>
            <w:r>
              <w:t>• Urban Development Ministry Reports</w:t>
            </w:r>
          </w:p>
          <w:p w14:paraId="009A5A06" w14:textId="77777777" w:rsidR="001A20E6" w:rsidRDefault="00000000">
            <w:pPr>
              <w:pStyle w:val="TableCellResourceItem"/>
            </w:pPr>
            <w:r>
              <w:t>• Rural Development Ministry Reports</w:t>
            </w:r>
          </w:p>
          <w:p w14:paraId="3C7C3913" w14:textId="77777777" w:rsidR="001A20E6" w:rsidRDefault="00000000">
            <w:pPr>
              <w:pStyle w:val="TableCellResourceItem"/>
            </w:pPr>
            <w:r>
              <w:t>• MGNREGA Reports</w:t>
            </w:r>
          </w:p>
          <w:p w14:paraId="04A65DC8" w14:textId="77777777" w:rsidR="001A20E6" w:rsidRDefault="00000000">
            <w:pPr>
              <w:pStyle w:val="TableCellResourceItem"/>
            </w:pPr>
            <w:r>
              <w:t>• Panchayati Raj Statistics</w:t>
            </w:r>
          </w:p>
          <w:p w14:paraId="7D68725B" w14:textId="77777777" w:rsidR="001A20E6" w:rsidRDefault="00000000">
            <w:pPr>
              <w:pStyle w:val="TableCellResourceItem"/>
            </w:pPr>
            <w:r>
              <w:t>• Social Movement Case Studies</w:t>
            </w:r>
          </w:p>
          <w:p w14:paraId="2AF80FCF" w14:textId="77777777" w:rsidR="001A20E6" w:rsidRDefault="00000000">
            <w:pPr>
              <w:pStyle w:val="TableCellResourceItem"/>
            </w:pPr>
            <w:r>
              <w:t>• Civil Society Reports</w:t>
            </w:r>
          </w:p>
          <w:p w14:paraId="098350B1" w14:textId="77777777" w:rsidR="001A20E6" w:rsidRDefault="00000000">
            <w:pPr>
              <w:pStyle w:val="TableCellResourceItem"/>
            </w:pPr>
            <w:r>
              <w:t>• Human Rights Reports</w:t>
            </w:r>
          </w:p>
          <w:p w14:paraId="0DBB5DA3" w14:textId="77777777" w:rsidR="001A20E6" w:rsidRDefault="00000000">
            <w:pPr>
              <w:pStyle w:val="TableCellResourceItem"/>
            </w:pPr>
            <w:r>
              <w:t>• Health Ministry Reports</w:t>
            </w:r>
          </w:p>
          <w:p w14:paraId="6803E6B1" w14:textId="77777777" w:rsidR="001A20E6" w:rsidRDefault="00000000">
            <w:pPr>
              <w:pStyle w:val="TableCellResourceItem"/>
            </w:pPr>
            <w:r>
              <w:t>• WHO Reports on India</w:t>
            </w:r>
          </w:p>
          <w:p w14:paraId="78B60224" w14:textId="77777777" w:rsidR="001A20E6" w:rsidRDefault="00000000">
            <w:pPr>
              <w:pStyle w:val="TableCellResourceItem"/>
            </w:pPr>
            <w:r>
              <w:t>• Ayushman Bharat Reports</w:t>
            </w:r>
          </w:p>
          <w:p w14:paraId="797D2A37" w14:textId="77777777" w:rsidR="001A20E6" w:rsidRDefault="00000000">
            <w:pPr>
              <w:pStyle w:val="TableCellResourceItem"/>
            </w:pPr>
            <w:r>
              <w:t>• Law Commission Reports</w:t>
            </w:r>
          </w:p>
          <w:p w14:paraId="51C98C05" w14:textId="77777777" w:rsidR="001A20E6" w:rsidRDefault="00000000">
            <w:pPr>
              <w:pStyle w:val="TableCellResourceItem"/>
            </w:pPr>
            <w:r>
              <w:t>• Supreme Court Judgments</w:t>
            </w:r>
          </w:p>
          <w:p w14:paraId="3C0D8863" w14:textId="77777777" w:rsidR="001A20E6" w:rsidRDefault="00000000">
            <w:pPr>
              <w:pStyle w:val="TableCellResourceItem"/>
            </w:pPr>
            <w:r>
              <w:t>• Legal Aid Reports</w:t>
            </w:r>
          </w:p>
          <w:p w14:paraId="6E361F5E" w14:textId="77777777" w:rsidR="001A20E6" w:rsidRDefault="00000000">
            <w:pPr>
              <w:pStyle w:val="TableCellResourceItem"/>
            </w:pPr>
            <w:r>
              <w:t>• Media Reports</w:t>
            </w:r>
          </w:p>
          <w:p w14:paraId="2D5E5E73" w14:textId="77777777" w:rsidR="001A20E6" w:rsidRDefault="00000000">
            <w:pPr>
              <w:pStyle w:val="TableCellResourceItem"/>
            </w:pPr>
            <w:r>
              <w:t>• Broadcasting Ministry Reports</w:t>
            </w:r>
          </w:p>
          <w:p w14:paraId="185A1AA7" w14:textId="77777777" w:rsidR="001A20E6" w:rsidRDefault="00000000">
            <w:pPr>
              <w:pStyle w:val="TableCellResourceItem"/>
            </w:pPr>
            <w:r>
              <w:t>• Social Media Impact Studies</w:t>
            </w:r>
          </w:p>
          <w:p w14:paraId="53BD26F9" w14:textId="77777777" w:rsidR="001A20E6" w:rsidRDefault="00000000">
            <w:pPr>
              <w:pStyle w:val="TableCellResourceItem"/>
            </w:pPr>
            <w:r>
              <w:t>• Science and Technology Ministry Reports</w:t>
            </w:r>
          </w:p>
          <w:p w14:paraId="1A8D020A" w14:textId="77777777" w:rsidR="001A20E6" w:rsidRDefault="00000000">
            <w:pPr>
              <w:pStyle w:val="TableCellResourceItem"/>
            </w:pPr>
            <w:r>
              <w:t>• ISRO Reports</w:t>
            </w:r>
          </w:p>
          <w:p w14:paraId="2E93FC78" w14:textId="77777777" w:rsidR="001A20E6" w:rsidRDefault="00000000">
            <w:pPr>
              <w:pStyle w:val="TableCellResourceItem"/>
            </w:pPr>
            <w:r>
              <w:t>• Digital India Reports</w:t>
            </w:r>
          </w:p>
          <w:p w14:paraId="7E496254" w14:textId="77777777" w:rsidR="001A20E6" w:rsidRDefault="00000000">
            <w:pPr>
              <w:pStyle w:val="TableCellResourceItem"/>
            </w:pPr>
            <w:r>
              <w:t>• Environment Ministry Reports</w:t>
            </w:r>
          </w:p>
          <w:p w14:paraId="604E2F71" w14:textId="77777777" w:rsidR="001A20E6" w:rsidRDefault="00000000">
            <w:pPr>
              <w:pStyle w:val="TableCellResourceItem"/>
            </w:pPr>
            <w:r>
              <w:t>• Climate Change Reports</w:t>
            </w:r>
          </w:p>
          <w:p w14:paraId="327EF6B7" w14:textId="77777777" w:rsidR="001A20E6" w:rsidRDefault="00000000">
            <w:pPr>
              <w:pStyle w:val="TableCellResourceItem"/>
            </w:pPr>
            <w:r>
              <w:t>• Sustainable Development Reports</w:t>
            </w:r>
          </w:p>
          <w:p w14:paraId="4BCB9D33" w14:textId="77777777" w:rsidR="001A20E6" w:rsidRDefault="00000000">
            <w:pPr>
              <w:pStyle w:val="TableCellResourceItem"/>
            </w:pPr>
            <w:r>
              <w:t>• WTO Reports</w:t>
            </w:r>
          </w:p>
          <w:p w14:paraId="5D5A9BBF" w14:textId="77777777" w:rsidR="001A20E6" w:rsidRDefault="00000000">
            <w:pPr>
              <w:pStyle w:val="TableCellResourceItem"/>
            </w:pPr>
            <w:r>
              <w:t>• Globalization Impact Studies</w:t>
            </w:r>
          </w:p>
          <w:p w14:paraId="7815CFA4" w14:textId="77777777" w:rsidR="001A20E6" w:rsidRDefault="00000000">
            <w:pPr>
              <w:pStyle w:val="TableCellResourceItem"/>
            </w:pPr>
            <w:r>
              <w:t>• International Migration Reports</w:t>
            </w:r>
          </w:p>
          <w:p w14:paraId="77CBBDF0" w14:textId="77777777" w:rsidR="001A20E6" w:rsidRDefault="00000000">
            <w:pPr>
              <w:pStyle w:val="TableCellResourceItem"/>
            </w:pPr>
            <w:r>
              <w:t>• Labor Ministry Reports</w:t>
            </w:r>
          </w:p>
          <w:p w14:paraId="5E4287A9" w14:textId="77777777" w:rsidR="001A20E6" w:rsidRDefault="00000000">
            <w:pPr>
              <w:pStyle w:val="TableCellResourceItem"/>
            </w:pPr>
            <w:r>
              <w:t>• Industrial Relations Reports</w:t>
            </w:r>
          </w:p>
          <w:p w14:paraId="395B58C1"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0068AF58" w14:textId="77777777" w:rsidR="001A20E6" w:rsidRDefault="00000000">
            <w:pPr>
              <w:pStyle w:val="TableCellSubjectName"/>
            </w:pPr>
            <w:r>
              <w:t>History-Modern</w:t>
            </w:r>
          </w:p>
          <w:p w14:paraId="4B1B8488" w14:textId="77777777" w:rsidR="001A20E6" w:rsidRDefault="00000000">
            <w:pPr>
              <w:pStyle w:val="TableCellCategoryTitle"/>
            </w:pPr>
            <w:r>
              <w:t>📚 Primary Books</w:t>
            </w:r>
          </w:p>
          <w:p w14:paraId="79B82CC5" w14:textId="77777777" w:rsidR="001A20E6" w:rsidRDefault="00000000">
            <w:pPr>
              <w:pStyle w:val="TableCellResourceItem"/>
            </w:pPr>
            <w:r>
              <w:t>• NCERT Class VIII - Our Past - III - How, When and Where</w:t>
            </w:r>
          </w:p>
          <w:p w14:paraId="299A8837" w14:textId="77777777" w:rsidR="001A20E6" w:rsidRDefault="00000000">
            <w:pPr>
              <w:pStyle w:val="TableCellResourceItem"/>
            </w:pPr>
            <w:r>
              <w:t>• Old NCERT - Modern India by Bipan Chandra - The Decline of the Mughal Empire</w:t>
            </w:r>
          </w:p>
          <w:p w14:paraId="28686931" w14:textId="77777777" w:rsidR="001A20E6" w:rsidRDefault="00000000">
            <w:pPr>
              <w:pStyle w:val="TableCellCategoryTitle"/>
            </w:pPr>
            <w:r>
              <w:t>📝 Practice Materials</w:t>
            </w:r>
          </w:p>
          <w:p w14:paraId="48985404" w14:textId="77777777" w:rsidR="001A20E6" w:rsidRDefault="00000000">
            <w:pPr>
              <w:pStyle w:val="TableCellResourceItem"/>
            </w:pPr>
            <w:r>
              <w:t>• La Excellence Modern History Material</w:t>
            </w:r>
          </w:p>
          <w:p w14:paraId="16DC07C7" w14:textId="77777777" w:rsidR="001A20E6" w:rsidRDefault="00000000">
            <w:pPr>
              <w:pStyle w:val="TableCellResourceItem"/>
            </w:pPr>
            <w:r>
              <w:t>• Prelims &amp; Mains Workbooks</w:t>
            </w:r>
          </w:p>
          <w:p w14:paraId="12232D78" w14:textId="77777777" w:rsidR="001A20E6" w:rsidRDefault="00000000">
            <w:pPr>
              <w:pStyle w:val="TableCellCategoryTitle"/>
            </w:pPr>
            <w:r>
              <w:t>📰 Current Affairs</w:t>
            </w:r>
          </w:p>
          <w:p w14:paraId="6A9415B4" w14:textId="77777777" w:rsidR="001A20E6" w:rsidRDefault="00000000">
            <w:pPr>
              <w:pStyle w:val="TableCellResourceItem"/>
            </w:pPr>
            <w:r>
              <w:t>• Newspapers (IE – Explained History columns)</w:t>
            </w:r>
          </w:p>
        </w:tc>
        <w:tc>
          <w:tcPr>
            <w:tcW w:w="1650" w:type="pct"/>
            <w:tcBorders>
              <w:bottom w:val="single" w:sz="2" w:space="0" w:color="D1D5DB"/>
              <w:right w:val="single" w:sz="2" w:space="0" w:color="D1D5DB"/>
            </w:tcBorders>
            <w:tcMar>
              <w:top w:w="200" w:type="dxa"/>
              <w:left w:w="150" w:type="dxa"/>
              <w:bottom w:w="200" w:type="dxa"/>
              <w:right w:w="150" w:type="dxa"/>
            </w:tcMar>
          </w:tcPr>
          <w:p w14:paraId="4E1194AC" w14:textId="77777777" w:rsidR="001A20E6" w:rsidRDefault="00000000">
            <w:pPr>
              <w:pStyle w:val="TableCellSubjectName"/>
            </w:pPr>
            <w:r>
              <w:t>History-Art and Culture</w:t>
            </w:r>
          </w:p>
          <w:p w14:paraId="1381751C" w14:textId="77777777" w:rsidR="001A20E6" w:rsidRDefault="00000000">
            <w:pPr>
              <w:pStyle w:val="TableCellCategoryTitle"/>
            </w:pPr>
            <w:r>
              <w:t>📝 Practice Materials</w:t>
            </w:r>
          </w:p>
          <w:p w14:paraId="687678DA" w14:textId="77777777" w:rsidR="001A20E6" w:rsidRDefault="00000000">
            <w:pPr>
              <w:pStyle w:val="TableCellResourceItem"/>
            </w:pPr>
            <w:r>
              <w:t>• La Excellence Art &amp; Culture Material</w:t>
            </w:r>
          </w:p>
          <w:p w14:paraId="2407408D" w14:textId="77777777" w:rsidR="001A20E6" w:rsidRDefault="00000000">
            <w:pPr>
              <w:pStyle w:val="TableCellResourceItem"/>
            </w:pPr>
            <w:r>
              <w:t>• Prelims &amp; Mains Workbooks</w:t>
            </w:r>
          </w:p>
          <w:p w14:paraId="454436A4" w14:textId="77777777" w:rsidR="001A20E6" w:rsidRDefault="00000000">
            <w:pPr>
              <w:pStyle w:val="TableCellCategoryTitle"/>
            </w:pPr>
            <w:r>
              <w:t>📰 Current Affairs</w:t>
            </w:r>
          </w:p>
          <w:p w14:paraId="64F10E1D" w14:textId="77777777" w:rsidR="001A20E6" w:rsidRDefault="00000000">
            <w:pPr>
              <w:pStyle w:val="TableCellResourceItem"/>
            </w:pPr>
            <w:r>
              <w:t>• Newspapers (CA on art awards, festivals, heritage)</w:t>
            </w:r>
          </w:p>
        </w:tc>
      </w:tr>
      <w:tr w:rsidR="001A20E6" w14:paraId="5C645F25" w14:textId="77777777">
        <w:tc>
          <w:tcPr>
            <w:tcW w:w="1650" w:type="pct"/>
            <w:tcBorders>
              <w:bottom w:val="single" w:sz="2" w:space="0" w:color="D1D5DB"/>
              <w:right w:val="single" w:sz="2" w:space="0" w:color="D1D5DB"/>
            </w:tcBorders>
            <w:tcMar>
              <w:top w:w="200" w:type="dxa"/>
              <w:left w:w="150" w:type="dxa"/>
              <w:bottom w:w="200" w:type="dxa"/>
              <w:right w:w="150" w:type="dxa"/>
            </w:tcMar>
          </w:tcPr>
          <w:p w14:paraId="2A4066F3" w14:textId="77777777" w:rsidR="001A20E6" w:rsidRDefault="00000000">
            <w:pPr>
              <w:pStyle w:val="TableCellSubjectName"/>
            </w:pPr>
            <w:r>
              <w:t>History-World</w:t>
            </w:r>
          </w:p>
          <w:p w14:paraId="03BA53FE" w14:textId="77777777" w:rsidR="001A20E6" w:rsidRDefault="00000000">
            <w:pPr>
              <w:pStyle w:val="TableCellCategoryTitle"/>
            </w:pPr>
            <w:r>
              <w:t>📝 Practice Materials</w:t>
            </w:r>
          </w:p>
          <w:p w14:paraId="1E34F757" w14:textId="77777777" w:rsidR="001A20E6" w:rsidRDefault="00000000">
            <w:pPr>
              <w:pStyle w:val="TableCellResourceItem"/>
            </w:pPr>
            <w:r>
              <w:t>• La Excellence World History Material</w:t>
            </w:r>
          </w:p>
          <w:p w14:paraId="710183B1" w14:textId="77777777" w:rsidR="001A20E6" w:rsidRDefault="00000000">
            <w:pPr>
              <w:pStyle w:val="TableCellResourceItem"/>
            </w:pPr>
            <w:r>
              <w:t>• Mains Workbook</w:t>
            </w:r>
          </w:p>
          <w:p w14:paraId="62261B41" w14:textId="77777777" w:rsidR="001A20E6" w:rsidRDefault="00000000">
            <w:pPr>
              <w:pStyle w:val="TableCellCategoryTitle"/>
            </w:pPr>
            <w:r>
              <w:t>📰 Current Affairs</w:t>
            </w:r>
          </w:p>
          <w:p w14:paraId="6AF0737D" w14:textId="77777777" w:rsidR="001A20E6" w:rsidRDefault="00000000">
            <w:pPr>
              <w:pStyle w:val="TableCellResourceItem"/>
            </w:pPr>
            <w:r>
              <w:t>• Newspapers (Hindu and IE Explained)</w:t>
            </w:r>
          </w:p>
        </w:tc>
        <w:tc>
          <w:tcPr>
            <w:tcW w:w="1650" w:type="pct"/>
          </w:tcPr>
          <w:p w14:paraId="258B6B50" w14:textId="77777777" w:rsidR="001A20E6" w:rsidRDefault="001A20E6"/>
        </w:tc>
        <w:tc>
          <w:tcPr>
            <w:tcW w:w="1650" w:type="pct"/>
          </w:tcPr>
          <w:p w14:paraId="70A09AED" w14:textId="77777777" w:rsidR="001A20E6" w:rsidRDefault="001A20E6"/>
        </w:tc>
      </w:tr>
    </w:tbl>
    <w:p w14:paraId="11A3019C" w14:textId="77777777" w:rsidR="001A20E6" w:rsidRDefault="001A20E6">
      <w:pPr>
        <w:spacing w:after="400"/>
      </w:pPr>
    </w:p>
    <w:p w14:paraId="3581781E"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3F254433" w14:textId="77777777">
        <w:tc>
          <w:tcPr>
            <w:tcW w:w="2500" w:type="pct"/>
            <w:tcMar>
              <w:top w:w="0" w:type="dxa"/>
              <w:left w:w="0" w:type="dxa"/>
              <w:bottom w:w="0" w:type="dxa"/>
              <w:right w:w="0" w:type="dxa"/>
            </w:tcMar>
          </w:tcPr>
          <w:p w14:paraId="42E9E473" w14:textId="77777777" w:rsidR="001A20E6" w:rsidRDefault="00000000">
            <w:pPr>
              <w:pStyle w:val="WeekTitle"/>
            </w:pPr>
            <w:r>
              <w:rPr>
                <w:color w:val="15803D"/>
              </w:rPr>
              <w:t>📅 Mar 29 - Apr 04, 2026</w:t>
            </w:r>
          </w:p>
        </w:tc>
        <w:tc>
          <w:tcPr>
            <w:tcW w:w="2500" w:type="pct"/>
            <w:tcMar>
              <w:top w:w="0" w:type="dxa"/>
              <w:left w:w="0" w:type="dxa"/>
              <w:bottom w:w="0" w:type="dxa"/>
              <w:right w:w="0" w:type="dxa"/>
            </w:tcMar>
          </w:tcPr>
          <w:p w14:paraId="21EDE98B" w14:textId="77777777" w:rsidR="001A20E6" w:rsidRDefault="00000000">
            <w:pPr>
              <w:pStyle w:val="WeekCycleName"/>
            </w:pPr>
            <w:r>
              <w:rPr>
                <w:color w:val="15803D"/>
              </w:rPr>
              <w:t>C2</w:t>
            </w:r>
          </w:p>
        </w:tc>
      </w:tr>
    </w:tbl>
    <w:p w14:paraId="13B6360A"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51DDF4A7" w14:textId="77777777">
        <w:tc>
          <w:tcPr>
            <w:tcW w:w="700" w:type="pct"/>
            <w:shd w:val="clear" w:color="auto" w:fill="DCFCE7"/>
            <w:tcMar>
              <w:top w:w="200" w:type="dxa"/>
              <w:left w:w="100" w:type="dxa"/>
              <w:bottom w:w="200" w:type="dxa"/>
              <w:right w:w="100" w:type="dxa"/>
            </w:tcMar>
          </w:tcPr>
          <w:p w14:paraId="5043EB7C" w14:textId="77777777" w:rsidR="001A20E6" w:rsidRDefault="00000000">
            <w:pPr>
              <w:pStyle w:val="TableCellCalendarDayHeader"/>
            </w:pPr>
            <w:r>
              <w:rPr>
                <w:color w:val="15803D"/>
              </w:rPr>
              <w:t>Sunday</w:t>
            </w:r>
          </w:p>
          <w:p w14:paraId="58ADC352" w14:textId="77777777" w:rsidR="001A20E6" w:rsidRDefault="00000000">
            <w:pPr>
              <w:pStyle w:val="TableCellCalendarDateHeader"/>
            </w:pPr>
            <w:r>
              <w:rPr>
                <w:color w:val="15803D"/>
              </w:rPr>
              <w:t>Mar 29</w:t>
            </w:r>
          </w:p>
          <w:p w14:paraId="1D2B0160"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15E07886" w14:textId="77777777" w:rsidR="001A20E6" w:rsidRDefault="00000000">
            <w:pPr>
              <w:pStyle w:val="TableCellCalendarDayHeader"/>
            </w:pPr>
            <w:r>
              <w:rPr>
                <w:color w:val="15803D"/>
              </w:rPr>
              <w:t>Monday</w:t>
            </w:r>
          </w:p>
          <w:p w14:paraId="5F7C6C71" w14:textId="77777777" w:rsidR="001A20E6" w:rsidRDefault="00000000">
            <w:pPr>
              <w:pStyle w:val="TableCellCalendarDateHeader"/>
            </w:pPr>
            <w:r>
              <w:rPr>
                <w:color w:val="15803D"/>
              </w:rPr>
              <w:t>Mar 30</w:t>
            </w:r>
          </w:p>
          <w:p w14:paraId="43591AFE"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4C6D6A59" w14:textId="77777777" w:rsidR="001A20E6" w:rsidRDefault="00000000">
            <w:pPr>
              <w:pStyle w:val="TableCellCalendarDayHeader"/>
            </w:pPr>
            <w:r>
              <w:rPr>
                <w:color w:val="15803D"/>
              </w:rPr>
              <w:t>Tuesday</w:t>
            </w:r>
          </w:p>
          <w:p w14:paraId="1C95BDA3" w14:textId="77777777" w:rsidR="001A20E6" w:rsidRDefault="00000000">
            <w:pPr>
              <w:pStyle w:val="TableCellCalendarDateHeader"/>
            </w:pPr>
            <w:r>
              <w:rPr>
                <w:color w:val="15803D"/>
              </w:rPr>
              <w:t>Mar 31</w:t>
            </w:r>
          </w:p>
          <w:p w14:paraId="3798DFDF"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7ED136B0" w14:textId="77777777" w:rsidR="001A20E6" w:rsidRDefault="00000000">
            <w:pPr>
              <w:pStyle w:val="TableCellCalendarDayHeader"/>
            </w:pPr>
            <w:r>
              <w:rPr>
                <w:color w:val="15803D"/>
              </w:rPr>
              <w:t>Wednesday</w:t>
            </w:r>
          </w:p>
          <w:p w14:paraId="3B2C057C" w14:textId="77777777" w:rsidR="001A20E6" w:rsidRDefault="00000000">
            <w:pPr>
              <w:pStyle w:val="TableCellCalendarDateHeader"/>
            </w:pPr>
            <w:r>
              <w:rPr>
                <w:color w:val="15803D"/>
              </w:rPr>
              <w:t>Apr 01</w:t>
            </w:r>
          </w:p>
          <w:p w14:paraId="22DB3027"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4DD3144B" w14:textId="77777777" w:rsidR="001A20E6" w:rsidRDefault="00000000">
            <w:pPr>
              <w:pStyle w:val="TableCellCalendarDayHeader"/>
            </w:pPr>
            <w:r>
              <w:rPr>
                <w:color w:val="15803D"/>
              </w:rPr>
              <w:t>Thursday</w:t>
            </w:r>
          </w:p>
          <w:p w14:paraId="35BE7011" w14:textId="77777777" w:rsidR="001A20E6" w:rsidRDefault="00000000">
            <w:pPr>
              <w:pStyle w:val="TableCellCalendarDateHeader"/>
            </w:pPr>
            <w:r>
              <w:rPr>
                <w:color w:val="15803D"/>
              </w:rPr>
              <w:t>Apr 02</w:t>
            </w:r>
          </w:p>
          <w:p w14:paraId="65DE0873"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11F72089" w14:textId="77777777" w:rsidR="001A20E6" w:rsidRDefault="00000000">
            <w:pPr>
              <w:pStyle w:val="TableCellCalendarDayHeader"/>
            </w:pPr>
            <w:r>
              <w:rPr>
                <w:color w:val="15803D"/>
              </w:rPr>
              <w:t>Friday</w:t>
            </w:r>
          </w:p>
          <w:p w14:paraId="50A7EBCE" w14:textId="77777777" w:rsidR="001A20E6" w:rsidRDefault="00000000">
            <w:pPr>
              <w:pStyle w:val="TableCellCalendarDateHeader"/>
            </w:pPr>
            <w:r>
              <w:rPr>
                <w:color w:val="15803D"/>
              </w:rPr>
              <w:t>Apr 03</w:t>
            </w:r>
          </w:p>
          <w:p w14:paraId="550E14FA"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18479E2E" w14:textId="77777777" w:rsidR="001A20E6" w:rsidRDefault="00000000">
            <w:pPr>
              <w:pStyle w:val="TableCellCalendarDayHeader"/>
            </w:pPr>
            <w:r>
              <w:rPr>
                <w:color w:val="F57C00"/>
              </w:rPr>
              <w:t>Saturday</w:t>
            </w:r>
          </w:p>
          <w:p w14:paraId="0E8BF8A5" w14:textId="77777777" w:rsidR="001A20E6" w:rsidRDefault="00000000">
            <w:pPr>
              <w:pStyle w:val="TableCellCalendarDateHeader"/>
            </w:pPr>
            <w:r>
              <w:rPr>
                <w:color w:val="F57C00"/>
              </w:rPr>
              <w:t>Apr 04</w:t>
            </w:r>
          </w:p>
          <w:p w14:paraId="2ACE92AE" w14:textId="77777777" w:rsidR="001A20E6" w:rsidRDefault="00000000">
            <w:pPr>
              <w:pStyle w:val="TableCellCatchupLabel"/>
            </w:pPr>
            <w:r>
              <w:rPr>
                <w:color w:val="F57C00"/>
              </w:rPr>
              <w:t>Catchup Day</w:t>
            </w:r>
          </w:p>
        </w:tc>
      </w:tr>
      <w:tr w:rsidR="001A20E6" w14:paraId="785354A7" w14:textId="77777777">
        <w:tc>
          <w:tcPr>
            <w:tcW w:w="700" w:type="pct"/>
            <w:shd w:val="clear" w:color="auto" w:fill="DCFCE7"/>
            <w:tcMar>
              <w:top w:w="150" w:type="dxa"/>
              <w:left w:w="100" w:type="dxa"/>
              <w:bottom w:w="150" w:type="dxa"/>
              <w:right w:w="100" w:type="dxa"/>
            </w:tcMar>
          </w:tcPr>
          <w:p w14:paraId="4AFF8388" w14:textId="77777777" w:rsidR="001A20E6" w:rsidRDefault="00000000">
            <w:pPr>
              <w:pStyle w:val="TableCellTaskSubject"/>
            </w:pPr>
            <w:r>
              <w:t>Sociology</w:t>
            </w:r>
          </w:p>
          <w:p w14:paraId="4765E294" w14:textId="77777777" w:rsidR="001A20E6" w:rsidRDefault="00000000">
            <w:pPr>
              <w:pStyle w:val="TableCellTaskDetails"/>
            </w:pPr>
            <w:r>
              <w:t>• Test - TEST — 3h</w:t>
            </w:r>
          </w:p>
          <w:p w14:paraId="2AB2305E"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10F64F82" w14:textId="77777777" w:rsidR="001A20E6" w:rsidRDefault="00000000">
            <w:pPr>
              <w:pStyle w:val="TableCellTaskSubject"/>
            </w:pPr>
            <w:r>
              <w:t>Sociology</w:t>
            </w:r>
          </w:p>
          <w:p w14:paraId="5454DB08" w14:textId="77777777" w:rsidR="001A20E6" w:rsidRDefault="00000000">
            <w:pPr>
              <w:pStyle w:val="TableCellTaskDetails"/>
            </w:pPr>
            <w:r>
              <w:t>• Study - OPT-SOC/02 — 1h 30m</w:t>
            </w:r>
          </w:p>
          <w:p w14:paraId="5663B392" w14:textId="77777777" w:rsidR="001A20E6" w:rsidRDefault="00000000">
            <w:pPr>
              <w:pStyle w:val="TableCellTaskBadge"/>
              <w:shd w:val="clear" w:color="auto" w:fill="E3F2FD"/>
            </w:pPr>
            <w:r>
              <w:rPr>
                <w:b/>
                <w:bCs/>
                <w:color w:val="1976D2"/>
              </w:rPr>
              <w:t>STUDY</w:t>
            </w:r>
          </w:p>
          <w:p w14:paraId="49ECD6EF" w14:textId="77777777" w:rsidR="001A20E6" w:rsidRDefault="00000000">
            <w:pPr>
              <w:pStyle w:val="TableCellTaskDetails"/>
            </w:pPr>
            <w:r>
              <w:t>• Revision - OPT-SOC/02 — 30m</w:t>
            </w:r>
          </w:p>
          <w:p w14:paraId="1DFE6212" w14:textId="77777777" w:rsidR="001A20E6" w:rsidRDefault="00000000">
            <w:pPr>
              <w:pStyle w:val="TableCellTaskBadge"/>
              <w:shd w:val="clear" w:color="auto" w:fill="FCE4EC"/>
            </w:pPr>
            <w:r>
              <w:rPr>
                <w:b/>
                <w:bCs/>
                <w:color w:val="C2185B"/>
              </w:rPr>
              <w:t>REVISION</w:t>
            </w:r>
          </w:p>
          <w:p w14:paraId="43051ECF" w14:textId="77777777" w:rsidR="001A20E6" w:rsidRDefault="00000000">
            <w:pPr>
              <w:pStyle w:val="TableCellTaskDetails"/>
            </w:pPr>
            <w:r>
              <w:t>• Practice - OPT-SOC/02 — 30m</w:t>
            </w:r>
          </w:p>
          <w:p w14:paraId="367BD5F9"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7CC8514" w14:textId="77777777" w:rsidR="001A20E6" w:rsidRDefault="00000000">
            <w:pPr>
              <w:pStyle w:val="TableCellTaskSubject"/>
            </w:pPr>
            <w:r>
              <w:t>Sociology</w:t>
            </w:r>
          </w:p>
          <w:p w14:paraId="0C1A1F05" w14:textId="77777777" w:rsidR="001A20E6" w:rsidRDefault="00000000">
            <w:pPr>
              <w:pStyle w:val="TableCellTaskDetails"/>
            </w:pPr>
            <w:r>
              <w:t>• Study - OPT-SOC/02 — 1h 30m</w:t>
            </w:r>
          </w:p>
          <w:p w14:paraId="6124B29E" w14:textId="77777777" w:rsidR="001A20E6" w:rsidRDefault="00000000">
            <w:pPr>
              <w:pStyle w:val="TableCellTaskBadge"/>
              <w:shd w:val="clear" w:color="auto" w:fill="E3F2FD"/>
            </w:pPr>
            <w:r>
              <w:rPr>
                <w:b/>
                <w:bCs/>
                <w:color w:val="1976D2"/>
              </w:rPr>
              <w:t>STUDY</w:t>
            </w:r>
          </w:p>
          <w:p w14:paraId="57E55341" w14:textId="77777777" w:rsidR="001A20E6" w:rsidRDefault="00000000">
            <w:pPr>
              <w:pStyle w:val="TableCellTaskDetails"/>
            </w:pPr>
            <w:r>
              <w:t>• Revision - OPT-SOC/02 — 30m</w:t>
            </w:r>
          </w:p>
          <w:p w14:paraId="13B7C81F" w14:textId="77777777" w:rsidR="001A20E6" w:rsidRDefault="00000000">
            <w:pPr>
              <w:pStyle w:val="TableCellTaskBadge"/>
              <w:shd w:val="clear" w:color="auto" w:fill="FCE4EC"/>
            </w:pPr>
            <w:r>
              <w:rPr>
                <w:b/>
                <w:bCs/>
                <w:color w:val="C2185B"/>
              </w:rPr>
              <w:t>REVISION</w:t>
            </w:r>
          </w:p>
          <w:p w14:paraId="0C850922" w14:textId="77777777" w:rsidR="001A20E6" w:rsidRDefault="00000000">
            <w:pPr>
              <w:pStyle w:val="TableCellTaskDetails"/>
            </w:pPr>
            <w:r>
              <w:t>• Practice - OPT-SOC/02 — 30m</w:t>
            </w:r>
          </w:p>
          <w:p w14:paraId="66BC15D8"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89EFE05" w14:textId="77777777" w:rsidR="001A20E6" w:rsidRDefault="00000000">
            <w:pPr>
              <w:pStyle w:val="TableCellTaskSubject"/>
            </w:pPr>
            <w:r>
              <w:t>Sociology</w:t>
            </w:r>
          </w:p>
          <w:p w14:paraId="6683FE00" w14:textId="77777777" w:rsidR="001A20E6" w:rsidRDefault="00000000">
            <w:pPr>
              <w:pStyle w:val="TableCellTaskDetails"/>
            </w:pPr>
            <w:r>
              <w:t>• Study - OPT-SOC/02 — 1h 30m</w:t>
            </w:r>
          </w:p>
          <w:p w14:paraId="70B42D53" w14:textId="77777777" w:rsidR="001A20E6" w:rsidRDefault="00000000">
            <w:pPr>
              <w:pStyle w:val="TableCellTaskBadge"/>
              <w:shd w:val="clear" w:color="auto" w:fill="E3F2FD"/>
            </w:pPr>
            <w:r>
              <w:rPr>
                <w:b/>
                <w:bCs/>
                <w:color w:val="1976D2"/>
              </w:rPr>
              <w:t>STUDY</w:t>
            </w:r>
          </w:p>
          <w:p w14:paraId="4B3BB580" w14:textId="77777777" w:rsidR="001A20E6" w:rsidRDefault="00000000">
            <w:pPr>
              <w:pStyle w:val="TableCellTaskDetails"/>
            </w:pPr>
            <w:r>
              <w:t>• Revision - OPT-SOC/02 — 30m</w:t>
            </w:r>
          </w:p>
          <w:p w14:paraId="4CAEBC00" w14:textId="77777777" w:rsidR="001A20E6" w:rsidRDefault="00000000">
            <w:pPr>
              <w:pStyle w:val="TableCellTaskBadge"/>
              <w:shd w:val="clear" w:color="auto" w:fill="FCE4EC"/>
            </w:pPr>
            <w:r>
              <w:rPr>
                <w:b/>
                <w:bCs/>
                <w:color w:val="C2185B"/>
              </w:rPr>
              <w:t>REVISION</w:t>
            </w:r>
          </w:p>
          <w:p w14:paraId="666F374C" w14:textId="77777777" w:rsidR="001A20E6" w:rsidRDefault="00000000">
            <w:pPr>
              <w:pStyle w:val="TableCellTaskDetails"/>
            </w:pPr>
            <w:r>
              <w:t>• Practice - OPT-SOC/02 — 30m</w:t>
            </w:r>
          </w:p>
          <w:p w14:paraId="53A93CA5"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E885E36" w14:textId="77777777" w:rsidR="001A20E6" w:rsidRDefault="00000000">
            <w:pPr>
              <w:pStyle w:val="TableCellTaskSubject"/>
            </w:pPr>
            <w:r>
              <w:t>Sociology</w:t>
            </w:r>
          </w:p>
          <w:p w14:paraId="7092F00B" w14:textId="77777777" w:rsidR="001A20E6" w:rsidRDefault="00000000">
            <w:pPr>
              <w:pStyle w:val="TableCellTaskDetails"/>
            </w:pPr>
            <w:r>
              <w:t>• Study - OPT-SOC/02 — 1h 30m</w:t>
            </w:r>
          </w:p>
          <w:p w14:paraId="500FB933" w14:textId="77777777" w:rsidR="001A20E6" w:rsidRDefault="00000000">
            <w:pPr>
              <w:pStyle w:val="TableCellTaskBadge"/>
              <w:shd w:val="clear" w:color="auto" w:fill="E3F2FD"/>
            </w:pPr>
            <w:r>
              <w:rPr>
                <w:b/>
                <w:bCs/>
                <w:color w:val="1976D2"/>
              </w:rPr>
              <w:t>STUDY</w:t>
            </w:r>
          </w:p>
          <w:p w14:paraId="0640C641" w14:textId="77777777" w:rsidR="001A20E6" w:rsidRDefault="00000000">
            <w:pPr>
              <w:pStyle w:val="TableCellTaskDetails"/>
            </w:pPr>
            <w:r>
              <w:t>• Revision - OPT-SOC/02 — 30m</w:t>
            </w:r>
          </w:p>
          <w:p w14:paraId="7E024E3A" w14:textId="77777777" w:rsidR="001A20E6" w:rsidRDefault="00000000">
            <w:pPr>
              <w:pStyle w:val="TableCellTaskBadge"/>
              <w:shd w:val="clear" w:color="auto" w:fill="FCE4EC"/>
            </w:pPr>
            <w:r>
              <w:rPr>
                <w:b/>
                <w:bCs/>
                <w:color w:val="C2185B"/>
              </w:rPr>
              <w:t>REVISION</w:t>
            </w:r>
          </w:p>
          <w:p w14:paraId="39800420" w14:textId="77777777" w:rsidR="001A20E6" w:rsidRDefault="00000000">
            <w:pPr>
              <w:pStyle w:val="TableCellTaskDetails"/>
            </w:pPr>
            <w:r>
              <w:t>• Practice - OPT-SOC/02 — 30m</w:t>
            </w:r>
          </w:p>
          <w:p w14:paraId="7F2B1F9B"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468714C" w14:textId="77777777" w:rsidR="001A20E6" w:rsidRDefault="00000000">
            <w:pPr>
              <w:pStyle w:val="TableCellTaskSubject"/>
            </w:pPr>
            <w:r>
              <w:t>Sociology</w:t>
            </w:r>
          </w:p>
          <w:p w14:paraId="25CF5158" w14:textId="77777777" w:rsidR="001A20E6" w:rsidRDefault="00000000">
            <w:pPr>
              <w:pStyle w:val="TableCellTaskDetails"/>
            </w:pPr>
            <w:r>
              <w:t>• Study - OPT-SOC/02 — 1h 30m</w:t>
            </w:r>
          </w:p>
          <w:p w14:paraId="1D70638E" w14:textId="77777777" w:rsidR="001A20E6" w:rsidRDefault="00000000">
            <w:pPr>
              <w:pStyle w:val="TableCellTaskBadge"/>
              <w:shd w:val="clear" w:color="auto" w:fill="E3F2FD"/>
            </w:pPr>
            <w:r>
              <w:rPr>
                <w:b/>
                <w:bCs/>
                <w:color w:val="1976D2"/>
              </w:rPr>
              <w:t>STUDY</w:t>
            </w:r>
          </w:p>
          <w:p w14:paraId="7BA7F61B" w14:textId="77777777" w:rsidR="001A20E6" w:rsidRDefault="00000000">
            <w:pPr>
              <w:pStyle w:val="TableCellTaskDetails"/>
            </w:pPr>
            <w:r>
              <w:t>• Revision - OPT-SOC/02 — 30m</w:t>
            </w:r>
          </w:p>
          <w:p w14:paraId="75995A7F" w14:textId="77777777" w:rsidR="001A20E6" w:rsidRDefault="00000000">
            <w:pPr>
              <w:pStyle w:val="TableCellTaskBadge"/>
              <w:shd w:val="clear" w:color="auto" w:fill="FCE4EC"/>
            </w:pPr>
            <w:r>
              <w:rPr>
                <w:b/>
                <w:bCs/>
                <w:color w:val="C2185B"/>
              </w:rPr>
              <w:t>REVISION</w:t>
            </w:r>
          </w:p>
          <w:p w14:paraId="1731C189" w14:textId="77777777" w:rsidR="001A20E6" w:rsidRDefault="00000000">
            <w:pPr>
              <w:pStyle w:val="TableCellTaskDetails"/>
            </w:pPr>
            <w:r>
              <w:t>• Practice - OPT-SOC/02 — 30m</w:t>
            </w:r>
          </w:p>
          <w:p w14:paraId="6ADA60EF"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56C5AB8E" w14:textId="77777777" w:rsidR="001A20E6" w:rsidRDefault="001A20E6"/>
        </w:tc>
      </w:tr>
      <w:tr w:rsidR="001A20E6" w14:paraId="13C092B8" w14:textId="77777777">
        <w:tc>
          <w:tcPr>
            <w:tcW w:w="700" w:type="pct"/>
            <w:shd w:val="clear" w:color="auto" w:fill="DCFCE7"/>
            <w:tcMar>
              <w:top w:w="150" w:type="dxa"/>
              <w:left w:w="100" w:type="dxa"/>
              <w:bottom w:w="150" w:type="dxa"/>
              <w:right w:w="100" w:type="dxa"/>
            </w:tcMar>
          </w:tcPr>
          <w:p w14:paraId="2FE3845A" w14:textId="77777777" w:rsidR="001A20E6" w:rsidRDefault="00000000">
            <w:pPr>
              <w:pStyle w:val="TableCellTaskSubject"/>
            </w:pPr>
            <w:r>
              <w:t>History-Modern</w:t>
            </w:r>
          </w:p>
          <w:p w14:paraId="465949EF" w14:textId="77777777" w:rsidR="001A20E6" w:rsidRDefault="00000000">
            <w:pPr>
              <w:pStyle w:val="TableCellTaskDetails"/>
            </w:pPr>
            <w:r>
              <w:t>• Test - TEST — 3h</w:t>
            </w:r>
          </w:p>
          <w:p w14:paraId="6A763C79"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54FAE850" w14:textId="77777777" w:rsidR="001A20E6" w:rsidRDefault="00000000">
            <w:pPr>
              <w:pStyle w:val="TableCellTaskSubject"/>
            </w:pPr>
            <w:r>
              <w:t>History-Modern</w:t>
            </w:r>
          </w:p>
          <w:p w14:paraId="38AF36A8" w14:textId="77777777" w:rsidR="001A20E6" w:rsidRDefault="00000000">
            <w:pPr>
              <w:pStyle w:val="TableCellTaskDetails"/>
            </w:pPr>
            <w:r>
              <w:t>• Study - Transfer of power - 1940 to 1947 (H03/09) — 30m</w:t>
            </w:r>
          </w:p>
          <w:p w14:paraId="34D08C98" w14:textId="77777777" w:rsidR="001A20E6" w:rsidRDefault="00000000">
            <w:pPr>
              <w:pStyle w:val="TableCellTaskBadge"/>
              <w:shd w:val="clear" w:color="auto" w:fill="E3F2FD"/>
            </w:pPr>
            <w:r>
              <w:rPr>
                <w:b/>
                <w:bCs/>
                <w:color w:val="1976D2"/>
              </w:rPr>
              <w:t>STUDY</w:t>
            </w:r>
          </w:p>
          <w:p w14:paraId="3FAE7A96" w14:textId="77777777" w:rsidR="001A20E6" w:rsidRDefault="00000000">
            <w:pPr>
              <w:pStyle w:val="TableCellTaskDetails"/>
            </w:pPr>
            <w:r>
              <w:t>• Study - Colonial administration (H03/10) — 1h</w:t>
            </w:r>
          </w:p>
          <w:p w14:paraId="23A19E64" w14:textId="77777777" w:rsidR="001A20E6" w:rsidRDefault="00000000">
            <w:pPr>
              <w:pStyle w:val="TableCellTaskBadge"/>
              <w:shd w:val="clear" w:color="auto" w:fill="E3F2FD"/>
            </w:pPr>
            <w:r>
              <w:rPr>
                <w:b/>
                <w:bCs/>
                <w:color w:val="1976D2"/>
              </w:rPr>
              <w:t>STUDY</w:t>
            </w:r>
          </w:p>
          <w:p w14:paraId="0A462A43" w14:textId="77777777" w:rsidR="001A20E6" w:rsidRDefault="00000000">
            <w:pPr>
              <w:pStyle w:val="TableCellTaskDetails"/>
            </w:pPr>
            <w:r>
              <w:t>• Revision - Reaction of society towards colonial rule (H03/11) — 30m</w:t>
            </w:r>
          </w:p>
          <w:p w14:paraId="40D00E34" w14:textId="77777777" w:rsidR="001A20E6" w:rsidRDefault="00000000">
            <w:pPr>
              <w:pStyle w:val="TableCellTaskBadge"/>
              <w:shd w:val="clear" w:color="auto" w:fill="FCE4EC"/>
            </w:pPr>
            <w:r>
              <w:rPr>
                <w:b/>
                <w:bCs/>
                <w:color w:val="C2185B"/>
              </w:rPr>
              <w:t>REVISION</w:t>
            </w:r>
          </w:p>
          <w:p w14:paraId="08BDADC5" w14:textId="77777777" w:rsidR="001A20E6" w:rsidRDefault="00000000">
            <w:pPr>
              <w:pStyle w:val="TableCellTaskDetails"/>
            </w:pPr>
            <w:r>
              <w:t>• Practice - Reaction of society towards colonial rule (H03/11) — 30m</w:t>
            </w:r>
          </w:p>
          <w:p w14:paraId="6FC01FFA"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897A99D" w14:textId="77777777" w:rsidR="001A20E6" w:rsidRDefault="00000000">
            <w:pPr>
              <w:pStyle w:val="TableCellTaskSubject"/>
            </w:pPr>
            <w:r>
              <w:t>History-Modern</w:t>
            </w:r>
          </w:p>
          <w:p w14:paraId="2D52C62D" w14:textId="77777777" w:rsidR="001A20E6" w:rsidRDefault="00000000">
            <w:pPr>
              <w:pStyle w:val="TableCellTaskDetails"/>
            </w:pPr>
            <w:r>
              <w:t>• Study - Colonial administration (H03/10) — 1h 30m</w:t>
            </w:r>
          </w:p>
          <w:p w14:paraId="5B897387" w14:textId="77777777" w:rsidR="001A20E6" w:rsidRDefault="00000000">
            <w:pPr>
              <w:pStyle w:val="TableCellTaskBadge"/>
              <w:shd w:val="clear" w:color="auto" w:fill="E3F2FD"/>
            </w:pPr>
            <w:r>
              <w:rPr>
                <w:b/>
                <w:bCs/>
                <w:color w:val="1976D2"/>
              </w:rPr>
              <w:t>STUDY</w:t>
            </w:r>
          </w:p>
          <w:p w14:paraId="4321F150" w14:textId="77777777" w:rsidR="001A20E6" w:rsidRDefault="00000000">
            <w:pPr>
              <w:pStyle w:val="TableCellTaskDetails"/>
            </w:pPr>
            <w:r>
              <w:t>• Revision - Role of women in Freedom struggle (H03/12) — 30m</w:t>
            </w:r>
          </w:p>
          <w:p w14:paraId="083359CA" w14:textId="77777777" w:rsidR="001A20E6" w:rsidRDefault="00000000">
            <w:pPr>
              <w:pStyle w:val="TableCellTaskBadge"/>
              <w:shd w:val="clear" w:color="auto" w:fill="FCE4EC"/>
            </w:pPr>
            <w:r>
              <w:rPr>
                <w:b/>
                <w:bCs/>
                <w:color w:val="C2185B"/>
              </w:rPr>
              <w:t>REVISION</w:t>
            </w:r>
          </w:p>
          <w:p w14:paraId="3508580D" w14:textId="77777777" w:rsidR="001A20E6" w:rsidRDefault="00000000">
            <w:pPr>
              <w:pStyle w:val="TableCellTaskDetails"/>
            </w:pPr>
            <w:r>
              <w:t>• Practice - Role of women in Freedom struggle (H03/12) — 30m</w:t>
            </w:r>
          </w:p>
          <w:p w14:paraId="1C26B102"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3615BBE" w14:textId="77777777" w:rsidR="001A20E6" w:rsidRDefault="00000000">
            <w:pPr>
              <w:pStyle w:val="TableCellTaskSubject"/>
            </w:pPr>
            <w:r>
              <w:t>History-Modern</w:t>
            </w:r>
          </w:p>
          <w:p w14:paraId="19093C7A" w14:textId="77777777" w:rsidR="001A20E6" w:rsidRDefault="00000000">
            <w:pPr>
              <w:pStyle w:val="TableCellTaskDetails"/>
            </w:pPr>
            <w:r>
              <w:t>• Study - Colonial administration (H03/10) — 1h</w:t>
            </w:r>
          </w:p>
          <w:p w14:paraId="1261CD7E" w14:textId="77777777" w:rsidR="001A20E6" w:rsidRDefault="00000000">
            <w:pPr>
              <w:pStyle w:val="TableCellTaskBadge"/>
              <w:shd w:val="clear" w:color="auto" w:fill="E3F2FD"/>
            </w:pPr>
            <w:r>
              <w:rPr>
                <w:b/>
                <w:bCs/>
                <w:color w:val="1976D2"/>
              </w:rPr>
              <w:t>STUDY</w:t>
            </w:r>
          </w:p>
          <w:p w14:paraId="4D1524F4" w14:textId="77777777" w:rsidR="001A20E6" w:rsidRDefault="00000000">
            <w:pPr>
              <w:pStyle w:val="TableCellTaskDetails"/>
            </w:pPr>
            <w:r>
              <w:t>• Study - Reaction of society towards colonial rule (H03/11) — 30m</w:t>
            </w:r>
          </w:p>
          <w:p w14:paraId="3F3777BD" w14:textId="77777777" w:rsidR="001A20E6" w:rsidRDefault="00000000">
            <w:pPr>
              <w:pStyle w:val="TableCellTaskBadge"/>
              <w:shd w:val="clear" w:color="auto" w:fill="E3F2FD"/>
            </w:pPr>
            <w:r>
              <w:rPr>
                <w:b/>
                <w:bCs/>
                <w:color w:val="1976D2"/>
              </w:rPr>
              <w:t>STUDY</w:t>
            </w:r>
          </w:p>
          <w:p w14:paraId="4DF951FF" w14:textId="77777777" w:rsidR="001A20E6" w:rsidRDefault="00000000">
            <w:pPr>
              <w:pStyle w:val="TableCellTaskDetails"/>
            </w:pPr>
            <w:r>
              <w:t>• Revision - Role of women in Freedom struggle (H03/12) — 30m</w:t>
            </w:r>
          </w:p>
          <w:p w14:paraId="70CB7049" w14:textId="77777777" w:rsidR="001A20E6" w:rsidRDefault="00000000">
            <w:pPr>
              <w:pStyle w:val="TableCellTaskBadge"/>
              <w:shd w:val="clear" w:color="auto" w:fill="FCE4EC"/>
            </w:pPr>
            <w:r>
              <w:rPr>
                <w:b/>
                <w:bCs/>
                <w:color w:val="C2185B"/>
              </w:rPr>
              <w:t>REVISION</w:t>
            </w:r>
          </w:p>
          <w:p w14:paraId="479F99C1" w14:textId="77777777" w:rsidR="001A20E6" w:rsidRDefault="00000000">
            <w:pPr>
              <w:pStyle w:val="TableCellTaskDetails"/>
            </w:pPr>
            <w:r>
              <w:t>• Practice - Role of women in Freedom struggle (H03/12) — 30m</w:t>
            </w:r>
          </w:p>
          <w:p w14:paraId="50DA56E8"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344DB4B" w14:textId="77777777" w:rsidR="001A20E6" w:rsidRDefault="00000000">
            <w:pPr>
              <w:pStyle w:val="TableCellTaskSubject"/>
            </w:pPr>
            <w:r>
              <w:t>History-Modern</w:t>
            </w:r>
          </w:p>
          <w:p w14:paraId="639DC45B" w14:textId="77777777" w:rsidR="001A20E6" w:rsidRDefault="00000000">
            <w:pPr>
              <w:pStyle w:val="TableCellTaskDetails"/>
            </w:pPr>
            <w:r>
              <w:t>• Study - Reaction of society towards colonial rule (H03/11) — 1h 30m</w:t>
            </w:r>
          </w:p>
          <w:p w14:paraId="3682B76B" w14:textId="77777777" w:rsidR="001A20E6" w:rsidRDefault="00000000">
            <w:pPr>
              <w:pStyle w:val="TableCellTaskBadge"/>
              <w:shd w:val="clear" w:color="auto" w:fill="E3F2FD"/>
            </w:pPr>
            <w:r>
              <w:rPr>
                <w:b/>
                <w:bCs/>
                <w:color w:val="1976D2"/>
              </w:rPr>
              <w:t>STUDY</w:t>
            </w:r>
          </w:p>
          <w:p w14:paraId="4FC34DF9" w14:textId="77777777" w:rsidR="001A20E6" w:rsidRDefault="00000000">
            <w:pPr>
              <w:pStyle w:val="TableCellTaskDetails"/>
            </w:pPr>
            <w:r>
              <w:t>• Revision - Communism and communalism (H03/13) — 30m</w:t>
            </w:r>
          </w:p>
          <w:p w14:paraId="12933BF3" w14:textId="77777777" w:rsidR="001A20E6" w:rsidRDefault="00000000">
            <w:pPr>
              <w:pStyle w:val="TableCellTaskBadge"/>
              <w:shd w:val="clear" w:color="auto" w:fill="FCE4EC"/>
            </w:pPr>
            <w:r>
              <w:rPr>
                <w:b/>
                <w:bCs/>
                <w:color w:val="C2185B"/>
              </w:rPr>
              <w:t>REVISION</w:t>
            </w:r>
          </w:p>
          <w:p w14:paraId="356FA1BC" w14:textId="77777777" w:rsidR="001A20E6" w:rsidRDefault="00000000">
            <w:pPr>
              <w:pStyle w:val="TableCellTaskDetails"/>
            </w:pPr>
            <w:r>
              <w:t>• Practice - Communism and communalism (H03/13) — 30m</w:t>
            </w:r>
          </w:p>
          <w:p w14:paraId="169C7594"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B575ECC" w14:textId="77777777" w:rsidR="001A20E6" w:rsidRDefault="00000000">
            <w:pPr>
              <w:pStyle w:val="TableCellTaskSubject"/>
            </w:pPr>
            <w:r>
              <w:t>History-Modern</w:t>
            </w:r>
          </w:p>
          <w:p w14:paraId="31DC7C25" w14:textId="77777777" w:rsidR="001A20E6" w:rsidRDefault="00000000">
            <w:pPr>
              <w:pStyle w:val="TableCellTaskDetails"/>
            </w:pPr>
            <w:r>
              <w:t>• Study - Reaction of society towards colonial rule (H03/11) — 1h 30m</w:t>
            </w:r>
          </w:p>
          <w:p w14:paraId="72936E95" w14:textId="77777777" w:rsidR="001A20E6" w:rsidRDefault="00000000">
            <w:pPr>
              <w:pStyle w:val="TableCellTaskBadge"/>
              <w:shd w:val="clear" w:color="auto" w:fill="E3F2FD"/>
            </w:pPr>
            <w:r>
              <w:rPr>
                <w:b/>
                <w:bCs/>
                <w:color w:val="1976D2"/>
              </w:rPr>
              <w:t>STUDY</w:t>
            </w:r>
          </w:p>
          <w:p w14:paraId="1D062D7C" w14:textId="77777777" w:rsidR="001A20E6" w:rsidRDefault="00000000">
            <w:pPr>
              <w:pStyle w:val="TableCellTaskDetails"/>
            </w:pPr>
            <w:r>
              <w:t>• Revision - Communism and communalism (H03/13) — 30m</w:t>
            </w:r>
          </w:p>
          <w:p w14:paraId="110BC258" w14:textId="77777777" w:rsidR="001A20E6" w:rsidRDefault="00000000">
            <w:pPr>
              <w:pStyle w:val="TableCellTaskBadge"/>
              <w:shd w:val="clear" w:color="auto" w:fill="FCE4EC"/>
            </w:pPr>
            <w:r>
              <w:rPr>
                <w:b/>
                <w:bCs/>
                <w:color w:val="C2185B"/>
              </w:rPr>
              <w:t>REVISION</w:t>
            </w:r>
          </w:p>
          <w:p w14:paraId="0B2B6AB6" w14:textId="77777777" w:rsidR="001A20E6" w:rsidRDefault="00000000">
            <w:pPr>
              <w:pStyle w:val="TableCellTaskDetails"/>
            </w:pPr>
            <w:r>
              <w:t>• Practice - Communism and communalism (H03/13) — 30m</w:t>
            </w:r>
          </w:p>
          <w:p w14:paraId="1BA97933"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4F9B4C07" w14:textId="77777777" w:rsidR="001A20E6" w:rsidRDefault="001A20E6"/>
        </w:tc>
      </w:tr>
    </w:tbl>
    <w:p w14:paraId="5DC95F14" w14:textId="77777777" w:rsidR="001A20E6" w:rsidRDefault="001A20E6">
      <w:pPr>
        <w:spacing w:after="400"/>
      </w:pPr>
    </w:p>
    <w:p w14:paraId="115171FD" w14:textId="77777777" w:rsidR="001A20E6" w:rsidRDefault="00000000">
      <w:pPr>
        <w:pStyle w:val="ResourceTitle"/>
      </w:pPr>
      <w:r>
        <w:t>📚 Resources for Mar 29 - Apr 04</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1CAA2119"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C8EA3B7" w14:textId="77777777" w:rsidR="001A20E6" w:rsidRDefault="00000000">
            <w:pPr>
              <w:pStyle w:val="TableCellSubjectName"/>
            </w:pPr>
            <w:r>
              <w:t>Sociology</w:t>
            </w:r>
          </w:p>
          <w:p w14:paraId="072B9527" w14:textId="77777777" w:rsidR="001A20E6" w:rsidRDefault="00000000">
            <w:pPr>
              <w:pStyle w:val="TableCellCategoryTitle"/>
            </w:pPr>
            <w:r>
              <w:t>📝 Practice Materials</w:t>
            </w:r>
          </w:p>
          <w:p w14:paraId="2E059B69" w14:textId="77777777" w:rsidR="001A20E6" w:rsidRDefault="00000000">
            <w:pPr>
              <w:pStyle w:val="TableCellResourceItem"/>
            </w:pPr>
            <w:r>
              <w:t>• La Excellence Sociology Material</w:t>
            </w:r>
          </w:p>
          <w:p w14:paraId="2827E55C" w14:textId="77777777" w:rsidR="001A20E6" w:rsidRDefault="00000000">
            <w:pPr>
              <w:pStyle w:val="TableCellResourceItem"/>
            </w:pPr>
            <w:r>
              <w:t>• Mains RRP + Prelims RRP</w:t>
            </w:r>
          </w:p>
          <w:p w14:paraId="1D96C893" w14:textId="77777777" w:rsidR="001A20E6" w:rsidRDefault="00000000">
            <w:pPr>
              <w:pStyle w:val="TableCellResourceItem"/>
            </w:pPr>
            <w:r>
              <w:t>• Prelims &amp; Mains Workbooks</w:t>
            </w:r>
          </w:p>
          <w:p w14:paraId="3C997430" w14:textId="77777777" w:rsidR="001A20E6" w:rsidRDefault="00000000">
            <w:pPr>
              <w:pStyle w:val="TableCellResourceItem"/>
            </w:pPr>
            <w:r>
              <w:t>• Previous Year Question Papers</w:t>
            </w:r>
          </w:p>
          <w:p w14:paraId="660B2589" w14:textId="77777777" w:rsidR="001A20E6" w:rsidRDefault="00000000">
            <w:pPr>
              <w:pStyle w:val="TableCellResourceItem"/>
            </w:pPr>
            <w:r>
              <w:t>• Mock Tests</w:t>
            </w:r>
          </w:p>
          <w:p w14:paraId="54ABD947" w14:textId="77777777" w:rsidR="001A20E6" w:rsidRDefault="00000000">
            <w:pPr>
              <w:pStyle w:val="TableCellResourceItem"/>
            </w:pPr>
            <w:r>
              <w:t>• La Excellence Indian Society Material</w:t>
            </w:r>
          </w:p>
          <w:p w14:paraId="5FBB50D5" w14:textId="77777777" w:rsidR="001A20E6" w:rsidRDefault="00000000">
            <w:pPr>
              <w:pStyle w:val="TableCellResourceItem"/>
            </w:pPr>
            <w:r>
              <w:t>• Mains Workbook - Paper I</w:t>
            </w:r>
          </w:p>
          <w:p w14:paraId="3018E5A1" w14:textId="77777777" w:rsidR="001A20E6" w:rsidRDefault="00000000">
            <w:pPr>
              <w:pStyle w:val="TableCellResourceItem"/>
            </w:pPr>
            <w:r>
              <w:t>• La Excellence Social Change Material</w:t>
            </w:r>
          </w:p>
          <w:p w14:paraId="462E1AB1" w14:textId="77777777" w:rsidR="001A20E6" w:rsidRDefault="00000000">
            <w:pPr>
              <w:pStyle w:val="TableCellResourceItem"/>
            </w:pPr>
            <w:r>
              <w:t>• Mains Workbook - Paper II</w:t>
            </w:r>
          </w:p>
          <w:p w14:paraId="71C2E3E5" w14:textId="77777777" w:rsidR="001A20E6" w:rsidRDefault="00000000">
            <w:pPr>
              <w:pStyle w:val="TableCellResourceItem"/>
            </w:pPr>
            <w:r>
              <w:t>• La Excellence Sociology of Religion Material</w:t>
            </w:r>
          </w:p>
          <w:p w14:paraId="5CADC219" w14:textId="77777777" w:rsidR="001A20E6" w:rsidRDefault="00000000">
            <w:pPr>
              <w:pStyle w:val="TableCellResourceItem"/>
            </w:pPr>
            <w:r>
              <w:t>• Mains Workbook</w:t>
            </w:r>
          </w:p>
          <w:p w14:paraId="10FC274E" w14:textId="77777777" w:rsidR="001A20E6" w:rsidRDefault="00000000">
            <w:pPr>
              <w:pStyle w:val="TableCellResourceItem"/>
            </w:pPr>
            <w:r>
              <w:t>• La Excellence Sociology of Education Material</w:t>
            </w:r>
          </w:p>
          <w:p w14:paraId="347C963B" w14:textId="77777777" w:rsidR="001A20E6" w:rsidRDefault="00000000">
            <w:pPr>
              <w:pStyle w:val="TableCellResourceItem"/>
            </w:pPr>
            <w:r>
              <w:t>• Mains Workbook</w:t>
            </w:r>
          </w:p>
          <w:p w14:paraId="2A9C266F" w14:textId="77777777" w:rsidR="001A20E6" w:rsidRDefault="00000000">
            <w:pPr>
              <w:pStyle w:val="TableCellResourceItem"/>
            </w:pPr>
            <w:r>
              <w:t>• La Excellence Social Stratification Material</w:t>
            </w:r>
          </w:p>
          <w:p w14:paraId="437B315D" w14:textId="77777777" w:rsidR="001A20E6" w:rsidRDefault="00000000">
            <w:pPr>
              <w:pStyle w:val="TableCellResourceItem"/>
            </w:pPr>
            <w:r>
              <w:t>• Mains Workbook</w:t>
            </w:r>
          </w:p>
          <w:p w14:paraId="682189BC" w14:textId="77777777" w:rsidR="001A20E6" w:rsidRDefault="00000000">
            <w:pPr>
              <w:pStyle w:val="TableCellResourceItem"/>
            </w:pPr>
            <w:r>
              <w:t>• La Excellence Gender Studies Material</w:t>
            </w:r>
          </w:p>
          <w:p w14:paraId="69ADE00A" w14:textId="77777777" w:rsidR="001A20E6" w:rsidRDefault="00000000">
            <w:pPr>
              <w:pStyle w:val="TableCellResourceItem"/>
            </w:pPr>
            <w:r>
              <w:t>• Mains Workbook</w:t>
            </w:r>
          </w:p>
          <w:p w14:paraId="4E78CB4E" w14:textId="77777777" w:rsidR="001A20E6" w:rsidRDefault="00000000">
            <w:pPr>
              <w:pStyle w:val="TableCellResourceItem"/>
            </w:pPr>
            <w:r>
              <w:t>• La Excellence Urban Sociology Material</w:t>
            </w:r>
          </w:p>
          <w:p w14:paraId="0B1C49DA" w14:textId="77777777" w:rsidR="001A20E6" w:rsidRDefault="00000000">
            <w:pPr>
              <w:pStyle w:val="TableCellResourceItem"/>
            </w:pPr>
            <w:r>
              <w:t>• Mains Workbook</w:t>
            </w:r>
          </w:p>
          <w:p w14:paraId="5749F3DB" w14:textId="77777777" w:rsidR="001A20E6" w:rsidRDefault="00000000">
            <w:pPr>
              <w:pStyle w:val="TableCellResourceItem"/>
            </w:pPr>
            <w:r>
              <w:t>• La Excellence Rural Sociology Material</w:t>
            </w:r>
          </w:p>
          <w:p w14:paraId="4B1CF339" w14:textId="77777777" w:rsidR="001A20E6" w:rsidRDefault="00000000">
            <w:pPr>
              <w:pStyle w:val="TableCellResourceItem"/>
            </w:pPr>
            <w:r>
              <w:t>• Mains Workbook</w:t>
            </w:r>
          </w:p>
          <w:p w14:paraId="30ABA34E" w14:textId="77777777" w:rsidR="001A20E6" w:rsidRDefault="00000000">
            <w:pPr>
              <w:pStyle w:val="TableCellResourceItem"/>
            </w:pPr>
            <w:r>
              <w:t>• La Excellence Social Movements Material</w:t>
            </w:r>
          </w:p>
          <w:p w14:paraId="43A4B9C2" w14:textId="77777777" w:rsidR="001A20E6" w:rsidRDefault="00000000">
            <w:pPr>
              <w:pStyle w:val="TableCellResourceItem"/>
            </w:pPr>
            <w:r>
              <w:t>• Mains Workbook</w:t>
            </w:r>
          </w:p>
          <w:p w14:paraId="217719D3" w14:textId="77777777" w:rsidR="001A20E6" w:rsidRDefault="00000000">
            <w:pPr>
              <w:pStyle w:val="TableCellResourceItem"/>
            </w:pPr>
            <w:r>
              <w:t>• La Excellence Sociology of Health Material</w:t>
            </w:r>
          </w:p>
          <w:p w14:paraId="71267F07" w14:textId="77777777" w:rsidR="001A20E6" w:rsidRDefault="00000000">
            <w:pPr>
              <w:pStyle w:val="TableCellResourceItem"/>
            </w:pPr>
            <w:r>
              <w:t>• Mains Workbook</w:t>
            </w:r>
          </w:p>
          <w:p w14:paraId="6CE42567" w14:textId="77777777" w:rsidR="001A20E6" w:rsidRDefault="00000000">
            <w:pPr>
              <w:pStyle w:val="TableCellResourceItem"/>
            </w:pPr>
            <w:r>
              <w:t>• La Excellence Sociology of Law Material</w:t>
            </w:r>
          </w:p>
          <w:p w14:paraId="077BD5FC" w14:textId="77777777" w:rsidR="001A20E6" w:rsidRDefault="00000000">
            <w:pPr>
              <w:pStyle w:val="TableCellResourceItem"/>
            </w:pPr>
            <w:r>
              <w:t>• Mains Workbook</w:t>
            </w:r>
          </w:p>
          <w:p w14:paraId="34CCD7E0" w14:textId="77777777" w:rsidR="001A20E6" w:rsidRDefault="00000000">
            <w:pPr>
              <w:pStyle w:val="TableCellResourceItem"/>
            </w:pPr>
            <w:r>
              <w:t>• La Excellence Sociology of Media Material</w:t>
            </w:r>
          </w:p>
          <w:p w14:paraId="3182701D" w14:textId="77777777" w:rsidR="001A20E6" w:rsidRDefault="00000000">
            <w:pPr>
              <w:pStyle w:val="TableCellResourceItem"/>
            </w:pPr>
            <w:r>
              <w:t>• Mains Workbook</w:t>
            </w:r>
          </w:p>
          <w:p w14:paraId="7413C3CD" w14:textId="77777777" w:rsidR="001A20E6" w:rsidRDefault="00000000">
            <w:pPr>
              <w:pStyle w:val="TableCellResourceItem"/>
            </w:pPr>
            <w:r>
              <w:t>• La Excellence Sociology of Science Material</w:t>
            </w:r>
          </w:p>
          <w:p w14:paraId="354B8350" w14:textId="77777777" w:rsidR="001A20E6" w:rsidRDefault="00000000">
            <w:pPr>
              <w:pStyle w:val="TableCellResourceItem"/>
            </w:pPr>
            <w:r>
              <w:t>• Mains Workbook</w:t>
            </w:r>
          </w:p>
          <w:p w14:paraId="2CF966DC" w14:textId="77777777" w:rsidR="001A20E6" w:rsidRDefault="00000000">
            <w:pPr>
              <w:pStyle w:val="TableCellResourceItem"/>
            </w:pPr>
            <w:r>
              <w:t>• La Excellence Sociology of Environment Material</w:t>
            </w:r>
          </w:p>
          <w:p w14:paraId="76EBD4BE" w14:textId="77777777" w:rsidR="001A20E6" w:rsidRDefault="00000000">
            <w:pPr>
              <w:pStyle w:val="TableCellResourceItem"/>
            </w:pPr>
            <w:r>
              <w:t>• Mains Workbook</w:t>
            </w:r>
          </w:p>
          <w:p w14:paraId="504D8086" w14:textId="77777777" w:rsidR="001A20E6" w:rsidRDefault="00000000">
            <w:pPr>
              <w:pStyle w:val="TableCellResourceItem"/>
            </w:pPr>
            <w:r>
              <w:t>• La Excellence Sociology of Globalization Material</w:t>
            </w:r>
          </w:p>
          <w:p w14:paraId="48486620" w14:textId="77777777" w:rsidR="001A20E6" w:rsidRDefault="00000000">
            <w:pPr>
              <w:pStyle w:val="TableCellResourceItem"/>
            </w:pPr>
            <w:r>
              <w:t>• Mains Workbook</w:t>
            </w:r>
          </w:p>
          <w:p w14:paraId="1C82C47A" w14:textId="77777777" w:rsidR="001A20E6" w:rsidRDefault="00000000">
            <w:pPr>
              <w:pStyle w:val="TableCellResourceItem"/>
            </w:pPr>
            <w:r>
              <w:t>• La Excellence Sociology of Work Material</w:t>
            </w:r>
          </w:p>
          <w:p w14:paraId="5FB8308B" w14:textId="77777777" w:rsidR="001A20E6" w:rsidRDefault="00000000">
            <w:pPr>
              <w:pStyle w:val="TableCellResourceItem"/>
            </w:pPr>
            <w:r>
              <w:t>• Mains Workbook</w:t>
            </w:r>
          </w:p>
          <w:p w14:paraId="382B357D" w14:textId="77777777" w:rsidR="001A20E6" w:rsidRDefault="00000000">
            <w:pPr>
              <w:pStyle w:val="TableCellCategoryTitle"/>
            </w:pPr>
            <w:r>
              <w:t>📰 Current Affairs</w:t>
            </w:r>
          </w:p>
          <w:p w14:paraId="6CAFD2F3" w14:textId="77777777" w:rsidR="001A20E6" w:rsidRDefault="00000000">
            <w:pPr>
              <w:pStyle w:val="TableCellResourceItem"/>
            </w:pPr>
            <w:r>
              <w:t>• Indian Sociological Review</w:t>
            </w:r>
          </w:p>
          <w:p w14:paraId="303CAC9D" w14:textId="77777777" w:rsidR="001A20E6" w:rsidRDefault="00000000">
            <w:pPr>
              <w:pStyle w:val="TableCellResourceItem"/>
            </w:pPr>
            <w:r>
              <w:t>• Economic and Political Weekly (EPW)</w:t>
            </w:r>
          </w:p>
          <w:p w14:paraId="22B6D1F0" w14:textId="77777777" w:rsidR="001A20E6" w:rsidRDefault="00000000">
            <w:pPr>
              <w:pStyle w:val="TableCellResourceItem"/>
            </w:pPr>
            <w:r>
              <w:t>• Newspapers (The Hindu, Indian Express - Social issues)</w:t>
            </w:r>
          </w:p>
          <w:p w14:paraId="5AA0A1ED" w14:textId="77777777" w:rsidR="001A20E6" w:rsidRDefault="00000000">
            <w:pPr>
              <w:pStyle w:val="TableCellResourceItem"/>
            </w:pPr>
            <w:r>
              <w:t>• Yojana Magazine</w:t>
            </w:r>
          </w:p>
          <w:p w14:paraId="5F70F4B6" w14:textId="77777777" w:rsidR="001A20E6" w:rsidRDefault="00000000">
            <w:pPr>
              <w:pStyle w:val="TableCellResourceItem"/>
            </w:pPr>
            <w:r>
              <w:t>• Kurukshetra Magazine</w:t>
            </w:r>
          </w:p>
          <w:p w14:paraId="0B68CE60" w14:textId="77777777" w:rsidR="001A20E6" w:rsidRDefault="00000000">
            <w:pPr>
              <w:pStyle w:val="TableCellResourceItem"/>
            </w:pPr>
            <w:r>
              <w:t>• Social Watch India Reports</w:t>
            </w:r>
          </w:p>
          <w:p w14:paraId="4EC1EDB3" w14:textId="77777777" w:rsidR="001A20E6" w:rsidRDefault="00000000">
            <w:pPr>
              <w:pStyle w:val="TableCellResourceItem"/>
            </w:pPr>
            <w:r>
              <w:t>• NSSO Reports</w:t>
            </w:r>
          </w:p>
          <w:p w14:paraId="00C8C80B" w14:textId="77777777" w:rsidR="001A20E6" w:rsidRDefault="00000000">
            <w:pPr>
              <w:pStyle w:val="TableCellResourceItem"/>
            </w:pPr>
            <w:r>
              <w:t>• NFHS Reports</w:t>
            </w:r>
          </w:p>
          <w:p w14:paraId="31AF0392" w14:textId="77777777" w:rsidR="001A20E6" w:rsidRDefault="00000000">
            <w:pPr>
              <w:pStyle w:val="TableCellResourceItem"/>
            </w:pPr>
            <w:r>
              <w:t>• EPW Articles on Indian Society</w:t>
            </w:r>
          </w:p>
          <w:p w14:paraId="2228CD03" w14:textId="77777777" w:rsidR="001A20E6" w:rsidRDefault="00000000">
            <w:pPr>
              <w:pStyle w:val="TableCellResourceItem"/>
            </w:pPr>
            <w:r>
              <w:t>• Census Reports</w:t>
            </w:r>
          </w:p>
          <w:p w14:paraId="124DAA52" w14:textId="77777777" w:rsidR="001A20E6" w:rsidRDefault="00000000">
            <w:pPr>
              <w:pStyle w:val="TableCellResourceItem"/>
            </w:pPr>
            <w:r>
              <w:t>• Social Development Reports</w:t>
            </w:r>
          </w:p>
          <w:p w14:paraId="488BCCCA" w14:textId="77777777" w:rsidR="001A20E6" w:rsidRDefault="00000000">
            <w:pPr>
              <w:pStyle w:val="TableCellResourceItem"/>
            </w:pPr>
            <w:r>
              <w:t>• Planning Commission Reports</w:t>
            </w:r>
          </w:p>
          <w:p w14:paraId="363C3E08" w14:textId="77777777" w:rsidR="001A20E6" w:rsidRDefault="00000000">
            <w:pPr>
              <w:pStyle w:val="TableCellResourceItem"/>
            </w:pPr>
            <w:r>
              <w:t>• NITI Aayog Reports</w:t>
            </w:r>
          </w:p>
          <w:p w14:paraId="40249691" w14:textId="77777777" w:rsidR="001A20E6" w:rsidRDefault="00000000">
            <w:pPr>
              <w:pStyle w:val="TableCellResourceItem"/>
            </w:pPr>
            <w:r>
              <w:t>• World Bank Reports on India</w:t>
            </w:r>
          </w:p>
          <w:p w14:paraId="56B11476" w14:textId="77777777" w:rsidR="001A20E6" w:rsidRDefault="00000000">
            <w:pPr>
              <w:pStyle w:val="TableCellResourceItem"/>
            </w:pPr>
            <w:r>
              <w:t>• Religious Demographics Reports</w:t>
            </w:r>
          </w:p>
          <w:p w14:paraId="626AE043" w14:textId="77777777" w:rsidR="001A20E6" w:rsidRDefault="00000000">
            <w:pPr>
              <w:pStyle w:val="TableCellResourceItem"/>
            </w:pPr>
            <w:r>
              <w:t>• Minority Commission Reports</w:t>
            </w:r>
          </w:p>
          <w:p w14:paraId="392A4BAC" w14:textId="77777777" w:rsidR="001A20E6" w:rsidRDefault="00000000">
            <w:pPr>
              <w:pStyle w:val="TableCellResourceItem"/>
            </w:pPr>
            <w:r>
              <w:t>• ASER Reports</w:t>
            </w:r>
          </w:p>
          <w:p w14:paraId="26A5DD74" w14:textId="77777777" w:rsidR="001A20E6" w:rsidRDefault="00000000">
            <w:pPr>
              <w:pStyle w:val="TableCellResourceItem"/>
            </w:pPr>
            <w:r>
              <w:t>• NEP 2020</w:t>
            </w:r>
          </w:p>
          <w:p w14:paraId="442D680F" w14:textId="77777777" w:rsidR="001A20E6" w:rsidRDefault="00000000">
            <w:pPr>
              <w:pStyle w:val="TableCellResourceItem"/>
            </w:pPr>
            <w:r>
              <w:t>• Education Statistics Reports</w:t>
            </w:r>
          </w:p>
          <w:p w14:paraId="1CFDD4C7" w14:textId="77777777" w:rsidR="001A20E6" w:rsidRDefault="00000000">
            <w:pPr>
              <w:pStyle w:val="TableCellResourceItem"/>
            </w:pPr>
            <w:r>
              <w:t>• Sachar Committee Report</w:t>
            </w:r>
          </w:p>
          <w:p w14:paraId="50D89B27" w14:textId="77777777" w:rsidR="001A20E6" w:rsidRDefault="00000000">
            <w:pPr>
              <w:pStyle w:val="TableCellResourceItem"/>
            </w:pPr>
            <w:r>
              <w:t>• Mandal Commission Report</w:t>
            </w:r>
          </w:p>
          <w:p w14:paraId="20C4FE3D" w14:textId="77777777" w:rsidR="001A20E6" w:rsidRDefault="00000000">
            <w:pPr>
              <w:pStyle w:val="TableCellResourceItem"/>
            </w:pPr>
            <w:r>
              <w:t>• Caste Census Data</w:t>
            </w:r>
          </w:p>
          <w:p w14:paraId="405A202F" w14:textId="77777777" w:rsidR="001A20E6" w:rsidRDefault="00000000">
            <w:pPr>
              <w:pStyle w:val="TableCellResourceItem"/>
            </w:pPr>
            <w:r>
              <w:t>• Gender Budget Reports</w:t>
            </w:r>
          </w:p>
          <w:p w14:paraId="5C91837D" w14:textId="77777777" w:rsidR="001A20E6" w:rsidRDefault="00000000">
            <w:pPr>
              <w:pStyle w:val="TableCellResourceItem"/>
            </w:pPr>
            <w:r>
              <w:t>• Women and Child Development Ministry Reports</w:t>
            </w:r>
          </w:p>
          <w:p w14:paraId="556E3923" w14:textId="77777777" w:rsidR="001A20E6" w:rsidRDefault="00000000">
            <w:pPr>
              <w:pStyle w:val="TableCellResourceItem"/>
            </w:pPr>
            <w:r>
              <w:t>• NFHS Gender Data</w:t>
            </w:r>
          </w:p>
          <w:p w14:paraId="0092CEAF" w14:textId="77777777" w:rsidR="001A20E6" w:rsidRDefault="00000000">
            <w:pPr>
              <w:pStyle w:val="TableCellResourceItem"/>
            </w:pPr>
            <w:r>
              <w:t>• Census Urban Data</w:t>
            </w:r>
          </w:p>
          <w:p w14:paraId="1B0FB052" w14:textId="77777777" w:rsidR="001A20E6" w:rsidRDefault="00000000">
            <w:pPr>
              <w:pStyle w:val="TableCellResourceItem"/>
            </w:pPr>
            <w:r>
              <w:t>• Smart Cities Mission Reports</w:t>
            </w:r>
          </w:p>
          <w:p w14:paraId="43EBFBBA" w14:textId="77777777" w:rsidR="001A20E6" w:rsidRDefault="00000000">
            <w:pPr>
              <w:pStyle w:val="TableCellResourceItem"/>
            </w:pPr>
            <w:r>
              <w:t>• Urban Development Ministry Reports</w:t>
            </w:r>
          </w:p>
          <w:p w14:paraId="4F24EDEA" w14:textId="77777777" w:rsidR="001A20E6" w:rsidRDefault="00000000">
            <w:pPr>
              <w:pStyle w:val="TableCellResourceItem"/>
            </w:pPr>
            <w:r>
              <w:t>• Rural Development Ministry Reports</w:t>
            </w:r>
          </w:p>
          <w:p w14:paraId="56C81C59" w14:textId="77777777" w:rsidR="001A20E6" w:rsidRDefault="00000000">
            <w:pPr>
              <w:pStyle w:val="TableCellResourceItem"/>
            </w:pPr>
            <w:r>
              <w:t>• MGNREGA Reports</w:t>
            </w:r>
          </w:p>
          <w:p w14:paraId="55F46337" w14:textId="77777777" w:rsidR="001A20E6" w:rsidRDefault="00000000">
            <w:pPr>
              <w:pStyle w:val="TableCellResourceItem"/>
            </w:pPr>
            <w:r>
              <w:t>• Panchayati Raj Statistics</w:t>
            </w:r>
          </w:p>
          <w:p w14:paraId="1B8F0981" w14:textId="77777777" w:rsidR="001A20E6" w:rsidRDefault="00000000">
            <w:pPr>
              <w:pStyle w:val="TableCellResourceItem"/>
            </w:pPr>
            <w:r>
              <w:t>• Social Movement Case Studies</w:t>
            </w:r>
          </w:p>
          <w:p w14:paraId="596C4924" w14:textId="77777777" w:rsidR="001A20E6" w:rsidRDefault="00000000">
            <w:pPr>
              <w:pStyle w:val="TableCellResourceItem"/>
            </w:pPr>
            <w:r>
              <w:t>• Civil Society Reports</w:t>
            </w:r>
          </w:p>
          <w:p w14:paraId="2A3EDB85" w14:textId="77777777" w:rsidR="001A20E6" w:rsidRDefault="00000000">
            <w:pPr>
              <w:pStyle w:val="TableCellResourceItem"/>
            </w:pPr>
            <w:r>
              <w:t>• Human Rights Reports</w:t>
            </w:r>
          </w:p>
          <w:p w14:paraId="4878574E" w14:textId="77777777" w:rsidR="001A20E6" w:rsidRDefault="00000000">
            <w:pPr>
              <w:pStyle w:val="TableCellResourceItem"/>
            </w:pPr>
            <w:r>
              <w:t>• Health Ministry Reports</w:t>
            </w:r>
          </w:p>
          <w:p w14:paraId="4BBA2AF2" w14:textId="77777777" w:rsidR="001A20E6" w:rsidRDefault="00000000">
            <w:pPr>
              <w:pStyle w:val="TableCellResourceItem"/>
            </w:pPr>
            <w:r>
              <w:t>• WHO Reports on India</w:t>
            </w:r>
          </w:p>
          <w:p w14:paraId="400E5710" w14:textId="77777777" w:rsidR="001A20E6" w:rsidRDefault="00000000">
            <w:pPr>
              <w:pStyle w:val="TableCellResourceItem"/>
            </w:pPr>
            <w:r>
              <w:t>• Ayushman Bharat Reports</w:t>
            </w:r>
          </w:p>
          <w:p w14:paraId="012ECFCB" w14:textId="77777777" w:rsidR="001A20E6" w:rsidRDefault="00000000">
            <w:pPr>
              <w:pStyle w:val="TableCellResourceItem"/>
            </w:pPr>
            <w:r>
              <w:t>• Law Commission Reports</w:t>
            </w:r>
          </w:p>
          <w:p w14:paraId="7BE63D17" w14:textId="77777777" w:rsidR="001A20E6" w:rsidRDefault="00000000">
            <w:pPr>
              <w:pStyle w:val="TableCellResourceItem"/>
            </w:pPr>
            <w:r>
              <w:t>• Supreme Court Judgments</w:t>
            </w:r>
          </w:p>
          <w:p w14:paraId="4AC28AD9" w14:textId="77777777" w:rsidR="001A20E6" w:rsidRDefault="00000000">
            <w:pPr>
              <w:pStyle w:val="TableCellResourceItem"/>
            </w:pPr>
            <w:r>
              <w:t>• Legal Aid Reports</w:t>
            </w:r>
          </w:p>
          <w:p w14:paraId="24559700" w14:textId="77777777" w:rsidR="001A20E6" w:rsidRDefault="00000000">
            <w:pPr>
              <w:pStyle w:val="TableCellResourceItem"/>
            </w:pPr>
            <w:r>
              <w:t>• Media Reports</w:t>
            </w:r>
          </w:p>
          <w:p w14:paraId="028EB19F" w14:textId="77777777" w:rsidR="001A20E6" w:rsidRDefault="00000000">
            <w:pPr>
              <w:pStyle w:val="TableCellResourceItem"/>
            </w:pPr>
            <w:r>
              <w:t>• Broadcasting Ministry Reports</w:t>
            </w:r>
          </w:p>
          <w:p w14:paraId="3740D357" w14:textId="77777777" w:rsidR="001A20E6" w:rsidRDefault="00000000">
            <w:pPr>
              <w:pStyle w:val="TableCellResourceItem"/>
            </w:pPr>
            <w:r>
              <w:t>• Social Media Impact Studies</w:t>
            </w:r>
          </w:p>
          <w:p w14:paraId="4CF87B63" w14:textId="77777777" w:rsidR="001A20E6" w:rsidRDefault="00000000">
            <w:pPr>
              <w:pStyle w:val="TableCellResourceItem"/>
            </w:pPr>
            <w:r>
              <w:t>• Science and Technology Ministry Reports</w:t>
            </w:r>
          </w:p>
          <w:p w14:paraId="73A25A15" w14:textId="77777777" w:rsidR="001A20E6" w:rsidRDefault="00000000">
            <w:pPr>
              <w:pStyle w:val="TableCellResourceItem"/>
            </w:pPr>
            <w:r>
              <w:t>• ISRO Reports</w:t>
            </w:r>
          </w:p>
          <w:p w14:paraId="3666BEA8" w14:textId="77777777" w:rsidR="001A20E6" w:rsidRDefault="00000000">
            <w:pPr>
              <w:pStyle w:val="TableCellResourceItem"/>
            </w:pPr>
            <w:r>
              <w:t>• Digital India Reports</w:t>
            </w:r>
          </w:p>
          <w:p w14:paraId="1EAD0395" w14:textId="77777777" w:rsidR="001A20E6" w:rsidRDefault="00000000">
            <w:pPr>
              <w:pStyle w:val="TableCellResourceItem"/>
            </w:pPr>
            <w:r>
              <w:t>• Environment Ministry Reports</w:t>
            </w:r>
          </w:p>
          <w:p w14:paraId="6E6F28B8" w14:textId="77777777" w:rsidR="001A20E6" w:rsidRDefault="00000000">
            <w:pPr>
              <w:pStyle w:val="TableCellResourceItem"/>
            </w:pPr>
            <w:r>
              <w:t>• Climate Change Reports</w:t>
            </w:r>
          </w:p>
          <w:p w14:paraId="397A0086" w14:textId="77777777" w:rsidR="001A20E6" w:rsidRDefault="00000000">
            <w:pPr>
              <w:pStyle w:val="TableCellResourceItem"/>
            </w:pPr>
            <w:r>
              <w:t>• Sustainable Development Reports</w:t>
            </w:r>
          </w:p>
          <w:p w14:paraId="1872DAE4" w14:textId="77777777" w:rsidR="001A20E6" w:rsidRDefault="00000000">
            <w:pPr>
              <w:pStyle w:val="TableCellResourceItem"/>
            </w:pPr>
            <w:r>
              <w:t>• WTO Reports</w:t>
            </w:r>
          </w:p>
          <w:p w14:paraId="094417E0" w14:textId="77777777" w:rsidR="001A20E6" w:rsidRDefault="00000000">
            <w:pPr>
              <w:pStyle w:val="TableCellResourceItem"/>
            </w:pPr>
            <w:r>
              <w:t>• Globalization Impact Studies</w:t>
            </w:r>
          </w:p>
          <w:p w14:paraId="1454A4F3" w14:textId="77777777" w:rsidR="001A20E6" w:rsidRDefault="00000000">
            <w:pPr>
              <w:pStyle w:val="TableCellResourceItem"/>
            </w:pPr>
            <w:r>
              <w:t>• International Migration Reports</w:t>
            </w:r>
          </w:p>
          <w:p w14:paraId="0E48B714" w14:textId="77777777" w:rsidR="001A20E6" w:rsidRDefault="00000000">
            <w:pPr>
              <w:pStyle w:val="TableCellResourceItem"/>
            </w:pPr>
            <w:r>
              <w:t>• Labor Ministry Reports</w:t>
            </w:r>
          </w:p>
          <w:p w14:paraId="16A4219B" w14:textId="77777777" w:rsidR="001A20E6" w:rsidRDefault="00000000">
            <w:pPr>
              <w:pStyle w:val="TableCellResourceItem"/>
            </w:pPr>
            <w:r>
              <w:t>• Industrial Relations Reports</w:t>
            </w:r>
          </w:p>
          <w:p w14:paraId="31A9F8A6"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60B4BAC4" w14:textId="77777777" w:rsidR="001A20E6" w:rsidRDefault="00000000">
            <w:pPr>
              <w:pStyle w:val="TableCellSubjectName"/>
            </w:pPr>
            <w:r>
              <w:t>History-Modern</w:t>
            </w:r>
          </w:p>
          <w:p w14:paraId="106DCF77" w14:textId="77777777" w:rsidR="001A20E6" w:rsidRDefault="00000000">
            <w:pPr>
              <w:pStyle w:val="TableCellCategoryTitle"/>
            </w:pPr>
            <w:r>
              <w:t>📚 Primary Books</w:t>
            </w:r>
          </w:p>
          <w:p w14:paraId="5FBCCF09" w14:textId="77777777" w:rsidR="001A20E6" w:rsidRDefault="00000000">
            <w:pPr>
              <w:pStyle w:val="TableCellResourceItem"/>
            </w:pPr>
            <w:r>
              <w:t>• NCERT Class VIII - Our Past - III - How, When and Where</w:t>
            </w:r>
          </w:p>
          <w:p w14:paraId="695F7F0F" w14:textId="77777777" w:rsidR="001A20E6" w:rsidRDefault="00000000">
            <w:pPr>
              <w:pStyle w:val="TableCellResourceItem"/>
            </w:pPr>
            <w:r>
              <w:t>• Old NCERT - Modern India by Bipan Chandra - The Decline of the Mughal Empire</w:t>
            </w:r>
          </w:p>
          <w:p w14:paraId="0F9A46C8" w14:textId="77777777" w:rsidR="001A20E6" w:rsidRDefault="00000000">
            <w:pPr>
              <w:pStyle w:val="TableCellCategoryTitle"/>
            </w:pPr>
            <w:r>
              <w:t>📝 Practice Materials</w:t>
            </w:r>
          </w:p>
          <w:p w14:paraId="2C9A2273" w14:textId="77777777" w:rsidR="001A20E6" w:rsidRDefault="00000000">
            <w:pPr>
              <w:pStyle w:val="TableCellResourceItem"/>
            </w:pPr>
            <w:r>
              <w:t>• La Excellence Modern History Material</w:t>
            </w:r>
          </w:p>
          <w:p w14:paraId="30286DAB" w14:textId="77777777" w:rsidR="001A20E6" w:rsidRDefault="00000000">
            <w:pPr>
              <w:pStyle w:val="TableCellResourceItem"/>
            </w:pPr>
            <w:r>
              <w:t>• Prelims &amp; Mains Workbooks</w:t>
            </w:r>
          </w:p>
          <w:p w14:paraId="1A04156F" w14:textId="77777777" w:rsidR="001A20E6" w:rsidRDefault="00000000">
            <w:pPr>
              <w:pStyle w:val="TableCellCategoryTitle"/>
            </w:pPr>
            <w:r>
              <w:t>📰 Current Affairs</w:t>
            </w:r>
          </w:p>
          <w:p w14:paraId="29B714C6" w14:textId="77777777" w:rsidR="001A20E6" w:rsidRDefault="00000000">
            <w:pPr>
              <w:pStyle w:val="TableCellResourceItem"/>
            </w:pPr>
            <w:r>
              <w:t>• Newspapers (IE – Explained History columns)</w:t>
            </w:r>
          </w:p>
        </w:tc>
        <w:tc>
          <w:tcPr>
            <w:tcW w:w="1650" w:type="pct"/>
          </w:tcPr>
          <w:p w14:paraId="6FA4B469" w14:textId="77777777" w:rsidR="001A20E6" w:rsidRDefault="001A20E6"/>
        </w:tc>
      </w:tr>
    </w:tbl>
    <w:p w14:paraId="45C486C9"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4F714040" w14:textId="77777777">
        <w:tc>
          <w:tcPr>
            <w:tcW w:w="2500" w:type="pct"/>
            <w:tcMar>
              <w:top w:w="0" w:type="dxa"/>
              <w:left w:w="0" w:type="dxa"/>
              <w:bottom w:w="0" w:type="dxa"/>
              <w:right w:w="0" w:type="dxa"/>
            </w:tcMar>
          </w:tcPr>
          <w:p w14:paraId="1F73AA88" w14:textId="77777777" w:rsidR="001A20E6" w:rsidRDefault="00000000">
            <w:pPr>
              <w:pStyle w:val="WeekTitle"/>
            </w:pPr>
            <w:r>
              <w:rPr>
                <w:color w:val="15803D"/>
              </w:rPr>
              <w:t>📅 Apr 05 - Apr 11, 2026</w:t>
            </w:r>
          </w:p>
        </w:tc>
        <w:tc>
          <w:tcPr>
            <w:tcW w:w="2500" w:type="pct"/>
            <w:tcMar>
              <w:top w:w="0" w:type="dxa"/>
              <w:left w:w="0" w:type="dxa"/>
              <w:bottom w:w="0" w:type="dxa"/>
              <w:right w:w="0" w:type="dxa"/>
            </w:tcMar>
          </w:tcPr>
          <w:p w14:paraId="3361F142" w14:textId="77777777" w:rsidR="001A20E6" w:rsidRDefault="00000000">
            <w:pPr>
              <w:pStyle w:val="WeekCycleName"/>
            </w:pPr>
            <w:r>
              <w:rPr>
                <w:color w:val="15803D"/>
              </w:rPr>
              <w:t>C2</w:t>
            </w:r>
          </w:p>
        </w:tc>
      </w:tr>
    </w:tbl>
    <w:p w14:paraId="46BAB7D5"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612D3767" w14:textId="77777777">
        <w:tc>
          <w:tcPr>
            <w:tcW w:w="700" w:type="pct"/>
            <w:shd w:val="clear" w:color="auto" w:fill="DCFCE7"/>
            <w:tcMar>
              <w:top w:w="200" w:type="dxa"/>
              <w:left w:w="100" w:type="dxa"/>
              <w:bottom w:w="200" w:type="dxa"/>
              <w:right w:w="100" w:type="dxa"/>
            </w:tcMar>
          </w:tcPr>
          <w:p w14:paraId="042B4564" w14:textId="77777777" w:rsidR="001A20E6" w:rsidRDefault="00000000">
            <w:pPr>
              <w:pStyle w:val="TableCellCalendarDayHeader"/>
            </w:pPr>
            <w:r>
              <w:rPr>
                <w:color w:val="15803D"/>
              </w:rPr>
              <w:t>Sunday</w:t>
            </w:r>
          </w:p>
          <w:p w14:paraId="0B11CD18" w14:textId="77777777" w:rsidR="001A20E6" w:rsidRDefault="00000000">
            <w:pPr>
              <w:pStyle w:val="TableCellCalendarDateHeader"/>
            </w:pPr>
            <w:r>
              <w:rPr>
                <w:color w:val="15803D"/>
              </w:rPr>
              <w:t>Apr 05</w:t>
            </w:r>
          </w:p>
          <w:p w14:paraId="44F5DB4C"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6EADAB0" w14:textId="77777777" w:rsidR="001A20E6" w:rsidRDefault="00000000">
            <w:pPr>
              <w:pStyle w:val="TableCellCalendarDayHeader"/>
            </w:pPr>
            <w:r>
              <w:rPr>
                <w:color w:val="15803D"/>
              </w:rPr>
              <w:t>Monday</w:t>
            </w:r>
          </w:p>
          <w:p w14:paraId="1AD450E1" w14:textId="77777777" w:rsidR="001A20E6" w:rsidRDefault="00000000">
            <w:pPr>
              <w:pStyle w:val="TableCellCalendarDateHeader"/>
            </w:pPr>
            <w:r>
              <w:rPr>
                <w:color w:val="15803D"/>
              </w:rPr>
              <w:t>Apr 06</w:t>
            </w:r>
          </w:p>
          <w:p w14:paraId="5E2F9164"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1E9985F" w14:textId="77777777" w:rsidR="001A20E6" w:rsidRDefault="00000000">
            <w:pPr>
              <w:pStyle w:val="TableCellCalendarDayHeader"/>
            </w:pPr>
            <w:r>
              <w:rPr>
                <w:color w:val="15803D"/>
              </w:rPr>
              <w:t>Tuesday</w:t>
            </w:r>
          </w:p>
          <w:p w14:paraId="598755B1" w14:textId="77777777" w:rsidR="001A20E6" w:rsidRDefault="00000000">
            <w:pPr>
              <w:pStyle w:val="TableCellCalendarDateHeader"/>
            </w:pPr>
            <w:r>
              <w:rPr>
                <w:color w:val="15803D"/>
              </w:rPr>
              <w:t>Apr 07</w:t>
            </w:r>
          </w:p>
          <w:p w14:paraId="37EF57B2"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74040CD2" w14:textId="77777777" w:rsidR="001A20E6" w:rsidRDefault="00000000">
            <w:pPr>
              <w:pStyle w:val="TableCellCalendarDayHeader"/>
            </w:pPr>
            <w:r>
              <w:rPr>
                <w:color w:val="15803D"/>
              </w:rPr>
              <w:t>Wednesday</w:t>
            </w:r>
          </w:p>
          <w:p w14:paraId="5A6CC73A" w14:textId="77777777" w:rsidR="001A20E6" w:rsidRDefault="00000000">
            <w:pPr>
              <w:pStyle w:val="TableCellCalendarDateHeader"/>
            </w:pPr>
            <w:r>
              <w:rPr>
                <w:color w:val="15803D"/>
              </w:rPr>
              <w:t>Apr 08</w:t>
            </w:r>
          </w:p>
          <w:p w14:paraId="1A23EE57"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F7B3327" w14:textId="77777777" w:rsidR="001A20E6" w:rsidRDefault="00000000">
            <w:pPr>
              <w:pStyle w:val="TableCellCalendarDayHeader"/>
            </w:pPr>
            <w:r>
              <w:rPr>
                <w:color w:val="15803D"/>
              </w:rPr>
              <w:t>Thursday</w:t>
            </w:r>
          </w:p>
          <w:p w14:paraId="64665E2B" w14:textId="77777777" w:rsidR="001A20E6" w:rsidRDefault="00000000">
            <w:pPr>
              <w:pStyle w:val="TableCellCalendarDateHeader"/>
            </w:pPr>
            <w:r>
              <w:rPr>
                <w:color w:val="15803D"/>
              </w:rPr>
              <w:t>Apr 09</w:t>
            </w:r>
          </w:p>
          <w:p w14:paraId="46379354"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5D1BD315" w14:textId="77777777" w:rsidR="001A20E6" w:rsidRDefault="00000000">
            <w:pPr>
              <w:pStyle w:val="TableCellCalendarDayHeader"/>
            </w:pPr>
            <w:r>
              <w:rPr>
                <w:color w:val="15803D"/>
              </w:rPr>
              <w:t>Friday</w:t>
            </w:r>
          </w:p>
          <w:p w14:paraId="0F7DB71B" w14:textId="77777777" w:rsidR="001A20E6" w:rsidRDefault="00000000">
            <w:pPr>
              <w:pStyle w:val="TableCellCalendarDateHeader"/>
            </w:pPr>
            <w:r>
              <w:rPr>
                <w:color w:val="15803D"/>
              </w:rPr>
              <w:t>Apr 10</w:t>
            </w:r>
          </w:p>
          <w:p w14:paraId="64E63E8E"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6FFAACD1" w14:textId="77777777" w:rsidR="001A20E6" w:rsidRDefault="00000000">
            <w:pPr>
              <w:pStyle w:val="TableCellCalendarDayHeader"/>
            </w:pPr>
            <w:r>
              <w:rPr>
                <w:color w:val="F57C00"/>
              </w:rPr>
              <w:t>Saturday</w:t>
            </w:r>
          </w:p>
          <w:p w14:paraId="7EC4C8F4" w14:textId="77777777" w:rsidR="001A20E6" w:rsidRDefault="00000000">
            <w:pPr>
              <w:pStyle w:val="TableCellCalendarDateHeader"/>
            </w:pPr>
            <w:r>
              <w:rPr>
                <w:color w:val="F57C00"/>
              </w:rPr>
              <w:t>Apr 11</w:t>
            </w:r>
          </w:p>
          <w:p w14:paraId="5E5E4295" w14:textId="77777777" w:rsidR="001A20E6" w:rsidRDefault="00000000">
            <w:pPr>
              <w:pStyle w:val="TableCellCatchupLabel"/>
            </w:pPr>
            <w:r>
              <w:rPr>
                <w:color w:val="F57C00"/>
              </w:rPr>
              <w:t>Catchup Day</w:t>
            </w:r>
          </w:p>
        </w:tc>
      </w:tr>
      <w:tr w:rsidR="001A20E6" w14:paraId="39DE940F" w14:textId="77777777">
        <w:tc>
          <w:tcPr>
            <w:tcW w:w="700" w:type="pct"/>
            <w:shd w:val="clear" w:color="auto" w:fill="DCFCE7"/>
            <w:tcMar>
              <w:top w:w="150" w:type="dxa"/>
              <w:left w:w="100" w:type="dxa"/>
              <w:bottom w:w="150" w:type="dxa"/>
              <w:right w:w="100" w:type="dxa"/>
            </w:tcMar>
          </w:tcPr>
          <w:p w14:paraId="1EB34C20" w14:textId="77777777" w:rsidR="001A20E6" w:rsidRDefault="00000000">
            <w:pPr>
              <w:pStyle w:val="TableCellTaskSubject"/>
            </w:pPr>
            <w:r>
              <w:t>Sociology</w:t>
            </w:r>
          </w:p>
          <w:p w14:paraId="5F7C3C11" w14:textId="77777777" w:rsidR="001A20E6" w:rsidRDefault="00000000">
            <w:pPr>
              <w:pStyle w:val="TableCellTaskDetails"/>
            </w:pPr>
            <w:r>
              <w:t>• Test - TEST — 3h</w:t>
            </w:r>
          </w:p>
          <w:p w14:paraId="3C194D37"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31B4062E" w14:textId="77777777" w:rsidR="001A20E6" w:rsidRDefault="00000000">
            <w:pPr>
              <w:pStyle w:val="TableCellTaskSubject"/>
            </w:pPr>
            <w:r>
              <w:t>Sociology</w:t>
            </w:r>
          </w:p>
          <w:p w14:paraId="625DEC53" w14:textId="77777777" w:rsidR="001A20E6" w:rsidRDefault="00000000">
            <w:pPr>
              <w:pStyle w:val="TableCellTaskDetails"/>
            </w:pPr>
            <w:r>
              <w:t>• Study - OPT-SOC/02 — 1h 30m</w:t>
            </w:r>
          </w:p>
          <w:p w14:paraId="48400F48" w14:textId="77777777" w:rsidR="001A20E6" w:rsidRDefault="00000000">
            <w:pPr>
              <w:pStyle w:val="TableCellTaskBadge"/>
              <w:shd w:val="clear" w:color="auto" w:fill="E3F2FD"/>
            </w:pPr>
            <w:r>
              <w:rPr>
                <w:b/>
                <w:bCs/>
                <w:color w:val="1976D2"/>
              </w:rPr>
              <w:t>STUDY</w:t>
            </w:r>
          </w:p>
          <w:p w14:paraId="5C9722E8" w14:textId="77777777" w:rsidR="001A20E6" w:rsidRDefault="00000000">
            <w:pPr>
              <w:pStyle w:val="TableCellTaskDetails"/>
            </w:pPr>
            <w:r>
              <w:t>• Revision - OPT-SOC/02 — 30m</w:t>
            </w:r>
          </w:p>
          <w:p w14:paraId="2D2311BF" w14:textId="77777777" w:rsidR="001A20E6" w:rsidRDefault="00000000">
            <w:pPr>
              <w:pStyle w:val="TableCellTaskBadge"/>
              <w:shd w:val="clear" w:color="auto" w:fill="FCE4EC"/>
            </w:pPr>
            <w:r>
              <w:rPr>
                <w:b/>
                <w:bCs/>
                <w:color w:val="C2185B"/>
              </w:rPr>
              <w:t>REVISION</w:t>
            </w:r>
          </w:p>
          <w:p w14:paraId="356CA2B5" w14:textId="77777777" w:rsidR="001A20E6" w:rsidRDefault="00000000">
            <w:pPr>
              <w:pStyle w:val="TableCellTaskDetails"/>
            </w:pPr>
            <w:r>
              <w:t>• Practice - OPT-SOC/02 — 30m</w:t>
            </w:r>
          </w:p>
          <w:p w14:paraId="23AAB6D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734718D" w14:textId="77777777" w:rsidR="001A20E6" w:rsidRDefault="00000000">
            <w:pPr>
              <w:pStyle w:val="TableCellTaskSubject"/>
            </w:pPr>
            <w:r>
              <w:t>Sociology</w:t>
            </w:r>
          </w:p>
          <w:p w14:paraId="61F51134" w14:textId="77777777" w:rsidR="001A20E6" w:rsidRDefault="00000000">
            <w:pPr>
              <w:pStyle w:val="TableCellTaskDetails"/>
            </w:pPr>
            <w:r>
              <w:t>• Study - OPT-SOC/02 — 1h 30m</w:t>
            </w:r>
          </w:p>
          <w:p w14:paraId="11A1CFB6" w14:textId="77777777" w:rsidR="001A20E6" w:rsidRDefault="00000000">
            <w:pPr>
              <w:pStyle w:val="TableCellTaskBadge"/>
              <w:shd w:val="clear" w:color="auto" w:fill="E3F2FD"/>
            </w:pPr>
            <w:r>
              <w:rPr>
                <w:b/>
                <w:bCs/>
                <w:color w:val="1976D2"/>
              </w:rPr>
              <w:t>STUDY</w:t>
            </w:r>
          </w:p>
          <w:p w14:paraId="07AA281A" w14:textId="77777777" w:rsidR="001A20E6" w:rsidRDefault="00000000">
            <w:pPr>
              <w:pStyle w:val="TableCellTaskDetails"/>
            </w:pPr>
            <w:r>
              <w:t>• Revision - OPT-SOC/02 — 30m</w:t>
            </w:r>
          </w:p>
          <w:p w14:paraId="25D11CA7" w14:textId="77777777" w:rsidR="001A20E6" w:rsidRDefault="00000000">
            <w:pPr>
              <w:pStyle w:val="TableCellTaskBadge"/>
              <w:shd w:val="clear" w:color="auto" w:fill="FCE4EC"/>
            </w:pPr>
            <w:r>
              <w:rPr>
                <w:b/>
                <w:bCs/>
                <w:color w:val="C2185B"/>
              </w:rPr>
              <w:t>REVISION</w:t>
            </w:r>
          </w:p>
          <w:p w14:paraId="6244F6C7" w14:textId="77777777" w:rsidR="001A20E6" w:rsidRDefault="00000000">
            <w:pPr>
              <w:pStyle w:val="TableCellTaskDetails"/>
            </w:pPr>
            <w:r>
              <w:t>• Practice - OPT-SOC/02 — 30m</w:t>
            </w:r>
          </w:p>
          <w:p w14:paraId="0ABC0E68"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B8164A6" w14:textId="77777777" w:rsidR="001A20E6" w:rsidRDefault="00000000">
            <w:pPr>
              <w:pStyle w:val="TableCellTaskSubject"/>
            </w:pPr>
            <w:r>
              <w:t>Sociology</w:t>
            </w:r>
          </w:p>
          <w:p w14:paraId="5DFF2F56" w14:textId="77777777" w:rsidR="001A20E6" w:rsidRDefault="00000000">
            <w:pPr>
              <w:pStyle w:val="TableCellTaskDetails"/>
            </w:pPr>
            <w:r>
              <w:t>• Study - OPT-SOC/02 — 1h 30m</w:t>
            </w:r>
          </w:p>
          <w:p w14:paraId="21C7D9D3" w14:textId="77777777" w:rsidR="001A20E6" w:rsidRDefault="00000000">
            <w:pPr>
              <w:pStyle w:val="TableCellTaskBadge"/>
              <w:shd w:val="clear" w:color="auto" w:fill="E3F2FD"/>
            </w:pPr>
            <w:r>
              <w:rPr>
                <w:b/>
                <w:bCs/>
                <w:color w:val="1976D2"/>
              </w:rPr>
              <w:t>STUDY</w:t>
            </w:r>
          </w:p>
          <w:p w14:paraId="0AFC367E" w14:textId="77777777" w:rsidR="001A20E6" w:rsidRDefault="00000000">
            <w:pPr>
              <w:pStyle w:val="TableCellTaskDetails"/>
            </w:pPr>
            <w:r>
              <w:t>• Revision - OPT-SOC/02 — 30m</w:t>
            </w:r>
          </w:p>
          <w:p w14:paraId="08C33427" w14:textId="77777777" w:rsidR="001A20E6" w:rsidRDefault="00000000">
            <w:pPr>
              <w:pStyle w:val="TableCellTaskBadge"/>
              <w:shd w:val="clear" w:color="auto" w:fill="FCE4EC"/>
            </w:pPr>
            <w:r>
              <w:rPr>
                <w:b/>
                <w:bCs/>
                <w:color w:val="C2185B"/>
              </w:rPr>
              <w:t>REVISION</w:t>
            </w:r>
          </w:p>
          <w:p w14:paraId="43B46E5F" w14:textId="77777777" w:rsidR="001A20E6" w:rsidRDefault="00000000">
            <w:pPr>
              <w:pStyle w:val="TableCellTaskDetails"/>
            </w:pPr>
            <w:r>
              <w:t>• Practice - OPT-SOC/02 — 30m</w:t>
            </w:r>
          </w:p>
          <w:p w14:paraId="7BFB00CF"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75AFE48" w14:textId="77777777" w:rsidR="001A20E6" w:rsidRDefault="00000000">
            <w:pPr>
              <w:pStyle w:val="TableCellTaskSubject"/>
            </w:pPr>
            <w:r>
              <w:t>Sociology</w:t>
            </w:r>
          </w:p>
          <w:p w14:paraId="28D9FE61" w14:textId="77777777" w:rsidR="001A20E6" w:rsidRDefault="00000000">
            <w:pPr>
              <w:pStyle w:val="TableCellTaskDetails"/>
            </w:pPr>
            <w:r>
              <w:t>• Study - OPT-SOC/02 — 1h 30m</w:t>
            </w:r>
          </w:p>
          <w:p w14:paraId="4E008A22" w14:textId="77777777" w:rsidR="001A20E6" w:rsidRDefault="00000000">
            <w:pPr>
              <w:pStyle w:val="TableCellTaskBadge"/>
              <w:shd w:val="clear" w:color="auto" w:fill="E3F2FD"/>
            </w:pPr>
            <w:r>
              <w:rPr>
                <w:b/>
                <w:bCs/>
                <w:color w:val="1976D2"/>
              </w:rPr>
              <w:t>STUDY</w:t>
            </w:r>
          </w:p>
          <w:p w14:paraId="05C00B5A" w14:textId="77777777" w:rsidR="001A20E6" w:rsidRDefault="00000000">
            <w:pPr>
              <w:pStyle w:val="TableCellTaskDetails"/>
            </w:pPr>
            <w:r>
              <w:t>• Revision - OPT-SOC/02 — 30m</w:t>
            </w:r>
          </w:p>
          <w:p w14:paraId="33803CBC" w14:textId="77777777" w:rsidR="001A20E6" w:rsidRDefault="00000000">
            <w:pPr>
              <w:pStyle w:val="TableCellTaskBadge"/>
              <w:shd w:val="clear" w:color="auto" w:fill="FCE4EC"/>
            </w:pPr>
            <w:r>
              <w:rPr>
                <w:b/>
                <w:bCs/>
                <w:color w:val="C2185B"/>
              </w:rPr>
              <w:t>REVISION</w:t>
            </w:r>
          </w:p>
          <w:p w14:paraId="59A6C53F" w14:textId="77777777" w:rsidR="001A20E6" w:rsidRDefault="00000000">
            <w:pPr>
              <w:pStyle w:val="TableCellTaskDetails"/>
            </w:pPr>
            <w:r>
              <w:t>• Practice - OPT-SOC/02 — 30m</w:t>
            </w:r>
          </w:p>
          <w:p w14:paraId="6DE9F0A1"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2C13C29" w14:textId="77777777" w:rsidR="001A20E6" w:rsidRDefault="00000000">
            <w:pPr>
              <w:pStyle w:val="TableCellTaskSubject"/>
            </w:pPr>
            <w:r>
              <w:t>Sociology</w:t>
            </w:r>
          </w:p>
          <w:p w14:paraId="0A2DCB7D" w14:textId="77777777" w:rsidR="001A20E6" w:rsidRDefault="00000000">
            <w:pPr>
              <w:pStyle w:val="TableCellTaskDetails"/>
            </w:pPr>
            <w:r>
              <w:t>• Study - OPT-SOC/02 — 1h 30m</w:t>
            </w:r>
          </w:p>
          <w:p w14:paraId="19E41EAE" w14:textId="77777777" w:rsidR="001A20E6" w:rsidRDefault="00000000">
            <w:pPr>
              <w:pStyle w:val="TableCellTaskBadge"/>
              <w:shd w:val="clear" w:color="auto" w:fill="E3F2FD"/>
            </w:pPr>
            <w:r>
              <w:rPr>
                <w:b/>
                <w:bCs/>
                <w:color w:val="1976D2"/>
              </w:rPr>
              <w:t>STUDY</w:t>
            </w:r>
          </w:p>
          <w:p w14:paraId="5F79A963" w14:textId="77777777" w:rsidR="001A20E6" w:rsidRDefault="00000000">
            <w:pPr>
              <w:pStyle w:val="TableCellTaskDetails"/>
            </w:pPr>
            <w:r>
              <w:t>• Revision - OPT-SOC/02 — 30m</w:t>
            </w:r>
          </w:p>
          <w:p w14:paraId="5964334C" w14:textId="77777777" w:rsidR="001A20E6" w:rsidRDefault="00000000">
            <w:pPr>
              <w:pStyle w:val="TableCellTaskBadge"/>
              <w:shd w:val="clear" w:color="auto" w:fill="FCE4EC"/>
            </w:pPr>
            <w:r>
              <w:rPr>
                <w:b/>
                <w:bCs/>
                <w:color w:val="C2185B"/>
              </w:rPr>
              <w:t>REVISION</w:t>
            </w:r>
          </w:p>
          <w:p w14:paraId="7410DFDF" w14:textId="77777777" w:rsidR="001A20E6" w:rsidRDefault="00000000">
            <w:pPr>
              <w:pStyle w:val="TableCellTaskDetails"/>
            </w:pPr>
            <w:r>
              <w:t>• Practice - OPT-SOC/02 — 30m</w:t>
            </w:r>
          </w:p>
          <w:p w14:paraId="4669521E"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51801626" w14:textId="77777777" w:rsidR="001A20E6" w:rsidRDefault="001A20E6"/>
        </w:tc>
      </w:tr>
      <w:tr w:rsidR="001A20E6" w14:paraId="31661B2E" w14:textId="77777777">
        <w:tc>
          <w:tcPr>
            <w:tcW w:w="700" w:type="pct"/>
            <w:shd w:val="clear" w:color="auto" w:fill="DCFCE7"/>
            <w:tcMar>
              <w:top w:w="150" w:type="dxa"/>
              <w:left w:w="100" w:type="dxa"/>
              <w:bottom w:w="150" w:type="dxa"/>
              <w:right w:w="100" w:type="dxa"/>
            </w:tcMar>
          </w:tcPr>
          <w:p w14:paraId="2AE2DEA3" w14:textId="77777777" w:rsidR="001A20E6" w:rsidRDefault="00000000">
            <w:pPr>
              <w:pStyle w:val="TableCellTaskSubject"/>
            </w:pPr>
            <w:r>
              <w:t>History-Modern</w:t>
            </w:r>
          </w:p>
          <w:p w14:paraId="5C83EF3A" w14:textId="77777777" w:rsidR="001A20E6" w:rsidRDefault="00000000">
            <w:pPr>
              <w:pStyle w:val="TableCellTaskDetails"/>
            </w:pPr>
            <w:r>
              <w:t>• Test - TEST — 3h</w:t>
            </w:r>
          </w:p>
          <w:p w14:paraId="4C7D6002"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00D901B3" w14:textId="77777777" w:rsidR="001A20E6" w:rsidRDefault="00000000">
            <w:pPr>
              <w:pStyle w:val="TableCellTaskSubject"/>
            </w:pPr>
            <w:r>
              <w:t>History-Modern</w:t>
            </w:r>
          </w:p>
          <w:p w14:paraId="2022E2C2" w14:textId="77777777" w:rsidR="001A20E6" w:rsidRDefault="00000000">
            <w:pPr>
              <w:pStyle w:val="TableCellTaskDetails"/>
            </w:pPr>
            <w:r>
              <w:t>• Study - Role of women in Freedom struggle (H03/12) — 1h 30m</w:t>
            </w:r>
          </w:p>
          <w:p w14:paraId="7561DED4" w14:textId="77777777" w:rsidR="001A20E6" w:rsidRDefault="00000000">
            <w:pPr>
              <w:pStyle w:val="TableCellTaskBadge"/>
              <w:shd w:val="clear" w:color="auto" w:fill="E3F2FD"/>
            </w:pPr>
            <w:r>
              <w:rPr>
                <w:b/>
                <w:bCs/>
                <w:color w:val="1976D2"/>
              </w:rPr>
              <w:t>STUDY</w:t>
            </w:r>
          </w:p>
          <w:p w14:paraId="46AE52C1" w14:textId="77777777" w:rsidR="001A20E6" w:rsidRDefault="00000000">
            <w:pPr>
              <w:pStyle w:val="TableCellTaskDetails"/>
            </w:pPr>
            <w:r>
              <w:t>• Revision - Important personalities of INM; Governor Generals and Viceroys (H03/14) — 30m</w:t>
            </w:r>
          </w:p>
          <w:p w14:paraId="28A98F34" w14:textId="77777777" w:rsidR="001A20E6" w:rsidRDefault="00000000">
            <w:pPr>
              <w:pStyle w:val="TableCellTaskBadge"/>
              <w:shd w:val="clear" w:color="auto" w:fill="FCE4EC"/>
            </w:pPr>
            <w:r>
              <w:rPr>
                <w:b/>
                <w:bCs/>
                <w:color w:val="C2185B"/>
              </w:rPr>
              <w:t>REVISION</w:t>
            </w:r>
          </w:p>
          <w:p w14:paraId="0BE7969C" w14:textId="77777777" w:rsidR="001A20E6" w:rsidRDefault="00000000">
            <w:pPr>
              <w:pStyle w:val="TableCellTaskDetails"/>
            </w:pPr>
            <w:r>
              <w:t>• Practice - Important personalities of INM; Governor Generals and Viceroys (H03/14) — 30m</w:t>
            </w:r>
          </w:p>
          <w:p w14:paraId="4E89948B"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F148957" w14:textId="77777777" w:rsidR="001A20E6" w:rsidRDefault="00000000">
            <w:pPr>
              <w:pStyle w:val="TableCellTaskSubject"/>
            </w:pPr>
            <w:r>
              <w:t>History-Modern</w:t>
            </w:r>
          </w:p>
          <w:p w14:paraId="21E59737" w14:textId="77777777" w:rsidR="001A20E6" w:rsidRDefault="00000000">
            <w:pPr>
              <w:pStyle w:val="TableCellTaskDetails"/>
            </w:pPr>
            <w:r>
              <w:t>• Study - Role of women in Freedom struggle (H03/12) — 1h 30m</w:t>
            </w:r>
          </w:p>
          <w:p w14:paraId="7FE6CCD4" w14:textId="77777777" w:rsidR="001A20E6" w:rsidRDefault="00000000">
            <w:pPr>
              <w:pStyle w:val="TableCellTaskBadge"/>
              <w:shd w:val="clear" w:color="auto" w:fill="E3F2FD"/>
            </w:pPr>
            <w:r>
              <w:rPr>
                <w:b/>
                <w:bCs/>
                <w:color w:val="1976D2"/>
              </w:rPr>
              <w:t>STUDY</w:t>
            </w:r>
          </w:p>
          <w:p w14:paraId="544CD587" w14:textId="77777777" w:rsidR="001A20E6" w:rsidRDefault="00000000">
            <w:pPr>
              <w:pStyle w:val="TableCellTaskDetails"/>
            </w:pPr>
            <w:r>
              <w:t>• Revision - Important personalities of INM; Governor Generals and Viceroys (H03/14) — 30m</w:t>
            </w:r>
          </w:p>
          <w:p w14:paraId="22A88744" w14:textId="77777777" w:rsidR="001A20E6" w:rsidRDefault="00000000">
            <w:pPr>
              <w:pStyle w:val="TableCellTaskBadge"/>
              <w:shd w:val="clear" w:color="auto" w:fill="FCE4EC"/>
            </w:pPr>
            <w:r>
              <w:rPr>
                <w:b/>
                <w:bCs/>
                <w:color w:val="C2185B"/>
              </w:rPr>
              <w:t>REVISION</w:t>
            </w:r>
          </w:p>
          <w:p w14:paraId="365A12C5" w14:textId="77777777" w:rsidR="001A20E6" w:rsidRDefault="00000000">
            <w:pPr>
              <w:pStyle w:val="TableCellTaskDetails"/>
            </w:pPr>
            <w:r>
              <w:t>• Practice - Important personalities of INM; Governor Generals and Viceroys (H03/14) — 30m</w:t>
            </w:r>
          </w:p>
          <w:p w14:paraId="388EEBF4"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DFEC80E" w14:textId="77777777" w:rsidR="001A20E6" w:rsidRDefault="00000000">
            <w:pPr>
              <w:pStyle w:val="TableCellTaskSubject"/>
            </w:pPr>
            <w:r>
              <w:t>History-Modern</w:t>
            </w:r>
          </w:p>
          <w:p w14:paraId="124DA7D1" w14:textId="77777777" w:rsidR="001A20E6" w:rsidRDefault="00000000">
            <w:pPr>
              <w:pStyle w:val="TableCellTaskDetails"/>
            </w:pPr>
            <w:r>
              <w:t>• Study - Role of women in Freedom struggle (H03/12) — 30m</w:t>
            </w:r>
          </w:p>
          <w:p w14:paraId="482BB186" w14:textId="77777777" w:rsidR="001A20E6" w:rsidRDefault="00000000">
            <w:pPr>
              <w:pStyle w:val="TableCellTaskBadge"/>
              <w:shd w:val="clear" w:color="auto" w:fill="E3F2FD"/>
            </w:pPr>
            <w:r>
              <w:rPr>
                <w:b/>
                <w:bCs/>
                <w:color w:val="1976D2"/>
              </w:rPr>
              <w:t>STUDY</w:t>
            </w:r>
          </w:p>
          <w:p w14:paraId="4F464F26" w14:textId="77777777" w:rsidR="001A20E6" w:rsidRDefault="00000000">
            <w:pPr>
              <w:pStyle w:val="TableCellTaskDetails"/>
            </w:pPr>
            <w:r>
              <w:t>• Study - Communism and communalism (H03/13) — 1h</w:t>
            </w:r>
          </w:p>
          <w:p w14:paraId="57574D1B" w14:textId="77777777" w:rsidR="001A20E6" w:rsidRDefault="00000000">
            <w:pPr>
              <w:pStyle w:val="TableCellTaskBadge"/>
              <w:shd w:val="clear" w:color="auto" w:fill="E3F2FD"/>
            </w:pPr>
            <w:r>
              <w:rPr>
                <w:b/>
                <w:bCs/>
                <w:color w:val="1976D2"/>
              </w:rPr>
              <w:t>STUDY</w:t>
            </w:r>
          </w:p>
          <w:p w14:paraId="4B35D8A7" w14:textId="77777777" w:rsidR="001A20E6" w:rsidRDefault="00000000">
            <w:pPr>
              <w:pStyle w:val="TableCellTaskDetails"/>
            </w:pPr>
            <w:r>
              <w:t>• Revision - Broad / Overlap (H03/00) — 30m</w:t>
            </w:r>
          </w:p>
          <w:p w14:paraId="6BC56252" w14:textId="77777777" w:rsidR="001A20E6" w:rsidRDefault="00000000">
            <w:pPr>
              <w:pStyle w:val="TableCellTaskBadge"/>
              <w:shd w:val="clear" w:color="auto" w:fill="FCE4EC"/>
            </w:pPr>
            <w:r>
              <w:rPr>
                <w:b/>
                <w:bCs/>
                <w:color w:val="C2185B"/>
              </w:rPr>
              <w:t>REVISION</w:t>
            </w:r>
          </w:p>
          <w:p w14:paraId="0E59D3F6" w14:textId="77777777" w:rsidR="001A20E6" w:rsidRDefault="00000000">
            <w:pPr>
              <w:pStyle w:val="TableCellTaskDetails"/>
            </w:pPr>
            <w:r>
              <w:t>• Practice - Broad / Overlap (H03/00) — 30m</w:t>
            </w:r>
          </w:p>
          <w:p w14:paraId="272534B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9637092" w14:textId="77777777" w:rsidR="001A20E6" w:rsidRDefault="00000000">
            <w:pPr>
              <w:pStyle w:val="TableCellTaskSubject"/>
            </w:pPr>
            <w:r>
              <w:t>History-Modern</w:t>
            </w:r>
          </w:p>
          <w:p w14:paraId="56E27E0F" w14:textId="77777777" w:rsidR="001A20E6" w:rsidRDefault="00000000">
            <w:pPr>
              <w:pStyle w:val="TableCellTaskDetails"/>
            </w:pPr>
            <w:r>
              <w:t>• Study - Communism and communalism (H03/13) — 1h 30m</w:t>
            </w:r>
          </w:p>
          <w:p w14:paraId="4A0AEA4D" w14:textId="77777777" w:rsidR="001A20E6" w:rsidRDefault="00000000">
            <w:pPr>
              <w:pStyle w:val="TableCellTaskBadge"/>
              <w:shd w:val="clear" w:color="auto" w:fill="E3F2FD"/>
            </w:pPr>
            <w:r>
              <w:rPr>
                <w:b/>
                <w:bCs/>
                <w:color w:val="1976D2"/>
              </w:rPr>
              <w:t>STUDY</w:t>
            </w:r>
          </w:p>
          <w:p w14:paraId="1FCB788C" w14:textId="77777777" w:rsidR="001A20E6" w:rsidRDefault="00000000">
            <w:pPr>
              <w:pStyle w:val="TableCellTaskDetails"/>
            </w:pPr>
            <w:r>
              <w:t>• Revision - Advent of Europeans (H03/01) — 30m</w:t>
            </w:r>
          </w:p>
          <w:p w14:paraId="5BDC4DE7" w14:textId="77777777" w:rsidR="001A20E6" w:rsidRDefault="00000000">
            <w:pPr>
              <w:pStyle w:val="TableCellTaskBadge"/>
              <w:shd w:val="clear" w:color="auto" w:fill="FCE4EC"/>
            </w:pPr>
            <w:r>
              <w:rPr>
                <w:b/>
                <w:bCs/>
                <w:color w:val="C2185B"/>
              </w:rPr>
              <w:t>REVISION</w:t>
            </w:r>
          </w:p>
          <w:p w14:paraId="2DA575DB" w14:textId="77777777" w:rsidR="001A20E6" w:rsidRDefault="00000000">
            <w:pPr>
              <w:pStyle w:val="TableCellTaskDetails"/>
            </w:pPr>
            <w:r>
              <w:t>• Practice - Advent of Europeans (H03/01) — 30m</w:t>
            </w:r>
          </w:p>
          <w:p w14:paraId="3FA70B5B"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66B6FC3" w14:textId="77777777" w:rsidR="001A20E6" w:rsidRDefault="00000000">
            <w:pPr>
              <w:pStyle w:val="TableCellTaskSubject"/>
            </w:pPr>
            <w:r>
              <w:t>History-Modern</w:t>
            </w:r>
          </w:p>
          <w:p w14:paraId="62AB4D2D" w14:textId="77777777" w:rsidR="001A20E6" w:rsidRDefault="00000000">
            <w:pPr>
              <w:pStyle w:val="TableCellTaskDetails"/>
            </w:pPr>
            <w:r>
              <w:t>• Study - Communism and communalism (H03/13) — 1h</w:t>
            </w:r>
          </w:p>
          <w:p w14:paraId="60BCA02C" w14:textId="77777777" w:rsidR="001A20E6" w:rsidRDefault="00000000">
            <w:pPr>
              <w:pStyle w:val="TableCellTaskBadge"/>
              <w:shd w:val="clear" w:color="auto" w:fill="E3F2FD"/>
            </w:pPr>
            <w:r>
              <w:rPr>
                <w:b/>
                <w:bCs/>
                <w:color w:val="1976D2"/>
              </w:rPr>
              <w:t>STUDY</w:t>
            </w:r>
          </w:p>
          <w:p w14:paraId="3F59963F" w14:textId="77777777" w:rsidR="001A20E6" w:rsidRDefault="00000000">
            <w:pPr>
              <w:pStyle w:val="TableCellTaskDetails"/>
            </w:pPr>
            <w:r>
              <w:t>• Study - Important personalities of INM; Governor Generals and Viceroys (H03/14) — 30m</w:t>
            </w:r>
          </w:p>
          <w:p w14:paraId="6AE5B5B1" w14:textId="77777777" w:rsidR="001A20E6" w:rsidRDefault="00000000">
            <w:pPr>
              <w:pStyle w:val="TableCellTaskBadge"/>
              <w:shd w:val="clear" w:color="auto" w:fill="E3F2FD"/>
            </w:pPr>
            <w:r>
              <w:rPr>
                <w:b/>
                <w:bCs/>
                <w:color w:val="1976D2"/>
              </w:rPr>
              <w:t>STUDY</w:t>
            </w:r>
          </w:p>
          <w:p w14:paraId="09783A18" w14:textId="77777777" w:rsidR="001A20E6" w:rsidRDefault="00000000">
            <w:pPr>
              <w:pStyle w:val="TableCellTaskDetails"/>
            </w:pPr>
            <w:r>
              <w:t>• Revision - British Conquest and consolidation; Sepoy Mutiny (H03/02) — 30m</w:t>
            </w:r>
          </w:p>
          <w:p w14:paraId="645968AF" w14:textId="77777777" w:rsidR="001A20E6" w:rsidRDefault="00000000">
            <w:pPr>
              <w:pStyle w:val="TableCellTaskBadge"/>
              <w:shd w:val="clear" w:color="auto" w:fill="FCE4EC"/>
            </w:pPr>
            <w:r>
              <w:rPr>
                <w:b/>
                <w:bCs/>
                <w:color w:val="C2185B"/>
              </w:rPr>
              <w:t>REVISION</w:t>
            </w:r>
          </w:p>
          <w:p w14:paraId="5511E3BB" w14:textId="77777777" w:rsidR="001A20E6" w:rsidRDefault="00000000">
            <w:pPr>
              <w:pStyle w:val="TableCellTaskDetails"/>
            </w:pPr>
            <w:r>
              <w:t>• Practice - British Conquest and consolidation; Sepoy Mutiny (H03/02) — 30m</w:t>
            </w:r>
          </w:p>
          <w:p w14:paraId="2A5A54D3"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6674FEF6" w14:textId="77777777" w:rsidR="001A20E6" w:rsidRDefault="001A20E6"/>
        </w:tc>
      </w:tr>
    </w:tbl>
    <w:p w14:paraId="352D7832" w14:textId="77777777" w:rsidR="001A20E6" w:rsidRDefault="001A20E6">
      <w:pPr>
        <w:spacing w:after="400"/>
      </w:pPr>
    </w:p>
    <w:p w14:paraId="2C68F0C1" w14:textId="77777777" w:rsidR="001A20E6" w:rsidRDefault="00000000">
      <w:pPr>
        <w:pStyle w:val="ResourceTitle"/>
      </w:pPr>
      <w:r>
        <w:t>📚 Resources for Apr 05 - Apr 11</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245F75A8" w14:textId="77777777">
        <w:tc>
          <w:tcPr>
            <w:tcW w:w="1650" w:type="pct"/>
            <w:tcBorders>
              <w:bottom w:val="single" w:sz="2" w:space="0" w:color="D1D5DB"/>
              <w:right w:val="single" w:sz="2" w:space="0" w:color="D1D5DB"/>
            </w:tcBorders>
            <w:tcMar>
              <w:top w:w="200" w:type="dxa"/>
              <w:left w:w="150" w:type="dxa"/>
              <w:bottom w:w="200" w:type="dxa"/>
              <w:right w:w="150" w:type="dxa"/>
            </w:tcMar>
          </w:tcPr>
          <w:p w14:paraId="50E8E6BE" w14:textId="77777777" w:rsidR="001A20E6" w:rsidRDefault="00000000">
            <w:pPr>
              <w:pStyle w:val="TableCellSubjectName"/>
            </w:pPr>
            <w:r>
              <w:t>Sociology</w:t>
            </w:r>
          </w:p>
          <w:p w14:paraId="11E8DD92" w14:textId="77777777" w:rsidR="001A20E6" w:rsidRDefault="00000000">
            <w:pPr>
              <w:pStyle w:val="TableCellCategoryTitle"/>
            </w:pPr>
            <w:r>
              <w:t>📝 Practice Materials</w:t>
            </w:r>
          </w:p>
          <w:p w14:paraId="2D88D5A6" w14:textId="77777777" w:rsidR="001A20E6" w:rsidRDefault="00000000">
            <w:pPr>
              <w:pStyle w:val="TableCellResourceItem"/>
            </w:pPr>
            <w:r>
              <w:t>• La Excellence Sociology Material</w:t>
            </w:r>
          </w:p>
          <w:p w14:paraId="75791034" w14:textId="77777777" w:rsidR="001A20E6" w:rsidRDefault="00000000">
            <w:pPr>
              <w:pStyle w:val="TableCellResourceItem"/>
            </w:pPr>
            <w:r>
              <w:t>• Mains RRP + Prelims RRP</w:t>
            </w:r>
          </w:p>
          <w:p w14:paraId="406F7EFF" w14:textId="77777777" w:rsidR="001A20E6" w:rsidRDefault="00000000">
            <w:pPr>
              <w:pStyle w:val="TableCellResourceItem"/>
            </w:pPr>
            <w:r>
              <w:t>• Prelims &amp; Mains Workbooks</w:t>
            </w:r>
          </w:p>
          <w:p w14:paraId="1067C9E4" w14:textId="77777777" w:rsidR="001A20E6" w:rsidRDefault="00000000">
            <w:pPr>
              <w:pStyle w:val="TableCellResourceItem"/>
            </w:pPr>
            <w:r>
              <w:t>• Previous Year Question Papers</w:t>
            </w:r>
          </w:p>
          <w:p w14:paraId="78B8EDB7" w14:textId="77777777" w:rsidR="001A20E6" w:rsidRDefault="00000000">
            <w:pPr>
              <w:pStyle w:val="TableCellResourceItem"/>
            </w:pPr>
            <w:r>
              <w:t>• Mock Tests</w:t>
            </w:r>
          </w:p>
          <w:p w14:paraId="69848707" w14:textId="77777777" w:rsidR="001A20E6" w:rsidRDefault="00000000">
            <w:pPr>
              <w:pStyle w:val="TableCellResourceItem"/>
            </w:pPr>
            <w:r>
              <w:t>• La Excellence Indian Society Material</w:t>
            </w:r>
          </w:p>
          <w:p w14:paraId="1C3D19FF" w14:textId="77777777" w:rsidR="001A20E6" w:rsidRDefault="00000000">
            <w:pPr>
              <w:pStyle w:val="TableCellResourceItem"/>
            </w:pPr>
            <w:r>
              <w:t>• Mains Workbook - Paper I</w:t>
            </w:r>
          </w:p>
          <w:p w14:paraId="6F1B082D" w14:textId="77777777" w:rsidR="001A20E6" w:rsidRDefault="00000000">
            <w:pPr>
              <w:pStyle w:val="TableCellResourceItem"/>
            </w:pPr>
            <w:r>
              <w:t>• La Excellence Social Change Material</w:t>
            </w:r>
          </w:p>
          <w:p w14:paraId="7B159D8E" w14:textId="77777777" w:rsidR="001A20E6" w:rsidRDefault="00000000">
            <w:pPr>
              <w:pStyle w:val="TableCellResourceItem"/>
            </w:pPr>
            <w:r>
              <w:t>• Mains Workbook - Paper II</w:t>
            </w:r>
          </w:p>
          <w:p w14:paraId="074A507E" w14:textId="77777777" w:rsidR="001A20E6" w:rsidRDefault="00000000">
            <w:pPr>
              <w:pStyle w:val="TableCellResourceItem"/>
            </w:pPr>
            <w:r>
              <w:t>• La Excellence Sociology of Religion Material</w:t>
            </w:r>
          </w:p>
          <w:p w14:paraId="48FEA7A6" w14:textId="77777777" w:rsidR="001A20E6" w:rsidRDefault="00000000">
            <w:pPr>
              <w:pStyle w:val="TableCellResourceItem"/>
            </w:pPr>
            <w:r>
              <w:t>• Mains Workbook</w:t>
            </w:r>
          </w:p>
          <w:p w14:paraId="6C7255C8" w14:textId="77777777" w:rsidR="001A20E6" w:rsidRDefault="00000000">
            <w:pPr>
              <w:pStyle w:val="TableCellResourceItem"/>
            </w:pPr>
            <w:r>
              <w:t>• La Excellence Sociology of Education Material</w:t>
            </w:r>
          </w:p>
          <w:p w14:paraId="7951C89F" w14:textId="77777777" w:rsidR="001A20E6" w:rsidRDefault="00000000">
            <w:pPr>
              <w:pStyle w:val="TableCellResourceItem"/>
            </w:pPr>
            <w:r>
              <w:t>• Mains Workbook</w:t>
            </w:r>
          </w:p>
          <w:p w14:paraId="518A7C6A" w14:textId="77777777" w:rsidR="001A20E6" w:rsidRDefault="00000000">
            <w:pPr>
              <w:pStyle w:val="TableCellResourceItem"/>
            </w:pPr>
            <w:r>
              <w:t>• La Excellence Social Stratification Material</w:t>
            </w:r>
          </w:p>
          <w:p w14:paraId="48D3C3B3" w14:textId="77777777" w:rsidR="001A20E6" w:rsidRDefault="00000000">
            <w:pPr>
              <w:pStyle w:val="TableCellResourceItem"/>
            </w:pPr>
            <w:r>
              <w:t>• Mains Workbook</w:t>
            </w:r>
          </w:p>
          <w:p w14:paraId="7F079805" w14:textId="77777777" w:rsidR="001A20E6" w:rsidRDefault="00000000">
            <w:pPr>
              <w:pStyle w:val="TableCellResourceItem"/>
            </w:pPr>
            <w:r>
              <w:t>• La Excellence Gender Studies Material</w:t>
            </w:r>
          </w:p>
          <w:p w14:paraId="615FEA88" w14:textId="77777777" w:rsidR="001A20E6" w:rsidRDefault="00000000">
            <w:pPr>
              <w:pStyle w:val="TableCellResourceItem"/>
            </w:pPr>
            <w:r>
              <w:t>• Mains Workbook</w:t>
            </w:r>
          </w:p>
          <w:p w14:paraId="37B540D8" w14:textId="77777777" w:rsidR="001A20E6" w:rsidRDefault="00000000">
            <w:pPr>
              <w:pStyle w:val="TableCellResourceItem"/>
            </w:pPr>
            <w:r>
              <w:t>• La Excellence Urban Sociology Material</w:t>
            </w:r>
          </w:p>
          <w:p w14:paraId="3F85655A" w14:textId="77777777" w:rsidR="001A20E6" w:rsidRDefault="00000000">
            <w:pPr>
              <w:pStyle w:val="TableCellResourceItem"/>
            </w:pPr>
            <w:r>
              <w:t>• Mains Workbook</w:t>
            </w:r>
          </w:p>
          <w:p w14:paraId="7B8E0116" w14:textId="77777777" w:rsidR="001A20E6" w:rsidRDefault="00000000">
            <w:pPr>
              <w:pStyle w:val="TableCellResourceItem"/>
            </w:pPr>
            <w:r>
              <w:t>• La Excellence Rural Sociology Material</w:t>
            </w:r>
          </w:p>
          <w:p w14:paraId="11CCAF91" w14:textId="77777777" w:rsidR="001A20E6" w:rsidRDefault="00000000">
            <w:pPr>
              <w:pStyle w:val="TableCellResourceItem"/>
            </w:pPr>
            <w:r>
              <w:t>• Mains Workbook</w:t>
            </w:r>
          </w:p>
          <w:p w14:paraId="747809D7" w14:textId="77777777" w:rsidR="001A20E6" w:rsidRDefault="00000000">
            <w:pPr>
              <w:pStyle w:val="TableCellResourceItem"/>
            </w:pPr>
            <w:r>
              <w:t>• La Excellence Social Movements Material</w:t>
            </w:r>
          </w:p>
          <w:p w14:paraId="3C1E77D7" w14:textId="77777777" w:rsidR="001A20E6" w:rsidRDefault="00000000">
            <w:pPr>
              <w:pStyle w:val="TableCellResourceItem"/>
            </w:pPr>
            <w:r>
              <w:t>• Mains Workbook</w:t>
            </w:r>
          </w:p>
          <w:p w14:paraId="77E83ACF" w14:textId="77777777" w:rsidR="001A20E6" w:rsidRDefault="00000000">
            <w:pPr>
              <w:pStyle w:val="TableCellResourceItem"/>
            </w:pPr>
            <w:r>
              <w:t>• La Excellence Sociology of Health Material</w:t>
            </w:r>
          </w:p>
          <w:p w14:paraId="232510E3" w14:textId="77777777" w:rsidR="001A20E6" w:rsidRDefault="00000000">
            <w:pPr>
              <w:pStyle w:val="TableCellResourceItem"/>
            </w:pPr>
            <w:r>
              <w:t>• Mains Workbook</w:t>
            </w:r>
          </w:p>
          <w:p w14:paraId="60058757" w14:textId="77777777" w:rsidR="001A20E6" w:rsidRDefault="00000000">
            <w:pPr>
              <w:pStyle w:val="TableCellResourceItem"/>
            </w:pPr>
            <w:r>
              <w:t>• La Excellence Sociology of Law Material</w:t>
            </w:r>
          </w:p>
          <w:p w14:paraId="4F25FB42" w14:textId="77777777" w:rsidR="001A20E6" w:rsidRDefault="00000000">
            <w:pPr>
              <w:pStyle w:val="TableCellResourceItem"/>
            </w:pPr>
            <w:r>
              <w:t>• Mains Workbook</w:t>
            </w:r>
          </w:p>
          <w:p w14:paraId="7F24E6F8" w14:textId="77777777" w:rsidR="001A20E6" w:rsidRDefault="00000000">
            <w:pPr>
              <w:pStyle w:val="TableCellResourceItem"/>
            </w:pPr>
            <w:r>
              <w:t>• La Excellence Sociology of Media Material</w:t>
            </w:r>
          </w:p>
          <w:p w14:paraId="45BDA9AF" w14:textId="77777777" w:rsidR="001A20E6" w:rsidRDefault="00000000">
            <w:pPr>
              <w:pStyle w:val="TableCellResourceItem"/>
            </w:pPr>
            <w:r>
              <w:t>• Mains Workbook</w:t>
            </w:r>
          </w:p>
          <w:p w14:paraId="18238681" w14:textId="77777777" w:rsidR="001A20E6" w:rsidRDefault="00000000">
            <w:pPr>
              <w:pStyle w:val="TableCellResourceItem"/>
            </w:pPr>
            <w:r>
              <w:t>• La Excellence Sociology of Science Material</w:t>
            </w:r>
          </w:p>
          <w:p w14:paraId="25EBB3DE" w14:textId="77777777" w:rsidR="001A20E6" w:rsidRDefault="00000000">
            <w:pPr>
              <w:pStyle w:val="TableCellResourceItem"/>
            </w:pPr>
            <w:r>
              <w:t>• Mains Workbook</w:t>
            </w:r>
          </w:p>
          <w:p w14:paraId="5E601D8B" w14:textId="77777777" w:rsidR="001A20E6" w:rsidRDefault="00000000">
            <w:pPr>
              <w:pStyle w:val="TableCellResourceItem"/>
            </w:pPr>
            <w:r>
              <w:t>• La Excellence Sociology of Environment Material</w:t>
            </w:r>
          </w:p>
          <w:p w14:paraId="285A4BCB" w14:textId="77777777" w:rsidR="001A20E6" w:rsidRDefault="00000000">
            <w:pPr>
              <w:pStyle w:val="TableCellResourceItem"/>
            </w:pPr>
            <w:r>
              <w:t>• Mains Workbook</w:t>
            </w:r>
          </w:p>
          <w:p w14:paraId="2B1A6C9C" w14:textId="77777777" w:rsidR="001A20E6" w:rsidRDefault="00000000">
            <w:pPr>
              <w:pStyle w:val="TableCellResourceItem"/>
            </w:pPr>
            <w:r>
              <w:t>• La Excellence Sociology of Globalization Material</w:t>
            </w:r>
          </w:p>
          <w:p w14:paraId="2FC5698D" w14:textId="77777777" w:rsidR="001A20E6" w:rsidRDefault="00000000">
            <w:pPr>
              <w:pStyle w:val="TableCellResourceItem"/>
            </w:pPr>
            <w:r>
              <w:t>• Mains Workbook</w:t>
            </w:r>
          </w:p>
          <w:p w14:paraId="436F07A3" w14:textId="77777777" w:rsidR="001A20E6" w:rsidRDefault="00000000">
            <w:pPr>
              <w:pStyle w:val="TableCellResourceItem"/>
            </w:pPr>
            <w:r>
              <w:t>• La Excellence Sociology of Work Material</w:t>
            </w:r>
          </w:p>
          <w:p w14:paraId="1584C1A6" w14:textId="77777777" w:rsidR="001A20E6" w:rsidRDefault="00000000">
            <w:pPr>
              <w:pStyle w:val="TableCellResourceItem"/>
            </w:pPr>
            <w:r>
              <w:t>• Mains Workbook</w:t>
            </w:r>
          </w:p>
          <w:p w14:paraId="2105B115" w14:textId="77777777" w:rsidR="001A20E6" w:rsidRDefault="00000000">
            <w:pPr>
              <w:pStyle w:val="TableCellCategoryTitle"/>
            </w:pPr>
            <w:r>
              <w:t>📰 Current Affairs</w:t>
            </w:r>
          </w:p>
          <w:p w14:paraId="726739CF" w14:textId="77777777" w:rsidR="001A20E6" w:rsidRDefault="00000000">
            <w:pPr>
              <w:pStyle w:val="TableCellResourceItem"/>
            </w:pPr>
            <w:r>
              <w:t>• Indian Sociological Review</w:t>
            </w:r>
          </w:p>
          <w:p w14:paraId="7D21A977" w14:textId="77777777" w:rsidR="001A20E6" w:rsidRDefault="00000000">
            <w:pPr>
              <w:pStyle w:val="TableCellResourceItem"/>
            </w:pPr>
            <w:r>
              <w:t>• Economic and Political Weekly (EPW)</w:t>
            </w:r>
          </w:p>
          <w:p w14:paraId="0F6F3065" w14:textId="77777777" w:rsidR="001A20E6" w:rsidRDefault="00000000">
            <w:pPr>
              <w:pStyle w:val="TableCellResourceItem"/>
            </w:pPr>
            <w:r>
              <w:t>• Newspapers (The Hindu, Indian Express - Social issues)</w:t>
            </w:r>
          </w:p>
          <w:p w14:paraId="37A05767" w14:textId="77777777" w:rsidR="001A20E6" w:rsidRDefault="00000000">
            <w:pPr>
              <w:pStyle w:val="TableCellResourceItem"/>
            </w:pPr>
            <w:r>
              <w:t>• Yojana Magazine</w:t>
            </w:r>
          </w:p>
          <w:p w14:paraId="1D45D38D" w14:textId="77777777" w:rsidR="001A20E6" w:rsidRDefault="00000000">
            <w:pPr>
              <w:pStyle w:val="TableCellResourceItem"/>
            </w:pPr>
            <w:r>
              <w:t>• Kurukshetra Magazine</w:t>
            </w:r>
          </w:p>
          <w:p w14:paraId="1AD1867E" w14:textId="77777777" w:rsidR="001A20E6" w:rsidRDefault="00000000">
            <w:pPr>
              <w:pStyle w:val="TableCellResourceItem"/>
            </w:pPr>
            <w:r>
              <w:t>• Social Watch India Reports</w:t>
            </w:r>
          </w:p>
          <w:p w14:paraId="73214113" w14:textId="77777777" w:rsidR="001A20E6" w:rsidRDefault="00000000">
            <w:pPr>
              <w:pStyle w:val="TableCellResourceItem"/>
            </w:pPr>
            <w:r>
              <w:t>• NSSO Reports</w:t>
            </w:r>
          </w:p>
          <w:p w14:paraId="5DCA63AC" w14:textId="77777777" w:rsidR="001A20E6" w:rsidRDefault="00000000">
            <w:pPr>
              <w:pStyle w:val="TableCellResourceItem"/>
            </w:pPr>
            <w:r>
              <w:t>• NFHS Reports</w:t>
            </w:r>
          </w:p>
          <w:p w14:paraId="385E9B5F" w14:textId="77777777" w:rsidR="001A20E6" w:rsidRDefault="00000000">
            <w:pPr>
              <w:pStyle w:val="TableCellResourceItem"/>
            </w:pPr>
            <w:r>
              <w:t>• EPW Articles on Indian Society</w:t>
            </w:r>
          </w:p>
          <w:p w14:paraId="207B55D8" w14:textId="77777777" w:rsidR="001A20E6" w:rsidRDefault="00000000">
            <w:pPr>
              <w:pStyle w:val="TableCellResourceItem"/>
            </w:pPr>
            <w:r>
              <w:t>• Census Reports</w:t>
            </w:r>
          </w:p>
          <w:p w14:paraId="3698FA23" w14:textId="77777777" w:rsidR="001A20E6" w:rsidRDefault="00000000">
            <w:pPr>
              <w:pStyle w:val="TableCellResourceItem"/>
            </w:pPr>
            <w:r>
              <w:t>• Social Development Reports</w:t>
            </w:r>
          </w:p>
          <w:p w14:paraId="25C0F32C" w14:textId="77777777" w:rsidR="001A20E6" w:rsidRDefault="00000000">
            <w:pPr>
              <w:pStyle w:val="TableCellResourceItem"/>
            </w:pPr>
            <w:r>
              <w:t>• Planning Commission Reports</w:t>
            </w:r>
          </w:p>
          <w:p w14:paraId="763DAC62" w14:textId="77777777" w:rsidR="001A20E6" w:rsidRDefault="00000000">
            <w:pPr>
              <w:pStyle w:val="TableCellResourceItem"/>
            </w:pPr>
            <w:r>
              <w:t>• NITI Aayog Reports</w:t>
            </w:r>
          </w:p>
          <w:p w14:paraId="370B1DCB" w14:textId="77777777" w:rsidR="001A20E6" w:rsidRDefault="00000000">
            <w:pPr>
              <w:pStyle w:val="TableCellResourceItem"/>
            </w:pPr>
            <w:r>
              <w:t>• World Bank Reports on India</w:t>
            </w:r>
          </w:p>
          <w:p w14:paraId="4082C7B1" w14:textId="77777777" w:rsidR="001A20E6" w:rsidRDefault="00000000">
            <w:pPr>
              <w:pStyle w:val="TableCellResourceItem"/>
            </w:pPr>
            <w:r>
              <w:t>• Religious Demographics Reports</w:t>
            </w:r>
          </w:p>
          <w:p w14:paraId="7433AE0F" w14:textId="77777777" w:rsidR="001A20E6" w:rsidRDefault="00000000">
            <w:pPr>
              <w:pStyle w:val="TableCellResourceItem"/>
            </w:pPr>
            <w:r>
              <w:t>• Minority Commission Reports</w:t>
            </w:r>
          </w:p>
          <w:p w14:paraId="7DA970B4" w14:textId="77777777" w:rsidR="001A20E6" w:rsidRDefault="00000000">
            <w:pPr>
              <w:pStyle w:val="TableCellResourceItem"/>
            </w:pPr>
            <w:r>
              <w:t>• ASER Reports</w:t>
            </w:r>
          </w:p>
          <w:p w14:paraId="6855A1F3" w14:textId="77777777" w:rsidR="001A20E6" w:rsidRDefault="00000000">
            <w:pPr>
              <w:pStyle w:val="TableCellResourceItem"/>
            </w:pPr>
            <w:r>
              <w:t>• NEP 2020</w:t>
            </w:r>
          </w:p>
          <w:p w14:paraId="3832CB28" w14:textId="77777777" w:rsidR="001A20E6" w:rsidRDefault="00000000">
            <w:pPr>
              <w:pStyle w:val="TableCellResourceItem"/>
            </w:pPr>
            <w:r>
              <w:t>• Education Statistics Reports</w:t>
            </w:r>
          </w:p>
          <w:p w14:paraId="0FA89C3E" w14:textId="77777777" w:rsidR="001A20E6" w:rsidRDefault="00000000">
            <w:pPr>
              <w:pStyle w:val="TableCellResourceItem"/>
            </w:pPr>
            <w:r>
              <w:t>• Sachar Committee Report</w:t>
            </w:r>
          </w:p>
          <w:p w14:paraId="527EC0C7" w14:textId="77777777" w:rsidR="001A20E6" w:rsidRDefault="00000000">
            <w:pPr>
              <w:pStyle w:val="TableCellResourceItem"/>
            </w:pPr>
            <w:r>
              <w:t>• Mandal Commission Report</w:t>
            </w:r>
          </w:p>
          <w:p w14:paraId="63B66C5B" w14:textId="77777777" w:rsidR="001A20E6" w:rsidRDefault="00000000">
            <w:pPr>
              <w:pStyle w:val="TableCellResourceItem"/>
            </w:pPr>
            <w:r>
              <w:t>• Caste Census Data</w:t>
            </w:r>
          </w:p>
          <w:p w14:paraId="6867C5A2" w14:textId="77777777" w:rsidR="001A20E6" w:rsidRDefault="00000000">
            <w:pPr>
              <w:pStyle w:val="TableCellResourceItem"/>
            </w:pPr>
            <w:r>
              <w:t>• Gender Budget Reports</w:t>
            </w:r>
          </w:p>
          <w:p w14:paraId="7015CB3D" w14:textId="77777777" w:rsidR="001A20E6" w:rsidRDefault="00000000">
            <w:pPr>
              <w:pStyle w:val="TableCellResourceItem"/>
            </w:pPr>
            <w:r>
              <w:t>• Women and Child Development Ministry Reports</w:t>
            </w:r>
          </w:p>
          <w:p w14:paraId="0F22D8E0" w14:textId="77777777" w:rsidR="001A20E6" w:rsidRDefault="00000000">
            <w:pPr>
              <w:pStyle w:val="TableCellResourceItem"/>
            </w:pPr>
            <w:r>
              <w:t>• NFHS Gender Data</w:t>
            </w:r>
          </w:p>
          <w:p w14:paraId="46E6CAA3" w14:textId="77777777" w:rsidR="001A20E6" w:rsidRDefault="00000000">
            <w:pPr>
              <w:pStyle w:val="TableCellResourceItem"/>
            </w:pPr>
            <w:r>
              <w:t>• Census Urban Data</w:t>
            </w:r>
          </w:p>
          <w:p w14:paraId="1EF8B113" w14:textId="77777777" w:rsidR="001A20E6" w:rsidRDefault="00000000">
            <w:pPr>
              <w:pStyle w:val="TableCellResourceItem"/>
            </w:pPr>
            <w:r>
              <w:t>• Smart Cities Mission Reports</w:t>
            </w:r>
          </w:p>
          <w:p w14:paraId="45ADE1EB" w14:textId="77777777" w:rsidR="001A20E6" w:rsidRDefault="00000000">
            <w:pPr>
              <w:pStyle w:val="TableCellResourceItem"/>
            </w:pPr>
            <w:r>
              <w:t>• Urban Development Ministry Reports</w:t>
            </w:r>
          </w:p>
          <w:p w14:paraId="3AC0E12B" w14:textId="77777777" w:rsidR="001A20E6" w:rsidRDefault="00000000">
            <w:pPr>
              <w:pStyle w:val="TableCellResourceItem"/>
            </w:pPr>
            <w:r>
              <w:t>• Rural Development Ministry Reports</w:t>
            </w:r>
          </w:p>
          <w:p w14:paraId="148AFE93" w14:textId="77777777" w:rsidR="001A20E6" w:rsidRDefault="00000000">
            <w:pPr>
              <w:pStyle w:val="TableCellResourceItem"/>
            </w:pPr>
            <w:r>
              <w:t>• MGNREGA Reports</w:t>
            </w:r>
          </w:p>
          <w:p w14:paraId="3354F99C" w14:textId="77777777" w:rsidR="001A20E6" w:rsidRDefault="00000000">
            <w:pPr>
              <w:pStyle w:val="TableCellResourceItem"/>
            </w:pPr>
            <w:r>
              <w:t>• Panchayati Raj Statistics</w:t>
            </w:r>
          </w:p>
          <w:p w14:paraId="5DF8B5F4" w14:textId="77777777" w:rsidR="001A20E6" w:rsidRDefault="00000000">
            <w:pPr>
              <w:pStyle w:val="TableCellResourceItem"/>
            </w:pPr>
            <w:r>
              <w:t>• Social Movement Case Studies</w:t>
            </w:r>
          </w:p>
          <w:p w14:paraId="29693B24" w14:textId="77777777" w:rsidR="001A20E6" w:rsidRDefault="00000000">
            <w:pPr>
              <w:pStyle w:val="TableCellResourceItem"/>
            </w:pPr>
            <w:r>
              <w:t>• Civil Society Reports</w:t>
            </w:r>
          </w:p>
          <w:p w14:paraId="450EA454" w14:textId="77777777" w:rsidR="001A20E6" w:rsidRDefault="00000000">
            <w:pPr>
              <w:pStyle w:val="TableCellResourceItem"/>
            </w:pPr>
            <w:r>
              <w:t>• Human Rights Reports</w:t>
            </w:r>
          </w:p>
          <w:p w14:paraId="5DC2F298" w14:textId="77777777" w:rsidR="001A20E6" w:rsidRDefault="00000000">
            <w:pPr>
              <w:pStyle w:val="TableCellResourceItem"/>
            </w:pPr>
            <w:r>
              <w:t>• Health Ministry Reports</w:t>
            </w:r>
          </w:p>
          <w:p w14:paraId="1AE1A762" w14:textId="77777777" w:rsidR="001A20E6" w:rsidRDefault="00000000">
            <w:pPr>
              <w:pStyle w:val="TableCellResourceItem"/>
            </w:pPr>
            <w:r>
              <w:t>• WHO Reports on India</w:t>
            </w:r>
          </w:p>
          <w:p w14:paraId="5DDF1F3C" w14:textId="77777777" w:rsidR="001A20E6" w:rsidRDefault="00000000">
            <w:pPr>
              <w:pStyle w:val="TableCellResourceItem"/>
            </w:pPr>
            <w:r>
              <w:t>• Ayushman Bharat Reports</w:t>
            </w:r>
          </w:p>
          <w:p w14:paraId="53BE2952" w14:textId="77777777" w:rsidR="001A20E6" w:rsidRDefault="00000000">
            <w:pPr>
              <w:pStyle w:val="TableCellResourceItem"/>
            </w:pPr>
            <w:r>
              <w:t>• Law Commission Reports</w:t>
            </w:r>
          </w:p>
          <w:p w14:paraId="4144178A" w14:textId="77777777" w:rsidR="001A20E6" w:rsidRDefault="00000000">
            <w:pPr>
              <w:pStyle w:val="TableCellResourceItem"/>
            </w:pPr>
            <w:r>
              <w:t>• Supreme Court Judgments</w:t>
            </w:r>
          </w:p>
          <w:p w14:paraId="6C47E06C" w14:textId="77777777" w:rsidR="001A20E6" w:rsidRDefault="00000000">
            <w:pPr>
              <w:pStyle w:val="TableCellResourceItem"/>
            </w:pPr>
            <w:r>
              <w:t>• Legal Aid Reports</w:t>
            </w:r>
          </w:p>
          <w:p w14:paraId="1C798087" w14:textId="77777777" w:rsidR="001A20E6" w:rsidRDefault="00000000">
            <w:pPr>
              <w:pStyle w:val="TableCellResourceItem"/>
            </w:pPr>
            <w:r>
              <w:t>• Media Reports</w:t>
            </w:r>
          </w:p>
          <w:p w14:paraId="7C448718" w14:textId="77777777" w:rsidR="001A20E6" w:rsidRDefault="00000000">
            <w:pPr>
              <w:pStyle w:val="TableCellResourceItem"/>
            </w:pPr>
            <w:r>
              <w:t>• Broadcasting Ministry Reports</w:t>
            </w:r>
          </w:p>
          <w:p w14:paraId="6BFF8B91" w14:textId="77777777" w:rsidR="001A20E6" w:rsidRDefault="00000000">
            <w:pPr>
              <w:pStyle w:val="TableCellResourceItem"/>
            </w:pPr>
            <w:r>
              <w:t>• Social Media Impact Studies</w:t>
            </w:r>
          </w:p>
          <w:p w14:paraId="459A3070" w14:textId="77777777" w:rsidR="001A20E6" w:rsidRDefault="00000000">
            <w:pPr>
              <w:pStyle w:val="TableCellResourceItem"/>
            </w:pPr>
            <w:r>
              <w:t>• Science and Technology Ministry Reports</w:t>
            </w:r>
          </w:p>
          <w:p w14:paraId="47410EC8" w14:textId="77777777" w:rsidR="001A20E6" w:rsidRDefault="00000000">
            <w:pPr>
              <w:pStyle w:val="TableCellResourceItem"/>
            </w:pPr>
            <w:r>
              <w:t>• ISRO Reports</w:t>
            </w:r>
          </w:p>
          <w:p w14:paraId="25E0DD2F" w14:textId="77777777" w:rsidR="001A20E6" w:rsidRDefault="00000000">
            <w:pPr>
              <w:pStyle w:val="TableCellResourceItem"/>
            </w:pPr>
            <w:r>
              <w:t>• Digital India Reports</w:t>
            </w:r>
          </w:p>
          <w:p w14:paraId="3E921556" w14:textId="77777777" w:rsidR="001A20E6" w:rsidRDefault="00000000">
            <w:pPr>
              <w:pStyle w:val="TableCellResourceItem"/>
            </w:pPr>
            <w:r>
              <w:t>• Environment Ministry Reports</w:t>
            </w:r>
          </w:p>
          <w:p w14:paraId="0549661A" w14:textId="77777777" w:rsidR="001A20E6" w:rsidRDefault="00000000">
            <w:pPr>
              <w:pStyle w:val="TableCellResourceItem"/>
            </w:pPr>
            <w:r>
              <w:t>• Climate Change Reports</w:t>
            </w:r>
          </w:p>
          <w:p w14:paraId="6BDEAF76" w14:textId="77777777" w:rsidR="001A20E6" w:rsidRDefault="00000000">
            <w:pPr>
              <w:pStyle w:val="TableCellResourceItem"/>
            </w:pPr>
            <w:r>
              <w:t>• Sustainable Development Reports</w:t>
            </w:r>
          </w:p>
          <w:p w14:paraId="58FE2EA9" w14:textId="77777777" w:rsidR="001A20E6" w:rsidRDefault="00000000">
            <w:pPr>
              <w:pStyle w:val="TableCellResourceItem"/>
            </w:pPr>
            <w:r>
              <w:t>• WTO Reports</w:t>
            </w:r>
          </w:p>
          <w:p w14:paraId="2A50FFB5" w14:textId="77777777" w:rsidR="001A20E6" w:rsidRDefault="00000000">
            <w:pPr>
              <w:pStyle w:val="TableCellResourceItem"/>
            </w:pPr>
            <w:r>
              <w:t>• Globalization Impact Studies</w:t>
            </w:r>
          </w:p>
          <w:p w14:paraId="006E9554" w14:textId="77777777" w:rsidR="001A20E6" w:rsidRDefault="00000000">
            <w:pPr>
              <w:pStyle w:val="TableCellResourceItem"/>
            </w:pPr>
            <w:r>
              <w:t>• International Migration Reports</w:t>
            </w:r>
          </w:p>
          <w:p w14:paraId="2D637170" w14:textId="77777777" w:rsidR="001A20E6" w:rsidRDefault="00000000">
            <w:pPr>
              <w:pStyle w:val="TableCellResourceItem"/>
            </w:pPr>
            <w:r>
              <w:t>• Labor Ministry Reports</w:t>
            </w:r>
          </w:p>
          <w:p w14:paraId="5B0398D3" w14:textId="77777777" w:rsidR="001A20E6" w:rsidRDefault="00000000">
            <w:pPr>
              <w:pStyle w:val="TableCellResourceItem"/>
            </w:pPr>
            <w:r>
              <w:t>• Industrial Relations Reports</w:t>
            </w:r>
          </w:p>
          <w:p w14:paraId="340AB267"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196AF030" w14:textId="77777777" w:rsidR="001A20E6" w:rsidRDefault="00000000">
            <w:pPr>
              <w:pStyle w:val="TableCellSubjectName"/>
            </w:pPr>
            <w:r>
              <w:t>History-Modern</w:t>
            </w:r>
          </w:p>
          <w:p w14:paraId="368D21F4" w14:textId="77777777" w:rsidR="001A20E6" w:rsidRDefault="00000000">
            <w:pPr>
              <w:pStyle w:val="TableCellCategoryTitle"/>
            </w:pPr>
            <w:r>
              <w:t>📚 Primary Books</w:t>
            </w:r>
          </w:p>
          <w:p w14:paraId="5F5C502D" w14:textId="77777777" w:rsidR="001A20E6" w:rsidRDefault="00000000">
            <w:pPr>
              <w:pStyle w:val="TableCellResourceItem"/>
            </w:pPr>
            <w:r>
              <w:t>• NCERT Class VIII - Our Past - III - How, When and Where</w:t>
            </w:r>
          </w:p>
          <w:p w14:paraId="737CB393" w14:textId="77777777" w:rsidR="001A20E6" w:rsidRDefault="00000000">
            <w:pPr>
              <w:pStyle w:val="TableCellResourceItem"/>
            </w:pPr>
            <w:r>
              <w:t>• Old NCERT - Modern India by Bipan Chandra - The Decline of the Mughal Empire</w:t>
            </w:r>
          </w:p>
          <w:p w14:paraId="1201F774" w14:textId="77777777" w:rsidR="001A20E6" w:rsidRDefault="00000000">
            <w:pPr>
              <w:pStyle w:val="TableCellCategoryTitle"/>
            </w:pPr>
            <w:r>
              <w:t>📝 Practice Materials</w:t>
            </w:r>
          </w:p>
          <w:p w14:paraId="707EE9F1" w14:textId="77777777" w:rsidR="001A20E6" w:rsidRDefault="00000000">
            <w:pPr>
              <w:pStyle w:val="TableCellResourceItem"/>
            </w:pPr>
            <w:r>
              <w:t>• La Excellence Modern History Material</w:t>
            </w:r>
          </w:p>
          <w:p w14:paraId="4FE1A35C" w14:textId="77777777" w:rsidR="001A20E6" w:rsidRDefault="00000000">
            <w:pPr>
              <w:pStyle w:val="TableCellResourceItem"/>
            </w:pPr>
            <w:r>
              <w:t>• Prelims &amp; Mains Workbooks</w:t>
            </w:r>
          </w:p>
          <w:p w14:paraId="1E44CDFA" w14:textId="77777777" w:rsidR="001A20E6" w:rsidRDefault="00000000">
            <w:pPr>
              <w:pStyle w:val="TableCellCategoryTitle"/>
            </w:pPr>
            <w:r>
              <w:t>📰 Current Affairs</w:t>
            </w:r>
          </w:p>
          <w:p w14:paraId="509EA338" w14:textId="77777777" w:rsidR="001A20E6" w:rsidRDefault="00000000">
            <w:pPr>
              <w:pStyle w:val="TableCellResourceItem"/>
            </w:pPr>
            <w:r>
              <w:t>• Newspapers (IE – Explained History columns)</w:t>
            </w:r>
          </w:p>
        </w:tc>
        <w:tc>
          <w:tcPr>
            <w:tcW w:w="1650" w:type="pct"/>
          </w:tcPr>
          <w:p w14:paraId="70E88C68" w14:textId="77777777" w:rsidR="001A20E6" w:rsidRDefault="001A20E6"/>
        </w:tc>
      </w:tr>
    </w:tbl>
    <w:p w14:paraId="7D317BE1"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5B65FA96" w14:textId="77777777">
        <w:tc>
          <w:tcPr>
            <w:tcW w:w="2500" w:type="pct"/>
            <w:tcMar>
              <w:top w:w="0" w:type="dxa"/>
              <w:left w:w="0" w:type="dxa"/>
              <w:bottom w:w="0" w:type="dxa"/>
              <w:right w:w="0" w:type="dxa"/>
            </w:tcMar>
          </w:tcPr>
          <w:p w14:paraId="6E6A5C60" w14:textId="77777777" w:rsidR="001A20E6" w:rsidRDefault="00000000">
            <w:pPr>
              <w:pStyle w:val="WeekTitle"/>
            </w:pPr>
            <w:r>
              <w:rPr>
                <w:color w:val="15803D"/>
              </w:rPr>
              <w:t>📅 Apr 12 - Apr 18, 2026</w:t>
            </w:r>
          </w:p>
        </w:tc>
        <w:tc>
          <w:tcPr>
            <w:tcW w:w="2500" w:type="pct"/>
            <w:tcMar>
              <w:top w:w="0" w:type="dxa"/>
              <w:left w:w="0" w:type="dxa"/>
              <w:bottom w:w="0" w:type="dxa"/>
              <w:right w:w="0" w:type="dxa"/>
            </w:tcMar>
          </w:tcPr>
          <w:p w14:paraId="0166AF76" w14:textId="77777777" w:rsidR="001A20E6" w:rsidRDefault="00000000">
            <w:pPr>
              <w:pStyle w:val="WeekCycleName"/>
            </w:pPr>
            <w:r>
              <w:rPr>
                <w:color w:val="15803D"/>
              </w:rPr>
              <w:t>C2</w:t>
            </w:r>
          </w:p>
        </w:tc>
      </w:tr>
    </w:tbl>
    <w:p w14:paraId="724B3996"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066904B1" w14:textId="77777777">
        <w:tc>
          <w:tcPr>
            <w:tcW w:w="700" w:type="pct"/>
            <w:shd w:val="clear" w:color="auto" w:fill="DCFCE7"/>
            <w:tcMar>
              <w:top w:w="200" w:type="dxa"/>
              <w:left w:w="100" w:type="dxa"/>
              <w:bottom w:w="200" w:type="dxa"/>
              <w:right w:w="100" w:type="dxa"/>
            </w:tcMar>
          </w:tcPr>
          <w:p w14:paraId="4AED26C7" w14:textId="77777777" w:rsidR="001A20E6" w:rsidRDefault="00000000">
            <w:pPr>
              <w:pStyle w:val="TableCellCalendarDayHeader"/>
            </w:pPr>
            <w:r>
              <w:rPr>
                <w:color w:val="15803D"/>
              </w:rPr>
              <w:t>Sunday</w:t>
            </w:r>
          </w:p>
          <w:p w14:paraId="06F580BB" w14:textId="77777777" w:rsidR="001A20E6" w:rsidRDefault="00000000">
            <w:pPr>
              <w:pStyle w:val="TableCellCalendarDateHeader"/>
            </w:pPr>
            <w:r>
              <w:rPr>
                <w:color w:val="15803D"/>
              </w:rPr>
              <w:t>Apr 12</w:t>
            </w:r>
          </w:p>
          <w:p w14:paraId="135830A5"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394EF1F3" w14:textId="77777777" w:rsidR="001A20E6" w:rsidRDefault="00000000">
            <w:pPr>
              <w:pStyle w:val="TableCellCalendarDayHeader"/>
            </w:pPr>
            <w:r>
              <w:rPr>
                <w:color w:val="15803D"/>
              </w:rPr>
              <w:t>Monday</w:t>
            </w:r>
          </w:p>
          <w:p w14:paraId="24A4C01C" w14:textId="77777777" w:rsidR="001A20E6" w:rsidRDefault="00000000">
            <w:pPr>
              <w:pStyle w:val="TableCellCalendarDateHeader"/>
            </w:pPr>
            <w:r>
              <w:rPr>
                <w:color w:val="15803D"/>
              </w:rPr>
              <w:t>Apr 13</w:t>
            </w:r>
          </w:p>
          <w:p w14:paraId="5F6ABAED"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1C91FE40" w14:textId="77777777" w:rsidR="001A20E6" w:rsidRDefault="00000000">
            <w:pPr>
              <w:pStyle w:val="TableCellCalendarDayHeader"/>
            </w:pPr>
            <w:r>
              <w:rPr>
                <w:color w:val="15803D"/>
              </w:rPr>
              <w:t>Tuesday</w:t>
            </w:r>
          </w:p>
          <w:p w14:paraId="27D3A329" w14:textId="77777777" w:rsidR="001A20E6" w:rsidRDefault="00000000">
            <w:pPr>
              <w:pStyle w:val="TableCellCalendarDateHeader"/>
            </w:pPr>
            <w:r>
              <w:rPr>
                <w:color w:val="15803D"/>
              </w:rPr>
              <w:t>Apr 14</w:t>
            </w:r>
          </w:p>
          <w:p w14:paraId="7D27216D"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13A4204" w14:textId="77777777" w:rsidR="001A20E6" w:rsidRDefault="00000000">
            <w:pPr>
              <w:pStyle w:val="TableCellCalendarDayHeader"/>
            </w:pPr>
            <w:r>
              <w:rPr>
                <w:color w:val="15803D"/>
              </w:rPr>
              <w:t>Wednesday</w:t>
            </w:r>
          </w:p>
          <w:p w14:paraId="13037131" w14:textId="77777777" w:rsidR="001A20E6" w:rsidRDefault="00000000">
            <w:pPr>
              <w:pStyle w:val="TableCellCalendarDateHeader"/>
            </w:pPr>
            <w:r>
              <w:rPr>
                <w:color w:val="15803D"/>
              </w:rPr>
              <w:t>Apr 15</w:t>
            </w:r>
          </w:p>
          <w:p w14:paraId="061A2132"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33783E13" w14:textId="77777777" w:rsidR="001A20E6" w:rsidRDefault="00000000">
            <w:pPr>
              <w:pStyle w:val="TableCellCalendarDayHeader"/>
            </w:pPr>
            <w:r>
              <w:rPr>
                <w:color w:val="15803D"/>
              </w:rPr>
              <w:t>Thursday</w:t>
            </w:r>
          </w:p>
          <w:p w14:paraId="26F2409C" w14:textId="77777777" w:rsidR="001A20E6" w:rsidRDefault="00000000">
            <w:pPr>
              <w:pStyle w:val="TableCellCalendarDateHeader"/>
            </w:pPr>
            <w:r>
              <w:rPr>
                <w:color w:val="15803D"/>
              </w:rPr>
              <w:t>Apr 16</w:t>
            </w:r>
          </w:p>
          <w:p w14:paraId="36A5751E"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48ACE94" w14:textId="77777777" w:rsidR="001A20E6" w:rsidRDefault="00000000">
            <w:pPr>
              <w:pStyle w:val="TableCellCalendarDayHeader"/>
            </w:pPr>
            <w:r>
              <w:rPr>
                <w:color w:val="15803D"/>
              </w:rPr>
              <w:t>Friday</w:t>
            </w:r>
          </w:p>
          <w:p w14:paraId="5C23AC9A" w14:textId="77777777" w:rsidR="001A20E6" w:rsidRDefault="00000000">
            <w:pPr>
              <w:pStyle w:val="TableCellCalendarDateHeader"/>
            </w:pPr>
            <w:r>
              <w:rPr>
                <w:color w:val="15803D"/>
              </w:rPr>
              <w:t>Apr 17</w:t>
            </w:r>
          </w:p>
          <w:p w14:paraId="5FA1698F"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4E5B7614" w14:textId="77777777" w:rsidR="001A20E6" w:rsidRDefault="00000000">
            <w:pPr>
              <w:pStyle w:val="TableCellCalendarDayHeader"/>
            </w:pPr>
            <w:r>
              <w:rPr>
                <w:color w:val="F57C00"/>
              </w:rPr>
              <w:t>Saturday</w:t>
            </w:r>
          </w:p>
          <w:p w14:paraId="25CDC305" w14:textId="77777777" w:rsidR="001A20E6" w:rsidRDefault="00000000">
            <w:pPr>
              <w:pStyle w:val="TableCellCalendarDateHeader"/>
            </w:pPr>
            <w:r>
              <w:rPr>
                <w:color w:val="F57C00"/>
              </w:rPr>
              <w:t>Apr 18</w:t>
            </w:r>
          </w:p>
          <w:p w14:paraId="61BF63EA" w14:textId="77777777" w:rsidR="001A20E6" w:rsidRDefault="00000000">
            <w:pPr>
              <w:pStyle w:val="TableCellCatchupLabel"/>
            </w:pPr>
            <w:r>
              <w:rPr>
                <w:color w:val="F57C00"/>
              </w:rPr>
              <w:t>Catchup Day</w:t>
            </w:r>
          </w:p>
        </w:tc>
      </w:tr>
      <w:tr w:rsidR="001A20E6" w14:paraId="5D106FA3" w14:textId="77777777">
        <w:tc>
          <w:tcPr>
            <w:tcW w:w="700" w:type="pct"/>
            <w:shd w:val="clear" w:color="auto" w:fill="DCFCE7"/>
            <w:tcMar>
              <w:top w:w="150" w:type="dxa"/>
              <w:left w:w="100" w:type="dxa"/>
              <w:bottom w:w="150" w:type="dxa"/>
              <w:right w:w="100" w:type="dxa"/>
            </w:tcMar>
          </w:tcPr>
          <w:p w14:paraId="05E5B75F" w14:textId="77777777" w:rsidR="001A20E6" w:rsidRDefault="00000000">
            <w:pPr>
              <w:pStyle w:val="TableCellTaskSubject"/>
            </w:pPr>
            <w:r>
              <w:t>Sociology</w:t>
            </w:r>
          </w:p>
          <w:p w14:paraId="58B86C69" w14:textId="77777777" w:rsidR="001A20E6" w:rsidRDefault="00000000">
            <w:pPr>
              <w:pStyle w:val="TableCellTaskDetails"/>
            </w:pPr>
            <w:r>
              <w:t>• Test - TEST — 3h</w:t>
            </w:r>
          </w:p>
          <w:p w14:paraId="3623DB20"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189A3272" w14:textId="77777777" w:rsidR="001A20E6" w:rsidRDefault="00000000">
            <w:pPr>
              <w:pStyle w:val="TableCellTaskSubject"/>
            </w:pPr>
            <w:r>
              <w:t>Sociology</w:t>
            </w:r>
          </w:p>
          <w:p w14:paraId="6E8DEE64" w14:textId="77777777" w:rsidR="001A20E6" w:rsidRDefault="00000000">
            <w:pPr>
              <w:pStyle w:val="TableCellTaskDetails"/>
            </w:pPr>
            <w:r>
              <w:t>• Study - OPT-SOC/02 — 1h 30m</w:t>
            </w:r>
          </w:p>
          <w:p w14:paraId="55FF6E42" w14:textId="77777777" w:rsidR="001A20E6" w:rsidRDefault="00000000">
            <w:pPr>
              <w:pStyle w:val="TableCellTaskBadge"/>
              <w:shd w:val="clear" w:color="auto" w:fill="E3F2FD"/>
            </w:pPr>
            <w:r>
              <w:rPr>
                <w:b/>
                <w:bCs/>
                <w:color w:val="1976D2"/>
              </w:rPr>
              <w:t>STUDY</w:t>
            </w:r>
          </w:p>
          <w:p w14:paraId="4335C473" w14:textId="77777777" w:rsidR="001A20E6" w:rsidRDefault="00000000">
            <w:pPr>
              <w:pStyle w:val="TableCellTaskDetails"/>
            </w:pPr>
            <w:r>
              <w:t>• Revision - OPT-SOC/02 — 30m</w:t>
            </w:r>
          </w:p>
          <w:p w14:paraId="00BE4DE4" w14:textId="77777777" w:rsidR="001A20E6" w:rsidRDefault="00000000">
            <w:pPr>
              <w:pStyle w:val="TableCellTaskBadge"/>
              <w:shd w:val="clear" w:color="auto" w:fill="FCE4EC"/>
            </w:pPr>
            <w:r>
              <w:rPr>
                <w:b/>
                <w:bCs/>
                <w:color w:val="C2185B"/>
              </w:rPr>
              <w:t>REVISION</w:t>
            </w:r>
          </w:p>
          <w:p w14:paraId="1FBEDCB3" w14:textId="77777777" w:rsidR="001A20E6" w:rsidRDefault="00000000">
            <w:pPr>
              <w:pStyle w:val="TableCellTaskDetails"/>
            </w:pPr>
            <w:r>
              <w:t>• Practice - OPT-SOC/02 — 30m</w:t>
            </w:r>
          </w:p>
          <w:p w14:paraId="782593B2"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4A002BF" w14:textId="77777777" w:rsidR="001A20E6" w:rsidRDefault="00000000">
            <w:pPr>
              <w:pStyle w:val="TableCellTaskSubject"/>
            </w:pPr>
            <w:r>
              <w:t>Sociology</w:t>
            </w:r>
          </w:p>
          <w:p w14:paraId="19962AD6" w14:textId="77777777" w:rsidR="001A20E6" w:rsidRDefault="00000000">
            <w:pPr>
              <w:pStyle w:val="TableCellTaskDetails"/>
            </w:pPr>
            <w:r>
              <w:t>• Study - OPT-SOC/02 — 1h 30m</w:t>
            </w:r>
          </w:p>
          <w:p w14:paraId="30F6183A" w14:textId="77777777" w:rsidR="001A20E6" w:rsidRDefault="00000000">
            <w:pPr>
              <w:pStyle w:val="TableCellTaskBadge"/>
              <w:shd w:val="clear" w:color="auto" w:fill="E3F2FD"/>
            </w:pPr>
            <w:r>
              <w:rPr>
                <w:b/>
                <w:bCs/>
                <w:color w:val="1976D2"/>
              </w:rPr>
              <w:t>STUDY</w:t>
            </w:r>
          </w:p>
          <w:p w14:paraId="6C0C43A8" w14:textId="77777777" w:rsidR="001A20E6" w:rsidRDefault="00000000">
            <w:pPr>
              <w:pStyle w:val="TableCellTaskDetails"/>
            </w:pPr>
            <w:r>
              <w:t>• Revision - OPT-SOC/02 — 30m</w:t>
            </w:r>
          </w:p>
          <w:p w14:paraId="2D8C7506" w14:textId="77777777" w:rsidR="001A20E6" w:rsidRDefault="00000000">
            <w:pPr>
              <w:pStyle w:val="TableCellTaskBadge"/>
              <w:shd w:val="clear" w:color="auto" w:fill="FCE4EC"/>
            </w:pPr>
            <w:r>
              <w:rPr>
                <w:b/>
                <w:bCs/>
                <w:color w:val="C2185B"/>
              </w:rPr>
              <w:t>REVISION</w:t>
            </w:r>
          </w:p>
          <w:p w14:paraId="00723DBA" w14:textId="77777777" w:rsidR="001A20E6" w:rsidRDefault="00000000">
            <w:pPr>
              <w:pStyle w:val="TableCellTaskDetails"/>
            </w:pPr>
            <w:r>
              <w:t>• Practice - OPT-SOC/02 — 30m</w:t>
            </w:r>
          </w:p>
          <w:p w14:paraId="39B6B42E"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12B179D" w14:textId="77777777" w:rsidR="001A20E6" w:rsidRDefault="00000000">
            <w:pPr>
              <w:pStyle w:val="TableCellTaskSubject"/>
            </w:pPr>
            <w:r>
              <w:t>Sociology</w:t>
            </w:r>
          </w:p>
          <w:p w14:paraId="5D35AB3D" w14:textId="77777777" w:rsidR="001A20E6" w:rsidRDefault="00000000">
            <w:pPr>
              <w:pStyle w:val="TableCellTaskDetails"/>
            </w:pPr>
            <w:r>
              <w:t>• Study - OPT-SOC/02 — 1h 30m</w:t>
            </w:r>
          </w:p>
          <w:p w14:paraId="6EF72EC1" w14:textId="77777777" w:rsidR="001A20E6" w:rsidRDefault="00000000">
            <w:pPr>
              <w:pStyle w:val="TableCellTaskBadge"/>
              <w:shd w:val="clear" w:color="auto" w:fill="E3F2FD"/>
            </w:pPr>
            <w:r>
              <w:rPr>
                <w:b/>
                <w:bCs/>
                <w:color w:val="1976D2"/>
              </w:rPr>
              <w:t>STUDY</w:t>
            </w:r>
          </w:p>
          <w:p w14:paraId="1BC99C06" w14:textId="77777777" w:rsidR="001A20E6" w:rsidRDefault="00000000">
            <w:pPr>
              <w:pStyle w:val="TableCellTaskDetails"/>
            </w:pPr>
            <w:r>
              <w:t>• Revision - OPT-SOC/02 — 30m</w:t>
            </w:r>
          </w:p>
          <w:p w14:paraId="20735A0A" w14:textId="77777777" w:rsidR="001A20E6" w:rsidRDefault="00000000">
            <w:pPr>
              <w:pStyle w:val="TableCellTaskBadge"/>
              <w:shd w:val="clear" w:color="auto" w:fill="FCE4EC"/>
            </w:pPr>
            <w:r>
              <w:rPr>
                <w:b/>
                <w:bCs/>
                <w:color w:val="C2185B"/>
              </w:rPr>
              <w:t>REVISION</w:t>
            </w:r>
          </w:p>
          <w:p w14:paraId="0451EC88" w14:textId="77777777" w:rsidR="001A20E6" w:rsidRDefault="00000000">
            <w:pPr>
              <w:pStyle w:val="TableCellTaskDetails"/>
            </w:pPr>
            <w:r>
              <w:t>• Practice - OPT-SOC/02 — 30m</w:t>
            </w:r>
          </w:p>
          <w:p w14:paraId="55EBC80A"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1660F08" w14:textId="77777777" w:rsidR="001A20E6" w:rsidRDefault="00000000">
            <w:pPr>
              <w:pStyle w:val="TableCellTaskSubject"/>
            </w:pPr>
            <w:r>
              <w:t>Sociology</w:t>
            </w:r>
          </w:p>
          <w:p w14:paraId="535B9938" w14:textId="77777777" w:rsidR="001A20E6" w:rsidRDefault="00000000">
            <w:pPr>
              <w:pStyle w:val="TableCellTaskDetails"/>
            </w:pPr>
            <w:r>
              <w:t>• Study - OPT-SOC/02 — 1h 30m</w:t>
            </w:r>
          </w:p>
          <w:p w14:paraId="7C11E816" w14:textId="77777777" w:rsidR="001A20E6" w:rsidRDefault="00000000">
            <w:pPr>
              <w:pStyle w:val="TableCellTaskBadge"/>
              <w:shd w:val="clear" w:color="auto" w:fill="E3F2FD"/>
            </w:pPr>
            <w:r>
              <w:rPr>
                <w:b/>
                <w:bCs/>
                <w:color w:val="1976D2"/>
              </w:rPr>
              <w:t>STUDY</w:t>
            </w:r>
          </w:p>
          <w:p w14:paraId="56017FAA" w14:textId="77777777" w:rsidR="001A20E6" w:rsidRDefault="00000000">
            <w:pPr>
              <w:pStyle w:val="TableCellTaskDetails"/>
            </w:pPr>
            <w:r>
              <w:t>• Revision - OPT-SOC/02 — 30m</w:t>
            </w:r>
          </w:p>
          <w:p w14:paraId="128B7759" w14:textId="77777777" w:rsidR="001A20E6" w:rsidRDefault="00000000">
            <w:pPr>
              <w:pStyle w:val="TableCellTaskBadge"/>
              <w:shd w:val="clear" w:color="auto" w:fill="FCE4EC"/>
            </w:pPr>
            <w:r>
              <w:rPr>
                <w:b/>
                <w:bCs/>
                <w:color w:val="C2185B"/>
              </w:rPr>
              <w:t>REVISION</w:t>
            </w:r>
          </w:p>
          <w:p w14:paraId="0B6E5BF7" w14:textId="77777777" w:rsidR="001A20E6" w:rsidRDefault="00000000">
            <w:pPr>
              <w:pStyle w:val="TableCellTaskDetails"/>
            </w:pPr>
            <w:r>
              <w:t>• Practice - OPT-SOC/02 — 30m</w:t>
            </w:r>
          </w:p>
          <w:p w14:paraId="23CAC2E9"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4A4369E" w14:textId="77777777" w:rsidR="001A20E6" w:rsidRDefault="00000000">
            <w:pPr>
              <w:pStyle w:val="TableCellTaskSubject"/>
            </w:pPr>
            <w:r>
              <w:t>Sociology</w:t>
            </w:r>
          </w:p>
          <w:p w14:paraId="1AD01A4D" w14:textId="77777777" w:rsidR="001A20E6" w:rsidRDefault="00000000">
            <w:pPr>
              <w:pStyle w:val="TableCellTaskDetails"/>
            </w:pPr>
            <w:r>
              <w:t>• Study - OPT-SOC/02 — 1h 30m</w:t>
            </w:r>
          </w:p>
          <w:p w14:paraId="3C8DB9B7" w14:textId="77777777" w:rsidR="001A20E6" w:rsidRDefault="00000000">
            <w:pPr>
              <w:pStyle w:val="TableCellTaskBadge"/>
              <w:shd w:val="clear" w:color="auto" w:fill="E3F2FD"/>
            </w:pPr>
            <w:r>
              <w:rPr>
                <w:b/>
                <w:bCs/>
                <w:color w:val="1976D2"/>
              </w:rPr>
              <w:t>STUDY</w:t>
            </w:r>
          </w:p>
          <w:p w14:paraId="241A6EBC" w14:textId="77777777" w:rsidR="001A20E6" w:rsidRDefault="00000000">
            <w:pPr>
              <w:pStyle w:val="TableCellTaskDetails"/>
            </w:pPr>
            <w:r>
              <w:t>• Revision - OPT-SOC/02 — 30m</w:t>
            </w:r>
          </w:p>
          <w:p w14:paraId="2516E031" w14:textId="77777777" w:rsidR="001A20E6" w:rsidRDefault="00000000">
            <w:pPr>
              <w:pStyle w:val="TableCellTaskBadge"/>
              <w:shd w:val="clear" w:color="auto" w:fill="FCE4EC"/>
            </w:pPr>
            <w:r>
              <w:rPr>
                <w:b/>
                <w:bCs/>
                <w:color w:val="C2185B"/>
              </w:rPr>
              <w:t>REVISION</w:t>
            </w:r>
          </w:p>
          <w:p w14:paraId="79A36C9F" w14:textId="77777777" w:rsidR="001A20E6" w:rsidRDefault="00000000">
            <w:pPr>
              <w:pStyle w:val="TableCellTaskDetails"/>
            </w:pPr>
            <w:r>
              <w:t>• Practice - OPT-SOC/02 — 30m</w:t>
            </w:r>
          </w:p>
          <w:p w14:paraId="0D8B1224"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2B43A4A7" w14:textId="77777777" w:rsidR="001A20E6" w:rsidRDefault="001A20E6"/>
        </w:tc>
      </w:tr>
      <w:tr w:rsidR="001A20E6" w14:paraId="35B83F5C" w14:textId="77777777">
        <w:tc>
          <w:tcPr>
            <w:tcW w:w="700" w:type="pct"/>
            <w:shd w:val="clear" w:color="auto" w:fill="DCFCE7"/>
            <w:tcMar>
              <w:top w:w="150" w:type="dxa"/>
              <w:left w:w="100" w:type="dxa"/>
              <w:bottom w:w="150" w:type="dxa"/>
              <w:right w:w="100" w:type="dxa"/>
            </w:tcMar>
          </w:tcPr>
          <w:p w14:paraId="5A97994E" w14:textId="77777777" w:rsidR="001A20E6" w:rsidRDefault="00000000">
            <w:pPr>
              <w:pStyle w:val="TableCellTaskSubject"/>
            </w:pPr>
            <w:r>
              <w:t>History-Modern</w:t>
            </w:r>
          </w:p>
          <w:p w14:paraId="04E11E0E" w14:textId="77777777" w:rsidR="001A20E6" w:rsidRDefault="00000000">
            <w:pPr>
              <w:pStyle w:val="TableCellTaskDetails"/>
            </w:pPr>
            <w:r>
              <w:t>• Test - TEST — 3h</w:t>
            </w:r>
          </w:p>
          <w:p w14:paraId="4B4AB4F6"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0C0D0BD9" w14:textId="77777777" w:rsidR="001A20E6" w:rsidRDefault="00000000">
            <w:pPr>
              <w:pStyle w:val="TableCellTaskSubject"/>
            </w:pPr>
            <w:r>
              <w:t>History-Art and Culture</w:t>
            </w:r>
          </w:p>
          <w:p w14:paraId="6B8C4C6F" w14:textId="77777777" w:rsidR="001A20E6" w:rsidRDefault="00000000">
            <w:pPr>
              <w:pStyle w:val="TableCellTaskDetails"/>
            </w:pPr>
            <w:r>
              <w:t>• Study - Broad / Overlap (H04/00) — 1h 30m</w:t>
            </w:r>
          </w:p>
          <w:p w14:paraId="005D3EE8" w14:textId="77777777" w:rsidR="001A20E6" w:rsidRDefault="00000000">
            <w:pPr>
              <w:pStyle w:val="TableCellTaskBadge"/>
              <w:shd w:val="clear" w:color="auto" w:fill="E3F2FD"/>
            </w:pPr>
            <w:r>
              <w:rPr>
                <w:b/>
                <w:bCs/>
                <w:color w:val="1976D2"/>
              </w:rPr>
              <w:t>STUDY</w:t>
            </w:r>
          </w:p>
          <w:p w14:paraId="1442F212" w14:textId="77777777" w:rsidR="001A20E6" w:rsidRDefault="00000000">
            <w:pPr>
              <w:pStyle w:val="TableCellTaskDetails"/>
            </w:pPr>
            <w:r>
              <w:t>• Revision - Broad / Overlap (H04/00) — 30m</w:t>
            </w:r>
          </w:p>
          <w:p w14:paraId="674D6153" w14:textId="77777777" w:rsidR="001A20E6" w:rsidRDefault="00000000">
            <w:pPr>
              <w:pStyle w:val="TableCellTaskBadge"/>
              <w:shd w:val="clear" w:color="auto" w:fill="FCE4EC"/>
            </w:pPr>
            <w:r>
              <w:rPr>
                <w:b/>
                <w:bCs/>
                <w:color w:val="C2185B"/>
              </w:rPr>
              <w:t>REVISION</w:t>
            </w:r>
          </w:p>
          <w:p w14:paraId="1E9B8B9F" w14:textId="77777777" w:rsidR="001A20E6" w:rsidRDefault="00000000">
            <w:pPr>
              <w:pStyle w:val="TableCellTaskDetails"/>
            </w:pPr>
            <w:r>
              <w:t>• Practice - Broad / Overlap (H04/00) — 30m</w:t>
            </w:r>
          </w:p>
          <w:p w14:paraId="50480FFA"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799D304" w14:textId="77777777" w:rsidR="001A20E6" w:rsidRDefault="00000000">
            <w:pPr>
              <w:pStyle w:val="TableCellTaskSubject"/>
            </w:pPr>
            <w:r>
              <w:t>History-Art and Culture</w:t>
            </w:r>
          </w:p>
          <w:p w14:paraId="6341418E" w14:textId="77777777" w:rsidR="001A20E6" w:rsidRDefault="00000000">
            <w:pPr>
              <w:pStyle w:val="TableCellTaskDetails"/>
            </w:pPr>
            <w:r>
              <w:t>• Study - Broad / Overlap (H04/00) — 1h 30m</w:t>
            </w:r>
          </w:p>
          <w:p w14:paraId="597CBD3A" w14:textId="77777777" w:rsidR="001A20E6" w:rsidRDefault="00000000">
            <w:pPr>
              <w:pStyle w:val="TableCellTaskBadge"/>
              <w:shd w:val="clear" w:color="auto" w:fill="E3F2FD"/>
            </w:pPr>
            <w:r>
              <w:rPr>
                <w:b/>
                <w:bCs/>
                <w:color w:val="1976D2"/>
              </w:rPr>
              <w:t>STUDY</w:t>
            </w:r>
          </w:p>
          <w:p w14:paraId="21742F57" w14:textId="77777777" w:rsidR="001A20E6" w:rsidRDefault="00000000">
            <w:pPr>
              <w:pStyle w:val="TableCellTaskDetails"/>
            </w:pPr>
            <w:r>
              <w:t>• Revision - Broad / Overlap (H04/00) — 30m</w:t>
            </w:r>
          </w:p>
          <w:p w14:paraId="0148EB36" w14:textId="77777777" w:rsidR="001A20E6" w:rsidRDefault="00000000">
            <w:pPr>
              <w:pStyle w:val="TableCellTaskBadge"/>
              <w:shd w:val="clear" w:color="auto" w:fill="FCE4EC"/>
            </w:pPr>
            <w:r>
              <w:rPr>
                <w:b/>
                <w:bCs/>
                <w:color w:val="C2185B"/>
              </w:rPr>
              <w:t>REVISION</w:t>
            </w:r>
          </w:p>
          <w:p w14:paraId="6574187C" w14:textId="77777777" w:rsidR="001A20E6" w:rsidRDefault="00000000">
            <w:pPr>
              <w:pStyle w:val="TableCellTaskDetails"/>
            </w:pPr>
            <w:r>
              <w:t>• Practice - Broad / Overlap (H04/00) — 30m</w:t>
            </w:r>
          </w:p>
          <w:p w14:paraId="31DC2AC9"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66228E0" w14:textId="77777777" w:rsidR="001A20E6" w:rsidRDefault="00000000">
            <w:pPr>
              <w:pStyle w:val="TableCellTaskSubject"/>
            </w:pPr>
            <w:r>
              <w:t>History-Art and Culture</w:t>
            </w:r>
          </w:p>
          <w:p w14:paraId="5EC6FAA1" w14:textId="77777777" w:rsidR="001A20E6" w:rsidRDefault="00000000">
            <w:pPr>
              <w:pStyle w:val="TableCellTaskDetails"/>
            </w:pPr>
            <w:r>
              <w:t>• Study - Broad / Overlap (H04/00) — 30m</w:t>
            </w:r>
          </w:p>
          <w:p w14:paraId="1289E9DA" w14:textId="77777777" w:rsidR="001A20E6" w:rsidRDefault="00000000">
            <w:pPr>
              <w:pStyle w:val="TableCellTaskBadge"/>
              <w:shd w:val="clear" w:color="auto" w:fill="E3F2FD"/>
            </w:pPr>
            <w:r>
              <w:rPr>
                <w:b/>
                <w:bCs/>
                <w:color w:val="1976D2"/>
              </w:rPr>
              <w:t>STUDY</w:t>
            </w:r>
          </w:p>
          <w:p w14:paraId="4FDD113C" w14:textId="77777777" w:rsidR="001A20E6" w:rsidRDefault="00000000">
            <w:pPr>
              <w:pStyle w:val="TableCellTaskDetails"/>
            </w:pPr>
            <w:r>
              <w:t>• Study - Art and architecture (H04/01) — 1h</w:t>
            </w:r>
          </w:p>
          <w:p w14:paraId="6EEAF7BF" w14:textId="77777777" w:rsidR="001A20E6" w:rsidRDefault="00000000">
            <w:pPr>
              <w:pStyle w:val="TableCellTaskBadge"/>
              <w:shd w:val="clear" w:color="auto" w:fill="E3F2FD"/>
            </w:pPr>
            <w:r>
              <w:rPr>
                <w:b/>
                <w:bCs/>
                <w:color w:val="1976D2"/>
              </w:rPr>
              <w:t>STUDY</w:t>
            </w:r>
          </w:p>
          <w:p w14:paraId="472F4921" w14:textId="77777777" w:rsidR="001A20E6" w:rsidRDefault="00000000">
            <w:pPr>
              <w:pStyle w:val="TableCellTaskDetails"/>
            </w:pPr>
            <w:r>
              <w:t>• Revision - Art and architecture (H04/01) — 30m</w:t>
            </w:r>
          </w:p>
          <w:p w14:paraId="7C1562A8" w14:textId="77777777" w:rsidR="001A20E6" w:rsidRDefault="00000000">
            <w:pPr>
              <w:pStyle w:val="TableCellTaskBadge"/>
              <w:shd w:val="clear" w:color="auto" w:fill="FCE4EC"/>
            </w:pPr>
            <w:r>
              <w:rPr>
                <w:b/>
                <w:bCs/>
                <w:color w:val="C2185B"/>
              </w:rPr>
              <w:t>REVISION</w:t>
            </w:r>
          </w:p>
          <w:p w14:paraId="5B76C7E8" w14:textId="77777777" w:rsidR="001A20E6" w:rsidRDefault="00000000">
            <w:pPr>
              <w:pStyle w:val="TableCellTaskDetails"/>
            </w:pPr>
            <w:r>
              <w:t>• Practice - Art and architecture (H04/01) — 30m</w:t>
            </w:r>
          </w:p>
          <w:p w14:paraId="76DFF94D"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96C0001" w14:textId="77777777" w:rsidR="001A20E6" w:rsidRDefault="00000000">
            <w:pPr>
              <w:pStyle w:val="TableCellTaskSubject"/>
            </w:pPr>
            <w:r>
              <w:t>History-Art and Culture</w:t>
            </w:r>
          </w:p>
          <w:p w14:paraId="0F48D19A" w14:textId="77777777" w:rsidR="001A20E6" w:rsidRDefault="00000000">
            <w:pPr>
              <w:pStyle w:val="TableCellTaskDetails"/>
            </w:pPr>
            <w:r>
              <w:t>• Study - Art and architecture (H04/01) — 1h 30m</w:t>
            </w:r>
          </w:p>
          <w:p w14:paraId="779DAD00" w14:textId="77777777" w:rsidR="001A20E6" w:rsidRDefault="00000000">
            <w:pPr>
              <w:pStyle w:val="TableCellTaskBadge"/>
              <w:shd w:val="clear" w:color="auto" w:fill="E3F2FD"/>
            </w:pPr>
            <w:r>
              <w:rPr>
                <w:b/>
                <w:bCs/>
                <w:color w:val="1976D2"/>
              </w:rPr>
              <w:t>STUDY</w:t>
            </w:r>
          </w:p>
          <w:p w14:paraId="7702D1B5" w14:textId="77777777" w:rsidR="001A20E6" w:rsidRDefault="00000000">
            <w:pPr>
              <w:pStyle w:val="TableCellTaskDetails"/>
            </w:pPr>
            <w:r>
              <w:t>• Revision - Art and architecture (H04/01) — 30m</w:t>
            </w:r>
          </w:p>
          <w:p w14:paraId="4233FE92" w14:textId="77777777" w:rsidR="001A20E6" w:rsidRDefault="00000000">
            <w:pPr>
              <w:pStyle w:val="TableCellTaskBadge"/>
              <w:shd w:val="clear" w:color="auto" w:fill="FCE4EC"/>
            </w:pPr>
            <w:r>
              <w:rPr>
                <w:b/>
                <w:bCs/>
                <w:color w:val="C2185B"/>
              </w:rPr>
              <w:t>REVISION</w:t>
            </w:r>
          </w:p>
          <w:p w14:paraId="5FB9FD94" w14:textId="77777777" w:rsidR="001A20E6" w:rsidRDefault="00000000">
            <w:pPr>
              <w:pStyle w:val="TableCellTaskDetails"/>
            </w:pPr>
            <w:r>
              <w:t>• Practice - Art and architecture (H04/01) — 30m</w:t>
            </w:r>
          </w:p>
          <w:p w14:paraId="7D420F19"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A4A2758" w14:textId="77777777" w:rsidR="001A20E6" w:rsidRDefault="00000000">
            <w:pPr>
              <w:pStyle w:val="TableCellTaskSubject"/>
            </w:pPr>
            <w:r>
              <w:t>History-Art and Culture</w:t>
            </w:r>
          </w:p>
          <w:p w14:paraId="39D43F26" w14:textId="77777777" w:rsidR="001A20E6" w:rsidRDefault="00000000">
            <w:pPr>
              <w:pStyle w:val="TableCellTaskDetails"/>
            </w:pPr>
            <w:r>
              <w:t>• Study - Art and architecture (H04/01) — 1h</w:t>
            </w:r>
          </w:p>
          <w:p w14:paraId="1E876907" w14:textId="77777777" w:rsidR="001A20E6" w:rsidRDefault="00000000">
            <w:pPr>
              <w:pStyle w:val="TableCellTaskBadge"/>
              <w:shd w:val="clear" w:color="auto" w:fill="E3F2FD"/>
            </w:pPr>
            <w:r>
              <w:rPr>
                <w:b/>
                <w:bCs/>
                <w:color w:val="1976D2"/>
              </w:rPr>
              <w:t>STUDY</w:t>
            </w:r>
          </w:p>
          <w:p w14:paraId="4BD4EB50" w14:textId="77777777" w:rsidR="001A20E6" w:rsidRDefault="00000000">
            <w:pPr>
              <w:pStyle w:val="TableCellTaskDetails"/>
            </w:pPr>
            <w:r>
              <w:t>• Study - Literature (H04/02) — 30m</w:t>
            </w:r>
          </w:p>
          <w:p w14:paraId="425437A0" w14:textId="77777777" w:rsidR="001A20E6" w:rsidRDefault="00000000">
            <w:pPr>
              <w:pStyle w:val="TableCellTaskBadge"/>
              <w:shd w:val="clear" w:color="auto" w:fill="E3F2FD"/>
            </w:pPr>
            <w:r>
              <w:rPr>
                <w:b/>
                <w:bCs/>
                <w:color w:val="1976D2"/>
              </w:rPr>
              <w:t>STUDY</w:t>
            </w:r>
          </w:p>
          <w:p w14:paraId="33E6CD9E" w14:textId="77777777" w:rsidR="001A20E6" w:rsidRDefault="00000000">
            <w:pPr>
              <w:pStyle w:val="TableCellTaskDetails"/>
            </w:pPr>
            <w:r>
              <w:t>• Revision - Literature (H04/02) — 30m</w:t>
            </w:r>
          </w:p>
          <w:p w14:paraId="386AEDBB" w14:textId="77777777" w:rsidR="001A20E6" w:rsidRDefault="00000000">
            <w:pPr>
              <w:pStyle w:val="TableCellTaskBadge"/>
              <w:shd w:val="clear" w:color="auto" w:fill="FCE4EC"/>
            </w:pPr>
            <w:r>
              <w:rPr>
                <w:b/>
                <w:bCs/>
                <w:color w:val="C2185B"/>
              </w:rPr>
              <w:t>REVISION</w:t>
            </w:r>
          </w:p>
          <w:p w14:paraId="792EF5C6" w14:textId="77777777" w:rsidR="001A20E6" w:rsidRDefault="00000000">
            <w:pPr>
              <w:pStyle w:val="TableCellTaskDetails"/>
            </w:pPr>
            <w:r>
              <w:t>• Practice - Literature (H04/02) — 30m</w:t>
            </w:r>
          </w:p>
          <w:p w14:paraId="19979AC7"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681982B5" w14:textId="77777777" w:rsidR="001A20E6" w:rsidRDefault="001A20E6"/>
        </w:tc>
      </w:tr>
    </w:tbl>
    <w:p w14:paraId="78636B95" w14:textId="77777777" w:rsidR="001A20E6" w:rsidRDefault="001A20E6">
      <w:pPr>
        <w:spacing w:after="400"/>
      </w:pPr>
    </w:p>
    <w:p w14:paraId="1923380E" w14:textId="77777777" w:rsidR="001A20E6" w:rsidRDefault="00000000">
      <w:pPr>
        <w:pStyle w:val="ResourceTitle"/>
      </w:pPr>
      <w:r>
        <w:t>📚 Resources for Apr 12 - Apr 18</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52D52C41"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72A2D66" w14:textId="77777777" w:rsidR="001A20E6" w:rsidRDefault="00000000">
            <w:pPr>
              <w:pStyle w:val="TableCellSubjectName"/>
            </w:pPr>
            <w:r>
              <w:t>Sociology</w:t>
            </w:r>
          </w:p>
          <w:p w14:paraId="281CAABA" w14:textId="77777777" w:rsidR="001A20E6" w:rsidRDefault="00000000">
            <w:pPr>
              <w:pStyle w:val="TableCellCategoryTitle"/>
            </w:pPr>
            <w:r>
              <w:t>📝 Practice Materials</w:t>
            </w:r>
          </w:p>
          <w:p w14:paraId="6ECE6108" w14:textId="77777777" w:rsidR="001A20E6" w:rsidRDefault="00000000">
            <w:pPr>
              <w:pStyle w:val="TableCellResourceItem"/>
            </w:pPr>
            <w:r>
              <w:t>• La Excellence Sociology Material</w:t>
            </w:r>
          </w:p>
          <w:p w14:paraId="7E6D6A56" w14:textId="77777777" w:rsidR="001A20E6" w:rsidRDefault="00000000">
            <w:pPr>
              <w:pStyle w:val="TableCellResourceItem"/>
            </w:pPr>
            <w:r>
              <w:t>• Mains RRP + Prelims RRP</w:t>
            </w:r>
          </w:p>
          <w:p w14:paraId="46955DCD" w14:textId="77777777" w:rsidR="001A20E6" w:rsidRDefault="00000000">
            <w:pPr>
              <w:pStyle w:val="TableCellResourceItem"/>
            </w:pPr>
            <w:r>
              <w:t>• Prelims &amp; Mains Workbooks</w:t>
            </w:r>
          </w:p>
          <w:p w14:paraId="6B3C655A" w14:textId="77777777" w:rsidR="001A20E6" w:rsidRDefault="00000000">
            <w:pPr>
              <w:pStyle w:val="TableCellResourceItem"/>
            </w:pPr>
            <w:r>
              <w:t>• Previous Year Question Papers</w:t>
            </w:r>
          </w:p>
          <w:p w14:paraId="07090C69" w14:textId="77777777" w:rsidR="001A20E6" w:rsidRDefault="00000000">
            <w:pPr>
              <w:pStyle w:val="TableCellResourceItem"/>
            </w:pPr>
            <w:r>
              <w:t>• Mock Tests</w:t>
            </w:r>
          </w:p>
          <w:p w14:paraId="012DBC0A" w14:textId="77777777" w:rsidR="001A20E6" w:rsidRDefault="00000000">
            <w:pPr>
              <w:pStyle w:val="TableCellResourceItem"/>
            </w:pPr>
            <w:r>
              <w:t>• La Excellence Indian Society Material</w:t>
            </w:r>
          </w:p>
          <w:p w14:paraId="52937F55" w14:textId="77777777" w:rsidR="001A20E6" w:rsidRDefault="00000000">
            <w:pPr>
              <w:pStyle w:val="TableCellResourceItem"/>
            </w:pPr>
            <w:r>
              <w:t>• Mains Workbook - Paper I</w:t>
            </w:r>
          </w:p>
          <w:p w14:paraId="7F88C674" w14:textId="77777777" w:rsidR="001A20E6" w:rsidRDefault="00000000">
            <w:pPr>
              <w:pStyle w:val="TableCellResourceItem"/>
            </w:pPr>
            <w:r>
              <w:t>• La Excellence Social Change Material</w:t>
            </w:r>
          </w:p>
          <w:p w14:paraId="3D324EFF" w14:textId="77777777" w:rsidR="001A20E6" w:rsidRDefault="00000000">
            <w:pPr>
              <w:pStyle w:val="TableCellResourceItem"/>
            </w:pPr>
            <w:r>
              <w:t>• Mains Workbook - Paper II</w:t>
            </w:r>
          </w:p>
          <w:p w14:paraId="4E0D540B" w14:textId="77777777" w:rsidR="001A20E6" w:rsidRDefault="00000000">
            <w:pPr>
              <w:pStyle w:val="TableCellResourceItem"/>
            </w:pPr>
            <w:r>
              <w:t>• La Excellence Sociology of Religion Material</w:t>
            </w:r>
          </w:p>
          <w:p w14:paraId="705E07CE" w14:textId="77777777" w:rsidR="001A20E6" w:rsidRDefault="00000000">
            <w:pPr>
              <w:pStyle w:val="TableCellResourceItem"/>
            </w:pPr>
            <w:r>
              <w:t>• Mains Workbook</w:t>
            </w:r>
          </w:p>
          <w:p w14:paraId="625E538F" w14:textId="77777777" w:rsidR="001A20E6" w:rsidRDefault="00000000">
            <w:pPr>
              <w:pStyle w:val="TableCellResourceItem"/>
            </w:pPr>
            <w:r>
              <w:t>• La Excellence Sociology of Education Material</w:t>
            </w:r>
          </w:p>
          <w:p w14:paraId="57B87A2D" w14:textId="77777777" w:rsidR="001A20E6" w:rsidRDefault="00000000">
            <w:pPr>
              <w:pStyle w:val="TableCellResourceItem"/>
            </w:pPr>
            <w:r>
              <w:t>• Mains Workbook</w:t>
            </w:r>
          </w:p>
          <w:p w14:paraId="5B33F965" w14:textId="77777777" w:rsidR="001A20E6" w:rsidRDefault="00000000">
            <w:pPr>
              <w:pStyle w:val="TableCellResourceItem"/>
            </w:pPr>
            <w:r>
              <w:t>• La Excellence Social Stratification Material</w:t>
            </w:r>
          </w:p>
          <w:p w14:paraId="73F38ADA" w14:textId="77777777" w:rsidR="001A20E6" w:rsidRDefault="00000000">
            <w:pPr>
              <w:pStyle w:val="TableCellResourceItem"/>
            </w:pPr>
            <w:r>
              <w:t>• Mains Workbook</w:t>
            </w:r>
          </w:p>
          <w:p w14:paraId="6122D45D" w14:textId="77777777" w:rsidR="001A20E6" w:rsidRDefault="00000000">
            <w:pPr>
              <w:pStyle w:val="TableCellResourceItem"/>
            </w:pPr>
            <w:r>
              <w:t>• La Excellence Gender Studies Material</w:t>
            </w:r>
          </w:p>
          <w:p w14:paraId="1039E7B4" w14:textId="77777777" w:rsidR="001A20E6" w:rsidRDefault="00000000">
            <w:pPr>
              <w:pStyle w:val="TableCellResourceItem"/>
            </w:pPr>
            <w:r>
              <w:t>• Mains Workbook</w:t>
            </w:r>
          </w:p>
          <w:p w14:paraId="187A97CB" w14:textId="77777777" w:rsidR="001A20E6" w:rsidRDefault="00000000">
            <w:pPr>
              <w:pStyle w:val="TableCellResourceItem"/>
            </w:pPr>
            <w:r>
              <w:t>• La Excellence Urban Sociology Material</w:t>
            </w:r>
          </w:p>
          <w:p w14:paraId="321E1173" w14:textId="77777777" w:rsidR="001A20E6" w:rsidRDefault="00000000">
            <w:pPr>
              <w:pStyle w:val="TableCellResourceItem"/>
            </w:pPr>
            <w:r>
              <w:t>• Mains Workbook</w:t>
            </w:r>
          </w:p>
          <w:p w14:paraId="4690464A" w14:textId="77777777" w:rsidR="001A20E6" w:rsidRDefault="00000000">
            <w:pPr>
              <w:pStyle w:val="TableCellResourceItem"/>
            </w:pPr>
            <w:r>
              <w:t>• La Excellence Rural Sociology Material</w:t>
            </w:r>
          </w:p>
          <w:p w14:paraId="27E552BC" w14:textId="77777777" w:rsidR="001A20E6" w:rsidRDefault="00000000">
            <w:pPr>
              <w:pStyle w:val="TableCellResourceItem"/>
            </w:pPr>
            <w:r>
              <w:t>• Mains Workbook</w:t>
            </w:r>
          </w:p>
          <w:p w14:paraId="23A3C593" w14:textId="77777777" w:rsidR="001A20E6" w:rsidRDefault="00000000">
            <w:pPr>
              <w:pStyle w:val="TableCellResourceItem"/>
            </w:pPr>
            <w:r>
              <w:t>• La Excellence Social Movements Material</w:t>
            </w:r>
          </w:p>
          <w:p w14:paraId="5CDF529F" w14:textId="77777777" w:rsidR="001A20E6" w:rsidRDefault="00000000">
            <w:pPr>
              <w:pStyle w:val="TableCellResourceItem"/>
            </w:pPr>
            <w:r>
              <w:t>• Mains Workbook</w:t>
            </w:r>
          </w:p>
          <w:p w14:paraId="7E717CC4" w14:textId="77777777" w:rsidR="001A20E6" w:rsidRDefault="00000000">
            <w:pPr>
              <w:pStyle w:val="TableCellResourceItem"/>
            </w:pPr>
            <w:r>
              <w:t>• La Excellence Sociology of Health Material</w:t>
            </w:r>
          </w:p>
          <w:p w14:paraId="62CC77B1" w14:textId="77777777" w:rsidR="001A20E6" w:rsidRDefault="00000000">
            <w:pPr>
              <w:pStyle w:val="TableCellResourceItem"/>
            </w:pPr>
            <w:r>
              <w:t>• Mains Workbook</w:t>
            </w:r>
          </w:p>
          <w:p w14:paraId="5918B151" w14:textId="77777777" w:rsidR="001A20E6" w:rsidRDefault="00000000">
            <w:pPr>
              <w:pStyle w:val="TableCellResourceItem"/>
            </w:pPr>
            <w:r>
              <w:t>• La Excellence Sociology of Law Material</w:t>
            </w:r>
          </w:p>
          <w:p w14:paraId="23575F79" w14:textId="77777777" w:rsidR="001A20E6" w:rsidRDefault="00000000">
            <w:pPr>
              <w:pStyle w:val="TableCellResourceItem"/>
            </w:pPr>
            <w:r>
              <w:t>• Mains Workbook</w:t>
            </w:r>
          </w:p>
          <w:p w14:paraId="69F65FC6" w14:textId="77777777" w:rsidR="001A20E6" w:rsidRDefault="00000000">
            <w:pPr>
              <w:pStyle w:val="TableCellResourceItem"/>
            </w:pPr>
            <w:r>
              <w:t>• La Excellence Sociology of Media Material</w:t>
            </w:r>
          </w:p>
          <w:p w14:paraId="2BC51F53" w14:textId="77777777" w:rsidR="001A20E6" w:rsidRDefault="00000000">
            <w:pPr>
              <w:pStyle w:val="TableCellResourceItem"/>
            </w:pPr>
            <w:r>
              <w:t>• Mains Workbook</w:t>
            </w:r>
          </w:p>
          <w:p w14:paraId="444F7850" w14:textId="77777777" w:rsidR="001A20E6" w:rsidRDefault="00000000">
            <w:pPr>
              <w:pStyle w:val="TableCellResourceItem"/>
            </w:pPr>
            <w:r>
              <w:t>• La Excellence Sociology of Science Material</w:t>
            </w:r>
          </w:p>
          <w:p w14:paraId="37C761A4" w14:textId="77777777" w:rsidR="001A20E6" w:rsidRDefault="00000000">
            <w:pPr>
              <w:pStyle w:val="TableCellResourceItem"/>
            </w:pPr>
            <w:r>
              <w:t>• Mains Workbook</w:t>
            </w:r>
          </w:p>
          <w:p w14:paraId="76F99C7A" w14:textId="77777777" w:rsidR="001A20E6" w:rsidRDefault="00000000">
            <w:pPr>
              <w:pStyle w:val="TableCellResourceItem"/>
            </w:pPr>
            <w:r>
              <w:t>• La Excellence Sociology of Environment Material</w:t>
            </w:r>
          </w:p>
          <w:p w14:paraId="60F4F499" w14:textId="77777777" w:rsidR="001A20E6" w:rsidRDefault="00000000">
            <w:pPr>
              <w:pStyle w:val="TableCellResourceItem"/>
            </w:pPr>
            <w:r>
              <w:t>• Mains Workbook</w:t>
            </w:r>
          </w:p>
          <w:p w14:paraId="30586A39" w14:textId="77777777" w:rsidR="001A20E6" w:rsidRDefault="00000000">
            <w:pPr>
              <w:pStyle w:val="TableCellResourceItem"/>
            </w:pPr>
            <w:r>
              <w:t>• La Excellence Sociology of Globalization Material</w:t>
            </w:r>
          </w:p>
          <w:p w14:paraId="4AEFE1FA" w14:textId="77777777" w:rsidR="001A20E6" w:rsidRDefault="00000000">
            <w:pPr>
              <w:pStyle w:val="TableCellResourceItem"/>
            </w:pPr>
            <w:r>
              <w:t>• Mains Workbook</w:t>
            </w:r>
          </w:p>
          <w:p w14:paraId="6FBD026B" w14:textId="77777777" w:rsidR="001A20E6" w:rsidRDefault="00000000">
            <w:pPr>
              <w:pStyle w:val="TableCellResourceItem"/>
            </w:pPr>
            <w:r>
              <w:t>• La Excellence Sociology of Work Material</w:t>
            </w:r>
          </w:p>
          <w:p w14:paraId="4112B177" w14:textId="77777777" w:rsidR="001A20E6" w:rsidRDefault="00000000">
            <w:pPr>
              <w:pStyle w:val="TableCellResourceItem"/>
            </w:pPr>
            <w:r>
              <w:t>• Mains Workbook</w:t>
            </w:r>
          </w:p>
          <w:p w14:paraId="052EFFF8" w14:textId="77777777" w:rsidR="001A20E6" w:rsidRDefault="00000000">
            <w:pPr>
              <w:pStyle w:val="TableCellCategoryTitle"/>
            </w:pPr>
            <w:r>
              <w:t>📰 Current Affairs</w:t>
            </w:r>
          </w:p>
          <w:p w14:paraId="771E897C" w14:textId="77777777" w:rsidR="001A20E6" w:rsidRDefault="00000000">
            <w:pPr>
              <w:pStyle w:val="TableCellResourceItem"/>
            </w:pPr>
            <w:r>
              <w:t>• Indian Sociological Review</w:t>
            </w:r>
          </w:p>
          <w:p w14:paraId="698D4352" w14:textId="77777777" w:rsidR="001A20E6" w:rsidRDefault="00000000">
            <w:pPr>
              <w:pStyle w:val="TableCellResourceItem"/>
            </w:pPr>
            <w:r>
              <w:t>• Economic and Political Weekly (EPW)</w:t>
            </w:r>
          </w:p>
          <w:p w14:paraId="6B5C8291" w14:textId="77777777" w:rsidR="001A20E6" w:rsidRDefault="00000000">
            <w:pPr>
              <w:pStyle w:val="TableCellResourceItem"/>
            </w:pPr>
            <w:r>
              <w:t>• Newspapers (The Hindu, Indian Express - Social issues)</w:t>
            </w:r>
          </w:p>
          <w:p w14:paraId="5709F673" w14:textId="77777777" w:rsidR="001A20E6" w:rsidRDefault="00000000">
            <w:pPr>
              <w:pStyle w:val="TableCellResourceItem"/>
            </w:pPr>
            <w:r>
              <w:t>• Yojana Magazine</w:t>
            </w:r>
          </w:p>
          <w:p w14:paraId="34408AB2" w14:textId="77777777" w:rsidR="001A20E6" w:rsidRDefault="00000000">
            <w:pPr>
              <w:pStyle w:val="TableCellResourceItem"/>
            </w:pPr>
            <w:r>
              <w:t>• Kurukshetra Magazine</w:t>
            </w:r>
          </w:p>
          <w:p w14:paraId="2B159E3D" w14:textId="77777777" w:rsidR="001A20E6" w:rsidRDefault="00000000">
            <w:pPr>
              <w:pStyle w:val="TableCellResourceItem"/>
            </w:pPr>
            <w:r>
              <w:t>• Social Watch India Reports</w:t>
            </w:r>
          </w:p>
          <w:p w14:paraId="77646040" w14:textId="77777777" w:rsidR="001A20E6" w:rsidRDefault="00000000">
            <w:pPr>
              <w:pStyle w:val="TableCellResourceItem"/>
            </w:pPr>
            <w:r>
              <w:t>• NSSO Reports</w:t>
            </w:r>
          </w:p>
          <w:p w14:paraId="60CD6C23" w14:textId="77777777" w:rsidR="001A20E6" w:rsidRDefault="00000000">
            <w:pPr>
              <w:pStyle w:val="TableCellResourceItem"/>
            </w:pPr>
            <w:r>
              <w:t>• NFHS Reports</w:t>
            </w:r>
          </w:p>
          <w:p w14:paraId="43BA6257" w14:textId="77777777" w:rsidR="001A20E6" w:rsidRDefault="00000000">
            <w:pPr>
              <w:pStyle w:val="TableCellResourceItem"/>
            </w:pPr>
            <w:r>
              <w:t>• EPW Articles on Indian Society</w:t>
            </w:r>
          </w:p>
          <w:p w14:paraId="605B8576" w14:textId="77777777" w:rsidR="001A20E6" w:rsidRDefault="00000000">
            <w:pPr>
              <w:pStyle w:val="TableCellResourceItem"/>
            </w:pPr>
            <w:r>
              <w:t>• Census Reports</w:t>
            </w:r>
          </w:p>
          <w:p w14:paraId="321BE240" w14:textId="77777777" w:rsidR="001A20E6" w:rsidRDefault="00000000">
            <w:pPr>
              <w:pStyle w:val="TableCellResourceItem"/>
            </w:pPr>
            <w:r>
              <w:t>• Social Development Reports</w:t>
            </w:r>
          </w:p>
          <w:p w14:paraId="72C377AE" w14:textId="77777777" w:rsidR="001A20E6" w:rsidRDefault="00000000">
            <w:pPr>
              <w:pStyle w:val="TableCellResourceItem"/>
            </w:pPr>
            <w:r>
              <w:t>• Planning Commission Reports</w:t>
            </w:r>
          </w:p>
          <w:p w14:paraId="4FD34486" w14:textId="77777777" w:rsidR="001A20E6" w:rsidRDefault="00000000">
            <w:pPr>
              <w:pStyle w:val="TableCellResourceItem"/>
            </w:pPr>
            <w:r>
              <w:t>• NITI Aayog Reports</w:t>
            </w:r>
          </w:p>
          <w:p w14:paraId="76F89B53" w14:textId="77777777" w:rsidR="001A20E6" w:rsidRDefault="00000000">
            <w:pPr>
              <w:pStyle w:val="TableCellResourceItem"/>
            </w:pPr>
            <w:r>
              <w:t>• World Bank Reports on India</w:t>
            </w:r>
          </w:p>
          <w:p w14:paraId="3A6BA667" w14:textId="77777777" w:rsidR="001A20E6" w:rsidRDefault="00000000">
            <w:pPr>
              <w:pStyle w:val="TableCellResourceItem"/>
            </w:pPr>
            <w:r>
              <w:t>• Religious Demographics Reports</w:t>
            </w:r>
          </w:p>
          <w:p w14:paraId="4EDBA2CC" w14:textId="77777777" w:rsidR="001A20E6" w:rsidRDefault="00000000">
            <w:pPr>
              <w:pStyle w:val="TableCellResourceItem"/>
            </w:pPr>
            <w:r>
              <w:t>• Minority Commission Reports</w:t>
            </w:r>
          </w:p>
          <w:p w14:paraId="5B013CBB" w14:textId="77777777" w:rsidR="001A20E6" w:rsidRDefault="00000000">
            <w:pPr>
              <w:pStyle w:val="TableCellResourceItem"/>
            </w:pPr>
            <w:r>
              <w:t>• ASER Reports</w:t>
            </w:r>
          </w:p>
          <w:p w14:paraId="5983BCDB" w14:textId="77777777" w:rsidR="001A20E6" w:rsidRDefault="00000000">
            <w:pPr>
              <w:pStyle w:val="TableCellResourceItem"/>
            </w:pPr>
            <w:r>
              <w:t>• NEP 2020</w:t>
            </w:r>
          </w:p>
          <w:p w14:paraId="2DF0FF1E" w14:textId="77777777" w:rsidR="001A20E6" w:rsidRDefault="00000000">
            <w:pPr>
              <w:pStyle w:val="TableCellResourceItem"/>
            </w:pPr>
            <w:r>
              <w:t>• Education Statistics Reports</w:t>
            </w:r>
          </w:p>
          <w:p w14:paraId="1177E869" w14:textId="77777777" w:rsidR="001A20E6" w:rsidRDefault="00000000">
            <w:pPr>
              <w:pStyle w:val="TableCellResourceItem"/>
            </w:pPr>
            <w:r>
              <w:t>• Sachar Committee Report</w:t>
            </w:r>
          </w:p>
          <w:p w14:paraId="401BB4B3" w14:textId="77777777" w:rsidR="001A20E6" w:rsidRDefault="00000000">
            <w:pPr>
              <w:pStyle w:val="TableCellResourceItem"/>
            </w:pPr>
            <w:r>
              <w:t>• Mandal Commission Report</w:t>
            </w:r>
          </w:p>
          <w:p w14:paraId="01F0057B" w14:textId="77777777" w:rsidR="001A20E6" w:rsidRDefault="00000000">
            <w:pPr>
              <w:pStyle w:val="TableCellResourceItem"/>
            </w:pPr>
            <w:r>
              <w:t>• Caste Census Data</w:t>
            </w:r>
          </w:p>
          <w:p w14:paraId="700EF9FA" w14:textId="77777777" w:rsidR="001A20E6" w:rsidRDefault="00000000">
            <w:pPr>
              <w:pStyle w:val="TableCellResourceItem"/>
            </w:pPr>
            <w:r>
              <w:t>• Gender Budget Reports</w:t>
            </w:r>
          </w:p>
          <w:p w14:paraId="0998D1CE" w14:textId="77777777" w:rsidR="001A20E6" w:rsidRDefault="00000000">
            <w:pPr>
              <w:pStyle w:val="TableCellResourceItem"/>
            </w:pPr>
            <w:r>
              <w:t>• Women and Child Development Ministry Reports</w:t>
            </w:r>
          </w:p>
          <w:p w14:paraId="46B5781E" w14:textId="77777777" w:rsidR="001A20E6" w:rsidRDefault="00000000">
            <w:pPr>
              <w:pStyle w:val="TableCellResourceItem"/>
            </w:pPr>
            <w:r>
              <w:t>• NFHS Gender Data</w:t>
            </w:r>
          </w:p>
          <w:p w14:paraId="3ACDFE26" w14:textId="77777777" w:rsidR="001A20E6" w:rsidRDefault="00000000">
            <w:pPr>
              <w:pStyle w:val="TableCellResourceItem"/>
            </w:pPr>
            <w:r>
              <w:t>• Census Urban Data</w:t>
            </w:r>
          </w:p>
          <w:p w14:paraId="0B9BDD30" w14:textId="77777777" w:rsidR="001A20E6" w:rsidRDefault="00000000">
            <w:pPr>
              <w:pStyle w:val="TableCellResourceItem"/>
            </w:pPr>
            <w:r>
              <w:t>• Smart Cities Mission Reports</w:t>
            </w:r>
          </w:p>
          <w:p w14:paraId="758124B2" w14:textId="77777777" w:rsidR="001A20E6" w:rsidRDefault="00000000">
            <w:pPr>
              <w:pStyle w:val="TableCellResourceItem"/>
            </w:pPr>
            <w:r>
              <w:t>• Urban Development Ministry Reports</w:t>
            </w:r>
          </w:p>
          <w:p w14:paraId="7669AB95" w14:textId="77777777" w:rsidR="001A20E6" w:rsidRDefault="00000000">
            <w:pPr>
              <w:pStyle w:val="TableCellResourceItem"/>
            </w:pPr>
            <w:r>
              <w:t>• Rural Development Ministry Reports</w:t>
            </w:r>
          </w:p>
          <w:p w14:paraId="4EE87B20" w14:textId="77777777" w:rsidR="001A20E6" w:rsidRDefault="00000000">
            <w:pPr>
              <w:pStyle w:val="TableCellResourceItem"/>
            </w:pPr>
            <w:r>
              <w:t>• MGNREGA Reports</w:t>
            </w:r>
          </w:p>
          <w:p w14:paraId="47C8482D" w14:textId="77777777" w:rsidR="001A20E6" w:rsidRDefault="00000000">
            <w:pPr>
              <w:pStyle w:val="TableCellResourceItem"/>
            </w:pPr>
            <w:r>
              <w:t>• Panchayati Raj Statistics</w:t>
            </w:r>
          </w:p>
          <w:p w14:paraId="6985C01C" w14:textId="77777777" w:rsidR="001A20E6" w:rsidRDefault="00000000">
            <w:pPr>
              <w:pStyle w:val="TableCellResourceItem"/>
            </w:pPr>
            <w:r>
              <w:t>• Social Movement Case Studies</w:t>
            </w:r>
          </w:p>
          <w:p w14:paraId="4B27E33D" w14:textId="77777777" w:rsidR="001A20E6" w:rsidRDefault="00000000">
            <w:pPr>
              <w:pStyle w:val="TableCellResourceItem"/>
            </w:pPr>
            <w:r>
              <w:t>• Civil Society Reports</w:t>
            </w:r>
          </w:p>
          <w:p w14:paraId="544578AB" w14:textId="77777777" w:rsidR="001A20E6" w:rsidRDefault="00000000">
            <w:pPr>
              <w:pStyle w:val="TableCellResourceItem"/>
            </w:pPr>
            <w:r>
              <w:t>• Human Rights Reports</w:t>
            </w:r>
          </w:p>
          <w:p w14:paraId="08332C57" w14:textId="77777777" w:rsidR="001A20E6" w:rsidRDefault="00000000">
            <w:pPr>
              <w:pStyle w:val="TableCellResourceItem"/>
            </w:pPr>
            <w:r>
              <w:t>• Health Ministry Reports</w:t>
            </w:r>
          </w:p>
          <w:p w14:paraId="2E38AE85" w14:textId="77777777" w:rsidR="001A20E6" w:rsidRDefault="00000000">
            <w:pPr>
              <w:pStyle w:val="TableCellResourceItem"/>
            </w:pPr>
            <w:r>
              <w:t>• WHO Reports on India</w:t>
            </w:r>
          </w:p>
          <w:p w14:paraId="4F8BDE89" w14:textId="77777777" w:rsidR="001A20E6" w:rsidRDefault="00000000">
            <w:pPr>
              <w:pStyle w:val="TableCellResourceItem"/>
            </w:pPr>
            <w:r>
              <w:t>• Ayushman Bharat Reports</w:t>
            </w:r>
          </w:p>
          <w:p w14:paraId="43E50CC7" w14:textId="77777777" w:rsidR="001A20E6" w:rsidRDefault="00000000">
            <w:pPr>
              <w:pStyle w:val="TableCellResourceItem"/>
            </w:pPr>
            <w:r>
              <w:t>• Law Commission Reports</w:t>
            </w:r>
          </w:p>
          <w:p w14:paraId="4528146C" w14:textId="77777777" w:rsidR="001A20E6" w:rsidRDefault="00000000">
            <w:pPr>
              <w:pStyle w:val="TableCellResourceItem"/>
            </w:pPr>
            <w:r>
              <w:t>• Supreme Court Judgments</w:t>
            </w:r>
          </w:p>
          <w:p w14:paraId="2DA43CD1" w14:textId="77777777" w:rsidR="001A20E6" w:rsidRDefault="00000000">
            <w:pPr>
              <w:pStyle w:val="TableCellResourceItem"/>
            </w:pPr>
            <w:r>
              <w:t>• Legal Aid Reports</w:t>
            </w:r>
          </w:p>
          <w:p w14:paraId="10BDDFA4" w14:textId="77777777" w:rsidR="001A20E6" w:rsidRDefault="00000000">
            <w:pPr>
              <w:pStyle w:val="TableCellResourceItem"/>
            </w:pPr>
            <w:r>
              <w:t>• Media Reports</w:t>
            </w:r>
          </w:p>
          <w:p w14:paraId="5F395584" w14:textId="77777777" w:rsidR="001A20E6" w:rsidRDefault="00000000">
            <w:pPr>
              <w:pStyle w:val="TableCellResourceItem"/>
            </w:pPr>
            <w:r>
              <w:t>• Broadcasting Ministry Reports</w:t>
            </w:r>
          </w:p>
          <w:p w14:paraId="359298F9" w14:textId="77777777" w:rsidR="001A20E6" w:rsidRDefault="00000000">
            <w:pPr>
              <w:pStyle w:val="TableCellResourceItem"/>
            </w:pPr>
            <w:r>
              <w:t>• Social Media Impact Studies</w:t>
            </w:r>
          </w:p>
          <w:p w14:paraId="54035123" w14:textId="77777777" w:rsidR="001A20E6" w:rsidRDefault="00000000">
            <w:pPr>
              <w:pStyle w:val="TableCellResourceItem"/>
            </w:pPr>
            <w:r>
              <w:t>• Science and Technology Ministry Reports</w:t>
            </w:r>
          </w:p>
          <w:p w14:paraId="1E4C8CE6" w14:textId="77777777" w:rsidR="001A20E6" w:rsidRDefault="00000000">
            <w:pPr>
              <w:pStyle w:val="TableCellResourceItem"/>
            </w:pPr>
            <w:r>
              <w:t>• ISRO Reports</w:t>
            </w:r>
          </w:p>
          <w:p w14:paraId="79C61D95" w14:textId="77777777" w:rsidR="001A20E6" w:rsidRDefault="00000000">
            <w:pPr>
              <w:pStyle w:val="TableCellResourceItem"/>
            </w:pPr>
            <w:r>
              <w:t>• Digital India Reports</w:t>
            </w:r>
          </w:p>
          <w:p w14:paraId="4069C8A7" w14:textId="77777777" w:rsidR="001A20E6" w:rsidRDefault="00000000">
            <w:pPr>
              <w:pStyle w:val="TableCellResourceItem"/>
            </w:pPr>
            <w:r>
              <w:t>• Environment Ministry Reports</w:t>
            </w:r>
          </w:p>
          <w:p w14:paraId="35437B52" w14:textId="77777777" w:rsidR="001A20E6" w:rsidRDefault="00000000">
            <w:pPr>
              <w:pStyle w:val="TableCellResourceItem"/>
            </w:pPr>
            <w:r>
              <w:t>• Climate Change Reports</w:t>
            </w:r>
          </w:p>
          <w:p w14:paraId="78DECBA8" w14:textId="77777777" w:rsidR="001A20E6" w:rsidRDefault="00000000">
            <w:pPr>
              <w:pStyle w:val="TableCellResourceItem"/>
            </w:pPr>
            <w:r>
              <w:t>• Sustainable Development Reports</w:t>
            </w:r>
          </w:p>
          <w:p w14:paraId="1637E831" w14:textId="77777777" w:rsidR="001A20E6" w:rsidRDefault="00000000">
            <w:pPr>
              <w:pStyle w:val="TableCellResourceItem"/>
            </w:pPr>
            <w:r>
              <w:t>• WTO Reports</w:t>
            </w:r>
          </w:p>
          <w:p w14:paraId="79D35286" w14:textId="77777777" w:rsidR="001A20E6" w:rsidRDefault="00000000">
            <w:pPr>
              <w:pStyle w:val="TableCellResourceItem"/>
            </w:pPr>
            <w:r>
              <w:t>• Globalization Impact Studies</w:t>
            </w:r>
          </w:p>
          <w:p w14:paraId="3B11DDC2" w14:textId="77777777" w:rsidR="001A20E6" w:rsidRDefault="00000000">
            <w:pPr>
              <w:pStyle w:val="TableCellResourceItem"/>
            </w:pPr>
            <w:r>
              <w:t>• International Migration Reports</w:t>
            </w:r>
          </w:p>
          <w:p w14:paraId="377537B7" w14:textId="77777777" w:rsidR="001A20E6" w:rsidRDefault="00000000">
            <w:pPr>
              <w:pStyle w:val="TableCellResourceItem"/>
            </w:pPr>
            <w:r>
              <w:t>• Labor Ministry Reports</w:t>
            </w:r>
          </w:p>
          <w:p w14:paraId="26E731F6" w14:textId="77777777" w:rsidR="001A20E6" w:rsidRDefault="00000000">
            <w:pPr>
              <w:pStyle w:val="TableCellResourceItem"/>
            </w:pPr>
            <w:r>
              <w:t>• Industrial Relations Reports</w:t>
            </w:r>
          </w:p>
          <w:p w14:paraId="0E7472FA"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246B94AC" w14:textId="77777777" w:rsidR="001A20E6" w:rsidRDefault="00000000">
            <w:pPr>
              <w:pStyle w:val="TableCellSubjectName"/>
            </w:pPr>
            <w:r>
              <w:t>History-Art and Culture</w:t>
            </w:r>
          </w:p>
          <w:p w14:paraId="4E3358A2" w14:textId="77777777" w:rsidR="001A20E6" w:rsidRDefault="00000000">
            <w:pPr>
              <w:pStyle w:val="TableCellCategoryTitle"/>
            </w:pPr>
            <w:r>
              <w:t>📝 Practice Materials</w:t>
            </w:r>
          </w:p>
          <w:p w14:paraId="22DC2A00" w14:textId="77777777" w:rsidR="001A20E6" w:rsidRDefault="00000000">
            <w:pPr>
              <w:pStyle w:val="TableCellResourceItem"/>
            </w:pPr>
            <w:r>
              <w:t>• La Excellence Art &amp; Culture Material</w:t>
            </w:r>
          </w:p>
          <w:p w14:paraId="73441218" w14:textId="77777777" w:rsidR="001A20E6" w:rsidRDefault="00000000">
            <w:pPr>
              <w:pStyle w:val="TableCellResourceItem"/>
            </w:pPr>
            <w:r>
              <w:t>• Prelims &amp; Mains Workbooks</w:t>
            </w:r>
          </w:p>
          <w:p w14:paraId="15772998" w14:textId="77777777" w:rsidR="001A20E6" w:rsidRDefault="00000000">
            <w:pPr>
              <w:pStyle w:val="TableCellCategoryTitle"/>
            </w:pPr>
            <w:r>
              <w:t>📰 Current Affairs</w:t>
            </w:r>
          </w:p>
          <w:p w14:paraId="17835DE6" w14:textId="77777777" w:rsidR="001A20E6" w:rsidRDefault="00000000">
            <w:pPr>
              <w:pStyle w:val="TableCellResourceItem"/>
            </w:pPr>
            <w:r>
              <w:t>• Newspapers (CA on art awards, festivals, heritage)</w:t>
            </w:r>
          </w:p>
        </w:tc>
        <w:tc>
          <w:tcPr>
            <w:tcW w:w="1650" w:type="pct"/>
          </w:tcPr>
          <w:p w14:paraId="25B60471" w14:textId="77777777" w:rsidR="001A20E6" w:rsidRDefault="001A20E6"/>
        </w:tc>
      </w:tr>
    </w:tbl>
    <w:p w14:paraId="570FA536"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3AEFFCEC" w14:textId="77777777">
        <w:tc>
          <w:tcPr>
            <w:tcW w:w="2500" w:type="pct"/>
            <w:tcMar>
              <w:top w:w="0" w:type="dxa"/>
              <w:left w:w="0" w:type="dxa"/>
              <w:bottom w:w="0" w:type="dxa"/>
              <w:right w:w="0" w:type="dxa"/>
            </w:tcMar>
          </w:tcPr>
          <w:p w14:paraId="0E41DC2A" w14:textId="77777777" w:rsidR="001A20E6" w:rsidRDefault="00000000">
            <w:pPr>
              <w:pStyle w:val="WeekTitle"/>
            </w:pPr>
            <w:r>
              <w:rPr>
                <w:color w:val="15803D"/>
              </w:rPr>
              <w:t>📅 Apr 19 - Apr 25, 2026</w:t>
            </w:r>
          </w:p>
        </w:tc>
        <w:tc>
          <w:tcPr>
            <w:tcW w:w="2500" w:type="pct"/>
            <w:tcMar>
              <w:top w:w="0" w:type="dxa"/>
              <w:left w:w="0" w:type="dxa"/>
              <w:bottom w:w="0" w:type="dxa"/>
              <w:right w:w="0" w:type="dxa"/>
            </w:tcMar>
          </w:tcPr>
          <w:p w14:paraId="0FA7FF0B" w14:textId="77777777" w:rsidR="001A20E6" w:rsidRDefault="00000000">
            <w:pPr>
              <w:pStyle w:val="WeekCycleName"/>
            </w:pPr>
            <w:r>
              <w:rPr>
                <w:color w:val="15803D"/>
              </w:rPr>
              <w:t>C2</w:t>
            </w:r>
          </w:p>
        </w:tc>
      </w:tr>
    </w:tbl>
    <w:p w14:paraId="23C6BEDB"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6A74BEF8" w14:textId="77777777">
        <w:tc>
          <w:tcPr>
            <w:tcW w:w="700" w:type="pct"/>
            <w:shd w:val="clear" w:color="auto" w:fill="DCFCE7"/>
            <w:tcMar>
              <w:top w:w="200" w:type="dxa"/>
              <w:left w:w="100" w:type="dxa"/>
              <w:bottom w:w="200" w:type="dxa"/>
              <w:right w:w="100" w:type="dxa"/>
            </w:tcMar>
          </w:tcPr>
          <w:p w14:paraId="1A949839" w14:textId="77777777" w:rsidR="001A20E6" w:rsidRDefault="00000000">
            <w:pPr>
              <w:pStyle w:val="TableCellCalendarDayHeader"/>
            </w:pPr>
            <w:r>
              <w:rPr>
                <w:color w:val="15803D"/>
              </w:rPr>
              <w:t>Sunday</w:t>
            </w:r>
          </w:p>
          <w:p w14:paraId="51A0932E" w14:textId="77777777" w:rsidR="001A20E6" w:rsidRDefault="00000000">
            <w:pPr>
              <w:pStyle w:val="TableCellCalendarDateHeader"/>
            </w:pPr>
            <w:r>
              <w:rPr>
                <w:color w:val="15803D"/>
              </w:rPr>
              <w:t>Apr 19</w:t>
            </w:r>
          </w:p>
          <w:p w14:paraId="183B28B3"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30951E77" w14:textId="77777777" w:rsidR="001A20E6" w:rsidRDefault="00000000">
            <w:pPr>
              <w:pStyle w:val="TableCellCalendarDayHeader"/>
            </w:pPr>
            <w:r>
              <w:rPr>
                <w:color w:val="15803D"/>
              </w:rPr>
              <w:t>Monday</w:t>
            </w:r>
          </w:p>
          <w:p w14:paraId="63BE80FD" w14:textId="77777777" w:rsidR="001A20E6" w:rsidRDefault="00000000">
            <w:pPr>
              <w:pStyle w:val="TableCellCalendarDateHeader"/>
            </w:pPr>
            <w:r>
              <w:rPr>
                <w:color w:val="15803D"/>
              </w:rPr>
              <w:t>Apr 20</w:t>
            </w:r>
          </w:p>
          <w:p w14:paraId="1E6747DF"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7B3D074E" w14:textId="77777777" w:rsidR="001A20E6" w:rsidRDefault="00000000">
            <w:pPr>
              <w:pStyle w:val="TableCellCalendarDayHeader"/>
            </w:pPr>
            <w:r>
              <w:rPr>
                <w:color w:val="15803D"/>
              </w:rPr>
              <w:t>Tuesday</w:t>
            </w:r>
          </w:p>
          <w:p w14:paraId="6F4E3E9C" w14:textId="77777777" w:rsidR="001A20E6" w:rsidRDefault="00000000">
            <w:pPr>
              <w:pStyle w:val="TableCellCalendarDateHeader"/>
            </w:pPr>
            <w:r>
              <w:rPr>
                <w:color w:val="15803D"/>
              </w:rPr>
              <w:t>Apr 21</w:t>
            </w:r>
          </w:p>
          <w:p w14:paraId="27C4C981"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437323D1" w14:textId="77777777" w:rsidR="001A20E6" w:rsidRDefault="00000000">
            <w:pPr>
              <w:pStyle w:val="TableCellCalendarDayHeader"/>
            </w:pPr>
            <w:r>
              <w:rPr>
                <w:color w:val="15803D"/>
              </w:rPr>
              <w:t>Wednesday</w:t>
            </w:r>
          </w:p>
          <w:p w14:paraId="3331ED7B" w14:textId="77777777" w:rsidR="001A20E6" w:rsidRDefault="00000000">
            <w:pPr>
              <w:pStyle w:val="TableCellCalendarDateHeader"/>
            </w:pPr>
            <w:r>
              <w:rPr>
                <w:color w:val="15803D"/>
              </w:rPr>
              <w:t>Apr 22</w:t>
            </w:r>
          </w:p>
          <w:p w14:paraId="1D705862"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79FB7320" w14:textId="77777777" w:rsidR="001A20E6" w:rsidRDefault="00000000">
            <w:pPr>
              <w:pStyle w:val="TableCellCalendarDayHeader"/>
            </w:pPr>
            <w:r>
              <w:rPr>
                <w:color w:val="15803D"/>
              </w:rPr>
              <w:t>Thursday</w:t>
            </w:r>
          </w:p>
          <w:p w14:paraId="3E7C966D" w14:textId="77777777" w:rsidR="001A20E6" w:rsidRDefault="00000000">
            <w:pPr>
              <w:pStyle w:val="TableCellCalendarDateHeader"/>
            </w:pPr>
            <w:r>
              <w:rPr>
                <w:color w:val="15803D"/>
              </w:rPr>
              <w:t>Apr 23</w:t>
            </w:r>
          </w:p>
          <w:p w14:paraId="4CA39A8E"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3B6D13F3" w14:textId="77777777" w:rsidR="001A20E6" w:rsidRDefault="00000000">
            <w:pPr>
              <w:pStyle w:val="TableCellCalendarDayHeader"/>
            </w:pPr>
            <w:r>
              <w:rPr>
                <w:color w:val="15803D"/>
              </w:rPr>
              <w:t>Friday</w:t>
            </w:r>
          </w:p>
          <w:p w14:paraId="62A32D5D" w14:textId="77777777" w:rsidR="001A20E6" w:rsidRDefault="00000000">
            <w:pPr>
              <w:pStyle w:val="TableCellCalendarDateHeader"/>
            </w:pPr>
            <w:r>
              <w:rPr>
                <w:color w:val="15803D"/>
              </w:rPr>
              <w:t>Apr 24</w:t>
            </w:r>
          </w:p>
          <w:p w14:paraId="29102BB1"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6C68F625" w14:textId="77777777" w:rsidR="001A20E6" w:rsidRDefault="00000000">
            <w:pPr>
              <w:pStyle w:val="TableCellCalendarDayHeader"/>
            </w:pPr>
            <w:r>
              <w:rPr>
                <w:color w:val="F57C00"/>
              </w:rPr>
              <w:t>Saturday</w:t>
            </w:r>
          </w:p>
          <w:p w14:paraId="11B7E946" w14:textId="77777777" w:rsidR="001A20E6" w:rsidRDefault="00000000">
            <w:pPr>
              <w:pStyle w:val="TableCellCalendarDateHeader"/>
            </w:pPr>
            <w:r>
              <w:rPr>
                <w:color w:val="F57C00"/>
              </w:rPr>
              <w:t>Apr 25</w:t>
            </w:r>
          </w:p>
          <w:p w14:paraId="577CD142" w14:textId="77777777" w:rsidR="001A20E6" w:rsidRDefault="00000000">
            <w:pPr>
              <w:pStyle w:val="TableCellCatchupLabel"/>
            </w:pPr>
            <w:r>
              <w:rPr>
                <w:color w:val="F57C00"/>
              </w:rPr>
              <w:t>Catchup Day</w:t>
            </w:r>
          </w:p>
        </w:tc>
      </w:tr>
      <w:tr w:rsidR="001A20E6" w14:paraId="2B096E7C" w14:textId="77777777">
        <w:tc>
          <w:tcPr>
            <w:tcW w:w="700" w:type="pct"/>
            <w:shd w:val="clear" w:color="auto" w:fill="DCFCE7"/>
            <w:tcMar>
              <w:top w:w="150" w:type="dxa"/>
              <w:left w:w="100" w:type="dxa"/>
              <w:bottom w:w="150" w:type="dxa"/>
              <w:right w:w="100" w:type="dxa"/>
            </w:tcMar>
          </w:tcPr>
          <w:p w14:paraId="1BCF22D0" w14:textId="77777777" w:rsidR="001A20E6" w:rsidRDefault="00000000">
            <w:pPr>
              <w:pStyle w:val="TableCellTaskSubject"/>
            </w:pPr>
            <w:r>
              <w:t>Sociology</w:t>
            </w:r>
          </w:p>
          <w:p w14:paraId="74773C8F" w14:textId="77777777" w:rsidR="001A20E6" w:rsidRDefault="00000000">
            <w:pPr>
              <w:pStyle w:val="TableCellTaskDetails"/>
            </w:pPr>
            <w:r>
              <w:t>• Test - TEST — 3h</w:t>
            </w:r>
          </w:p>
          <w:p w14:paraId="1D5B203B"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4BF028A9" w14:textId="77777777" w:rsidR="001A20E6" w:rsidRDefault="00000000">
            <w:pPr>
              <w:pStyle w:val="TableCellTaskSubject"/>
            </w:pPr>
            <w:r>
              <w:t>Sociology</w:t>
            </w:r>
          </w:p>
          <w:p w14:paraId="5754C232" w14:textId="77777777" w:rsidR="001A20E6" w:rsidRDefault="00000000">
            <w:pPr>
              <w:pStyle w:val="TableCellTaskDetails"/>
            </w:pPr>
            <w:r>
              <w:t>• Study - OPT-SOC/02 — 1h 30m</w:t>
            </w:r>
          </w:p>
          <w:p w14:paraId="69AADA18" w14:textId="77777777" w:rsidR="001A20E6" w:rsidRDefault="00000000">
            <w:pPr>
              <w:pStyle w:val="TableCellTaskBadge"/>
              <w:shd w:val="clear" w:color="auto" w:fill="E3F2FD"/>
            </w:pPr>
            <w:r>
              <w:rPr>
                <w:b/>
                <w:bCs/>
                <w:color w:val="1976D2"/>
              </w:rPr>
              <w:t>STUDY</w:t>
            </w:r>
          </w:p>
          <w:p w14:paraId="5A7DB411" w14:textId="77777777" w:rsidR="001A20E6" w:rsidRDefault="00000000">
            <w:pPr>
              <w:pStyle w:val="TableCellTaskDetails"/>
            </w:pPr>
            <w:r>
              <w:t>• Revision - OPT-SOC/02 — 30m</w:t>
            </w:r>
          </w:p>
          <w:p w14:paraId="2371D8DA" w14:textId="77777777" w:rsidR="001A20E6" w:rsidRDefault="00000000">
            <w:pPr>
              <w:pStyle w:val="TableCellTaskBadge"/>
              <w:shd w:val="clear" w:color="auto" w:fill="FCE4EC"/>
            </w:pPr>
            <w:r>
              <w:rPr>
                <w:b/>
                <w:bCs/>
                <w:color w:val="C2185B"/>
              </w:rPr>
              <w:t>REVISION</w:t>
            </w:r>
          </w:p>
          <w:p w14:paraId="6198F384" w14:textId="77777777" w:rsidR="001A20E6" w:rsidRDefault="00000000">
            <w:pPr>
              <w:pStyle w:val="TableCellTaskDetails"/>
            </w:pPr>
            <w:r>
              <w:t>• Practice - OPT-SOC/02 — 30m</w:t>
            </w:r>
          </w:p>
          <w:p w14:paraId="43C3045E"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B8B55D4" w14:textId="77777777" w:rsidR="001A20E6" w:rsidRDefault="00000000">
            <w:pPr>
              <w:pStyle w:val="TableCellTaskSubject"/>
            </w:pPr>
            <w:r>
              <w:t>Sociology</w:t>
            </w:r>
          </w:p>
          <w:p w14:paraId="1B686B07" w14:textId="77777777" w:rsidR="001A20E6" w:rsidRDefault="00000000">
            <w:pPr>
              <w:pStyle w:val="TableCellTaskDetails"/>
            </w:pPr>
            <w:r>
              <w:t>• Study - OPT-SOC/02 — 1h 30m</w:t>
            </w:r>
          </w:p>
          <w:p w14:paraId="0FDEAA30" w14:textId="77777777" w:rsidR="001A20E6" w:rsidRDefault="00000000">
            <w:pPr>
              <w:pStyle w:val="TableCellTaskBadge"/>
              <w:shd w:val="clear" w:color="auto" w:fill="E3F2FD"/>
            </w:pPr>
            <w:r>
              <w:rPr>
                <w:b/>
                <w:bCs/>
                <w:color w:val="1976D2"/>
              </w:rPr>
              <w:t>STUDY</w:t>
            </w:r>
          </w:p>
          <w:p w14:paraId="6C33A137" w14:textId="77777777" w:rsidR="001A20E6" w:rsidRDefault="00000000">
            <w:pPr>
              <w:pStyle w:val="TableCellTaskDetails"/>
            </w:pPr>
            <w:r>
              <w:t>• Revision - OPT-SOC/02 — 30m</w:t>
            </w:r>
          </w:p>
          <w:p w14:paraId="13BCBA83" w14:textId="77777777" w:rsidR="001A20E6" w:rsidRDefault="00000000">
            <w:pPr>
              <w:pStyle w:val="TableCellTaskBadge"/>
              <w:shd w:val="clear" w:color="auto" w:fill="FCE4EC"/>
            </w:pPr>
            <w:r>
              <w:rPr>
                <w:b/>
                <w:bCs/>
                <w:color w:val="C2185B"/>
              </w:rPr>
              <w:t>REVISION</w:t>
            </w:r>
          </w:p>
          <w:p w14:paraId="4A4BECE9" w14:textId="77777777" w:rsidR="001A20E6" w:rsidRDefault="00000000">
            <w:pPr>
              <w:pStyle w:val="TableCellTaskDetails"/>
            </w:pPr>
            <w:r>
              <w:t>• Practice - OPT-SOC/02 — 30m</w:t>
            </w:r>
          </w:p>
          <w:p w14:paraId="5DCC7EC2"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927C9B2" w14:textId="77777777" w:rsidR="001A20E6" w:rsidRDefault="00000000">
            <w:pPr>
              <w:pStyle w:val="TableCellTaskSubject"/>
            </w:pPr>
            <w:r>
              <w:t>History-Art and Culture</w:t>
            </w:r>
          </w:p>
          <w:p w14:paraId="567176BF" w14:textId="77777777" w:rsidR="001A20E6" w:rsidRDefault="00000000">
            <w:pPr>
              <w:pStyle w:val="TableCellTaskDetails"/>
            </w:pPr>
            <w:r>
              <w:t>• Study - Paintings (H04/03) — 1h 30m</w:t>
            </w:r>
          </w:p>
          <w:p w14:paraId="59E5695B" w14:textId="77777777" w:rsidR="001A20E6" w:rsidRDefault="00000000">
            <w:pPr>
              <w:pStyle w:val="TableCellTaskBadge"/>
              <w:shd w:val="clear" w:color="auto" w:fill="E3F2FD"/>
            </w:pPr>
            <w:r>
              <w:rPr>
                <w:b/>
                <w:bCs/>
                <w:color w:val="1976D2"/>
              </w:rPr>
              <w:t>STUDY</w:t>
            </w:r>
          </w:p>
          <w:p w14:paraId="5107BE72" w14:textId="77777777" w:rsidR="001A20E6" w:rsidRDefault="00000000">
            <w:pPr>
              <w:pStyle w:val="TableCellTaskDetails"/>
            </w:pPr>
            <w:r>
              <w:t>• Revision - Paintings (H04/03) — 30m</w:t>
            </w:r>
          </w:p>
          <w:p w14:paraId="3121F4F4" w14:textId="77777777" w:rsidR="001A20E6" w:rsidRDefault="00000000">
            <w:pPr>
              <w:pStyle w:val="TableCellTaskBadge"/>
              <w:shd w:val="clear" w:color="auto" w:fill="FCE4EC"/>
            </w:pPr>
            <w:r>
              <w:rPr>
                <w:b/>
                <w:bCs/>
                <w:color w:val="C2185B"/>
              </w:rPr>
              <w:t>REVISION</w:t>
            </w:r>
          </w:p>
          <w:p w14:paraId="7EBF10CD" w14:textId="77777777" w:rsidR="001A20E6" w:rsidRDefault="00000000">
            <w:pPr>
              <w:pStyle w:val="TableCellTaskDetails"/>
            </w:pPr>
            <w:r>
              <w:t>• Practice - Paintings (H04/03) — 30m</w:t>
            </w:r>
          </w:p>
          <w:p w14:paraId="02F4725A"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6D38D21" w14:textId="77777777" w:rsidR="001A20E6" w:rsidRDefault="00000000">
            <w:pPr>
              <w:pStyle w:val="TableCellTaskSubject"/>
            </w:pPr>
            <w:r>
              <w:t>History-Art and Culture</w:t>
            </w:r>
          </w:p>
          <w:p w14:paraId="2CDA322A" w14:textId="77777777" w:rsidR="001A20E6" w:rsidRDefault="00000000">
            <w:pPr>
              <w:pStyle w:val="TableCellTaskDetails"/>
            </w:pPr>
            <w:r>
              <w:t>• Study - Paintings (H04/03) — 1h 30m</w:t>
            </w:r>
          </w:p>
          <w:p w14:paraId="49C33360" w14:textId="77777777" w:rsidR="001A20E6" w:rsidRDefault="00000000">
            <w:pPr>
              <w:pStyle w:val="TableCellTaskBadge"/>
              <w:shd w:val="clear" w:color="auto" w:fill="E3F2FD"/>
            </w:pPr>
            <w:r>
              <w:rPr>
                <w:b/>
                <w:bCs/>
                <w:color w:val="1976D2"/>
              </w:rPr>
              <w:t>STUDY</w:t>
            </w:r>
          </w:p>
          <w:p w14:paraId="6096B39A" w14:textId="77777777" w:rsidR="001A20E6" w:rsidRDefault="00000000">
            <w:pPr>
              <w:pStyle w:val="TableCellTaskDetails"/>
            </w:pPr>
            <w:r>
              <w:t>• Revision - Dance forms (H04/04) — 30m</w:t>
            </w:r>
          </w:p>
          <w:p w14:paraId="107510F6" w14:textId="77777777" w:rsidR="001A20E6" w:rsidRDefault="00000000">
            <w:pPr>
              <w:pStyle w:val="TableCellTaskBadge"/>
              <w:shd w:val="clear" w:color="auto" w:fill="FCE4EC"/>
            </w:pPr>
            <w:r>
              <w:rPr>
                <w:b/>
                <w:bCs/>
                <w:color w:val="C2185B"/>
              </w:rPr>
              <w:t>REVISION</w:t>
            </w:r>
          </w:p>
          <w:p w14:paraId="76186410" w14:textId="77777777" w:rsidR="001A20E6" w:rsidRDefault="00000000">
            <w:pPr>
              <w:pStyle w:val="TableCellTaskDetails"/>
            </w:pPr>
            <w:r>
              <w:t>• Practice - Dance forms (H04/04) — 30m</w:t>
            </w:r>
          </w:p>
          <w:p w14:paraId="20C3AA95"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D73D7D8" w14:textId="77777777" w:rsidR="001A20E6" w:rsidRDefault="00000000">
            <w:pPr>
              <w:pStyle w:val="TableCellTaskSubject"/>
            </w:pPr>
            <w:r>
              <w:t>History-Art and Culture</w:t>
            </w:r>
          </w:p>
          <w:p w14:paraId="302C3869" w14:textId="77777777" w:rsidR="001A20E6" w:rsidRDefault="00000000">
            <w:pPr>
              <w:pStyle w:val="TableCellTaskDetails"/>
            </w:pPr>
            <w:r>
              <w:t>• Study - Paintings (H04/03) — 30m</w:t>
            </w:r>
          </w:p>
          <w:p w14:paraId="2B7CDDCD" w14:textId="77777777" w:rsidR="001A20E6" w:rsidRDefault="00000000">
            <w:pPr>
              <w:pStyle w:val="TableCellTaskBadge"/>
              <w:shd w:val="clear" w:color="auto" w:fill="E3F2FD"/>
            </w:pPr>
            <w:r>
              <w:rPr>
                <w:b/>
                <w:bCs/>
                <w:color w:val="1976D2"/>
              </w:rPr>
              <w:t>STUDY</w:t>
            </w:r>
          </w:p>
          <w:p w14:paraId="7055CA27" w14:textId="77777777" w:rsidR="001A20E6" w:rsidRDefault="00000000">
            <w:pPr>
              <w:pStyle w:val="TableCellTaskDetails"/>
            </w:pPr>
            <w:r>
              <w:t>• Study - Dance forms (H04/04) — 1h</w:t>
            </w:r>
          </w:p>
          <w:p w14:paraId="26391B5A" w14:textId="77777777" w:rsidR="001A20E6" w:rsidRDefault="00000000">
            <w:pPr>
              <w:pStyle w:val="TableCellTaskBadge"/>
              <w:shd w:val="clear" w:color="auto" w:fill="E3F2FD"/>
            </w:pPr>
            <w:r>
              <w:rPr>
                <w:b/>
                <w:bCs/>
                <w:color w:val="1976D2"/>
              </w:rPr>
              <w:t>STUDY</w:t>
            </w:r>
          </w:p>
          <w:p w14:paraId="77DB15CC" w14:textId="77777777" w:rsidR="001A20E6" w:rsidRDefault="00000000">
            <w:pPr>
              <w:pStyle w:val="TableCellTaskDetails"/>
            </w:pPr>
            <w:r>
              <w:t>• Revision - Dance forms (H04/04) — 30m</w:t>
            </w:r>
          </w:p>
          <w:p w14:paraId="2AE0259A" w14:textId="77777777" w:rsidR="001A20E6" w:rsidRDefault="00000000">
            <w:pPr>
              <w:pStyle w:val="TableCellTaskBadge"/>
              <w:shd w:val="clear" w:color="auto" w:fill="FCE4EC"/>
            </w:pPr>
            <w:r>
              <w:rPr>
                <w:b/>
                <w:bCs/>
                <w:color w:val="C2185B"/>
              </w:rPr>
              <w:t>REVISION</w:t>
            </w:r>
          </w:p>
          <w:p w14:paraId="740F4D66" w14:textId="77777777" w:rsidR="001A20E6" w:rsidRDefault="00000000">
            <w:pPr>
              <w:pStyle w:val="TableCellTaskDetails"/>
            </w:pPr>
            <w:r>
              <w:t>• Practice - Dance forms (H04/04) — 30m</w:t>
            </w:r>
          </w:p>
          <w:p w14:paraId="0A1934B3"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0407670F" w14:textId="77777777" w:rsidR="001A20E6" w:rsidRDefault="001A20E6"/>
        </w:tc>
      </w:tr>
      <w:tr w:rsidR="001A20E6" w14:paraId="477EF247" w14:textId="77777777">
        <w:tc>
          <w:tcPr>
            <w:tcW w:w="700" w:type="pct"/>
            <w:shd w:val="clear" w:color="auto" w:fill="DCFCE7"/>
            <w:tcMar>
              <w:top w:w="150" w:type="dxa"/>
              <w:left w:w="100" w:type="dxa"/>
              <w:bottom w:w="150" w:type="dxa"/>
              <w:right w:w="100" w:type="dxa"/>
            </w:tcMar>
          </w:tcPr>
          <w:p w14:paraId="23E06231" w14:textId="77777777" w:rsidR="001A20E6" w:rsidRDefault="00000000">
            <w:pPr>
              <w:pStyle w:val="TableCellTaskSubject"/>
            </w:pPr>
            <w:r>
              <w:t>History-Art and Culture</w:t>
            </w:r>
          </w:p>
          <w:p w14:paraId="7223AECA" w14:textId="77777777" w:rsidR="001A20E6" w:rsidRDefault="00000000">
            <w:pPr>
              <w:pStyle w:val="TableCellTaskDetails"/>
            </w:pPr>
            <w:r>
              <w:t>• Test - TEST — 3h</w:t>
            </w:r>
          </w:p>
          <w:p w14:paraId="5DF5760A"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2CBE44D0" w14:textId="77777777" w:rsidR="001A20E6" w:rsidRDefault="00000000">
            <w:pPr>
              <w:pStyle w:val="TableCellTaskSubject"/>
            </w:pPr>
            <w:r>
              <w:t>History-Art and Culture</w:t>
            </w:r>
          </w:p>
          <w:p w14:paraId="1A62979D" w14:textId="77777777" w:rsidR="001A20E6" w:rsidRDefault="00000000">
            <w:pPr>
              <w:pStyle w:val="TableCellTaskDetails"/>
            </w:pPr>
            <w:r>
              <w:t>• Study - Literature (H04/02) — 1h 30m</w:t>
            </w:r>
          </w:p>
          <w:p w14:paraId="535F106A" w14:textId="77777777" w:rsidR="001A20E6" w:rsidRDefault="00000000">
            <w:pPr>
              <w:pStyle w:val="TableCellTaskBadge"/>
              <w:shd w:val="clear" w:color="auto" w:fill="E3F2FD"/>
            </w:pPr>
            <w:r>
              <w:rPr>
                <w:b/>
                <w:bCs/>
                <w:color w:val="1976D2"/>
              </w:rPr>
              <w:t>STUDY</w:t>
            </w:r>
          </w:p>
          <w:p w14:paraId="01059D0F" w14:textId="77777777" w:rsidR="001A20E6" w:rsidRDefault="00000000">
            <w:pPr>
              <w:pStyle w:val="TableCellTaskDetails"/>
            </w:pPr>
            <w:r>
              <w:t>• Revision - Literature (H04/02) — 30m</w:t>
            </w:r>
          </w:p>
          <w:p w14:paraId="4F67072A" w14:textId="77777777" w:rsidR="001A20E6" w:rsidRDefault="00000000">
            <w:pPr>
              <w:pStyle w:val="TableCellTaskBadge"/>
              <w:shd w:val="clear" w:color="auto" w:fill="FCE4EC"/>
            </w:pPr>
            <w:r>
              <w:rPr>
                <w:b/>
                <w:bCs/>
                <w:color w:val="C2185B"/>
              </w:rPr>
              <w:t>REVISION</w:t>
            </w:r>
          </w:p>
          <w:p w14:paraId="3E8AB15F" w14:textId="77777777" w:rsidR="001A20E6" w:rsidRDefault="00000000">
            <w:pPr>
              <w:pStyle w:val="TableCellTaskDetails"/>
            </w:pPr>
            <w:r>
              <w:t>• Practice - Literature (H04/02) — 30m</w:t>
            </w:r>
          </w:p>
          <w:p w14:paraId="69C36A04"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8C719DC" w14:textId="77777777" w:rsidR="001A20E6" w:rsidRDefault="00000000">
            <w:pPr>
              <w:pStyle w:val="TableCellTaskSubject"/>
            </w:pPr>
            <w:r>
              <w:t>History-Art and Culture</w:t>
            </w:r>
          </w:p>
          <w:p w14:paraId="5937D0CE" w14:textId="77777777" w:rsidR="001A20E6" w:rsidRDefault="00000000">
            <w:pPr>
              <w:pStyle w:val="TableCellTaskDetails"/>
            </w:pPr>
            <w:r>
              <w:t>• Study - Literature (H04/02) — 1h 30m</w:t>
            </w:r>
          </w:p>
          <w:p w14:paraId="4D525E67" w14:textId="77777777" w:rsidR="001A20E6" w:rsidRDefault="00000000">
            <w:pPr>
              <w:pStyle w:val="TableCellTaskBadge"/>
              <w:shd w:val="clear" w:color="auto" w:fill="E3F2FD"/>
            </w:pPr>
            <w:r>
              <w:rPr>
                <w:b/>
                <w:bCs/>
                <w:color w:val="1976D2"/>
              </w:rPr>
              <w:t>STUDY</w:t>
            </w:r>
          </w:p>
          <w:p w14:paraId="6BFC8103" w14:textId="77777777" w:rsidR="001A20E6" w:rsidRDefault="00000000">
            <w:pPr>
              <w:pStyle w:val="TableCellTaskDetails"/>
            </w:pPr>
            <w:r>
              <w:t>• Revision - Paintings (H04/03) — 30m</w:t>
            </w:r>
          </w:p>
          <w:p w14:paraId="50EE49FF" w14:textId="77777777" w:rsidR="001A20E6" w:rsidRDefault="00000000">
            <w:pPr>
              <w:pStyle w:val="TableCellTaskBadge"/>
              <w:shd w:val="clear" w:color="auto" w:fill="FCE4EC"/>
            </w:pPr>
            <w:r>
              <w:rPr>
                <w:b/>
                <w:bCs/>
                <w:color w:val="C2185B"/>
              </w:rPr>
              <w:t>REVISION</w:t>
            </w:r>
          </w:p>
          <w:p w14:paraId="6099A9DB" w14:textId="77777777" w:rsidR="001A20E6" w:rsidRDefault="00000000">
            <w:pPr>
              <w:pStyle w:val="TableCellTaskDetails"/>
            </w:pPr>
            <w:r>
              <w:t>• Practice - Paintings (H04/03) — 30m</w:t>
            </w:r>
          </w:p>
          <w:p w14:paraId="021617D2"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49C7DED" w14:textId="77777777" w:rsidR="001A20E6" w:rsidRDefault="00000000">
            <w:pPr>
              <w:pStyle w:val="TableCellTaskSubject"/>
            </w:pPr>
            <w:r>
              <w:t>History-World</w:t>
            </w:r>
          </w:p>
          <w:p w14:paraId="2297AE24" w14:textId="77777777" w:rsidR="001A20E6" w:rsidRDefault="00000000">
            <w:pPr>
              <w:pStyle w:val="TableCellTaskDetails"/>
            </w:pPr>
            <w:r>
              <w:t>• Study - Broad / Overlap (H05/00) — 1h 30m</w:t>
            </w:r>
          </w:p>
          <w:p w14:paraId="300058AC" w14:textId="77777777" w:rsidR="001A20E6" w:rsidRDefault="00000000">
            <w:pPr>
              <w:pStyle w:val="TableCellTaskBadge"/>
              <w:shd w:val="clear" w:color="auto" w:fill="E3F2FD"/>
            </w:pPr>
            <w:r>
              <w:rPr>
                <w:b/>
                <w:bCs/>
                <w:color w:val="1976D2"/>
              </w:rPr>
              <w:t>STUDY</w:t>
            </w:r>
          </w:p>
          <w:p w14:paraId="18567DCD" w14:textId="77777777" w:rsidR="001A20E6" w:rsidRDefault="00000000">
            <w:pPr>
              <w:pStyle w:val="TableCellTaskDetails"/>
            </w:pPr>
            <w:r>
              <w:t>• Revision - Broad / Overlap (H05/00) — 30m</w:t>
            </w:r>
          </w:p>
          <w:p w14:paraId="4924E79B" w14:textId="77777777" w:rsidR="001A20E6" w:rsidRDefault="00000000">
            <w:pPr>
              <w:pStyle w:val="TableCellTaskBadge"/>
              <w:shd w:val="clear" w:color="auto" w:fill="FCE4EC"/>
            </w:pPr>
            <w:r>
              <w:rPr>
                <w:b/>
                <w:bCs/>
                <w:color w:val="C2185B"/>
              </w:rPr>
              <w:t>REVISION</w:t>
            </w:r>
          </w:p>
          <w:p w14:paraId="27D5FFC0" w14:textId="77777777" w:rsidR="001A20E6" w:rsidRDefault="00000000">
            <w:pPr>
              <w:pStyle w:val="TableCellTaskDetails"/>
            </w:pPr>
            <w:r>
              <w:t>• Practice - Broad / Overlap (H05/00) — 30m</w:t>
            </w:r>
          </w:p>
          <w:p w14:paraId="57C12571"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7C63ED6" w14:textId="77777777" w:rsidR="001A20E6" w:rsidRDefault="00000000">
            <w:pPr>
              <w:pStyle w:val="TableCellTaskSubject"/>
            </w:pPr>
            <w:r>
              <w:t>History-World</w:t>
            </w:r>
          </w:p>
          <w:p w14:paraId="7B6568F6" w14:textId="77777777" w:rsidR="001A20E6" w:rsidRDefault="00000000">
            <w:pPr>
              <w:pStyle w:val="TableCellTaskDetails"/>
            </w:pPr>
            <w:r>
              <w:t>• Study - Industrial Revolution (H05/01) — 1h 30m</w:t>
            </w:r>
          </w:p>
          <w:p w14:paraId="7C78A1AB" w14:textId="77777777" w:rsidR="001A20E6" w:rsidRDefault="00000000">
            <w:pPr>
              <w:pStyle w:val="TableCellTaskBadge"/>
              <w:shd w:val="clear" w:color="auto" w:fill="E3F2FD"/>
            </w:pPr>
            <w:r>
              <w:rPr>
                <w:b/>
                <w:bCs/>
                <w:color w:val="1976D2"/>
              </w:rPr>
              <w:t>STUDY</w:t>
            </w:r>
          </w:p>
          <w:p w14:paraId="3ADF2A83" w14:textId="77777777" w:rsidR="001A20E6" w:rsidRDefault="00000000">
            <w:pPr>
              <w:pStyle w:val="TableCellTaskDetails"/>
            </w:pPr>
            <w:r>
              <w:t>• Revision - Industrial Revolution (H05/01) — 30m</w:t>
            </w:r>
          </w:p>
          <w:p w14:paraId="1E6EB424" w14:textId="77777777" w:rsidR="001A20E6" w:rsidRDefault="00000000">
            <w:pPr>
              <w:pStyle w:val="TableCellTaskBadge"/>
              <w:shd w:val="clear" w:color="auto" w:fill="FCE4EC"/>
            </w:pPr>
            <w:r>
              <w:rPr>
                <w:b/>
                <w:bCs/>
                <w:color w:val="C2185B"/>
              </w:rPr>
              <w:t>REVISION</w:t>
            </w:r>
          </w:p>
          <w:p w14:paraId="180186AC" w14:textId="77777777" w:rsidR="001A20E6" w:rsidRDefault="00000000">
            <w:pPr>
              <w:pStyle w:val="TableCellTaskDetails"/>
            </w:pPr>
            <w:r>
              <w:t>• Practice - Industrial Revolution (H05/01) — 30m</w:t>
            </w:r>
          </w:p>
          <w:p w14:paraId="0D9833CD"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308059C" w14:textId="77777777" w:rsidR="001A20E6" w:rsidRDefault="00000000">
            <w:pPr>
              <w:pStyle w:val="TableCellTaskSubject"/>
            </w:pPr>
            <w:r>
              <w:t>History-World</w:t>
            </w:r>
          </w:p>
          <w:p w14:paraId="05CBE5C0" w14:textId="77777777" w:rsidR="001A20E6" w:rsidRDefault="00000000">
            <w:pPr>
              <w:pStyle w:val="TableCellTaskDetails"/>
            </w:pPr>
            <w:r>
              <w:t>• Study - Revolutions- American, French, Russia (H05/02) — 1h 30m</w:t>
            </w:r>
          </w:p>
          <w:p w14:paraId="7A39B370" w14:textId="77777777" w:rsidR="001A20E6" w:rsidRDefault="00000000">
            <w:pPr>
              <w:pStyle w:val="TableCellTaskBadge"/>
              <w:shd w:val="clear" w:color="auto" w:fill="E3F2FD"/>
            </w:pPr>
            <w:r>
              <w:rPr>
                <w:b/>
                <w:bCs/>
                <w:color w:val="1976D2"/>
              </w:rPr>
              <w:t>STUDY</w:t>
            </w:r>
          </w:p>
          <w:p w14:paraId="12A5D4D7" w14:textId="77777777" w:rsidR="001A20E6" w:rsidRDefault="00000000">
            <w:pPr>
              <w:pStyle w:val="TableCellTaskDetails"/>
            </w:pPr>
            <w:r>
              <w:t>• Revision - Revolutions- American, French, Russia (H05/02) — 30m</w:t>
            </w:r>
          </w:p>
          <w:p w14:paraId="7EE2E709" w14:textId="77777777" w:rsidR="001A20E6" w:rsidRDefault="00000000">
            <w:pPr>
              <w:pStyle w:val="TableCellTaskBadge"/>
              <w:shd w:val="clear" w:color="auto" w:fill="FCE4EC"/>
            </w:pPr>
            <w:r>
              <w:rPr>
                <w:b/>
                <w:bCs/>
                <w:color w:val="C2185B"/>
              </w:rPr>
              <w:t>REVISION</w:t>
            </w:r>
          </w:p>
          <w:p w14:paraId="61C6478B" w14:textId="77777777" w:rsidR="001A20E6" w:rsidRDefault="00000000">
            <w:pPr>
              <w:pStyle w:val="TableCellTaskDetails"/>
            </w:pPr>
            <w:r>
              <w:t>• Practice - Revolutions- American, French, Russia (H05/02) — 30m</w:t>
            </w:r>
          </w:p>
          <w:p w14:paraId="0EB38254"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179B9A66" w14:textId="77777777" w:rsidR="001A20E6" w:rsidRDefault="001A20E6"/>
        </w:tc>
      </w:tr>
    </w:tbl>
    <w:p w14:paraId="6C21629C" w14:textId="77777777" w:rsidR="001A20E6" w:rsidRDefault="001A20E6">
      <w:pPr>
        <w:spacing w:after="400"/>
      </w:pPr>
    </w:p>
    <w:p w14:paraId="57D0EC30" w14:textId="77777777" w:rsidR="001A20E6" w:rsidRDefault="00000000">
      <w:pPr>
        <w:pStyle w:val="ResourceTitle"/>
      </w:pPr>
      <w:r>
        <w:t>📚 Resources for Apr 19 - Apr 25</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665AF95A" w14:textId="77777777">
        <w:tc>
          <w:tcPr>
            <w:tcW w:w="1650" w:type="pct"/>
            <w:tcBorders>
              <w:bottom w:val="single" w:sz="2" w:space="0" w:color="D1D5DB"/>
              <w:right w:val="single" w:sz="2" w:space="0" w:color="D1D5DB"/>
            </w:tcBorders>
            <w:tcMar>
              <w:top w:w="200" w:type="dxa"/>
              <w:left w:w="150" w:type="dxa"/>
              <w:bottom w:w="200" w:type="dxa"/>
              <w:right w:w="150" w:type="dxa"/>
            </w:tcMar>
          </w:tcPr>
          <w:p w14:paraId="0501CE79" w14:textId="77777777" w:rsidR="001A20E6" w:rsidRDefault="00000000">
            <w:pPr>
              <w:pStyle w:val="TableCellSubjectName"/>
            </w:pPr>
            <w:r>
              <w:t>Sociology</w:t>
            </w:r>
          </w:p>
          <w:p w14:paraId="315AB40D" w14:textId="77777777" w:rsidR="001A20E6" w:rsidRDefault="00000000">
            <w:pPr>
              <w:pStyle w:val="TableCellCategoryTitle"/>
            </w:pPr>
            <w:r>
              <w:t>📝 Practice Materials</w:t>
            </w:r>
          </w:p>
          <w:p w14:paraId="7FBA241F" w14:textId="77777777" w:rsidR="001A20E6" w:rsidRDefault="00000000">
            <w:pPr>
              <w:pStyle w:val="TableCellResourceItem"/>
            </w:pPr>
            <w:r>
              <w:t>• La Excellence Sociology Material</w:t>
            </w:r>
          </w:p>
          <w:p w14:paraId="2308AB74" w14:textId="77777777" w:rsidR="001A20E6" w:rsidRDefault="00000000">
            <w:pPr>
              <w:pStyle w:val="TableCellResourceItem"/>
            </w:pPr>
            <w:r>
              <w:t>• Mains RRP + Prelims RRP</w:t>
            </w:r>
          </w:p>
          <w:p w14:paraId="1EA65417" w14:textId="77777777" w:rsidR="001A20E6" w:rsidRDefault="00000000">
            <w:pPr>
              <w:pStyle w:val="TableCellResourceItem"/>
            </w:pPr>
            <w:r>
              <w:t>• Prelims &amp; Mains Workbooks</w:t>
            </w:r>
          </w:p>
          <w:p w14:paraId="6DF4ACC0" w14:textId="77777777" w:rsidR="001A20E6" w:rsidRDefault="00000000">
            <w:pPr>
              <w:pStyle w:val="TableCellResourceItem"/>
            </w:pPr>
            <w:r>
              <w:t>• Previous Year Question Papers</w:t>
            </w:r>
          </w:p>
          <w:p w14:paraId="5E943D01" w14:textId="77777777" w:rsidR="001A20E6" w:rsidRDefault="00000000">
            <w:pPr>
              <w:pStyle w:val="TableCellResourceItem"/>
            </w:pPr>
            <w:r>
              <w:t>• Mock Tests</w:t>
            </w:r>
          </w:p>
          <w:p w14:paraId="77F547EB" w14:textId="77777777" w:rsidR="001A20E6" w:rsidRDefault="00000000">
            <w:pPr>
              <w:pStyle w:val="TableCellResourceItem"/>
            </w:pPr>
            <w:r>
              <w:t>• La Excellence Indian Society Material</w:t>
            </w:r>
          </w:p>
          <w:p w14:paraId="17D50C8B" w14:textId="77777777" w:rsidR="001A20E6" w:rsidRDefault="00000000">
            <w:pPr>
              <w:pStyle w:val="TableCellResourceItem"/>
            </w:pPr>
            <w:r>
              <w:t>• Mains Workbook - Paper I</w:t>
            </w:r>
          </w:p>
          <w:p w14:paraId="634EE1DF" w14:textId="77777777" w:rsidR="001A20E6" w:rsidRDefault="00000000">
            <w:pPr>
              <w:pStyle w:val="TableCellResourceItem"/>
            </w:pPr>
            <w:r>
              <w:t>• La Excellence Social Change Material</w:t>
            </w:r>
          </w:p>
          <w:p w14:paraId="643C1CC0" w14:textId="77777777" w:rsidR="001A20E6" w:rsidRDefault="00000000">
            <w:pPr>
              <w:pStyle w:val="TableCellResourceItem"/>
            </w:pPr>
            <w:r>
              <w:t>• Mains Workbook - Paper II</w:t>
            </w:r>
          </w:p>
          <w:p w14:paraId="7127CB70" w14:textId="77777777" w:rsidR="001A20E6" w:rsidRDefault="00000000">
            <w:pPr>
              <w:pStyle w:val="TableCellResourceItem"/>
            </w:pPr>
            <w:r>
              <w:t>• La Excellence Sociology of Religion Material</w:t>
            </w:r>
          </w:p>
          <w:p w14:paraId="1EB471CA" w14:textId="77777777" w:rsidR="001A20E6" w:rsidRDefault="00000000">
            <w:pPr>
              <w:pStyle w:val="TableCellResourceItem"/>
            </w:pPr>
            <w:r>
              <w:t>• Mains Workbook</w:t>
            </w:r>
          </w:p>
          <w:p w14:paraId="0B7E0DA8" w14:textId="77777777" w:rsidR="001A20E6" w:rsidRDefault="00000000">
            <w:pPr>
              <w:pStyle w:val="TableCellResourceItem"/>
            </w:pPr>
            <w:r>
              <w:t>• La Excellence Sociology of Education Material</w:t>
            </w:r>
          </w:p>
          <w:p w14:paraId="7DDE8D24" w14:textId="77777777" w:rsidR="001A20E6" w:rsidRDefault="00000000">
            <w:pPr>
              <w:pStyle w:val="TableCellResourceItem"/>
            </w:pPr>
            <w:r>
              <w:t>• Mains Workbook</w:t>
            </w:r>
          </w:p>
          <w:p w14:paraId="5DD9973C" w14:textId="77777777" w:rsidR="001A20E6" w:rsidRDefault="00000000">
            <w:pPr>
              <w:pStyle w:val="TableCellResourceItem"/>
            </w:pPr>
            <w:r>
              <w:t>• La Excellence Social Stratification Material</w:t>
            </w:r>
          </w:p>
          <w:p w14:paraId="7F8BCE0E" w14:textId="77777777" w:rsidR="001A20E6" w:rsidRDefault="00000000">
            <w:pPr>
              <w:pStyle w:val="TableCellResourceItem"/>
            </w:pPr>
            <w:r>
              <w:t>• Mains Workbook</w:t>
            </w:r>
          </w:p>
          <w:p w14:paraId="316CF98E" w14:textId="77777777" w:rsidR="001A20E6" w:rsidRDefault="00000000">
            <w:pPr>
              <w:pStyle w:val="TableCellResourceItem"/>
            </w:pPr>
            <w:r>
              <w:t>• La Excellence Gender Studies Material</w:t>
            </w:r>
          </w:p>
          <w:p w14:paraId="3CAE89D6" w14:textId="77777777" w:rsidR="001A20E6" w:rsidRDefault="00000000">
            <w:pPr>
              <w:pStyle w:val="TableCellResourceItem"/>
            </w:pPr>
            <w:r>
              <w:t>• Mains Workbook</w:t>
            </w:r>
          </w:p>
          <w:p w14:paraId="0EEABB00" w14:textId="77777777" w:rsidR="001A20E6" w:rsidRDefault="00000000">
            <w:pPr>
              <w:pStyle w:val="TableCellResourceItem"/>
            </w:pPr>
            <w:r>
              <w:t>• La Excellence Urban Sociology Material</w:t>
            </w:r>
          </w:p>
          <w:p w14:paraId="5E14A3D3" w14:textId="77777777" w:rsidR="001A20E6" w:rsidRDefault="00000000">
            <w:pPr>
              <w:pStyle w:val="TableCellResourceItem"/>
            </w:pPr>
            <w:r>
              <w:t>• Mains Workbook</w:t>
            </w:r>
          </w:p>
          <w:p w14:paraId="58DDB1AA" w14:textId="77777777" w:rsidR="001A20E6" w:rsidRDefault="00000000">
            <w:pPr>
              <w:pStyle w:val="TableCellResourceItem"/>
            </w:pPr>
            <w:r>
              <w:t>• La Excellence Rural Sociology Material</w:t>
            </w:r>
          </w:p>
          <w:p w14:paraId="4BF5A2B2" w14:textId="77777777" w:rsidR="001A20E6" w:rsidRDefault="00000000">
            <w:pPr>
              <w:pStyle w:val="TableCellResourceItem"/>
            </w:pPr>
            <w:r>
              <w:t>• Mains Workbook</w:t>
            </w:r>
          </w:p>
          <w:p w14:paraId="296F5BA2" w14:textId="77777777" w:rsidR="001A20E6" w:rsidRDefault="00000000">
            <w:pPr>
              <w:pStyle w:val="TableCellResourceItem"/>
            </w:pPr>
            <w:r>
              <w:t>• La Excellence Social Movements Material</w:t>
            </w:r>
          </w:p>
          <w:p w14:paraId="301B2EF1" w14:textId="77777777" w:rsidR="001A20E6" w:rsidRDefault="00000000">
            <w:pPr>
              <w:pStyle w:val="TableCellResourceItem"/>
            </w:pPr>
            <w:r>
              <w:t>• Mains Workbook</w:t>
            </w:r>
          </w:p>
          <w:p w14:paraId="1DE4AC45" w14:textId="77777777" w:rsidR="001A20E6" w:rsidRDefault="00000000">
            <w:pPr>
              <w:pStyle w:val="TableCellResourceItem"/>
            </w:pPr>
            <w:r>
              <w:t>• La Excellence Sociology of Health Material</w:t>
            </w:r>
          </w:p>
          <w:p w14:paraId="68B188F0" w14:textId="77777777" w:rsidR="001A20E6" w:rsidRDefault="00000000">
            <w:pPr>
              <w:pStyle w:val="TableCellResourceItem"/>
            </w:pPr>
            <w:r>
              <w:t>• Mains Workbook</w:t>
            </w:r>
          </w:p>
          <w:p w14:paraId="7DDF5007" w14:textId="77777777" w:rsidR="001A20E6" w:rsidRDefault="00000000">
            <w:pPr>
              <w:pStyle w:val="TableCellResourceItem"/>
            </w:pPr>
            <w:r>
              <w:t>• La Excellence Sociology of Law Material</w:t>
            </w:r>
          </w:p>
          <w:p w14:paraId="7B0E0B82" w14:textId="77777777" w:rsidR="001A20E6" w:rsidRDefault="00000000">
            <w:pPr>
              <w:pStyle w:val="TableCellResourceItem"/>
            </w:pPr>
            <w:r>
              <w:t>• Mains Workbook</w:t>
            </w:r>
          </w:p>
          <w:p w14:paraId="64DC7AE0" w14:textId="77777777" w:rsidR="001A20E6" w:rsidRDefault="00000000">
            <w:pPr>
              <w:pStyle w:val="TableCellResourceItem"/>
            </w:pPr>
            <w:r>
              <w:t>• La Excellence Sociology of Media Material</w:t>
            </w:r>
          </w:p>
          <w:p w14:paraId="7962DEEE" w14:textId="77777777" w:rsidR="001A20E6" w:rsidRDefault="00000000">
            <w:pPr>
              <w:pStyle w:val="TableCellResourceItem"/>
            </w:pPr>
            <w:r>
              <w:t>• Mains Workbook</w:t>
            </w:r>
          </w:p>
          <w:p w14:paraId="610F3E74" w14:textId="77777777" w:rsidR="001A20E6" w:rsidRDefault="00000000">
            <w:pPr>
              <w:pStyle w:val="TableCellResourceItem"/>
            </w:pPr>
            <w:r>
              <w:t>• La Excellence Sociology of Science Material</w:t>
            </w:r>
          </w:p>
          <w:p w14:paraId="20DBDADC" w14:textId="77777777" w:rsidR="001A20E6" w:rsidRDefault="00000000">
            <w:pPr>
              <w:pStyle w:val="TableCellResourceItem"/>
            </w:pPr>
            <w:r>
              <w:t>• Mains Workbook</w:t>
            </w:r>
          </w:p>
          <w:p w14:paraId="2D67E0EC" w14:textId="77777777" w:rsidR="001A20E6" w:rsidRDefault="00000000">
            <w:pPr>
              <w:pStyle w:val="TableCellResourceItem"/>
            </w:pPr>
            <w:r>
              <w:t>• La Excellence Sociology of Environment Material</w:t>
            </w:r>
          </w:p>
          <w:p w14:paraId="052C7DA7" w14:textId="77777777" w:rsidR="001A20E6" w:rsidRDefault="00000000">
            <w:pPr>
              <w:pStyle w:val="TableCellResourceItem"/>
            </w:pPr>
            <w:r>
              <w:t>• Mains Workbook</w:t>
            </w:r>
          </w:p>
          <w:p w14:paraId="16DD20D3" w14:textId="77777777" w:rsidR="001A20E6" w:rsidRDefault="00000000">
            <w:pPr>
              <w:pStyle w:val="TableCellResourceItem"/>
            </w:pPr>
            <w:r>
              <w:t>• La Excellence Sociology of Globalization Material</w:t>
            </w:r>
          </w:p>
          <w:p w14:paraId="3C40F81F" w14:textId="77777777" w:rsidR="001A20E6" w:rsidRDefault="00000000">
            <w:pPr>
              <w:pStyle w:val="TableCellResourceItem"/>
            </w:pPr>
            <w:r>
              <w:t>• Mains Workbook</w:t>
            </w:r>
          </w:p>
          <w:p w14:paraId="237BA351" w14:textId="77777777" w:rsidR="001A20E6" w:rsidRDefault="00000000">
            <w:pPr>
              <w:pStyle w:val="TableCellResourceItem"/>
            </w:pPr>
            <w:r>
              <w:t>• La Excellence Sociology of Work Material</w:t>
            </w:r>
          </w:p>
          <w:p w14:paraId="59351D09" w14:textId="77777777" w:rsidR="001A20E6" w:rsidRDefault="00000000">
            <w:pPr>
              <w:pStyle w:val="TableCellResourceItem"/>
            </w:pPr>
            <w:r>
              <w:t>• Mains Workbook</w:t>
            </w:r>
          </w:p>
          <w:p w14:paraId="65A7CE77" w14:textId="77777777" w:rsidR="001A20E6" w:rsidRDefault="00000000">
            <w:pPr>
              <w:pStyle w:val="TableCellCategoryTitle"/>
            </w:pPr>
            <w:r>
              <w:t>📰 Current Affairs</w:t>
            </w:r>
          </w:p>
          <w:p w14:paraId="71A89028" w14:textId="77777777" w:rsidR="001A20E6" w:rsidRDefault="00000000">
            <w:pPr>
              <w:pStyle w:val="TableCellResourceItem"/>
            </w:pPr>
            <w:r>
              <w:t>• Indian Sociological Review</w:t>
            </w:r>
          </w:p>
          <w:p w14:paraId="6AAF4212" w14:textId="77777777" w:rsidR="001A20E6" w:rsidRDefault="00000000">
            <w:pPr>
              <w:pStyle w:val="TableCellResourceItem"/>
            </w:pPr>
            <w:r>
              <w:t>• Economic and Political Weekly (EPW)</w:t>
            </w:r>
          </w:p>
          <w:p w14:paraId="608689D3" w14:textId="77777777" w:rsidR="001A20E6" w:rsidRDefault="00000000">
            <w:pPr>
              <w:pStyle w:val="TableCellResourceItem"/>
            </w:pPr>
            <w:r>
              <w:t>• Newspapers (The Hindu, Indian Express - Social issues)</w:t>
            </w:r>
          </w:p>
          <w:p w14:paraId="246242F7" w14:textId="77777777" w:rsidR="001A20E6" w:rsidRDefault="00000000">
            <w:pPr>
              <w:pStyle w:val="TableCellResourceItem"/>
            </w:pPr>
            <w:r>
              <w:t>• Yojana Magazine</w:t>
            </w:r>
          </w:p>
          <w:p w14:paraId="68AFB301" w14:textId="77777777" w:rsidR="001A20E6" w:rsidRDefault="00000000">
            <w:pPr>
              <w:pStyle w:val="TableCellResourceItem"/>
            </w:pPr>
            <w:r>
              <w:t>• Kurukshetra Magazine</w:t>
            </w:r>
          </w:p>
          <w:p w14:paraId="37730CD3" w14:textId="77777777" w:rsidR="001A20E6" w:rsidRDefault="00000000">
            <w:pPr>
              <w:pStyle w:val="TableCellResourceItem"/>
            </w:pPr>
            <w:r>
              <w:t>• Social Watch India Reports</w:t>
            </w:r>
          </w:p>
          <w:p w14:paraId="53BFBDDD" w14:textId="77777777" w:rsidR="001A20E6" w:rsidRDefault="00000000">
            <w:pPr>
              <w:pStyle w:val="TableCellResourceItem"/>
            </w:pPr>
            <w:r>
              <w:t>• NSSO Reports</w:t>
            </w:r>
          </w:p>
          <w:p w14:paraId="7DE39E80" w14:textId="77777777" w:rsidR="001A20E6" w:rsidRDefault="00000000">
            <w:pPr>
              <w:pStyle w:val="TableCellResourceItem"/>
            </w:pPr>
            <w:r>
              <w:t>• NFHS Reports</w:t>
            </w:r>
          </w:p>
          <w:p w14:paraId="20447ED3" w14:textId="77777777" w:rsidR="001A20E6" w:rsidRDefault="00000000">
            <w:pPr>
              <w:pStyle w:val="TableCellResourceItem"/>
            </w:pPr>
            <w:r>
              <w:t>• EPW Articles on Indian Society</w:t>
            </w:r>
          </w:p>
          <w:p w14:paraId="7EC234E6" w14:textId="77777777" w:rsidR="001A20E6" w:rsidRDefault="00000000">
            <w:pPr>
              <w:pStyle w:val="TableCellResourceItem"/>
            </w:pPr>
            <w:r>
              <w:t>• Census Reports</w:t>
            </w:r>
          </w:p>
          <w:p w14:paraId="7B7449FF" w14:textId="77777777" w:rsidR="001A20E6" w:rsidRDefault="00000000">
            <w:pPr>
              <w:pStyle w:val="TableCellResourceItem"/>
            </w:pPr>
            <w:r>
              <w:t>• Social Development Reports</w:t>
            </w:r>
          </w:p>
          <w:p w14:paraId="3747B1CD" w14:textId="77777777" w:rsidR="001A20E6" w:rsidRDefault="00000000">
            <w:pPr>
              <w:pStyle w:val="TableCellResourceItem"/>
            </w:pPr>
            <w:r>
              <w:t>• Planning Commission Reports</w:t>
            </w:r>
          </w:p>
          <w:p w14:paraId="547CCA2E" w14:textId="77777777" w:rsidR="001A20E6" w:rsidRDefault="00000000">
            <w:pPr>
              <w:pStyle w:val="TableCellResourceItem"/>
            </w:pPr>
            <w:r>
              <w:t>• NITI Aayog Reports</w:t>
            </w:r>
          </w:p>
          <w:p w14:paraId="52653634" w14:textId="77777777" w:rsidR="001A20E6" w:rsidRDefault="00000000">
            <w:pPr>
              <w:pStyle w:val="TableCellResourceItem"/>
            </w:pPr>
            <w:r>
              <w:t>• World Bank Reports on India</w:t>
            </w:r>
          </w:p>
          <w:p w14:paraId="0FDD4D86" w14:textId="77777777" w:rsidR="001A20E6" w:rsidRDefault="00000000">
            <w:pPr>
              <w:pStyle w:val="TableCellResourceItem"/>
            </w:pPr>
            <w:r>
              <w:t>• Religious Demographics Reports</w:t>
            </w:r>
          </w:p>
          <w:p w14:paraId="37F3BEFC" w14:textId="77777777" w:rsidR="001A20E6" w:rsidRDefault="00000000">
            <w:pPr>
              <w:pStyle w:val="TableCellResourceItem"/>
            </w:pPr>
            <w:r>
              <w:t>• Minority Commission Reports</w:t>
            </w:r>
          </w:p>
          <w:p w14:paraId="1CF290F5" w14:textId="77777777" w:rsidR="001A20E6" w:rsidRDefault="00000000">
            <w:pPr>
              <w:pStyle w:val="TableCellResourceItem"/>
            </w:pPr>
            <w:r>
              <w:t>• ASER Reports</w:t>
            </w:r>
          </w:p>
          <w:p w14:paraId="20AFBE74" w14:textId="77777777" w:rsidR="001A20E6" w:rsidRDefault="00000000">
            <w:pPr>
              <w:pStyle w:val="TableCellResourceItem"/>
            </w:pPr>
            <w:r>
              <w:t>• NEP 2020</w:t>
            </w:r>
          </w:p>
          <w:p w14:paraId="112A2B81" w14:textId="77777777" w:rsidR="001A20E6" w:rsidRDefault="00000000">
            <w:pPr>
              <w:pStyle w:val="TableCellResourceItem"/>
            </w:pPr>
            <w:r>
              <w:t>• Education Statistics Reports</w:t>
            </w:r>
          </w:p>
          <w:p w14:paraId="19D3B2A8" w14:textId="77777777" w:rsidR="001A20E6" w:rsidRDefault="00000000">
            <w:pPr>
              <w:pStyle w:val="TableCellResourceItem"/>
            </w:pPr>
            <w:r>
              <w:t>• Sachar Committee Report</w:t>
            </w:r>
          </w:p>
          <w:p w14:paraId="697992BF" w14:textId="77777777" w:rsidR="001A20E6" w:rsidRDefault="00000000">
            <w:pPr>
              <w:pStyle w:val="TableCellResourceItem"/>
            </w:pPr>
            <w:r>
              <w:t>• Mandal Commission Report</w:t>
            </w:r>
          </w:p>
          <w:p w14:paraId="77FFA0AB" w14:textId="77777777" w:rsidR="001A20E6" w:rsidRDefault="00000000">
            <w:pPr>
              <w:pStyle w:val="TableCellResourceItem"/>
            </w:pPr>
            <w:r>
              <w:t>• Caste Census Data</w:t>
            </w:r>
          </w:p>
          <w:p w14:paraId="24C3C6EB" w14:textId="77777777" w:rsidR="001A20E6" w:rsidRDefault="00000000">
            <w:pPr>
              <w:pStyle w:val="TableCellResourceItem"/>
            </w:pPr>
            <w:r>
              <w:t>• Gender Budget Reports</w:t>
            </w:r>
          </w:p>
          <w:p w14:paraId="05B2F686" w14:textId="77777777" w:rsidR="001A20E6" w:rsidRDefault="00000000">
            <w:pPr>
              <w:pStyle w:val="TableCellResourceItem"/>
            </w:pPr>
            <w:r>
              <w:t>• Women and Child Development Ministry Reports</w:t>
            </w:r>
          </w:p>
          <w:p w14:paraId="3DA81B4B" w14:textId="77777777" w:rsidR="001A20E6" w:rsidRDefault="00000000">
            <w:pPr>
              <w:pStyle w:val="TableCellResourceItem"/>
            </w:pPr>
            <w:r>
              <w:t>• NFHS Gender Data</w:t>
            </w:r>
          </w:p>
          <w:p w14:paraId="752BD0F4" w14:textId="77777777" w:rsidR="001A20E6" w:rsidRDefault="00000000">
            <w:pPr>
              <w:pStyle w:val="TableCellResourceItem"/>
            </w:pPr>
            <w:r>
              <w:t>• Census Urban Data</w:t>
            </w:r>
          </w:p>
          <w:p w14:paraId="2CFC1023" w14:textId="77777777" w:rsidR="001A20E6" w:rsidRDefault="00000000">
            <w:pPr>
              <w:pStyle w:val="TableCellResourceItem"/>
            </w:pPr>
            <w:r>
              <w:t>• Smart Cities Mission Reports</w:t>
            </w:r>
          </w:p>
          <w:p w14:paraId="5D03CCFB" w14:textId="77777777" w:rsidR="001A20E6" w:rsidRDefault="00000000">
            <w:pPr>
              <w:pStyle w:val="TableCellResourceItem"/>
            </w:pPr>
            <w:r>
              <w:t>• Urban Development Ministry Reports</w:t>
            </w:r>
          </w:p>
          <w:p w14:paraId="75DB90D9" w14:textId="77777777" w:rsidR="001A20E6" w:rsidRDefault="00000000">
            <w:pPr>
              <w:pStyle w:val="TableCellResourceItem"/>
            </w:pPr>
            <w:r>
              <w:t>• Rural Development Ministry Reports</w:t>
            </w:r>
          </w:p>
          <w:p w14:paraId="0350C29B" w14:textId="77777777" w:rsidR="001A20E6" w:rsidRDefault="00000000">
            <w:pPr>
              <w:pStyle w:val="TableCellResourceItem"/>
            </w:pPr>
            <w:r>
              <w:t>• MGNREGA Reports</w:t>
            </w:r>
          </w:p>
          <w:p w14:paraId="4C466BD4" w14:textId="77777777" w:rsidR="001A20E6" w:rsidRDefault="00000000">
            <w:pPr>
              <w:pStyle w:val="TableCellResourceItem"/>
            </w:pPr>
            <w:r>
              <w:t>• Panchayati Raj Statistics</w:t>
            </w:r>
          </w:p>
          <w:p w14:paraId="44A394B6" w14:textId="77777777" w:rsidR="001A20E6" w:rsidRDefault="00000000">
            <w:pPr>
              <w:pStyle w:val="TableCellResourceItem"/>
            </w:pPr>
            <w:r>
              <w:t>• Social Movement Case Studies</w:t>
            </w:r>
          </w:p>
          <w:p w14:paraId="528CDBCA" w14:textId="77777777" w:rsidR="001A20E6" w:rsidRDefault="00000000">
            <w:pPr>
              <w:pStyle w:val="TableCellResourceItem"/>
            </w:pPr>
            <w:r>
              <w:t>• Civil Society Reports</w:t>
            </w:r>
          </w:p>
          <w:p w14:paraId="00D8ADC7" w14:textId="77777777" w:rsidR="001A20E6" w:rsidRDefault="00000000">
            <w:pPr>
              <w:pStyle w:val="TableCellResourceItem"/>
            </w:pPr>
            <w:r>
              <w:t>• Human Rights Reports</w:t>
            </w:r>
          </w:p>
          <w:p w14:paraId="138F5328" w14:textId="77777777" w:rsidR="001A20E6" w:rsidRDefault="00000000">
            <w:pPr>
              <w:pStyle w:val="TableCellResourceItem"/>
            </w:pPr>
            <w:r>
              <w:t>• Health Ministry Reports</w:t>
            </w:r>
          </w:p>
          <w:p w14:paraId="7C75F148" w14:textId="77777777" w:rsidR="001A20E6" w:rsidRDefault="00000000">
            <w:pPr>
              <w:pStyle w:val="TableCellResourceItem"/>
            </w:pPr>
            <w:r>
              <w:t>• WHO Reports on India</w:t>
            </w:r>
          </w:p>
          <w:p w14:paraId="53B654FF" w14:textId="77777777" w:rsidR="001A20E6" w:rsidRDefault="00000000">
            <w:pPr>
              <w:pStyle w:val="TableCellResourceItem"/>
            </w:pPr>
            <w:r>
              <w:t>• Ayushman Bharat Reports</w:t>
            </w:r>
          </w:p>
          <w:p w14:paraId="14E7AA35" w14:textId="77777777" w:rsidR="001A20E6" w:rsidRDefault="00000000">
            <w:pPr>
              <w:pStyle w:val="TableCellResourceItem"/>
            </w:pPr>
            <w:r>
              <w:t>• Law Commission Reports</w:t>
            </w:r>
          </w:p>
          <w:p w14:paraId="1679787E" w14:textId="77777777" w:rsidR="001A20E6" w:rsidRDefault="00000000">
            <w:pPr>
              <w:pStyle w:val="TableCellResourceItem"/>
            </w:pPr>
            <w:r>
              <w:t>• Supreme Court Judgments</w:t>
            </w:r>
          </w:p>
          <w:p w14:paraId="4D1026F4" w14:textId="77777777" w:rsidR="001A20E6" w:rsidRDefault="00000000">
            <w:pPr>
              <w:pStyle w:val="TableCellResourceItem"/>
            </w:pPr>
            <w:r>
              <w:t>• Legal Aid Reports</w:t>
            </w:r>
          </w:p>
          <w:p w14:paraId="7FB34CC8" w14:textId="77777777" w:rsidR="001A20E6" w:rsidRDefault="00000000">
            <w:pPr>
              <w:pStyle w:val="TableCellResourceItem"/>
            </w:pPr>
            <w:r>
              <w:t>• Media Reports</w:t>
            </w:r>
          </w:p>
          <w:p w14:paraId="1C959550" w14:textId="77777777" w:rsidR="001A20E6" w:rsidRDefault="00000000">
            <w:pPr>
              <w:pStyle w:val="TableCellResourceItem"/>
            </w:pPr>
            <w:r>
              <w:t>• Broadcasting Ministry Reports</w:t>
            </w:r>
          </w:p>
          <w:p w14:paraId="318DCCE5" w14:textId="77777777" w:rsidR="001A20E6" w:rsidRDefault="00000000">
            <w:pPr>
              <w:pStyle w:val="TableCellResourceItem"/>
            </w:pPr>
            <w:r>
              <w:t>• Social Media Impact Studies</w:t>
            </w:r>
          </w:p>
          <w:p w14:paraId="27FA34D3" w14:textId="77777777" w:rsidR="001A20E6" w:rsidRDefault="00000000">
            <w:pPr>
              <w:pStyle w:val="TableCellResourceItem"/>
            </w:pPr>
            <w:r>
              <w:t>• Science and Technology Ministry Reports</w:t>
            </w:r>
          </w:p>
          <w:p w14:paraId="44C94F01" w14:textId="77777777" w:rsidR="001A20E6" w:rsidRDefault="00000000">
            <w:pPr>
              <w:pStyle w:val="TableCellResourceItem"/>
            </w:pPr>
            <w:r>
              <w:t>• ISRO Reports</w:t>
            </w:r>
          </w:p>
          <w:p w14:paraId="79E8B6B9" w14:textId="77777777" w:rsidR="001A20E6" w:rsidRDefault="00000000">
            <w:pPr>
              <w:pStyle w:val="TableCellResourceItem"/>
            </w:pPr>
            <w:r>
              <w:t>• Digital India Reports</w:t>
            </w:r>
          </w:p>
          <w:p w14:paraId="6FB6BD7B" w14:textId="77777777" w:rsidR="001A20E6" w:rsidRDefault="00000000">
            <w:pPr>
              <w:pStyle w:val="TableCellResourceItem"/>
            </w:pPr>
            <w:r>
              <w:t>• Environment Ministry Reports</w:t>
            </w:r>
          </w:p>
          <w:p w14:paraId="509015A3" w14:textId="77777777" w:rsidR="001A20E6" w:rsidRDefault="00000000">
            <w:pPr>
              <w:pStyle w:val="TableCellResourceItem"/>
            </w:pPr>
            <w:r>
              <w:t>• Climate Change Reports</w:t>
            </w:r>
          </w:p>
          <w:p w14:paraId="429AF517" w14:textId="77777777" w:rsidR="001A20E6" w:rsidRDefault="00000000">
            <w:pPr>
              <w:pStyle w:val="TableCellResourceItem"/>
            </w:pPr>
            <w:r>
              <w:t>• Sustainable Development Reports</w:t>
            </w:r>
          </w:p>
          <w:p w14:paraId="4DB95C41" w14:textId="77777777" w:rsidR="001A20E6" w:rsidRDefault="00000000">
            <w:pPr>
              <w:pStyle w:val="TableCellResourceItem"/>
            </w:pPr>
            <w:r>
              <w:t>• WTO Reports</w:t>
            </w:r>
          </w:p>
          <w:p w14:paraId="5B150ED7" w14:textId="77777777" w:rsidR="001A20E6" w:rsidRDefault="00000000">
            <w:pPr>
              <w:pStyle w:val="TableCellResourceItem"/>
            </w:pPr>
            <w:r>
              <w:t>• Globalization Impact Studies</w:t>
            </w:r>
          </w:p>
          <w:p w14:paraId="51E73727" w14:textId="77777777" w:rsidR="001A20E6" w:rsidRDefault="00000000">
            <w:pPr>
              <w:pStyle w:val="TableCellResourceItem"/>
            </w:pPr>
            <w:r>
              <w:t>• International Migration Reports</w:t>
            </w:r>
          </w:p>
          <w:p w14:paraId="2E3BC656" w14:textId="77777777" w:rsidR="001A20E6" w:rsidRDefault="00000000">
            <w:pPr>
              <w:pStyle w:val="TableCellResourceItem"/>
            </w:pPr>
            <w:r>
              <w:t>• Labor Ministry Reports</w:t>
            </w:r>
          </w:p>
          <w:p w14:paraId="46348BB0" w14:textId="77777777" w:rsidR="001A20E6" w:rsidRDefault="00000000">
            <w:pPr>
              <w:pStyle w:val="TableCellResourceItem"/>
            </w:pPr>
            <w:r>
              <w:t>• Industrial Relations Reports</w:t>
            </w:r>
          </w:p>
          <w:p w14:paraId="68DFAC7C"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67E9112C" w14:textId="77777777" w:rsidR="001A20E6" w:rsidRDefault="00000000">
            <w:pPr>
              <w:pStyle w:val="TableCellSubjectName"/>
            </w:pPr>
            <w:r>
              <w:t>History-Art and Culture</w:t>
            </w:r>
          </w:p>
          <w:p w14:paraId="7344B60C" w14:textId="77777777" w:rsidR="001A20E6" w:rsidRDefault="00000000">
            <w:pPr>
              <w:pStyle w:val="TableCellCategoryTitle"/>
            </w:pPr>
            <w:r>
              <w:t>📝 Practice Materials</w:t>
            </w:r>
          </w:p>
          <w:p w14:paraId="2E08EE3C" w14:textId="77777777" w:rsidR="001A20E6" w:rsidRDefault="00000000">
            <w:pPr>
              <w:pStyle w:val="TableCellResourceItem"/>
            </w:pPr>
            <w:r>
              <w:t>• La Excellence Art &amp; Culture Material</w:t>
            </w:r>
          </w:p>
          <w:p w14:paraId="27A841A6" w14:textId="77777777" w:rsidR="001A20E6" w:rsidRDefault="00000000">
            <w:pPr>
              <w:pStyle w:val="TableCellResourceItem"/>
            </w:pPr>
            <w:r>
              <w:t>• Prelims &amp; Mains Workbooks</w:t>
            </w:r>
          </w:p>
          <w:p w14:paraId="7CEB4C93" w14:textId="77777777" w:rsidR="001A20E6" w:rsidRDefault="00000000">
            <w:pPr>
              <w:pStyle w:val="TableCellCategoryTitle"/>
            </w:pPr>
            <w:r>
              <w:t>📰 Current Affairs</w:t>
            </w:r>
          </w:p>
          <w:p w14:paraId="69E5AA59" w14:textId="77777777" w:rsidR="001A20E6" w:rsidRDefault="00000000">
            <w:pPr>
              <w:pStyle w:val="TableCellResourceItem"/>
            </w:pPr>
            <w:r>
              <w:t>• Newspapers (CA on art awards, festivals, 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2AC4F76B" w14:textId="77777777" w:rsidR="001A20E6" w:rsidRDefault="00000000">
            <w:pPr>
              <w:pStyle w:val="TableCellSubjectName"/>
            </w:pPr>
            <w:r>
              <w:t>History-World</w:t>
            </w:r>
          </w:p>
          <w:p w14:paraId="61548A9A" w14:textId="77777777" w:rsidR="001A20E6" w:rsidRDefault="00000000">
            <w:pPr>
              <w:pStyle w:val="TableCellCategoryTitle"/>
            </w:pPr>
            <w:r>
              <w:t>📝 Practice Materials</w:t>
            </w:r>
          </w:p>
          <w:p w14:paraId="035621C5" w14:textId="77777777" w:rsidR="001A20E6" w:rsidRDefault="00000000">
            <w:pPr>
              <w:pStyle w:val="TableCellResourceItem"/>
            </w:pPr>
            <w:r>
              <w:t>• La Excellence World History Material</w:t>
            </w:r>
          </w:p>
          <w:p w14:paraId="1A5A44A8" w14:textId="77777777" w:rsidR="001A20E6" w:rsidRDefault="00000000">
            <w:pPr>
              <w:pStyle w:val="TableCellResourceItem"/>
            </w:pPr>
            <w:r>
              <w:t>• Mains Workbook</w:t>
            </w:r>
          </w:p>
          <w:p w14:paraId="14089C74" w14:textId="77777777" w:rsidR="001A20E6" w:rsidRDefault="00000000">
            <w:pPr>
              <w:pStyle w:val="TableCellCategoryTitle"/>
            </w:pPr>
            <w:r>
              <w:t>📰 Current Affairs</w:t>
            </w:r>
          </w:p>
          <w:p w14:paraId="2966C331" w14:textId="77777777" w:rsidR="001A20E6" w:rsidRDefault="00000000">
            <w:pPr>
              <w:pStyle w:val="TableCellResourceItem"/>
            </w:pPr>
            <w:r>
              <w:t>• Newspapers (Hindu and IE Explained)</w:t>
            </w:r>
          </w:p>
        </w:tc>
      </w:tr>
    </w:tbl>
    <w:p w14:paraId="4B1CE7A2"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4F74B950" w14:textId="77777777">
        <w:tc>
          <w:tcPr>
            <w:tcW w:w="2500" w:type="pct"/>
            <w:tcMar>
              <w:top w:w="0" w:type="dxa"/>
              <w:left w:w="0" w:type="dxa"/>
              <w:bottom w:w="0" w:type="dxa"/>
              <w:right w:w="0" w:type="dxa"/>
            </w:tcMar>
          </w:tcPr>
          <w:p w14:paraId="2EEF07F2" w14:textId="77777777" w:rsidR="001A20E6" w:rsidRDefault="00000000">
            <w:pPr>
              <w:pStyle w:val="WeekTitle"/>
            </w:pPr>
            <w:r>
              <w:rPr>
                <w:color w:val="15803D"/>
              </w:rPr>
              <w:t>📅 Apr 26 - May 02, 2026</w:t>
            </w:r>
          </w:p>
        </w:tc>
        <w:tc>
          <w:tcPr>
            <w:tcW w:w="2500" w:type="pct"/>
            <w:tcMar>
              <w:top w:w="0" w:type="dxa"/>
              <w:left w:w="0" w:type="dxa"/>
              <w:bottom w:w="0" w:type="dxa"/>
              <w:right w:w="0" w:type="dxa"/>
            </w:tcMar>
          </w:tcPr>
          <w:p w14:paraId="23109D71" w14:textId="77777777" w:rsidR="001A20E6" w:rsidRDefault="00000000">
            <w:pPr>
              <w:pStyle w:val="WeekCycleName"/>
            </w:pPr>
            <w:r>
              <w:rPr>
                <w:color w:val="15803D"/>
              </w:rPr>
              <w:t>C2</w:t>
            </w:r>
          </w:p>
        </w:tc>
      </w:tr>
    </w:tbl>
    <w:p w14:paraId="4BF613EB"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640D1640" w14:textId="77777777">
        <w:tc>
          <w:tcPr>
            <w:tcW w:w="700" w:type="pct"/>
            <w:shd w:val="clear" w:color="auto" w:fill="DCFCE7"/>
            <w:tcMar>
              <w:top w:w="200" w:type="dxa"/>
              <w:left w:w="100" w:type="dxa"/>
              <w:bottom w:w="200" w:type="dxa"/>
              <w:right w:w="100" w:type="dxa"/>
            </w:tcMar>
          </w:tcPr>
          <w:p w14:paraId="3A6700C1" w14:textId="77777777" w:rsidR="001A20E6" w:rsidRDefault="00000000">
            <w:pPr>
              <w:pStyle w:val="TableCellCalendarDayHeader"/>
            </w:pPr>
            <w:r>
              <w:rPr>
                <w:color w:val="15803D"/>
              </w:rPr>
              <w:t>Sunday</w:t>
            </w:r>
          </w:p>
          <w:p w14:paraId="1C94B28C" w14:textId="77777777" w:rsidR="001A20E6" w:rsidRDefault="00000000">
            <w:pPr>
              <w:pStyle w:val="TableCellCalendarDateHeader"/>
            </w:pPr>
            <w:r>
              <w:rPr>
                <w:color w:val="15803D"/>
              </w:rPr>
              <w:t>Apr 26</w:t>
            </w:r>
          </w:p>
          <w:p w14:paraId="0F9274D0"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097FBC6" w14:textId="77777777" w:rsidR="001A20E6" w:rsidRDefault="00000000">
            <w:pPr>
              <w:pStyle w:val="TableCellCalendarDayHeader"/>
            </w:pPr>
            <w:r>
              <w:rPr>
                <w:color w:val="15803D"/>
              </w:rPr>
              <w:t>Monday</w:t>
            </w:r>
          </w:p>
          <w:p w14:paraId="61A294D9" w14:textId="77777777" w:rsidR="001A20E6" w:rsidRDefault="00000000">
            <w:pPr>
              <w:pStyle w:val="TableCellCalendarDateHeader"/>
            </w:pPr>
            <w:r>
              <w:rPr>
                <w:color w:val="15803D"/>
              </w:rPr>
              <w:t>Apr 27</w:t>
            </w:r>
          </w:p>
          <w:p w14:paraId="35353255"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54D8C297" w14:textId="77777777" w:rsidR="001A20E6" w:rsidRDefault="00000000">
            <w:pPr>
              <w:pStyle w:val="TableCellCalendarDayHeader"/>
            </w:pPr>
            <w:r>
              <w:rPr>
                <w:color w:val="15803D"/>
              </w:rPr>
              <w:t>Tuesday</w:t>
            </w:r>
          </w:p>
          <w:p w14:paraId="1AAE0149" w14:textId="77777777" w:rsidR="001A20E6" w:rsidRDefault="00000000">
            <w:pPr>
              <w:pStyle w:val="TableCellCalendarDateHeader"/>
            </w:pPr>
            <w:r>
              <w:rPr>
                <w:color w:val="15803D"/>
              </w:rPr>
              <w:t>Apr 28</w:t>
            </w:r>
          </w:p>
          <w:p w14:paraId="20740C9D"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1F149444" w14:textId="77777777" w:rsidR="001A20E6" w:rsidRDefault="00000000">
            <w:pPr>
              <w:pStyle w:val="TableCellCalendarDayHeader"/>
            </w:pPr>
            <w:r>
              <w:rPr>
                <w:color w:val="15803D"/>
              </w:rPr>
              <w:t>Wednesday</w:t>
            </w:r>
          </w:p>
          <w:p w14:paraId="7388B523" w14:textId="77777777" w:rsidR="001A20E6" w:rsidRDefault="00000000">
            <w:pPr>
              <w:pStyle w:val="TableCellCalendarDateHeader"/>
            </w:pPr>
            <w:r>
              <w:rPr>
                <w:color w:val="15803D"/>
              </w:rPr>
              <w:t>Apr 29</w:t>
            </w:r>
          </w:p>
          <w:p w14:paraId="5E9A0802"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56321E26" w14:textId="77777777" w:rsidR="001A20E6" w:rsidRDefault="00000000">
            <w:pPr>
              <w:pStyle w:val="TableCellCalendarDayHeader"/>
            </w:pPr>
            <w:r>
              <w:rPr>
                <w:color w:val="15803D"/>
              </w:rPr>
              <w:t>Thursday</w:t>
            </w:r>
          </w:p>
          <w:p w14:paraId="5BBB8772" w14:textId="77777777" w:rsidR="001A20E6" w:rsidRDefault="00000000">
            <w:pPr>
              <w:pStyle w:val="TableCellCalendarDateHeader"/>
            </w:pPr>
            <w:r>
              <w:rPr>
                <w:color w:val="15803D"/>
              </w:rPr>
              <w:t>Apr 30</w:t>
            </w:r>
          </w:p>
          <w:p w14:paraId="444812FB"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1C0CF69C" w14:textId="77777777" w:rsidR="001A20E6" w:rsidRDefault="00000000">
            <w:pPr>
              <w:pStyle w:val="TableCellCalendarDayHeader"/>
            </w:pPr>
            <w:r>
              <w:rPr>
                <w:color w:val="15803D"/>
              </w:rPr>
              <w:t>Friday</w:t>
            </w:r>
          </w:p>
          <w:p w14:paraId="385D86D4" w14:textId="77777777" w:rsidR="001A20E6" w:rsidRDefault="00000000">
            <w:pPr>
              <w:pStyle w:val="TableCellCalendarDateHeader"/>
            </w:pPr>
            <w:r>
              <w:rPr>
                <w:color w:val="15803D"/>
              </w:rPr>
              <w:t>May 01</w:t>
            </w:r>
          </w:p>
          <w:p w14:paraId="770A49C8"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60BD6488" w14:textId="77777777" w:rsidR="001A20E6" w:rsidRDefault="00000000">
            <w:pPr>
              <w:pStyle w:val="TableCellCalendarDayHeader"/>
            </w:pPr>
            <w:r>
              <w:rPr>
                <w:color w:val="F57C00"/>
              </w:rPr>
              <w:t>Saturday</w:t>
            </w:r>
          </w:p>
          <w:p w14:paraId="5CC69E61" w14:textId="77777777" w:rsidR="001A20E6" w:rsidRDefault="00000000">
            <w:pPr>
              <w:pStyle w:val="TableCellCalendarDateHeader"/>
            </w:pPr>
            <w:r>
              <w:rPr>
                <w:color w:val="F57C00"/>
              </w:rPr>
              <w:t>May 02</w:t>
            </w:r>
          </w:p>
          <w:p w14:paraId="4AB6DB6F" w14:textId="77777777" w:rsidR="001A20E6" w:rsidRDefault="00000000">
            <w:pPr>
              <w:pStyle w:val="TableCellCatchupLabel"/>
            </w:pPr>
            <w:r>
              <w:rPr>
                <w:color w:val="F57C00"/>
              </w:rPr>
              <w:t>Catchup Day</w:t>
            </w:r>
          </w:p>
        </w:tc>
      </w:tr>
      <w:tr w:rsidR="001A20E6" w14:paraId="73A3FDB4" w14:textId="77777777">
        <w:tc>
          <w:tcPr>
            <w:tcW w:w="700" w:type="pct"/>
            <w:shd w:val="clear" w:color="auto" w:fill="DCFCE7"/>
            <w:tcMar>
              <w:top w:w="150" w:type="dxa"/>
              <w:left w:w="100" w:type="dxa"/>
              <w:bottom w:w="150" w:type="dxa"/>
              <w:right w:w="100" w:type="dxa"/>
            </w:tcMar>
          </w:tcPr>
          <w:p w14:paraId="651B88CA" w14:textId="77777777" w:rsidR="001A20E6" w:rsidRDefault="00000000">
            <w:pPr>
              <w:pStyle w:val="TableCellTaskSubject"/>
            </w:pPr>
            <w:r>
              <w:t>History-Art and Culture</w:t>
            </w:r>
          </w:p>
          <w:p w14:paraId="6C5B8AAB" w14:textId="77777777" w:rsidR="001A20E6" w:rsidRDefault="00000000">
            <w:pPr>
              <w:pStyle w:val="TableCellTaskDetails"/>
            </w:pPr>
            <w:r>
              <w:t>• Test - TEST — 3h</w:t>
            </w:r>
          </w:p>
          <w:p w14:paraId="0EE3A16F"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4DB4D499" w14:textId="77777777" w:rsidR="001A20E6" w:rsidRDefault="00000000">
            <w:pPr>
              <w:pStyle w:val="TableCellTaskSubject"/>
            </w:pPr>
            <w:r>
              <w:t>History-Art and Culture</w:t>
            </w:r>
          </w:p>
          <w:p w14:paraId="2D4CD10B" w14:textId="77777777" w:rsidR="001A20E6" w:rsidRDefault="00000000">
            <w:pPr>
              <w:pStyle w:val="TableCellTaskDetails"/>
            </w:pPr>
            <w:r>
              <w:t>• Study - Dance forms (H04/04) — 1h 30m</w:t>
            </w:r>
          </w:p>
          <w:p w14:paraId="76FC5634" w14:textId="77777777" w:rsidR="001A20E6" w:rsidRDefault="00000000">
            <w:pPr>
              <w:pStyle w:val="TableCellTaskBadge"/>
              <w:shd w:val="clear" w:color="auto" w:fill="E3F2FD"/>
            </w:pPr>
            <w:r>
              <w:rPr>
                <w:b/>
                <w:bCs/>
                <w:color w:val="1976D2"/>
              </w:rPr>
              <w:t>STUDY</w:t>
            </w:r>
          </w:p>
          <w:p w14:paraId="49840678" w14:textId="77777777" w:rsidR="001A20E6" w:rsidRDefault="00000000">
            <w:pPr>
              <w:pStyle w:val="TableCellTaskDetails"/>
            </w:pPr>
            <w:r>
              <w:t>• Revision - Theatre (H04/05) — 30m</w:t>
            </w:r>
          </w:p>
          <w:p w14:paraId="68F913EA" w14:textId="77777777" w:rsidR="001A20E6" w:rsidRDefault="00000000">
            <w:pPr>
              <w:pStyle w:val="TableCellTaskBadge"/>
              <w:shd w:val="clear" w:color="auto" w:fill="FCE4EC"/>
            </w:pPr>
            <w:r>
              <w:rPr>
                <w:b/>
                <w:bCs/>
                <w:color w:val="C2185B"/>
              </w:rPr>
              <w:t>REVISION</w:t>
            </w:r>
          </w:p>
          <w:p w14:paraId="367DEE8C" w14:textId="77777777" w:rsidR="001A20E6" w:rsidRDefault="00000000">
            <w:pPr>
              <w:pStyle w:val="TableCellTaskDetails"/>
            </w:pPr>
            <w:r>
              <w:t>• Practice - Theatre (H04/05) — 30m</w:t>
            </w:r>
          </w:p>
          <w:p w14:paraId="183531FA"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BCAF160" w14:textId="77777777" w:rsidR="001A20E6" w:rsidRDefault="00000000">
            <w:pPr>
              <w:pStyle w:val="TableCellTaskSubject"/>
            </w:pPr>
            <w:r>
              <w:t>History-Art and Culture</w:t>
            </w:r>
          </w:p>
          <w:p w14:paraId="439ADA80" w14:textId="77777777" w:rsidR="001A20E6" w:rsidRDefault="00000000">
            <w:pPr>
              <w:pStyle w:val="TableCellTaskDetails"/>
            </w:pPr>
            <w:r>
              <w:t>• Study - Dance forms (H04/04) — 1h</w:t>
            </w:r>
          </w:p>
          <w:p w14:paraId="26BD262F" w14:textId="77777777" w:rsidR="001A20E6" w:rsidRDefault="00000000">
            <w:pPr>
              <w:pStyle w:val="TableCellTaskBadge"/>
              <w:shd w:val="clear" w:color="auto" w:fill="E3F2FD"/>
            </w:pPr>
            <w:r>
              <w:rPr>
                <w:b/>
                <w:bCs/>
                <w:color w:val="1976D2"/>
              </w:rPr>
              <w:t>STUDY</w:t>
            </w:r>
          </w:p>
          <w:p w14:paraId="416EB011" w14:textId="77777777" w:rsidR="001A20E6" w:rsidRDefault="00000000">
            <w:pPr>
              <w:pStyle w:val="TableCellTaskDetails"/>
            </w:pPr>
            <w:r>
              <w:t>• Study - Theatre (H04/05) — 30m</w:t>
            </w:r>
          </w:p>
          <w:p w14:paraId="4E655198" w14:textId="77777777" w:rsidR="001A20E6" w:rsidRDefault="00000000">
            <w:pPr>
              <w:pStyle w:val="TableCellTaskBadge"/>
              <w:shd w:val="clear" w:color="auto" w:fill="E3F2FD"/>
            </w:pPr>
            <w:r>
              <w:rPr>
                <w:b/>
                <w:bCs/>
                <w:color w:val="1976D2"/>
              </w:rPr>
              <w:t>STUDY</w:t>
            </w:r>
          </w:p>
          <w:p w14:paraId="1FF810C2" w14:textId="77777777" w:rsidR="001A20E6" w:rsidRDefault="00000000">
            <w:pPr>
              <w:pStyle w:val="TableCellTaskDetails"/>
            </w:pPr>
            <w:r>
              <w:t>• Revision - Theatre (H04/05) — 30m</w:t>
            </w:r>
          </w:p>
          <w:p w14:paraId="0AA7A278" w14:textId="77777777" w:rsidR="001A20E6" w:rsidRDefault="00000000">
            <w:pPr>
              <w:pStyle w:val="TableCellTaskBadge"/>
              <w:shd w:val="clear" w:color="auto" w:fill="FCE4EC"/>
            </w:pPr>
            <w:r>
              <w:rPr>
                <w:b/>
                <w:bCs/>
                <w:color w:val="C2185B"/>
              </w:rPr>
              <w:t>REVISION</w:t>
            </w:r>
          </w:p>
          <w:p w14:paraId="5C108DB7" w14:textId="77777777" w:rsidR="001A20E6" w:rsidRDefault="00000000">
            <w:pPr>
              <w:pStyle w:val="TableCellTaskDetails"/>
            </w:pPr>
            <w:r>
              <w:t>• Practice - Theatre (H04/05) — 30m</w:t>
            </w:r>
          </w:p>
          <w:p w14:paraId="02198132"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77E1B3B" w14:textId="77777777" w:rsidR="001A20E6" w:rsidRDefault="00000000">
            <w:pPr>
              <w:pStyle w:val="TableCellTaskSubject"/>
            </w:pPr>
            <w:r>
              <w:t>History-Art and Culture</w:t>
            </w:r>
          </w:p>
          <w:p w14:paraId="2BE76587" w14:textId="77777777" w:rsidR="001A20E6" w:rsidRDefault="00000000">
            <w:pPr>
              <w:pStyle w:val="TableCellTaskDetails"/>
            </w:pPr>
            <w:r>
              <w:t>• Study - Theatre (H04/05) — 1h 30m</w:t>
            </w:r>
          </w:p>
          <w:p w14:paraId="672EB446" w14:textId="77777777" w:rsidR="001A20E6" w:rsidRDefault="00000000">
            <w:pPr>
              <w:pStyle w:val="TableCellTaskBadge"/>
              <w:shd w:val="clear" w:color="auto" w:fill="E3F2FD"/>
            </w:pPr>
            <w:r>
              <w:rPr>
                <w:b/>
                <w:bCs/>
                <w:color w:val="1976D2"/>
              </w:rPr>
              <w:t>STUDY</w:t>
            </w:r>
          </w:p>
          <w:p w14:paraId="05C6BF2B" w14:textId="77777777" w:rsidR="001A20E6" w:rsidRDefault="00000000">
            <w:pPr>
              <w:pStyle w:val="TableCellTaskDetails"/>
            </w:pPr>
            <w:r>
              <w:t>• Revision - Music (H04/06) — 30m</w:t>
            </w:r>
          </w:p>
          <w:p w14:paraId="34A09104" w14:textId="77777777" w:rsidR="001A20E6" w:rsidRDefault="00000000">
            <w:pPr>
              <w:pStyle w:val="TableCellTaskBadge"/>
              <w:shd w:val="clear" w:color="auto" w:fill="FCE4EC"/>
            </w:pPr>
            <w:r>
              <w:rPr>
                <w:b/>
                <w:bCs/>
                <w:color w:val="C2185B"/>
              </w:rPr>
              <w:t>REVISION</w:t>
            </w:r>
          </w:p>
          <w:p w14:paraId="0EE8095E" w14:textId="77777777" w:rsidR="001A20E6" w:rsidRDefault="00000000">
            <w:pPr>
              <w:pStyle w:val="TableCellTaskDetails"/>
            </w:pPr>
            <w:r>
              <w:t>• Practice - Music (H04/06) — 30m</w:t>
            </w:r>
          </w:p>
          <w:p w14:paraId="76BC167D"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8B7B438" w14:textId="77777777" w:rsidR="001A20E6" w:rsidRDefault="00000000">
            <w:pPr>
              <w:pStyle w:val="TableCellTaskSubject"/>
            </w:pPr>
            <w:r>
              <w:t>History-Art and Culture</w:t>
            </w:r>
          </w:p>
          <w:p w14:paraId="2A899718" w14:textId="77777777" w:rsidR="001A20E6" w:rsidRDefault="00000000">
            <w:pPr>
              <w:pStyle w:val="TableCellTaskDetails"/>
            </w:pPr>
            <w:r>
              <w:t>• Study - Theatre (H04/05) — 1h 30m</w:t>
            </w:r>
          </w:p>
          <w:p w14:paraId="7B7649E2" w14:textId="77777777" w:rsidR="001A20E6" w:rsidRDefault="00000000">
            <w:pPr>
              <w:pStyle w:val="TableCellTaskBadge"/>
              <w:shd w:val="clear" w:color="auto" w:fill="E3F2FD"/>
            </w:pPr>
            <w:r>
              <w:rPr>
                <w:b/>
                <w:bCs/>
                <w:color w:val="1976D2"/>
              </w:rPr>
              <w:t>STUDY</w:t>
            </w:r>
          </w:p>
          <w:p w14:paraId="03FD5EF6" w14:textId="77777777" w:rsidR="001A20E6" w:rsidRDefault="00000000">
            <w:pPr>
              <w:pStyle w:val="TableCellTaskDetails"/>
            </w:pPr>
            <w:r>
              <w:t>• Revision - Music (H04/06) — 30m</w:t>
            </w:r>
          </w:p>
          <w:p w14:paraId="2A30C096" w14:textId="77777777" w:rsidR="001A20E6" w:rsidRDefault="00000000">
            <w:pPr>
              <w:pStyle w:val="TableCellTaskBadge"/>
              <w:shd w:val="clear" w:color="auto" w:fill="FCE4EC"/>
            </w:pPr>
            <w:r>
              <w:rPr>
                <w:b/>
                <w:bCs/>
                <w:color w:val="C2185B"/>
              </w:rPr>
              <w:t>REVISION</w:t>
            </w:r>
          </w:p>
          <w:p w14:paraId="2B58FD54" w14:textId="77777777" w:rsidR="001A20E6" w:rsidRDefault="00000000">
            <w:pPr>
              <w:pStyle w:val="TableCellTaskDetails"/>
            </w:pPr>
            <w:r>
              <w:t>• Practice - Music (H04/06) — 30m</w:t>
            </w:r>
          </w:p>
          <w:p w14:paraId="0FFB5A42"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8C2482E" w14:textId="77777777" w:rsidR="001A20E6" w:rsidRDefault="00000000">
            <w:pPr>
              <w:pStyle w:val="TableCellTaskSubject"/>
            </w:pPr>
            <w:r>
              <w:t>History-Art and Culture</w:t>
            </w:r>
          </w:p>
          <w:p w14:paraId="1057DB04" w14:textId="77777777" w:rsidR="001A20E6" w:rsidRDefault="00000000">
            <w:pPr>
              <w:pStyle w:val="TableCellTaskDetails"/>
            </w:pPr>
            <w:r>
              <w:t>• Study - Music (H04/06) — 1h 30m</w:t>
            </w:r>
          </w:p>
          <w:p w14:paraId="1579D4D0" w14:textId="77777777" w:rsidR="001A20E6" w:rsidRDefault="00000000">
            <w:pPr>
              <w:pStyle w:val="TableCellTaskBadge"/>
              <w:shd w:val="clear" w:color="auto" w:fill="E3F2FD"/>
            </w:pPr>
            <w:r>
              <w:rPr>
                <w:b/>
                <w:bCs/>
                <w:color w:val="1976D2"/>
              </w:rPr>
              <w:t>STUDY</w:t>
            </w:r>
          </w:p>
          <w:p w14:paraId="7DE5F76A" w14:textId="77777777" w:rsidR="001A20E6" w:rsidRDefault="00000000">
            <w:pPr>
              <w:pStyle w:val="TableCellTaskDetails"/>
            </w:pPr>
            <w:r>
              <w:t>• Revision - Religions and festivals (H04/07) — 30m</w:t>
            </w:r>
          </w:p>
          <w:p w14:paraId="7A51A520" w14:textId="77777777" w:rsidR="001A20E6" w:rsidRDefault="00000000">
            <w:pPr>
              <w:pStyle w:val="TableCellTaskBadge"/>
              <w:shd w:val="clear" w:color="auto" w:fill="FCE4EC"/>
            </w:pPr>
            <w:r>
              <w:rPr>
                <w:b/>
                <w:bCs/>
                <w:color w:val="C2185B"/>
              </w:rPr>
              <w:t>REVISION</w:t>
            </w:r>
          </w:p>
          <w:p w14:paraId="2938B3FD" w14:textId="77777777" w:rsidR="001A20E6" w:rsidRDefault="00000000">
            <w:pPr>
              <w:pStyle w:val="TableCellTaskDetails"/>
            </w:pPr>
            <w:r>
              <w:t>• Practice - Religions and festivals (H04/07) — 30m</w:t>
            </w:r>
          </w:p>
          <w:p w14:paraId="7F5DB205"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48836419" w14:textId="77777777" w:rsidR="001A20E6" w:rsidRDefault="001A20E6"/>
        </w:tc>
      </w:tr>
      <w:tr w:rsidR="001A20E6" w14:paraId="0B7819A9" w14:textId="77777777">
        <w:tc>
          <w:tcPr>
            <w:tcW w:w="700" w:type="pct"/>
            <w:shd w:val="clear" w:color="auto" w:fill="DCFCE7"/>
            <w:tcMar>
              <w:top w:w="150" w:type="dxa"/>
              <w:left w:w="100" w:type="dxa"/>
              <w:bottom w:w="150" w:type="dxa"/>
              <w:right w:w="100" w:type="dxa"/>
            </w:tcMar>
          </w:tcPr>
          <w:p w14:paraId="7548CE6F" w14:textId="77777777" w:rsidR="001A20E6" w:rsidRDefault="00000000">
            <w:pPr>
              <w:pStyle w:val="TableCellTaskSubject"/>
            </w:pPr>
            <w:r>
              <w:t>History-World</w:t>
            </w:r>
          </w:p>
          <w:p w14:paraId="052475AF" w14:textId="77777777" w:rsidR="001A20E6" w:rsidRDefault="00000000">
            <w:pPr>
              <w:pStyle w:val="TableCellTaskDetails"/>
            </w:pPr>
            <w:r>
              <w:t>• Test - TEST — 3h</w:t>
            </w:r>
          </w:p>
          <w:p w14:paraId="62C369B4"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7DBB01E4" w14:textId="77777777" w:rsidR="001A20E6" w:rsidRDefault="00000000">
            <w:pPr>
              <w:pStyle w:val="TableCellTaskSubject"/>
            </w:pPr>
            <w:r>
              <w:t>History-World</w:t>
            </w:r>
          </w:p>
          <w:p w14:paraId="0A44906D" w14:textId="77777777" w:rsidR="001A20E6" w:rsidRDefault="00000000">
            <w:pPr>
              <w:pStyle w:val="TableCellTaskDetails"/>
            </w:pPr>
            <w:r>
              <w:t>• Study - Unification Movements (H05/03) — 1h 30m</w:t>
            </w:r>
          </w:p>
          <w:p w14:paraId="03655E2C" w14:textId="77777777" w:rsidR="001A20E6" w:rsidRDefault="00000000">
            <w:pPr>
              <w:pStyle w:val="TableCellTaskBadge"/>
              <w:shd w:val="clear" w:color="auto" w:fill="E3F2FD"/>
            </w:pPr>
            <w:r>
              <w:rPr>
                <w:b/>
                <w:bCs/>
                <w:color w:val="1976D2"/>
              </w:rPr>
              <w:t>STUDY</w:t>
            </w:r>
          </w:p>
          <w:p w14:paraId="62DA76C7" w14:textId="77777777" w:rsidR="001A20E6" w:rsidRDefault="00000000">
            <w:pPr>
              <w:pStyle w:val="TableCellTaskDetails"/>
            </w:pPr>
            <w:r>
              <w:t>• Revision - Unification Movements (H05/03) — 30m</w:t>
            </w:r>
          </w:p>
          <w:p w14:paraId="720BA45B" w14:textId="77777777" w:rsidR="001A20E6" w:rsidRDefault="00000000">
            <w:pPr>
              <w:pStyle w:val="TableCellTaskBadge"/>
              <w:shd w:val="clear" w:color="auto" w:fill="FCE4EC"/>
            </w:pPr>
            <w:r>
              <w:rPr>
                <w:b/>
                <w:bCs/>
                <w:color w:val="C2185B"/>
              </w:rPr>
              <w:t>REVISION</w:t>
            </w:r>
          </w:p>
          <w:p w14:paraId="43AD1EC2" w14:textId="77777777" w:rsidR="001A20E6" w:rsidRDefault="00000000">
            <w:pPr>
              <w:pStyle w:val="TableCellTaskDetails"/>
            </w:pPr>
            <w:r>
              <w:t>• Practice - Unification Movements (H05/03) — 30m</w:t>
            </w:r>
          </w:p>
          <w:p w14:paraId="6381E14D"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8AD253C" w14:textId="77777777" w:rsidR="001A20E6" w:rsidRDefault="00000000">
            <w:pPr>
              <w:pStyle w:val="TableCellTaskSubject"/>
            </w:pPr>
            <w:r>
              <w:t>History-World</w:t>
            </w:r>
          </w:p>
          <w:p w14:paraId="757A359A" w14:textId="77777777" w:rsidR="001A20E6" w:rsidRDefault="00000000">
            <w:pPr>
              <w:pStyle w:val="TableCellTaskDetails"/>
            </w:pPr>
            <w:r>
              <w:t>• Study - Colonialism and Imperialism (H05/04) — 1h 30m</w:t>
            </w:r>
          </w:p>
          <w:p w14:paraId="6C6747BC" w14:textId="77777777" w:rsidR="001A20E6" w:rsidRDefault="00000000">
            <w:pPr>
              <w:pStyle w:val="TableCellTaskBadge"/>
              <w:shd w:val="clear" w:color="auto" w:fill="E3F2FD"/>
            </w:pPr>
            <w:r>
              <w:rPr>
                <w:b/>
                <w:bCs/>
                <w:color w:val="1976D2"/>
              </w:rPr>
              <w:t>STUDY</w:t>
            </w:r>
          </w:p>
          <w:p w14:paraId="5137DBA0" w14:textId="77777777" w:rsidR="001A20E6" w:rsidRDefault="00000000">
            <w:pPr>
              <w:pStyle w:val="TableCellTaskDetails"/>
            </w:pPr>
            <w:r>
              <w:t>• Revision - Colonialism and Imperialism (H05/04) — 30m</w:t>
            </w:r>
          </w:p>
          <w:p w14:paraId="66F16B5B" w14:textId="77777777" w:rsidR="001A20E6" w:rsidRDefault="00000000">
            <w:pPr>
              <w:pStyle w:val="TableCellTaskBadge"/>
              <w:shd w:val="clear" w:color="auto" w:fill="FCE4EC"/>
            </w:pPr>
            <w:r>
              <w:rPr>
                <w:b/>
                <w:bCs/>
                <w:color w:val="C2185B"/>
              </w:rPr>
              <w:t>REVISION</w:t>
            </w:r>
          </w:p>
          <w:p w14:paraId="56B060EB" w14:textId="77777777" w:rsidR="001A20E6" w:rsidRDefault="00000000">
            <w:pPr>
              <w:pStyle w:val="TableCellTaskDetails"/>
            </w:pPr>
            <w:r>
              <w:t>• Practice - Colonialism and Imperialism (H05/04) — 30m</w:t>
            </w:r>
          </w:p>
          <w:p w14:paraId="4782EF90"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52D3923" w14:textId="77777777" w:rsidR="001A20E6" w:rsidRDefault="00000000">
            <w:pPr>
              <w:pStyle w:val="TableCellTaskSubject"/>
            </w:pPr>
            <w:r>
              <w:t>History-World</w:t>
            </w:r>
          </w:p>
          <w:p w14:paraId="32F5B4AE" w14:textId="77777777" w:rsidR="001A20E6" w:rsidRDefault="00000000">
            <w:pPr>
              <w:pStyle w:val="TableCellTaskDetails"/>
            </w:pPr>
            <w:r>
              <w:t>• Study - World War-I (H05/05) — 1h 30m</w:t>
            </w:r>
          </w:p>
          <w:p w14:paraId="17213D32" w14:textId="77777777" w:rsidR="001A20E6" w:rsidRDefault="00000000">
            <w:pPr>
              <w:pStyle w:val="TableCellTaskBadge"/>
              <w:shd w:val="clear" w:color="auto" w:fill="E3F2FD"/>
            </w:pPr>
            <w:r>
              <w:rPr>
                <w:b/>
                <w:bCs/>
                <w:color w:val="1976D2"/>
              </w:rPr>
              <w:t>STUDY</w:t>
            </w:r>
          </w:p>
          <w:p w14:paraId="713573AA" w14:textId="77777777" w:rsidR="001A20E6" w:rsidRDefault="00000000">
            <w:pPr>
              <w:pStyle w:val="TableCellTaskDetails"/>
            </w:pPr>
            <w:r>
              <w:t>• Revision - World War-I (H05/05) — 30m</w:t>
            </w:r>
          </w:p>
          <w:p w14:paraId="2AA32C0F" w14:textId="77777777" w:rsidR="001A20E6" w:rsidRDefault="00000000">
            <w:pPr>
              <w:pStyle w:val="TableCellTaskBadge"/>
              <w:shd w:val="clear" w:color="auto" w:fill="FCE4EC"/>
            </w:pPr>
            <w:r>
              <w:rPr>
                <w:b/>
                <w:bCs/>
                <w:color w:val="C2185B"/>
              </w:rPr>
              <w:t>REVISION</w:t>
            </w:r>
          </w:p>
          <w:p w14:paraId="50DDF31F" w14:textId="77777777" w:rsidR="001A20E6" w:rsidRDefault="00000000">
            <w:pPr>
              <w:pStyle w:val="TableCellTaskDetails"/>
            </w:pPr>
            <w:r>
              <w:t>• Practice - World War-I (H05/05) — 30m</w:t>
            </w:r>
          </w:p>
          <w:p w14:paraId="6DC4C486"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0B447D6" w14:textId="77777777" w:rsidR="001A20E6" w:rsidRDefault="00000000">
            <w:pPr>
              <w:pStyle w:val="TableCellTaskSubject"/>
            </w:pPr>
            <w:r>
              <w:t>History-World</w:t>
            </w:r>
          </w:p>
          <w:p w14:paraId="0F3499AA" w14:textId="77777777" w:rsidR="001A20E6" w:rsidRDefault="00000000">
            <w:pPr>
              <w:pStyle w:val="TableCellTaskDetails"/>
            </w:pPr>
            <w:r>
              <w:t>• Study - Inter-war period and World War-II (H05/06) — 1h 30m</w:t>
            </w:r>
          </w:p>
          <w:p w14:paraId="6FF7B5B8" w14:textId="77777777" w:rsidR="001A20E6" w:rsidRDefault="00000000">
            <w:pPr>
              <w:pStyle w:val="TableCellTaskBadge"/>
              <w:shd w:val="clear" w:color="auto" w:fill="E3F2FD"/>
            </w:pPr>
            <w:r>
              <w:rPr>
                <w:b/>
                <w:bCs/>
                <w:color w:val="1976D2"/>
              </w:rPr>
              <w:t>STUDY</w:t>
            </w:r>
          </w:p>
          <w:p w14:paraId="0D033F12" w14:textId="77777777" w:rsidR="001A20E6" w:rsidRDefault="00000000">
            <w:pPr>
              <w:pStyle w:val="TableCellTaskDetails"/>
            </w:pPr>
            <w:r>
              <w:t>• Revision - Inter-war period and World War-II (H05/06) — 30m</w:t>
            </w:r>
          </w:p>
          <w:p w14:paraId="50974651" w14:textId="77777777" w:rsidR="001A20E6" w:rsidRDefault="00000000">
            <w:pPr>
              <w:pStyle w:val="TableCellTaskBadge"/>
              <w:shd w:val="clear" w:color="auto" w:fill="FCE4EC"/>
            </w:pPr>
            <w:r>
              <w:rPr>
                <w:b/>
                <w:bCs/>
                <w:color w:val="C2185B"/>
              </w:rPr>
              <w:t>REVISION</w:t>
            </w:r>
          </w:p>
          <w:p w14:paraId="567174C8" w14:textId="77777777" w:rsidR="001A20E6" w:rsidRDefault="00000000">
            <w:pPr>
              <w:pStyle w:val="TableCellTaskDetails"/>
            </w:pPr>
            <w:r>
              <w:t>• Practice - Inter-war period and World War-II (H05/06) — 30m</w:t>
            </w:r>
          </w:p>
          <w:p w14:paraId="5999F0F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1BD8162" w14:textId="77777777" w:rsidR="001A20E6" w:rsidRDefault="00000000">
            <w:pPr>
              <w:pStyle w:val="TableCellTaskSubject"/>
            </w:pPr>
            <w:r>
              <w:t>History-World</w:t>
            </w:r>
          </w:p>
          <w:p w14:paraId="5E193DAE" w14:textId="77777777" w:rsidR="001A20E6" w:rsidRDefault="00000000">
            <w:pPr>
              <w:pStyle w:val="TableCellTaskDetails"/>
            </w:pPr>
            <w:r>
              <w:t>• Study - Decolonization and redrawal of national boundaries (H05/07) — 1h 30m</w:t>
            </w:r>
          </w:p>
          <w:p w14:paraId="09601515" w14:textId="77777777" w:rsidR="001A20E6" w:rsidRDefault="00000000">
            <w:pPr>
              <w:pStyle w:val="TableCellTaskBadge"/>
              <w:shd w:val="clear" w:color="auto" w:fill="E3F2FD"/>
            </w:pPr>
            <w:r>
              <w:rPr>
                <w:b/>
                <w:bCs/>
                <w:color w:val="1976D2"/>
              </w:rPr>
              <w:t>STUDY</w:t>
            </w:r>
          </w:p>
          <w:p w14:paraId="46157B14" w14:textId="77777777" w:rsidR="001A20E6" w:rsidRDefault="00000000">
            <w:pPr>
              <w:pStyle w:val="TableCellTaskDetails"/>
            </w:pPr>
            <w:r>
              <w:t>• Revision - Decolonization and redrawal of national boundaries (H05/07) — 30m</w:t>
            </w:r>
          </w:p>
          <w:p w14:paraId="411F8DCD" w14:textId="77777777" w:rsidR="001A20E6" w:rsidRDefault="00000000">
            <w:pPr>
              <w:pStyle w:val="TableCellTaskBadge"/>
              <w:shd w:val="clear" w:color="auto" w:fill="FCE4EC"/>
            </w:pPr>
            <w:r>
              <w:rPr>
                <w:b/>
                <w:bCs/>
                <w:color w:val="C2185B"/>
              </w:rPr>
              <w:t>REVISION</w:t>
            </w:r>
          </w:p>
          <w:p w14:paraId="728FBBA6" w14:textId="77777777" w:rsidR="001A20E6" w:rsidRDefault="00000000">
            <w:pPr>
              <w:pStyle w:val="TableCellTaskDetails"/>
            </w:pPr>
            <w:r>
              <w:t>• Practice - Decolonization and redrawal of national boundaries (H05/07) — 30m</w:t>
            </w:r>
          </w:p>
          <w:p w14:paraId="0F1EC8C4"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2B08CB9D" w14:textId="77777777" w:rsidR="001A20E6" w:rsidRDefault="001A20E6"/>
        </w:tc>
      </w:tr>
    </w:tbl>
    <w:p w14:paraId="197D10C9" w14:textId="77777777" w:rsidR="001A20E6" w:rsidRDefault="001A20E6">
      <w:pPr>
        <w:spacing w:after="400"/>
      </w:pPr>
    </w:p>
    <w:p w14:paraId="6DF99ED2" w14:textId="77777777" w:rsidR="001A20E6" w:rsidRDefault="00000000">
      <w:pPr>
        <w:pStyle w:val="ResourceTitle"/>
      </w:pPr>
      <w:r>
        <w:t>📚 Resources for Apr 26 - May 02</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24086FAD" w14:textId="77777777">
        <w:tc>
          <w:tcPr>
            <w:tcW w:w="1650" w:type="pct"/>
            <w:tcBorders>
              <w:bottom w:val="single" w:sz="2" w:space="0" w:color="D1D5DB"/>
              <w:right w:val="single" w:sz="2" w:space="0" w:color="D1D5DB"/>
            </w:tcBorders>
            <w:tcMar>
              <w:top w:w="200" w:type="dxa"/>
              <w:left w:w="150" w:type="dxa"/>
              <w:bottom w:w="200" w:type="dxa"/>
              <w:right w:w="150" w:type="dxa"/>
            </w:tcMar>
          </w:tcPr>
          <w:p w14:paraId="1C4EDA26" w14:textId="77777777" w:rsidR="001A20E6" w:rsidRDefault="00000000">
            <w:pPr>
              <w:pStyle w:val="TableCellSubjectName"/>
            </w:pPr>
            <w:r>
              <w:t>History-Art and Culture</w:t>
            </w:r>
          </w:p>
          <w:p w14:paraId="1813A106" w14:textId="77777777" w:rsidR="001A20E6" w:rsidRDefault="00000000">
            <w:pPr>
              <w:pStyle w:val="TableCellCategoryTitle"/>
            </w:pPr>
            <w:r>
              <w:t>📝 Practice Materials</w:t>
            </w:r>
          </w:p>
          <w:p w14:paraId="44152604" w14:textId="77777777" w:rsidR="001A20E6" w:rsidRDefault="00000000">
            <w:pPr>
              <w:pStyle w:val="TableCellResourceItem"/>
            </w:pPr>
            <w:r>
              <w:t>• La Excellence Art &amp; Culture Material</w:t>
            </w:r>
          </w:p>
          <w:p w14:paraId="7A604230" w14:textId="77777777" w:rsidR="001A20E6" w:rsidRDefault="00000000">
            <w:pPr>
              <w:pStyle w:val="TableCellResourceItem"/>
            </w:pPr>
            <w:r>
              <w:t>• Prelims &amp; Mains Workbooks</w:t>
            </w:r>
          </w:p>
          <w:p w14:paraId="59D82A5D" w14:textId="77777777" w:rsidR="001A20E6" w:rsidRDefault="00000000">
            <w:pPr>
              <w:pStyle w:val="TableCellCategoryTitle"/>
            </w:pPr>
            <w:r>
              <w:t>📰 Current Affairs</w:t>
            </w:r>
          </w:p>
          <w:p w14:paraId="54DE2673" w14:textId="77777777" w:rsidR="001A20E6" w:rsidRDefault="00000000">
            <w:pPr>
              <w:pStyle w:val="TableCellResourceItem"/>
            </w:pPr>
            <w:r>
              <w:t>• Newspapers (CA on art awards, festivals, 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6975DC7F" w14:textId="77777777" w:rsidR="001A20E6" w:rsidRDefault="00000000">
            <w:pPr>
              <w:pStyle w:val="TableCellSubjectName"/>
            </w:pPr>
            <w:r>
              <w:t>History-World</w:t>
            </w:r>
          </w:p>
          <w:p w14:paraId="6998E25B" w14:textId="77777777" w:rsidR="001A20E6" w:rsidRDefault="00000000">
            <w:pPr>
              <w:pStyle w:val="TableCellCategoryTitle"/>
            </w:pPr>
            <w:r>
              <w:t>📝 Practice Materials</w:t>
            </w:r>
          </w:p>
          <w:p w14:paraId="29309E51" w14:textId="77777777" w:rsidR="001A20E6" w:rsidRDefault="00000000">
            <w:pPr>
              <w:pStyle w:val="TableCellResourceItem"/>
            </w:pPr>
            <w:r>
              <w:t>• La Excellence World History Material</w:t>
            </w:r>
          </w:p>
          <w:p w14:paraId="49365A6C" w14:textId="77777777" w:rsidR="001A20E6" w:rsidRDefault="00000000">
            <w:pPr>
              <w:pStyle w:val="TableCellResourceItem"/>
            </w:pPr>
            <w:r>
              <w:t>• Mains Workbook</w:t>
            </w:r>
          </w:p>
          <w:p w14:paraId="4537C8A3" w14:textId="77777777" w:rsidR="001A20E6" w:rsidRDefault="00000000">
            <w:pPr>
              <w:pStyle w:val="TableCellCategoryTitle"/>
            </w:pPr>
            <w:r>
              <w:t>📰 Current Affairs</w:t>
            </w:r>
          </w:p>
          <w:p w14:paraId="0818E22C" w14:textId="77777777" w:rsidR="001A20E6" w:rsidRDefault="00000000">
            <w:pPr>
              <w:pStyle w:val="TableCellResourceItem"/>
            </w:pPr>
            <w:r>
              <w:t>• Newspapers (Hindu and IE Explained)</w:t>
            </w:r>
          </w:p>
        </w:tc>
        <w:tc>
          <w:tcPr>
            <w:tcW w:w="1650" w:type="pct"/>
          </w:tcPr>
          <w:p w14:paraId="3DA95401" w14:textId="77777777" w:rsidR="001A20E6" w:rsidRDefault="001A20E6"/>
        </w:tc>
      </w:tr>
    </w:tbl>
    <w:p w14:paraId="72B0F3FF"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60D585EA" w14:textId="77777777">
        <w:tc>
          <w:tcPr>
            <w:tcW w:w="2500" w:type="pct"/>
            <w:tcMar>
              <w:top w:w="0" w:type="dxa"/>
              <w:left w:w="0" w:type="dxa"/>
              <w:bottom w:w="0" w:type="dxa"/>
              <w:right w:w="0" w:type="dxa"/>
            </w:tcMar>
          </w:tcPr>
          <w:p w14:paraId="098D67AA" w14:textId="77777777" w:rsidR="001A20E6" w:rsidRDefault="00000000">
            <w:pPr>
              <w:pStyle w:val="MonthTitle"/>
            </w:pPr>
            <w:r>
              <w:rPr>
                <w:color w:val="15803D"/>
              </w:rPr>
              <w:t>MAY 2026</w:t>
            </w:r>
          </w:p>
        </w:tc>
        <w:tc>
          <w:tcPr>
            <w:tcW w:w="2500" w:type="pct"/>
            <w:tcMar>
              <w:top w:w="0" w:type="dxa"/>
              <w:left w:w="0" w:type="dxa"/>
              <w:bottom w:w="0" w:type="dxa"/>
              <w:right w:w="0" w:type="dxa"/>
            </w:tcMar>
          </w:tcPr>
          <w:p w14:paraId="10CE9923" w14:textId="77777777" w:rsidR="001A20E6" w:rsidRDefault="00000000">
            <w:pPr>
              <w:pStyle w:val="CycleName"/>
            </w:pPr>
            <w:commentRangeStart w:id="53"/>
            <w:r>
              <w:rPr>
                <w:color w:val="15803D"/>
              </w:rPr>
              <w:t>C2</w:t>
            </w:r>
            <w:commentRangeEnd w:id="53"/>
            <w:r w:rsidR="009E69A9">
              <w:rPr>
                <w:rStyle w:val="CommentReference"/>
                <w:rFonts w:ascii="Times New Roman" w:eastAsia="Times New Roman" w:hAnsi="Times New Roman" w:cs="Times New Roman"/>
                <w:b w:val="0"/>
                <w:bCs w:val="0"/>
                <w:color w:val="auto"/>
              </w:rPr>
              <w:commentReference w:id="53"/>
            </w:r>
          </w:p>
        </w:tc>
      </w:tr>
    </w:tbl>
    <w:p w14:paraId="7A7F56AB" w14:textId="77777777" w:rsidR="001A20E6" w:rsidRDefault="001A20E6">
      <w:pPr>
        <w:spacing w:after="4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1ABA68CF" w14:textId="77777777">
        <w:tc>
          <w:tcPr>
            <w:tcW w:w="700" w:type="pct"/>
            <w:shd w:val="clear" w:color="auto" w:fill="F8F9FA"/>
            <w:tcMar>
              <w:top w:w="200" w:type="dxa"/>
              <w:left w:w="100" w:type="dxa"/>
              <w:bottom w:w="200" w:type="dxa"/>
              <w:right w:w="100" w:type="dxa"/>
            </w:tcMar>
          </w:tcPr>
          <w:p w14:paraId="022CD736" w14:textId="77777777" w:rsidR="001A20E6" w:rsidRDefault="00000000">
            <w:pPr>
              <w:pStyle w:val="TableCellCalendarHeader"/>
            </w:pPr>
            <w:r>
              <w:t>Sunday</w:t>
            </w:r>
          </w:p>
        </w:tc>
        <w:tc>
          <w:tcPr>
            <w:tcW w:w="700" w:type="pct"/>
            <w:shd w:val="clear" w:color="auto" w:fill="F8F9FA"/>
            <w:tcMar>
              <w:top w:w="200" w:type="dxa"/>
              <w:left w:w="100" w:type="dxa"/>
              <w:bottom w:w="200" w:type="dxa"/>
              <w:right w:w="100" w:type="dxa"/>
            </w:tcMar>
          </w:tcPr>
          <w:p w14:paraId="0D48D41D" w14:textId="77777777" w:rsidR="001A20E6" w:rsidRDefault="00000000">
            <w:pPr>
              <w:pStyle w:val="TableCellCalendarHeader"/>
            </w:pPr>
            <w:r>
              <w:t>Monday</w:t>
            </w:r>
          </w:p>
        </w:tc>
        <w:tc>
          <w:tcPr>
            <w:tcW w:w="700" w:type="pct"/>
            <w:shd w:val="clear" w:color="auto" w:fill="F8F9FA"/>
            <w:tcMar>
              <w:top w:w="200" w:type="dxa"/>
              <w:left w:w="100" w:type="dxa"/>
              <w:bottom w:w="200" w:type="dxa"/>
              <w:right w:w="100" w:type="dxa"/>
            </w:tcMar>
          </w:tcPr>
          <w:p w14:paraId="3DFE176E" w14:textId="77777777" w:rsidR="001A20E6" w:rsidRDefault="00000000">
            <w:pPr>
              <w:pStyle w:val="TableCellCalendarHeader"/>
            </w:pPr>
            <w:r>
              <w:t>Tuesday</w:t>
            </w:r>
          </w:p>
        </w:tc>
        <w:tc>
          <w:tcPr>
            <w:tcW w:w="700" w:type="pct"/>
            <w:shd w:val="clear" w:color="auto" w:fill="F8F9FA"/>
            <w:tcMar>
              <w:top w:w="200" w:type="dxa"/>
              <w:left w:w="100" w:type="dxa"/>
              <w:bottom w:w="200" w:type="dxa"/>
              <w:right w:w="100" w:type="dxa"/>
            </w:tcMar>
          </w:tcPr>
          <w:p w14:paraId="57D5BEF3" w14:textId="77777777" w:rsidR="001A20E6" w:rsidRDefault="00000000">
            <w:pPr>
              <w:pStyle w:val="TableCellCalendarHeader"/>
            </w:pPr>
            <w:r>
              <w:t>Wednesday</w:t>
            </w:r>
          </w:p>
        </w:tc>
        <w:tc>
          <w:tcPr>
            <w:tcW w:w="700" w:type="pct"/>
            <w:shd w:val="clear" w:color="auto" w:fill="F8F9FA"/>
            <w:tcMar>
              <w:top w:w="200" w:type="dxa"/>
              <w:left w:w="100" w:type="dxa"/>
              <w:bottom w:w="200" w:type="dxa"/>
              <w:right w:w="100" w:type="dxa"/>
            </w:tcMar>
          </w:tcPr>
          <w:p w14:paraId="3E0B65B1" w14:textId="77777777" w:rsidR="001A20E6" w:rsidRDefault="00000000">
            <w:pPr>
              <w:pStyle w:val="TableCellCalendarHeader"/>
            </w:pPr>
            <w:r>
              <w:t>Thursday</w:t>
            </w:r>
          </w:p>
        </w:tc>
        <w:tc>
          <w:tcPr>
            <w:tcW w:w="700" w:type="pct"/>
            <w:shd w:val="clear" w:color="auto" w:fill="F8F9FA"/>
            <w:tcMar>
              <w:top w:w="200" w:type="dxa"/>
              <w:left w:w="100" w:type="dxa"/>
              <w:bottom w:w="200" w:type="dxa"/>
              <w:right w:w="100" w:type="dxa"/>
            </w:tcMar>
          </w:tcPr>
          <w:p w14:paraId="564902FA" w14:textId="77777777" w:rsidR="001A20E6" w:rsidRDefault="00000000">
            <w:pPr>
              <w:pStyle w:val="TableCellCalendarHeader"/>
            </w:pPr>
            <w:r>
              <w:t>Friday</w:t>
            </w:r>
          </w:p>
        </w:tc>
        <w:tc>
          <w:tcPr>
            <w:tcW w:w="700" w:type="pct"/>
            <w:shd w:val="clear" w:color="auto" w:fill="F8F9FA"/>
            <w:tcMar>
              <w:top w:w="200" w:type="dxa"/>
              <w:left w:w="100" w:type="dxa"/>
              <w:bottom w:w="200" w:type="dxa"/>
              <w:right w:w="100" w:type="dxa"/>
            </w:tcMar>
          </w:tcPr>
          <w:p w14:paraId="4A041C31" w14:textId="77777777" w:rsidR="001A20E6" w:rsidRDefault="00000000">
            <w:pPr>
              <w:pStyle w:val="TableCellCalendarHeader"/>
            </w:pPr>
            <w:r>
              <w:t>Saturday</w:t>
            </w:r>
          </w:p>
        </w:tc>
      </w:tr>
      <w:tr w:rsidR="001A20E6" w14:paraId="46914F3E" w14:textId="77777777">
        <w:tc>
          <w:tcPr>
            <w:tcW w:w="700" w:type="pct"/>
            <w:tcMar>
              <w:top w:w="200" w:type="dxa"/>
              <w:left w:w="100" w:type="dxa"/>
              <w:bottom w:w="200" w:type="dxa"/>
              <w:right w:w="100" w:type="dxa"/>
            </w:tcMar>
          </w:tcPr>
          <w:p w14:paraId="7C537AFA" w14:textId="77777777" w:rsidR="001A20E6" w:rsidRDefault="001A20E6"/>
        </w:tc>
        <w:tc>
          <w:tcPr>
            <w:tcW w:w="700" w:type="pct"/>
            <w:tcMar>
              <w:top w:w="200" w:type="dxa"/>
              <w:left w:w="100" w:type="dxa"/>
              <w:bottom w:w="200" w:type="dxa"/>
              <w:right w:w="100" w:type="dxa"/>
            </w:tcMar>
          </w:tcPr>
          <w:p w14:paraId="29A1C85A" w14:textId="77777777" w:rsidR="001A20E6" w:rsidRDefault="001A20E6"/>
        </w:tc>
        <w:tc>
          <w:tcPr>
            <w:tcW w:w="700" w:type="pct"/>
            <w:tcMar>
              <w:top w:w="200" w:type="dxa"/>
              <w:left w:w="100" w:type="dxa"/>
              <w:bottom w:w="200" w:type="dxa"/>
              <w:right w:w="100" w:type="dxa"/>
            </w:tcMar>
          </w:tcPr>
          <w:p w14:paraId="3E8FDE04" w14:textId="77777777" w:rsidR="001A20E6" w:rsidRDefault="001A20E6"/>
        </w:tc>
        <w:tc>
          <w:tcPr>
            <w:tcW w:w="700" w:type="pct"/>
            <w:tcMar>
              <w:top w:w="200" w:type="dxa"/>
              <w:left w:w="100" w:type="dxa"/>
              <w:bottom w:w="200" w:type="dxa"/>
              <w:right w:w="100" w:type="dxa"/>
            </w:tcMar>
          </w:tcPr>
          <w:p w14:paraId="30451792" w14:textId="77777777" w:rsidR="001A20E6" w:rsidRDefault="001A20E6"/>
        </w:tc>
        <w:tc>
          <w:tcPr>
            <w:tcW w:w="700" w:type="pct"/>
            <w:tcMar>
              <w:top w:w="200" w:type="dxa"/>
              <w:left w:w="100" w:type="dxa"/>
              <w:bottom w:w="200" w:type="dxa"/>
              <w:right w:w="100" w:type="dxa"/>
            </w:tcMar>
          </w:tcPr>
          <w:p w14:paraId="65A606E4" w14:textId="77777777" w:rsidR="001A20E6" w:rsidRDefault="001A20E6"/>
        </w:tc>
        <w:tc>
          <w:tcPr>
            <w:tcW w:w="700" w:type="pct"/>
            <w:shd w:val="clear" w:color="auto" w:fill="DCFCE7"/>
            <w:tcMar>
              <w:top w:w="200" w:type="dxa"/>
              <w:left w:w="100" w:type="dxa"/>
              <w:bottom w:w="200" w:type="dxa"/>
              <w:right w:w="100" w:type="dxa"/>
            </w:tcMar>
          </w:tcPr>
          <w:p w14:paraId="2D634447" w14:textId="77777777" w:rsidR="001A20E6" w:rsidRDefault="00000000">
            <w:pPr>
              <w:pStyle w:val="TableCellCalendarDayNumberBold"/>
            </w:pPr>
            <w:r>
              <w:t>1</w:t>
            </w:r>
          </w:p>
          <w:p w14:paraId="543F1D67" w14:textId="77777777" w:rsidR="001A20E6" w:rsidRDefault="00000000">
            <w:pPr>
              <w:pStyle w:val="TableCellCalendarSubject"/>
            </w:pPr>
            <w:r>
              <w:t>History-Art and Culture</w:t>
            </w:r>
          </w:p>
          <w:p w14:paraId="1457C872" w14:textId="77777777" w:rsidR="001A20E6" w:rsidRDefault="00000000">
            <w:pPr>
              <w:pStyle w:val="TableCellCalendarSubject"/>
            </w:pPr>
            <w:r>
              <w:t>History-World</w:t>
            </w:r>
          </w:p>
        </w:tc>
        <w:tc>
          <w:tcPr>
            <w:tcW w:w="700" w:type="pct"/>
            <w:shd w:val="clear" w:color="auto" w:fill="DCFCE7"/>
            <w:tcMar>
              <w:top w:w="200" w:type="dxa"/>
              <w:left w:w="100" w:type="dxa"/>
              <w:bottom w:w="200" w:type="dxa"/>
              <w:right w:w="100" w:type="dxa"/>
            </w:tcMar>
          </w:tcPr>
          <w:p w14:paraId="06B17098" w14:textId="77777777" w:rsidR="001A20E6" w:rsidRDefault="00000000">
            <w:pPr>
              <w:pStyle w:val="TableCellCalendarDayNumberBold"/>
            </w:pPr>
            <w:r>
              <w:t>2</w:t>
            </w:r>
          </w:p>
          <w:p w14:paraId="60392D04" w14:textId="77777777" w:rsidR="001A20E6" w:rsidRDefault="00000000">
            <w:pPr>
              <w:pStyle w:val="TableCellCalendarSubject"/>
            </w:pPr>
            <w:r>
              <w:t>History-Art and Culture</w:t>
            </w:r>
          </w:p>
          <w:p w14:paraId="0C80DC55" w14:textId="77777777" w:rsidR="001A20E6" w:rsidRDefault="00000000">
            <w:pPr>
              <w:pStyle w:val="TableCellCalendarSubject"/>
            </w:pPr>
            <w:r>
              <w:t>History-World</w:t>
            </w:r>
          </w:p>
        </w:tc>
      </w:tr>
      <w:tr w:rsidR="001A20E6" w14:paraId="2D175D98" w14:textId="77777777">
        <w:tc>
          <w:tcPr>
            <w:tcW w:w="700" w:type="pct"/>
            <w:shd w:val="clear" w:color="auto" w:fill="DCFCE7"/>
            <w:tcMar>
              <w:top w:w="200" w:type="dxa"/>
              <w:left w:w="100" w:type="dxa"/>
              <w:bottom w:w="200" w:type="dxa"/>
              <w:right w:w="100" w:type="dxa"/>
            </w:tcMar>
          </w:tcPr>
          <w:p w14:paraId="4F99D75D" w14:textId="77777777" w:rsidR="001A20E6" w:rsidRDefault="00000000">
            <w:pPr>
              <w:pStyle w:val="TableCellCalendarDayNumberBold"/>
            </w:pPr>
            <w:r>
              <w:t>3</w:t>
            </w:r>
          </w:p>
          <w:p w14:paraId="5BE7DC75" w14:textId="77777777" w:rsidR="001A20E6" w:rsidRDefault="00000000">
            <w:pPr>
              <w:pStyle w:val="TableCellCalendarSubject"/>
            </w:pPr>
            <w:r>
              <w:t>History-Art and Culture</w:t>
            </w:r>
          </w:p>
          <w:p w14:paraId="69014DE4" w14:textId="77777777" w:rsidR="001A20E6" w:rsidRDefault="00000000">
            <w:pPr>
              <w:pStyle w:val="TableCellCalendarSubject"/>
            </w:pPr>
            <w:r>
              <w:t>History-World</w:t>
            </w:r>
          </w:p>
        </w:tc>
        <w:tc>
          <w:tcPr>
            <w:tcW w:w="700" w:type="pct"/>
            <w:shd w:val="clear" w:color="auto" w:fill="DCFCE7"/>
            <w:tcMar>
              <w:top w:w="200" w:type="dxa"/>
              <w:left w:w="100" w:type="dxa"/>
              <w:bottom w:w="200" w:type="dxa"/>
              <w:right w:w="100" w:type="dxa"/>
            </w:tcMar>
          </w:tcPr>
          <w:p w14:paraId="7216186A" w14:textId="77777777" w:rsidR="001A20E6" w:rsidRDefault="00000000">
            <w:pPr>
              <w:pStyle w:val="TableCellCalendarDayNumberBold"/>
            </w:pPr>
            <w:r>
              <w:t>4</w:t>
            </w:r>
          </w:p>
          <w:p w14:paraId="54B38C9F" w14:textId="77777777" w:rsidR="001A20E6" w:rsidRDefault="00000000">
            <w:pPr>
              <w:pStyle w:val="TableCellCalendarSubject"/>
            </w:pPr>
            <w:r>
              <w:t>History-Art and Culture</w:t>
            </w:r>
          </w:p>
          <w:p w14:paraId="0726A22E" w14:textId="77777777" w:rsidR="001A20E6" w:rsidRDefault="00000000">
            <w:pPr>
              <w:pStyle w:val="TableCellCalendarSubject"/>
            </w:pPr>
            <w:r>
              <w:t>History-World</w:t>
            </w:r>
          </w:p>
        </w:tc>
        <w:tc>
          <w:tcPr>
            <w:tcW w:w="700" w:type="pct"/>
            <w:shd w:val="clear" w:color="auto" w:fill="DCFCE7"/>
            <w:tcMar>
              <w:top w:w="200" w:type="dxa"/>
              <w:left w:w="100" w:type="dxa"/>
              <w:bottom w:w="200" w:type="dxa"/>
              <w:right w:w="100" w:type="dxa"/>
            </w:tcMar>
          </w:tcPr>
          <w:p w14:paraId="70288032" w14:textId="77777777" w:rsidR="001A20E6" w:rsidRDefault="00000000">
            <w:pPr>
              <w:pStyle w:val="TableCellCalendarDayNumberBold"/>
            </w:pPr>
            <w:r>
              <w:t>5</w:t>
            </w:r>
          </w:p>
          <w:p w14:paraId="5CCAF4ED" w14:textId="77777777" w:rsidR="001A20E6" w:rsidRDefault="00000000">
            <w:pPr>
              <w:pStyle w:val="TableCellCalendarSubject"/>
            </w:pPr>
            <w:r>
              <w:t>History-Art and Culture</w:t>
            </w:r>
          </w:p>
          <w:p w14:paraId="7122FE30" w14:textId="77777777" w:rsidR="001A20E6" w:rsidRDefault="00000000">
            <w:pPr>
              <w:pStyle w:val="TableCellCalendarSubject"/>
            </w:pPr>
            <w:r>
              <w:t>History-Post Independent India</w:t>
            </w:r>
          </w:p>
        </w:tc>
        <w:tc>
          <w:tcPr>
            <w:tcW w:w="700" w:type="pct"/>
            <w:shd w:val="clear" w:color="auto" w:fill="DCFCE7"/>
            <w:tcMar>
              <w:top w:w="200" w:type="dxa"/>
              <w:left w:w="100" w:type="dxa"/>
              <w:bottom w:w="200" w:type="dxa"/>
              <w:right w:w="100" w:type="dxa"/>
            </w:tcMar>
          </w:tcPr>
          <w:p w14:paraId="667E6C53" w14:textId="77777777" w:rsidR="001A20E6" w:rsidRDefault="00000000">
            <w:pPr>
              <w:pStyle w:val="TableCellCalendarDayNumberBold"/>
            </w:pPr>
            <w:r>
              <w:t>6</w:t>
            </w:r>
          </w:p>
          <w:p w14:paraId="1B0E93C8" w14:textId="77777777" w:rsidR="001A20E6" w:rsidRDefault="00000000">
            <w:pPr>
              <w:pStyle w:val="TableCellCalendarSubject"/>
            </w:pPr>
            <w:r>
              <w:t>History-Post Independent India</w:t>
            </w:r>
          </w:p>
          <w:p w14:paraId="19481B27" w14:textId="77777777" w:rsidR="001A20E6" w:rsidRDefault="00000000">
            <w:pPr>
              <w:pStyle w:val="TableCellCalendarSubject"/>
            </w:pPr>
            <w:r>
              <w:t>Geography</w:t>
            </w:r>
          </w:p>
        </w:tc>
        <w:tc>
          <w:tcPr>
            <w:tcW w:w="700" w:type="pct"/>
            <w:shd w:val="clear" w:color="auto" w:fill="DCFCE7"/>
            <w:tcMar>
              <w:top w:w="200" w:type="dxa"/>
              <w:left w:w="100" w:type="dxa"/>
              <w:bottom w:w="200" w:type="dxa"/>
              <w:right w:w="100" w:type="dxa"/>
            </w:tcMar>
          </w:tcPr>
          <w:p w14:paraId="7E46632F" w14:textId="77777777" w:rsidR="001A20E6" w:rsidRDefault="00000000">
            <w:pPr>
              <w:pStyle w:val="TableCellCalendarDayNumberBold"/>
            </w:pPr>
            <w:r>
              <w:t>7</w:t>
            </w:r>
          </w:p>
          <w:p w14:paraId="6D57EEDE" w14:textId="77777777" w:rsidR="001A20E6" w:rsidRDefault="00000000">
            <w:pPr>
              <w:pStyle w:val="TableCellCalendarSubject"/>
            </w:pPr>
            <w:r>
              <w:t>History-Post Independent India</w:t>
            </w:r>
          </w:p>
          <w:p w14:paraId="6173B0F5" w14:textId="77777777" w:rsidR="001A20E6" w:rsidRDefault="00000000">
            <w:pPr>
              <w:pStyle w:val="TableCellCalendarSubject"/>
            </w:pPr>
            <w:r>
              <w:t>Geography</w:t>
            </w:r>
          </w:p>
        </w:tc>
        <w:tc>
          <w:tcPr>
            <w:tcW w:w="700" w:type="pct"/>
            <w:shd w:val="clear" w:color="auto" w:fill="DCFCE7"/>
            <w:tcMar>
              <w:top w:w="200" w:type="dxa"/>
              <w:left w:w="100" w:type="dxa"/>
              <w:bottom w:w="200" w:type="dxa"/>
              <w:right w:w="100" w:type="dxa"/>
            </w:tcMar>
          </w:tcPr>
          <w:p w14:paraId="2E58A004" w14:textId="77777777" w:rsidR="001A20E6" w:rsidRDefault="00000000">
            <w:pPr>
              <w:pStyle w:val="TableCellCalendarDayNumberBold"/>
            </w:pPr>
            <w:r>
              <w:t>8</w:t>
            </w:r>
          </w:p>
          <w:p w14:paraId="18FF7A58" w14:textId="77777777" w:rsidR="001A20E6" w:rsidRDefault="00000000">
            <w:pPr>
              <w:pStyle w:val="TableCellCalendarSubject"/>
            </w:pPr>
            <w:r>
              <w:t>History-Post Independent India</w:t>
            </w:r>
          </w:p>
          <w:p w14:paraId="1C0540FC" w14:textId="77777777" w:rsidR="001A20E6" w:rsidRDefault="00000000">
            <w:pPr>
              <w:pStyle w:val="TableCellCalendarSubject"/>
            </w:pPr>
            <w:r>
              <w:t>Geography</w:t>
            </w:r>
          </w:p>
        </w:tc>
        <w:tc>
          <w:tcPr>
            <w:tcW w:w="700" w:type="pct"/>
            <w:shd w:val="clear" w:color="auto" w:fill="DCFCE7"/>
            <w:tcMar>
              <w:top w:w="200" w:type="dxa"/>
              <w:left w:w="100" w:type="dxa"/>
              <w:bottom w:w="200" w:type="dxa"/>
              <w:right w:w="100" w:type="dxa"/>
            </w:tcMar>
          </w:tcPr>
          <w:p w14:paraId="109AD42C" w14:textId="77777777" w:rsidR="001A20E6" w:rsidRDefault="00000000">
            <w:pPr>
              <w:pStyle w:val="TableCellCalendarDayNumberBold"/>
            </w:pPr>
            <w:r>
              <w:t>9</w:t>
            </w:r>
          </w:p>
          <w:p w14:paraId="1ECA608C" w14:textId="77777777" w:rsidR="001A20E6" w:rsidRDefault="00000000">
            <w:pPr>
              <w:pStyle w:val="TableCellCalendarSubject"/>
            </w:pPr>
            <w:r>
              <w:t>History-Post Independent India</w:t>
            </w:r>
          </w:p>
          <w:p w14:paraId="54E6960D" w14:textId="77777777" w:rsidR="001A20E6" w:rsidRDefault="00000000">
            <w:pPr>
              <w:pStyle w:val="TableCellCalendarSubject"/>
            </w:pPr>
            <w:r>
              <w:t>Geography</w:t>
            </w:r>
          </w:p>
        </w:tc>
      </w:tr>
      <w:tr w:rsidR="001A20E6" w14:paraId="3B26AB2E" w14:textId="77777777">
        <w:tc>
          <w:tcPr>
            <w:tcW w:w="700" w:type="pct"/>
            <w:shd w:val="clear" w:color="auto" w:fill="DCFCE7"/>
            <w:tcMar>
              <w:top w:w="200" w:type="dxa"/>
              <w:left w:w="100" w:type="dxa"/>
              <w:bottom w:w="200" w:type="dxa"/>
              <w:right w:w="100" w:type="dxa"/>
            </w:tcMar>
          </w:tcPr>
          <w:p w14:paraId="746E6722" w14:textId="77777777" w:rsidR="001A20E6" w:rsidRDefault="00000000">
            <w:pPr>
              <w:pStyle w:val="TableCellCalendarDayNumberBold"/>
            </w:pPr>
            <w:r>
              <w:t>10</w:t>
            </w:r>
          </w:p>
          <w:p w14:paraId="4A77782A" w14:textId="77777777" w:rsidR="001A20E6" w:rsidRDefault="00000000">
            <w:pPr>
              <w:pStyle w:val="TableCellCalendarSubject"/>
            </w:pPr>
            <w:r>
              <w:t>History-Post Independent India</w:t>
            </w:r>
          </w:p>
          <w:p w14:paraId="6449C3FD" w14:textId="77777777" w:rsidR="001A20E6" w:rsidRDefault="00000000">
            <w:pPr>
              <w:pStyle w:val="TableCellCalendarSubject"/>
            </w:pPr>
            <w:r>
              <w:t>Geography</w:t>
            </w:r>
          </w:p>
        </w:tc>
        <w:tc>
          <w:tcPr>
            <w:tcW w:w="700" w:type="pct"/>
            <w:shd w:val="clear" w:color="auto" w:fill="DCFCE7"/>
            <w:tcMar>
              <w:top w:w="200" w:type="dxa"/>
              <w:left w:w="100" w:type="dxa"/>
              <w:bottom w:w="200" w:type="dxa"/>
              <w:right w:w="100" w:type="dxa"/>
            </w:tcMar>
          </w:tcPr>
          <w:p w14:paraId="7CF0ADDA" w14:textId="77777777" w:rsidR="001A20E6" w:rsidRDefault="00000000">
            <w:pPr>
              <w:pStyle w:val="TableCellCalendarDayNumberBold"/>
            </w:pPr>
            <w:r>
              <w:t>11</w:t>
            </w:r>
          </w:p>
          <w:p w14:paraId="384A8872" w14:textId="77777777" w:rsidR="001A20E6" w:rsidRDefault="00000000">
            <w:pPr>
              <w:pStyle w:val="TableCellCalendarSubject"/>
            </w:pPr>
            <w:r>
              <w:t>History-Post Independent India</w:t>
            </w:r>
          </w:p>
          <w:p w14:paraId="1E6147D2" w14:textId="77777777" w:rsidR="001A20E6" w:rsidRDefault="00000000">
            <w:pPr>
              <w:pStyle w:val="TableCellCalendarSubject"/>
            </w:pPr>
            <w:r>
              <w:t>Geography</w:t>
            </w:r>
          </w:p>
        </w:tc>
        <w:tc>
          <w:tcPr>
            <w:tcW w:w="700" w:type="pct"/>
            <w:shd w:val="clear" w:color="auto" w:fill="DCFCE7"/>
            <w:tcMar>
              <w:top w:w="200" w:type="dxa"/>
              <w:left w:w="100" w:type="dxa"/>
              <w:bottom w:w="200" w:type="dxa"/>
              <w:right w:w="100" w:type="dxa"/>
            </w:tcMar>
          </w:tcPr>
          <w:p w14:paraId="150D04EE" w14:textId="77777777" w:rsidR="001A20E6" w:rsidRDefault="00000000">
            <w:pPr>
              <w:pStyle w:val="TableCellCalendarDayNumberBold"/>
            </w:pPr>
            <w:r>
              <w:t>12</w:t>
            </w:r>
          </w:p>
          <w:p w14:paraId="2F82D66F" w14:textId="77777777" w:rsidR="001A20E6" w:rsidRDefault="00000000">
            <w:pPr>
              <w:pStyle w:val="TableCellCalendarSubject"/>
            </w:pPr>
            <w:r>
              <w:t>History-Post Independent India</w:t>
            </w:r>
          </w:p>
          <w:p w14:paraId="49692E19" w14:textId="77777777" w:rsidR="001A20E6" w:rsidRDefault="00000000">
            <w:pPr>
              <w:pStyle w:val="TableCellCalendarSubject"/>
            </w:pPr>
            <w:r>
              <w:t>Geography</w:t>
            </w:r>
          </w:p>
        </w:tc>
        <w:tc>
          <w:tcPr>
            <w:tcW w:w="700" w:type="pct"/>
            <w:shd w:val="clear" w:color="auto" w:fill="DCFCE7"/>
            <w:tcMar>
              <w:top w:w="200" w:type="dxa"/>
              <w:left w:w="100" w:type="dxa"/>
              <w:bottom w:w="200" w:type="dxa"/>
              <w:right w:w="100" w:type="dxa"/>
            </w:tcMar>
          </w:tcPr>
          <w:p w14:paraId="631A63C0" w14:textId="77777777" w:rsidR="001A20E6" w:rsidRDefault="00000000">
            <w:pPr>
              <w:pStyle w:val="TableCellCalendarDayNumberBold"/>
            </w:pPr>
            <w:r>
              <w:t>13</w:t>
            </w:r>
          </w:p>
          <w:p w14:paraId="0671A175" w14:textId="77777777" w:rsidR="001A20E6" w:rsidRDefault="00000000">
            <w:pPr>
              <w:pStyle w:val="TableCellCalendarSubject"/>
            </w:pPr>
            <w:r>
              <w:t>History-Post Independent India</w:t>
            </w:r>
          </w:p>
          <w:p w14:paraId="504BBDC6" w14:textId="77777777" w:rsidR="001A20E6" w:rsidRDefault="00000000">
            <w:pPr>
              <w:pStyle w:val="TableCellCalendarSubject"/>
            </w:pPr>
            <w:r>
              <w:t>Geography</w:t>
            </w:r>
          </w:p>
        </w:tc>
        <w:tc>
          <w:tcPr>
            <w:tcW w:w="700" w:type="pct"/>
            <w:shd w:val="clear" w:color="auto" w:fill="DCFCE7"/>
            <w:tcMar>
              <w:top w:w="200" w:type="dxa"/>
              <w:left w:w="100" w:type="dxa"/>
              <w:bottom w:w="200" w:type="dxa"/>
              <w:right w:w="100" w:type="dxa"/>
            </w:tcMar>
          </w:tcPr>
          <w:p w14:paraId="04BC3E95" w14:textId="77777777" w:rsidR="001A20E6" w:rsidRDefault="00000000">
            <w:pPr>
              <w:pStyle w:val="TableCellCalendarDayNumberBold"/>
            </w:pPr>
            <w:r>
              <w:t>14</w:t>
            </w:r>
          </w:p>
          <w:p w14:paraId="44B991F3" w14:textId="77777777" w:rsidR="001A20E6" w:rsidRDefault="00000000">
            <w:pPr>
              <w:pStyle w:val="TableCellCalendarSubject"/>
            </w:pPr>
            <w:r>
              <w:t>History-Post Independent India</w:t>
            </w:r>
          </w:p>
          <w:p w14:paraId="1E20FD7B" w14:textId="77777777" w:rsidR="001A20E6" w:rsidRDefault="00000000">
            <w:pPr>
              <w:pStyle w:val="TableCellCalendarSubject"/>
            </w:pPr>
            <w:r>
              <w:t>Geography</w:t>
            </w:r>
          </w:p>
        </w:tc>
        <w:tc>
          <w:tcPr>
            <w:tcW w:w="700" w:type="pct"/>
            <w:shd w:val="clear" w:color="auto" w:fill="DCFCE7"/>
            <w:tcMar>
              <w:top w:w="200" w:type="dxa"/>
              <w:left w:w="100" w:type="dxa"/>
              <w:bottom w:w="200" w:type="dxa"/>
              <w:right w:w="100" w:type="dxa"/>
            </w:tcMar>
          </w:tcPr>
          <w:p w14:paraId="72A9283B" w14:textId="77777777" w:rsidR="001A20E6" w:rsidRDefault="00000000">
            <w:pPr>
              <w:pStyle w:val="TableCellCalendarDayNumberBold"/>
            </w:pPr>
            <w:r>
              <w:t>15</w:t>
            </w:r>
          </w:p>
          <w:p w14:paraId="5E794363" w14:textId="77777777" w:rsidR="001A20E6" w:rsidRDefault="00000000">
            <w:pPr>
              <w:pStyle w:val="TableCellCalendarSubject"/>
            </w:pPr>
            <w:r>
              <w:t>History-Post Independent India</w:t>
            </w:r>
          </w:p>
          <w:p w14:paraId="6D1B12A4" w14:textId="77777777" w:rsidR="001A20E6" w:rsidRDefault="00000000">
            <w:pPr>
              <w:pStyle w:val="TableCellCalendarSubject"/>
            </w:pPr>
            <w:r>
              <w:t>Geography</w:t>
            </w:r>
          </w:p>
        </w:tc>
        <w:tc>
          <w:tcPr>
            <w:tcW w:w="700" w:type="pct"/>
            <w:shd w:val="clear" w:color="auto" w:fill="DCFCE7"/>
            <w:tcMar>
              <w:top w:w="200" w:type="dxa"/>
              <w:left w:w="100" w:type="dxa"/>
              <w:bottom w:w="200" w:type="dxa"/>
              <w:right w:w="100" w:type="dxa"/>
            </w:tcMar>
          </w:tcPr>
          <w:p w14:paraId="42A70A13" w14:textId="77777777" w:rsidR="001A20E6" w:rsidRDefault="00000000">
            <w:pPr>
              <w:pStyle w:val="TableCellCalendarDayNumberBold"/>
            </w:pPr>
            <w:r>
              <w:t>16</w:t>
            </w:r>
          </w:p>
          <w:p w14:paraId="1D3A5558" w14:textId="77777777" w:rsidR="001A20E6" w:rsidRDefault="00000000">
            <w:pPr>
              <w:pStyle w:val="TableCellCalendarSubject"/>
            </w:pPr>
            <w:r>
              <w:t>History-Post Independent India</w:t>
            </w:r>
          </w:p>
          <w:p w14:paraId="61E8CDA9" w14:textId="77777777" w:rsidR="001A20E6" w:rsidRDefault="00000000">
            <w:pPr>
              <w:pStyle w:val="TableCellCalendarSubject"/>
            </w:pPr>
            <w:r>
              <w:t>Geography</w:t>
            </w:r>
          </w:p>
        </w:tc>
      </w:tr>
      <w:tr w:rsidR="001A20E6" w14:paraId="1C98CC70" w14:textId="77777777">
        <w:tc>
          <w:tcPr>
            <w:tcW w:w="700" w:type="pct"/>
            <w:shd w:val="clear" w:color="auto" w:fill="DCFCE7"/>
            <w:tcMar>
              <w:top w:w="200" w:type="dxa"/>
              <w:left w:w="100" w:type="dxa"/>
              <w:bottom w:w="200" w:type="dxa"/>
              <w:right w:w="100" w:type="dxa"/>
            </w:tcMar>
          </w:tcPr>
          <w:p w14:paraId="5581D4EF" w14:textId="77777777" w:rsidR="001A20E6" w:rsidRDefault="00000000">
            <w:pPr>
              <w:pStyle w:val="TableCellCalendarDayNumberBold"/>
            </w:pPr>
            <w:r>
              <w:t>17</w:t>
            </w:r>
          </w:p>
          <w:p w14:paraId="70D2AAC4" w14:textId="77777777" w:rsidR="001A20E6" w:rsidRDefault="00000000">
            <w:pPr>
              <w:pStyle w:val="TableCellCalendarSubject"/>
            </w:pPr>
            <w:r>
              <w:t>History-Post Independent India</w:t>
            </w:r>
          </w:p>
          <w:p w14:paraId="5CEE0827" w14:textId="77777777" w:rsidR="001A20E6" w:rsidRDefault="00000000">
            <w:pPr>
              <w:pStyle w:val="TableCellCalendarSubject"/>
            </w:pPr>
            <w:r>
              <w:t>Geography</w:t>
            </w:r>
          </w:p>
        </w:tc>
        <w:tc>
          <w:tcPr>
            <w:tcW w:w="700" w:type="pct"/>
            <w:shd w:val="clear" w:color="auto" w:fill="DCFCE7"/>
            <w:tcMar>
              <w:top w:w="200" w:type="dxa"/>
              <w:left w:w="100" w:type="dxa"/>
              <w:bottom w:w="200" w:type="dxa"/>
              <w:right w:w="100" w:type="dxa"/>
            </w:tcMar>
          </w:tcPr>
          <w:p w14:paraId="32BBB009" w14:textId="77777777" w:rsidR="001A20E6" w:rsidRDefault="00000000">
            <w:pPr>
              <w:pStyle w:val="TableCellCalendarDayNumberBold"/>
            </w:pPr>
            <w:r>
              <w:t>18</w:t>
            </w:r>
          </w:p>
          <w:p w14:paraId="655D2A60" w14:textId="77777777" w:rsidR="001A20E6" w:rsidRDefault="00000000">
            <w:pPr>
              <w:pStyle w:val="TableCellCalendarSubject"/>
            </w:pPr>
            <w:r>
              <w:t>Geography</w:t>
            </w:r>
          </w:p>
          <w:p w14:paraId="422F8E4D" w14:textId="77777777" w:rsidR="001A20E6" w:rsidRDefault="00000000">
            <w:pPr>
              <w:pStyle w:val="TableCellCalendarSubject"/>
            </w:pPr>
            <w:r>
              <w:t>Environment, Ecology and Disaster Management</w:t>
            </w:r>
          </w:p>
        </w:tc>
        <w:tc>
          <w:tcPr>
            <w:tcW w:w="700" w:type="pct"/>
            <w:shd w:val="clear" w:color="auto" w:fill="DCFCE7"/>
            <w:tcMar>
              <w:top w:w="200" w:type="dxa"/>
              <w:left w:w="100" w:type="dxa"/>
              <w:bottom w:w="200" w:type="dxa"/>
              <w:right w:w="100" w:type="dxa"/>
            </w:tcMar>
          </w:tcPr>
          <w:p w14:paraId="3572E941" w14:textId="77777777" w:rsidR="001A20E6" w:rsidRDefault="00000000">
            <w:pPr>
              <w:pStyle w:val="TableCellCalendarDayNumberBold"/>
            </w:pPr>
            <w:r>
              <w:t>19</w:t>
            </w:r>
          </w:p>
          <w:p w14:paraId="146B2ED1" w14:textId="77777777" w:rsidR="001A20E6" w:rsidRDefault="00000000">
            <w:pPr>
              <w:pStyle w:val="TableCellCalendarSubject"/>
            </w:pPr>
            <w:r>
              <w:t>Geography</w:t>
            </w:r>
          </w:p>
          <w:p w14:paraId="6EEFD759" w14:textId="77777777" w:rsidR="001A20E6" w:rsidRDefault="00000000">
            <w:pPr>
              <w:pStyle w:val="TableCellCalendarSubject"/>
            </w:pPr>
            <w:r>
              <w:t>Environment, Ecology and Disaster Management</w:t>
            </w:r>
          </w:p>
        </w:tc>
        <w:tc>
          <w:tcPr>
            <w:tcW w:w="700" w:type="pct"/>
            <w:shd w:val="clear" w:color="auto" w:fill="DCFCE7"/>
            <w:tcMar>
              <w:top w:w="200" w:type="dxa"/>
              <w:left w:w="100" w:type="dxa"/>
              <w:bottom w:w="200" w:type="dxa"/>
              <w:right w:w="100" w:type="dxa"/>
            </w:tcMar>
          </w:tcPr>
          <w:p w14:paraId="02255FDB" w14:textId="77777777" w:rsidR="001A20E6" w:rsidRDefault="00000000">
            <w:pPr>
              <w:pStyle w:val="TableCellCalendarDayNumberBold"/>
            </w:pPr>
            <w:r>
              <w:t>20</w:t>
            </w:r>
          </w:p>
          <w:p w14:paraId="6EDB0509" w14:textId="77777777" w:rsidR="001A20E6" w:rsidRDefault="00000000">
            <w:pPr>
              <w:pStyle w:val="TableCellCalendarSubject"/>
            </w:pPr>
            <w:r>
              <w:t>Geography</w:t>
            </w:r>
          </w:p>
          <w:p w14:paraId="635D181D" w14:textId="77777777" w:rsidR="001A20E6" w:rsidRDefault="00000000">
            <w:pPr>
              <w:pStyle w:val="TableCellCalendarSubject"/>
            </w:pPr>
            <w:r>
              <w:t>Environment, Ecology and Disaster Management</w:t>
            </w:r>
          </w:p>
        </w:tc>
        <w:tc>
          <w:tcPr>
            <w:tcW w:w="700" w:type="pct"/>
            <w:shd w:val="clear" w:color="auto" w:fill="DCFCE7"/>
            <w:tcMar>
              <w:top w:w="200" w:type="dxa"/>
              <w:left w:w="100" w:type="dxa"/>
              <w:bottom w:w="200" w:type="dxa"/>
              <w:right w:w="100" w:type="dxa"/>
            </w:tcMar>
          </w:tcPr>
          <w:p w14:paraId="05730C3F" w14:textId="77777777" w:rsidR="001A20E6" w:rsidRDefault="00000000">
            <w:pPr>
              <w:pStyle w:val="TableCellCalendarDayNumberBold"/>
            </w:pPr>
            <w:r>
              <w:t>21</w:t>
            </w:r>
          </w:p>
          <w:p w14:paraId="29A97C18" w14:textId="77777777" w:rsidR="001A20E6" w:rsidRDefault="00000000">
            <w:pPr>
              <w:pStyle w:val="TableCellCalendarSubject"/>
            </w:pPr>
            <w:r>
              <w:t>Geography</w:t>
            </w:r>
          </w:p>
          <w:p w14:paraId="660A68D4" w14:textId="77777777" w:rsidR="001A20E6" w:rsidRDefault="00000000">
            <w:pPr>
              <w:pStyle w:val="TableCellCalendarSubject"/>
            </w:pPr>
            <w:r>
              <w:t>Environment, Ecology and Disaster Management</w:t>
            </w:r>
          </w:p>
        </w:tc>
        <w:tc>
          <w:tcPr>
            <w:tcW w:w="700" w:type="pct"/>
            <w:shd w:val="clear" w:color="auto" w:fill="DCFCE7"/>
            <w:tcMar>
              <w:top w:w="200" w:type="dxa"/>
              <w:left w:w="100" w:type="dxa"/>
              <w:bottom w:w="200" w:type="dxa"/>
              <w:right w:w="100" w:type="dxa"/>
            </w:tcMar>
          </w:tcPr>
          <w:p w14:paraId="38646B20" w14:textId="77777777" w:rsidR="001A20E6" w:rsidRDefault="00000000">
            <w:pPr>
              <w:pStyle w:val="TableCellCalendarDayNumberBold"/>
            </w:pPr>
            <w:r>
              <w:t>22</w:t>
            </w:r>
          </w:p>
          <w:p w14:paraId="7F6E89DB" w14:textId="77777777" w:rsidR="001A20E6" w:rsidRDefault="00000000">
            <w:pPr>
              <w:pStyle w:val="TableCellCalendarSubject"/>
            </w:pPr>
            <w:r>
              <w:t>Geography</w:t>
            </w:r>
          </w:p>
          <w:p w14:paraId="4EAB9197" w14:textId="77777777" w:rsidR="001A20E6" w:rsidRDefault="00000000">
            <w:pPr>
              <w:pStyle w:val="TableCellCalendarSubject"/>
            </w:pPr>
            <w:r>
              <w:t>Environment, Ecology and Disaster Management</w:t>
            </w:r>
          </w:p>
        </w:tc>
        <w:tc>
          <w:tcPr>
            <w:tcW w:w="700" w:type="pct"/>
            <w:shd w:val="clear" w:color="auto" w:fill="DCFCE7"/>
            <w:tcMar>
              <w:top w:w="200" w:type="dxa"/>
              <w:left w:w="100" w:type="dxa"/>
              <w:bottom w:w="200" w:type="dxa"/>
              <w:right w:w="100" w:type="dxa"/>
            </w:tcMar>
          </w:tcPr>
          <w:p w14:paraId="26FD3170" w14:textId="77777777" w:rsidR="001A20E6" w:rsidRDefault="00000000">
            <w:pPr>
              <w:pStyle w:val="TableCellCalendarDayNumberBold"/>
            </w:pPr>
            <w:r>
              <w:t>23</w:t>
            </w:r>
          </w:p>
          <w:p w14:paraId="5A5E5886" w14:textId="77777777" w:rsidR="001A20E6" w:rsidRDefault="00000000">
            <w:pPr>
              <w:pStyle w:val="TableCellCalendarSubject"/>
            </w:pPr>
            <w:r>
              <w:t>Geography</w:t>
            </w:r>
          </w:p>
          <w:p w14:paraId="7076E76A" w14:textId="77777777" w:rsidR="001A20E6" w:rsidRDefault="00000000">
            <w:pPr>
              <w:pStyle w:val="TableCellCalendarSubject"/>
            </w:pPr>
            <w:r>
              <w:t>Environment, Ecology and Disaster Management</w:t>
            </w:r>
          </w:p>
        </w:tc>
      </w:tr>
      <w:tr w:rsidR="001A20E6" w14:paraId="602DD0C5" w14:textId="77777777">
        <w:tc>
          <w:tcPr>
            <w:tcW w:w="700" w:type="pct"/>
            <w:shd w:val="clear" w:color="auto" w:fill="DCFCE7"/>
            <w:tcMar>
              <w:top w:w="200" w:type="dxa"/>
              <w:left w:w="100" w:type="dxa"/>
              <w:bottom w:w="200" w:type="dxa"/>
              <w:right w:w="100" w:type="dxa"/>
            </w:tcMar>
          </w:tcPr>
          <w:p w14:paraId="2CE7B2FD" w14:textId="77777777" w:rsidR="001A20E6" w:rsidRDefault="00000000">
            <w:pPr>
              <w:pStyle w:val="TableCellCalendarDayNumberBold"/>
            </w:pPr>
            <w:r>
              <w:t>24</w:t>
            </w:r>
          </w:p>
          <w:p w14:paraId="4FCA66A1" w14:textId="77777777" w:rsidR="001A20E6" w:rsidRDefault="00000000">
            <w:pPr>
              <w:pStyle w:val="TableCellCalendarSubject"/>
            </w:pPr>
            <w:r>
              <w:t>Geography</w:t>
            </w:r>
          </w:p>
          <w:p w14:paraId="22D01CB6" w14:textId="77777777" w:rsidR="001A20E6" w:rsidRDefault="00000000">
            <w:pPr>
              <w:pStyle w:val="TableCellCalendarSubject"/>
            </w:pPr>
            <w:r>
              <w:t>Environment, Ecology and Disaster Management</w:t>
            </w:r>
          </w:p>
        </w:tc>
        <w:tc>
          <w:tcPr>
            <w:tcW w:w="700" w:type="pct"/>
            <w:shd w:val="clear" w:color="auto" w:fill="DCFCE7"/>
            <w:tcMar>
              <w:top w:w="200" w:type="dxa"/>
              <w:left w:w="100" w:type="dxa"/>
              <w:bottom w:w="200" w:type="dxa"/>
              <w:right w:w="100" w:type="dxa"/>
            </w:tcMar>
          </w:tcPr>
          <w:p w14:paraId="24EA2D03" w14:textId="77777777" w:rsidR="001A20E6" w:rsidRDefault="00000000">
            <w:pPr>
              <w:pStyle w:val="TableCellCalendarDayNumberBold"/>
            </w:pPr>
            <w:r>
              <w:t>25</w:t>
            </w:r>
          </w:p>
          <w:p w14:paraId="46CD9D16" w14:textId="77777777" w:rsidR="001A20E6" w:rsidRDefault="00000000">
            <w:pPr>
              <w:pStyle w:val="TableCellCalendarSubject"/>
            </w:pPr>
            <w:r>
              <w:t>Geography</w:t>
            </w:r>
          </w:p>
          <w:p w14:paraId="59103C64" w14:textId="77777777" w:rsidR="001A20E6" w:rsidRDefault="00000000">
            <w:pPr>
              <w:pStyle w:val="TableCellCalendarSubject"/>
            </w:pPr>
            <w:r>
              <w:t>Environment, Ecology and Disaster Management</w:t>
            </w:r>
          </w:p>
        </w:tc>
        <w:tc>
          <w:tcPr>
            <w:tcW w:w="700" w:type="pct"/>
            <w:shd w:val="clear" w:color="auto" w:fill="DCFCE7"/>
            <w:tcMar>
              <w:top w:w="200" w:type="dxa"/>
              <w:left w:w="100" w:type="dxa"/>
              <w:bottom w:w="200" w:type="dxa"/>
              <w:right w:w="100" w:type="dxa"/>
            </w:tcMar>
          </w:tcPr>
          <w:p w14:paraId="5EE9BBA4" w14:textId="77777777" w:rsidR="001A20E6" w:rsidRDefault="00000000">
            <w:pPr>
              <w:pStyle w:val="TableCellCalendarDayNumberBold"/>
            </w:pPr>
            <w:r>
              <w:t>26</w:t>
            </w:r>
          </w:p>
          <w:p w14:paraId="47D07152" w14:textId="77777777" w:rsidR="001A20E6" w:rsidRDefault="00000000">
            <w:pPr>
              <w:pStyle w:val="TableCellCalendarSubject"/>
            </w:pPr>
            <w:r>
              <w:t>Geography</w:t>
            </w:r>
          </w:p>
          <w:p w14:paraId="22984277" w14:textId="77777777" w:rsidR="001A20E6" w:rsidRDefault="00000000">
            <w:pPr>
              <w:pStyle w:val="TableCellCalendarSubject"/>
            </w:pPr>
            <w:r>
              <w:t>Environment, Ecology and Disaster Management</w:t>
            </w:r>
          </w:p>
        </w:tc>
        <w:tc>
          <w:tcPr>
            <w:tcW w:w="700" w:type="pct"/>
            <w:shd w:val="clear" w:color="auto" w:fill="DCFCE7"/>
            <w:tcMar>
              <w:top w:w="200" w:type="dxa"/>
              <w:left w:w="100" w:type="dxa"/>
              <w:bottom w:w="200" w:type="dxa"/>
              <w:right w:w="100" w:type="dxa"/>
            </w:tcMar>
          </w:tcPr>
          <w:p w14:paraId="463A8361" w14:textId="77777777" w:rsidR="001A20E6" w:rsidRDefault="00000000">
            <w:pPr>
              <w:pStyle w:val="TableCellCalendarDayNumberBold"/>
            </w:pPr>
            <w:r>
              <w:t>27</w:t>
            </w:r>
          </w:p>
          <w:p w14:paraId="4DCF0A43" w14:textId="77777777" w:rsidR="001A20E6" w:rsidRDefault="00000000">
            <w:pPr>
              <w:pStyle w:val="TableCellCalendarSubject"/>
            </w:pPr>
            <w:r>
              <w:t>Geography</w:t>
            </w:r>
          </w:p>
          <w:p w14:paraId="1AC98701" w14:textId="77777777" w:rsidR="001A20E6" w:rsidRDefault="00000000">
            <w:pPr>
              <w:pStyle w:val="TableCellCalendarSubject"/>
            </w:pPr>
            <w:r>
              <w:t>Environment, Ecology and Disaster Management</w:t>
            </w:r>
          </w:p>
        </w:tc>
        <w:tc>
          <w:tcPr>
            <w:tcW w:w="700" w:type="pct"/>
            <w:shd w:val="clear" w:color="auto" w:fill="DCFCE7"/>
            <w:tcMar>
              <w:top w:w="200" w:type="dxa"/>
              <w:left w:w="100" w:type="dxa"/>
              <w:bottom w:w="200" w:type="dxa"/>
              <w:right w:w="100" w:type="dxa"/>
            </w:tcMar>
          </w:tcPr>
          <w:p w14:paraId="404D02F6" w14:textId="77777777" w:rsidR="001A20E6" w:rsidRDefault="00000000">
            <w:pPr>
              <w:pStyle w:val="TableCellCalendarDayNumberBold"/>
            </w:pPr>
            <w:r>
              <w:t>28</w:t>
            </w:r>
          </w:p>
          <w:p w14:paraId="657769C9" w14:textId="77777777" w:rsidR="001A20E6" w:rsidRDefault="00000000">
            <w:pPr>
              <w:pStyle w:val="TableCellCalendarSubject"/>
            </w:pPr>
            <w:r>
              <w:t>Geography</w:t>
            </w:r>
          </w:p>
          <w:p w14:paraId="31223CBB" w14:textId="77777777" w:rsidR="001A20E6" w:rsidRDefault="00000000">
            <w:pPr>
              <w:pStyle w:val="TableCellCalendarSubject"/>
            </w:pPr>
            <w:r>
              <w:t>Environment, Ecology and Disaster Management</w:t>
            </w:r>
          </w:p>
        </w:tc>
        <w:tc>
          <w:tcPr>
            <w:tcW w:w="700" w:type="pct"/>
            <w:shd w:val="clear" w:color="auto" w:fill="DCFCE7"/>
            <w:tcMar>
              <w:top w:w="200" w:type="dxa"/>
              <w:left w:w="100" w:type="dxa"/>
              <w:bottom w:w="200" w:type="dxa"/>
              <w:right w:w="100" w:type="dxa"/>
            </w:tcMar>
          </w:tcPr>
          <w:p w14:paraId="09809D51" w14:textId="77777777" w:rsidR="001A20E6" w:rsidRDefault="00000000">
            <w:pPr>
              <w:pStyle w:val="TableCellCalendarDayNumberBold"/>
            </w:pPr>
            <w:r>
              <w:t>29</w:t>
            </w:r>
          </w:p>
          <w:p w14:paraId="261FD590" w14:textId="77777777" w:rsidR="001A20E6" w:rsidRDefault="00000000">
            <w:pPr>
              <w:pStyle w:val="TableCellCalendarSubject"/>
            </w:pPr>
            <w:r>
              <w:t>Geography</w:t>
            </w:r>
          </w:p>
          <w:p w14:paraId="2E50C470" w14:textId="77777777" w:rsidR="001A20E6" w:rsidRDefault="00000000">
            <w:pPr>
              <w:pStyle w:val="TableCellCalendarSubject"/>
            </w:pPr>
            <w:r>
              <w:t>Environment, Ecology and Disaster Management</w:t>
            </w:r>
          </w:p>
        </w:tc>
        <w:tc>
          <w:tcPr>
            <w:tcW w:w="700" w:type="pct"/>
            <w:shd w:val="clear" w:color="auto" w:fill="DCFCE7"/>
            <w:tcMar>
              <w:top w:w="200" w:type="dxa"/>
              <w:left w:w="100" w:type="dxa"/>
              <w:bottom w:w="200" w:type="dxa"/>
              <w:right w:w="100" w:type="dxa"/>
            </w:tcMar>
          </w:tcPr>
          <w:p w14:paraId="6B8CCF55" w14:textId="77777777" w:rsidR="001A20E6" w:rsidRDefault="00000000">
            <w:pPr>
              <w:pStyle w:val="TableCellCalendarDayNumberBold"/>
            </w:pPr>
            <w:r>
              <w:t>30</w:t>
            </w:r>
          </w:p>
          <w:p w14:paraId="13FAD722" w14:textId="77777777" w:rsidR="001A20E6" w:rsidRDefault="00000000">
            <w:pPr>
              <w:pStyle w:val="TableCellCalendarSubject"/>
            </w:pPr>
            <w:r>
              <w:t>Geography</w:t>
            </w:r>
          </w:p>
          <w:p w14:paraId="191BF25E" w14:textId="77777777" w:rsidR="001A20E6" w:rsidRDefault="00000000">
            <w:pPr>
              <w:pStyle w:val="TableCellCalendarSubject"/>
            </w:pPr>
            <w:r>
              <w:t>Environment, Ecology and Disaster Management</w:t>
            </w:r>
          </w:p>
        </w:tc>
      </w:tr>
      <w:tr w:rsidR="001A20E6" w14:paraId="48E916DA" w14:textId="77777777">
        <w:tc>
          <w:tcPr>
            <w:tcW w:w="700" w:type="pct"/>
            <w:shd w:val="clear" w:color="auto" w:fill="DCFCE7"/>
            <w:tcMar>
              <w:top w:w="200" w:type="dxa"/>
              <w:left w:w="100" w:type="dxa"/>
              <w:bottom w:w="200" w:type="dxa"/>
              <w:right w:w="100" w:type="dxa"/>
            </w:tcMar>
          </w:tcPr>
          <w:p w14:paraId="58AF007D" w14:textId="77777777" w:rsidR="001A20E6" w:rsidRDefault="00000000">
            <w:pPr>
              <w:pStyle w:val="TableCellCalendarDayNumberBold"/>
            </w:pPr>
            <w:r>
              <w:t>31</w:t>
            </w:r>
          </w:p>
          <w:p w14:paraId="4CB29CF7" w14:textId="77777777" w:rsidR="001A20E6" w:rsidRDefault="00000000">
            <w:pPr>
              <w:pStyle w:val="TableCellCalendarSubject"/>
            </w:pPr>
            <w:r>
              <w:t>Geography</w:t>
            </w:r>
          </w:p>
          <w:p w14:paraId="7B3C9C99" w14:textId="77777777" w:rsidR="001A20E6" w:rsidRDefault="00000000">
            <w:pPr>
              <w:pStyle w:val="TableCellCalendarSubject"/>
            </w:pPr>
            <w:r>
              <w:t>Environment, Ecology and Disaster Management</w:t>
            </w:r>
          </w:p>
        </w:tc>
        <w:tc>
          <w:tcPr>
            <w:tcW w:w="700" w:type="pct"/>
            <w:tcMar>
              <w:top w:w="200" w:type="dxa"/>
              <w:left w:w="100" w:type="dxa"/>
              <w:bottom w:w="200" w:type="dxa"/>
              <w:right w:w="100" w:type="dxa"/>
            </w:tcMar>
          </w:tcPr>
          <w:p w14:paraId="5F5096DC" w14:textId="77777777" w:rsidR="001A20E6" w:rsidRDefault="001A20E6"/>
        </w:tc>
        <w:tc>
          <w:tcPr>
            <w:tcW w:w="700" w:type="pct"/>
            <w:tcMar>
              <w:top w:w="200" w:type="dxa"/>
              <w:left w:w="100" w:type="dxa"/>
              <w:bottom w:w="200" w:type="dxa"/>
              <w:right w:w="100" w:type="dxa"/>
            </w:tcMar>
          </w:tcPr>
          <w:p w14:paraId="31B86ABC" w14:textId="77777777" w:rsidR="001A20E6" w:rsidRDefault="001A20E6"/>
        </w:tc>
        <w:tc>
          <w:tcPr>
            <w:tcW w:w="700" w:type="pct"/>
            <w:tcMar>
              <w:top w:w="200" w:type="dxa"/>
              <w:left w:w="100" w:type="dxa"/>
              <w:bottom w:w="200" w:type="dxa"/>
              <w:right w:w="100" w:type="dxa"/>
            </w:tcMar>
          </w:tcPr>
          <w:p w14:paraId="0AE38EF5" w14:textId="77777777" w:rsidR="001A20E6" w:rsidRDefault="001A20E6"/>
        </w:tc>
        <w:tc>
          <w:tcPr>
            <w:tcW w:w="700" w:type="pct"/>
            <w:tcMar>
              <w:top w:w="200" w:type="dxa"/>
              <w:left w:w="100" w:type="dxa"/>
              <w:bottom w:w="200" w:type="dxa"/>
              <w:right w:w="100" w:type="dxa"/>
            </w:tcMar>
          </w:tcPr>
          <w:p w14:paraId="56F00C9E" w14:textId="77777777" w:rsidR="001A20E6" w:rsidRDefault="001A20E6"/>
        </w:tc>
        <w:tc>
          <w:tcPr>
            <w:tcW w:w="700" w:type="pct"/>
            <w:tcMar>
              <w:top w:w="200" w:type="dxa"/>
              <w:left w:w="100" w:type="dxa"/>
              <w:bottom w:w="200" w:type="dxa"/>
              <w:right w:w="100" w:type="dxa"/>
            </w:tcMar>
          </w:tcPr>
          <w:p w14:paraId="5220EB67" w14:textId="77777777" w:rsidR="001A20E6" w:rsidRDefault="001A20E6"/>
        </w:tc>
        <w:tc>
          <w:tcPr>
            <w:tcW w:w="700" w:type="pct"/>
            <w:tcMar>
              <w:top w:w="200" w:type="dxa"/>
              <w:left w:w="100" w:type="dxa"/>
              <w:bottom w:w="200" w:type="dxa"/>
              <w:right w:w="100" w:type="dxa"/>
            </w:tcMar>
          </w:tcPr>
          <w:p w14:paraId="53F3BEBC" w14:textId="77777777" w:rsidR="001A20E6" w:rsidRDefault="001A20E6"/>
        </w:tc>
      </w:tr>
    </w:tbl>
    <w:p w14:paraId="311E79E5" w14:textId="77777777" w:rsidR="001A20E6" w:rsidRDefault="001A20E6">
      <w:pPr>
        <w:spacing w:after="400"/>
      </w:pPr>
    </w:p>
    <w:p w14:paraId="793711B7" w14:textId="77777777" w:rsidR="001A20E6" w:rsidRDefault="00000000">
      <w:pPr>
        <w:pStyle w:val="ResourceTitle"/>
      </w:pPr>
      <w:r>
        <w:t>📚 Resources for May 2026</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58693D00" w14:textId="77777777">
        <w:tc>
          <w:tcPr>
            <w:tcW w:w="1650" w:type="pct"/>
            <w:tcBorders>
              <w:bottom w:val="single" w:sz="2" w:space="0" w:color="D1D5DB"/>
              <w:right w:val="single" w:sz="2" w:space="0" w:color="D1D5DB"/>
            </w:tcBorders>
            <w:tcMar>
              <w:top w:w="200" w:type="dxa"/>
              <w:left w:w="150" w:type="dxa"/>
              <w:bottom w:w="200" w:type="dxa"/>
              <w:right w:w="150" w:type="dxa"/>
            </w:tcMar>
          </w:tcPr>
          <w:p w14:paraId="50AF9D47" w14:textId="77777777" w:rsidR="001A20E6" w:rsidRDefault="00000000">
            <w:pPr>
              <w:pStyle w:val="TableCellSubjectName"/>
            </w:pPr>
            <w:r>
              <w:t>History-Art and Culture</w:t>
            </w:r>
          </w:p>
          <w:p w14:paraId="7C319A1C" w14:textId="77777777" w:rsidR="001A20E6" w:rsidRDefault="00000000">
            <w:pPr>
              <w:pStyle w:val="TableCellCategoryTitle"/>
            </w:pPr>
            <w:r>
              <w:t>📝 Practice Materials</w:t>
            </w:r>
          </w:p>
          <w:p w14:paraId="15F224E7" w14:textId="77777777" w:rsidR="001A20E6" w:rsidRDefault="00000000">
            <w:pPr>
              <w:pStyle w:val="TableCellResourceItem"/>
            </w:pPr>
            <w:r>
              <w:t>• La Excellence Art &amp; Culture Material</w:t>
            </w:r>
          </w:p>
          <w:p w14:paraId="057E67A5" w14:textId="77777777" w:rsidR="001A20E6" w:rsidRDefault="00000000">
            <w:pPr>
              <w:pStyle w:val="TableCellResourceItem"/>
            </w:pPr>
            <w:r>
              <w:t>• Prelims &amp; Mains Workbooks</w:t>
            </w:r>
          </w:p>
          <w:p w14:paraId="5D5AE17B" w14:textId="77777777" w:rsidR="001A20E6" w:rsidRDefault="00000000">
            <w:pPr>
              <w:pStyle w:val="TableCellCategoryTitle"/>
            </w:pPr>
            <w:r>
              <w:t>📰 Current Affairs</w:t>
            </w:r>
          </w:p>
          <w:p w14:paraId="028922E6" w14:textId="77777777" w:rsidR="001A20E6" w:rsidRDefault="00000000">
            <w:pPr>
              <w:pStyle w:val="TableCellResourceItem"/>
            </w:pPr>
            <w:r>
              <w:t>• Newspapers (CA on art awards, festivals, 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620C84A7" w14:textId="77777777" w:rsidR="001A20E6" w:rsidRDefault="00000000">
            <w:pPr>
              <w:pStyle w:val="TableCellSubjectName"/>
            </w:pPr>
            <w:r>
              <w:t>History-World</w:t>
            </w:r>
          </w:p>
          <w:p w14:paraId="1549F63B" w14:textId="77777777" w:rsidR="001A20E6" w:rsidRDefault="00000000">
            <w:pPr>
              <w:pStyle w:val="TableCellCategoryTitle"/>
            </w:pPr>
            <w:r>
              <w:t>📝 Practice Materials</w:t>
            </w:r>
          </w:p>
          <w:p w14:paraId="5177EDB4" w14:textId="77777777" w:rsidR="001A20E6" w:rsidRDefault="00000000">
            <w:pPr>
              <w:pStyle w:val="TableCellResourceItem"/>
            </w:pPr>
            <w:r>
              <w:t>• La Excellence World History Material</w:t>
            </w:r>
          </w:p>
          <w:p w14:paraId="00E6FC0B" w14:textId="77777777" w:rsidR="001A20E6" w:rsidRDefault="00000000">
            <w:pPr>
              <w:pStyle w:val="TableCellResourceItem"/>
            </w:pPr>
            <w:r>
              <w:t>• Mains Workbook</w:t>
            </w:r>
          </w:p>
          <w:p w14:paraId="385FE9D2" w14:textId="77777777" w:rsidR="001A20E6" w:rsidRDefault="00000000">
            <w:pPr>
              <w:pStyle w:val="TableCellCategoryTitle"/>
            </w:pPr>
            <w:r>
              <w:t>📰 Current Affairs</w:t>
            </w:r>
          </w:p>
          <w:p w14:paraId="5299DD21"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73C516FF" w14:textId="77777777" w:rsidR="001A20E6" w:rsidRDefault="00000000">
            <w:pPr>
              <w:pStyle w:val="TableCellSubjectName"/>
            </w:pPr>
            <w:r>
              <w:t>History-Post Independent India</w:t>
            </w:r>
          </w:p>
          <w:p w14:paraId="6B1036EF" w14:textId="77777777" w:rsidR="001A20E6" w:rsidRDefault="00000000">
            <w:pPr>
              <w:pStyle w:val="TableCellCategoryTitle"/>
            </w:pPr>
            <w:r>
              <w:t>📝 Practice Materials</w:t>
            </w:r>
          </w:p>
          <w:p w14:paraId="68186A3B" w14:textId="77777777" w:rsidR="001A20E6" w:rsidRDefault="00000000">
            <w:pPr>
              <w:pStyle w:val="TableCellResourceItem"/>
            </w:pPr>
            <w:r>
              <w:t>• La Excellence Post-Independence Material</w:t>
            </w:r>
          </w:p>
          <w:p w14:paraId="0BB03992" w14:textId="77777777" w:rsidR="001A20E6" w:rsidRDefault="00000000">
            <w:pPr>
              <w:pStyle w:val="TableCellResourceItem"/>
            </w:pPr>
            <w:r>
              <w:t>• Mains Workbook</w:t>
            </w:r>
          </w:p>
          <w:p w14:paraId="029D4B3E" w14:textId="77777777" w:rsidR="001A20E6" w:rsidRDefault="00000000">
            <w:pPr>
              <w:pStyle w:val="TableCellCategoryTitle"/>
            </w:pPr>
            <w:r>
              <w:t>📰 Current Affairs</w:t>
            </w:r>
          </w:p>
          <w:p w14:paraId="675C3BA6" w14:textId="77777777" w:rsidR="001A20E6" w:rsidRDefault="00000000">
            <w:pPr>
              <w:pStyle w:val="TableCellResourceItem"/>
            </w:pPr>
            <w:r>
              <w:t>• Newspapers (Hindu and IE Explained)</w:t>
            </w:r>
          </w:p>
        </w:tc>
      </w:tr>
      <w:tr w:rsidR="001A20E6" w14:paraId="5B9D3797" w14:textId="77777777">
        <w:tc>
          <w:tcPr>
            <w:tcW w:w="1650" w:type="pct"/>
            <w:tcBorders>
              <w:bottom w:val="single" w:sz="2" w:space="0" w:color="D1D5DB"/>
              <w:right w:val="single" w:sz="2" w:space="0" w:color="D1D5DB"/>
            </w:tcBorders>
            <w:tcMar>
              <w:top w:w="200" w:type="dxa"/>
              <w:left w:w="150" w:type="dxa"/>
              <w:bottom w:w="200" w:type="dxa"/>
              <w:right w:w="150" w:type="dxa"/>
            </w:tcMar>
          </w:tcPr>
          <w:p w14:paraId="585616D8" w14:textId="77777777" w:rsidR="001A20E6" w:rsidRDefault="00000000">
            <w:pPr>
              <w:pStyle w:val="TableCellSubjectName"/>
            </w:pPr>
            <w:r>
              <w:t>Geography</w:t>
            </w:r>
          </w:p>
          <w:p w14:paraId="79B7413E" w14:textId="77777777" w:rsidR="001A20E6" w:rsidRDefault="00000000">
            <w:pPr>
              <w:pStyle w:val="TableCellCategoryTitle"/>
            </w:pPr>
            <w:r>
              <w:t>📝 Practice Materials</w:t>
            </w:r>
          </w:p>
          <w:p w14:paraId="064EF37E" w14:textId="77777777" w:rsidR="001A20E6" w:rsidRDefault="00000000">
            <w:pPr>
              <w:pStyle w:val="TableCellResourceItem"/>
            </w:pPr>
            <w:r>
              <w:t>• La Excellence Geography Material</w:t>
            </w:r>
          </w:p>
          <w:p w14:paraId="1DDFE7F1" w14:textId="77777777" w:rsidR="001A20E6" w:rsidRDefault="00000000">
            <w:pPr>
              <w:pStyle w:val="TableCellResourceItem"/>
            </w:pPr>
            <w:r>
              <w:t>• Mains RRP + Prelims RRP</w:t>
            </w:r>
          </w:p>
          <w:p w14:paraId="31D1C0C0" w14:textId="77777777" w:rsidR="001A20E6" w:rsidRDefault="00000000">
            <w:pPr>
              <w:pStyle w:val="TableCellResourceItem"/>
            </w:pPr>
            <w:r>
              <w:t>• Prelims &amp; Mains Workbooks</w:t>
            </w:r>
          </w:p>
          <w:p w14:paraId="56DC4211" w14:textId="77777777" w:rsidR="001A20E6" w:rsidRDefault="00000000">
            <w:pPr>
              <w:pStyle w:val="TableCellCategoryTitle"/>
            </w:pPr>
            <w:r>
              <w:t>📰 Current Affairs</w:t>
            </w:r>
          </w:p>
          <w:p w14:paraId="5ADF687B" w14:textId="77777777" w:rsidR="001A20E6" w:rsidRDefault="00000000">
            <w:pPr>
              <w:pStyle w:val="TableCellResourceItem"/>
            </w:pPr>
            <w:r>
              <w:t>• Atlas (Orient Blackswan)</w:t>
            </w:r>
          </w:p>
          <w:p w14:paraId="47B81C83" w14:textId="77777777" w:rsidR="001A20E6" w:rsidRDefault="00000000">
            <w:pPr>
              <w:pStyle w:val="TableCellResourceItem"/>
            </w:pPr>
            <w:r>
              <w:t>• Newspapers (The Hindu – Env/Geo pages)</w:t>
            </w:r>
          </w:p>
          <w:p w14:paraId="7D2AA1A8"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6788A297" w14:textId="77777777" w:rsidR="001A20E6" w:rsidRDefault="00000000">
            <w:pPr>
              <w:pStyle w:val="TableCellSubjectName"/>
            </w:pPr>
            <w:r>
              <w:t>Environment, Ecology and Disaster Management</w:t>
            </w:r>
          </w:p>
          <w:p w14:paraId="7FD25EBB" w14:textId="77777777" w:rsidR="001A20E6" w:rsidRDefault="00000000">
            <w:pPr>
              <w:pStyle w:val="TableCellCategoryTitle"/>
            </w:pPr>
            <w:r>
              <w:t>📝 Practice Materials</w:t>
            </w:r>
          </w:p>
          <w:p w14:paraId="44893102" w14:textId="77777777" w:rsidR="001A20E6" w:rsidRDefault="00000000">
            <w:pPr>
              <w:pStyle w:val="TableCellResourceItem"/>
            </w:pPr>
            <w:r>
              <w:t>• La Excellence Environment Material</w:t>
            </w:r>
          </w:p>
          <w:p w14:paraId="5E29E3FB" w14:textId="77777777" w:rsidR="001A20E6" w:rsidRDefault="00000000">
            <w:pPr>
              <w:pStyle w:val="TableCellResourceItem"/>
            </w:pPr>
            <w:r>
              <w:t>• Prelims &amp; Mains Workbooks</w:t>
            </w:r>
          </w:p>
          <w:p w14:paraId="081BEE40" w14:textId="77777777" w:rsidR="001A20E6" w:rsidRDefault="00000000">
            <w:pPr>
              <w:pStyle w:val="TableCellResourceItem"/>
            </w:pPr>
            <w:r>
              <w:t>• La Excellence DM Material</w:t>
            </w:r>
          </w:p>
          <w:p w14:paraId="328FCD77" w14:textId="77777777" w:rsidR="001A20E6" w:rsidRDefault="00000000">
            <w:pPr>
              <w:pStyle w:val="TableCellResourceItem"/>
            </w:pPr>
            <w:r>
              <w:t>• Prelims &amp; Mains Workbooks</w:t>
            </w:r>
          </w:p>
          <w:p w14:paraId="51CA1B42" w14:textId="77777777" w:rsidR="001A20E6" w:rsidRDefault="00000000">
            <w:pPr>
              <w:pStyle w:val="TableCellCategoryTitle"/>
            </w:pPr>
            <w:r>
              <w:t>📰 Current Affairs</w:t>
            </w:r>
          </w:p>
          <w:p w14:paraId="51848253" w14:textId="77777777" w:rsidR="001A20E6" w:rsidRDefault="00000000">
            <w:pPr>
              <w:pStyle w:val="TableCellResourceItem"/>
            </w:pPr>
            <w:r>
              <w:t>• Down to Earth</w:t>
            </w:r>
          </w:p>
          <w:p w14:paraId="638891B4" w14:textId="77777777" w:rsidR="001A20E6" w:rsidRDefault="00000000">
            <w:pPr>
              <w:pStyle w:val="TableCellResourceItem"/>
            </w:pPr>
            <w:r>
              <w:t>• Newspapers (The Hindu – Env, sections)</w:t>
            </w:r>
          </w:p>
          <w:p w14:paraId="094A8148" w14:textId="77777777" w:rsidR="001A20E6" w:rsidRDefault="00000000">
            <w:pPr>
              <w:pStyle w:val="TableCellResourceItem"/>
            </w:pPr>
            <w:r>
              <w:t>• Down to earth</w:t>
            </w:r>
          </w:p>
          <w:p w14:paraId="0A4E674C" w14:textId="77777777" w:rsidR="001A20E6" w:rsidRDefault="00000000">
            <w:pPr>
              <w:pStyle w:val="TableCellResourceItem"/>
            </w:pPr>
            <w:r>
              <w:t>• Disaster coverage – IE/The Hindu</w:t>
            </w:r>
          </w:p>
        </w:tc>
        <w:tc>
          <w:tcPr>
            <w:tcW w:w="1650" w:type="pct"/>
          </w:tcPr>
          <w:p w14:paraId="7CDD94AA" w14:textId="77777777" w:rsidR="001A20E6" w:rsidRDefault="001A20E6"/>
        </w:tc>
      </w:tr>
    </w:tbl>
    <w:p w14:paraId="396A8308" w14:textId="77777777" w:rsidR="001A20E6" w:rsidRDefault="001A20E6">
      <w:pPr>
        <w:spacing w:after="400"/>
      </w:pPr>
    </w:p>
    <w:p w14:paraId="4631A851"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30AEC2B3" w14:textId="77777777">
        <w:tc>
          <w:tcPr>
            <w:tcW w:w="2500" w:type="pct"/>
            <w:tcMar>
              <w:top w:w="0" w:type="dxa"/>
              <w:left w:w="0" w:type="dxa"/>
              <w:bottom w:w="0" w:type="dxa"/>
              <w:right w:w="0" w:type="dxa"/>
            </w:tcMar>
          </w:tcPr>
          <w:p w14:paraId="7A13002B" w14:textId="77777777" w:rsidR="001A20E6" w:rsidRDefault="00000000">
            <w:pPr>
              <w:pStyle w:val="WeekTitle"/>
            </w:pPr>
            <w:r>
              <w:rPr>
                <w:color w:val="15803D"/>
              </w:rPr>
              <w:t>📅 Apr 26 - May 02, 2026</w:t>
            </w:r>
          </w:p>
        </w:tc>
        <w:tc>
          <w:tcPr>
            <w:tcW w:w="2500" w:type="pct"/>
            <w:tcMar>
              <w:top w:w="0" w:type="dxa"/>
              <w:left w:w="0" w:type="dxa"/>
              <w:bottom w:w="0" w:type="dxa"/>
              <w:right w:w="0" w:type="dxa"/>
            </w:tcMar>
          </w:tcPr>
          <w:p w14:paraId="45FA5C2B" w14:textId="77777777" w:rsidR="001A20E6" w:rsidRDefault="00000000">
            <w:pPr>
              <w:pStyle w:val="WeekCycleName"/>
            </w:pPr>
            <w:r>
              <w:rPr>
                <w:color w:val="15803D"/>
              </w:rPr>
              <w:t>C2</w:t>
            </w:r>
          </w:p>
        </w:tc>
      </w:tr>
    </w:tbl>
    <w:p w14:paraId="3B702824"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5D842B69" w14:textId="77777777">
        <w:tc>
          <w:tcPr>
            <w:tcW w:w="700" w:type="pct"/>
            <w:shd w:val="clear" w:color="auto" w:fill="DCFCE7"/>
            <w:tcMar>
              <w:top w:w="200" w:type="dxa"/>
              <w:left w:w="100" w:type="dxa"/>
              <w:bottom w:w="200" w:type="dxa"/>
              <w:right w:w="100" w:type="dxa"/>
            </w:tcMar>
          </w:tcPr>
          <w:p w14:paraId="58C0C21F" w14:textId="77777777" w:rsidR="001A20E6" w:rsidRDefault="00000000">
            <w:pPr>
              <w:pStyle w:val="TableCellCalendarDayHeader"/>
            </w:pPr>
            <w:r>
              <w:rPr>
                <w:color w:val="15803D"/>
              </w:rPr>
              <w:t>Sunday</w:t>
            </w:r>
          </w:p>
          <w:p w14:paraId="75E3FF51" w14:textId="77777777" w:rsidR="001A20E6" w:rsidRDefault="00000000">
            <w:pPr>
              <w:pStyle w:val="TableCellCalendarDateHeader"/>
            </w:pPr>
            <w:r>
              <w:rPr>
                <w:color w:val="15803D"/>
              </w:rPr>
              <w:t>Apr 26</w:t>
            </w:r>
          </w:p>
          <w:p w14:paraId="46C6C162"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51F5A949" w14:textId="77777777" w:rsidR="001A20E6" w:rsidRDefault="00000000">
            <w:pPr>
              <w:pStyle w:val="TableCellCalendarDayHeader"/>
            </w:pPr>
            <w:r>
              <w:rPr>
                <w:color w:val="15803D"/>
              </w:rPr>
              <w:t>Monday</w:t>
            </w:r>
          </w:p>
          <w:p w14:paraId="586C49CF" w14:textId="77777777" w:rsidR="001A20E6" w:rsidRDefault="00000000">
            <w:pPr>
              <w:pStyle w:val="TableCellCalendarDateHeader"/>
            </w:pPr>
            <w:r>
              <w:rPr>
                <w:color w:val="15803D"/>
              </w:rPr>
              <w:t>Apr 27</w:t>
            </w:r>
          </w:p>
          <w:p w14:paraId="4D586071"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5278AB83" w14:textId="77777777" w:rsidR="001A20E6" w:rsidRDefault="00000000">
            <w:pPr>
              <w:pStyle w:val="TableCellCalendarDayHeader"/>
            </w:pPr>
            <w:r>
              <w:rPr>
                <w:color w:val="15803D"/>
              </w:rPr>
              <w:t>Tuesday</w:t>
            </w:r>
          </w:p>
          <w:p w14:paraId="7A589FF8" w14:textId="77777777" w:rsidR="001A20E6" w:rsidRDefault="00000000">
            <w:pPr>
              <w:pStyle w:val="TableCellCalendarDateHeader"/>
            </w:pPr>
            <w:r>
              <w:rPr>
                <w:color w:val="15803D"/>
              </w:rPr>
              <w:t>Apr 28</w:t>
            </w:r>
          </w:p>
          <w:p w14:paraId="34FDF610"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DD59F27" w14:textId="77777777" w:rsidR="001A20E6" w:rsidRDefault="00000000">
            <w:pPr>
              <w:pStyle w:val="TableCellCalendarDayHeader"/>
            </w:pPr>
            <w:r>
              <w:rPr>
                <w:color w:val="15803D"/>
              </w:rPr>
              <w:t>Wednesday</w:t>
            </w:r>
          </w:p>
          <w:p w14:paraId="57475EC1" w14:textId="77777777" w:rsidR="001A20E6" w:rsidRDefault="00000000">
            <w:pPr>
              <w:pStyle w:val="TableCellCalendarDateHeader"/>
            </w:pPr>
            <w:r>
              <w:rPr>
                <w:color w:val="15803D"/>
              </w:rPr>
              <w:t>Apr 29</w:t>
            </w:r>
          </w:p>
          <w:p w14:paraId="680AE5CE"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51F0BEC" w14:textId="77777777" w:rsidR="001A20E6" w:rsidRDefault="00000000">
            <w:pPr>
              <w:pStyle w:val="TableCellCalendarDayHeader"/>
            </w:pPr>
            <w:r>
              <w:rPr>
                <w:color w:val="15803D"/>
              </w:rPr>
              <w:t>Thursday</w:t>
            </w:r>
          </w:p>
          <w:p w14:paraId="1319086C" w14:textId="77777777" w:rsidR="001A20E6" w:rsidRDefault="00000000">
            <w:pPr>
              <w:pStyle w:val="TableCellCalendarDateHeader"/>
            </w:pPr>
            <w:r>
              <w:rPr>
                <w:color w:val="15803D"/>
              </w:rPr>
              <w:t>Apr 30</w:t>
            </w:r>
          </w:p>
          <w:p w14:paraId="4264C6BD"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F2920A5" w14:textId="77777777" w:rsidR="001A20E6" w:rsidRDefault="00000000">
            <w:pPr>
              <w:pStyle w:val="TableCellCalendarDayHeader"/>
            </w:pPr>
            <w:r>
              <w:rPr>
                <w:color w:val="15803D"/>
              </w:rPr>
              <w:t>Friday</w:t>
            </w:r>
          </w:p>
          <w:p w14:paraId="57D62791" w14:textId="77777777" w:rsidR="001A20E6" w:rsidRDefault="00000000">
            <w:pPr>
              <w:pStyle w:val="TableCellCalendarDateHeader"/>
            </w:pPr>
            <w:r>
              <w:rPr>
                <w:color w:val="15803D"/>
              </w:rPr>
              <w:t>May 01</w:t>
            </w:r>
          </w:p>
          <w:p w14:paraId="4DB8C668"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44A070BA" w14:textId="77777777" w:rsidR="001A20E6" w:rsidRDefault="00000000">
            <w:pPr>
              <w:pStyle w:val="TableCellCalendarDayHeader"/>
            </w:pPr>
            <w:r>
              <w:rPr>
                <w:color w:val="F57C00"/>
              </w:rPr>
              <w:t>Saturday</w:t>
            </w:r>
          </w:p>
          <w:p w14:paraId="5A116D74" w14:textId="77777777" w:rsidR="001A20E6" w:rsidRDefault="00000000">
            <w:pPr>
              <w:pStyle w:val="TableCellCalendarDateHeader"/>
            </w:pPr>
            <w:r>
              <w:rPr>
                <w:color w:val="F57C00"/>
              </w:rPr>
              <w:t>May 02</w:t>
            </w:r>
          </w:p>
          <w:p w14:paraId="69A0EBD5" w14:textId="77777777" w:rsidR="001A20E6" w:rsidRDefault="00000000">
            <w:pPr>
              <w:pStyle w:val="TableCellCatchupLabel"/>
            </w:pPr>
            <w:r>
              <w:rPr>
                <w:color w:val="F57C00"/>
              </w:rPr>
              <w:t>Catchup Day</w:t>
            </w:r>
          </w:p>
        </w:tc>
      </w:tr>
      <w:tr w:rsidR="001A20E6" w14:paraId="0CBAC602" w14:textId="77777777">
        <w:tc>
          <w:tcPr>
            <w:tcW w:w="700" w:type="pct"/>
            <w:shd w:val="clear" w:color="auto" w:fill="DCFCE7"/>
            <w:tcMar>
              <w:top w:w="150" w:type="dxa"/>
              <w:left w:w="100" w:type="dxa"/>
              <w:bottom w:w="150" w:type="dxa"/>
              <w:right w:w="100" w:type="dxa"/>
            </w:tcMar>
          </w:tcPr>
          <w:p w14:paraId="32823D9A" w14:textId="77777777" w:rsidR="001A20E6" w:rsidRDefault="00000000">
            <w:pPr>
              <w:pStyle w:val="TableCellTaskSubject"/>
            </w:pPr>
            <w:r>
              <w:t>History-Art and Culture</w:t>
            </w:r>
          </w:p>
          <w:p w14:paraId="49820A59" w14:textId="77777777" w:rsidR="001A20E6" w:rsidRDefault="00000000">
            <w:pPr>
              <w:pStyle w:val="TableCellTaskDetails"/>
            </w:pPr>
            <w:r>
              <w:t>• Test - TEST — 3h</w:t>
            </w:r>
          </w:p>
          <w:p w14:paraId="1CD3C429"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03192BD8" w14:textId="77777777" w:rsidR="001A20E6" w:rsidRDefault="00000000">
            <w:pPr>
              <w:pStyle w:val="TableCellTaskSubject"/>
            </w:pPr>
            <w:r>
              <w:t>History-Art and Culture</w:t>
            </w:r>
          </w:p>
          <w:p w14:paraId="77B3B3DD" w14:textId="77777777" w:rsidR="001A20E6" w:rsidRDefault="00000000">
            <w:pPr>
              <w:pStyle w:val="TableCellTaskDetails"/>
            </w:pPr>
            <w:r>
              <w:t>• Study - Dance forms (H04/04) — 1h 30m</w:t>
            </w:r>
          </w:p>
          <w:p w14:paraId="4408208B" w14:textId="77777777" w:rsidR="001A20E6" w:rsidRDefault="00000000">
            <w:pPr>
              <w:pStyle w:val="TableCellTaskBadge"/>
              <w:shd w:val="clear" w:color="auto" w:fill="E3F2FD"/>
            </w:pPr>
            <w:r>
              <w:rPr>
                <w:b/>
                <w:bCs/>
                <w:color w:val="1976D2"/>
              </w:rPr>
              <w:t>STUDY</w:t>
            </w:r>
          </w:p>
          <w:p w14:paraId="06D55DA0" w14:textId="77777777" w:rsidR="001A20E6" w:rsidRDefault="00000000">
            <w:pPr>
              <w:pStyle w:val="TableCellTaskDetails"/>
            </w:pPr>
            <w:r>
              <w:t>• Revision - Theatre (H04/05) — 30m</w:t>
            </w:r>
          </w:p>
          <w:p w14:paraId="42757088" w14:textId="77777777" w:rsidR="001A20E6" w:rsidRDefault="00000000">
            <w:pPr>
              <w:pStyle w:val="TableCellTaskBadge"/>
              <w:shd w:val="clear" w:color="auto" w:fill="FCE4EC"/>
            </w:pPr>
            <w:r>
              <w:rPr>
                <w:b/>
                <w:bCs/>
                <w:color w:val="C2185B"/>
              </w:rPr>
              <w:t>REVISION</w:t>
            </w:r>
          </w:p>
          <w:p w14:paraId="2E6AEE18" w14:textId="77777777" w:rsidR="001A20E6" w:rsidRDefault="00000000">
            <w:pPr>
              <w:pStyle w:val="TableCellTaskDetails"/>
            </w:pPr>
            <w:r>
              <w:t>• Practice - Theatre (H04/05) — 30m</w:t>
            </w:r>
          </w:p>
          <w:p w14:paraId="573CDCA5"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4E97C2F" w14:textId="77777777" w:rsidR="001A20E6" w:rsidRDefault="00000000">
            <w:pPr>
              <w:pStyle w:val="TableCellTaskSubject"/>
            </w:pPr>
            <w:r>
              <w:t>History-Art and Culture</w:t>
            </w:r>
          </w:p>
          <w:p w14:paraId="1C4DF38A" w14:textId="77777777" w:rsidR="001A20E6" w:rsidRDefault="00000000">
            <w:pPr>
              <w:pStyle w:val="TableCellTaskDetails"/>
            </w:pPr>
            <w:r>
              <w:t>• Study - Dance forms (H04/04) — 1h</w:t>
            </w:r>
          </w:p>
          <w:p w14:paraId="7584AE26" w14:textId="77777777" w:rsidR="001A20E6" w:rsidRDefault="00000000">
            <w:pPr>
              <w:pStyle w:val="TableCellTaskBadge"/>
              <w:shd w:val="clear" w:color="auto" w:fill="E3F2FD"/>
            </w:pPr>
            <w:r>
              <w:rPr>
                <w:b/>
                <w:bCs/>
                <w:color w:val="1976D2"/>
              </w:rPr>
              <w:t>STUDY</w:t>
            </w:r>
          </w:p>
          <w:p w14:paraId="7E19F0C5" w14:textId="77777777" w:rsidR="001A20E6" w:rsidRDefault="00000000">
            <w:pPr>
              <w:pStyle w:val="TableCellTaskDetails"/>
            </w:pPr>
            <w:r>
              <w:t>• Study - Theatre (H04/05) — 30m</w:t>
            </w:r>
          </w:p>
          <w:p w14:paraId="4436B744" w14:textId="77777777" w:rsidR="001A20E6" w:rsidRDefault="00000000">
            <w:pPr>
              <w:pStyle w:val="TableCellTaskBadge"/>
              <w:shd w:val="clear" w:color="auto" w:fill="E3F2FD"/>
            </w:pPr>
            <w:r>
              <w:rPr>
                <w:b/>
                <w:bCs/>
                <w:color w:val="1976D2"/>
              </w:rPr>
              <w:t>STUDY</w:t>
            </w:r>
          </w:p>
          <w:p w14:paraId="022195BB" w14:textId="77777777" w:rsidR="001A20E6" w:rsidRDefault="00000000">
            <w:pPr>
              <w:pStyle w:val="TableCellTaskDetails"/>
            </w:pPr>
            <w:r>
              <w:t>• Revision - Theatre (H04/05) — 30m</w:t>
            </w:r>
          </w:p>
          <w:p w14:paraId="5D79DB3B" w14:textId="77777777" w:rsidR="001A20E6" w:rsidRDefault="00000000">
            <w:pPr>
              <w:pStyle w:val="TableCellTaskBadge"/>
              <w:shd w:val="clear" w:color="auto" w:fill="FCE4EC"/>
            </w:pPr>
            <w:r>
              <w:rPr>
                <w:b/>
                <w:bCs/>
                <w:color w:val="C2185B"/>
              </w:rPr>
              <w:t>REVISION</w:t>
            </w:r>
          </w:p>
          <w:p w14:paraId="26DC5E66" w14:textId="77777777" w:rsidR="001A20E6" w:rsidRDefault="00000000">
            <w:pPr>
              <w:pStyle w:val="TableCellTaskDetails"/>
            </w:pPr>
            <w:r>
              <w:t>• Practice - Theatre (H04/05) — 30m</w:t>
            </w:r>
          </w:p>
          <w:p w14:paraId="6F1E321D"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475722D" w14:textId="77777777" w:rsidR="001A20E6" w:rsidRDefault="00000000">
            <w:pPr>
              <w:pStyle w:val="TableCellTaskSubject"/>
            </w:pPr>
            <w:r>
              <w:t>History-Art and Culture</w:t>
            </w:r>
          </w:p>
          <w:p w14:paraId="58AA1AE9" w14:textId="77777777" w:rsidR="001A20E6" w:rsidRDefault="00000000">
            <w:pPr>
              <w:pStyle w:val="TableCellTaskDetails"/>
            </w:pPr>
            <w:r>
              <w:t>• Study - Theatre (H04/05) — 1h 30m</w:t>
            </w:r>
          </w:p>
          <w:p w14:paraId="10D75283" w14:textId="77777777" w:rsidR="001A20E6" w:rsidRDefault="00000000">
            <w:pPr>
              <w:pStyle w:val="TableCellTaskBadge"/>
              <w:shd w:val="clear" w:color="auto" w:fill="E3F2FD"/>
            </w:pPr>
            <w:r>
              <w:rPr>
                <w:b/>
                <w:bCs/>
                <w:color w:val="1976D2"/>
              </w:rPr>
              <w:t>STUDY</w:t>
            </w:r>
          </w:p>
          <w:p w14:paraId="2F85145A" w14:textId="77777777" w:rsidR="001A20E6" w:rsidRDefault="00000000">
            <w:pPr>
              <w:pStyle w:val="TableCellTaskDetails"/>
            </w:pPr>
            <w:r>
              <w:t>• Revision - Music (H04/06) — 30m</w:t>
            </w:r>
          </w:p>
          <w:p w14:paraId="1F6A9358" w14:textId="77777777" w:rsidR="001A20E6" w:rsidRDefault="00000000">
            <w:pPr>
              <w:pStyle w:val="TableCellTaskBadge"/>
              <w:shd w:val="clear" w:color="auto" w:fill="FCE4EC"/>
            </w:pPr>
            <w:r>
              <w:rPr>
                <w:b/>
                <w:bCs/>
                <w:color w:val="C2185B"/>
              </w:rPr>
              <w:t>REVISION</w:t>
            </w:r>
          </w:p>
          <w:p w14:paraId="56A357DB" w14:textId="77777777" w:rsidR="001A20E6" w:rsidRDefault="00000000">
            <w:pPr>
              <w:pStyle w:val="TableCellTaskDetails"/>
            </w:pPr>
            <w:r>
              <w:t>• Practice - Music (H04/06) — 30m</w:t>
            </w:r>
          </w:p>
          <w:p w14:paraId="536E51F0"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A4A34CF" w14:textId="77777777" w:rsidR="001A20E6" w:rsidRDefault="00000000">
            <w:pPr>
              <w:pStyle w:val="TableCellTaskSubject"/>
            </w:pPr>
            <w:r>
              <w:t>History-Art and Culture</w:t>
            </w:r>
          </w:p>
          <w:p w14:paraId="1BD8D420" w14:textId="77777777" w:rsidR="001A20E6" w:rsidRDefault="00000000">
            <w:pPr>
              <w:pStyle w:val="TableCellTaskDetails"/>
            </w:pPr>
            <w:r>
              <w:t>• Study - Theatre (H04/05) — 1h 30m</w:t>
            </w:r>
          </w:p>
          <w:p w14:paraId="684E8AD1" w14:textId="77777777" w:rsidR="001A20E6" w:rsidRDefault="00000000">
            <w:pPr>
              <w:pStyle w:val="TableCellTaskBadge"/>
              <w:shd w:val="clear" w:color="auto" w:fill="E3F2FD"/>
            </w:pPr>
            <w:r>
              <w:rPr>
                <w:b/>
                <w:bCs/>
                <w:color w:val="1976D2"/>
              </w:rPr>
              <w:t>STUDY</w:t>
            </w:r>
          </w:p>
          <w:p w14:paraId="283060CC" w14:textId="77777777" w:rsidR="001A20E6" w:rsidRDefault="00000000">
            <w:pPr>
              <w:pStyle w:val="TableCellTaskDetails"/>
            </w:pPr>
            <w:r>
              <w:t>• Revision - Music (H04/06) — 30m</w:t>
            </w:r>
          </w:p>
          <w:p w14:paraId="62FE4906" w14:textId="77777777" w:rsidR="001A20E6" w:rsidRDefault="00000000">
            <w:pPr>
              <w:pStyle w:val="TableCellTaskBadge"/>
              <w:shd w:val="clear" w:color="auto" w:fill="FCE4EC"/>
            </w:pPr>
            <w:r>
              <w:rPr>
                <w:b/>
                <w:bCs/>
                <w:color w:val="C2185B"/>
              </w:rPr>
              <w:t>REVISION</w:t>
            </w:r>
          </w:p>
          <w:p w14:paraId="50445FFE" w14:textId="77777777" w:rsidR="001A20E6" w:rsidRDefault="00000000">
            <w:pPr>
              <w:pStyle w:val="TableCellTaskDetails"/>
            </w:pPr>
            <w:r>
              <w:t>• Practice - Music (H04/06) — 30m</w:t>
            </w:r>
          </w:p>
          <w:p w14:paraId="6A2373EE"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D235770" w14:textId="77777777" w:rsidR="001A20E6" w:rsidRDefault="00000000">
            <w:pPr>
              <w:pStyle w:val="TableCellTaskSubject"/>
            </w:pPr>
            <w:r>
              <w:t>History-Art and Culture</w:t>
            </w:r>
          </w:p>
          <w:p w14:paraId="7FDE45B1" w14:textId="77777777" w:rsidR="001A20E6" w:rsidRDefault="00000000">
            <w:pPr>
              <w:pStyle w:val="TableCellTaskDetails"/>
            </w:pPr>
            <w:r>
              <w:t>• Study - Music (H04/06) — 1h 30m</w:t>
            </w:r>
          </w:p>
          <w:p w14:paraId="0D24879F" w14:textId="77777777" w:rsidR="001A20E6" w:rsidRDefault="00000000">
            <w:pPr>
              <w:pStyle w:val="TableCellTaskBadge"/>
              <w:shd w:val="clear" w:color="auto" w:fill="E3F2FD"/>
            </w:pPr>
            <w:r>
              <w:rPr>
                <w:b/>
                <w:bCs/>
                <w:color w:val="1976D2"/>
              </w:rPr>
              <w:t>STUDY</w:t>
            </w:r>
          </w:p>
          <w:p w14:paraId="4D739D07" w14:textId="77777777" w:rsidR="001A20E6" w:rsidRDefault="00000000">
            <w:pPr>
              <w:pStyle w:val="TableCellTaskDetails"/>
            </w:pPr>
            <w:r>
              <w:t>• Revision - Religions and festivals (H04/07) — 30m</w:t>
            </w:r>
          </w:p>
          <w:p w14:paraId="675BED35" w14:textId="77777777" w:rsidR="001A20E6" w:rsidRDefault="00000000">
            <w:pPr>
              <w:pStyle w:val="TableCellTaskBadge"/>
              <w:shd w:val="clear" w:color="auto" w:fill="FCE4EC"/>
            </w:pPr>
            <w:r>
              <w:rPr>
                <w:b/>
                <w:bCs/>
                <w:color w:val="C2185B"/>
              </w:rPr>
              <w:t>REVISION</w:t>
            </w:r>
          </w:p>
          <w:p w14:paraId="4CA7F806" w14:textId="77777777" w:rsidR="001A20E6" w:rsidRDefault="00000000">
            <w:pPr>
              <w:pStyle w:val="TableCellTaskDetails"/>
            </w:pPr>
            <w:r>
              <w:t>• Practice - Religions and festivals (H04/07) — 30m</w:t>
            </w:r>
          </w:p>
          <w:p w14:paraId="62E2DBFD"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341E62A3" w14:textId="77777777" w:rsidR="001A20E6" w:rsidRDefault="001A20E6"/>
        </w:tc>
      </w:tr>
      <w:tr w:rsidR="001A20E6" w14:paraId="0A52ED88" w14:textId="77777777">
        <w:tc>
          <w:tcPr>
            <w:tcW w:w="700" w:type="pct"/>
            <w:shd w:val="clear" w:color="auto" w:fill="DCFCE7"/>
            <w:tcMar>
              <w:top w:w="150" w:type="dxa"/>
              <w:left w:w="100" w:type="dxa"/>
              <w:bottom w:w="150" w:type="dxa"/>
              <w:right w:w="100" w:type="dxa"/>
            </w:tcMar>
          </w:tcPr>
          <w:p w14:paraId="744AF671" w14:textId="77777777" w:rsidR="001A20E6" w:rsidRDefault="00000000">
            <w:pPr>
              <w:pStyle w:val="TableCellTaskSubject"/>
            </w:pPr>
            <w:r>
              <w:t>History-World</w:t>
            </w:r>
          </w:p>
          <w:p w14:paraId="7ADD4455" w14:textId="77777777" w:rsidR="001A20E6" w:rsidRDefault="00000000">
            <w:pPr>
              <w:pStyle w:val="TableCellTaskDetails"/>
            </w:pPr>
            <w:r>
              <w:t>• Test - TEST — 3h</w:t>
            </w:r>
          </w:p>
          <w:p w14:paraId="159377AE"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5562F8FE" w14:textId="77777777" w:rsidR="001A20E6" w:rsidRDefault="00000000">
            <w:pPr>
              <w:pStyle w:val="TableCellTaskSubject"/>
            </w:pPr>
            <w:r>
              <w:t>History-World</w:t>
            </w:r>
          </w:p>
          <w:p w14:paraId="50F71D9C" w14:textId="77777777" w:rsidR="001A20E6" w:rsidRDefault="00000000">
            <w:pPr>
              <w:pStyle w:val="TableCellTaskDetails"/>
            </w:pPr>
            <w:r>
              <w:t>• Study - Unification Movements (H05/03) — 1h 30m</w:t>
            </w:r>
          </w:p>
          <w:p w14:paraId="3337D4BF" w14:textId="77777777" w:rsidR="001A20E6" w:rsidRDefault="00000000">
            <w:pPr>
              <w:pStyle w:val="TableCellTaskBadge"/>
              <w:shd w:val="clear" w:color="auto" w:fill="E3F2FD"/>
            </w:pPr>
            <w:r>
              <w:rPr>
                <w:b/>
                <w:bCs/>
                <w:color w:val="1976D2"/>
              </w:rPr>
              <w:t>STUDY</w:t>
            </w:r>
          </w:p>
          <w:p w14:paraId="7FE96C83" w14:textId="77777777" w:rsidR="001A20E6" w:rsidRDefault="00000000">
            <w:pPr>
              <w:pStyle w:val="TableCellTaskDetails"/>
            </w:pPr>
            <w:r>
              <w:t>• Revision - Unification Movements (H05/03) — 30m</w:t>
            </w:r>
          </w:p>
          <w:p w14:paraId="38F4E895" w14:textId="77777777" w:rsidR="001A20E6" w:rsidRDefault="00000000">
            <w:pPr>
              <w:pStyle w:val="TableCellTaskBadge"/>
              <w:shd w:val="clear" w:color="auto" w:fill="FCE4EC"/>
            </w:pPr>
            <w:r>
              <w:rPr>
                <w:b/>
                <w:bCs/>
                <w:color w:val="C2185B"/>
              </w:rPr>
              <w:t>REVISION</w:t>
            </w:r>
          </w:p>
          <w:p w14:paraId="268B73DF" w14:textId="77777777" w:rsidR="001A20E6" w:rsidRDefault="00000000">
            <w:pPr>
              <w:pStyle w:val="TableCellTaskDetails"/>
            </w:pPr>
            <w:r>
              <w:t>• Practice - Unification Movements (H05/03) — 30m</w:t>
            </w:r>
          </w:p>
          <w:p w14:paraId="4EE9006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BC0AFA7" w14:textId="77777777" w:rsidR="001A20E6" w:rsidRDefault="00000000">
            <w:pPr>
              <w:pStyle w:val="TableCellTaskSubject"/>
            </w:pPr>
            <w:r>
              <w:t>History-World</w:t>
            </w:r>
          </w:p>
          <w:p w14:paraId="0A1F83C5" w14:textId="77777777" w:rsidR="001A20E6" w:rsidRDefault="00000000">
            <w:pPr>
              <w:pStyle w:val="TableCellTaskDetails"/>
            </w:pPr>
            <w:r>
              <w:t>• Study - Colonialism and Imperialism (H05/04) — 1h 30m</w:t>
            </w:r>
          </w:p>
          <w:p w14:paraId="760ED7D5" w14:textId="77777777" w:rsidR="001A20E6" w:rsidRDefault="00000000">
            <w:pPr>
              <w:pStyle w:val="TableCellTaskBadge"/>
              <w:shd w:val="clear" w:color="auto" w:fill="E3F2FD"/>
            </w:pPr>
            <w:r>
              <w:rPr>
                <w:b/>
                <w:bCs/>
                <w:color w:val="1976D2"/>
              </w:rPr>
              <w:t>STUDY</w:t>
            </w:r>
          </w:p>
          <w:p w14:paraId="327AFA38" w14:textId="77777777" w:rsidR="001A20E6" w:rsidRDefault="00000000">
            <w:pPr>
              <w:pStyle w:val="TableCellTaskDetails"/>
            </w:pPr>
            <w:r>
              <w:t>• Revision - Colonialism and Imperialism (H05/04) — 30m</w:t>
            </w:r>
          </w:p>
          <w:p w14:paraId="32DE0924" w14:textId="77777777" w:rsidR="001A20E6" w:rsidRDefault="00000000">
            <w:pPr>
              <w:pStyle w:val="TableCellTaskBadge"/>
              <w:shd w:val="clear" w:color="auto" w:fill="FCE4EC"/>
            </w:pPr>
            <w:r>
              <w:rPr>
                <w:b/>
                <w:bCs/>
                <w:color w:val="C2185B"/>
              </w:rPr>
              <w:t>REVISION</w:t>
            </w:r>
          </w:p>
          <w:p w14:paraId="0B1178E8" w14:textId="77777777" w:rsidR="001A20E6" w:rsidRDefault="00000000">
            <w:pPr>
              <w:pStyle w:val="TableCellTaskDetails"/>
            </w:pPr>
            <w:r>
              <w:t>• Practice - Colonialism and Imperialism (H05/04) — 30m</w:t>
            </w:r>
          </w:p>
          <w:p w14:paraId="3858130E"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5DFD176" w14:textId="77777777" w:rsidR="001A20E6" w:rsidRDefault="00000000">
            <w:pPr>
              <w:pStyle w:val="TableCellTaskSubject"/>
            </w:pPr>
            <w:r>
              <w:t>History-World</w:t>
            </w:r>
          </w:p>
          <w:p w14:paraId="16735963" w14:textId="77777777" w:rsidR="001A20E6" w:rsidRDefault="00000000">
            <w:pPr>
              <w:pStyle w:val="TableCellTaskDetails"/>
            </w:pPr>
            <w:r>
              <w:t>• Study - World War-I (H05/05) — 1h 30m</w:t>
            </w:r>
          </w:p>
          <w:p w14:paraId="6238E34F" w14:textId="77777777" w:rsidR="001A20E6" w:rsidRDefault="00000000">
            <w:pPr>
              <w:pStyle w:val="TableCellTaskBadge"/>
              <w:shd w:val="clear" w:color="auto" w:fill="E3F2FD"/>
            </w:pPr>
            <w:r>
              <w:rPr>
                <w:b/>
                <w:bCs/>
                <w:color w:val="1976D2"/>
              </w:rPr>
              <w:t>STUDY</w:t>
            </w:r>
          </w:p>
          <w:p w14:paraId="3B753E51" w14:textId="77777777" w:rsidR="001A20E6" w:rsidRDefault="00000000">
            <w:pPr>
              <w:pStyle w:val="TableCellTaskDetails"/>
            </w:pPr>
            <w:r>
              <w:t>• Revision - World War-I (H05/05) — 30m</w:t>
            </w:r>
          </w:p>
          <w:p w14:paraId="1BE4837E" w14:textId="77777777" w:rsidR="001A20E6" w:rsidRDefault="00000000">
            <w:pPr>
              <w:pStyle w:val="TableCellTaskBadge"/>
              <w:shd w:val="clear" w:color="auto" w:fill="FCE4EC"/>
            </w:pPr>
            <w:r>
              <w:rPr>
                <w:b/>
                <w:bCs/>
                <w:color w:val="C2185B"/>
              </w:rPr>
              <w:t>REVISION</w:t>
            </w:r>
          </w:p>
          <w:p w14:paraId="289538FD" w14:textId="77777777" w:rsidR="001A20E6" w:rsidRDefault="00000000">
            <w:pPr>
              <w:pStyle w:val="TableCellTaskDetails"/>
            </w:pPr>
            <w:r>
              <w:t>• Practice - World War-I (H05/05) — 30m</w:t>
            </w:r>
          </w:p>
          <w:p w14:paraId="7FB80EEF"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321DC89" w14:textId="77777777" w:rsidR="001A20E6" w:rsidRDefault="00000000">
            <w:pPr>
              <w:pStyle w:val="TableCellTaskSubject"/>
            </w:pPr>
            <w:r>
              <w:t>History-World</w:t>
            </w:r>
          </w:p>
          <w:p w14:paraId="55165B65" w14:textId="77777777" w:rsidR="001A20E6" w:rsidRDefault="00000000">
            <w:pPr>
              <w:pStyle w:val="TableCellTaskDetails"/>
            </w:pPr>
            <w:r>
              <w:t>• Study - Inter-war period and World War-II (H05/06) — 1h 30m</w:t>
            </w:r>
          </w:p>
          <w:p w14:paraId="55BD138C" w14:textId="77777777" w:rsidR="001A20E6" w:rsidRDefault="00000000">
            <w:pPr>
              <w:pStyle w:val="TableCellTaskBadge"/>
              <w:shd w:val="clear" w:color="auto" w:fill="E3F2FD"/>
            </w:pPr>
            <w:r>
              <w:rPr>
                <w:b/>
                <w:bCs/>
                <w:color w:val="1976D2"/>
              </w:rPr>
              <w:t>STUDY</w:t>
            </w:r>
          </w:p>
          <w:p w14:paraId="51A3C43D" w14:textId="77777777" w:rsidR="001A20E6" w:rsidRDefault="00000000">
            <w:pPr>
              <w:pStyle w:val="TableCellTaskDetails"/>
            </w:pPr>
            <w:r>
              <w:t>• Revision - Inter-war period and World War-II (H05/06) — 30m</w:t>
            </w:r>
          </w:p>
          <w:p w14:paraId="12AC44F6" w14:textId="77777777" w:rsidR="001A20E6" w:rsidRDefault="00000000">
            <w:pPr>
              <w:pStyle w:val="TableCellTaskBadge"/>
              <w:shd w:val="clear" w:color="auto" w:fill="FCE4EC"/>
            </w:pPr>
            <w:r>
              <w:rPr>
                <w:b/>
                <w:bCs/>
                <w:color w:val="C2185B"/>
              </w:rPr>
              <w:t>REVISION</w:t>
            </w:r>
          </w:p>
          <w:p w14:paraId="75DE3AF3" w14:textId="77777777" w:rsidR="001A20E6" w:rsidRDefault="00000000">
            <w:pPr>
              <w:pStyle w:val="TableCellTaskDetails"/>
            </w:pPr>
            <w:r>
              <w:t>• Practice - Inter-war period and World War-II (H05/06) — 30m</w:t>
            </w:r>
          </w:p>
          <w:p w14:paraId="69887536"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30578E7" w14:textId="77777777" w:rsidR="001A20E6" w:rsidRDefault="00000000">
            <w:pPr>
              <w:pStyle w:val="TableCellTaskSubject"/>
            </w:pPr>
            <w:r>
              <w:t>History-World</w:t>
            </w:r>
          </w:p>
          <w:p w14:paraId="73FBF90D" w14:textId="77777777" w:rsidR="001A20E6" w:rsidRDefault="00000000">
            <w:pPr>
              <w:pStyle w:val="TableCellTaskDetails"/>
            </w:pPr>
            <w:r>
              <w:t>• Study - Decolonization and redrawal of national boundaries (H05/07) — 1h 30m</w:t>
            </w:r>
          </w:p>
          <w:p w14:paraId="248E5E56" w14:textId="77777777" w:rsidR="001A20E6" w:rsidRDefault="00000000">
            <w:pPr>
              <w:pStyle w:val="TableCellTaskBadge"/>
              <w:shd w:val="clear" w:color="auto" w:fill="E3F2FD"/>
            </w:pPr>
            <w:r>
              <w:rPr>
                <w:b/>
                <w:bCs/>
                <w:color w:val="1976D2"/>
              </w:rPr>
              <w:t>STUDY</w:t>
            </w:r>
          </w:p>
          <w:p w14:paraId="04C5D167" w14:textId="77777777" w:rsidR="001A20E6" w:rsidRDefault="00000000">
            <w:pPr>
              <w:pStyle w:val="TableCellTaskDetails"/>
            </w:pPr>
            <w:r>
              <w:t>• Revision - Decolonization and redrawal of national boundaries (H05/07) — 30m</w:t>
            </w:r>
          </w:p>
          <w:p w14:paraId="33FF0CD3" w14:textId="77777777" w:rsidR="001A20E6" w:rsidRDefault="00000000">
            <w:pPr>
              <w:pStyle w:val="TableCellTaskBadge"/>
              <w:shd w:val="clear" w:color="auto" w:fill="FCE4EC"/>
            </w:pPr>
            <w:r>
              <w:rPr>
                <w:b/>
                <w:bCs/>
                <w:color w:val="C2185B"/>
              </w:rPr>
              <w:t>REVISION</w:t>
            </w:r>
          </w:p>
          <w:p w14:paraId="5A9BBB2A" w14:textId="77777777" w:rsidR="001A20E6" w:rsidRDefault="00000000">
            <w:pPr>
              <w:pStyle w:val="TableCellTaskDetails"/>
            </w:pPr>
            <w:r>
              <w:t>• Practice - Decolonization and redrawal of national boundaries (H05/07) — 30m</w:t>
            </w:r>
          </w:p>
          <w:p w14:paraId="23682329"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6D199AC2" w14:textId="77777777" w:rsidR="001A20E6" w:rsidRDefault="001A20E6"/>
        </w:tc>
      </w:tr>
    </w:tbl>
    <w:p w14:paraId="2A6F20D9" w14:textId="77777777" w:rsidR="001A20E6" w:rsidRDefault="001A20E6">
      <w:pPr>
        <w:spacing w:after="400"/>
      </w:pPr>
    </w:p>
    <w:p w14:paraId="044BDF48" w14:textId="77777777" w:rsidR="001A20E6" w:rsidRDefault="00000000">
      <w:pPr>
        <w:pStyle w:val="ResourceTitle"/>
      </w:pPr>
      <w:r>
        <w:t>📚 Resources for Apr 26 - May 02</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24135253" w14:textId="77777777">
        <w:tc>
          <w:tcPr>
            <w:tcW w:w="1650" w:type="pct"/>
            <w:tcBorders>
              <w:bottom w:val="single" w:sz="2" w:space="0" w:color="D1D5DB"/>
              <w:right w:val="single" w:sz="2" w:space="0" w:color="D1D5DB"/>
            </w:tcBorders>
            <w:tcMar>
              <w:top w:w="200" w:type="dxa"/>
              <w:left w:w="150" w:type="dxa"/>
              <w:bottom w:w="200" w:type="dxa"/>
              <w:right w:w="150" w:type="dxa"/>
            </w:tcMar>
          </w:tcPr>
          <w:p w14:paraId="6DC17457" w14:textId="77777777" w:rsidR="001A20E6" w:rsidRDefault="00000000">
            <w:pPr>
              <w:pStyle w:val="TableCellSubjectName"/>
            </w:pPr>
            <w:r>
              <w:t>History-Art and Culture</w:t>
            </w:r>
          </w:p>
          <w:p w14:paraId="31992DBC" w14:textId="77777777" w:rsidR="001A20E6" w:rsidRDefault="00000000">
            <w:pPr>
              <w:pStyle w:val="TableCellCategoryTitle"/>
            </w:pPr>
            <w:r>
              <w:t>📝 Practice Materials</w:t>
            </w:r>
          </w:p>
          <w:p w14:paraId="5C7C5000" w14:textId="77777777" w:rsidR="001A20E6" w:rsidRDefault="00000000">
            <w:pPr>
              <w:pStyle w:val="TableCellResourceItem"/>
            </w:pPr>
            <w:r>
              <w:t>• La Excellence Art &amp; Culture Material</w:t>
            </w:r>
          </w:p>
          <w:p w14:paraId="2815ED83" w14:textId="77777777" w:rsidR="001A20E6" w:rsidRDefault="00000000">
            <w:pPr>
              <w:pStyle w:val="TableCellResourceItem"/>
            </w:pPr>
            <w:r>
              <w:t>• Prelims &amp; Mains Workbooks</w:t>
            </w:r>
          </w:p>
          <w:p w14:paraId="6C458870" w14:textId="77777777" w:rsidR="001A20E6" w:rsidRDefault="00000000">
            <w:pPr>
              <w:pStyle w:val="TableCellCategoryTitle"/>
            </w:pPr>
            <w:r>
              <w:t>📰 Current Affairs</w:t>
            </w:r>
          </w:p>
          <w:p w14:paraId="42902653" w14:textId="77777777" w:rsidR="001A20E6" w:rsidRDefault="00000000">
            <w:pPr>
              <w:pStyle w:val="TableCellResourceItem"/>
            </w:pPr>
            <w:r>
              <w:t>• Newspapers (CA on art awards, festivals, 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2F1B1EBC" w14:textId="77777777" w:rsidR="001A20E6" w:rsidRDefault="00000000">
            <w:pPr>
              <w:pStyle w:val="TableCellSubjectName"/>
            </w:pPr>
            <w:r>
              <w:t>History-World</w:t>
            </w:r>
          </w:p>
          <w:p w14:paraId="3E76F14E" w14:textId="77777777" w:rsidR="001A20E6" w:rsidRDefault="00000000">
            <w:pPr>
              <w:pStyle w:val="TableCellCategoryTitle"/>
            </w:pPr>
            <w:r>
              <w:t>📝 Practice Materials</w:t>
            </w:r>
          </w:p>
          <w:p w14:paraId="74142376" w14:textId="77777777" w:rsidR="001A20E6" w:rsidRDefault="00000000">
            <w:pPr>
              <w:pStyle w:val="TableCellResourceItem"/>
            </w:pPr>
            <w:r>
              <w:t>• La Excellence World History Material</w:t>
            </w:r>
          </w:p>
          <w:p w14:paraId="43A155CF" w14:textId="77777777" w:rsidR="001A20E6" w:rsidRDefault="00000000">
            <w:pPr>
              <w:pStyle w:val="TableCellResourceItem"/>
            </w:pPr>
            <w:r>
              <w:t>• Mains Workbook</w:t>
            </w:r>
          </w:p>
          <w:p w14:paraId="1F65CE47" w14:textId="77777777" w:rsidR="001A20E6" w:rsidRDefault="00000000">
            <w:pPr>
              <w:pStyle w:val="TableCellCategoryTitle"/>
            </w:pPr>
            <w:r>
              <w:t>📰 Current Affairs</w:t>
            </w:r>
          </w:p>
          <w:p w14:paraId="1FA738BC" w14:textId="77777777" w:rsidR="001A20E6" w:rsidRDefault="00000000">
            <w:pPr>
              <w:pStyle w:val="TableCellResourceItem"/>
            </w:pPr>
            <w:r>
              <w:t>• Newspapers (Hindu and IE Explained)</w:t>
            </w:r>
          </w:p>
        </w:tc>
        <w:tc>
          <w:tcPr>
            <w:tcW w:w="1650" w:type="pct"/>
          </w:tcPr>
          <w:p w14:paraId="6D384DF3" w14:textId="77777777" w:rsidR="001A20E6" w:rsidRDefault="001A20E6"/>
        </w:tc>
      </w:tr>
    </w:tbl>
    <w:p w14:paraId="1449F4F9"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282E5BB1" w14:textId="77777777">
        <w:tc>
          <w:tcPr>
            <w:tcW w:w="2500" w:type="pct"/>
            <w:tcMar>
              <w:top w:w="0" w:type="dxa"/>
              <w:left w:w="0" w:type="dxa"/>
              <w:bottom w:w="0" w:type="dxa"/>
              <w:right w:w="0" w:type="dxa"/>
            </w:tcMar>
          </w:tcPr>
          <w:p w14:paraId="7447BE7C" w14:textId="77777777" w:rsidR="001A20E6" w:rsidRDefault="00000000">
            <w:pPr>
              <w:pStyle w:val="WeekTitle"/>
            </w:pPr>
            <w:r>
              <w:rPr>
                <w:color w:val="15803D"/>
              </w:rPr>
              <w:t>📅 May 03 - May 09, 2026</w:t>
            </w:r>
          </w:p>
        </w:tc>
        <w:tc>
          <w:tcPr>
            <w:tcW w:w="2500" w:type="pct"/>
            <w:tcMar>
              <w:top w:w="0" w:type="dxa"/>
              <w:left w:w="0" w:type="dxa"/>
              <w:bottom w:w="0" w:type="dxa"/>
              <w:right w:w="0" w:type="dxa"/>
            </w:tcMar>
          </w:tcPr>
          <w:p w14:paraId="7F638691" w14:textId="77777777" w:rsidR="001A20E6" w:rsidRDefault="00000000">
            <w:pPr>
              <w:pStyle w:val="WeekCycleName"/>
            </w:pPr>
            <w:r>
              <w:rPr>
                <w:color w:val="15803D"/>
              </w:rPr>
              <w:t>C2</w:t>
            </w:r>
          </w:p>
        </w:tc>
      </w:tr>
    </w:tbl>
    <w:p w14:paraId="15806840"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5E348D30" w14:textId="77777777">
        <w:tc>
          <w:tcPr>
            <w:tcW w:w="700" w:type="pct"/>
            <w:shd w:val="clear" w:color="auto" w:fill="DCFCE7"/>
            <w:tcMar>
              <w:top w:w="200" w:type="dxa"/>
              <w:left w:w="100" w:type="dxa"/>
              <w:bottom w:w="200" w:type="dxa"/>
              <w:right w:w="100" w:type="dxa"/>
            </w:tcMar>
          </w:tcPr>
          <w:p w14:paraId="7A2C15A5" w14:textId="77777777" w:rsidR="001A20E6" w:rsidRDefault="00000000">
            <w:pPr>
              <w:pStyle w:val="TableCellCalendarDayHeader"/>
            </w:pPr>
            <w:r>
              <w:rPr>
                <w:color w:val="15803D"/>
              </w:rPr>
              <w:t>Sunday</w:t>
            </w:r>
          </w:p>
          <w:p w14:paraId="08475634" w14:textId="77777777" w:rsidR="001A20E6" w:rsidRDefault="00000000">
            <w:pPr>
              <w:pStyle w:val="TableCellCalendarDateHeader"/>
            </w:pPr>
            <w:r>
              <w:rPr>
                <w:color w:val="15803D"/>
              </w:rPr>
              <w:t>May 03</w:t>
            </w:r>
          </w:p>
          <w:p w14:paraId="33C2B4BA"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4F9C0103" w14:textId="77777777" w:rsidR="001A20E6" w:rsidRDefault="00000000">
            <w:pPr>
              <w:pStyle w:val="TableCellCalendarDayHeader"/>
            </w:pPr>
            <w:r>
              <w:rPr>
                <w:color w:val="15803D"/>
              </w:rPr>
              <w:t>Monday</w:t>
            </w:r>
          </w:p>
          <w:p w14:paraId="2EDFA7D5" w14:textId="77777777" w:rsidR="001A20E6" w:rsidRDefault="00000000">
            <w:pPr>
              <w:pStyle w:val="TableCellCalendarDateHeader"/>
            </w:pPr>
            <w:r>
              <w:rPr>
                <w:color w:val="15803D"/>
              </w:rPr>
              <w:t>May 04</w:t>
            </w:r>
          </w:p>
          <w:p w14:paraId="553664C1"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2C419CE" w14:textId="77777777" w:rsidR="001A20E6" w:rsidRDefault="00000000">
            <w:pPr>
              <w:pStyle w:val="TableCellCalendarDayHeader"/>
            </w:pPr>
            <w:r>
              <w:rPr>
                <w:color w:val="15803D"/>
              </w:rPr>
              <w:t>Tuesday</w:t>
            </w:r>
          </w:p>
          <w:p w14:paraId="581EB792" w14:textId="77777777" w:rsidR="001A20E6" w:rsidRDefault="00000000">
            <w:pPr>
              <w:pStyle w:val="TableCellCalendarDateHeader"/>
            </w:pPr>
            <w:r>
              <w:rPr>
                <w:color w:val="15803D"/>
              </w:rPr>
              <w:t>May 05</w:t>
            </w:r>
          </w:p>
          <w:p w14:paraId="2D753DAC"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5CBBCF7" w14:textId="77777777" w:rsidR="001A20E6" w:rsidRDefault="00000000">
            <w:pPr>
              <w:pStyle w:val="TableCellCalendarDayHeader"/>
            </w:pPr>
            <w:r>
              <w:rPr>
                <w:color w:val="15803D"/>
              </w:rPr>
              <w:t>Wednesday</w:t>
            </w:r>
          </w:p>
          <w:p w14:paraId="741CFC29" w14:textId="77777777" w:rsidR="001A20E6" w:rsidRDefault="00000000">
            <w:pPr>
              <w:pStyle w:val="TableCellCalendarDateHeader"/>
            </w:pPr>
            <w:r>
              <w:rPr>
                <w:color w:val="15803D"/>
              </w:rPr>
              <w:t>May 06</w:t>
            </w:r>
          </w:p>
          <w:p w14:paraId="1702A616"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5BAA50C3" w14:textId="77777777" w:rsidR="001A20E6" w:rsidRDefault="00000000">
            <w:pPr>
              <w:pStyle w:val="TableCellCalendarDayHeader"/>
            </w:pPr>
            <w:r>
              <w:rPr>
                <w:color w:val="15803D"/>
              </w:rPr>
              <w:t>Thursday</w:t>
            </w:r>
          </w:p>
          <w:p w14:paraId="2FE94094" w14:textId="77777777" w:rsidR="001A20E6" w:rsidRDefault="00000000">
            <w:pPr>
              <w:pStyle w:val="TableCellCalendarDateHeader"/>
            </w:pPr>
            <w:r>
              <w:rPr>
                <w:color w:val="15803D"/>
              </w:rPr>
              <w:t>May 07</w:t>
            </w:r>
          </w:p>
          <w:p w14:paraId="225F2B49"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380C47DE" w14:textId="77777777" w:rsidR="001A20E6" w:rsidRDefault="00000000">
            <w:pPr>
              <w:pStyle w:val="TableCellCalendarDayHeader"/>
            </w:pPr>
            <w:r>
              <w:rPr>
                <w:color w:val="15803D"/>
              </w:rPr>
              <w:t>Friday</w:t>
            </w:r>
          </w:p>
          <w:p w14:paraId="4A2DD9E7" w14:textId="77777777" w:rsidR="001A20E6" w:rsidRDefault="00000000">
            <w:pPr>
              <w:pStyle w:val="TableCellCalendarDateHeader"/>
            </w:pPr>
            <w:r>
              <w:rPr>
                <w:color w:val="15803D"/>
              </w:rPr>
              <w:t>May 08</w:t>
            </w:r>
          </w:p>
          <w:p w14:paraId="5C0D4CFB"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054F1FC4" w14:textId="77777777" w:rsidR="001A20E6" w:rsidRDefault="00000000">
            <w:pPr>
              <w:pStyle w:val="TableCellCalendarDayHeader"/>
            </w:pPr>
            <w:r>
              <w:rPr>
                <w:color w:val="F57C00"/>
              </w:rPr>
              <w:t>Saturday</w:t>
            </w:r>
          </w:p>
          <w:p w14:paraId="478248DE" w14:textId="77777777" w:rsidR="001A20E6" w:rsidRDefault="00000000">
            <w:pPr>
              <w:pStyle w:val="TableCellCalendarDateHeader"/>
            </w:pPr>
            <w:r>
              <w:rPr>
                <w:color w:val="F57C00"/>
              </w:rPr>
              <w:t>May 09</w:t>
            </w:r>
          </w:p>
          <w:p w14:paraId="6C323BFF" w14:textId="77777777" w:rsidR="001A20E6" w:rsidRDefault="00000000">
            <w:pPr>
              <w:pStyle w:val="TableCellCatchupLabel"/>
            </w:pPr>
            <w:r>
              <w:rPr>
                <w:color w:val="F57C00"/>
              </w:rPr>
              <w:t>Catchup Day</w:t>
            </w:r>
          </w:p>
        </w:tc>
      </w:tr>
      <w:tr w:rsidR="001A20E6" w14:paraId="03B5B361" w14:textId="77777777">
        <w:tc>
          <w:tcPr>
            <w:tcW w:w="700" w:type="pct"/>
            <w:shd w:val="clear" w:color="auto" w:fill="DCFCE7"/>
            <w:tcMar>
              <w:top w:w="150" w:type="dxa"/>
              <w:left w:w="100" w:type="dxa"/>
              <w:bottom w:w="150" w:type="dxa"/>
              <w:right w:w="100" w:type="dxa"/>
            </w:tcMar>
          </w:tcPr>
          <w:p w14:paraId="21194554" w14:textId="77777777" w:rsidR="001A20E6" w:rsidRDefault="00000000">
            <w:pPr>
              <w:pStyle w:val="TableCellTaskSubject"/>
            </w:pPr>
            <w:r>
              <w:t>History-Art and Culture</w:t>
            </w:r>
          </w:p>
          <w:p w14:paraId="618567A7" w14:textId="77777777" w:rsidR="001A20E6" w:rsidRDefault="00000000">
            <w:pPr>
              <w:pStyle w:val="TableCellTaskDetails"/>
            </w:pPr>
            <w:r>
              <w:t>• Test - TEST — 3h</w:t>
            </w:r>
          </w:p>
          <w:p w14:paraId="55E65E17"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01B46BD4" w14:textId="77777777" w:rsidR="001A20E6" w:rsidRDefault="00000000">
            <w:pPr>
              <w:pStyle w:val="TableCellTaskSubject"/>
            </w:pPr>
            <w:r>
              <w:t>History-Art and Culture</w:t>
            </w:r>
          </w:p>
          <w:p w14:paraId="019964D5" w14:textId="77777777" w:rsidR="001A20E6" w:rsidRDefault="00000000">
            <w:pPr>
              <w:pStyle w:val="TableCellTaskDetails"/>
            </w:pPr>
            <w:r>
              <w:t>• Study - Music (H04/06) — 1h 30m</w:t>
            </w:r>
          </w:p>
          <w:p w14:paraId="74BDF76D" w14:textId="77777777" w:rsidR="001A20E6" w:rsidRDefault="00000000">
            <w:pPr>
              <w:pStyle w:val="TableCellTaskBadge"/>
              <w:shd w:val="clear" w:color="auto" w:fill="E3F2FD"/>
            </w:pPr>
            <w:r>
              <w:rPr>
                <w:b/>
                <w:bCs/>
                <w:color w:val="1976D2"/>
              </w:rPr>
              <w:t>STUDY</w:t>
            </w:r>
          </w:p>
          <w:p w14:paraId="36C9FC57" w14:textId="77777777" w:rsidR="001A20E6" w:rsidRDefault="00000000">
            <w:pPr>
              <w:pStyle w:val="TableCellTaskDetails"/>
            </w:pPr>
            <w:r>
              <w:t>• Revision - Religions and festivals (H04/07) — 30m</w:t>
            </w:r>
          </w:p>
          <w:p w14:paraId="7DE263E7" w14:textId="77777777" w:rsidR="001A20E6" w:rsidRDefault="00000000">
            <w:pPr>
              <w:pStyle w:val="TableCellTaskBadge"/>
              <w:shd w:val="clear" w:color="auto" w:fill="FCE4EC"/>
            </w:pPr>
            <w:r>
              <w:rPr>
                <w:b/>
                <w:bCs/>
                <w:color w:val="C2185B"/>
              </w:rPr>
              <w:t>REVISION</w:t>
            </w:r>
          </w:p>
          <w:p w14:paraId="711F8E00" w14:textId="77777777" w:rsidR="001A20E6" w:rsidRDefault="00000000">
            <w:pPr>
              <w:pStyle w:val="TableCellTaskDetails"/>
            </w:pPr>
            <w:r>
              <w:t>• Practice - Religions and festivals (H04/07) — 30m</w:t>
            </w:r>
          </w:p>
          <w:p w14:paraId="62978438"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9B839AC" w14:textId="77777777" w:rsidR="001A20E6" w:rsidRDefault="00000000">
            <w:pPr>
              <w:pStyle w:val="TableCellTaskSubject"/>
            </w:pPr>
            <w:r>
              <w:t>History-Art and Culture</w:t>
            </w:r>
          </w:p>
          <w:p w14:paraId="5B8979D0" w14:textId="77777777" w:rsidR="001A20E6" w:rsidRDefault="00000000">
            <w:pPr>
              <w:pStyle w:val="TableCellTaskDetails"/>
            </w:pPr>
            <w:r>
              <w:t>• Study - Music (H04/06) — 30m</w:t>
            </w:r>
          </w:p>
          <w:p w14:paraId="441303D8" w14:textId="77777777" w:rsidR="001A20E6" w:rsidRDefault="00000000">
            <w:pPr>
              <w:pStyle w:val="TableCellTaskBadge"/>
              <w:shd w:val="clear" w:color="auto" w:fill="E3F2FD"/>
            </w:pPr>
            <w:r>
              <w:rPr>
                <w:b/>
                <w:bCs/>
                <w:color w:val="1976D2"/>
              </w:rPr>
              <w:t>STUDY</w:t>
            </w:r>
          </w:p>
          <w:p w14:paraId="288742CC" w14:textId="77777777" w:rsidR="001A20E6" w:rsidRDefault="00000000">
            <w:pPr>
              <w:pStyle w:val="TableCellTaskDetails"/>
            </w:pPr>
            <w:r>
              <w:t>• Study - Religions and festivals (H04/07) — 1h</w:t>
            </w:r>
          </w:p>
          <w:p w14:paraId="681A50F7" w14:textId="77777777" w:rsidR="001A20E6" w:rsidRDefault="00000000">
            <w:pPr>
              <w:pStyle w:val="TableCellTaskBadge"/>
              <w:shd w:val="clear" w:color="auto" w:fill="E3F2FD"/>
            </w:pPr>
            <w:r>
              <w:rPr>
                <w:b/>
                <w:bCs/>
                <w:color w:val="1976D2"/>
              </w:rPr>
              <w:t>STUDY</w:t>
            </w:r>
          </w:p>
          <w:p w14:paraId="54A11129" w14:textId="77777777" w:rsidR="001A20E6" w:rsidRDefault="00000000">
            <w:pPr>
              <w:pStyle w:val="TableCellTaskDetails"/>
            </w:pPr>
            <w:r>
              <w:t>• Revision - Broad / Overlap (H04/00) — 30m</w:t>
            </w:r>
          </w:p>
          <w:p w14:paraId="421C2E48" w14:textId="77777777" w:rsidR="001A20E6" w:rsidRDefault="00000000">
            <w:pPr>
              <w:pStyle w:val="TableCellTaskBadge"/>
              <w:shd w:val="clear" w:color="auto" w:fill="FCE4EC"/>
            </w:pPr>
            <w:r>
              <w:rPr>
                <w:b/>
                <w:bCs/>
                <w:color w:val="C2185B"/>
              </w:rPr>
              <w:t>REVISION</w:t>
            </w:r>
          </w:p>
          <w:p w14:paraId="4E285892" w14:textId="77777777" w:rsidR="001A20E6" w:rsidRDefault="00000000">
            <w:pPr>
              <w:pStyle w:val="TableCellTaskDetails"/>
            </w:pPr>
            <w:r>
              <w:t>• Practice - Broad / Overlap (H04/00) — 30m</w:t>
            </w:r>
          </w:p>
          <w:p w14:paraId="7CDABFC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EFB9D2A" w14:textId="77777777" w:rsidR="001A20E6" w:rsidRDefault="00000000">
            <w:pPr>
              <w:pStyle w:val="TableCellTaskSubject"/>
            </w:pPr>
            <w:r>
              <w:t>History-Post Independent India</w:t>
            </w:r>
          </w:p>
          <w:p w14:paraId="45C941BA" w14:textId="77777777" w:rsidR="001A20E6" w:rsidRDefault="00000000">
            <w:pPr>
              <w:pStyle w:val="TableCellTaskDetails"/>
            </w:pPr>
            <w:r>
              <w:t>• Study - Broad / Overlap (H06/00) — 1h</w:t>
            </w:r>
          </w:p>
          <w:p w14:paraId="54EB64F2" w14:textId="77777777" w:rsidR="001A20E6" w:rsidRDefault="00000000">
            <w:pPr>
              <w:pStyle w:val="TableCellTaskBadge"/>
              <w:shd w:val="clear" w:color="auto" w:fill="E3F2FD"/>
            </w:pPr>
            <w:r>
              <w:rPr>
                <w:b/>
                <w:bCs/>
                <w:color w:val="1976D2"/>
              </w:rPr>
              <w:t>STUDY</w:t>
            </w:r>
          </w:p>
          <w:p w14:paraId="658C72BA" w14:textId="77777777" w:rsidR="001A20E6" w:rsidRDefault="00000000">
            <w:pPr>
              <w:pStyle w:val="TableCellTaskDetails"/>
            </w:pPr>
            <w:r>
              <w:t>• Study - Integration of Princely states. (H06/01) — 30m</w:t>
            </w:r>
          </w:p>
          <w:p w14:paraId="581A291A" w14:textId="77777777" w:rsidR="001A20E6" w:rsidRDefault="00000000">
            <w:pPr>
              <w:pStyle w:val="TableCellTaskBadge"/>
              <w:shd w:val="clear" w:color="auto" w:fill="E3F2FD"/>
            </w:pPr>
            <w:r>
              <w:rPr>
                <w:b/>
                <w:bCs/>
                <w:color w:val="1976D2"/>
              </w:rPr>
              <w:t>STUDY</w:t>
            </w:r>
          </w:p>
          <w:p w14:paraId="7EA7BAFC" w14:textId="77777777" w:rsidR="001A20E6" w:rsidRDefault="00000000">
            <w:pPr>
              <w:pStyle w:val="TableCellTaskDetails"/>
            </w:pPr>
            <w:r>
              <w:t>• Revision - Integration of Princely states. (H06/01) — 30m</w:t>
            </w:r>
          </w:p>
          <w:p w14:paraId="03BD4F02" w14:textId="77777777" w:rsidR="001A20E6" w:rsidRDefault="00000000">
            <w:pPr>
              <w:pStyle w:val="TableCellTaskBadge"/>
              <w:shd w:val="clear" w:color="auto" w:fill="FCE4EC"/>
            </w:pPr>
            <w:r>
              <w:rPr>
                <w:b/>
                <w:bCs/>
                <w:color w:val="C2185B"/>
              </w:rPr>
              <w:t>REVISION</w:t>
            </w:r>
          </w:p>
          <w:p w14:paraId="108CC424" w14:textId="77777777" w:rsidR="001A20E6" w:rsidRDefault="00000000">
            <w:pPr>
              <w:pStyle w:val="TableCellTaskDetails"/>
            </w:pPr>
            <w:r>
              <w:t>• Practice - Integration of Princely states. (H06/01) — 30m</w:t>
            </w:r>
          </w:p>
          <w:p w14:paraId="034D4657"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6901FFE" w14:textId="77777777" w:rsidR="001A20E6" w:rsidRDefault="00000000">
            <w:pPr>
              <w:pStyle w:val="TableCellTaskSubject"/>
            </w:pPr>
            <w:r>
              <w:t>History-Post Independent India</w:t>
            </w:r>
          </w:p>
          <w:p w14:paraId="22282972" w14:textId="77777777" w:rsidR="001A20E6" w:rsidRDefault="00000000">
            <w:pPr>
              <w:pStyle w:val="TableCellTaskDetails"/>
            </w:pPr>
            <w:r>
              <w:t>• Study - Integration of Princely states. (H06/01) — 1h 30m</w:t>
            </w:r>
          </w:p>
          <w:p w14:paraId="79CAC08B" w14:textId="77777777" w:rsidR="001A20E6" w:rsidRDefault="00000000">
            <w:pPr>
              <w:pStyle w:val="TableCellTaskBadge"/>
              <w:shd w:val="clear" w:color="auto" w:fill="E3F2FD"/>
            </w:pPr>
            <w:r>
              <w:rPr>
                <w:b/>
                <w:bCs/>
                <w:color w:val="1976D2"/>
              </w:rPr>
              <w:t>STUDY</w:t>
            </w:r>
          </w:p>
          <w:p w14:paraId="7249954C" w14:textId="77777777" w:rsidR="001A20E6" w:rsidRDefault="00000000">
            <w:pPr>
              <w:pStyle w:val="TableCellTaskDetails"/>
            </w:pPr>
            <w:r>
              <w:t>• Revision - States re-organization (H06/02) — 30m</w:t>
            </w:r>
          </w:p>
          <w:p w14:paraId="0BF167BE" w14:textId="77777777" w:rsidR="001A20E6" w:rsidRDefault="00000000">
            <w:pPr>
              <w:pStyle w:val="TableCellTaskBadge"/>
              <w:shd w:val="clear" w:color="auto" w:fill="FCE4EC"/>
            </w:pPr>
            <w:r>
              <w:rPr>
                <w:b/>
                <w:bCs/>
                <w:color w:val="C2185B"/>
              </w:rPr>
              <w:t>REVISION</w:t>
            </w:r>
          </w:p>
          <w:p w14:paraId="4725A37D" w14:textId="77777777" w:rsidR="001A20E6" w:rsidRDefault="00000000">
            <w:pPr>
              <w:pStyle w:val="TableCellTaskDetails"/>
            </w:pPr>
            <w:r>
              <w:t>• Practice - States re-organization (H06/02) — 30m</w:t>
            </w:r>
          </w:p>
          <w:p w14:paraId="09FDC67C"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7B42EE1" w14:textId="77777777" w:rsidR="001A20E6" w:rsidRDefault="00000000">
            <w:pPr>
              <w:pStyle w:val="TableCellTaskSubject"/>
            </w:pPr>
            <w:r>
              <w:t>History-Post Independent India</w:t>
            </w:r>
          </w:p>
          <w:p w14:paraId="0677518C" w14:textId="77777777" w:rsidR="001A20E6" w:rsidRDefault="00000000">
            <w:pPr>
              <w:pStyle w:val="TableCellTaskDetails"/>
            </w:pPr>
            <w:r>
              <w:t>• Study - Integration of Princely states. (H06/01) — 30m</w:t>
            </w:r>
          </w:p>
          <w:p w14:paraId="2A80193D" w14:textId="77777777" w:rsidR="001A20E6" w:rsidRDefault="00000000">
            <w:pPr>
              <w:pStyle w:val="TableCellTaskBadge"/>
              <w:shd w:val="clear" w:color="auto" w:fill="E3F2FD"/>
            </w:pPr>
            <w:r>
              <w:rPr>
                <w:b/>
                <w:bCs/>
                <w:color w:val="1976D2"/>
              </w:rPr>
              <w:t>STUDY</w:t>
            </w:r>
          </w:p>
          <w:p w14:paraId="0F55078A" w14:textId="77777777" w:rsidR="001A20E6" w:rsidRDefault="00000000">
            <w:pPr>
              <w:pStyle w:val="TableCellTaskDetails"/>
            </w:pPr>
            <w:r>
              <w:t>• Study - States re-organization (H06/02) — 1h</w:t>
            </w:r>
          </w:p>
          <w:p w14:paraId="4C0EEC75" w14:textId="77777777" w:rsidR="001A20E6" w:rsidRDefault="00000000">
            <w:pPr>
              <w:pStyle w:val="TableCellTaskBadge"/>
              <w:shd w:val="clear" w:color="auto" w:fill="E3F2FD"/>
            </w:pPr>
            <w:r>
              <w:rPr>
                <w:b/>
                <w:bCs/>
                <w:color w:val="1976D2"/>
              </w:rPr>
              <w:t>STUDY</w:t>
            </w:r>
          </w:p>
          <w:p w14:paraId="73922E99" w14:textId="77777777" w:rsidR="001A20E6" w:rsidRDefault="00000000">
            <w:pPr>
              <w:pStyle w:val="TableCellTaskDetails"/>
            </w:pPr>
            <w:r>
              <w:t>• Revision - Story of Indian Democracy (H06/03) — 30m</w:t>
            </w:r>
          </w:p>
          <w:p w14:paraId="4A12AB94" w14:textId="77777777" w:rsidR="001A20E6" w:rsidRDefault="00000000">
            <w:pPr>
              <w:pStyle w:val="TableCellTaskBadge"/>
              <w:shd w:val="clear" w:color="auto" w:fill="FCE4EC"/>
            </w:pPr>
            <w:r>
              <w:rPr>
                <w:b/>
                <w:bCs/>
                <w:color w:val="C2185B"/>
              </w:rPr>
              <w:t>REVISION</w:t>
            </w:r>
          </w:p>
          <w:p w14:paraId="494D1A51" w14:textId="77777777" w:rsidR="001A20E6" w:rsidRDefault="00000000">
            <w:pPr>
              <w:pStyle w:val="TableCellTaskDetails"/>
            </w:pPr>
            <w:r>
              <w:t>• Practice - Story of Indian Democracy (H06/03) — 30m</w:t>
            </w:r>
          </w:p>
          <w:p w14:paraId="2DF76F31"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08717582" w14:textId="77777777" w:rsidR="001A20E6" w:rsidRDefault="001A20E6"/>
        </w:tc>
      </w:tr>
      <w:tr w:rsidR="001A20E6" w14:paraId="455E7DE9" w14:textId="77777777">
        <w:tc>
          <w:tcPr>
            <w:tcW w:w="700" w:type="pct"/>
            <w:shd w:val="clear" w:color="auto" w:fill="DCFCE7"/>
            <w:tcMar>
              <w:top w:w="150" w:type="dxa"/>
              <w:left w:w="100" w:type="dxa"/>
              <w:bottom w:w="150" w:type="dxa"/>
              <w:right w:w="100" w:type="dxa"/>
            </w:tcMar>
          </w:tcPr>
          <w:p w14:paraId="6CAF37B9" w14:textId="77777777" w:rsidR="001A20E6" w:rsidRDefault="00000000">
            <w:pPr>
              <w:pStyle w:val="TableCellTaskSubject"/>
            </w:pPr>
            <w:r>
              <w:t>History-World</w:t>
            </w:r>
          </w:p>
          <w:p w14:paraId="18F9A9D9" w14:textId="77777777" w:rsidR="001A20E6" w:rsidRDefault="00000000">
            <w:pPr>
              <w:pStyle w:val="TableCellTaskDetails"/>
            </w:pPr>
            <w:r>
              <w:t>• Test - TEST — 3h</w:t>
            </w:r>
          </w:p>
          <w:p w14:paraId="3CF5A40D"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36A365BC" w14:textId="77777777" w:rsidR="001A20E6" w:rsidRDefault="00000000">
            <w:pPr>
              <w:pStyle w:val="TableCellTaskSubject"/>
            </w:pPr>
            <w:r>
              <w:t>History-World</w:t>
            </w:r>
          </w:p>
          <w:p w14:paraId="35829D10" w14:textId="77777777" w:rsidR="001A20E6" w:rsidRDefault="00000000">
            <w:pPr>
              <w:pStyle w:val="TableCellTaskDetails"/>
            </w:pPr>
            <w:r>
              <w:t>• Study - political philosophies (H05/08) — 1h 30m</w:t>
            </w:r>
          </w:p>
          <w:p w14:paraId="6ED03864" w14:textId="77777777" w:rsidR="001A20E6" w:rsidRDefault="00000000">
            <w:pPr>
              <w:pStyle w:val="TableCellTaskBadge"/>
              <w:shd w:val="clear" w:color="auto" w:fill="E3F2FD"/>
            </w:pPr>
            <w:r>
              <w:rPr>
                <w:b/>
                <w:bCs/>
                <w:color w:val="1976D2"/>
              </w:rPr>
              <w:t>STUDY</w:t>
            </w:r>
          </w:p>
          <w:p w14:paraId="45103C67" w14:textId="77777777" w:rsidR="001A20E6" w:rsidRDefault="00000000">
            <w:pPr>
              <w:pStyle w:val="TableCellTaskDetails"/>
            </w:pPr>
            <w:r>
              <w:t>• Revision - political philosophies (H05/08) — 30m</w:t>
            </w:r>
          </w:p>
          <w:p w14:paraId="1AEA20CC" w14:textId="77777777" w:rsidR="001A20E6" w:rsidRDefault="00000000">
            <w:pPr>
              <w:pStyle w:val="TableCellTaskBadge"/>
              <w:shd w:val="clear" w:color="auto" w:fill="FCE4EC"/>
            </w:pPr>
            <w:r>
              <w:rPr>
                <w:b/>
                <w:bCs/>
                <w:color w:val="C2185B"/>
              </w:rPr>
              <w:t>REVISION</w:t>
            </w:r>
          </w:p>
          <w:p w14:paraId="22F902BC" w14:textId="77777777" w:rsidR="001A20E6" w:rsidRDefault="00000000">
            <w:pPr>
              <w:pStyle w:val="TableCellTaskDetails"/>
            </w:pPr>
            <w:r>
              <w:t>• Practice - political philosophies (H05/08) — 30m</w:t>
            </w:r>
          </w:p>
          <w:p w14:paraId="45EAAADB"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6A9751D" w14:textId="77777777" w:rsidR="001A20E6" w:rsidRDefault="00000000">
            <w:pPr>
              <w:pStyle w:val="TableCellTaskSubject"/>
            </w:pPr>
            <w:r>
              <w:t>History-Post Independent India</w:t>
            </w:r>
          </w:p>
          <w:p w14:paraId="3DFEC668" w14:textId="77777777" w:rsidR="001A20E6" w:rsidRDefault="00000000">
            <w:pPr>
              <w:pStyle w:val="TableCellTaskDetails"/>
            </w:pPr>
            <w:r>
              <w:t>• Study - Broad / Overlap (H06/00) — 1h 30m</w:t>
            </w:r>
          </w:p>
          <w:p w14:paraId="720E5AB2" w14:textId="77777777" w:rsidR="001A20E6" w:rsidRDefault="00000000">
            <w:pPr>
              <w:pStyle w:val="TableCellTaskBadge"/>
              <w:shd w:val="clear" w:color="auto" w:fill="E3F2FD"/>
            </w:pPr>
            <w:r>
              <w:rPr>
                <w:b/>
                <w:bCs/>
                <w:color w:val="1976D2"/>
              </w:rPr>
              <w:t>STUDY</w:t>
            </w:r>
          </w:p>
          <w:p w14:paraId="2BBA537B" w14:textId="77777777" w:rsidR="001A20E6" w:rsidRDefault="00000000">
            <w:pPr>
              <w:pStyle w:val="TableCellTaskDetails"/>
            </w:pPr>
            <w:r>
              <w:t>• Revision - Broad / Overlap (H06/00) — 30m</w:t>
            </w:r>
          </w:p>
          <w:p w14:paraId="2621500E" w14:textId="77777777" w:rsidR="001A20E6" w:rsidRDefault="00000000">
            <w:pPr>
              <w:pStyle w:val="TableCellTaskBadge"/>
              <w:shd w:val="clear" w:color="auto" w:fill="FCE4EC"/>
            </w:pPr>
            <w:r>
              <w:rPr>
                <w:b/>
                <w:bCs/>
                <w:color w:val="C2185B"/>
              </w:rPr>
              <w:t>REVISION</w:t>
            </w:r>
          </w:p>
          <w:p w14:paraId="6708EFAB" w14:textId="77777777" w:rsidR="001A20E6" w:rsidRDefault="00000000">
            <w:pPr>
              <w:pStyle w:val="TableCellTaskDetails"/>
            </w:pPr>
            <w:r>
              <w:t>• Practice - Broad / Overlap (H06/00) — 30m</w:t>
            </w:r>
          </w:p>
          <w:p w14:paraId="5CDF5101"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E33840D" w14:textId="77777777" w:rsidR="001A20E6" w:rsidRDefault="00000000">
            <w:pPr>
              <w:pStyle w:val="TableCellTaskSubject"/>
            </w:pPr>
            <w:r>
              <w:t>Geography</w:t>
            </w:r>
          </w:p>
          <w:p w14:paraId="195DEE1F" w14:textId="77777777" w:rsidR="001A20E6" w:rsidRDefault="00000000">
            <w:pPr>
              <w:pStyle w:val="TableCellTaskDetails"/>
            </w:pPr>
            <w:r>
              <w:t>• Study - Broad / Overlap (G00) — 1h 30m</w:t>
            </w:r>
          </w:p>
          <w:p w14:paraId="4384D76E" w14:textId="77777777" w:rsidR="001A20E6" w:rsidRDefault="00000000">
            <w:pPr>
              <w:pStyle w:val="TableCellTaskBadge"/>
              <w:shd w:val="clear" w:color="auto" w:fill="E3F2FD"/>
            </w:pPr>
            <w:r>
              <w:rPr>
                <w:b/>
                <w:bCs/>
                <w:color w:val="1976D2"/>
              </w:rPr>
              <w:t>STUDY</w:t>
            </w:r>
          </w:p>
          <w:p w14:paraId="5A496B54" w14:textId="77777777" w:rsidR="001A20E6" w:rsidRDefault="00000000">
            <w:pPr>
              <w:pStyle w:val="TableCellTaskDetails"/>
            </w:pPr>
            <w:r>
              <w:t>• Revision - Broad / Overlap (G00) — 30m</w:t>
            </w:r>
          </w:p>
          <w:p w14:paraId="4DA76396" w14:textId="77777777" w:rsidR="001A20E6" w:rsidRDefault="00000000">
            <w:pPr>
              <w:pStyle w:val="TableCellTaskBadge"/>
              <w:shd w:val="clear" w:color="auto" w:fill="FCE4EC"/>
            </w:pPr>
            <w:r>
              <w:rPr>
                <w:b/>
                <w:bCs/>
                <w:color w:val="C2185B"/>
              </w:rPr>
              <w:t>REVISION</w:t>
            </w:r>
          </w:p>
          <w:p w14:paraId="29A444D0" w14:textId="77777777" w:rsidR="001A20E6" w:rsidRDefault="00000000">
            <w:pPr>
              <w:pStyle w:val="TableCellTaskDetails"/>
            </w:pPr>
            <w:r>
              <w:t>• Practice - Broad / Overlap (G00) — 30m</w:t>
            </w:r>
          </w:p>
          <w:p w14:paraId="1DF0B8CE"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6EE7720" w14:textId="77777777" w:rsidR="001A20E6" w:rsidRDefault="00000000">
            <w:pPr>
              <w:pStyle w:val="TableCellTaskSubject"/>
            </w:pPr>
            <w:r>
              <w:t>Geography</w:t>
            </w:r>
          </w:p>
          <w:p w14:paraId="755CDA9E" w14:textId="77777777" w:rsidR="001A20E6" w:rsidRDefault="00000000">
            <w:pPr>
              <w:pStyle w:val="TableCellTaskDetails"/>
            </w:pPr>
            <w:r>
              <w:t>• Study - Broad / Overlap (G00) — 1h 30m</w:t>
            </w:r>
          </w:p>
          <w:p w14:paraId="063BD0FE" w14:textId="77777777" w:rsidR="001A20E6" w:rsidRDefault="00000000">
            <w:pPr>
              <w:pStyle w:val="TableCellTaskBadge"/>
              <w:shd w:val="clear" w:color="auto" w:fill="E3F2FD"/>
            </w:pPr>
            <w:r>
              <w:rPr>
                <w:b/>
                <w:bCs/>
                <w:color w:val="1976D2"/>
              </w:rPr>
              <w:t>STUDY</w:t>
            </w:r>
          </w:p>
          <w:p w14:paraId="3FCD61D6" w14:textId="77777777" w:rsidR="001A20E6" w:rsidRDefault="00000000">
            <w:pPr>
              <w:pStyle w:val="TableCellTaskDetails"/>
            </w:pPr>
            <w:r>
              <w:t>• Revision - Broad / Overlap (G00) — 30m</w:t>
            </w:r>
          </w:p>
          <w:p w14:paraId="452F261C" w14:textId="77777777" w:rsidR="001A20E6" w:rsidRDefault="00000000">
            <w:pPr>
              <w:pStyle w:val="TableCellTaskBadge"/>
              <w:shd w:val="clear" w:color="auto" w:fill="FCE4EC"/>
            </w:pPr>
            <w:r>
              <w:rPr>
                <w:b/>
                <w:bCs/>
                <w:color w:val="C2185B"/>
              </w:rPr>
              <w:t>REVISION</w:t>
            </w:r>
          </w:p>
          <w:p w14:paraId="3CD5D212" w14:textId="77777777" w:rsidR="001A20E6" w:rsidRDefault="00000000">
            <w:pPr>
              <w:pStyle w:val="TableCellTaskDetails"/>
            </w:pPr>
            <w:r>
              <w:t>• Practice - Broad / Overlap (G00) — 30m</w:t>
            </w:r>
          </w:p>
          <w:p w14:paraId="71E8C478"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9C617D3" w14:textId="77777777" w:rsidR="001A20E6" w:rsidRDefault="00000000">
            <w:pPr>
              <w:pStyle w:val="TableCellTaskSubject"/>
            </w:pPr>
            <w:r>
              <w:t>Geography</w:t>
            </w:r>
          </w:p>
          <w:p w14:paraId="0F8CA03E" w14:textId="77777777" w:rsidR="001A20E6" w:rsidRDefault="00000000">
            <w:pPr>
              <w:pStyle w:val="TableCellTaskDetails"/>
            </w:pPr>
            <w:r>
              <w:t>• Study - Broad / Overlap (G00) — 1h</w:t>
            </w:r>
          </w:p>
          <w:p w14:paraId="20EC32E8" w14:textId="77777777" w:rsidR="001A20E6" w:rsidRDefault="00000000">
            <w:pPr>
              <w:pStyle w:val="TableCellTaskBadge"/>
              <w:shd w:val="clear" w:color="auto" w:fill="E3F2FD"/>
            </w:pPr>
            <w:r>
              <w:rPr>
                <w:b/>
                <w:bCs/>
                <w:color w:val="1976D2"/>
              </w:rPr>
              <w:t>STUDY</w:t>
            </w:r>
          </w:p>
          <w:p w14:paraId="2069B398" w14:textId="77777777" w:rsidR="001A20E6" w:rsidRDefault="00000000">
            <w:pPr>
              <w:pStyle w:val="TableCellTaskDetails"/>
            </w:pPr>
            <w:r>
              <w:t>• Study - Universe, Solar System &amp; Evolution of Earth. (G01) — 30m</w:t>
            </w:r>
          </w:p>
          <w:p w14:paraId="121B825F" w14:textId="77777777" w:rsidR="001A20E6" w:rsidRDefault="00000000">
            <w:pPr>
              <w:pStyle w:val="TableCellTaskBadge"/>
              <w:shd w:val="clear" w:color="auto" w:fill="E3F2FD"/>
            </w:pPr>
            <w:r>
              <w:rPr>
                <w:b/>
                <w:bCs/>
                <w:color w:val="1976D2"/>
              </w:rPr>
              <w:t>STUDY</w:t>
            </w:r>
          </w:p>
          <w:p w14:paraId="44653A2C" w14:textId="77777777" w:rsidR="001A20E6" w:rsidRDefault="00000000">
            <w:pPr>
              <w:pStyle w:val="TableCellTaskDetails"/>
            </w:pPr>
            <w:r>
              <w:t>• Revision - Universe, Solar System &amp; Evolution of Earth. (G01) — 30m</w:t>
            </w:r>
          </w:p>
          <w:p w14:paraId="7A7584A5" w14:textId="77777777" w:rsidR="001A20E6" w:rsidRDefault="00000000">
            <w:pPr>
              <w:pStyle w:val="TableCellTaskBadge"/>
              <w:shd w:val="clear" w:color="auto" w:fill="FCE4EC"/>
            </w:pPr>
            <w:r>
              <w:rPr>
                <w:b/>
                <w:bCs/>
                <w:color w:val="C2185B"/>
              </w:rPr>
              <w:t>REVISION</w:t>
            </w:r>
          </w:p>
          <w:p w14:paraId="096EA5E8" w14:textId="77777777" w:rsidR="001A20E6" w:rsidRDefault="00000000">
            <w:pPr>
              <w:pStyle w:val="TableCellTaskDetails"/>
            </w:pPr>
            <w:r>
              <w:t>• Practice - Universe, Solar System &amp; Evolution of Earth. (G01) — 30m</w:t>
            </w:r>
          </w:p>
          <w:p w14:paraId="74DF6169"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38A8F8D3" w14:textId="77777777" w:rsidR="001A20E6" w:rsidRDefault="001A20E6"/>
        </w:tc>
      </w:tr>
    </w:tbl>
    <w:p w14:paraId="55112384" w14:textId="77777777" w:rsidR="001A20E6" w:rsidRDefault="001A20E6">
      <w:pPr>
        <w:spacing w:after="400"/>
      </w:pPr>
    </w:p>
    <w:p w14:paraId="0D8C70EC" w14:textId="77777777" w:rsidR="001A20E6" w:rsidRDefault="00000000">
      <w:pPr>
        <w:pStyle w:val="ResourceTitle"/>
      </w:pPr>
      <w:r>
        <w:t>📚 Resources for May 03 - May 09</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357AB8C4" w14:textId="77777777">
        <w:tc>
          <w:tcPr>
            <w:tcW w:w="1650" w:type="pct"/>
            <w:tcBorders>
              <w:bottom w:val="single" w:sz="2" w:space="0" w:color="D1D5DB"/>
              <w:right w:val="single" w:sz="2" w:space="0" w:color="D1D5DB"/>
            </w:tcBorders>
            <w:tcMar>
              <w:top w:w="200" w:type="dxa"/>
              <w:left w:w="150" w:type="dxa"/>
              <w:bottom w:w="200" w:type="dxa"/>
              <w:right w:w="150" w:type="dxa"/>
            </w:tcMar>
          </w:tcPr>
          <w:p w14:paraId="5FD4CBC6" w14:textId="77777777" w:rsidR="001A20E6" w:rsidRDefault="00000000">
            <w:pPr>
              <w:pStyle w:val="TableCellSubjectName"/>
            </w:pPr>
            <w:r>
              <w:t>History-Art and Culture</w:t>
            </w:r>
          </w:p>
          <w:p w14:paraId="019A540F" w14:textId="77777777" w:rsidR="001A20E6" w:rsidRDefault="00000000">
            <w:pPr>
              <w:pStyle w:val="TableCellCategoryTitle"/>
            </w:pPr>
            <w:r>
              <w:t>📝 Practice Materials</w:t>
            </w:r>
          </w:p>
          <w:p w14:paraId="189770DC" w14:textId="77777777" w:rsidR="001A20E6" w:rsidRDefault="00000000">
            <w:pPr>
              <w:pStyle w:val="TableCellResourceItem"/>
            </w:pPr>
            <w:r>
              <w:t>• La Excellence Art &amp; Culture Material</w:t>
            </w:r>
          </w:p>
          <w:p w14:paraId="04D15E40" w14:textId="77777777" w:rsidR="001A20E6" w:rsidRDefault="00000000">
            <w:pPr>
              <w:pStyle w:val="TableCellResourceItem"/>
            </w:pPr>
            <w:r>
              <w:t>• Prelims &amp; Mains Workbooks</w:t>
            </w:r>
          </w:p>
          <w:p w14:paraId="6F197050" w14:textId="77777777" w:rsidR="001A20E6" w:rsidRDefault="00000000">
            <w:pPr>
              <w:pStyle w:val="TableCellCategoryTitle"/>
            </w:pPr>
            <w:r>
              <w:t>📰 Current Affairs</w:t>
            </w:r>
          </w:p>
          <w:p w14:paraId="3DF691F4" w14:textId="77777777" w:rsidR="001A20E6" w:rsidRDefault="00000000">
            <w:pPr>
              <w:pStyle w:val="TableCellResourceItem"/>
            </w:pPr>
            <w:r>
              <w:t>• Newspapers (CA on art awards, festivals, 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374A1A7A" w14:textId="77777777" w:rsidR="001A20E6" w:rsidRDefault="00000000">
            <w:pPr>
              <w:pStyle w:val="TableCellSubjectName"/>
            </w:pPr>
            <w:r>
              <w:t>History-World</w:t>
            </w:r>
          </w:p>
          <w:p w14:paraId="30E6962F" w14:textId="77777777" w:rsidR="001A20E6" w:rsidRDefault="00000000">
            <w:pPr>
              <w:pStyle w:val="TableCellCategoryTitle"/>
            </w:pPr>
            <w:r>
              <w:t>📝 Practice Materials</w:t>
            </w:r>
          </w:p>
          <w:p w14:paraId="191C5714" w14:textId="77777777" w:rsidR="001A20E6" w:rsidRDefault="00000000">
            <w:pPr>
              <w:pStyle w:val="TableCellResourceItem"/>
            </w:pPr>
            <w:r>
              <w:t>• La Excellence World History Material</w:t>
            </w:r>
          </w:p>
          <w:p w14:paraId="6F45511C" w14:textId="77777777" w:rsidR="001A20E6" w:rsidRDefault="00000000">
            <w:pPr>
              <w:pStyle w:val="TableCellResourceItem"/>
            </w:pPr>
            <w:r>
              <w:t>• Mains Workbook</w:t>
            </w:r>
          </w:p>
          <w:p w14:paraId="51459DE0" w14:textId="77777777" w:rsidR="001A20E6" w:rsidRDefault="00000000">
            <w:pPr>
              <w:pStyle w:val="TableCellCategoryTitle"/>
            </w:pPr>
            <w:r>
              <w:t>📰 Current Affairs</w:t>
            </w:r>
          </w:p>
          <w:p w14:paraId="76C67A35"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374B294F" w14:textId="77777777" w:rsidR="001A20E6" w:rsidRDefault="00000000">
            <w:pPr>
              <w:pStyle w:val="TableCellSubjectName"/>
            </w:pPr>
            <w:r>
              <w:t>History-Post Independent India</w:t>
            </w:r>
          </w:p>
          <w:p w14:paraId="597C7E4F" w14:textId="77777777" w:rsidR="001A20E6" w:rsidRDefault="00000000">
            <w:pPr>
              <w:pStyle w:val="TableCellCategoryTitle"/>
            </w:pPr>
            <w:r>
              <w:t>📝 Practice Materials</w:t>
            </w:r>
          </w:p>
          <w:p w14:paraId="180688E6" w14:textId="77777777" w:rsidR="001A20E6" w:rsidRDefault="00000000">
            <w:pPr>
              <w:pStyle w:val="TableCellResourceItem"/>
            </w:pPr>
            <w:r>
              <w:t>• La Excellence Post-Independence Material</w:t>
            </w:r>
          </w:p>
          <w:p w14:paraId="4DBE9E1F" w14:textId="77777777" w:rsidR="001A20E6" w:rsidRDefault="00000000">
            <w:pPr>
              <w:pStyle w:val="TableCellResourceItem"/>
            </w:pPr>
            <w:r>
              <w:t>• Mains Workbook</w:t>
            </w:r>
          </w:p>
          <w:p w14:paraId="24C4D871" w14:textId="77777777" w:rsidR="001A20E6" w:rsidRDefault="00000000">
            <w:pPr>
              <w:pStyle w:val="TableCellCategoryTitle"/>
            </w:pPr>
            <w:r>
              <w:t>📰 Current Affairs</w:t>
            </w:r>
          </w:p>
          <w:p w14:paraId="2EB01DF9" w14:textId="77777777" w:rsidR="001A20E6" w:rsidRDefault="00000000">
            <w:pPr>
              <w:pStyle w:val="TableCellResourceItem"/>
            </w:pPr>
            <w:r>
              <w:t>• Newspapers (Hindu and IE Explained)</w:t>
            </w:r>
          </w:p>
        </w:tc>
      </w:tr>
      <w:tr w:rsidR="001A20E6" w14:paraId="5F470A8E" w14:textId="77777777">
        <w:tc>
          <w:tcPr>
            <w:tcW w:w="1650" w:type="pct"/>
            <w:tcBorders>
              <w:bottom w:val="single" w:sz="2" w:space="0" w:color="D1D5DB"/>
              <w:right w:val="single" w:sz="2" w:space="0" w:color="D1D5DB"/>
            </w:tcBorders>
            <w:tcMar>
              <w:top w:w="200" w:type="dxa"/>
              <w:left w:w="150" w:type="dxa"/>
              <w:bottom w:w="200" w:type="dxa"/>
              <w:right w:w="150" w:type="dxa"/>
            </w:tcMar>
          </w:tcPr>
          <w:p w14:paraId="400F12D7" w14:textId="77777777" w:rsidR="001A20E6" w:rsidRDefault="00000000">
            <w:pPr>
              <w:pStyle w:val="TableCellSubjectName"/>
            </w:pPr>
            <w:r>
              <w:t>Geography</w:t>
            </w:r>
          </w:p>
          <w:p w14:paraId="1D52A191" w14:textId="77777777" w:rsidR="001A20E6" w:rsidRDefault="00000000">
            <w:pPr>
              <w:pStyle w:val="TableCellCategoryTitle"/>
            </w:pPr>
            <w:r>
              <w:t>📝 Practice Materials</w:t>
            </w:r>
          </w:p>
          <w:p w14:paraId="060CFAE4" w14:textId="77777777" w:rsidR="001A20E6" w:rsidRDefault="00000000">
            <w:pPr>
              <w:pStyle w:val="TableCellResourceItem"/>
            </w:pPr>
            <w:r>
              <w:t>• La Excellence Geography Material</w:t>
            </w:r>
          </w:p>
          <w:p w14:paraId="3B01ADAF" w14:textId="77777777" w:rsidR="001A20E6" w:rsidRDefault="00000000">
            <w:pPr>
              <w:pStyle w:val="TableCellResourceItem"/>
            </w:pPr>
            <w:r>
              <w:t>• Mains RRP + Prelims RRP</w:t>
            </w:r>
          </w:p>
          <w:p w14:paraId="4A70D689" w14:textId="77777777" w:rsidR="001A20E6" w:rsidRDefault="00000000">
            <w:pPr>
              <w:pStyle w:val="TableCellResourceItem"/>
            </w:pPr>
            <w:r>
              <w:t>• Prelims &amp; Mains Workbooks</w:t>
            </w:r>
          </w:p>
          <w:p w14:paraId="65E315F1" w14:textId="77777777" w:rsidR="001A20E6" w:rsidRDefault="00000000">
            <w:pPr>
              <w:pStyle w:val="TableCellCategoryTitle"/>
            </w:pPr>
            <w:r>
              <w:t>📰 Current Affairs</w:t>
            </w:r>
          </w:p>
          <w:p w14:paraId="53CDA607" w14:textId="77777777" w:rsidR="001A20E6" w:rsidRDefault="00000000">
            <w:pPr>
              <w:pStyle w:val="TableCellResourceItem"/>
            </w:pPr>
            <w:r>
              <w:t>• Atlas (Orient Blackswan)</w:t>
            </w:r>
          </w:p>
          <w:p w14:paraId="13672E77" w14:textId="77777777" w:rsidR="001A20E6" w:rsidRDefault="00000000">
            <w:pPr>
              <w:pStyle w:val="TableCellResourceItem"/>
            </w:pPr>
            <w:r>
              <w:t>• Newspapers (The Hindu – Env/Geo pages)</w:t>
            </w:r>
          </w:p>
          <w:p w14:paraId="786E4F7D" w14:textId="77777777" w:rsidR="001A20E6" w:rsidRDefault="00000000">
            <w:pPr>
              <w:pStyle w:val="TableCellResourceItem"/>
            </w:pPr>
            <w:r>
              <w:t>• Down to Earth</w:t>
            </w:r>
          </w:p>
        </w:tc>
        <w:tc>
          <w:tcPr>
            <w:tcW w:w="1650" w:type="pct"/>
          </w:tcPr>
          <w:p w14:paraId="3AEC5A75" w14:textId="77777777" w:rsidR="001A20E6" w:rsidRDefault="001A20E6"/>
        </w:tc>
        <w:tc>
          <w:tcPr>
            <w:tcW w:w="1650" w:type="pct"/>
          </w:tcPr>
          <w:p w14:paraId="18571180" w14:textId="77777777" w:rsidR="001A20E6" w:rsidRDefault="001A20E6"/>
        </w:tc>
      </w:tr>
    </w:tbl>
    <w:p w14:paraId="436CC61F"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458C7C07" w14:textId="77777777">
        <w:tc>
          <w:tcPr>
            <w:tcW w:w="2500" w:type="pct"/>
            <w:tcMar>
              <w:top w:w="0" w:type="dxa"/>
              <w:left w:w="0" w:type="dxa"/>
              <w:bottom w:w="0" w:type="dxa"/>
              <w:right w:w="0" w:type="dxa"/>
            </w:tcMar>
          </w:tcPr>
          <w:p w14:paraId="3EF9799D" w14:textId="77777777" w:rsidR="001A20E6" w:rsidRDefault="00000000">
            <w:pPr>
              <w:pStyle w:val="WeekTitle"/>
            </w:pPr>
            <w:r>
              <w:rPr>
                <w:color w:val="15803D"/>
              </w:rPr>
              <w:t>📅 May 10 - May 16, 2026</w:t>
            </w:r>
          </w:p>
        </w:tc>
        <w:tc>
          <w:tcPr>
            <w:tcW w:w="2500" w:type="pct"/>
            <w:tcMar>
              <w:top w:w="0" w:type="dxa"/>
              <w:left w:w="0" w:type="dxa"/>
              <w:bottom w:w="0" w:type="dxa"/>
              <w:right w:w="0" w:type="dxa"/>
            </w:tcMar>
          </w:tcPr>
          <w:p w14:paraId="03BB5A86" w14:textId="77777777" w:rsidR="001A20E6" w:rsidRDefault="00000000">
            <w:pPr>
              <w:pStyle w:val="WeekCycleName"/>
            </w:pPr>
            <w:r>
              <w:rPr>
                <w:color w:val="15803D"/>
              </w:rPr>
              <w:t>C2</w:t>
            </w:r>
          </w:p>
        </w:tc>
      </w:tr>
    </w:tbl>
    <w:p w14:paraId="397EFEF8"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0E6AFA9A" w14:textId="77777777">
        <w:tc>
          <w:tcPr>
            <w:tcW w:w="700" w:type="pct"/>
            <w:shd w:val="clear" w:color="auto" w:fill="DCFCE7"/>
            <w:tcMar>
              <w:top w:w="200" w:type="dxa"/>
              <w:left w:w="100" w:type="dxa"/>
              <w:bottom w:w="200" w:type="dxa"/>
              <w:right w:w="100" w:type="dxa"/>
            </w:tcMar>
          </w:tcPr>
          <w:p w14:paraId="5808558C" w14:textId="77777777" w:rsidR="001A20E6" w:rsidRDefault="00000000">
            <w:pPr>
              <w:pStyle w:val="TableCellCalendarDayHeader"/>
            </w:pPr>
            <w:r>
              <w:rPr>
                <w:color w:val="15803D"/>
              </w:rPr>
              <w:t>Sunday</w:t>
            </w:r>
          </w:p>
          <w:p w14:paraId="52C6B373" w14:textId="77777777" w:rsidR="001A20E6" w:rsidRDefault="00000000">
            <w:pPr>
              <w:pStyle w:val="TableCellCalendarDateHeader"/>
            </w:pPr>
            <w:r>
              <w:rPr>
                <w:color w:val="15803D"/>
              </w:rPr>
              <w:t>May 10</w:t>
            </w:r>
          </w:p>
          <w:p w14:paraId="2BDF2995"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B4AF4B3" w14:textId="77777777" w:rsidR="001A20E6" w:rsidRDefault="00000000">
            <w:pPr>
              <w:pStyle w:val="TableCellCalendarDayHeader"/>
            </w:pPr>
            <w:r>
              <w:rPr>
                <w:color w:val="15803D"/>
              </w:rPr>
              <w:t>Monday</w:t>
            </w:r>
          </w:p>
          <w:p w14:paraId="759A3A03" w14:textId="77777777" w:rsidR="001A20E6" w:rsidRDefault="00000000">
            <w:pPr>
              <w:pStyle w:val="TableCellCalendarDateHeader"/>
            </w:pPr>
            <w:r>
              <w:rPr>
                <w:color w:val="15803D"/>
              </w:rPr>
              <w:t>May 11</w:t>
            </w:r>
          </w:p>
          <w:p w14:paraId="38B06DC4"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36FC899" w14:textId="77777777" w:rsidR="001A20E6" w:rsidRDefault="00000000">
            <w:pPr>
              <w:pStyle w:val="TableCellCalendarDayHeader"/>
            </w:pPr>
            <w:r>
              <w:rPr>
                <w:color w:val="15803D"/>
              </w:rPr>
              <w:t>Tuesday</w:t>
            </w:r>
          </w:p>
          <w:p w14:paraId="526F91F6" w14:textId="77777777" w:rsidR="001A20E6" w:rsidRDefault="00000000">
            <w:pPr>
              <w:pStyle w:val="TableCellCalendarDateHeader"/>
            </w:pPr>
            <w:r>
              <w:rPr>
                <w:color w:val="15803D"/>
              </w:rPr>
              <w:t>May 12</w:t>
            </w:r>
          </w:p>
          <w:p w14:paraId="1D3F784A"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6F67445" w14:textId="77777777" w:rsidR="001A20E6" w:rsidRDefault="00000000">
            <w:pPr>
              <w:pStyle w:val="TableCellCalendarDayHeader"/>
            </w:pPr>
            <w:r>
              <w:rPr>
                <w:color w:val="15803D"/>
              </w:rPr>
              <w:t>Wednesday</w:t>
            </w:r>
          </w:p>
          <w:p w14:paraId="57D7362F" w14:textId="77777777" w:rsidR="001A20E6" w:rsidRDefault="00000000">
            <w:pPr>
              <w:pStyle w:val="TableCellCalendarDateHeader"/>
            </w:pPr>
            <w:r>
              <w:rPr>
                <w:color w:val="15803D"/>
              </w:rPr>
              <w:t>May 13</w:t>
            </w:r>
          </w:p>
          <w:p w14:paraId="76468EF9"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BE7E7DD" w14:textId="77777777" w:rsidR="001A20E6" w:rsidRDefault="00000000">
            <w:pPr>
              <w:pStyle w:val="TableCellCalendarDayHeader"/>
            </w:pPr>
            <w:r>
              <w:rPr>
                <w:color w:val="15803D"/>
              </w:rPr>
              <w:t>Thursday</w:t>
            </w:r>
          </w:p>
          <w:p w14:paraId="5AB6B112" w14:textId="77777777" w:rsidR="001A20E6" w:rsidRDefault="00000000">
            <w:pPr>
              <w:pStyle w:val="TableCellCalendarDateHeader"/>
            </w:pPr>
            <w:r>
              <w:rPr>
                <w:color w:val="15803D"/>
              </w:rPr>
              <w:t>May 14</w:t>
            </w:r>
          </w:p>
          <w:p w14:paraId="2DB3EAB0"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A3F3209" w14:textId="77777777" w:rsidR="001A20E6" w:rsidRDefault="00000000">
            <w:pPr>
              <w:pStyle w:val="TableCellCalendarDayHeader"/>
            </w:pPr>
            <w:r>
              <w:rPr>
                <w:color w:val="15803D"/>
              </w:rPr>
              <w:t>Friday</w:t>
            </w:r>
          </w:p>
          <w:p w14:paraId="156F63C8" w14:textId="77777777" w:rsidR="001A20E6" w:rsidRDefault="00000000">
            <w:pPr>
              <w:pStyle w:val="TableCellCalendarDateHeader"/>
            </w:pPr>
            <w:r>
              <w:rPr>
                <w:color w:val="15803D"/>
              </w:rPr>
              <w:t>May 15</w:t>
            </w:r>
          </w:p>
          <w:p w14:paraId="6D53A155"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3C612421" w14:textId="77777777" w:rsidR="001A20E6" w:rsidRDefault="00000000">
            <w:pPr>
              <w:pStyle w:val="TableCellCalendarDayHeader"/>
            </w:pPr>
            <w:r>
              <w:rPr>
                <w:color w:val="F57C00"/>
              </w:rPr>
              <w:t>Saturday</w:t>
            </w:r>
          </w:p>
          <w:p w14:paraId="75B3CF31" w14:textId="77777777" w:rsidR="001A20E6" w:rsidRDefault="00000000">
            <w:pPr>
              <w:pStyle w:val="TableCellCalendarDateHeader"/>
            </w:pPr>
            <w:r>
              <w:rPr>
                <w:color w:val="F57C00"/>
              </w:rPr>
              <w:t>May 16</w:t>
            </w:r>
          </w:p>
          <w:p w14:paraId="0E207667" w14:textId="77777777" w:rsidR="001A20E6" w:rsidRDefault="00000000">
            <w:pPr>
              <w:pStyle w:val="TableCellCatchupLabel"/>
            </w:pPr>
            <w:r>
              <w:rPr>
                <w:color w:val="F57C00"/>
              </w:rPr>
              <w:t>Catchup Day</w:t>
            </w:r>
          </w:p>
        </w:tc>
      </w:tr>
      <w:tr w:rsidR="001A20E6" w14:paraId="2FC879D6" w14:textId="77777777">
        <w:tc>
          <w:tcPr>
            <w:tcW w:w="700" w:type="pct"/>
            <w:shd w:val="clear" w:color="auto" w:fill="DCFCE7"/>
            <w:tcMar>
              <w:top w:w="150" w:type="dxa"/>
              <w:left w:w="100" w:type="dxa"/>
              <w:bottom w:w="150" w:type="dxa"/>
              <w:right w:w="100" w:type="dxa"/>
            </w:tcMar>
          </w:tcPr>
          <w:p w14:paraId="391CADBA" w14:textId="77777777" w:rsidR="001A20E6" w:rsidRDefault="00000000">
            <w:pPr>
              <w:pStyle w:val="TableCellTaskSubject"/>
            </w:pPr>
            <w:r>
              <w:t>History-Post Independent India</w:t>
            </w:r>
          </w:p>
          <w:p w14:paraId="1C4192DD" w14:textId="77777777" w:rsidR="001A20E6" w:rsidRDefault="00000000">
            <w:pPr>
              <w:pStyle w:val="TableCellTaskDetails"/>
            </w:pPr>
            <w:r>
              <w:t>• Test - TEST — 3h</w:t>
            </w:r>
          </w:p>
          <w:p w14:paraId="1AABD70B"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4D6581A9" w14:textId="77777777" w:rsidR="001A20E6" w:rsidRDefault="00000000">
            <w:pPr>
              <w:pStyle w:val="TableCellTaskSubject"/>
            </w:pPr>
            <w:r>
              <w:t>History-Post Independent India</w:t>
            </w:r>
          </w:p>
          <w:p w14:paraId="4A2C00DE" w14:textId="77777777" w:rsidR="001A20E6" w:rsidRDefault="00000000">
            <w:pPr>
              <w:pStyle w:val="TableCellTaskDetails"/>
            </w:pPr>
            <w:r>
              <w:t>• Study - States re-organization (H06/02) — 1h 30m</w:t>
            </w:r>
          </w:p>
          <w:p w14:paraId="152A21A3" w14:textId="77777777" w:rsidR="001A20E6" w:rsidRDefault="00000000">
            <w:pPr>
              <w:pStyle w:val="TableCellTaskBadge"/>
              <w:shd w:val="clear" w:color="auto" w:fill="E3F2FD"/>
            </w:pPr>
            <w:r>
              <w:rPr>
                <w:b/>
                <w:bCs/>
                <w:color w:val="1976D2"/>
              </w:rPr>
              <w:t>STUDY</w:t>
            </w:r>
          </w:p>
          <w:p w14:paraId="0C592DA7" w14:textId="77777777" w:rsidR="001A20E6" w:rsidRDefault="00000000">
            <w:pPr>
              <w:pStyle w:val="TableCellTaskDetails"/>
            </w:pPr>
            <w:r>
              <w:t>• Revision - Economic building and development (H06/04) — 30m</w:t>
            </w:r>
          </w:p>
          <w:p w14:paraId="5439256D" w14:textId="77777777" w:rsidR="001A20E6" w:rsidRDefault="00000000">
            <w:pPr>
              <w:pStyle w:val="TableCellTaskBadge"/>
              <w:shd w:val="clear" w:color="auto" w:fill="FCE4EC"/>
            </w:pPr>
            <w:r>
              <w:rPr>
                <w:b/>
                <w:bCs/>
                <w:color w:val="C2185B"/>
              </w:rPr>
              <w:t>REVISION</w:t>
            </w:r>
          </w:p>
          <w:p w14:paraId="2F5DA48F" w14:textId="77777777" w:rsidR="001A20E6" w:rsidRDefault="00000000">
            <w:pPr>
              <w:pStyle w:val="TableCellTaskDetails"/>
            </w:pPr>
            <w:r>
              <w:t>• Practice - Economic building and development (H06/04) — 30m</w:t>
            </w:r>
          </w:p>
          <w:p w14:paraId="367ED33F"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A7AF4CC" w14:textId="77777777" w:rsidR="001A20E6" w:rsidRDefault="00000000">
            <w:pPr>
              <w:pStyle w:val="TableCellTaskSubject"/>
            </w:pPr>
            <w:r>
              <w:t>History-Post Independent India</w:t>
            </w:r>
          </w:p>
          <w:p w14:paraId="1A0E18F1" w14:textId="77777777" w:rsidR="001A20E6" w:rsidRDefault="00000000">
            <w:pPr>
              <w:pStyle w:val="TableCellTaskDetails"/>
            </w:pPr>
            <w:r>
              <w:t>• Study - Story of Indian Democracy (H06/03) — 1h 30m</w:t>
            </w:r>
          </w:p>
          <w:p w14:paraId="29DF9F6F" w14:textId="77777777" w:rsidR="001A20E6" w:rsidRDefault="00000000">
            <w:pPr>
              <w:pStyle w:val="TableCellTaskBadge"/>
              <w:shd w:val="clear" w:color="auto" w:fill="E3F2FD"/>
            </w:pPr>
            <w:r>
              <w:rPr>
                <w:b/>
                <w:bCs/>
                <w:color w:val="1976D2"/>
              </w:rPr>
              <w:t>STUDY</w:t>
            </w:r>
          </w:p>
          <w:p w14:paraId="02F41C8D" w14:textId="77777777" w:rsidR="001A20E6" w:rsidRDefault="00000000">
            <w:pPr>
              <w:pStyle w:val="TableCellTaskDetails"/>
            </w:pPr>
            <w:r>
              <w:t>• Revision - Years of crisis (H06/05) — 30m</w:t>
            </w:r>
          </w:p>
          <w:p w14:paraId="69F7FBAD" w14:textId="77777777" w:rsidR="001A20E6" w:rsidRDefault="00000000">
            <w:pPr>
              <w:pStyle w:val="TableCellTaskBadge"/>
              <w:shd w:val="clear" w:color="auto" w:fill="FCE4EC"/>
            </w:pPr>
            <w:r>
              <w:rPr>
                <w:b/>
                <w:bCs/>
                <w:color w:val="C2185B"/>
              </w:rPr>
              <w:t>REVISION</w:t>
            </w:r>
          </w:p>
          <w:p w14:paraId="697F0D5D" w14:textId="77777777" w:rsidR="001A20E6" w:rsidRDefault="00000000">
            <w:pPr>
              <w:pStyle w:val="TableCellTaskDetails"/>
            </w:pPr>
            <w:r>
              <w:t>• Practice - Years of crisis (H06/05) — 30m</w:t>
            </w:r>
          </w:p>
          <w:p w14:paraId="4A30A0BF"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69391CF" w14:textId="77777777" w:rsidR="001A20E6" w:rsidRDefault="00000000">
            <w:pPr>
              <w:pStyle w:val="TableCellTaskSubject"/>
            </w:pPr>
            <w:r>
              <w:t>History-Post Independent India</w:t>
            </w:r>
          </w:p>
          <w:p w14:paraId="264D848C" w14:textId="77777777" w:rsidR="001A20E6" w:rsidRDefault="00000000">
            <w:pPr>
              <w:pStyle w:val="TableCellTaskDetails"/>
            </w:pPr>
            <w:r>
              <w:t>• Study - Story of Indian Democracy (H06/03) — 1h</w:t>
            </w:r>
          </w:p>
          <w:p w14:paraId="06E2BA3E" w14:textId="77777777" w:rsidR="001A20E6" w:rsidRDefault="00000000">
            <w:pPr>
              <w:pStyle w:val="TableCellTaskBadge"/>
              <w:shd w:val="clear" w:color="auto" w:fill="E3F2FD"/>
            </w:pPr>
            <w:r>
              <w:rPr>
                <w:b/>
                <w:bCs/>
                <w:color w:val="1976D2"/>
              </w:rPr>
              <w:t>STUDY</w:t>
            </w:r>
          </w:p>
          <w:p w14:paraId="430F85A9" w14:textId="77777777" w:rsidR="001A20E6" w:rsidRDefault="00000000">
            <w:pPr>
              <w:pStyle w:val="TableCellTaskDetails"/>
            </w:pPr>
            <w:r>
              <w:t>• Study - Economic building and development (H06/04) — 30m</w:t>
            </w:r>
          </w:p>
          <w:p w14:paraId="45877385" w14:textId="77777777" w:rsidR="001A20E6" w:rsidRDefault="00000000">
            <w:pPr>
              <w:pStyle w:val="TableCellTaskBadge"/>
              <w:shd w:val="clear" w:color="auto" w:fill="E3F2FD"/>
            </w:pPr>
            <w:r>
              <w:rPr>
                <w:b/>
                <w:bCs/>
                <w:color w:val="1976D2"/>
              </w:rPr>
              <w:t>STUDY</w:t>
            </w:r>
          </w:p>
          <w:p w14:paraId="786787F6" w14:textId="77777777" w:rsidR="001A20E6" w:rsidRDefault="00000000">
            <w:pPr>
              <w:pStyle w:val="TableCellTaskDetails"/>
            </w:pPr>
            <w:r>
              <w:t>• Revision - Broad / Overlap (H06/00) — 30m</w:t>
            </w:r>
          </w:p>
          <w:p w14:paraId="36D7CF9F" w14:textId="77777777" w:rsidR="001A20E6" w:rsidRDefault="00000000">
            <w:pPr>
              <w:pStyle w:val="TableCellTaskBadge"/>
              <w:shd w:val="clear" w:color="auto" w:fill="FCE4EC"/>
            </w:pPr>
            <w:r>
              <w:rPr>
                <w:b/>
                <w:bCs/>
                <w:color w:val="C2185B"/>
              </w:rPr>
              <w:t>REVISION</w:t>
            </w:r>
          </w:p>
          <w:p w14:paraId="1044C5C8" w14:textId="77777777" w:rsidR="001A20E6" w:rsidRDefault="00000000">
            <w:pPr>
              <w:pStyle w:val="TableCellTaskDetails"/>
            </w:pPr>
            <w:r>
              <w:t>• Practice - Broad / Overlap (H06/00) — 30m</w:t>
            </w:r>
          </w:p>
          <w:p w14:paraId="396433EB"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42882EE" w14:textId="77777777" w:rsidR="001A20E6" w:rsidRDefault="00000000">
            <w:pPr>
              <w:pStyle w:val="TableCellTaskSubject"/>
            </w:pPr>
            <w:r>
              <w:t>History-Post Independent India</w:t>
            </w:r>
          </w:p>
          <w:p w14:paraId="3133C605" w14:textId="77777777" w:rsidR="001A20E6" w:rsidRDefault="00000000">
            <w:pPr>
              <w:pStyle w:val="TableCellTaskDetails"/>
            </w:pPr>
            <w:r>
              <w:t>• Study - Economic building and development (H06/04) — 1h 30m</w:t>
            </w:r>
          </w:p>
          <w:p w14:paraId="2A407453" w14:textId="77777777" w:rsidR="001A20E6" w:rsidRDefault="00000000">
            <w:pPr>
              <w:pStyle w:val="TableCellTaskBadge"/>
              <w:shd w:val="clear" w:color="auto" w:fill="E3F2FD"/>
            </w:pPr>
            <w:r>
              <w:rPr>
                <w:b/>
                <w:bCs/>
                <w:color w:val="1976D2"/>
              </w:rPr>
              <w:t>STUDY</w:t>
            </w:r>
          </w:p>
          <w:p w14:paraId="05BB6B13" w14:textId="77777777" w:rsidR="001A20E6" w:rsidRDefault="00000000">
            <w:pPr>
              <w:pStyle w:val="TableCellTaskDetails"/>
            </w:pPr>
            <w:r>
              <w:t>• Revision - Integration of Princely states. (H06/01) — 30m</w:t>
            </w:r>
          </w:p>
          <w:p w14:paraId="02075FFE" w14:textId="77777777" w:rsidR="001A20E6" w:rsidRDefault="00000000">
            <w:pPr>
              <w:pStyle w:val="TableCellTaskBadge"/>
              <w:shd w:val="clear" w:color="auto" w:fill="FCE4EC"/>
            </w:pPr>
            <w:r>
              <w:rPr>
                <w:b/>
                <w:bCs/>
                <w:color w:val="C2185B"/>
              </w:rPr>
              <w:t>REVISION</w:t>
            </w:r>
          </w:p>
          <w:p w14:paraId="6FFA4D91" w14:textId="77777777" w:rsidR="001A20E6" w:rsidRDefault="00000000">
            <w:pPr>
              <w:pStyle w:val="TableCellTaskDetails"/>
            </w:pPr>
            <w:r>
              <w:t>• Practice - Integration of Princely states. (H06/01) — 30m</w:t>
            </w:r>
          </w:p>
          <w:p w14:paraId="707E99A7"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3D994AD" w14:textId="77777777" w:rsidR="001A20E6" w:rsidRDefault="00000000">
            <w:pPr>
              <w:pStyle w:val="TableCellTaskSubject"/>
            </w:pPr>
            <w:r>
              <w:t>History-Post Independent India</w:t>
            </w:r>
          </w:p>
          <w:p w14:paraId="0D29982D" w14:textId="77777777" w:rsidR="001A20E6" w:rsidRDefault="00000000">
            <w:pPr>
              <w:pStyle w:val="TableCellTaskDetails"/>
            </w:pPr>
            <w:r>
              <w:t>• Study - Economic building and development (H06/04) — 30m</w:t>
            </w:r>
          </w:p>
          <w:p w14:paraId="0FBFBC55" w14:textId="77777777" w:rsidR="001A20E6" w:rsidRDefault="00000000">
            <w:pPr>
              <w:pStyle w:val="TableCellTaskBadge"/>
              <w:shd w:val="clear" w:color="auto" w:fill="E3F2FD"/>
            </w:pPr>
            <w:r>
              <w:rPr>
                <w:b/>
                <w:bCs/>
                <w:color w:val="1976D2"/>
              </w:rPr>
              <w:t>STUDY</w:t>
            </w:r>
          </w:p>
          <w:p w14:paraId="49A8D561" w14:textId="77777777" w:rsidR="001A20E6" w:rsidRDefault="00000000">
            <w:pPr>
              <w:pStyle w:val="TableCellTaskDetails"/>
            </w:pPr>
            <w:r>
              <w:t>• Study - Years of crisis (H06/05) — 1h</w:t>
            </w:r>
          </w:p>
          <w:p w14:paraId="6D0ED588" w14:textId="77777777" w:rsidR="001A20E6" w:rsidRDefault="00000000">
            <w:pPr>
              <w:pStyle w:val="TableCellTaskBadge"/>
              <w:shd w:val="clear" w:color="auto" w:fill="E3F2FD"/>
            </w:pPr>
            <w:r>
              <w:rPr>
                <w:b/>
                <w:bCs/>
                <w:color w:val="1976D2"/>
              </w:rPr>
              <w:t>STUDY</w:t>
            </w:r>
          </w:p>
          <w:p w14:paraId="6D22C6CD" w14:textId="77777777" w:rsidR="001A20E6" w:rsidRDefault="00000000">
            <w:pPr>
              <w:pStyle w:val="TableCellTaskDetails"/>
            </w:pPr>
            <w:r>
              <w:t>• Revision - States re-organization (H06/02) — 30m</w:t>
            </w:r>
          </w:p>
          <w:p w14:paraId="6A31A52D" w14:textId="77777777" w:rsidR="001A20E6" w:rsidRDefault="00000000">
            <w:pPr>
              <w:pStyle w:val="TableCellTaskBadge"/>
              <w:shd w:val="clear" w:color="auto" w:fill="FCE4EC"/>
            </w:pPr>
            <w:r>
              <w:rPr>
                <w:b/>
                <w:bCs/>
                <w:color w:val="C2185B"/>
              </w:rPr>
              <w:t>REVISION</w:t>
            </w:r>
          </w:p>
          <w:p w14:paraId="0D9A8F2F" w14:textId="77777777" w:rsidR="001A20E6" w:rsidRDefault="00000000">
            <w:pPr>
              <w:pStyle w:val="TableCellTaskDetails"/>
            </w:pPr>
            <w:r>
              <w:t>• Practice - States re-organization (H06/02) — 30m</w:t>
            </w:r>
          </w:p>
          <w:p w14:paraId="7D73BDC3"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5C43CAD0" w14:textId="77777777" w:rsidR="001A20E6" w:rsidRDefault="001A20E6"/>
        </w:tc>
      </w:tr>
      <w:tr w:rsidR="001A20E6" w14:paraId="7FCDF243" w14:textId="77777777">
        <w:tc>
          <w:tcPr>
            <w:tcW w:w="700" w:type="pct"/>
            <w:shd w:val="clear" w:color="auto" w:fill="DCFCE7"/>
            <w:tcMar>
              <w:top w:w="150" w:type="dxa"/>
              <w:left w:w="100" w:type="dxa"/>
              <w:bottom w:w="150" w:type="dxa"/>
              <w:right w:w="100" w:type="dxa"/>
            </w:tcMar>
          </w:tcPr>
          <w:p w14:paraId="38F6CC47" w14:textId="77777777" w:rsidR="001A20E6" w:rsidRDefault="00000000">
            <w:pPr>
              <w:pStyle w:val="TableCellTaskSubject"/>
            </w:pPr>
            <w:r>
              <w:t>Geography</w:t>
            </w:r>
          </w:p>
          <w:p w14:paraId="6F0788D8" w14:textId="77777777" w:rsidR="001A20E6" w:rsidRDefault="00000000">
            <w:pPr>
              <w:pStyle w:val="TableCellTaskDetails"/>
            </w:pPr>
            <w:r>
              <w:t>• Test - TEST — 3h</w:t>
            </w:r>
          </w:p>
          <w:p w14:paraId="0F19CA7F"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6B7A1F8F" w14:textId="77777777" w:rsidR="001A20E6" w:rsidRDefault="00000000">
            <w:pPr>
              <w:pStyle w:val="TableCellTaskSubject"/>
            </w:pPr>
            <w:r>
              <w:t>Geography</w:t>
            </w:r>
          </w:p>
          <w:p w14:paraId="47199E58" w14:textId="77777777" w:rsidR="001A20E6" w:rsidRDefault="00000000">
            <w:pPr>
              <w:pStyle w:val="TableCellTaskDetails"/>
            </w:pPr>
            <w:r>
              <w:t>• Study - Universe, Solar System &amp; Evolution of Earth. (G01) — 1h 30m</w:t>
            </w:r>
          </w:p>
          <w:p w14:paraId="3CDC774D" w14:textId="77777777" w:rsidR="001A20E6" w:rsidRDefault="00000000">
            <w:pPr>
              <w:pStyle w:val="TableCellTaskBadge"/>
              <w:shd w:val="clear" w:color="auto" w:fill="E3F2FD"/>
            </w:pPr>
            <w:r>
              <w:rPr>
                <w:b/>
                <w:bCs/>
                <w:color w:val="1976D2"/>
              </w:rPr>
              <w:t>STUDY</w:t>
            </w:r>
          </w:p>
          <w:p w14:paraId="70D99CF0" w14:textId="77777777" w:rsidR="001A20E6" w:rsidRDefault="00000000">
            <w:pPr>
              <w:pStyle w:val="TableCellTaskDetails"/>
            </w:pPr>
            <w:r>
              <w:t>• Revision - Universe, Solar System &amp; Evolution of Earth. (G01) — 30m</w:t>
            </w:r>
          </w:p>
          <w:p w14:paraId="67668677" w14:textId="77777777" w:rsidR="001A20E6" w:rsidRDefault="00000000">
            <w:pPr>
              <w:pStyle w:val="TableCellTaskBadge"/>
              <w:shd w:val="clear" w:color="auto" w:fill="FCE4EC"/>
            </w:pPr>
            <w:r>
              <w:rPr>
                <w:b/>
                <w:bCs/>
                <w:color w:val="C2185B"/>
              </w:rPr>
              <w:t>REVISION</w:t>
            </w:r>
          </w:p>
          <w:p w14:paraId="634176FE" w14:textId="77777777" w:rsidR="001A20E6" w:rsidRDefault="00000000">
            <w:pPr>
              <w:pStyle w:val="TableCellTaskDetails"/>
            </w:pPr>
            <w:r>
              <w:t>• Practice - Universe, Solar System &amp; Evolution of Earth. (G01) — 30m</w:t>
            </w:r>
          </w:p>
          <w:p w14:paraId="617EE076"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B76082D" w14:textId="77777777" w:rsidR="001A20E6" w:rsidRDefault="00000000">
            <w:pPr>
              <w:pStyle w:val="TableCellTaskSubject"/>
            </w:pPr>
            <w:r>
              <w:t>Geography</w:t>
            </w:r>
          </w:p>
          <w:p w14:paraId="5A24831C" w14:textId="77777777" w:rsidR="001A20E6" w:rsidRDefault="00000000">
            <w:pPr>
              <w:pStyle w:val="TableCellTaskDetails"/>
            </w:pPr>
            <w:r>
              <w:t>• Study - Universe, Solar System &amp; Evolution of Earth. (G01) — 1h 30m</w:t>
            </w:r>
          </w:p>
          <w:p w14:paraId="45C69E11" w14:textId="77777777" w:rsidR="001A20E6" w:rsidRDefault="00000000">
            <w:pPr>
              <w:pStyle w:val="TableCellTaskBadge"/>
              <w:shd w:val="clear" w:color="auto" w:fill="E3F2FD"/>
            </w:pPr>
            <w:r>
              <w:rPr>
                <w:b/>
                <w:bCs/>
                <w:color w:val="1976D2"/>
              </w:rPr>
              <w:t>STUDY</w:t>
            </w:r>
          </w:p>
          <w:p w14:paraId="6FAAC44B" w14:textId="77777777" w:rsidR="001A20E6" w:rsidRDefault="00000000">
            <w:pPr>
              <w:pStyle w:val="TableCellTaskDetails"/>
            </w:pPr>
            <w:r>
              <w:t>• Revision - Geomorphology (G02) — 30m</w:t>
            </w:r>
          </w:p>
          <w:p w14:paraId="05397473" w14:textId="77777777" w:rsidR="001A20E6" w:rsidRDefault="00000000">
            <w:pPr>
              <w:pStyle w:val="TableCellTaskBadge"/>
              <w:shd w:val="clear" w:color="auto" w:fill="FCE4EC"/>
            </w:pPr>
            <w:r>
              <w:rPr>
                <w:b/>
                <w:bCs/>
                <w:color w:val="C2185B"/>
              </w:rPr>
              <w:t>REVISION</w:t>
            </w:r>
          </w:p>
          <w:p w14:paraId="0835155B" w14:textId="77777777" w:rsidR="001A20E6" w:rsidRDefault="00000000">
            <w:pPr>
              <w:pStyle w:val="TableCellTaskDetails"/>
            </w:pPr>
            <w:r>
              <w:t>• Practice - Geomorphology (G02) — 30m</w:t>
            </w:r>
          </w:p>
          <w:p w14:paraId="7780F2A9"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8EA3CD9" w14:textId="77777777" w:rsidR="001A20E6" w:rsidRDefault="00000000">
            <w:pPr>
              <w:pStyle w:val="TableCellTaskSubject"/>
            </w:pPr>
            <w:r>
              <w:t>Geography</w:t>
            </w:r>
          </w:p>
          <w:p w14:paraId="3D2D299F" w14:textId="77777777" w:rsidR="001A20E6" w:rsidRDefault="00000000">
            <w:pPr>
              <w:pStyle w:val="TableCellTaskDetails"/>
            </w:pPr>
            <w:r>
              <w:t>• Study - Universe, Solar System &amp; Evolution of Earth. (G01) — 30m</w:t>
            </w:r>
          </w:p>
          <w:p w14:paraId="08A29BF8" w14:textId="77777777" w:rsidR="001A20E6" w:rsidRDefault="00000000">
            <w:pPr>
              <w:pStyle w:val="TableCellTaskBadge"/>
              <w:shd w:val="clear" w:color="auto" w:fill="E3F2FD"/>
            </w:pPr>
            <w:r>
              <w:rPr>
                <w:b/>
                <w:bCs/>
                <w:color w:val="1976D2"/>
              </w:rPr>
              <w:t>STUDY</w:t>
            </w:r>
          </w:p>
          <w:p w14:paraId="61463F73" w14:textId="77777777" w:rsidR="001A20E6" w:rsidRDefault="00000000">
            <w:pPr>
              <w:pStyle w:val="TableCellTaskDetails"/>
            </w:pPr>
            <w:r>
              <w:t>• Study - Geomorphology (G02) — 1h</w:t>
            </w:r>
          </w:p>
          <w:p w14:paraId="5EFD0E1F" w14:textId="77777777" w:rsidR="001A20E6" w:rsidRDefault="00000000">
            <w:pPr>
              <w:pStyle w:val="TableCellTaskBadge"/>
              <w:shd w:val="clear" w:color="auto" w:fill="E3F2FD"/>
            </w:pPr>
            <w:r>
              <w:rPr>
                <w:b/>
                <w:bCs/>
                <w:color w:val="1976D2"/>
              </w:rPr>
              <w:t>STUDY</w:t>
            </w:r>
          </w:p>
          <w:p w14:paraId="2D1391F5" w14:textId="77777777" w:rsidR="001A20E6" w:rsidRDefault="00000000">
            <w:pPr>
              <w:pStyle w:val="TableCellTaskDetails"/>
            </w:pPr>
            <w:r>
              <w:t>• Revision - Geomorphology (G02) — 30m</w:t>
            </w:r>
          </w:p>
          <w:p w14:paraId="62D31D8C" w14:textId="77777777" w:rsidR="001A20E6" w:rsidRDefault="00000000">
            <w:pPr>
              <w:pStyle w:val="TableCellTaskBadge"/>
              <w:shd w:val="clear" w:color="auto" w:fill="FCE4EC"/>
            </w:pPr>
            <w:r>
              <w:rPr>
                <w:b/>
                <w:bCs/>
                <w:color w:val="C2185B"/>
              </w:rPr>
              <w:t>REVISION</w:t>
            </w:r>
          </w:p>
          <w:p w14:paraId="582170E1" w14:textId="77777777" w:rsidR="001A20E6" w:rsidRDefault="00000000">
            <w:pPr>
              <w:pStyle w:val="TableCellTaskDetails"/>
            </w:pPr>
            <w:r>
              <w:t>• Practice - Geomorphology (G02) — 30m</w:t>
            </w:r>
          </w:p>
          <w:p w14:paraId="15F44C98"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82B296D" w14:textId="77777777" w:rsidR="001A20E6" w:rsidRDefault="00000000">
            <w:pPr>
              <w:pStyle w:val="TableCellTaskSubject"/>
            </w:pPr>
            <w:r>
              <w:t>Geography</w:t>
            </w:r>
          </w:p>
          <w:p w14:paraId="0AE11C02" w14:textId="77777777" w:rsidR="001A20E6" w:rsidRDefault="00000000">
            <w:pPr>
              <w:pStyle w:val="TableCellTaskDetails"/>
            </w:pPr>
            <w:r>
              <w:t>• Study - Geomorphology (G02) — 1h 30m</w:t>
            </w:r>
          </w:p>
          <w:p w14:paraId="78FC314B" w14:textId="77777777" w:rsidR="001A20E6" w:rsidRDefault="00000000">
            <w:pPr>
              <w:pStyle w:val="TableCellTaskBadge"/>
              <w:shd w:val="clear" w:color="auto" w:fill="E3F2FD"/>
            </w:pPr>
            <w:r>
              <w:rPr>
                <w:b/>
                <w:bCs/>
                <w:color w:val="1976D2"/>
              </w:rPr>
              <w:t>STUDY</w:t>
            </w:r>
          </w:p>
          <w:p w14:paraId="7DFC0FC4" w14:textId="77777777" w:rsidR="001A20E6" w:rsidRDefault="00000000">
            <w:pPr>
              <w:pStyle w:val="TableCellTaskDetails"/>
            </w:pPr>
            <w:r>
              <w:t>• Revision - Climatology (G03) — 30m</w:t>
            </w:r>
          </w:p>
          <w:p w14:paraId="49F5C644" w14:textId="77777777" w:rsidR="001A20E6" w:rsidRDefault="00000000">
            <w:pPr>
              <w:pStyle w:val="TableCellTaskBadge"/>
              <w:shd w:val="clear" w:color="auto" w:fill="FCE4EC"/>
            </w:pPr>
            <w:r>
              <w:rPr>
                <w:b/>
                <w:bCs/>
                <w:color w:val="C2185B"/>
              </w:rPr>
              <w:t>REVISION</w:t>
            </w:r>
          </w:p>
          <w:p w14:paraId="74C4067A" w14:textId="77777777" w:rsidR="001A20E6" w:rsidRDefault="00000000">
            <w:pPr>
              <w:pStyle w:val="TableCellTaskDetails"/>
            </w:pPr>
            <w:r>
              <w:t>• Practice - Climatology (G03) — 30m</w:t>
            </w:r>
          </w:p>
          <w:p w14:paraId="1F39661E"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80F40AC" w14:textId="77777777" w:rsidR="001A20E6" w:rsidRDefault="00000000">
            <w:pPr>
              <w:pStyle w:val="TableCellTaskSubject"/>
            </w:pPr>
            <w:r>
              <w:t>Geography</w:t>
            </w:r>
          </w:p>
          <w:p w14:paraId="7C30F407" w14:textId="77777777" w:rsidR="001A20E6" w:rsidRDefault="00000000">
            <w:pPr>
              <w:pStyle w:val="TableCellTaskDetails"/>
            </w:pPr>
            <w:r>
              <w:t>• Study - Geomorphology (G02) — 1h 30m</w:t>
            </w:r>
          </w:p>
          <w:p w14:paraId="7D0E9FCF" w14:textId="77777777" w:rsidR="001A20E6" w:rsidRDefault="00000000">
            <w:pPr>
              <w:pStyle w:val="TableCellTaskBadge"/>
              <w:shd w:val="clear" w:color="auto" w:fill="E3F2FD"/>
            </w:pPr>
            <w:r>
              <w:rPr>
                <w:b/>
                <w:bCs/>
                <w:color w:val="1976D2"/>
              </w:rPr>
              <w:t>STUDY</w:t>
            </w:r>
          </w:p>
          <w:p w14:paraId="3515BE5D" w14:textId="77777777" w:rsidR="001A20E6" w:rsidRDefault="00000000">
            <w:pPr>
              <w:pStyle w:val="TableCellTaskDetails"/>
            </w:pPr>
            <w:r>
              <w:t>• Revision - Climatology (G03) — 30m</w:t>
            </w:r>
          </w:p>
          <w:p w14:paraId="1E34BA7F" w14:textId="77777777" w:rsidR="001A20E6" w:rsidRDefault="00000000">
            <w:pPr>
              <w:pStyle w:val="TableCellTaskBadge"/>
              <w:shd w:val="clear" w:color="auto" w:fill="FCE4EC"/>
            </w:pPr>
            <w:r>
              <w:rPr>
                <w:b/>
                <w:bCs/>
                <w:color w:val="C2185B"/>
              </w:rPr>
              <w:t>REVISION</w:t>
            </w:r>
          </w:p>
          <w:p w14:paraId="67E36344" w14:textId="77777777" w:rsidR="001A20E6" w:rsidRDefault="00000000">
            <w:pPr>
              <w:pStyle w:val="TableCellTaskDetails"/>
            </w:pPr>
            <w:r>
              <w:t>• Practice - Climatology (G03) — 30m</w:t>
            </w:r>
          </w:p>
          <w:p w14:paraId="19640C56"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2E39F08C" w14:textId="77777777" w:rsidR="001A20E6" w:rsidRDefault="001A20E6"/>
        </w:tc>
      </w:tr>
    </w:tbl>
    <w:p w14:paraId="1AD3F884" w14:textId="77777777" w:rsidR="001A20E6" w:rsidRDefault="001A20E6">
      <w:pPr>
        <w:spacing w:after="400"/>
      </w:pPr>
    </w:p>
    <w:p w14:paraId="50F1A350" w14:textId="77777777" w:rsidR="001A20E6" w:rsidRDefault="00000000">
      <w:pPr>
        <w:pStyle w:val="ResourceTitle"/>
      </w:pPr>
      <w:r>
        <w:t>📚 Resources for May 10 - May 16</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213F44CC" w14:textId="77777777">
        <w:tc>
          <w:tcPr>
            <w:tcW w:w="1650" w:type="pct"/>
            <w:tcBorders>
              <w:bottom w:val="single" w:sz="2" w:space="0" w:color="D1D5DB"/>
              <w:right w:val="single" w:sz="2" w:space="0" w:color="D1D5DB"/>
            </w:tcBorders>
            <w:tcMar>
              <w:top w:w="200" w:type="dxa"/>
              <w:left w:w="150" w:type="dxa"/>
              <w:bottom w:w="200" w:type="dxa"/>
              <w:right w:w="150" w:type="dxa"/>
            </w:tcMar>
          </w:tcPr>
          <w:p w14:paraId="61131937" w14:textId="77777777" w:rsidR="001A20E6" w:rsidRDefault="00000000">
            <w:pPr>
              <w:pStyle w:val="TableCellSubjectName"/>
            </w:pPr>
            <w:r>
              <w:t>History-Post Independent India</w:t>
            </w:r>
          </w:p>
          <w:p w14:paraId="34BB3510" w14:textId="77777777" w:rsidR="001A20E6" w:rsidRDefault="00000000">
            <w:pPr>
              <w:pStyle w:val="TableCellCategoryTitle"/>
            </w:pPr>
            <w:r>
              <w:t>📝 Practice Materials</w:t>
            </w:r>
          </w:p>
          <w:p w14:paraId="0CEF77BD" w14:textId="77777777" w:rsidR="001A20E6" w:rsidRDefault="00000000">
            <w:pPr>
              <w:pStyle w:val="TableCellResourceItem"/>
            </w:pPr>
            <w:r>
              <w:t>• La Excellence Post-Independence Material</w:t>
            </w:r>
          </w:p>
          <w:p w14:paraId="59D147BA" w14:textId="77777777" w:rsidR="001A20E6" w:rsidRDefault="00000000">
            <w:pPr>
              <w:pStyle w:val="TableCellResourceItem"/>
            </w:pPr>
            <w:r>
              <w:t>• Mains Workbook</w:t>
            </w:r>
          </w:p>
          <w:p w14:paraId="4CB9A201" w14:textId="77777777" w:rsidR="001A20E6" w:rsidRDefault="00000000">
            <w:pPr>
              <w:pStyle w:val="TableCellCategoryTitle"/>
            </w:pPr>
            <w:r>
              <w:t>📰 Current Affairs</w:t>
            </w:r>
          </w:p>
          <w:p w14:paraId="0888EEBD"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083B6B22" w14:textId="77777777" w:rsidR="001A20E6" w:rsidRDefault="00000000">
            <w:pPr>
              <w:pStyle w:val="TableCellSubjectName"/>
            </w:pPr>
            <w:r>
              <w:t>Geography</w:t>
            </w:r>
          </w:p>
          <w:p w14:paraId="6A8999BE" w14:textId="77777777" w:rsidR="001A20E6" w:rsidRDefault="00000000">
            <w:pPr>
              <w:pStyle w:val="TableCellCategoryTitle"/>
            </w:pPr>
            <w:r>
              <w:t>📝 Practice Materials</w:t>
            </w:r>
          </w:p>
          <w:p w14:paraId="3BDBF62D" w14:textId="77777777" w:rsidR="001A20E6" w:rsidRDefault="00000000">
            <w:pPr>
              <w:pStyle w:val="TableCellResourceItem"/>
            </w:pPr>
            <w:r>
              <w:t>• La Excellence Geography Material</w:t>
            </w:r>
          </w:p>
          <w:p w14:paraId="007FE243" w14:textId="77777777" w:rsidR="001A20E6" w:rsidRDefault="00000000">
            <w:pPr>
              <w:pStyle w:val="TableCellResourceItem"/>
            </w:pPr>
            <w:r>
              <w:t>• Mains RRP + Prelims RRP</w:t>
            </w:r>
          </w:p>
          <w:p w14:paraId="4517C383" w14:textId="77777777" w:rsidR="001A20E6" w:rsidRDefault="00000000">
            <w:pPr>
              <w:pStyle w:val="TableCellResourceItem"/>
            </w:pPr>
            <w:r>
              <w:t>• Prelims &amp; Mains Workbooks</w:t>
            </w:r>
          </w:p>
          <w:p w14:paraId="3BB441A6" w14:textId="77777777" w:rsidR="001A20E6" w:rsidRDefault="00000000">
            <w:pPr>
              <w:pStyle w:val="TableCellCategoryTitle"/>
            </w:pPr>
            <w:r>
              <w:t>📰 Current Affairs</w:t>
            </w:r>
          </w:p>
          <w:p w14:paraId="0D474012" w14:textId="77777777" w:rsidR="001A20E6" w:rsidRDefault="00000000">
            <w:pPr>
              <w:pStyle w:val="TableCellResourceItem"/>
            </w:pPr>
            <w:r>
              <w:t>• Atlas (Orient Blackswan)</w:t>
            </w:r>
          </w:p>
          <w:p w14:paraId="01719FF3" w14:textId="77777777" w:rsidR="001A20E6" w:rsidRDefault="00000000">
            <w:pPr>
              <w:pStyle w:val="TableCellResourceItem"/>
            </w:pPr>
            <w:r>
              <w:t>• Newspapers (The Hindu – Env/Geo pages)</w:t>
            </w:r>
          </w:p>
          <w:p w14:paraId="7F11E399" w14:textId="77777777" w:rsidR="001A20E6" w:rsidRDefault="00000000">
            <w:pPr>
              <w:pStyle w:val="TableCellResourceItem"/>
            </w:pPr>
            <w:r>
              <w:t>• Down to Earth</w:t>
            </w:r>
          </w:p>
        </w:tc>
        <w:tc>
          <w:tcPr>
            <w:tcW w:w="1650" w:type="pct"/>
          </w:tcPr>
          <w:p w14:paraId="6C5558DF" w14:textId="77777777" w:rsidR="001A20E6" w:rsidRDefault="001A20E6"/>
        </w:tc>
      </w:tr>
    </w:tbl>
    <w:p w14:paraId="133EFB3D"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70963010" w14:textId="77777777">
        <w:tc>
          <w:tcPr>
            <w:tcW w:w="2500" w:type="pct"/>
            <w:tcMar>
              <w:top w:w="0" w:type="dxa"/>
              <w:left w:w="0" w:type="dxa"/>
              <w:bottom w:w="0" w:type="dxa"/>
              <w:right w:w="0" w:type="dxa"/>
            </w:tcMar>
          </w:tcPr>
          <w:p w14:paraId="7238FE51" w14:textId="77777777" w:rsidR="001A20E6" w:rsidRDefault="00000000">
            <w:pPr>
              <w:pStyle w:val="WeekTitle"/>
            </w:pPr>
            <w:r>
              <w:rPr>
                <w:color w:val="15803D"/>
              </w:rPr>
              <w:t>📅 May 17 - May 23, 2026</w:t>
            </w:r>
          </w:p>
        </w:tc>
        <w:tc>
          <w:tcPr>
            <w:tcW w:w="2500" w:type="pct"/>
            <w:tcMar>
              <w:top w:w="0" w:type="dxa"/>
              <w:left w:w="0" w:type="dxa"/>
              <w:bottom w:w="0" w:type="dxa"/>
              <w:right w:w="0" w:type="dxa"/>
            </w:tcMar>
          </w:tcPr>
          <w:p w14:paraId="0F815B3F" w14:textId="77777777" w:rsidR="001A20E6" w:rsidRDefault="00000000">
            <w:pPr>
              <w:pStyle w:val="WeekCycleName"/>
            </w:pPr>
            <w:r>
              <w:rPr>
                <w:color w:val="15803D"/>
              </w:rPr>
              <w:t>C2</w:t>
            </w:r>
          </w:p>
        </w:tc>
      </w:tr>
    </w:tbl>
    <w:p w14:paraId="4CBECE26"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2D20225A" w14:textId="77777777">
        <w:tc>
          <w:tcPr>
            <w:tcW w:w="700" w:type="pct"/>
            <w:shd w:val="clear" w:color="auto" w:fill="DCFCE7"/>
            <w:tcMar>
              <w:top w:w="200" w:type="dxa"/>
              <w:left w:w="100" w:type="dxa"/>
              <w:bottom w:w="200" w:type="dxa"/>
              <w:right w:w="100" w:type="dxa"/>
            </w:tcMar>
          </w:tcPr>
          <w:p w14:paraId="4EF756B4" w14:textId="77777777" w:rsidR="001A20E6" w:rsidRDefault="00000000">
            <w:pPr>
              <w:pStyle w:val="TableCellCalendarDayHeader"/>
            </w:pPr>
            <w:r>
              <w:rPr>
                <w:color w:val="15803D"/>
              </w:rPr>
              <w:t>Sunday</w:t>
            </w:r>
          </w:p>
          <w:p w14:paraId="01C61B80" w14:textId="77777777" w:rsidR="001A20E6" w:rsidRDefault="00000000">
            <w:pPr>
              <w:pStyle w:val="TableCellCalendarDateHeader"/>
            </w:pPr>
            <w:r>
              <w:rPr>
                <w:color w:val="15803D"/>
              </w:rPr>
              <w:t>May 17</w:t>
            </w:r>
          </w:p>
          <w:p w14:paraId="2819A464"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7AC44E38" w14:textId="77777777" w:rsidR="001A20E6" w:rsidRDefault="00000000">
            <w:pPr>
              <w:pStyle w:val="TableCellCalendarDayHeader"/>
            </w:pPr>
            <w:r>
              <w:rPr>
                <w:color w:val="15803D"/>
              </w:rPr>
              <w:t>Monday</w:t>
            </w:r>
          </w:p>
          <w:p w14:paraId="57F9AC89" w14:textId="77777777" w:rsidR="001A20E6" w:rsidRDefault="00000000">
            <w:pPr>
              <w:pStyle w:val="TableCellCalendarDateHeader"/>
            </w:pPr>
            <w:r>
              <w:rPr>
                <w:color w:val="15803D"/>
              </w:rPr>
              <w:t>May 18</w:t>
            </w:r>
          </w:p>
          <w:p w14:paraId="205CD6B8"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4A6073E" w14:textId="77777777" w:rsidR="001A20E6" w:rsidRDefault="00000000">
            <w:pPr>
              <w:pStyle w:val="TableCellCalendarDayHeader"/>
            </w:pPr>
            <w:r>
              <w:rPr>
                <w:color w:val="15803D"/>
              </w:rPr>
              <w:t>Tuesday</w:t>
            </w:r>
          </w:p>
          <w:p w14:paraId="1070AA6C" w14:textId="77777777" w:rsidR="001A20E6" w:rsidRDefault="00000000">
            <w:pPr>
              <w:pStyle w:val="TableCellCalendarDateHeader"/>
            </w:pPr>
            <w:r>
              <w:rPr>
                <w:color w:val="15803D"/>
              </w:rPr>
              <w:t>May 19</w:t>
            </w:r>
          </w:p>
          <w:p w14:paraId="4D469CFE"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901991C" w14:textId="77777777" w:rsidR="001A20E6" w:rsidRDefault="00000000">
            <w:pPr>
              <w:pStyle w:val="TableCellCalendarDayHeader"/>
            </w:pPr>
            <w:r>
              <w:rPr>
                <w:color w:val="15803D"/>
              </w:rPr>
              <w:t>Wednesday</w:t>
            </w:r>
          </w:p>
          <w:p w14:paraId="3D5BA309" w14:textId="77777777" w:rsidR="001A20E6" w:rsidRDefault="00000000">
            <w:pPr>
              <w:pStyle w:val="TableCellCalendarDateHeader"/>
            </w:pPr>
            <w:r>
              <w:rPr>
                <w:color w:val="15803D"/>
              </w:rPr>
              <w:t>May 20</w:t>
            </w:r>
          </w:p>
          <w:p w14:paraId="7F8A5E44"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7A4F5A46" w14:textId="77777777" w:rsidR="001A20E6" w:rsidRDefault="00000000">
            <w:pPr>
              <w:pStyle w:val="TableCellCalendarDayHeader"/>
            </w:pPr>
            <w:r>
              <w:rPr>
                <w:color w:val="15803D"/>
              </w:rPr>
              <w:t>Thursday</w:t>
            </w:r>
          </w:p>
          <w:p w14:paraId="51472E22" w14:textId="77777777" w:rsidR="001A20E6" w:rsidRDefault="00000000">
            <w:pPr>
              <w:pStyle w:val="TableCellCalendarDateHeader"/>
            </w:pPr>
            <w:r>
              <w:rPr>
                <w:color w:val="15803D"/>
              </w:rPr>
              <w:t>May 21</w:t>
            </w:r>
          </w:p>
          <w:p w14:paraId="32C1AE30"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4B442720" w14:textId="77777777" w:rsidR="001A20E6" w:rsidRDefault="00000000">
            <w:pPr>
              <w:pStyle w:val="TableCellCalendarDayHeader"/>
            </w:pPr>
            <w:r>
              <w:rPr>
                <w:color w:val="15803D"/>
              </w:rPr>
              <w:t>Friday</w:t>
            </w:r>
          </w:p>
          <w:p w14:paraId="109DDF9A" w14:textId="77777777" w:rsidR="001A20E6" w:rsidRDefault="00000000">
            <w:pPr>
              <w:pStyle w:val="TableCellCalendarDateHeader"/>
            </w:pPr>
            <w:r>
              <w:rPr>
                <w:color w:val="15803D"/>
              </w:rPr>
              <w:t>May 22</w:t>
            </w:r>
          </w:p>
          <w:p w14:paraId="1397DCC8"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43FDA339" w14:textId="77777777" w:rsidR="001A20E6" w:rsidRDefault="00000000">
            <w:pPr>
              <w:pStyle w:val="TableCellCalendarDayHeader"/>
            </w:pPr>
            <w:r>
              <w:rPr>
                <w:color w:val="F57C00"/>
              </w:rPr>
              <w:t>Saturday</w:t>
            </w:r>
          </w:p>
          <w:p w14:paraId="746B8EE1" w14:textId="77777777" w:rsidR="001A20E6" w:rsidRDefault="00000000">
            <w:pPr>
              <w:pStyle w:val="TableCellCalendarDateHeader"/>
            </w:pPr>
            <w:r>
              <w:rPr>
                <w:color w:val="F57C00"/>
              </w:rPr>
              <w:t>May 23</w:t>
            </w:r>
          </w:p>
          <w:p w14:paraId="5D555163" w14:textId="77777777" w:rsidR="001A20E6" w:rsidRDefault="00000000">
            <w:pPr>
              <w:pStyle w:val="TableCellCatchupLabel"/>
            </w:pPr>
            <w:r>
              <w:rPr>
                <w:color w:val="F57C00"/>
              </w:rPr>
              <w:t>Catchup Day</w:t>
            </w:r>
          </w:p>
        </w:tc>
      </w:tr>
      <w:tr w:rsidR="001A20E6" w14:paraId="5A09ACA4" w14:textId="77777777">
        <w:tc>
          <w:tcPr>
            <w:tcW w:w="700" w:type="pct"/>
            <w:shd w:val="clear" w:color="auto" w:fill="DCFCE7"/>
            <w:tcMar>
              <w:top w:w="150" w:type="dxa"/>
              <w:left w:w="100" w:type="dxa"/>
              <w:bottom w:w="150" w:type="dxa"/>
              <w:right w:w="100" w:type="dxa"/>
            </w:tcMar>
          </w:tcPr>
          <w:p w14:paraId="44D292F0" w14:textId="77777777" w:rsidR="001A20E6" w:rsidRDefault="00000000">
            <w:pPr>
              <w:pStyle w:val="TableCellTaskSubject"/>
            </w:pPr>
            <w:r>
              <w:t>History-Post Independent India</w:t>
            </w:r>
          </w:p>
          <w:p w14:paraId="5D5BDC86" w14:textId="77777777" w:rsidR="001A20E6" w:rsidRDefault="00000000">
            <w:pPr>
              <w:pStyle w:val="TableCellTaskDetails"/>
            </w:pPr>
            <w:r>
              <w:t>• Test - TEST — 3h</w:t>
            </w:r>
          </w:p>
          <w:p w14:paraId="2827EAA1"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1E60F630" w14:textId="77777777" w:rsidR="001A20E6" w:rsidRDefault="00000000">
            <w:pPr>
              <w:pStyle w:val="TableCellTaskSubject"/>
            </w:pPr>
            <w:r>
              <w:t>Geography</w:t>
            </w:r>
          </w:p>
          <w:p w14:paraId="08D13ECC" w14:textId="77777777" w:rsidR="001A20E6" w:rsidRDefault="00000000">
            <w:pPr>
              <w:pStyle w:val="TableCellTaskDetails"/>
            </w:pPr>
            <w:r>
              <w:t>• Study - Climatology (G03) — 1h 30m</w:t>
            </w:r>
          </w:p>
          <w:p w14:paraId="5E62C3CB" w14:textId="77777777" w:rsidR="001A20E6" w:rsidRDefault="00000000">
            <w:pPr>
              <w:pStyle w:val="TableCellTaskBadge"/>
              <w:shd w:val="clear" w:color="auto" w:fill="E3F2FD"/>
            </w:pPr>
            <w:r>
              <w:rPr>
                <w:b/>
                <w:bCs/>
                <w:color w:val="1976D2"/>
              </w:rPr>
              <w:t>STUDY</w:t>
            </w:r>
          </w:p>
          <w:p w14:paraId="0DFE189E" w14:textId="77777777" w:rsidR="001A20E6" w:rsidRDefault="00000000">
            <w:pPr>
              <w:pStyle w:val="TableCellTaskDetails"/>
            </w:pPr>
            <w:r>
              <w:t>• Revision - Oceanography (G04) — 30m</w:t>
            </w:r>
          </w:p>
          <w:p w14:paraId="68031F04" w14:textId="77777777" w:rsidR="001A20E6" w:rsidRDefault="00000000">
            <w:pPr>
              <w:pStyle w:val="TableCellTaskBadge"/>
              <w:shd w:val="clear" w:color="auto" w:fill="FCE4EC"/>
            </w:pPr>
            <w:r>
              <w:rPr>
                <w:b/>
                <w:bCs/>
                <w:color w:val="C2185B"/>
              </w:rPr>
              <w:t>REVISION</w:t>
            </w:r>
          </w:p>
          <w:p w14:paraId="5AC9D071" w14:textId="77777777" w:rsidR="001A20E6" w:rsidRDefault="00000000">
            <w:pPr>
              <w:pStyle w:val="TableCellTaskDetails"/>
            </w:pPr>
            <w:r>
              <w:t>• Practice - Oceanography (G04) — 30m</w:t>
            </w:r>
          </w:p>
          <w:p w14:paraId="0B4E5FC9"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8BD689A" w14:textId="77777777" w:rsidR="001A20E6" w:rsidRDefault="00000000">
            <w:pPr>
              <w:pStyle w:val="TableCellTaskSubject"/>
            </w:pPr>
            <w:r>
              <w:t>Geography</w:t>
            </w:r>
          </w:p>
          <w:p w14:paraId="7562B9D4" w14:textId="77777777" w:rsidR="001A20E6" w:rsidRDefault="00000000">
            <w:pPr>
              <w:pStyle w:val="TableCellTaskDetails"/>
            </w:pPr>
            <w:r>
              <w:t>• Study - Climatology (G03) — 1h 30m</w:t>
            </w:r>
          </w:p>
          <w:p w14:paraId="677FEAB5" w14:textId="77777777" w:rsidR="001A20E6" w:rsidRDefault="00000000">
            <w:pPr>
              <w:pStyle w:val="TableCellTaskBadge"/>
              <w:shd w:val="clear" w:color="auto" w:fill="E3F2FD"/>
            </w:pPr>
            <w:r>
              <w:rPr>
                <w:b/>
                <w:bCs/>
                <w:color w:val="1976D2"/>
              </w:rPr>
              <w:t>STUDY</w:t>
            </w:r>
          </w:p>
          <w:p w14:paraId="315C02CA" w14:textId="77777777" w:rsidR="001A20E6" w:rsidRDefault="00000000">
            <w:pPr>
              <w:pStyle w:val="TableCellTaskDetails"/>
            </w:pPr>
            <w:r>
              <w:t>• Revision - Oceanography (G04) — 30m</w:t>
            </w:r>
          </w:p>
          <w:p w14:paraId="31E3BB7A" w14:textId="77777777" w:rsidR="001A20E6" w:rsidRDefault="00000000">
            <w:pPr>
              <w:pStyle w:val="TableCellTaskBadge"/>
              <w:shd w:val="clear" w:color="auto" w:fill="FCE4EC"/>
            </w:pPr>
            <w:r>
              <w:rPr>
                <w:b/>
                <w:bCs/>
                <w:color w:val="C2185B"/>
              </w:rPr>
              <w:t>REVISION</w:t>
            </w:r>
          </w:p>
          <w:p w14:paraId="089C04BA" w14:textId="77777777" w:rsidR="001A20E6" w:rsidRDefault="00000000">
            <w:pPr>
              <w:pStyle w:val="TableCellTaskDetails"/>
            </w:pPr>
            <w:r>
              <w:t>• Practice - Oceanography (G04) — 30m</w:t>
            </w:r>
          </w:p>
          <w:p w14:paraId="646DF908"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9F7A137" w14:textId="77777777" w:rsidR="001A20E6" w:rsidRDefault="00000000">
            <w:pPr>
              <w:pStyle w:val="TableCellTaskSubject"/>
            </w:pPr>
            <w:r>
              <w:t>Geography</w:t>
            </w:r>
          </w:p>
          <w:p w14:paraId="5BF097BE" w14:textId="77777777" w:rsidR="001A20E6" w:rsidRDefault="00000000">
            <w:pPr>
              <w:pStyle w:val="TableCellTaskDetails"/>
            </w:pPr>
            <w:r>
              <w:t>• Study - Climatology (G03) — 1h</w:t>
            </w:r>
          </w:p>
          <w:p w14:paraId="37FA28EB" w14:textId="77777777" w:rsidR="001A20E6" w:rsidRDefault="00000000">
            <w:pPr>
              <w:pStyle w:val="TableCellTaskBadge"/>
              <w:shd w:val="clear" w:color="auto" w:fill="E3F2FD"/>
            </w:pPr>
            <w:r>
              <w:rPr>
                <w:b/>
                <w:bCs/>
                <w:color w:val="1976D2"/>
              </w:rPr>
              <w:t>STUDY</w:t>
            </w:r>
          </w:p>
          <w:p w14:paraId="1300917F" w14:textId="77777777" w:rsidR="001A20E6" w:rsidRDefault="00000000">
            <w:pPr>
              <w:pStyle w:val="TableCellTaskDetails"/>
            </w:pPr>
            <w:r>
              <w:t>• Study - Oceanography (G04) — 30m</w:t>
            </w:r>
          </w:p>
          <w:p w14:paraId="17DA6B9D" w14:textId="77777777" w:rsidR="001A20E6" w:rsidRDefault="00000000">
            <w:pPr>
              <w:pStyle w:val="TableCellTaskBadge"/>
              <w:shd w:val="clear" w:color="auto" w:fill="E3F2FD"/>
            </w:pPr>
            <w:r>
              <w:rPr>
                <w:b/>
                <w:bCs/>
                <w:color w:val="1976D2"/>
              </w:rPr>
              <w:t>STUDY</w:t>
            </w:r>
          </w:p>
          <w:p w14:paraId="315F1B89" w14:textId="77777777" w:rsidR="001A20E6" w:rsidRDefault="00000000">
            <w:pPr>
              <w:pStyle w:val="TableCellTaskDetails"/>
            </w:pPr>
            <w:r>
              <w:t>• Revision - Bio-Geography (G05) — 30m</w:t>
            </w:r>
          </w:p>
          <w:p w14:paraId="28B024C6" w14:textId="77777777" w:rsidR="001A20E6" w:rsidRDefault="00000000">
            <w:pPr>
              <w:pStyle w:val="TableCellTaskBadge"/>
              <w:shd w:val="clear" w:color="auto" w:fill="FCE4EC"/>
            </w:pPr>
            <w:r>
              <w:rPr>
                <w:b/>
                <w:bCs/>
                <w:color w:val="C2185B"/>
              </w:rPr>
              <w:t>REVISION</w:t>
            </w:r>
          </w:p>
          <w:p w14:paraId="087F76C8" w14:textId="77777777" w:rsidR="001A20E6" w:rsidRDefault="00000000">
            <w:pPr>
              <w:pStyle w:val="TableCellTaskDetails"/>
            </w:pPr>
            <w:r>
              <w:t>• Practice - Bio-Geography (G05) — 30m</w:t>
            </w:r>
          </w:p>
          <w:p w14:paraId="1CFC88A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F128E9D" w14:textId="77777777" w:rsidR="001A20E6" w:rsidRDefault="00000000">
            <w:pPr>
              <w:pStyle w:val="TableCellTaskSubject"/>
            </w:pPr>
            <w:r>
              <w:t>Geography</w:t>
            </w:r>
          </w:p>
          <w:p w14:paraId="25F5D5C2" w14:textId="77777777" w:rsidR="001A20E6" w:rsidRDefault="00000000">
            <w:pPr>
              <w:pStyle w:val="TableCellTaskDetails"/>
            </w:pPr>
            <w:r>
              <w:t>• Study - Oceanography (G04) — 1h 30m</w:t>
            </w:r>
          </w:p>
          <w:p w14:paraId="63163A35" w14:textId="77777777" w:rsidR="001A20E6" w:rsidRDefault="00000000">
            <w:pPr>
              <w:pStyle w:val="TableCellTaskBadge"/>
              <w:shd w:val="clear" w:color="auto" w:fill="E3F2FD"/>
            </w:pPr>
            <w:r>
              <w:rPr>
                <w:b/>
                <w:bCs/>
                <w:color w:val="1976D2"/>
              </w:rPr>
              <w:t>STUDY</w:t>
            </w:r>
          </w:p>
          <w:p w14:paraId="66C3EF13" w14:textId="77777777" w:rsidR="001A20E6" w:rsidRDefault="00000000">
            <w:pPr>
              <w:pStyle w:val="TableCellTaskDetails"/>
            </w:pPr>
            <w:r>
              <w:t>• Revision - Bio-Geography (G05) — 30m</w:t>
            </w:r>
          </w:p>
          <w:p w14:paraId="05B7945B" w14:textId="77777777" w:rsidR="001A20E6" w:rsidRDefault="00000000">
            <w:pPr>
              <w:pStyle w:val="TableCellTaskBadge"/>
              <w:shd w:val="clear" w:color="auto" w:fill="FCE4EC"/>
            </w:pPr>
            <w:r>
              <w:rPr>
                <w:b/>
                <w:bCs/>
                <w:color w:val="C2185B"/>
              </w:rPr>
              <w:t>REVISION</w:t>
            </w:r>
          </w:p>
          <w:p w14:paraId="6EC32279" w14:textId="77777777" w:rsidR="001A20E6" w:rsidRDefault="00000000">
            <w:pPr>
              <w:pStyle w:val="TableCellTaskDetails"/>
            </w:pPr>
            <w:r>
              <w:t>• Practice - Bio-Geography (G05) — 30m</w:t>
            </w:r>
          </w:p>
          <w:p w14:paraId="4F0E7DBB"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9FA5FD9" w14:textId="77777777" w:rsidR="001A20E6" w:rsidRDefault="00000000">
            <w:pPr>
              <w:pStyle w:val="TableCellTaskSubject"/>
            </w:pPr>
            <w:r>
              <w:t>Geography</w:t>
            </w:r>
          </w:p>
          <w:p w14:paraId="153BFDC6" w14:textId="77777777" w:rsidR="001A20E6" w:rsidRDefault="00000000">
            <w:pPr>
              <w:pStyle w:val="TableCellTaskDetails"/>
            </w:pPr>
            <w:r>
              <w:t>• Study - Oceanography (G04) — 1h 30m</w:t>
            </w:r>
          </w:p>
          <w:p w14:paraId="398344A9" w14:textId="77777777" w:rsidR="001A20E6" w:rsidRDefault="00000000">
            <w:pPr>
              <w:pStyle w:val="TableCellTaskBadge"/>
              <w:shd w:val="clear" w:color="auto" w:fill="E3F2FD"/>
            </w:pPr>
            <w:r>
              <w:rPr>
                <w:b/>
                <w:bCs/>
                <w:color w:val="1976D2"/>
              </w:rPr>
              <w:t>STUDY</w:t>
            </w:r>
          </w:p>
          <w:p w14:paraId="7BEDD5EB" w14:textId="77777777" w:rsidR="001A20E6" w:rsidRDefault="00000000">
            <w:pPr>
              <w:pStyle w:val="TableCellTaskDetails"/>
            </w:pPr>
            <w:r>
              <w:t>• Revision - World Geography - Physical and world Map related (G06) — 30m</w:t>
            </w:r>
          </w:p>
          <w:p w14:paraId="6E347FFF" w14:textId="77777777" w:rsidR="001A20E6" w:rsidRDefault="00000000">
            <w:pPr>
              <w:pStyle w:val="TableCellTaskBadge"/>
              <w:shd w:val="clear" w:color="auto" w:fill="FCE4EC"/>
            </w:pPr>
            <w:r>
              <w:rPr>
                <w:b/>
                <w:bCs/>
                <w:color w:val="C2185B"/>
              </w:rPr>
              <w:t>REVISION</w:t>
            </w:r>
          </w:p>
          <w:p w14:paraId="6F1F3B91" w14:textId="77777777" w:rsidR="001A20E6" w:rsidRDefault="00000000">
            <w:pPr>
              <w:pStyle w:val="TableCellTaskDetails"/>
            </w:pPr>
            <w:r>
              <w:t>• Practice - World Geography - Physical and world Map related (G06) — 30m</w:t>
            </w:r>
          </w:p>
          <w:p w14:paraId="1C3D131A"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6E1295CC" w14:textId="77777777" w:rsidR="001A20E6" w:rsidRDefault="001A20E6"/>
        </w:tc>
      </w:tr>
      <w:tr w:rsidR="001A20E6" w14:paraId="35E9D130" w14:textId="77777777">
        <w:tc>
          <w:tcPr>
            <w:tcW w:w="700" w:type="pct"/>
            <w:shd w:val="clear" w:color="auto" w:fill="DCFCE7"/>
            <w:tcMar>
              <w:top w:w="150" w:type="dxa"/>
              <w:left w:w="100" w:type="dxa"/>
              <w:bottom w:w="150" w:type="dxa"/>
              <w:right w:w="100" w:type="dxa"/>
            </w:tcMar>
          </w:tcPr>
          <w:p w14:paraId="4031013F" w14:textId="77777777" w:rsidR="001A20E6" w:rsidRDefault="00000000">
            <w:pPr>
              <w:pStyle w:val="TableCellTaskSubject"/>
            </w:pPr>
            <w:r>
              <w:t>Geography</w:t>
            </w:r>
          </w:p>
          <w:p w14:paraId="3309966B" w14:textId="77777777" w:rsidR="001A20E6" w:rsidRDefault="00000000">
            <w:pPr>
              <w:pStyle w:val="TableCellTaskDetails"/>
            </w:pPr>
            <w:r>
              <w:t>• Test - TEST — 3h</w:t>
            </w:r>
          </w:p>
          <w:p w14:paraId="11DC5A1F"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4D7A032B" w14:textId="77777777" w:rsidR="001A20E6" w:rsidRDefault="00000000">
            <w:pPr>
              <w:pStyle w:val="TableCellTaskSubject"/>
            </w:pPr>
            <w:r>
              <w:t>Environment, Ecology and Disaster Management</w:t>
            </w:r>
          </w:p>
          <w:p w14:paraId="5CD87364" w14:textId="77777777" w:rsidR="001A20E6" w:rsidRDefault="00000000">
            <w:pPr>
              <w:pStyle w:val="TableCellTaskDetails"/>
            </w:pPr>
            <w:r>
              <w:t>• Study - Broad / Overlap (B00) — 1h 30m</w:t>
            </w:r>
          </w:p>
          <w:p w14:paraId="76CFBD4F" w14:textId="77777777" w:rsidR="001A20E6" w:rsidRDefault="00000000">
            <w:pPr>
              <w:pStyle w:val="TableCellTaskBadge"/>
              <w:shd w:val="clear" w:color="auto" w:fill="E3F2FD"/>
            </w:pPr>
            <w:r>
              <w:rPr>
                <w:b/>
                <w:bCs/>
                <w:color w:val="1976D2"/>
              </w:rPr>
              <w:t>STUDY</w:t>
            </w:r>
          </w:p>
          <w:p w14:paraId="1A9E74D1" w14:textId="77777777" w:rsidR="001A20E6" w:rsidRDefault="00000000">
            <w:pPr>
              <w:pStyle w:val="TableCellTaskDetails"/>
            </w:pPr>
            <w:r>
              <w:t>• Revision - Broad / Overlap (B00) — 30m</w:t>
            </w:r>
          </w:p>
          <w:p w14:paraId="4BF425CE" w14:textId="77777777" w:rsidR="001A20E6" w:rsidRDefault="00000000">
            <w:pPr>
              <w:pStyle w:val="TableCellTaskBadge"/>
              <w:shd w:val="clear" w:color="auto" w:fill="FCE4EC"/>
            </w:pPr>
            <w:r>
              <w:rPr>
                <w:b/>
                <w:bCs/>
                <w:color w:val="C2185B"/>
              </w:rPr>
              <w:t>REVISION</w:t>
            </w:r>
          </w:p>
          <w:p w14:paraId="705B2C4B" w14:textId="77777777" w:rsidR="001A20E6" w:rsidRDefault="00000000">
            <w:pPr>
              <w:pStyle w:val="TableCellTaskDetails"/>
            </w:pPr>
            <w:r>
              <w:t>• Practice - Broad / Overlap (B00) — 30m</w:t>
            </w:r>
          </w:p>
          <w:p w14:paraId="74BF3EFD"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7E078F4" w14:textId="77777777" w:rsidR="001A20E6" w:rsidRDefault="00000000">
            <w:pPr>
              <w:pStyle w:val="TableCellTaskSubject"/>
            </w:pPr>
            <w:r>
              <w:t>Environment, Ecology and Disaster Management</w:t>
            </w:r>
          </w:p>
          <w:p w14:paraId="298D0B06" w14:textId="77777777" w:rsidR="001A20E6" w:rsidRDefault="00000000">
            <w:pPr>
              <w:pStyle w:val="TableCellTaskDetails"/>
            </w:pPr>
            <w:r>
              <w:t>• Study - Broad / Overlap (B00) — 1h</w:t>
            </w:r>
          </w:p>
          <w:p w14:paraId="22ECAB9D" w14:textId="77777777" w:rsidR="001A20E6" w:rsidRDefault="00000000">
            <w:pPr>
              <w:pStyle w:val="TableCellTaskBadge"/>
              <w:shd w:val="clear" w:color="auto" w:fill="E3F2FD"/>
            </w:pPr>
            <w:r>
              <w:rPr>
                <w:b/>
                <w:bCs/>
                <w:color w:val="1976D2"/>
              </w:rPr>
              <w:t>STUDY</w:t>
            </w:r>
          </w:p>
          <w:p w14:paraId="6C8075FB" w14:textId="77777777" w:rsidR="001A20E6" w:rsidRDefault="00000000">
            <w:pPr>
              <w:pStyle w:val="TableCellTaskDetails"/>
            </w:pPr>
            <w:r>
              <w:t>• Study - Basics of Environment (B01) — 30m</w:t>
            </w:r>
          </w:p>
          <w:p w14:paraId="173B171F" w14:textId="77777777" w:rsidR="001A20E6" w:rsidRDefault="00000000">
            <w:pPr>
              <w:pStyle w:val="TableCellTaskBadge"/>
              <w:shd w:val="clear" w:color="auto" w:fill="E3F2FD"/>
            </w:pPr>
            <w:r>
              <w:rPr>
                <w:b/>
                <w:bCs/>
                <w:color w:val="1976D2"/>
              </w:rPr>
              <w:t>STUDY</w:t>
            </w:r>
          </w:p>
          <w:p w14:paraId="50F2BA2E" w14:textId="77777777" w:rsidR="001A20E6" w:rsidRDefault="00000000">
            <w:pPr>
              <w:pStyle w:val="TableCellTaskDetails"/>
            </w:pPr>
            <w:r>
              <w:t>• Revision - Basics of Environment (B01) — 30m</w:t>
            </w:r>
          </w:p>
          <w:p w14:paraId="0ADD6037" w14:textId="77777777" w:rsidR="001A20E6" w:rsidRDefault="00000000">
            <w:pPr>
              <w:pStyle w:val="TableCellTaskBadge"/>
              <w:shd w:val="clear" w:color="auto" w:fill="FCE4EC"/>
            </w:pPr>
            <w:r>
              <w:rPr>
                <w:b/>
                <w:bCs/>
                <w:color w:val="C2185B"/>
              </w:rPr>
              <w:t>REVISION</w:t>
            </w:r>
          </w:p>
          <w:p w14:paraId="69C0C7DD" w14:textId="77777777" w:rsidR="001A20E6" w:rsidRDefault="00000000">
            <w:pPr>
              <w:pStyle w:val="TableCellTaskDetails"/>
            </w:pPr>
            <w:r>
              <w:t>• Practice - Basics of Environment (B01) — 30m</w:t>
            </w:r>
          </w:p>
          <w:p w14:paraId="23C057BB"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4F270BC" w14:textId="77777777" w:rsidR="001A20E6" w:rsidRDefault="00000000">
            <w:pPr>
              <w:pStyle w:val="TableCellTaskSubject"/>
            </w:pPr>
            <w:r>
              <w:t>Environment, Ecology and Disaster Management</w:t>
            </w:r>
          </w:p>
          <w:p w14:paraId="03DBA0EF" w14:textId="77777777" w:rsidR="001A20E6" w:rsidRDefault="00000000">
            <w:pPr>
              <w:pStyle w:val="TableCellTaskDetails"/>
            </w:pPr>
            <w:r>
              <w:t>• Study - Basics of Environment (B01) — 1h 30m</w:t>
            </w:r>
          </w:p>
          <w:p w14:paraId="1BB9B2FD" w14:textId="77777777" w:rsidR="001A20E6" w:rsidRDefault="00000000">
            <w:pPr>
              <w:pStyle w:val="TableCellTaskBadge"/>
              <w:shd w:val="clear" w:color="auto" w:fill="E3F2FD"/>
            </w:pPr>
            <w:r>
              <w:rPr>
                <w:b/>
                <w:bCs/>
                <w:color w:val="1976D2"/>
              </w:rPr>
              <w:t>STUDY</w:t>
            </w:r>
          </w:p>
          <w:p w14:paraId="3E14564C" w14:textId="77777777" w:rsidR="001A20E6" w:rsidRDefault="00000000">
            <w:pPr>
              <w:pStyle w:val="TableCellTaskDetails"/>
            </w:pPr>
            <w:r>
              <w:t>• Revision - Biomes (B02) — 30m</w:t>
            </w:r>
          </w:p>
          <w:p w14:paraId="2D3F78E7" w14:textId="77777777" w:rsidR="001A20E6" w:rsidRDefault="00000000">
            <w:pPr>
              <w:pStyle w:val="TableCellTaskBadge"/>
              <w:shd w:val="clear" w:color="auto" w:fill="FCE4EC"/>
            </w:pPr>
            <w:r>
              <w:rPr>
                <w:b/>
                <w:bCs/>
                <w:color w:val="C2185B"/>
              </w:rPr>
              <w:t>REVISION</w:t>
            </w:r>
          </w:p>
          <w:p w14:paraId="770E00D8" w14:textId="77777777" w:rsidR="001A20E6" w:rsidRDefault="00000000">
            <w:pPr>
              <w:pStyle w:val="TableCellTaskDetails"/>
            </w:pPr>
            <w:r>
              <w:t>• Practice - Biomes (B02) — 30m</w:t>
            </w:r>
          </w:p>
          <w:p w14:paraId="6F4350E2"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482D608" w14:textId="77777777" w:rsidR="001A20E6" w:rsidRDefault="00000000">
            <w:pPr>
              <w:pStyle w:val="TableCellTaskSubject"/>
            </w:pPr>
            <w:r>
              <w:t>Environment, Ecology and Disaster Management</w:t>
            </w:r>
          </w:p>
          <w:p w14:paraId="2A59A1FC" w14:textId="77777777" w:rsidR="001A20E6" w:rsidRDefault="00000000">
            <w:pPr>
              <w:pStyle w:val="TableCellTaskDetails"/>
            </w:pPr>
            <w:r>
              <w:t>• Study - Basics of Environment (B01) — 30m</w:t>
            </w:r>
          </w:p>
          <w:p w14:paraId="4BA81969" w14:textId="77777777" w:rsidR="001A20E6" w:rsidRDefault="00000000">
            <w:pPr>
              <w:pStyle w:val="TableCellTaskBadge"/>
              <w:shd w:val="clear" w:color="auto" w:fill="E3F2FD"/>
            </w:pPr>
            <w:r>
              <w:rPr>
                <w:b/>
                <w:bCs/>
                <w:color w:val="1976D2"/>
              </w:rPr>
              <w:t>STUDY</w:t>
            </w:r>
          </w:p>
          <w:p w14:paraId="0AE3BB52" w14:textId="77777777" w:rsidR="001A20E6" w:rsidRDefault="00000000">
            <w:pPr>
              <w:pStyle w:val="TableCellTaskDetails"/>
            </w:pPr>
            <w:r>
              <w:t>• Study - Biomes (B02) — 1h</w:t>
            </w:r>
          </w:p>
          <w:p w14:paraId="5D95FB06" w14:textId="77777777" w:rsidR="001A20E6" w:rsidRDefault="00000000">
            <w:pPr>
              <w:pStyle w:val="TableCellTaskBadge"/>
              <w:shd w:val="clear" w:color="auto" w:fill="E3F2FD"/>
            </w:pPr>
            <w:r>
              <w:rPr>
                <w:b/>
                <w:bCs/>
                <w:color w:val="1976D2"/>
              </w:rPr>
              <w:t>STUDY</w:t>
            </w:r>
          </w:p>
          <w:p w14:paraId="5DCC04E5" w14:textId="77777777" w:rsidR="001A20E6" w:rsidRDefault="00000000">
            <w:pPr>
              <w:pStyle w:val="TableCellTaskDetails"/>
            </w:pPr>
            <w:r>
              <w:t>• Revision - Wetlands, Mangroves and Corals (B03) — 30m</w:t>
            </w:r>
          </w:p>
          <w:p w14:paraId="76E4BEB9" w14:textId="77777777" w:rsidR="001A20E6" w:rsidRDefault="00000000">
            <w:pPr>
              <w:pStyle w:val="TableCellTaskBadge"/>
              <w:shd w:val="clear" w:color="auto" w:fill="FCE4EC"/>
            </w:pPr>
            <w:r>
              <w:rPr>
                <w:b/>
                <w:bCs/>
                <w:color w:val="C2185B"/>
              </w:rPr>
              <w:t>REVISION</w:t>
            </w:r>
          </w:p>
          <w:p w14:paraId="4075B0E0" w14:textId="77777777" w:rsidR="001A20E6" w:rsidRDefault="00000000">
            <w:pPr>
              <w:pStyle w:val="TableCellTaskDetails"/>
            </w:pPr>
            <w:r>
              <w:t>• Practice - Wetlands, Mangroves and Corals (B03) — 30m</w:t>
            </w:r>
          </w:p>
          <w:p w14:paraId="7E0F49FA"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B95FC66" w14:textId="77777777" w:rsidR="001A20E6" w:rsidRDefault="00000000">
            <w:pPr>
              <w:pStyle w:val="TableCellTaskSubject"/>
            </w:pPr>
            <w:r>
              <w:t>Environment, Ecology and Disaster Management</w:t>
            </w:r>
          </w:p>
          <w:p w14:paraId="3400A335" w14:textId="77777777" w:rsidR="001A20E6" w:rsidRDefault="00000000">
            <w:pPr>
              <w:pStyle w:val="TableCellTaskDetails"/>
            </w:pPr>
            <w:r>
              <w:t>• Study - Biomes (B02) — 1h 30m</w:t>
            </w:r>
          </w:p>
          <w:p w14:paraId="1781ED0A" w14:textId="77777777" w:rsidR="001A20E6" w:rsidRDefault="00000000">
            <w:pPr>
              <w:pStyle w:val="TableCellTaskBadge"/>
              <w:shd w:val="clear" w:color="auto" w:fill="E3F2FD"/>
            </w:pPr>
            <w:r>
              <w:rPr>
                <w:b/>
                <w:bCs/>
                <w:color w:val="1976D2"/>
              </w:rPr>
              <w:t>STUDY</w:t>
            </w:r>
          </w:p>
          <w:p w14:paraId="6E6F68BB" w14:textId="77777777" w:rsidR="001A20E6" w:rsidRDefault="00000000">
            <w:pPr>
              <w:pStyle w:val="TableCellTaskDetails"/>
            </w:pPr>
            <w:r>
              <w:t>• Revision - Biodiversity and its conservation (B04) — 30m</w:t>
            </w:r>
          </w:p>
          <w:p w14:paraId="4311AE71" w14:textId="77777777" w:rsidR="001A20E6" w:rsidRDefault="00000000">
            <w:pPr>
              <w:pStyle w:val="TableCellTaskBadge"/>
              <w:shd w:val="clear" w:color="auto" w:fill="FCE4EC"/>
            </w:pPr>
            <w:r>
              <w:rPr>
                <w:b/>
                <w:bCs/>
                <w:color w:val="C2185B"/>
              </w:rPr>
              <w:t>REVISION</w:t>
            </w:r>
          </w:p>
          <w:p w14:paraId="185DFD18" w14:textId="77777777" w:rsidR="001A20E6" w:rsidRDefault="00000000">
            <w:pPr>
              <w:pStyle w:val="TableCellTaskDetails"/>
            </w:pPr>
            <w:r>
              <w:t>• Practice - Biodiversity and its conservation (B04) — 30m</w:t>
            </w:r>
          </w:p>
          <w:p w14:paraId="68C3459A"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26521484" w14:textId="77777777" w:rsidR="001A20E6" w:rsidRDefault="001A20E6"/>
        </w:tc>
      </w:tr>
    </w:tbl>
    <w:p w14:paraId="660AF1FB" w14:textId="77777777" w:rsidR="001A20E6" w:rsidRDefault="001A20E6">
      <w:pPr>
        <w:spacing w:after="400"/>
      </w:pPr>
    </w:p>
    <w:p w14:paraId="4CF21854" w14:textId="77777777" w:rsidR="001A20E6" w:rsidRDefault="00000000">
      <w:pPr>
        <w:pStyle w:val="ResourceTitle"/>
      </w:pPr>
      <w:r>
        <w:t>📚 Resources for May 17 - May 23</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76C012DA"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E9C28CD" w14:textId="77777777" w:rsidR="001A20E6" w:rsidRDefault="00000000">
            <w:pPr>
              <w:pStyle w:val="TableCellSubjectName"/>
            </w:pPr>
            <w:r>
              <w:t>Geography</w:t>
            </w:r>
          </w:p>
          <w:p w14:paraId="47D63BF4" w14:textId="77777777" w:rsidR="001A20E6" w:rsidRDefault="00000000">
            <w:pPr>
              <w:pStyle w:val="TableCellCategoryTitle"/>
            </w:pPr>
            <w:r>
              <w:t>📝 Practice Materials</w:t>
            </w:r>
          </w:p>
          <w:p w14:paraId="00C6E6AC" w14:textId="77777777" w:rsidR="001A20E6" w:rsidRDefault="00000000">
            <w:pPr>
              <w:pStyle w:val="TableCellResourceItem"/>
            </w:pPr>
            <w:r>
              <w:t>• La Excellence Geography Material</w:t>
            </w:r>
          </w:p>
          <w:p w14:paraId="698BFE98" w14:textId="77777777" w:rsidR="001A20E6" w:rsidRDefault="00000000">
            <w:pPr>
              <w:pStyle w:val="TableCellResourceItem"/>
            </w:pPr>
            <w:r>
              <w:t>• Mains RRP + Prelims RRP</w:t>
            </w:r>
          </w:p>
          <w:p w14:paraId="3AB2EA35" w14:textId="77777777" w:rsidR="001A20E6" w:rsidRDefault="00000000">
            <w:pPr>
              <w:pStyle w:val="TableCellResourceItem"/>
            </w:pPr>
            <w:r>
              <w:t>• Prelims &amp; Mains Workbooks</w:t>
            </w:r>
          </w:p>
          <w:p w14:paraId="7CCFC226" w14:textId="77777777" w:rsidR="001A20E6" w:rsidRDefault="00000000">
            <w:pPr>
              <w:pStyle w:val="TableCellCategoryTitle"/>
            </w:pPr>
            <w:r>
              <w:t>📰 Current Affairs</w:t>
            </w:r>
          </w:p>
          <w:p w14:paraId="49583646" w14:textId="77777777" w:rsidR="001A20E6" w:rsidRDefault="00000000">
            <w:pPr>
              <w:pStyle w:val="TableCellResourceItem"/>
            </w:pPr>
            <w:r>
              <w:t>• Atlas (Orient Blackswan)</w:t>
            </w:r>
          </w:p>
          <w:p w14:paraId="5826E8AE" w14:textId="77777777" w:rsidR="001A20E6" w:rsidRDefault="00000000">
            <w:pPr>
              <w:pStyle w:val="TableCellResourceItem"/>
            </w:pPr>
            <w:r>
              <w:t>• Newspapers (The Hindu – Env/Geo pages)</w:t>
            </w:r>
          </w:p>
          <w:p w14:paraId="67B93F77"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48C4936B" w14:textId="77777777" w:rsidR="001A20E6" w:rsidRDefault="00000000">
            <w:pPr>
              <w:pStyle w:val="TableCellSubjectName"/>
            </w:pPr>
            <w:r>
              <w:t>Environment, Ecology and Disaster Management</w:t>
            </w:r>
          </w:p>
          <w:p w14:paraId="38584BE2" w14:textId="77777777" w:rsidR="001A20E6" w:rsidRDefault="00000000">
            <w:pPr>
              <w:pStyle w:val="TableCellCategoryTitle"/>
            </w:pPr>
            <w:r>
              <w:t>📝 Practice Materials</w:t>
            </w:r>
          </w:p>
          <w:p w14:paraId="2E63F90A" w14:textId="77777777" w:rsidR="001A20E6" w:rsidRDefault="00000000">
            <w:pPr>
              <w:pStyle w:val="TableCellResourceItem"/>
            </w:pPr>
            <w:r>
              <w:t>• La Excellence Environment Material</w:t>
            </w:r>
          </w:p>
          <w:p w14:paraId="4C55C99A" w14:textId="77777777" w:rsidR="001A20E6" w:rsidRDefault="00000000">
            <w:pPr>
              <w:pStyle w:val="TableCellResourceItem"/>
            </w:pPr>
            <w:r>
              <w:t>• Prelims &amp; Mains Workbooks</w:t>
            </w:r>
          </w:p>
          <w:p w14:paraId="1223F20A" w14:textId="77777777" w:rsidR="001A20E6" w:rsidRDefault="00000000">
            <w:pPr>
              <w:pStyle w:val="TableCellResourceItem"/>
            </w:pPr>
            <w:r>
              <w:t>• La Excellence DM Material</w:t>
            </w:r>
          </w:p>
          <w:p w14:paraId="08091BFD" w14:textId="77777777" w:rsidR="001A20E6" w:rsidRDefault="00000000">
            <w:pPr>
              <w:pStyle w:val="TableCellResourceItem"/>
            </w:pPr>
            <w:r>
              <w:t>• Prelims &amp; Mains Workbooks</w:t>
            </w:r>
          </w:p>
          <w:p w14:paraId="60836EC8" w14:textId="77777777" w:rsidR="001A20E6" w:rsidRDefault="00000000">
            <w:pPr>
              <w:pStyle w:val="TableCellCategoryTitle"/>
            </w:pPr>
            <w:r>
              <w:t>📰 Current Affairs</w:t>
            </w:r>
          </w:p>
          <w:p w14:paraId="2D3DDF80" w14:textId="77777777" w:rsidR="001A20E6" w:rsidRDefault="00000000">
            <w:pPr>
              <w:pStyle w:val="TableCellResourceItem"/>
            </w:pPr>
            <w:r>
              <w:t>• Down to Earth</w:t>
            </w:r>
          </w:p>
          <w:p w14:paraId="39B3FA1B" w14:textId="77777777" w:rsidR="001A20E6" w:rsidRDefault="00000000">
            <w:pPr>
              <w:pStyle w:val="TableCellResourceItem"/>
            </w:pPr>
            <w:r>
              <w:t>• Newspapers (The Hindu – Env, sections)</w:t>
            </w:r>
          </w:p>
          <w:p w14:paraId="488EB806" w14:textId="77777777" w:rsidR="001A20E6" w:rsidRDefault="00000000">
            <w:pPr>
              <w:pStyle w:val="TableCellResourceItem"/>
            </w:pPr>
            <w:r>
              <w:t>• Down to earth</w:t>
            </w:r>
          </w:p>
          <w:p w14:paraId="26368C55" w14:textId="77777777" w:rsidR="001A20E6" w:rsidRDefault="00000000">
            <w:pPr>
              <w:pStyle w:val="TableCellResourceItem"/>
            </w:pPr>
            <w:r>
              <w:t>• Disaster coverage – IE/The Hindu</w:t>
            </w:r>
          </w:p>
        </w:tc>
        <w:tc>
          <w:tcPr>
            <w:tcW w:w="1650" w:type="pct"/>
          </w:tcPr>
          <w:p w14:paraId="15B25DAA" w14:textId="77777777" w:rsidR="001A20E6" w:rsidRDefault="001A20E6"/>
        </w:tc>
      </w:tr>
    </w:tbl>
    <w:p w14:paraId="41A03C11"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389FD8A4" w14:textId="77777777">
        <w:tc>
          <w:tcPr>
            <w:tcW w:w="2500" w:type="pct"/>
            <w:tcMar>
              <w:top w:w="0" w:type="dxa"/>
              <w:left w:w="0" w:type="dxa"/>
              <w:bottom w:w="0" w:type="dxa"/>
              <w:right w:w="0" w:type="dxa"/>
            </w:tcMar>
          </w:tcPr>
          <w:p w14:paraId="3B2D3038" w14:textId="77777777" w:rsidR="001A20E6" w:rsidRDefault="00000000">
            <w:pPr>
              <w:pStyle w:val="WeekTitle"/>
            </w:pPr>
            <w:r>
              <w:rPr>
                <w:color w:val="15803D"/>
              </w:rPr>
              <w:t>📅 May 24 - May 30, 2026</w:t>
            </w:r>
          </w:p>
        </w:tc>
        <w:tc>
          <w:tcPr>
            <w:tcW w:w="2500" w:type="pct"/>
            <w:tcMar>
              <w:top w:w="0" w:type="dxa"/>
              <w:left w:w="0" w:type="dxa"/>
              <w:bottom w:w="0" w:type="dxa"/>
              <w:right w:w="0" w:type="dxa"/>
            </w:tcMar>
          </w:tcPr>
          <w:p w14:paraId="4F9F983A" w14:textId="77777777" w:rsidR="001A20E6" w:rsidRDefault="00000000">
            <w:pPr>
              <w:pStyle w:val="WeekCycleName"/>
            </w:pPr>
            <w:r>
              <w:rPr>
                <w:color w:val="15803D"/>
              </w:rPr>
              <w:t>C2</w:t>
            </w:r>
          </w:p>
        </w:tc>
      </w:tr>
    </w:tbl>
    <w:p w14:paraId="6746D0CF"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2470AC3B" w14:textId="77777777">
        <w:tc>
          <w:tcPr>
            <w:tcW w:w="700" w:type="pct"/>
            <w:shd w:val="clear" w:color="auto" w:fill="DCFCE7"/>
            <w:tcMar>
              <w:top w:w="200" w:type="dxa"/>
              <w:left w:w="100" w:type="dxa"/>
              <w:bottom w:w="200" w:type="dxa"/>
              <w:right w:w="100" w:type="dxa"/>
            </w:tcMar>
          </w:tcPr>
          <w:p w14:paraId="22C58F1C" w14:textId="77777777" w:rsidR="001A20E6" w:rsidRDefault="00000000">
            <w:pPr>
              <w:pStyle w:val="TableCellCalendarDayHeader"/>
            </w:pPr>
            <w:r>
              <w:rPr>
                <w:color w:val="15803D"/>
              </w:rPr>
              <w:t>Sunday</w:t>
            </w:r>
          </w:p>
          <w:p w14:paraId="100FECF5" w14:textId="77777777" w:rsidR="001A20E6" w:rsidRDefault="00000000">
            <w:pPr>
              <w:pStyle w:val="TableCellCalendarDateHeader"/>
            </w:pPr>
            <w:r>
              <w:rPr>
                <w:color w:val="15803D"/>
              </w:rPr>
              <w:t>May 24</w:t>
            </w:r>
          </w:p>
          <w:p w14:paraId="4E0226EE"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439C4D94" w14:textId="77777777" w:rsidR="001A20E6" w:rsidRDefault="00000000">
            <w:pPr>
              <w:pStyle w:val="TableCellCalendarDayHeader"/>
            </w:pPr>
            <w:r>
              <w:rPr>
                <w:color w:val="15803D"/>
              </w:rPr>
              <w:t>Monday</w:t>
            </w:r>
          </w:p>
          <w:p w14:paraId="5E590DCA" w14:textId="77777777" w:rsidR="001A20E6" w:rsidRDefault="00000000">
            <w:pPr>
              <w:pStyle w:val="TableCellCalendarDateHeader"/>
            </w:pPr>
            <w:r>
              <w:rPr>
                <w:color w:val="15803D"/>
              </w:rPr>
              <w:t>May 25</w:t>
            </w:r>
          </w:p>
          <w:p w14:paraId="1972F539"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A364254" w14:textId="77777777" w:rsidR="001A20E6" w:rsidRDefault="00000000">
            <w:pPr>
              <w:pStyle w:val="TableCellCalendarDayHeader"/>
            </w:pPr>
            <w:r>
              <w:rPr>
                <w:color w:val="15803D"/>
              </w:rPr>
              <w:t>Tuesday</w:t>
            </w:r>
          </w:p>
          <w:p w14:paraId="3E9B7A51" w14:textId="77777777" w:rsidR="001A20E6" w:rsidRDefault="00000000">
            <w:pPr>
              <w:pStyle w:val="TableCellCalendarDateHeader"/>
            </w:pPr>
            <w:r>
              <w:rPr>
                <w:color w:val="15803D"/>
              </w:rPr>
              <w:t>May 26</w:t>
            </w:r>
          </w:p>
          <w:p w14:paraId="6DB03B2E"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1CDB5809" w14:textId="77777777" w:rsidR="001A20E6" w:rsidRDefault="00000000">
            <w:pPr>
              <w:pStyle w:val="TableCellCalendarDayHeader"/>
            </w:pPr>
            <w:r>
              <w:rPr>
                <w:color w:val="15803D"/>
              </w:rPr>
              <w:t>Wednesday</w:t>
            </w:r>
          </w:p>
          <w:p w14:paraId="25CD2292" w14:textId="77777777" w:rsidR="001A20E6" w:rsidRDefault="00000000">
            <w:pPr>
              <w:pStyle w:val="TableCellCalendarDateHeader"/>
            </w:pPr>
            <w:r>
              <w:rPr>
                <w:color w:val="15803D"/>
              </w:rPr>
              <w:t>May 27</w:t>
            </w:r>
          </w:p>
          <w:p w14:paraId="49B3F196"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1747EA53" w14:textId="77777777" w:rsidR="001A20E6" w:rsidRDefault="00000000">
            <w:pPr>
              <w:pStyle w:val="TableCellCalendarDayHeader"/>
            </w:pPr>
            <w:r>
              <w:rPr>
                <w:color w:val="15803D"/>
              </w:rPr>
              <w:t>Thursday</w:t>
            </w:r>
          </w:p>
          <w:p w14:paraId="3CF53C08" w14:textId="77777777" w:rsidR="001A20E6" w:rsidRDefault="00000000">
            <w:pPr>
              <w:pStyle w:val="TableCellCalendarDateHeader"/>
            </w:pPr>
            <w:r>
              <w:rPr>
                <w:color w:val="15803D"/>
              </w:rPr>
              <w:t>May 28</w:t>
            </w:r>
          </w:p>
          <w:p w14:paraId="270CDC7E"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3373A298" w14:textId="77777777" w:rsidR="001A20E6" w:rsidRDefault="00000000">
            <w:pPr>
              <w:pStyle w:val="TableCellCalendarDayHeader"/>
            </w:pPr>
            <w:r>
              <w:rPr>
                <w:color w:val="15803D"/>
              </w:rPr>
              <w:t>Friday</w:t>
            </w:r>
          </w:p>
          <w:p w14:paraId="76316C5E" w14:textId="77777777" w:rsidR="001A20E6" w:rsidRDefault="00000000">
            <w:pPr>
              <w:pStyle w:val="TableCellCalendarDateHeader"/>
            </w:pPr>
            <w:r>
              <w:rPr>
                <w:color w:val="15803D"/>
              </w:rPr>
              <w:t>May 29</w:t>
            </w:r>
          </w:p>
          <w:p w14:paraId="61175978"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57D02C14" w14:textId="77777777" w:rsidR="001A20E6" w:rsidRDefault="00000000">
            <w:pPr>
              <w:pStyle w:val="TableCellCalendarDayHeader"/>
            </w:pPr>
            <w:r>
              <w:rPr>
                <w:color w:val="F57C00"/>
              </w:rPr>
              <w:t>Saturday</w:t>
            </w:r>
          </w:p>
          <w:p w14:paraId="6837F326" w14:textId="77777777" w:rsidR="001A20E6" w:rsidRDefault="00000000">
            <w:pPr>
              <w:pStyle w:val="TableCellCalendarDateHeader"/>
            </w:pPr>
            <w:r>
              <w:rPr>
                <w:color w:val="F57C00"/>
              </w:rPr>
              <w:t>May 30</w:t>
            </w:r>
          </w:p>
          <w:p w14:paraId="4577EA9F" w14:textId="77777777" w:rsidR="001A20E6" w:rsidRDefault="00000000">
            <w:pPr>
              <w:pStyle w:val="TableCellCatchupLabel"/>
            </w:pPr>
            <w:r>
              <w:rPr>
                <w:color w:val="F57C00"/>
              </w:rPr>
              <w:t>Catchup Day</w:t>
            </w:r>
          </w:p>
        </w:tc>
      </w:tr>
      <w:tr w:rsidR="001A20E6" w14:paraId="6BD86975" w14:textId="77777777">
        <w:tc>
          <w:tcPr>
            <w:tcW w:w="700" w:type="pct"/>
            <w:shd w:val="clear" w:color="auto" w:fill="DCFCE7"/>
            <w:tcMar>
              <w:top w:w="150" w:type="dxa"/>
              <w:left w:w="100" w:type="dxa"/>
              <w:bottom w:w="150" w:type="dxa"/>
              <w:right w:w="100" w:type="dxa"/>
            </w:tcMar>
          </w:tcPr>
          <w:p w14:paraId="118C1E71" w14:textId="77777777" w:rsidR="001A20E6" w:rsidRDefault="00000000">
            <w:pPr>
              <w:pStyle w:val="TableCellTaskSubject"/>
            </w:pPr>
            <w:r>
              <w:t>Geography</w:t>
            </w:r>
          </w:p>
          <w:p w14:paraId="477881B5" w14:textId="77777777" w:rsidR="001A20E6" w:rsidRDefault="00000000">
            <w:pPr>
              <w:pStyle w:val="TableCellTaskDetails"/>
            </w:pPr>
            <w:r>
              <w:t>• Test - TEST — 3h</w:t>
            </w:r>
          </w:p>
          <w:p w14:paraId="7514E07B"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3CF4C5D2" w14:textId="77777777" w:rsidR="001A20E6" w:rsidRDefault="00000000">
            <w:pPr>
              <w:pStyle w:val="TableCellTaskSubject"/>
            </w:pPr>
            <w:r>
              <w:t>Geography</w:t>
            </w:r>
          </w:p>
          <w:p w14:paraId="1555DBCA" w14:textId="77777777" w:rsidR="001A20E6" w:rsidRDefault="00000000">
            <w:pPr>
              <w:pStyle w:val="TableCellTaskDetails"/>
            </w:pPr>
            <w:r>
              <w:t>• Study - Oceanography (G04) — 30m</w:t>
            </w:r>
          </w:p>
          <w:p w14:paraId="19DD8756" w14:textId="77777777" w:rsidR="001A20E6" w:rsidRDefault="00000000">
            <w:pPr>
              <w:pStyle w:val="TableCellTaskBadge"/>
              <w:shd w:val="clear" w:color="auto" w:fill="E3F2FD"/>
            </w:pPr>
            <w:r>
              <w:rPr>
                <w:b/>
                <w:bCs/>
                <w:color w:val="1976D2"/>
              </w:rPr>
              <w:t>STUDY</w:t>
            </w:r>
          </w:p>
          <w:p w14:paraId="629DB57F" w14:textId="77777777" w:rsidR="001A20E6" w:rsidRDefault="00000000">
            <w:pPr>
              <w:pStyle w:val="TableCellTaskDetails"/>
            </w:pPr>
            <w:r>
              <w:t>• Study - Bio-Geography (G05) — 1h</w:t>
            </w:r>
          </w:p>
          <w:p w14:paraId="5748BF5F" w14:textId="77777777" w:rsidR="001A20E6" w:rsidRDefault="00000000">
            <w:pPr>
              <w:pStyle w:val="TableCellTaskBadge"/>
              <w:shd w:val="clear" w:color="auto" w:fill="E3F2FD"/>
            </w:pPr>
            <w:r>
              <w:rPr>
                <w:b/>
                <w:bCs/>
                <w:color w:val="1976D2"/>
              </w:rPr>
              <w:t>STUDY</w:t>
            </w:r>
          </w:p>
          <w:p w14:paraId="1CE2917B" w14:textId="77777777" w:rsidR="001A20E6" w:rsidRDefault="00000000">
            <w:pPr>
              <w:pStyle w:val="TableCellTaskDetails"/>
            </w:pPr>
            <w:r>
              <w:t>• Revision - World Geography - Physical and world Map related (G06) — 30m</w:t>
            </w:r>
          </w:p>
          <w:p w14:paraId="3AF3D9BA" w14:textId="77777777" w:rsidR="001A20E6" w:rsidRDefault="00000000">
            <w:pPr>
              <w:pStyle w:val="TableCellTaskBadge"/>
              <w:shd w:val="clear" w:color="auto" w:fill="FCE4EC"/>
            </w:pPr>
            <w:r>
              <w:rPr>
                <w:b/>
                <w:bCs/>
                <w:color w:val="C2185B"/>
              </w:rPr>
              <w:t>REVISION</w:t>
            </w:r>
          </w:p>
          <w:p w14:paraId="37F47755" w14:textId="77777777" w:rsidR="001A20E6" w:rsidRDefault="00000000">
            <w:pPr>
              <w:pStyle w:val="TableCellTaskDetails"/>
            </w:pPr>
            <w:r>
              <w:t>• Practice - World Geography - Physical and world Map related (G06) — 30m</w:t>
            </w:r>
          </w:p>
          <w:p w14:paraId="3892CBA6"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29B7BFD" w14:textId="77777777" w:rsidR="001A20E6" w:rsidRDefault="00000000">
            <w:pPr>
              <w:pStyle w:val="TableCellTaskSubject"/>
            </w:pPr>
            <w:r>
              <w:t>Geography</w:t>
            </w:r>
          </w:p>
          <w:p w14:paraId="51F08D33" w14:textId="77777777" w:rsidR="001A20E6" w:rsidRDefault="00000000">
            <w:pPr>
              <w:pStyle w:val="TableCellTaskDetails"/>
            </w:pPr>
            <w:r>
              <w:t>• Study - Bio-Geography (G05) — 1h 30m</w:t>
            </w:r>
          </w:p>
          <w:p w14:paraId="1465B3C6" w14:textId="77777777" w:rsidR="001A20E6" w:rsidRDefault="00000000">
            <w:pPr>
              <w:pStyle w:val="TableCellTaskBadge"/>
              <w:shd w:val="clear" w:color="auto" w:fill="E3F2FD"/>
            </w:pPr>
            <w:r>
              <w:rPr>
                <w:b/>
                <w:bCs/>
                <w:color w:val="1976D2"/>
              </w:rPr>
              <w:t>STUDY</w:t>
            </w:r>
          </w:p>
          <w:p w14:paraId="1CAE6908" w14:textId="77777777" w:rsidR="001A20E6" w:rsidRDefault="00000000">
            <w:pPr>
              <w:pStyle w:val="TableCellTaskDetails"/>
            </w:pPr>
            <w:r>
              <w:t>• Revision - Geo-physical Phenomenon (G07) — 30m</w:t>
            </w:r>
          </w:p>
          <w:p w14:paraId="6A0010ED" w14:textId="77777777" w:rsidR="001A20E6" w:rsidRDefault="00000000">
            <w:pPr>
              <w:pStyle w:val="TableCellTaskBadge"/>
              <w:shd w:val="clear" w:color="auto" w:fill="FCE4EC"/>
            </w:pPr>
            <w:r>
              <w:rPr>
                <w:b/>
                <w:bCs/>
                <w:color w:val="C2185B"/>
              </w:rPr>
              <w:t>REVISION</w:t>
            </w:r>
          </w:p>
          <w:p w14:paraId="1F9636B5" w14:textId="77777777" w:rsidR="001A20E6" w:rsidRDefault="00000000">
            <w:pPr>
              <w:pStyle w:val="TableCellTaskDetails"/>
            </w:pPr>
            <w:r>
              <w:t>• Practice - Geo-physical Phenomenon (G07) — 30m</w:t>
            </w:r>
          </w:p>
          <w:p w14:paraId="60BD72BA"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EE73384" w14:textId="77777777" w:rsidR="001A20E6" w:rsidRDefault="00000000">
            <w:pPr>
              <w:pStyle w:val="TableCellTaskSubject"/>
            </w:pPr>
            <w:r>
              <w:t>Geography</w:t>
            </w:r>
          </w:p>
          <w:p w14:paraId="66B04902" w14:textId="77777777" w:rsidR="001A20E6" w:rsidRDefault="00000000">
            <w:pPr>
              <w:pStyle w:val="TableCellTaskDetails"/>
            </w:pPr>
            <w:r>
              <w:t>• Study - Bio-Geography (G05) — 1h 30m</w:t>
            </w:r>
          </w:p>
          <w:p w14:paraId="13EDCDD0" w14:textId="77777777" w:rsidR="001A20E6" w:rsidRDefault="00000000">
            <w:pPr>
              <w:pStyle w:val="TableCellTaskBadge"/>
              <w:shd w:val="clear" w:color="auto" w:fill="E3F2FD"/>
            </w:pPr>
            <w:r>
              <w:rPr>
                <w:b/>
                <w:bCs/>
                <w:color w:val="1976D2"/>
              </w:rPr>
              <w:t>STUDY</w:t>
            </w:r>
          </w:p>
          <w:p w14:paraId="24FD503F" w14:textId="77777777" w:rsidR="001A20E6" w:rsidRDefault="00000000">
            <w:pPr>
              <w:pStyle w:val="TableCellTaskDetails"/>
            </w:pPr>
            <w:r>
              <w:t>• Revision - Geo-physical Phenomenon (G07) — 30m</w:t>
            </w:r>
          </w:p>
          <w:p w14:paraId="24FC56C2" w14:textId="77777777" w:rsidR="001A20E6" w:rsidRDefault="00000000">
            <w:pPr>
              <w:pStyle w:val="TableCellTaskBadge"/>
              <w:shd w:val="clear" w:color="auto" w:fill="FCE4EC"/>
            </w:pPr>
            <w:r>
              <w:rPr>
                <w:b/>
                <w:bCs/>
                <w:color w:val="C2185B"/>
              </w:rPr>
              <w:t>REVISION</w:t>
            </w:r>
          </w:p>
          <w:p w14:paraId="7F990A18" w14:textId="77777777" w:rsidR="001A20E6" w:rsidRDefault="00000000">
            <w:pPr>
              <w:pStyle w:val="TableCellTaskDetails"/>
            </w:pPr>
            <w:r>
              <w:t>• Practice - Geo-physical Phenomenon (G07) — 30m</w:t>
            </w:r>
          </w:p>
          <w:p w14:paraId="2D252EB6"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67DB67D" w14:textId="77777777" w:rsidR="001A20E6" w:rsidRDefault="00000000">
            <w:pPr>
              <w:pStyle w:val="TableCellTaskSubject"/>
            </w:pPr>
            <w:r>
              <w:t>Geography</w:t>
            </w:r>
          </w:p>
          <w:p w14:paraId="1FCE9FFF" w14:textId="77777777" w:rsidR="001A20E6" w:rsidRDefault="00000000">
            <w:pPr>
              <w:pStyle w:val="TableCellTaskDetails"/>
            </w:pPr>
            <w:r>
              <w:t>• Study - World Geography - Physical and world Map related (G06) — 1h 30m</w:t>
            </w:r>
          </w:p>
          <w:p w14:paraId="54DCB128" w14:textId="77777777" w:rsidR="001A20E6" w:rsidRDefault="00000000">
            <w:pPr>
              <w:pStyle w:val="TableCellTaskBadge"/>
              <w:shd w:val="clear" w:color="auto" w:fill="E3F2FD"/>
            </w:pPr>
            <w:r>
              <w:rPr>
                <w:b/>
                <w:bCs/>
                <w:color w:val="1976D2"/>
              </w:rPr>
              <w:t>STUDY</w:t>
            </w:r>
          </w:p>
          <w:p w14:paraId="31853C39" w14:textId="77777777" w:rsidR="001A20E6" w:rsidRDefault="00000000">
            <w:pPr>
              <w:pStyle w:val="TableCellTaskDetails"/>
            </w:pPr>
            <w:r>
              <w:t>• Revision - Resources - World and India (G08) — 30m</w:t>
            </w:r>
          </w:p>
          <w:p w14:paraId="5F6437BD" w14:textId="77777777" w:rsidR="001A20E6" w:rsidRDefault="00000000">
            <w:pPr>
              <w:pStyle w:val="TableCellTaskBadge"/>
              <w:shd w:val="clear" w:color="auto" w:fill="FCE4EC"/>
            </w:pPr>
            <w:r>
              <w:rPr>
                <w:b/>
                <w:bCs/>
                <w:color w:val="C2185B"/>
              </w:rPr>
              <w:t>REVISION</w:t>
            </w:r>
          </w:p>
          <w:p w14:paraId="22BB301E" w14:textId="77777777" w:rsidR="001A20E6" w:rsidRDefault="00000000">
            <w:pPr>
              <w:pStyle w:val="TableCellTaskDetails"/>
            </w:pPr>
            <w:r>
              <w:t>• Practice - Resources - World and India (G08) — 30m</w:t>
            </w:r>
          </w:p>
          <w:p w14:paraId="0231BC4E"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911A1CD" w14:textId="77777777" w:rsidR="001A20E6" w:rsidRDefault="00000000">
            <w:pPr>
              <w:pStyle w:val="TableCellTaskSubject"/>
            </w:pPr>
            <w:r>
              <w:t>Geography</w:t>
            </w:r>
          </w:p>
          <w:p w14:paraId="4479086C" w14:textId="77777777" w:rsidR="001A20E6" w:rsidRDefault="00000000">
            <w:pPr>
              <w:pStyle w:val="TableCellTaskDetails"/>
            </w:pPr>
            <w:r>
              <w:t>• Study - World Geography - Physical and world Map related (G06) — 1h 30m</w:t>
            </w:r>
          </w:p>
          <w:p w14:paraId="7244E4A2" w14:textId="77777777" w:rsidR="001A20E6" w:rsidRDefault="00000000">
            <w:pPr>
              <w:pStyle w:val="TableCellTaskBadge"/>
              <w:shd w:val="clear" w:color="auto" w:fill="E3F2FD"/>
            </w:pPr>
            <w:r>
              <w:rPr>
                <w:b/>
                <w:bCs/>
                <w:color w:val="1976D2"/>
              </w:rPr>
              <w:t>STUDY</w:t>
            </w:r>
          </w:p>
          <w:p w14:paraId="58040D0B" w14:textId="77777777" w:rsidR="001A20E6" w:rsidRDefault="00000000">
            <w:pPr>
              <w:pStyle w:val="TableCellTaskDetails"/>
            </w:pPr>
            <w:r>
              <w:t>• Revision - Resources - World and India (G08) — 30m</w:t>
            </w:r>
          </w:p>
          <w:p w14:paraId="2E7531F1" w14:textId="77777777" w:rsidR="001A20E6" w:rsidRDefault="00000000">
            <w:pPr>
              <w:pStyle w:val="TableCellTaskBadge"/>
              <w:shd w:val="clear" w:color="auto" w:fill="FCE4EC"/>
            </w:pPr>
            <w:r>
              <w:rPr>
                <w:b/>
                <w:bCs/>
                <w:color w:val="C2185B"/>
              </w:rPr>
              <w:t>REVISION</w:t>
            </w:r>
          </w:p>
          <w:p w14:paraId="6109C74F" w14:textId="77777777" w:rsidR="001A20E6" w:rsidRDefault="00000000">
            <w:pPr>
              <w:pStyle w:val="TableCellTaskDetails"/>
            </w:pPr>
            <w:r>
              <w:t>• Practice - Resources - World and India (G08) — 30m</w:t>
            </w:r>
          </w:p>
          <w:p w14:paraId="4F301CF5"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03D3B521" w14:textId="77777777" w:rsidR="001A20E6" w:rsidRDefault="001A20E6"/>
        </w:tc>
      </w:tr>
      <w:tr w:rsidR="001A20E6" w14:paraId="27F823C5" w14:textId="77777777">
        <w:tc>
          <w:tcPr>
            <w:tcW w:w="700" w:type="pct"/>
            <w:shd w:val="clear" w:color="auto" w:fill="DCFCE7"/>
            <w:tcMar>
              <w:top w:w="150" w:type="dxa"/>
              <w:left w:w="100" w:type="dxa"/>
              <w:bottom w:w="150" w:type="dxa"/>
              <w:right w:w="100" w:type="dxa"/>
            </w:tcMar>
          </w:tcPr>
          <w:p w14:paraId="6852AFBA" w14:textId="77777777" w:rsidR="001A20E6" w:rsidRDefault="00000000">
            <w:pPr>
              <w:pStyle w:val="TableCellTaskSubject"/>
            </w:pPr>
            <w:r>
              <w:t>Environment, Ecology and Disaster Management</w:t>
            </w:r>
          </w:p>
          <w:p w14:paraId="472C66EF" w14:textId="77777777" w:rsidR="001A20E6" w:rsidRDefault="00000000">
            <w:pPr>
              <w:pStyle w:val="TableCellTaskDetails"/>
            </w:pPr>
            <w:r>
              <w:t>• Test - TEST — 3h</w:t>
            </w:r>
          </w:p>
          <w:p w14:paraId="0D75BC0A"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78BB7D9B" w14:textId="77777777" w:rsidR="001A20E6" w:rsidRDefault="00000000">
            <w:pPr>
              <w:pStyle w:val="TableCellTaskSubject"/>
            </w:pPr>
            <w:r>
              <w:t>Environment, Ecology and Disaster Management</w:t>
            </w:r>
          </w:p>
          <w:p w14:paraId="4BCEA96E" w14:textId="77777777" w:rsidR="001A20E6" w:rsidRDefault="00000000">
            <w:pPr>
              <w:pStyle w:val="TableCellTaskDetails"/>
            </w:pPr>
            <w:r>
              <w:t>• Study - Wetlands, Mangroves and Corals (B03) — 1h 30m</w:t>
            </w:r>
          </w:p>
          <w:p w14:paraId="5246C00B" w14:textId="77777777" w:rsidR="001A20E6" w:rsidRDefault="00000000">
            <w:pPr>
              <w:pStyle w:val="TableCellTaskBadge"/>
              <w:shd w:val="clear" w:color="auto" w:fill="E3F2FD"/>
            </w:pPr>
            <w:r>
              <w:rPr>
                <w:b/>
                <w:bCs/>
                <w:color w:val="1976D2"/>
              </w:rPr>
              <w:t>STUDY</w:t>
            </w:r>
          </w:p>
          <w:p w14:paraId="7F425317" w14:textId="77777777" w:rsidR="001A20E6" w:rsidRDefault="00000000">
            <w:pPr>
              <w:pStyle w:val="TableCellTaskDetails"/>
            </w:pPr>
            <w:r>
              <w:t>• Revision - Pollution (B05) — 30m</w:t>
            </w:r>
          </w:p>
          <w:p w14:paraId="2E7A852E" w14:textId="77777777" w:rsidR="001A20E6" w:rsidRDefault="00000000">
            <w:pPr>
              <w:pStyle w:val="TableCellTaskBadge"/>
              <w:shd w:val="clear" w:color="auto" w:fill="FCE4EC"/>
            </w:pPr>
            <w:r>
              <w:rPr>
                <w:b/>
                <w:bCs/>
                <w:color w:val="C2185B"/>
              </w:rPr>
              <w:t>REVISION</w:t>
            </w:r>
          </w:p>
          <w:p w14:paraId="2D53F7E0" w14:textId="77777777" w:rsidR="001A20E6" w:rsidRDefault="00000000">
            <w:pPr>
              <w:pStyle w:val="TableCellTaskDetails"/>
            </w:pPr>
            <w:r>
              <w:t>• Practice - Pollution (B05) — 30m</w:t>
            </w:r>
          </w:p>
          <w:p w14:paraId="09590EC4"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8982622" w14:textId="77777777" w:rsidR="001A20E6" w:rsidRDefault="00000000">
            <w:pPr>
              <w:pStyle w:val="TableCellTaskSubject"/>
            </w:pPr>
            <w:r>
              <w:t>Environment, Ecology and Disaster Management</w:t>
            </w:r>
          </w:p>
          <w:p w14:paraId="3FFBB148" w14:textId="77777777" w:rsidR="001A20E6" w:rsidRDefault="00000000">
            <w:pPr>
              <w:pStyle w:val="TableCellTaskDetails"/>
            </w:pPr>
            <w:r>
              <w:t>• Study - Wetlands, Mangroves and Corals (B03) — 1h</w:t>
            </w:r>
          </w:p>
          <w:p w14:paraId="35CCE336" w14:textId="77777777" w:rsidR="001A20E6" w:rsidRDefault="00000000">
            <w:pPr>
              <w:pStyle w:val="TableCellTaskBadge"/>
              <w:shd w:val="clear" w:color="auto" w:fill="E3F2FD"/>
            </w:pPr>
            <w:r>
              <w:rPr>
                <w:b/>
                <w:bCs/>
                <w:color w:val="1976D2"/>
              </w:rPr>
              <w:t>STUDY</w:t>
            </w:r>
          </w:p>
          <w:p w14:paraId="1035501C" w14:textId="77777777" w:rsidR="001A20E6" w:rsidRDefault="00000000">
            <w:pPr>
              <w:pStyle w:val="TableCellTaskDetails"/>
            </w:pPr>
            <w:r>
              <w:t>• Study - Biodiversity and its conservation (B04) — 30m</w:t>
            </w:r>
          </w:p>
          <w:p w14:paraId="684EEC34" w14:textId="77777777" w:rsidR="001A20E6" w:rsidRDefault="00000000">
            <w:pPr>
              <w:pStyle w:val="TableCellTaskBadge"/>
              <w:shd w:val="clear" w:color="auto" w:fill="E3F2FD"/>
            </w:pPr>
            <w:r>
              <w:rPr>
                <w:b/>
                <w:bCs/>
                <w:color w:val="1976D2"/>
              </w:rPr>
              <w:t>STUDY</w:t>
            </w:r>
          </w:p>
          <w:p w14:paraId="36C88346" w14:textId="77777777" w:rsidR="001A20E6" w:rsidRDefault="00000000">
            <w:pPr>
              <w:pStyle w:val="TableCellTaskDetails"/>
            </w:pPr>
            <w:r>
              <w:t>• Revision - Land Degradation (B06) — 30m</w:t>
            </w:r>
          </w:p>
          <w:p w14:paraId="4560DBFC" w14:textId="77777777" w:rsidR="001A20E6" w:rsidRDefault="00000000">
            <w:pPr>
              <w:pStyle w:val="TableCellTaskBadge"/>
              <w:shd w:val="clear" w:color="auto" w:fill="FCE4EC"/>
            </w:pPr>
            <w:r>
              <w:rPr>
                <w:b/>
                <w:bCs/>
                <w:color w:val="C2185B"/>
              </w:rPr>
              <w:t>REVISION</w:t>
            </w:r>
          </w:p>
          <w:p w14:paraId="2FE43E4C" w14:textId="77777777" w:rsidR="001A20E6" w:rsidRDefault="00000000">
            <w:pPr>
              <w:pStyle w:val="TableCellTaskDetails"/>
            </w:pPr>
            <w:r>
              <w:t>• Practice - Land Degradation (B06) — 30m</w:t>
            </w:r>
          </w:p>
          <w:p w14:paraId="6236A4BA"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55A5979" w14:textId="77777777" w:rsidR="001A20E6" w:rsidRDefault="00000000">
            <w:pPr>
              <w:pStyle w:val="TableCellTaskSubject"/>
            </w:pPr>
            <w:r>
              <w:t>Environment, Ecology and Disaster Management</w:t>
            </w:r>
          </w:p>
          <w:p w14:paraId="562751FE" w14:textId="77777777" w:rsidR="001A20E6" w:rsidRDefault="00000000">
            <w:pPr>
              <w:pStyle w:val="TableCellTaskDetails"/>
            </w:pPr>
            <w:r>
              <w:t>• Study - Biodiversity and its conservation (B04) — 1h 30m</w:t>
            </w:r>
          </w:p>
          <w:p w14:paraId="3D8171B6" w14:textId="77777777" w:rsidR="001A20E6" w:rsidRDefault="00000000">
            <w:pPr>
              <w:pStyle w:val="TableCellTaskBadge"/>
              <w:shd w:val="clear" w:color="auto" w:fill="E3F2FD"/>
            </w:pPr>
            <w:r>
              <w:rPr>
                <w:b/>
                <w:bCs/>
                <w:color w:val="1976D2"/>
              </w:rPr>
              <w:t>STUDY</w:t>
            </w:r>
          </w:p>
          <w:p w14:paraId="29F4374C" w14:textId="77777777" w:rsidR="001A20E6" w:rsidRDefault="00000000">
            <w:pPr>
              <w:pStyle w:val="TableCellTaskDetails"/>
            </w:pPr>
            <w:r>
              <w:t>• Revision - Waste Management (B07) — 30m</w:t>
            </w:r>
          </w:p>
          <w:p w14:paraId="18FA32D5" w14:textId="77777777" w:rsidR="001A20E6" w:rsidRDefault="00000000">
            <w:pPr>
              <w:pStyle w:val="TableCellTaskBadge"/>
              <w:shd w:val="clear" w:color="auto" w:fill="FCE4EC"/>
            </w:pPr>
            <w:r>
              <w:rPr>
                <w:b/>
                <w:bCs/>
                <w:color w:val="C2185B"/>
              </w:rPr>
              <w:t>REVISION</w:t>
            </w:r>
          </w:p>
          <w:p w14:paraId="517CCF26" w14:textId="77777777" w:rsidR="001A20E6" w:rsidRDefault="00000000">
            <w:pPr>
              <w:pStyle w:val="TableCellTaskDetails"/>
            </w:pPr>
            <w:r>
              <w:t>• Practice - Waste Management (B07) — 30m</w:t>
            </w:r>
          </w:p>
          <w:p w14:paraId="3C23C05E"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297AEA4" w14:textId="77777777" w:rsidR="001A20E6" w:rsidRDefault="00000000">
            <w:pPr>
              <w:pStyle w:val="TableCellTaskSubject"/>
            </w:pPr>
            <w:r>
              <w:t>Environment, Ecology and Disaster Management</w:t>
            </w:r>
          </w:p>
          <w:p w14:paraId="501390E9" w14:textId="77777777" w:rsidR="001A20E6" w:rsidRDefault="00000000">
            <w:pPr>
              <w:pStyle w:val="TableCellTaskDetails"/>
            </w:pPr>
            <w:r>
              <w:t>• Study - Biodiversity and its conservation (B04) — 30m</w:t>
            </w:r>
          </w:p>
          <w:p w14:paraId="19AB117D" w14:textId="77777777" w:rsidR="001A20E6" w:rsidRDefault="00000000">
            <w:pPr>
              <w:pStyle w:val="TableCellTaskBadge"/>
              <w:shd w:val="clear" w:color="auto" w:fill="E3F2FD"/>
            </w:pPr>
            <w:r>
              <w:rPr>
                <w:b/>
                <w:bCs/>
                <w:color w:val="1976D2"/>
              </w:rPr>
              <w:t>STUDY</w:t>
            </w:r>
          </w:p>
          <w:p w14:paraId="52CAAFE4" w14:textId="77777777" w:rsidR="001A20E6" w:rsidRDefault="00000000">
            <w:pPr>
              <w:pStyle w:val="TableCellTaskDetails"/>
            </w:pPr>
            <w:r>
              <w:t>• Study - Pollution (B05) — 1h</w:t>
            </w:r>
          </w:p>
          <w:p w14:paraId="44CAA29B" w14:textId="77777777" w:rsidR="001A20E6" w:rsidRDefault="00000000">
            <w:pPr>
              <w:pStyle w:val="TableCellTaskBadge"/>
              <w:shd w:val="clear" w:color="auto" w:fill="E3F2FD"/>
            </w:pPr>
            <w:r>
              <w:rPr>
                <w:b/>
                <w:bCs/>
                <w:color w:val="1976D2"/>
              </w:rPr>
              <w:t>STUDY</w:t>
            </w:r>
          </w:p>
          <w:p w14:paraId="2CCCF9EA" w14:textId="77777777" w:rsidR="001A20E6" w:rsidRDefault="00000000">
            <w:pPr>
              <w:pStyle w:val="TableCellTaskDetails"/>
            </w:pPr>
            <w:r>
              <w:t>• Revision - Forest Conservation (B08) — 30m</w:t>
            </w:r>
          </w:p>
          <w:p w14:paraId="4E9C452C" w14:textId="77777777" w:rsidR="001A20E6" w:rsidRDefault="00000000">
            <w:pPr>
              <w:pStyle w:val="TableCellTaskBadge"/>
              <w:shd w:val="clear" w:color="auto" w:fill="FCE4EC"/>
            </w:pPr>
            <w:r>
              <w:rPr>
                <w:b/>
                <w:bCs/>
                <w:color w:val="C2185B"/>
              </w:rPr>
              <w:t>REVISION</w:t>
            </w:r>
          </w:p>
          <w:p w14:paraId="5C16878B" w14:textId="77777777" w:rsidR="001A20E6" w:rsidRDefault="00000000">
            <w:pPr>
              <w:pStyle w:val="TableCellTaskDetails"/>
            </w:pPr>
            <w:r>
              <w:t>• Practice - Forest Conservation (B08) — 30m</w:t>
            </w:r>
          </w:p>
          <w:p w14:paraId="675AC22D"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FD81AA8" w14:textId="77777777" w:rsidR="001A20E6" w:rsidRDefault="00000000">
            <w:pPr>
              <w:pStyle w:val="TableCellTaskSubject"/>
            </w:pPr>
            <w:r>
              <w:t>Environment, Ecology and Disaster Management</w:t>
            </w:r>
          </w:p>
          <w:p w14:paraId="40835E7F" w14:textId="77777777" w:rsidR="001A20E6" w:rsidRDefault="00000000">
            <w:pPr>
              <w:pStyle w:val="TableCellTaskDetails"/>
            </w:pPr>
            <w:r>
              <w:t>• Study - Pollution (B05) — 1h 30m</w:t>
            </w:r>
          </w:p>
          <w:p w14:paraId="0ACD0236" w14:textId="77777777" w:rsidR="001A20E6" w:rsidRDefault="00000000">
            <w:pPr>
              <w:pStyle w:val="TableCellTaskBadge"/>
              <w:shd w:val="clear" w:color="auto" w:fill="E3F2FD"/>
            </w:pPr>
            <w:r>
              <w:rPr>
                <w:b/>
                <w:bCs/>
                <w:color w:val="1976D2"/>
              </w:rPr>
              <w:t>STUDY</w:t>
            </w:r>
          </w:p>
          <w:p w14:paraId="75DA7D73" w14:textId="77777777" w:rsidR="001A20E6" w:rsidRDefault="00000000">
            <w:pPr>
              <w:pStyle w:val="TableCellTaskDetails"/>
            </w:pPr>
            <w:r>
              <w:t>• Revision - Global Warming and Climate Change (B09) — 30m</w:t>
            </w:r>
          </w:p>
          <w:p w14:paraId="5A0B8895" w14:textId="77777777" w:rsidR="001A20E6" w:rsidRDefault="00000000">
            <w:pPr>
              <w:pStyle w:val="TableCellTaskBadge"/>
              <w:shd w:val="clear" w:color="auto" w:fill="FCE4EC"/>
            </w:pPr>
            <w:r>
              <w:rPr>
                <w:b/>
                <w:bCs/>
                <w:color w:val="C2185B"/>
              </w:rPr>
              <w:t>REVISION</w:t>
            </w:r>
          </w:p>
          <w:p w14:paraId="078393E0" w14:textId="77777777" w:rsidR="001A20E6" w:rsidRDefault="00000000">
            <w:pPr>
              <w:pStyle w:val="TableCellTaskDetails"/>
            </w:pPr>
            <w:r>
              <w:t>• Practice - Global Warming and Climate Change (B09) — 30m</w:t>
            </w:r>
          </w:p>
          <w:p w14:paraId="5DCCA063"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0E31CFA8" w14:textId="77777777" w:rsidR="001A20E6" w:rsidRDefault="001A20E6"/>
        </w:tc>
      </w:tr>
    </w:tbl>
    <w:p w14:paraId="7580F7D5" w14:textId="77777777" w:rsidR="001A20E6" w:rsidRDefault="001A20E6">
      <w:pPr>
        <w:spacing w:after="400"/>
      </w:pPr>
    </w:p>
    <w:p w14:paraId="6FB09A37" w14:textId="77777777" w:rsidR="001A20E6" w:rsidRDefault="00000000">
      <w:pPr>
        <w:pStyle w:val="ResourceTitle"/>
      </w:pPr>
      <w:r>
        <w:t>📚 Resources for May 24 - May 30</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6D01EFA6" w14:textId="77777777">
        <w:tc>
          <w:tcPr>
            <w:tcW w:w="1650" w:type="pct"/>
            <w:tcBorders>
              <w:bottom w:val="single" w:sz="2" w:space="0" w:color="D1D5DB"/>
              <w:right w:val="single" w:sz="2" w:space="0" w:color="D1D5DB"/>
            </w:tcBorders>
            <w:tcMar>
              <w:top w:w="200" w:type="dxa"/>
              <w:left w:w="150" w:type="dxa"/>
              <w:bottom w:w="200" w:type="dxa"/>
              <w:right w:w="150" w:type="dxa"/>
            </w:tcMar>
          </w:tcPr>
          <w:p w14:paraId="65192923" w14:textId="77777777" w:rsidR="001A20E6" w:rsidRDefault="00000000">
            <w:pPr>
              <w:pStyle w:val="TableCellSubjectName"/>
            </w:pPr>
            <w:r>
              <w:t>Geography</w:t>
            </w:r>
          </w:p>
          <w:p w14:paraId="114C18FB" w14:textId="77777777" w:rsidR="001A20E6" w:rsidRDefault="00000000">
            <w:pPr>
              <w:pStyle w:val="TableCellCategoryTitle"/>
            </w:pPr>
            <w:r>
              <w:t>📝 Practice Materials</w:t>
            </w:r>
          </w:p>
          <w:p w14:paraId="2F6712ED" w14:textId="77777777" w:rsidR="001A20E6" w:rsidRDefault="00000000">
            <w:pPr>
              <w:pStyle w:val="TableCellResourceItem"/>
            </w:pPr>
            <w:r>
              <w:t>• La Excellence Geography Material</w:t>
            </w:r>
          </w:p>
          <w:p w14:paraId="204DDB5A" w14:textId="77777777" w:rsidR="001A20E6" w:rsidRDefault="00000000">
            <w:pPr>
              <w:pStyle w:val="TableCellResourceItem"/>
            </w:pPr>
            <w:r>
              <w:t>• Mains RRP + Prelims RRP</w:t>
            </w:r>
          </w:p>
          <w:p w14:paraId="65E4C996" w14:textId="77777777" w:rsidR="001A20E6" w:rsidRDefault="00000000">
            <w:pPr>
              <w:pStyle w:val="TableCellResourceItem"/>
            </w:pPr>
            <w:r>
              <w:t>• Prelims &amp; Mains Workbooks</w:t>
            </w:r>
          </w:p>
          <w:p w14:paraId="15165AAF" w14:textId="77777777" w:rsidR="001A20E6" w:rsidRDefault="00000000">
            <w:pPr>
              <w:pStyle w:val="TableCellCategoryTitle"/>
            </w:pPr>
            <w:r>
              <w:t>📰 Current Affairs</w:t>
            </w:r>
          </w:p>
          <w:p w14:paraId="15A1A13A" w14:textId="77777777" w:rsidR="001A20E6" w:rsidRDefault="00000000">
            <w:pPr>
              <w:pStyle w:val="TableCellResourceItem"/>
            </w:pPr>
            <w:r>
              <w:t>• Atlas (Orient Blackswan)</w:t>
            </w:r>
          </w:p>
          <w:p w14:paraId="74B2E3A4" w14:textId="77777777" w:rsidR="001A20E6" w:rsidRDefault="00000000">
            <w:pPr>
              <w:pStyle w:val="TableCellResourceItem"/>
            </w:pPr>
            <w:r>
              <w:t>• Newspapers (The Hindu – Env/Geo pages)</w:t>
            </w:r>
          </w:p>
          <w:p w14:paraId="0DD405EA"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19F394BD" w14:textId="77777777" w:rsidR="001A20E6" w:rsidRDefault="00000000">
            <w:pPr>
              <w:pStyle w:val="TableCellSubjectName"/>
            </w:pPr>
            <w:r>
              <w:t>Environment, Ecology and Disaster Management</w:t>
            </w:r>
          </w:p>
          <w:p w14:paraId="309DC903" w14:textId="77777777" w:rsidR="001A20E6" w:rsidRDefault="00000000">
            <w:pPr>
              <w:pStyle w:val="TableCellCategoryTitle"/>
            </w:pPr>
            <w:r>
              <w:t>📝 Practice Materials</w:t>
            </w:r>
          </w:p>
          <w:p w14:paraId="30355454" w14:textId="77777777" w:rsidR="001A20E6" w:rsidRDefault="00000000">
            <w:pPr>
              <w:pStyle w:val="TableCellResourceItem"/>
            </w:pPr>
            <w:r>
              <w:t>• La Excellence Environment Material</w:t>
            </w:r>
          </w:p>
          <w:p w14:paraId="08F0E4FF" w14:textId="77777777" w:rsidR="001A20E6" w:rsidRDefault="00000000">
            <w:pPr>
              <w:pStyle w:val="TableCellResourceItem"/>
            </w:pPr>
            <w:r>
              <w:t>• Prelims &amp; Mains Workbooks</w:t>
            </w:r>
          </w:p>
          <w:p w14:paraId="1C8DD33F" w14:textId="77777777" w:rsidR="001A20E6" w:rsidRDefault="00000000">
            <w:pPr>
              <w:pStyle w:val="TableCellResourceItem"/>
            </w:pPr>
            <w:r>
              <w:t>• La Excellence DM Material</w:t>
            </w:r>
          </w:p>
          <w:p w14:paraId="07EDCBBE" w14:textId="77777777" w:rsidR="001A20E6" w:rsidRDefault="00000000">
            <w:pPr>
              <w:pStyle w:val="TableCellResourceItem"/>
            </w:pPr>
            <w:r>
              <w:t>• Prelims &amp; Mains Workbooks</w:t>
            </w:r>
          </w:p>
          <w:p w14:paraId="48ADDFCF" w14:textId="77777777" w:rsidR="001A20E6" w:rsidRDefault="00000000">
            <w:pPr>
              <w:pStyle w:val="TableCellCategoryTitle"/>
            </w:pPr>
            <w:r>
              <w:t>📰 Current Affairs</w:t>
            </w:r>
          </w:p>
          <w:p w14:paraId="516FF359" w14:textId="77777777" w:rsidR="001A20E6" w:rsidRDefault="00000000">
            <w:pPr>
              <w:pStyle w:val="TableCellResourceItem"/>
            </w:pPr>
            <w:r>
              <w:t>• Down to Earth</w:t>
            </w:r>
          </w:p>
          <w:p w14:paraId="4ED76D6E" w14:textId="77777777" w:rsidR="001A20E6" w:rsidRDefault="00000000">
            <w:pPr>
              <w:pStyle w:val="TableCellResourceItem"/>
            </w:pPr>
            <w:r>
              <w:t>• Newspapers (The Hindu – Env, sections)</w:t>
            </w:r>
          </w:p>
          <w:p w14:paraId="398DF578" w14:textId="77777777" w:rsidR="001A20E6" w:rsidRDefault="00000000">
            <w:pPr>
              <w:pStyle w:val="TableCellResourceItem"/>
            </w:pPr>
            <w:r>
              <w:t>• Down to earth</w:t>
            </w:r>
          </w:p>
          <w:p w14:paraId="160ED4A3" w14:textId="77777777" w:rsidR="001A20E6" w:rsidRDefault="00000000">
            <w:pPr>
              <w:pStyle w:val="TableCellResourceItem"/>
            </w:pPr>
            <w:r>
              <w:t>• Disaster coverage – IE/The Hindu</w:t>
            </w:r>
          </w:p>
        </w:tc>
        <w:tc>
          <w:tcPr>
            <w:tcW w:w="1650" w:type="pct"/>
          </w:tcPr>
          <w:p w14:paraId="52003519" w14:textId="77777777" w:rsidR="001A20E6" w:rsidRDefault="001A20E6"/>
        </w:tc>
      </w:tr>
    </w:tbl>
    <w:p w14:paraId="7E539EE6"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333C0540" w14:textId="77777777">
        <w:tc>
          <w:tcPr>
            <w:tcW w:w="2500" w:type="pct"/>
            <w:tcMar>
              <w:top w:w="0" w:type="dxa"/>
              <w:left w:w="0" w:type="dxa"/>
              <w:bottom w:w="0" w:type="dxa"/>
              <w:right w:w="0" w:type="dxa"/>
            </w:tcMar>
          </w:tcPr>
          <w:p w14:paraId="6903D776" w14:textId="77777777" w:rsidR="001A20E6" w:rsidRDefault="00000000">
            <w:pPr>
              <w:pStyle w:val="WeekTitle"/>
            </w:pPr>
            <w:r>
              <w:rPr>
                <w:color w:val="15803D"/>
              </w:rPr>
              <w:t>📅 May 31 - Jun 06, 2026</w:t>
            </w:r>
          </w:p>
        </w:tc>
        <w:tc>
          <w:tcPr>
            <w:tcW w:w="2500" w:type="pct"/>
            <w:tcMar>
              <w:top w:w="0" w:type="dxa"/>
              <w:left w:w="0" w:type="dxa"/>
              <w:bottom w:w="0" w:type="dxa"/>
              <w:right w:w="0" w:type="dxa"/>
            </w:tcMar>
          </w:tcPr>
          <w:p w14:paraId="536DB816" w14:textId="77777777" w:rsidR="001A20E6" w:rsidRDefault="00000000">
            <w:pPr>
              <w:pStyle w:val="WeekCycleName"/>
            </w:pPr>
            <w:r>
              <w:rPr>
                <w:color w:val="15803D"/>
              </w:rPr>
              <w:t>C2</w:t>
            </w:r>
          </w:p>
        </w:tc>
      </w:tr>
    </w:tbl>
    <w:p w14:paraId="20A23940"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6997868B" w14:textId="77777777">
        <w:tc>
          <w:tcPr>
            <w:tcW w:w="700" w:type="pct"/>
            <w:shd w:val="clear" w:color="auto" w:fill="DCFCE7"/>
            <w:tcMar>
              <w:top w:w="200" w:type="dxa"/>
              <w:left w:w="100" w:type="dxa"/>
              <w:bottom w:w="200" w:type="dxa"/>
              <w:right w:w="100" w:type="dxa"/>
            </w:tcMar>
          </w:tcPr>
          <w:p w14:paraId="0A7B0D4B" w14:textId="77777777" w:rsidR="001A20E6" w:rsidRDefault="00000000">
            <w:pPr>
              <w:pStyle w:val="TableCellCalendarDayHeader"/>
            </w:pPr>
            <w:r>
              <w:rPr>
                <w:color w:val="15803D"/>
              </w:rPr>
              <w:t>Sunday</w:t>
            </w:r>
          </w:p>
          <w:p w14:paraId="2DB99CD6" w14:textId="77777777" w:rsidR="001A20E6" w:rsidRDefault="00000000">
            <w:pPr>
              <w:pStyle w:val="TableCellCalendarDateHeader"/>
            </w:pPr>
            <w:r>
              <w:rPr>
                <w:color w:val="15803D"/>
              </w:rPr>
              <w:t>May 31</w:t>
            </w:r>
          </w:p>
          <w:p w14:paraId="44C2861F"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75A03EEE" w14:textId="77777777" w:rsidR="001A20E6" w:rsidRDefault="00000000">
            <w:pPr>
              <w:pStyle w:val="TableCellCalendarDayHeader"/>
            </w:pPr>
            <w:r>
              <w:rPr>
                <w:color w:val="15803D"/>
              </w:rPr>
              <w:t>Monday</w:t>
            </w:r>
          </w:p>
          <w:p w14:paraId="1F9B3157" w14:textId="77777777" w:rsidR="001A20E6" w:rsidRDefault="00000000">
            <w:pPr>
              <w:pStyle w:val="TableCellCalendarDateHeader"/>
            </w:pPr>
            <w:r>
              <w:rPr>
                <w:color w:val="15803D"/>
              </w:rPr>
              <w:t>Jun 01</w:t>
            </w:r>
          </w:p>
          <w:p w14:paraId="1FC09A45"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3AEAFD5E" w14:textId="77777777" w:rsidR="001A20E6" w:rsidRDefault="00000000">
            <w:pPr>
              <w:pStyle w:val="TableCellCalendarDayHeader"/>
            </w:pPr>
            <w:r>
              <w:rPr>
                <w:color w:val="15803D"/>
              </w:rPr>
              <w:t>Tuesday</w:t>
            </w:r>
          </w:p>
          <w:p w14:paraId="6406D0BE" w14:textId="77777777" w:rsidR="001A20E6" w:rsidRDefault="00000000">
            <w:pPr>
              <w:pStyle w:val="TableCellCalendarDateHeader"/>
            </w:pPr>
            <w:r>
              <w:rPr>
                <w:color w:val="15803D"/>
              </w:rPr>
              <w:t>Jun 02</w:t>
            </w:r>
          </w:p>
          <w:p w14:paraId="748301CE"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0E9348B" w14:textId="77777777" w:rsidR="001A20E6" w:rsidRDefault="00000000">
            <w:pPr>
              <w:pStyle w:val="TableCellCalendarDayHeader"/>
            </w:pPr>
            <w:r>
              <w:rPr>
                <w:color w:val="15803D"/>
              </w:rPr>
              <w:t>Wednesday</w:t>
            </w:r>
          </w:p>
          <w:p w14:paraId="6D91AA4F" w14:textId="77777777" w:rsidR="001A20E6" w:rsidRDefault="00000000">
            <w:pPr>
              <w:pStyle w:val="TableCellCalendarDateHeader"/>
            </w:pPr>
            <w:r>
              <w:rPr>
                <w:color w:val="15803D"/>
              </w:rPr>
              <w:t>Jun 03</w:t>
            </w:r>
          </w:p>
          <w:p w14:paraId="083F9589"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A584D6A" w14:textId="77777777" w:rsidR="001A20E6" w:rsidRDefault="00000000">
            <w:pPr>
              <w:pStyle w:val="TableCellCalendarDayHeader"/>
            </w:pPr>
            <w:r>
              <w:rPr>
                <w:color w:val="15803D"/>
              </w:rPr>
              <w:t>Thursday</w:t>
            </w:r>
          </w:p>
          <w:p w14:paraId="789E8829" w14:textId="77777777" w:rsidR="001A20E6" w:rsidRDefault="00000000">
            <w:pPr>
              <w:pStyle w:val="TableCellCalendarDateHeader"/>
            </w:pPr>
            <w:r>
              <w:rPr>
                <w:color w:val="15803D"/>
              </w:rPr>
              <w:t>Jun 04</w:t>
            </w:r>
          </w:p>
          <w:p w14:paraId="74DA96FC"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0DF38C3" w14:textId="77777777" w:rsidR="001A20E6" w:rsidRDefault="00000000">
            <w:pPr>
              <w:pStyle w:val="TableCellCalendarDayHeader"/>
            </w:pPr>
            <w:r>
              <w:rPr>
                <w:color w:val="15803D"/>
              </w:rPr>
              <w:t>Friday</w:t>
            </w:r>
          </w:p>
          <w:p w14:paraId="0E914405" w14:textId="77777777" w:rsidR="001A20E6" w:rsidRDefault="00000000">
            <w:pPr>
              <w:pStyle w:val="TableCellCalendarDateHeader"/>
            </w:pPr>
            <w:r>
              <w:rPr>
                <w:color w:val="15803D"/>
              </w:rPr>
              <w:t>Jun 05</w:t>
            </w:r>
          </w:p>
          <w:p w14:paraId="75EB299D"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59A86169" w14:textId="77777777" w:rsidR="001A20E6" w:rsidRDefault="00000000">
            <w:pPr>
              <w:pStyle w:val="TableCellCalendarDayHeader"/>
            </w:pPr>
            <w:r>
              <w:rPr>
                <w:color w:val="F57C00"/>
              </w:rPr>
              <w:t>Saturday</w:t>
            </w:r>
          </w:p>
          <w:p w14:paraId="2BADD47C" w14:textId="77777777" w:rsidR="001A20E6" w:rsidRDefault="00000000">
            <w:pPr>
              <w:pStyle w:val="TableCellCalendarDateHeader"/>
            </w:pPr>
            <w:r>
              <w:rPr>
                <w:color w:val="F57C00"/>
              </w:rPr>
              <w:t>Jun 06</w:t>
            </w:r>
          </w:p>
          <w:p w14:paraId="46BD5CA2" w14:textId="77777777" w:rsidR="001A20E6" w:rsidRDefault="00000000">
            <w:pPr>
              <w:pStyle w:val="TableCellCatchupLabel"/>
            </w:pPr>
            <w:r>
              <w:rPr>
                <w:color w:val="F57C00"/>
              </w:rPr>
              <w:t>Catchup Day</w:t>
            </w:r>
          </w:p>
        </w:tc>
      </w:tr>
      <w:tr w:rsidR="001A20E6" w14:paraId="24FA438B" w14:textId="77777777">
        <w:tc>
          <w:tcPr>
            <w:tcW w:w="700" w:type="pct"/>
            <w:shd w:val="clear" w:color="auto" w:fill="DCFCE7"/>
            <w:tcMar>
              <w:top w:w="150" w:type="dxa"/>
              <w:left w:w="100" w:type="dxa"/>
              <w:bottom w:w="150" w:type="dxa"/>
              <w:right w:w="100" w:type="dxa"/>
            </w:tcMar>
          </w:tcPr>
          <w:p w14:paraId="75117E93" w14:textId="77777777" w:rsidR="001A20E6" w:rsidRDefault="00000000">
            <w:pPr>
              <w:pStyle w:val="TableCellTaskSubject"/>
            </w:pPr>
            <w:r>
              <w:t>Geography</w:t>
            </w:r>
          </w:p>
          <w:p w14:paraId="3B31C5D0" w14:textId="77777777" w:rsidR="001A20E6" w:rsidRDefault="00000000">
            <w:pPr>
              <w:pStyle w:val="TableCellTaskDetails"/>
            </w:pPr>
            <w:r>
              <w:t>• Test - TEST — 3h</w:t>
            </w:r>
          </w:p>
          <w:p w14:paraId="7F7E9280"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35C745D1" w14:textId="77777777" w:rsidR="001A20E6" w:rsidRDefault="00000000">
            <w:pPr>
              <w:pStyle w:val="TableCellTaskSubject"/>
            </w:pPr>
            <w:r>
              <w:t>Geography</w:t>
            </w:r>
          </w:p>
          <w:p w14:paraId="38CE2C6E" w14:textId="77777777" w:rsidR="001A20E6" w:rsidRDefault="00000000">
            <w:pPr>
              <w:pStyle w:val="TableCellTaskDetails"/>
            </w:pPr>
            <w:r>
              <w:t>• Study - World Geography - Physical and world Map related (G06) — 1h</w:t>
            </w:r>
          </w:p>
          <w:p w14:paraId="588B5911" w14:textId="77777777" w:rsidR="001A20E6" w:rsidRDefault="00000000">
            <w:pPr>
              <w:pStyle w:val="TableCellTaskBadge"/>
              <w:shd w:val="clear" w:color="auto" w:fill="E3F2FD"/>
            </w:pPr>
            <w:r>
              <w:rPr>
                <w:b/>
                <w:bCs/>
                <w:color w:val="1976D2"/>
              </w:rPr>
              <w:t>STUDY</w:t>
            </w:r>
          </w:p>
          <w:p w14:paraId="74E4CA99" w14:textId="77777777" w:rsidR="001A20E6" w:rsidRDefault="00000000">
            <w:pPr>
              <w:pStyle w:val="TableCellTaskDetails"/>
            </w:pPr>
            <w:r>
              <w:t>• Study - Geo-physical Phenomenon (G07) — 30m</w:t>
            </w:r>
          </w:p>
          <w:p w14:paraId="083D3F3B" w14:textId="77777777" w:rsidR="001A20E6" w:rsidRDefault="00000000">
            <w:pPr>
              <w:pStyle w:val="TableCellTaskBadge"/>
              <w:shd w:val="clear" w:color="auto" w:fill="E3F2FD"/>
            </w:pPr>
            <w:r>
              <w:rPr>
                <w:b/>
                <w:bCs/>
                <w:color w:val="1976D2"/>
              </w:rPr>
              <w:t>STUDY</w:t>
            </w:r>
          </w:p>
          <w:p w14:paraId="30AF6046" w14:textId="77777777" w:rsidR="001A20E6" w:rsidRDefault="00000000">
            <w:pPr>
              <w:pStyle w:val="TableCellTaskDetails"/>
            </w:pPr>
            <w:r>
              <w:t>• Revision - Industry - World and India (G09) — 30m</w:t>
            </w:r>
          </w:p>
          <w:p w14:paraId="530D2CDA" w14:textId="77777777" w:rsidR="001A20E6" w:rsidRDefault="00000000">
            <w:pPr>
              <w:pStyle w:val="TableCellTaskBadge"/>
              <w:shd w:val="clear" w:color="auto" w:fill="FCE4EC"/>
            </w:pPr>
            <w:r>
              <w:rPr>
                <w:b/>
                <w:bCs/>
                <w:color w:val="C2185B"/>
              </w:rPr>
              <w:t>REVISION</w:t>
            </w:r>
          </w:p>
          <w:p w14:paraId="3B7E95B7" w14:textId="77777777" w:rsidR="001A20E6" w:rsidRDefault="00000000">
            <w:pPr>
              <w:pStyle w:val="TableCellTaskDetails"/>
            </w:pPr>
            <w:r>
              <w:t>• Practice - Industry - World and India (G09) — 30m</w:t>
            </w:r>
          </w:p>
          <w:p w14:paraId="02426440"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80CABC3" w14:textId="77777777" w:rsidR="001A20E6" w:rsidRDefault="00000000">
            <w:pPr>
              <w:pStyle w:val="TableCellTaskSubject"/>
            </w:pPr>
            <w:r>
              <w:t>Geography</w:t>
            </w:r>
          </w:p>
          <w:p w14:paraId="292640BE" w14:textId="77777777" w:rsidR="001A20E6" w:rsidRDefault="00000000">
            <w:pPr>
              <w:pStyle w:val="TableCellTaskDetails"/>
            </w:pPr>
            <w:r>
              <w:t>• Study - Geo-physical Phenomenon (G07) — 1h 30m</w:t>
            </w:r>
          </w:p>
          <w:p w14:paraId="3B8E8EE4" w14:textId="77777777" w:rsidR="001A20E6" w:rsidRDefault="00000000">
            <w:pPr>
              <w:pStyle w:val="TableCellTaskBadge"/>
              <w:shd w:val="clear" w:color="auto" w:fill="E3F2FD"/>
            </w:pPr>
            <w:r>
              <w:rPr>
                <w:b/>
                <w:bCs/>
                <w:color w:val="1976D2"/>
              </w:rPr>
              <w:t>STUDY</w:t>
            </w:r>
          </w:p>
          <w:p w14:paraId="670CA0CF" w14:textId="77777777" w:rsidR="001A20E6" w:rsidRDefault="00000000">
            <w:pPr>
              <w:pStyle w:val="TableCellTaskDetails"/>
            </w:pPr>
            <w:r>
              <w:t>• Revision - Industry - World and India (G09) — 30m</w:t>
            </w:r>
          </w:p>
          <w:p w14:paraId="6A821930" w14:textId="77777777" w:rsidR="001A20E6" w:rsidRDefault="00000000">
            <w:pPr>
              <w:pStyle w:val="TableCellTaskBadge"/>
              <w:shd w:val="clear" w:color="auto" w:fill="FCE4EC"/>
            </w:pPr>
            <w:r>
              <w:rPr>
                <w:b/>
                <w:bCs/>
                <w:color w:val="C2185B"/>
              </w:rPr>
              <w:t>REVISION</w:t>
            </w:r>
          </w:p>
          <w:p w14:paraId="1C0D272C" w14:textId="77777777" w:rsidR="001A20E6" w:rsidRDefault="00000000">
            <w:pPr>
              <w:pStyle w:val="TableCellTaskDetails"/>
            </w:pPr>
            <w:r>
              <w:t>• Practice - Industry - World and India (G09) — 30m</w:t>
            </w:r>
          </w:p>
          <w:p w14:paraId="3FA48991"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63E5D90" w14:textId="77777777" w:rsidR="001A20E6" w:rsidRDefault="00000000">
            <w:pPr>
              <w:pStyle w:val="TableCellTaskSubject"/>
            </w:pPr>
            <w:r>
              <w:t>Geography</w:t>
            </w:r>
          </w:p>
          <w:p w14:paraId="419827A4" w14:textId="77777777" w:rsidR="001A20E6" w:rsidRDefault="00000000">
            <w:pPr>
              <w:pStyle w:val="TableCellTaskDetails"/>
            </w:pPr>
            <w:r>
              <w:t>• Study - Geo-physical Phenomenon (G07) — 1h 30m</w:t>
            </w:r>
          </w:p>
          <w:p w14:paraId="05359F9D" w14:textId="77777777" w:rsidR="001A20E6" w:rsidRDefault="00000000">
            <w:pPr>
              <w:pStyle w:val="TableCellTaskBadge"/>
              <w:shd w:val="clear" w:color="auto" w:fill="E3F2FD"/>
            </w:pPr>
            <w:r>
              <w:rPr>
                <w:b/>
                <w:bCs/>
                <w:color w:val="1976D2"/>
              </w:rPr>
              <w:t>STUDY</w:t>
            </w:r>
          </w:p>
          <w:p w14:paraId="75390620" w14:textId="77777777" w:rsidR="001A20E6" w:rsidRDefault="00000000">
            <w:pPr>
              <w:pStyle w:val="TableCellTaskDetails"/>
            </w:pPr>
            <w:r>
              <w:t>• Revision - Settlements (G10) — 30m</w:t>
            </w:r>
          </w:p>
          <w:p w14:paraId="27ACED64" w14:textId="77777777" w:rsidR="001A20E6" w:rsidRDefault="00000000">
            <w:pPr>
              <w:pStyle w:val="TableCellTaskBadge"/>
              <w:shd w:val="clear" w:color="auto" w:fill="FCE4EC"/>
            </w:pPr>
            <w:r>
              <w:rPr>
                <w:b/>
                <w:bCs/>
                <w:color w:val="C2185B"/>
              </w:rPr>
              <w:t>REVISION</w:t>
            </w:r>
          </w:p>
          <w:p w14:paraId="301BE13B" w14:textId="77777777" w:rsidR="001A20E6" w:rsidRDefault="00000000">
            <w:pPr>
              <w:pStyle w:val="TableCellTaskDetails"/>
            </w:pPr>
            <w:r>
              <w:t>• Practice - Settlements (G10) — 30m</w:t>
            </w:r>
          </w:p>
          <w:p w14:paraId="389C6E59"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44224F8" w14:textId="77777777" w:rsidR="001A20E6" w:rsidRDefault="00000000">
            <w:pPr>
              <w:pStyle w:val="TableCellTaskSubject"/>
            </w:pPr>
            <w:r>
              <w:t>Geography</w:t>
            </w:r>
          </w:p>
          <w:p w14:paraId="589139B9" w14:textId="77777777" w:rsidR="001A20E6" w:rsidRDefault="00000000">
            <w:pPr>
              <w:pStyle w:val="TableCellTaskDetails"/>
            </w:pPr>
            <w:r>
              <w:t>• Study - Geo-physical Phenomenon (G07) — 30m</w:t>
            </w:r>
          </w:p>
          <w:p w14:paraId="5660632B" w14:textId="77777777" w:rsidR="001A20E6" w:rsidRDefault="00000000">
            <w:pPr>
              <w:pStyle w:val="TableCellTaskBadge"/>
              <w:shd w:val="clear" w:color="auto" w:fill="E3F2FD"/>
            </w:pPr>
            <w:r>
              <w:rPr>
                <w:b/>
                <w:bCs/>
                <w:color w:val="1976D2"/>
              </w:rPr>
              <w:t>STUDY</w:t>
            </w:r>
          </w:p>
          <w:p w14:paraId="4AC95737" w14:textId="77777777" w:rsidR="001A20E6" w:rsidRDefault="00000000">
            <w:pPr>
              <w:pStyle w:val="TableCellTaskDetails"/>
            </w:pPr>
            <w:r>
              <w:t>• Study - Resources - World and India (G08) — 1h</w:t>
            </w:r>
          </w:p>
          <w:p w14:paraId="2923B6B8" w14:textId="77777777" w:rsidR="001A20E6" w:rsidRDefault="00000000">
            <w:pPr>
              <w:pStyle w:val="TableCellTaskBadge"/>
              <w:shd w:val="clear" w:color="auto" w:fill="E3F2FD"/>
            </w:pPr>
            <w:r>
              <w:rPr>
                <w:b/>
                <w:bCs/>
                <w:color w:val="1976D2"/>
              </w:rPr>
              <w:t>STUDY</w:t>
            </w:r>
          </w:p>
          <w:p w14:paraId="5A256D3C" w14:textId="77777777" w:rsidR="001A20E6" w:rsidRDefault="00000000">
            <w:pPr>
              <w:pStyle w:val="TableCellTaskDetails"/>
            </w:pPr>
            <w:r>
              <w:t>• Revision - Settlements (G10) — 30m</w:t>
            </w:r>
          </w:p>
          <w:p w14:paraId="68DC8012" w14:textId="77777777" w:rsidR="001A20E6" w:rsidRDefault="00000000">
            <w:pPr>
              <w:pStyle w:val="TableCellTaskBadge"/>
              <w:shd w:val="clear" w:color="auto" w:fill="FCE4EC"/>
            </w:pPr>
            <w:r>
              <w:rPr>
                <w:b/>
                <w:bCs/>
                <w:color w:val="C2185B"/>
              </w:rPr>
              <w:t>REVISION</w:t>
            </w:r>
          </w:p>
          <w:p w14:paraId="6E2A143E" w14:textId="77777777" w:rsidR="001A20E6" w:rsidRDefault="00000000">
            <w:pPr>
              <w:pStyle w:val="TableCellTaskDetails"/>
            </w:pPr>
            <w:r>
              <w:t>• Practice - Settlements (G10) — 30m</w:t>
            </w:r>
          </w:p>
          <w:p w14:paraId="5F578954"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C3C50A1" w14:textId="77777777" w:rsidR="001A20E6" w:rsidRDefault="00000000">
            <w:pPr>
              <w:pStyle w:val="TableCellTaskSubject"/>
            </w:pPr>
            <w:r>
              <w:t>Geography</w:t>
            </w:r>
          </w:p>
          <w:p w14:paraId="70EE06A7" w14:textId="77777777" w:rsidR="001A20E6" w:rsidRDefault="00000000">
            <w:pPr>
              <w:pStyle w:val="TableCellTaskDetails"/>
            </w:pPr>
            <w:r>
              <w:t>• Study - Resources - World and India (G08) — 1h 30m</w:t>
            </w:r>
          </w:p>
          <w:p w14:paraId="76823085" w14:textId="77777777" w:rsidR="001A20E6" w:rsidRDefault="00000000">
            <w:pPr>
              <w:pStyle w:val="TableCellTaskBadge"/>
              <w:shd w:val="clear" w:color="auto" w:fill="E3F2FD"/>
            </w:pPr>
            <w:r>
              <w:rPr>
                <w:b/>
                <w:bCs/>
                <w:color w:val="1976D2"/>
              </w:rPr>
              <w:t>STUDY</w:t>
            </w:r>
          </w:p>
          <w:p w14:paraId="7B8C6842" w14:textId="77777777" w:rsidR="001A20E6" w:rsidRDefault="00000000">
            <w:pPr>
              <w:pStyle w:val="TableCellTaskDetails"/>
            </w:pPr>
            <w:r>
              <w:t>• Revision - Population and Migration (G11) — 30m</w:t>
            </w:r>
          </w:p>
          <w:p w14:paraId="54889540" w14:textId="77777777" w:rsidR="001A20E6" w:rsidRDefault="00000000">
            <w:pPr>
              <w:pStyle w:val="TableCellTaskBadge"/>
              <w:shd w:val="clear" w:color="auto" w:fill="FCE4EC"/>
            </w:pPr>
            <w:r>
              <w:rPr>
                <w:b/>
                <w:bCs/>
                <w:color w:val="C2185B"/>
              </w:rPr>
              <w:t>REVISION</w:t>
            </w:r>
          </w:p>
          <w:p w14:paraId="16D29A09" w14:textId="77777777" w:rsidR="001A20E6" w:rsidRDefault="00000000">
            <w:pPr>
              <w:pStyle w:val="TableCellTaskDetails"/>
            </w:pPr>
            <w:r>
              <w:t>• Practice - Population and Migration (G11) — 30m</w:t>
            </w:r>
          </w:p>
          <w:p w14:paraId="286C0052"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52551458" w14:textId="77777777" w:rsidR="001A20E6" w:rsidRDefault="001A20E6"/>
        </w:tc>
      </w:tr>
      <w:tr w:rsidR="001A20E6" w14:paraId="72BC53B6" w14:textId="77777777">
        <w:tc>
          <w:tcPr>
            <w:tcW w:w="700" w:type="pct"/>
            <w:shd w:val="clear" w:color="auto" w:fill="DCFCE7"/>
            <w:tcMar>
              <w:top w:w="150" w:type="dxa"/>
              <w:left w:w="100" w:type="dxa"/>
              <w:bottom w:w="150" w:type="dxa"/>
              <w:right w:w="100" w:type="dxa"/>
            </w:tcMar>
          </w:tcPr>
          <w:p w14:paraId="2FFE0197" w14:textId="77777777" w:rsidR="001A20E6" w:rsidRDefault="00000000">
            <w:pPr>
              <w:pStyle w:val="TableCellTaskSubject"/>
            </w:pPr>
            <w:r>
              <w:t>Environment, Ecology and Disaster Management</w:t>
            </w:r>
          </w:p>
          <w:p w14:paraId="3E8FCC61" w14:textId="77777777" w:rsidR="001A20E6" w:rsidRDefault="00000000">
            <w:pPr>
              <w:pStyle w:val="TableCellTaskDetails"/>
            </w:pPr>
            <w:r>
              <w:t>• Test - TEST — 3h</w:t>
            </w:r>
          </w:p>
          <w:p w14:paraId="2DA08CDE"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0348DC25" w14:textId="77777777" w:rsidR="001A20E6" w:rsidRDefault="00000000">
            <w:pPr>
              <w:pStyle w:val="TableCellTaskSubject"/>
            </w:pPr>
            <w:r>
              <w:t>Environment, Ecology and Disaster Management</w:t>
            </w:r>
          </w:p>
          <w:p w14:paraId="1D323376" w14:textId="77777777" w:rsidR="001A20E6" w:rsidRDefault="00000000">
            <w:pPr>
              <w:pStyle w:val="TableCellTaskDetails"/>
            </w:pPr>
            <w:r>
              <w:t>• Study - Land Degradation (B06) — 1h 30m</w:t>
            </w:r>
          </w:p>
          <w:p w14:paraId="29ECFC4E" w14:textId="77777777" w:rsidR="001A20E6" w:rsidRDefault="00000000">
            <w:pPr>
              <w:pStyle w:val="TableCellTaskBadge"/>
              <w:shd w:val="clear" w:color="auto" w:fill="E3F2FD"/>
            </w:pPr>
            <w:r>
              <w:rPr>
                <w:b/>
                <w:bCs/>
                <w:color w:val="1976D2"/>
              </w:rPr>
              <w:t>STUDY</w:t>
            </w:r>
          </w:p>
          <w:p w14:paraId="0397FCEE" w14:textId="77777777" w:rsidR="001A20E6" w:rsidRDefault="00000000">
            <w:pPr>
              <w:pStyle w:val="TableCellTaskDetails"/>
            </w:pPr>
            <w:r>
              <w:t>• Revision - Green Revolution and Sustainable Agriculture (B10) — 30m</w:t>
            </w:r>
          </w:p>
          <w:p w14:paraId="78CED999" w14:textId="77777777" w:rsidR="001A20E6" w:rsidRDefault="00000000">
            <w:pPr>
              <w:pStyle w:val="TableCellTaskBadge"/>
              <w:shd w:val="clear" w:color="auto" w:fill="FCE4EC"/>
            </w:pPr>
            <w:r>
              <w:rPr>
                <w:b/>
                <w:bCs/>
                <w:color w:val="C2185B"/>
              </w:rPr>
              <w:t>REVISION</w:t>
            </w:r>
          </w:p>
          <w:p w14:paraId="327ECA0E" w14:textId="77777777" w:rsidR="001A20E6" w:rsidRDefault="00000000">
            <w:pPr>
              <w:pStyle w:val="TableCellTaskDetails"/>
            </w:pPr>
            <w:r>
              <w:t>• Practice - Green Revolution and Sustainable Agriculture (B10) — 30m</w:t>
            </w:r>
          </w:p>
          <w:p w14:paraId="451A3E26"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ACF0116" w14:textId="77777777" w:rsidR="001A20E6" w:rsidRDefault="00000000">
            <w:pPr>
              <w:pStyle w:val="TableCellTaskSubject"/>
            </w:pPr>
            <w:r>
              <w:t>Environment, Ecology and Disaster Management</w:t>
            </w:r>
          </w:p>
          <w:p w14:paraId="12697533" w14:textId="77777777" w:rsidR="001A20E6" w:rsidRDefault="00000000">
            <w:pPr>
              <w:pStyle w:val="TableCellTaskDetails"/>
            </w:pPr>
            <w:r>
              <w:t>• Study - Land Degradation (B06) — 1h</w:t>
            </w:r>
          </w:p>
          <w:p w14:paraId="72C1CE96" w14:textId="77777777" w:rsidR="001A20E6" w:rsidRDefault="00000000">
            <w:pPr>
              <w:pStyle w:val="TableCellTaskBadge"/>
              <w:shd w:val="clear" w:color="auto" w:fill="E3F2FD"/>
            </w:pPr>
            <w:r>
              <w:rPr>
                <w:b/>
                <w:bCs/>
                <w:color w:val="1976D2"/>
              </w:rPr>
              <w:t>STUDY</w:t>
            </w:r>
          </w:p>
          <w:p w14:paraId="101F3F04" w14:textId="77777777" w:rsidR="001A20E6" w:rsidRDefault="00000000">
            <w:pPr>
              <w:pStyle w:val="TableCellTaskDetails"/>
            </w:pPr>
            <w:r>
              <w:t>• Study - Waste Management (B07) — 30m</w:t>
            </w:r>
          </w:p>
          <w:p w14:paraId="19C12CEF" w14:textId="77777777" w:rsidR="001A20E6" w:rsidRDefault="00000000">
            <w:pPr>
              <w:pStyle w:val="TableCellTaskBadge"/>
              <w:shd w:val="clear" w:color="auto" w:fill="E3F2FD"/>
            </w:pPr>
            <w:r>
              <w:rPr>
                <w:b/>
                <w:bCs/>
                <w:color w:val="1976D2"/>
              </w:rPr>
              <w:t>STUDY</w:t>
            </w:r>
          </w:p>
          <w:p w14:paraId="22E5944F" w14:textId="77777777" w:rsidR="001A20E6" w:rsidRDefault="00000000">
            <w:pPr>
              <w:pStyle w:val="TableCellTaskDetails"/>
            </w:pPr>
            <w:r>
              <w:t>• Revision - Renewable Energy (B11) — 30m</w:t>
            </w:r>
          </w:p>
          <w:p w14:paraId="5C77591D" w14:textId="77777777" w:rsidR="001A20E6" w:rsidRDefault="00000000">
            <w:pPr>
              <w:pStyle w:val="TableCellTaskBadge"/>
              <w:shd w:val="clear" w:color="auto" w:fill="FCE4EC"/>
            </w:pPr>
            <w:r>
              <w:rPr>
                <w:b/>
                <w:bCs/>
                <w:color w:val="C2185B"/>
              </w:rPr>
              <w:t>REVISION</w:t>
            </w:r>
          </w:p>
          <w:p w14:paraId="69A29323" w14:textId="77777777" w:rsidR="001A20E6" w:rsidRDefault="00000000">
            <w:pPr>
              <w:pStyle w:val="TableCellTaskDetails"/>
            </w:pPr>
            <w:r>
              <w:t>• Practice - Renewable Energy (B11) — 30m</w:t>
            </w:r>
          </w:p>
          <w:p w14:paraId="1CF38B3F"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631A815" w14:textId="77777777" w:rsidR="001A20E6" w:rsidRDefault="00000000">
            <w:pPr>
              <w:pStyle w:val="TableCellTaskSubject"/>
            </w:pPr>
            <w:r>
              <w:t>Environment, Ecology and Disaster Management</w:t>
            </w:r>
          </w:p>
          <w:p w14:paraId="7A0A104E" w14:textId="77777777" w:rsidR="001A20E6" w:rsidRDefault="00000000">
            <w:pPr>
              <w:pStyle w:val="TableCellTaskDetails"/>
            </w:pPr>
            <w:r>
              <w:t>• Study - Waste Management (B07) — 1h 30m</w:t>
            </w:r>
          </w:p>
          <w:p w14:paraId="6F208901" w14:textId="77777777" w:rsidR="001A20E6" w:rsidRDefault="00000000">
            <w:pPr>
              <w:pStyle w:val="TableCellTaskBadge"/>
              <w:shd w:val="clear" w:color="auto" w:fill="E3F2FD"/>
            </w:pPr>
            <w:r>
              <w:rPr>
                <w:b/>
                <w:bCs/>
                <w:color w:val="1976D2"/>
              </w:rPr>
              <w:t>STUDY</w:t>
            </w:r>
          </w:p>
          <w:p w14:paraId="4E34D131" w14:textId="77777777" w:rsidR="001A20E6" w:rsidRDefault="00000000">
            <w:pPr>
              <w:pStyle w:val="TableCellTaskDetails"/>
            </w:pPr>
            <w:r>
              <w:t>• Revision - Global Agreements and Efforts (B12) — 30m</w:t>
            </w:r>
          </w:p>
          <w:p w14:paraId="5B4A18F2" w14:textId="77777777" w:rsidR="001A20E6" w:rsidRDefault="00000000">
            <w:pPr>
              <w:pStyle w:val="TableCellTaskBadge"/>
              <w:shd w:val="clear" w:color="auto" w:fill="FCE4EC"/>
            </w:pPr>
            <w:r>
              <w:rPr>
                <w:b/>
                <w:bCs/>
                <w:color w:val="C2185B"/>
              </w:rPr>
              <w:t>REVISION</w:t>
            </w:r>
          </w:p>
          <w:p w14:paraId="44ABD514" w14:textId="77777777" w:rsidR="001A20E6" w:rsidRDefault="00000000">
            <w:pPr>
              <w:pStyle w:val="TableCellTaskDetails"/>
            </w:pPr>
            <w:r>
              <w:t>• Practice - Global Agreements and Efforts (B12) — 30m</w:t>
            </w:r>
          </w:p>
          <w:p w14:paraId="0F1A3FF4"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D142564" w14:textId="77777777" w:rsidR="001A20E6" w:rsidRDefault="00000000">
            <w:pPr>
              <w:pStyle w:val="TableCellTaskSubject"/>
            </w:pPr>
            <w:r>
              <w:t>Environment, Ecology and Disaster Management</w:t>
            </w:r>
          </w:p>
          <w:p w14:paraId="08EB5E8C" w14:textId="77777777" w:rsidR="001A20E6" w:rsidRDefault="00000000">
            <w:pPr>
              <w:pStyle w:val="TableCellTaskDetails"/>
            </w:pPr>
            <w:r>
              <w:t>• Study - Waste Management (B07) — 30m</w:t>
            </w:r>
          </w:p>
          <w:p w14:paraId="4896E605" w14:textId="77777777" w:rsidR="001A20E6" w:rsidRDefault="00000000">
            <w:pPr>
              <w:pStyle w:val="TableCellTaskBadge"/>
              <w:shd w:val="clear" w:color="auto" w:fill="E3F2FD"/>
            </w:pPr>
            <w:r>
              <w:rPr>
                <w:b/>
                <w:bCs/>
                <w:color w:val="1976D2"/>
              </w:rPr>
              <w:t>STUDY</w:t>
            </w:r>
          </w:p>
          <w:p w14:paraId="60031A64" w14:textId="77777777" w:rsidR="001A20E6" w:rsidRDefault="00000000">
            <w:pPr>
              <w:pStyle w:val="TableCellTaskDetails"/>
            </w:pPr>
            <w:r>
              <w:t>• Study - Forest Conservation (B08) — 1h</w:t>
            </w:r>
          </w:p>
          <w:p w14:paraId="72186097" w14:textId="77777777" w:rsidR="001A20E6" w:rsidRDefault="00000000">
            <w:pPr>
              <w:pStyle w:val="TableCellTaskBadge"/>
              <w:shd w:val="clear" w:color="auto" w:fill="E3F2FD"/>
            </w:pPr>
            <w:r>
              <w:rPr>
                <w:b/>
                <w:bCs/>
                <w:color w:val="1976D2"/>
              </w:rPr>
              <w:t>STUDY</w:t>
            </w:r>
          </w:p>
          <w:p w14:paraId="2C3E8122" w14:textId="77777777" w:rsidR="001A20E6" w:rsidRDefault="00000000">
            <w:pPr>
              <w:pStyle w:val="TableCellTaskDetails"/>
            </w:pPr>
            <w:r>
              <w:t>• Revision - Indian Initiatives, efforts and Commitments (B13) — 30m</w:t>
            </w:r>
          </w:p>
          <w:p w14:paraId="74ECCDFD" w14:textId="77777777" w:rsidR="001A20E6" w:rsidRDefault="00000000">
            <w:pPr>
              <w:pStyle w:val="TableCellTaskBadge"/>
              <w:shd w:val="clear" w:color="auto" w:fill="FCE4EC"/>
            </w:pPr>
            <w:r>
              <w:rPr>
                <w:b/>
                <w:bCs/>
                <w:color w:val="C2185B"/>
              </w:rPr>
              <w:t>REVISION</w:t>
            </w:r>
          </w:p>
          <w:p w14:paraId="3BA75E8B" w14:textId="77777777" w:rsidR="001A20E6" w:rsidRDefault="00000000">
            <w:pPr>
              <w:pStyle w:val="TableCellTaskDetails"/>
            </w:pPr>
            <w:r>
              <w:t>• Practice - Indian Initiatives, efforts and Commitments (B13) — 30m</w:t>
            </w:r>
          </w:p>
          <w:p w14:paraId="1EE2C919"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D498C4F" w14:textId="77777777" w:rsidR="001A20E6" w:rsidRDefault="00000000">
            <w:pPr>
              <w:pStyle w:val="TableCellTaskSubject"/>
            </w:pPr>
            <w:r>
              <w:t>Environment, Ecology and Disaster Management</w:t>
            </w:r>
          </w:p>
          <w:p w14:paraId="0998B6CD" w14:textId="77777777" w:rsidR="001A20E6" w:rsidRDefault="00000000">
            <w:pPr>
              <w:pStyle w:val="TableCellTaskDetails"/>
            </w:pPr>
            <w:r>
              <w:t>• Study - Forest Conservation (B08) — 1h 30m</w:t>
            </w:r>
          </w:p>
          <w:p w14:paraId="42A992F1" w14:textId="77777777" w:rsidR="001A20E6" w:rsidRDefault="00000000">
            <w:pPr>
              <w:pStyle w:val="TableCellTaskBadge"/>
              <w:shd w:val="clear" w:color="auto" w:fill="E3F2FD"/>
            </w:pPr>
            <w:r>
              <w:rPr>
                <w:b/>
                <w:bCs/>
                <w:color w:val="1976D2"/>
              </w:rPr>
              <w:t>STUDY</w:t>
            </w:r>
          </w:p>
          <w:p w14:paraId="7E76F16D" w14:textId="77777777" w:rsidR="001A20E6" w:rsidRDefault="00000000">
            <w:pPr>
              <w:pStyle w:val="TableCellTaskDetails"/>
            </w:pPr>
            <w:r>
              <w:t>• Revision - Environmental Impact Assessment (B14) — 30m</w:t>
            </w:r>
          </w:p>
          <w:p w14:paraId="3418E68C" w14:textId="77777777" w:rsidR="001A20E6" w:rsidRDefault="00000000">
            <w:pPr>
              <w:pStyle w:val="TableCellTaskBadge"/>
              <w:shd w:val="clear" w:color="auto" w:fill="FCE4EC"/>
            </w:pPr>
            <w:r>
              <w:rPr>
                <w:b/>
                <w:bCs/>
                <w:color w:val="C2185B"/>
              </w:rPr>
              <w:t>REVISION</w:t>
            </w:r>
          </w:p>
          <w:p w14:paraId="3A515DC1" w14:textId="77777777" w:rsidR="001A20E6" w:rsidRDefault="00000000">
            <w:pPr>
              <w:pStyle w:val="TableCellTaskDetails"/>
            </w:pPr>
            <w:r>
              <w:t>• Practice - Environmental Impact Assessment (B14) — 30m</w:t>
            </w:r>
          </w:p>
          <w:p w14:paraId="5E86873C"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69FEE5A1" w14:textId="77777777" w:rsidR="001A20E6" w:rsidRDefault="001A20E6"/>
        </w:tc>
      </w:tr>
    </w:tbl>
    <w:p w14:paraId="3DE4617B" w14:textId="77777777" w:rsidR="001A20E6" w:rsidRDefault="001A20E6">
      <w:pPr>
        <w:spacing w:after="400"/>
      </w:pPr>
    </w:p>
    <w:p w14:paraId="7D7C88F7" w14:textId="77777777" w:rsidR="001A20E6" w:rsidRDefault="00000000">
      <w:pPr>
        <w:pStyle w:val="ResourceTitle"/>
      </w:pPr>
      <w:r>
        <w:t>📚 Resources for May 31 - Jun 06</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2E41A90F" w14:textId="77777777">
        <w:tc>
          <w:tcPr>
            <w:tcW w:w="1650" w:type="pct"/>
            <w:tcBorders>
              <w:bottom w:val="single" w:sz="2" w:space="0" w:color="D1D5DB"/>
              <w:right w:val="single" w:sz="2" w:space="0" w:color="D1D5DB"/>
            </w:tcBorders>
            <w:tcMar>
              <w:top w:w="200" w:type="dxa"/>
              <w:left w:w="150" w:type="dxa"/>
              <w:bottom w:w="200" w:type="dxa"/>
              <w:right w:w="150" w:type="dxa"/>
            </w:tcMar>
          </w:tcPr>
          <w:p w14:paraId="2D9F7167" w14:textId="77777777" w:rsidR="001A20E6" w:rsidRDefault="00000000">
            <w:pPr>
              <w:pStyle w:val="TableCellSubjectName"/>
            </w:pPr>
            <w:r>
              <w:t>Geography</w:t>
            </w:r>
          </w:p>
          <w:p w14:paraId="58CE580E" w14:textId="77777777" w:rsidR="001A20E6" w:rsidRDefault="00000000">
            <w:pPr>
              <w:pStyle w:val="TableCellCategoryTitle"/>
            </w:pPr>
            <w:r>
              <w:t>📝 Practice Materials</w:t>
            </w:r>
          </w:p>
          <w:p w14:paraId="7F14F08B" w14:textId="77777777" w:rsidR="001A20E6" w:rsidRDefault="00000000">
            <w:pPr>
              <w:pStyle w:val="TableCellResourceItem"/>
            </w:pPr>
            <w:r>
              <w:t>• La Excellence Geography Material</w:t>
            </w:r>
          </w:p>
          <w:p w14:paraId="615CEE11" w14:textId="77777777" w:rsidR="001A20E6" w:rsidRDefault="00000000">
            <w:pPr>
              <w:pStyle w:val="TableCellResourceItem"/>
            </w:pPr>
            <w:r>
              <w:t>• Mains RRP + Prelims RRP</w:t>
            </w:r>
          </w:p>
          <w:p w14:paraId="4525FFD5" w14:textId="77777777" w:rsidR="001A20E6" w:rsidRDefault="00000000">
            <w:pPr>
              <w:pStyle w:val="TableCellResourceItem"/>
            </w:pPr>
            <w:r>
              <w:t>• Prelims &amp; Mains Workbooks</w:t>
            </w:r>
          </w:p>
          <w:p w14:paraId="5DD4594E" w14:textId="77777777" w:rsidR="001A20E6" w:rsidRDefault="00000000">
            <w:pPr>
              <w:pStyle w:val="TableCellCategoryTitle"/>
            </w:pPr>
            <w:r>
              <w:t>📰 Current Affairs</w:t>
            </w:r>
          </w:p>
          <w:p w14:paraId="3672F7C1" w14:textId="77777777" w:rsidR="001A20E6" w:rsidRDefault="00000000">
            <w:pPr>
              <w:pStyle w:val="TableCellResourceItem"/>
            </w:pPr>
            <w:r>
              <w:t>• Atlas (Orient Blackswan)</w:t>
            </w:r>
          </w:p>
          <w:p w14:paraId="73976899" w14:textId="77777777" w:rsidR="001A20E6" w:rsidRDefault="00000000">
            <w:pPr>
              <w:pStyle w:val="TableCellResourceItem"/>
            </w:pPr>
            <w:r>
              <w:t>• Newspapers (The Hindu – Env/Geo pages)</w:t>
            </w:r>
          </w:p>
          <w:p w14:paraId="1294AC59"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6CA4820F" w14:textId="77777777" w:rsidR="001A20E6" w:rsidRDefault="00000000">
            <w:pPr>
              <w:pStyle w:val="TableCellSubjectName"/>
            </w:pPr>
            <w:r>
              <w:t>Environment, Ecology and Disaster Management</w:t>
            </w:r>
          </w:p>
          <w:p w14:paraId="7E1E6E55" w14:textId="77777777" w:rsidR="001A20E6" w:rsidRDefault="00000000">
            <w:pPr>
              <w:pStyle w:val="TableCellCategoryTitle"/>
            </w:pPr>
            <w:r>
              <w:t>📝 Practice Materials</w:t>
            </w:r>
          </w:p>
          <w:p w14:paraId="707BC0DE" w14:textId="77777777" w:rsidR="001A20E6" w:rsidRDefault="00000000">
            <w:pPr>
              <w:pStyle w:val="TableCellResourceItem"/>
            </w:pPr>
            <w:r>
              <w:t>• La Excellence Environment Material</w:t>
            </w:r>
          </w:p>
          <w:p w14:paraId="56A2E694" w14:textId="77777777" w:rsidR="001A20E6" w:rsidRDefault="00000000">
            <w:pPr>
              <w:pStyle w:val="TableCellResourceItem"/>
            </w:pPr>
            <w:r>
              <w:t>• Prelims &amp; Mains Workbooks</w:t>
            </w:r>
          </w:p>
          <w:p w14:paraId="4274A531" w14:textId="77777777" w:rsidR="001A20E6" w:rsidRDefault="00000000">
            <w:pPr>
              <w:pStyle w:val="TableCellResourceItem"/>
            </w:pPr>
            <w:r>
              <w:t>• La Excellence DM Material</w:t>
            </w:r>
          </w:p>
          <w:p w14:paraId="0FF21215" w14:textId="77777777" w:rsidR="001A20E6" w:rsidRDefault="00000000">
            <w:pPr>
              <w:pStyle w:val="TableCellResourceItem"/>
            </w:pPr>
            <w:r>
              <w:t>• Prelims &amp; Mains Workbooks</w:t>
            </w:r>
          </w:p>
          <w:p w14:paraId="54AC7BD4" w14:textId="77777777" w:rsidR="001A20E6" w:rsidRDefault="00000000">
            <w:pPr>
              <w:pStyle w:val="TableCellCategoryTitle"/>
            </w:pPr>
            <w:r>
              <w:t>📰 Current Affairs</w:t>
            </w:r>
          </w:p>
          <w:p w14:paraId="781769CD" w14:textId="77777777" w:rsidR="001A20E6" w:rsidRDefault="00000000">
            <w:pPr>
              <w:pStyle w:val="TableCellResourceItem"/>
            </w:pPr>
            <w:r>
              <w:t>• Down to Earth</w:t>
            </w:r>
          </w:p>
          <w:p w14:paraId="3542CBFE" w14:textId="77777777" w:rsidR="001A20E6" w:rsidRDefault="00000000">
            <w:pPr>
              <w:pStyle w:val="TableCellResourceItem"/>
            </w:pPr>
            <w:r>
              <w:t>• Newspapers (The Hindu – Env, sections)</w:t>
            </w:r>
          </w:p>
          <w:p w14:paraId="5E98A61D" w14:textId="77777777" w:rsidR="001A20E6" w:rsidRDefault="00000000">
            <w:pPr>
              <w:pStyle w:val="TableCellResourceItem"/>
            </w:pPr>
            <w:r>
              <w:t>• Down to earth</w:t>
            </w:r>
          </w:p>
          <w:p w14:paraId="21299462" w14:textId="77777777" w:rsidR="001A20E6" w:rsidRDefault="00000000">
            <w:pPr>
              <w:pStyle w:val="TableCellResourceItem"/>
            </w:pPr>
            <w:r>
              <w:t>• Disaster coverage – IE/The Hindu</w:t>
            </w:r>
          </w:p>
        </w:tc>
        <w:tc>
          <w:tcPr>
            <w:tcW w:w="1650" w:type="pct"/>
          </w:tcPr>
          <w:p w14:paraId="532E3204" w14:textId="77777777" w:rsidR="001A20E6" w:rsidRDefault="001A20E6"/>
        </w:tc>
      </w:tr>
    </w:tbl>
    <w:p w14:paraId="27FF639E"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31B2FADD" w14:textId="77777777">
        <w:tc>
          <w:tcPr>
            <w:tcW w:w="2500" w:type="pct"/>
            <w:tcMar>
              <w:top w:w="0" w:type="dxa"/>
              <w:left w:w="0" w:type="dxa"/>
              <w:bottom w:w="0" w:type="dxa"/>
              <w:right w:w="0" w:type="dxa"/>
            </w:tcMar>
          </w:tcPr>
          <w:p w14:paraId="0B9D5C99" w14:textId="77777777" w:rsidR="001A20E6" w:rsidRDefault="00000000">
            <w:pPr>
              <w:pStyle w:val="MonthTitle"/>
            </w:pPr>
            <w:r>
              <w:rPr>
                <w:color w:val="15803D"/>
              </w:rPr>
              <w:t xml:space="preserve">JUNE </w:t>
            </w:r>
            <w:commentRangeStart w:id="54"/>
            <w:r>
              <w:rPr>
                <w:color w:val="15803D"/>
              </w:rPr>
              <w:t>2026</w:t>
            </w:r>
            <w:commentRangeEnd w:id="54"/>
            <w:r w:rsidR="009E69A9">
              <w:rPr>
                <w:rStyle w:val="CommentReference"/>
                <w:rFonts w:ascii="Times New Roman" w:eastAsia="Times New Roman" w:hAnsi="Times New Roman" w:cs="Times New Roman"/>
                <w:b w:val="0"/>
                <w:bCs w:val="0"/>
                <w:color w:val="auto"/>
              </w:rPr>
              <w:commentReference w:id="54"/>
            </w:r>
          </w:p>
        </w:tc>
        <w:tc>
          <w:tcPr>
            <w:tcW w:w="2500" w:type="pct"/>
            <w:tcMar>
              <w:top w:w="0" w:type="dxa"/>
              <w:left w:w="0" w:type="dxa"/>
              <w:bottom w:w="0" w:type="dxa"/>
              <w:right w:w="0" w:type="dxa"/>
            </w:tcMar>
          </w:tcPr>
          <w:p w14:paraId="2EF615E7" w14:textId="77777777" w:rsidR="001A20E6" w:rsidRDefault="00000000">
            <w:pPr>
              <w:pStyle w:val="CycleName"/>
            </w:pPr>
            <w:r>
              <w:rPr>
                <w:color w:val="15803D"/>
              </w:rPr>
              <w:t>C2</w:t>
            </w:r>
          </w:p>
        </w:tc>
      </w:tr>
    </w:tbl>
    <w:p w14:paraId="3A4EAFC0" w14:textId="77777777" w:rsidR="001A20E6" w:rsidRDefault="001A20E6">
      <w:pPr>
        <w:spacing w:after="4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01ED2CA0" w14:textId="77777777">
        <w:tc>
          <w:tcPr>
            <w:tcW w:w="700" w:type="pct"/>
            <w:shd w:val="clear" w:color="auto" w:fill="F8F9FA"/>
            <w:tcMar>
              <w:top w:w="200" w:type="dxa"/>
              <w:left w:w="100" w:type="dxa"/>
              <w:bottom w:w="200" w:type="dxa"/>
              <w:right w:w="100" w:type="dxa"/>
            </w:tcMar>
          </w:tcPr>
          <w:p w14:paraId="77B92CD1" w14:textId="77777777" w:rsidR="001A20E6" w:rsidRDefault="00000000">
            <w:pPr>
              <w:pStyle w:val="TableCellCalendarHeader"/>
            </w:pPr>
            <w:r>
              <w:t>Sunday</w:t>
            </w:r>
          </w:p>
        </w:tc>
        <w:tc>
          <w:tcPr>
            <w:tcW w:w="700" w:type="pct"/>
            <w:shd w:val="clear" w:color="auto" w:fill="F8F9FA"/>
            <w:tcMar>
              <w:top w:w="200" w:type="dxa"/>
              <w:left w:w="100" w:type="dxa"/>
              <w:bottom w:w="200" w:type="dxa"/>
              <w:right w:w="100" w:type="dxa"/>
            </w:tcMar>
          </w:tcPr>
          <w:p w14:paraId="15F9467D" w14:textId="77777777" w:rsidR="001A20E6" w:rsidRDefault="00000000">
            <w:pPr>
              <w:pStyle w:val="TableCellCalendarHeader"/>
            </w:pPr>
            <w:r>
              <w:t>Monday</w:t>
            </w:r>
          </w:p>
        </w:tc>
        <w:tc>
          <w:tcPr>
            <w:tcW w:w="700" w:type="pct"/>
            <w:shd w:val="clear" w:color="auto" w:fill="F8F9FA"/>
            <w:tcMar>
              <w:top w:w="200" w:type="dxa"/>
              <w:left w:w="100" w:type="dxa"/>
              <w:bottom w:w="200" w:type="dxa"/>
              <w:right w:w="100" w:type="dxa"/>
            </w:tcMar>
          </w:tcPr>
          <w:p w14:paraId="1711E6EE" w14:textId="77777777" w:rsidR="001A20E6" w:rsidRDefault="00000000">
            <w:pPr>
              <w:pStyle w:val="TableCellCalendarHeader"/>
            </w:pPr>
            <w:r>
              <w:t>Tuesday</w:t>
            </w:r>
          </w:p>
        </w:tc>
        <w:tc>
          <w:tcPr>
            <w:tcW w:w="700" w:type="pct"/>
            <w:shd w:val="clear" w:color="auto" w:fill="F8F9FA"/>
            <w:tcMar>
              <w:top w:w="200" w:type="dxa"/>
              <w:left w:w="100" w:type="dxa"/>
              <w:bottom w:w="200" w:type="dxa"/>
              <w:right w:w="100" w:type="dxa"/>
            </w:tcMar>
          </w:tcPr>
          <w:p w14:paraId="24D4F0CF" w14:textId="77777777" w:rsidR="001A20E6" w:rsidRDefault="00000000">
            <w:pPr>
              <w:pStyle w:val="TableCellCalendarHeader"/>
            </w:pPr>
            <w:r>
              <w:t>Wednesday</w:t>
            </w:r>
          </w:p>
        </w:tc>
        <w:tc>
          <w:tcPr>
            <w:tcW w:w="700" w:type="pct"/>
            <w:shd w:val="clear" w:color="auto" w:fill="F8F9FA"/>
            <w:tcMar>
              <w:top w:w="200" w:type="dxa"/>
              <w:left w:w="100" w:type="dxa"/>
              <w:bottom w:w="200" w:type="dxa"/>
              <w:right w:w="100" w:type="dxa"/>
            </w:tcMar>
          </w:tcPr>
          <w:p w14:paraId="1826FF75" w14:textId="77777777" w:rsidR="001A20E6" w:rsidRDefault="00000000">
            <w:pPr>
              <w:pStyle w:val="TableCellCalendarHeader"/>
            </w:pPr>
            <w:r>
              <w:t>Thursday</w:t>
            </w:r>
          </w:p>
        </w:tc>
        <w:tc>
          <w:tcPr>
            <w:tcW w:w="700" w:type="pct"/>
            <w:shd w:val="clear" w:color="auto" w:fill="F8F9FA"/>
            <w:tcMar>
              <w:top w:w="200" w:type="dxa"/>
              <w:left w:w="100" w:type="dxa"/>
              <w:bottom w:w="200" w:type="dxa"/>
              <w:right w:w="100" w:type="dxa"/>
            </w:tcMar>
          </w:tcPr>
          <w:p w14:paraId="2B22DF35" w14:textId="77777777" w:rsidR="001A20E6" w:rsidRDefault="00000000">
            <w:pPr>
              <w:pStyle w:val="TableCellCalendarHeader"/>
            </w:pPr>
            <w:r>
              <w:t>Friday</w:t>
            </w:r>
          </w:p>
        </w:tc>
        <w:tc>
          <w:tcPr>
            <w:tcW w:w="700" w:type="pct"/>
            <w:shd w:val="clear" w:color="auto" w:fill="F8F9FA"/>
            <w:tcMar>
              <w:top w:w="200" w:type="dxa"/>
              <w:left w:w="100" w:type="dxa"/>
              <w:bottom w:w="200" w:type="dxa"/>
              <w:right w:w="100" w:type="dxa"/>
            </w:tcMar>
          </w:tcPr>
          <w:p w14:paraId="73D9B477" w14:textId="77777777" w:rsidR="001A20E6" w:rsidRDefault="00000000">
            <w:pPr>
              <w:pStyle w:val="TableCellCalendarHeader"/>
            </w:pPr>
            <w:r>
              <w:t>Saturday</w:t>
            </w:r>
          </w:p>
        </w:tc>
      </w:tr>
      <w:tr w:rsidR="001A20E6" w14:paraId="428E7FDB" w14:textId="77777777">
        <w:tc>
          <w:tcPr>
            <w:tcW w:w="700" w:type="pct"/>
            <w:tcMar>
              <w:top w:w="200" w:type="dxa"/>
              <w:left w:w="100" w:type="dxa"/>
              <w:bottom w:w="200" w:type="dxa"/>
              <w:right w:w="100" w:type="dxa"/>
            </w:tcMar>
          </w:tcPr>
          <w:p w14:paraId="02D59F1D" w14:textId="77777777" w:rsidR="001A20E6" w:rsidRDefault="001A20E6"/>
        </w:tc>
        <w:tc>
          <w:tcPr>
            <w:tcW w:w="700" w:type="pct"/>
            <w:shd w:val="clear" w:color="auto" w:fill="DCFCE7"/>
            <w:tcMar>
              <w:top w:w="200" w:type="dxa"/>
              <w:left w:w="100" w:type="dxa"/>
              <w:bottom w:w="200" w:type="dxa"/>
              <w:right w:w="100" w:type="dxa"/>
            </w:tcMar>
          </w:tcPr>
          <w:p w14:paraId="5845DCB9" w14:textId="77777777" w:rsidR="001A20E6" w:rsidRDefault="00000000">
            <w:pPr>
              <w:pStyle w:val="TableCellCalendarDayNumberBold"/>
            </w:pPr>
            <w:r>
              <w:t>1</w:t>
            </w:r>
          </w:p>
          <w:p w14:paraId="0B319719" w14:textId="77777777" w:rsidR="001A20E6" w:rsidRDefault="00000000">
            <w:pPr>
              <w:pStyle w:val="TableCellCalendarSubject"/>
            </w:pPr>
            <w:r>
              <w:t>Geography</w:t>
            </w:r>
          </w:p>
          <w:p w14:paraId="087E4984" w14:textId="77777777" w:rsidR="001A20E6" w:rsidRDefault="00000000">
            <w:pPr>
              <w:pStyle w:val="TableCellCalendarSubject"/>
            </w:pPr>
            <w:r>
              <w:t>Environment, Ecology and Disaster Management</w:t>
            </w:r>
          </w:p>
        </w:tc>
        <w:tc>
          <w:tcPr>
            <w:tcW w:w="700" w:type="pct"/>
            <w:shd w:val="clear" w:color="auto" w:fill="DCFCE7"/>
            <w:tcMar>
              <w:top w:w="200" w:type="dxa"/>
              <w:left w:w="100" w:type="dxa"/>
              <w:bottom w:w="200" w:type="dxa"/>
              <w:right w:w="100" w:type="dxa"/>
            </w:tcMar>
          </w:tcPr>
          <w:p w14:paraId="6FD6FF9A" w14:textId="77777777" w:rsidR="001A20E6" w:rsidRDefault="00000000">
            <w:pPr>
              <w:pStyle w:val="TableCellCalendarDayNumberBold"/>
            </w:pPr>
            <w:r>
              <w:t>2</w:t>
            </w:r>
          </w:p>
          <w:p w14:paraId="2618AF0F" w14:textId="77777777" w:rsidR="001A20E6" w:rsidRDefault="00000000">
            <w:pPr>
              <w:pStyle w:val="TableCellCalendarSubject"/>
            </w:pPr>
            <w:r>
              <w:t>Geography</w:t>
            </w:r>
          </w:p>
          <w:p w14:paraId="1C008C85" w14:textId="77777777" w:rsidR="001A20E6" w:rsidRDefault="00000000">
            <w:pPr>
              <w:pStyle w:val="TableCellCalendarSubject"/>
            </w:pPr>
            <w:r>
              <w:t>Environment, Ecology and Disaster Management</w:t>
            </w:r>
          </w:p>
        </w:tc>
        <w:tc>
          <w:tcPr>
            <w:tcW w:w="700" w:type="pct"/>
            <w:shd w:val="clear" w:color="auto" w:fill="DCFCE7"/>
            <w:tcMar>
              <w:top w:w="200" w:type="dxa"/>
              <w:left w:w="100" w:type="dxa"/>
              <w:bottom w:w="200" w:type="dxa"/>
              <w:right w:w="100" w:type="dxa"/>
            </w:tcMar>
          </w:tcPr>
          <w:p w14:paraId="5C1B9B63" w14:textId="77777777" w:rsidR="001A20E6" w:rsidRDefault="00000000">
            <w:pPr>
              <w:pStyle w:val="TableCellCalendarDayNumberBold"/>
            </w:pPr>
            <w:r>
              <w:t>3</w:t>
            </w:r>
          </w:p>
          <w:p w14:paraId="2A251356" w14:textId="77777777" w:rsidR="001A20E6" w:rsidRDefault="00000000">
            <w:pPr>
              <w:pStyle w:val="TableCellCalendarSubject"/>
            </w:pPr>
            <w:r>
              <w:t>Geography</w:t>
            </w:r>
          </w:p>
          <w:p w14:paraId="6B639312" w14:textId="77777777" w:rsidR="001A20E6" w:rsidRDefault="00000000">
            <w:pPr>
              <w:pStyle w:val="TableCellCalendarSubject"/>
            </w:pPr>
            <w:r>
              <w:t>Environment, Ecology and Disaster Management</w:t>
            </w:r>
          </w:p>
        </w:tc>
        <w:tc>
          <w:tcPr>
            <w:tcW w:w="700" w:type="pct"/>
            <w:shd w:val="clear" w:color="auto" w:fill="DCFCE7"/>
            <w:tcMar>
              <w:top w:w="200" w:type="dxa"/>
              <w:left w:w="100" w:type="dxa"/>
              <w:bottom w:w="200" w:type="dxa"/>
              <w:right w:w="100" w:type="dxa"/>
            </w:tcMar>
          </w:tcPr>
          <w:p w14:paraId="660E08A8" w14:textId="77777777" w:rsidR="001A20E6" w:rsidRDefault="00000000">
            <w:pPr>
              <w:pStyle w:val="TableCellCalendarDayNumberBold"/>
            </w:pPr>
            <w:r>
              <w:t>4</w:t>
            </w:r>
          </w:p>
          <w:p w14:paraId="436EFD42" w14:textId="77777777" w:rsidR="001A20E6" w:rsidRDefault="00000000">
            <w:pPr>
              <w:pStyle w:val="TableCellCalendarSubject"/>
            </w:pPr>
            <w:r>
              <w:t>Geography</w:t>
            </w:r>
          </w:p>
          <w:p w14:paraId="13F699DB" w14:textId="77777777" w:rsidR="001A20E6" w:rsidRDefault="00000000">
            <w:pPr>
              <w:pStyle w:val="TableCellCalendarSubject"/>
            </w:pPr>
            <w:r>
              <w:t>Environment, Ecology and Disaster Management</w:t>
            </w:r>
          </w:p>
        </w:tc>
        <w:tc>
          <w:tcPr>
            <w:tcW w:w="700" w:type="pct"/>
            <w:shd w:val="clear" w:color="auto" w:fill="DCFCE7"/>
            <w:tcMar>
              <w:top w:w="200" w:type="dxa"/>
              <w:left w:w="100" w:type="dxa"/>
              <w:bottom w:w="200" w:type="dxa"/>
              <w:right w:w="100" w:type="dxa"/>
            </w:tcMar>
          </w:tcPr>
          <w:p w14:paraId="767927F8" w14:textId="77777777" w:rsidR="001A20E6" w:rsidRDefault="00000000">
            <w:pPr>
              <w:pStyle w:val="TableCellCalendarDayNumberBold"/>
            </w:pPr>
            <w:r>
              <w:t>5</w:t>
            </w:r>
          </w:p>
          <w:p w14:paraId="20FF44E4" w14:textId="77777777" w:rsidR="001A20E6" w:rsidRDefault="00000000">
            <w:pPr>
              <w:pStyle w:val="TableCellCalendarSubject"/>
            </w:pPr>
            <w:r>
              <w:t>Geography</w:t>
            </w:r>
          </w:p>
          <w:p w14:paraId="7C02929A" w14:textId="77777777" w:rsidR="001A20E6" w:rsidRDefault="00000000">
            <w:pPr>
              <w:pStyle w:val="TableCellCalendarSubject"/>
            </w:pPr>
            <w:r>
              <w:t>Environment, Ecology and Disaster Management</w:t>
            </w:r>
          </w:p>
        </w:tc>
        <w:tc>
          <w:tcPr>
            <w:tcW w:w="700" w:type="pct"/>
            <w:shd w:val="clear" w:color="auto" w:fill="DCFCE7"/>
            <w:tcMar>
              <w:top w:w="200" w:type="dxa"/>
              <w:left w:w="100" w:type="dxa"/>
              <w:bottom w:w="200" w:type="dxa"/>
              <w:right w:w="100" w:type="dxa"/>
            </w:tcMar>
          </w:tcPr>
          <w:p w14:paraId="09BF0B7E" w14:textId="77777777" w:rsidR="001A20E6" w:rsidRDefault="00000000">
            <w:pPr>
              <w:pStyle w:val="TableCellCalendarDayNumberBold"/>
            </w:pPr>
            <w:r>
              <w:t>6</w:t>
            </w:r>
          </w:p>
          <w:p w14:paraId="0128A9AF" w14:textId="77777777" w:rsidR="001A20E6" w:rsidRDefault="00000000">
            <w:pPr>
              <w:pStyle w:val="TableCellCalendarSubject"/>
            </w:pPr>
            <w:r>
              <w:t>Geography</w:t>
            </w:r>
          </w:p>
          <w:p w14:paraId="100247F0" w14:textId="77777777" w:rsidR="001A20E6" w:rsidRDefault="00000000">
            <w:pPr>
              <w:pStyle w:val="TableCellCalendarSubject"/>
            </w:pPr>
            <w:r>
              <w:t>Environment, Ecology and Disaster Management</w:t>
            </w:r>
          </w:p>
        </w:tc>
      </w:tr>
      <w:tr w:rsidR="001A20E6" w14:paraId="03168E0F" w14:textId="77777777">
        <w:tc>
          <w:tcPr>
            <w:tcW w:w="700" w:type="pct"/>
            <w:shd w:val="clear" w:color="auto" w:fill="DCFCE7"/>
            <w:tcMar>
              <w:top w:w="200" w:type="dxa"/>
              <w:left w:w="100" w:type="dxa"/>
              <w:bottom w:w="200" w:type="dxa"/>
              <w:right w:w="100" w:type="dxa"/>
            </w:tcMar>
          </w:tcPr>
          <w:p w14:paraId="6FCBC657" w14:textId="77777777" w:rsidR="001A20E6" w:rsidRDefault="00000000">
            <w:pPr>
              <w:pStyle w:val="TableCellCalendarDayNumberBold"/>
            </w:pPr>
            <w:r>
              <w:t>7</w:t>
            </w:r>
          </w:p>
          <w:p w14:paraId="7784EEAA" w14:textId="77777777" w:rsidR="001A20E6" w:rsidRDefault="00000000">
            <w:pPr>
              <w:pStyle w:val="TableCellCalendarSubject"/>
            </w:pPr>
            <w:r>
              <w:t>Geography</w:t>
            </w:r>
          </w:p>
          <w:p w14:paraId="41C4E1B9" w14:textId="77777777" w:rsidR="001A20E6" w:rsidRDefault="00000000">
            <w:pPr>
              <w:pStyle w:val="TableCellCalendarSubject"/>
            </w:pPr>
            <w:r>
              <w:t>Environment, Ecology and Disaster Management</w:t>
            </w:r>
          </w:p>
        </w:tc>
        <w:tc>
          <w:tcPr>
            <w:tcW w:w="700" w:type="pct"/>
            <w:shd w:val="clear" w:color="auto" w:fill="DCFCE7"/>
            <w:tcMar>
              <w:top w:w="200" w:type="dxa"/>
              <w:left w:w="100" w:type="dxa"/>
              <w:bottom w:w="200" w:type="dxa"/>
              <w:right w:w="100" w:type="dxa"/>
            </w:tcMar>
          </w:tcPr>
          <w:p w14:paraId="39145AB0" w14:textId="77777777" w:rsidR="001A20E6" w:rsidRDefault="00000000">
            <w:pPr>
              <w:pStyle w:val="TableCellCalendarDayNumberBold"/>
            </w:pPr>
            <w:r>
              <w:t>8</w:t>
            </w:r>
          </w:p>
          <w:p w14:paraId="5CE7DBAA" w14:textId="77777777" w:rsidR="001A20E6" w:rsidRDefault="00000000">
            <w:pPr>
              <w:pStyle w:val="TableCellCalendarSubject"/>
            </w:pPr>
            <w:r>
              <w:t>Geography</w:t>
            </w:r>
          </w:p>
          <w:p w14:paraId="45E2FEC5" w14:textId="77777777" w:rsidR="001A20E6" w:rsidRDefault="00000000">
            <w:pPr>
              <w:pStyle w:val="TableCellCalendarSubject"/>
            </w:pPr>
            <w:r>
              <w:t>Environment, Ecology and Disaster Management</w:t>
            </w:r>
          </w:p>
        </w:tc>
        <w:tc>
          <w:tcPr>
            <w:tcW w:w="700" w:type="pct"/>
            <w:shd w:val="clear" w:color="auto" w:fill="DCFCE7"/>
            <w:tcMar>
              <w:top w:w="200" w:type="dxa"/>
              <w:left w:w="100" w:type="dxa"/>
              <w:bottom w:w="200" w:type="dxa"/>
              <w:right w:w="100" w:type="dxa"/>
            </w:tcMar>
          </w:tcPr>
          <w:p w14:paraId="3054A8A1" w14:textId="77777777" w:rsidR="001A20E6" w:rsidRDefault="00000000">
            <w:pPr>
              <w:pStyle w:val="TableCellCalendarDayNumberBold"/>
            </w:pPr>
            <w:r>
              <w:t>9</w:t>
            </w:r>
          </w:p>
          <w:p w14:paraId="3AD5F2E5" w14:textId="77777777" w:rsidR="001A20E6" w:rsidRDefault="00000000">
            <w:pPr>
              <w:pStyle w:val="TableCellCalendarSubject"/>
            </w:pPr>
            <w:r>
              <w:t>Geography</w:t>
            </w:r>
          </w:p>
          <w:p w14:paraId="3CD3FCD4" w14:textId="77777777" w:rsidR="001A20E6" w:rsidRDefault="00000000">
            <w:pPr>
              <w:pStyle w:val="TableCellCalendarSubject"/>
            </w:pPr>
            <w:r>
              <w:t>Environment, Ecology and Disaster Management</w:t>
            </w:r>
          </w:p>
        </w:tc>
        <w:tc>
          <w:tcPr>
            <w:tcW w:w="700" w:type="pct"/>
            <w:shd w:val="clear" w:color="auto" w:fill="DCFCE7"/>
            <w:tcMar>
              <w:top w:w="200" w:type="dxa"/>
              <w:left w:w="100" w:type="dxa"/>
              <w:bottom w:w="200" w:type="dxa"/>
              <w:right w:w="100" w:type="dxa"/>
            </w:tcMar>
          </w:tcPr>
          <w:p w14:paraId="2B972F5A" w14:textId="77777777" w:rsidR="001A20E6" w:rsidRDefault="00000000">
            <w:pPr>
              <w:pStyle w:val="TableCellCalendarDayNumberBold"/>
            </w:pPr>
            <w:r>
              <w:t>10</w:t>
            </w:r>
          </w:p>
          <w:p w14:paraId="62005D78" w14:textId="77777777" w:rsidR="001A20E6" w:rsidRDefault="00000000">
            <w:pPr>
              <w:pStyle w:val="TableCellCalendarSubject"/>
            </w:pPr>
            <w:r>
              <w:t>Geography</w:t>
            </w:r>
          </w:p>
          <w:p w14:paraId="430EB343" w14:textId="77777777" w:rsidR="001A20E6" w:rsidRDefault="00000000">
            <w:pPr>
              <w:pStyle w:val="TableCellCalendarSubject"/>
            </w:pPr>
            <w:r>
              <w:t>Environment, Ecology and Disaster Management</w:t>
            </w:r>
          </w:p>
        </w:tc>
        <w:tc>
          <w:tcPr>
            <w:tcW w:w="700" w:type="pct"/>
            <w:shd w:val="clear" w:color="auto" w:fill="DCFCE7"/>
            <w:tcMar>
              <w:top w:w="200" w:type="dxa"/>
              <w:left w:w="100" w:type="dxa"/>
              <w:bottom w:w="200" w:type="dxa"/>
              <w:right w:w="100" w:type="dxa"/>
            </w:tcMar>
          </w:tcPr>
          <w:p w14:paraId="25FFF60C" w14:textId="77777777" w:rsidR="001A20E6" w:rsidRDefault="00000000">
            <w:pPr>
              <w:pStyle w:val="TableCellCalendarDayNumberBold"/>
            </w:pPr>
            <w:r>
              <w:t>11</w:t>
            </w:r>
          </w:p>
          <w:p w14:paraId="678EE2A1" w14:textId="77777777" w:rsidR="001A20E6" w:rsidRDefault="00000000">
            <w:pPr>
              <w:pStyle w:val="TableCellCalendarSubject"/>
            </w:pPr>
            <w:r>
              <w:t>Geography</w:t>
            </w:r>
          </w:p>
          <w:p w14:paraId="6F992422" w14:textId="77777777" w:rsidR="001A20E6" w:rsidRDefault="00000000">
            <w:pPr>
              <w:pStyle w:val="TableCellCalendarSubject"/>
            </w:pPr>
            <w:r>
              <w:t>Environment, Ecology and Disaster Management</w:t>
            </w:r>
          </w:p>
        </w:tc>
        <w:tc>
          <w:tcPr>
            <w:tcW w:w="700" w:type="pct"/>
            <w:shd w:val="clear" w:color="auto" w:fill="DCFCE7"/>
            <w:tcMar>
              <w:top w:w="200" w:type="dxa"/>
              <w:left w:w="100" w:type="dxa"/>
              <w:bottom w:w="200" w:type="dxa"/>
              <w:right w:w="100" w:type="dxa"/>
            </w:tcMar>
          </w:tcPr>
          <w:p w14:paraId="610C30E6" w14:textId="77777777" w:rsidR="001A20E6" w:rsidRDefault="00000000">
            <w:pPr>
              <w:pStyle w:val="TableCellCalendarDayNumberBold"/>
            </w:pPr>
            <w:r>
              <w:t>12</w:t>
            </w:r>
          </w:p>
          <w:p w14:paraId="2BBCCDD5" w14:textId="77777777" w:rsidR="001A20E6" w:rsidRDefault="00000000">
            <w:pPr>
              <w:pStyle w:val="TableCellCalendarSubject"/>
            </w:pPr>
            <w:r>
              <w:t>Geography</w:t>
            </w:r>
          </w:p>
          <w:p w14:paraId="05313BE6" w14:textId="77777777" w:rsidR="001A20E6" w:rsidRDefault="00000000">
            <w:pPr>
              <w:pStyle w:val="TableCellCalendarSubject"/>
            </w:pPr>
            <w:r>
              <w:t>Environment, Ecology and Disaster Management</w:t>
            </w:r>
          </w:p>
        </w:tc>
        <w:tc>
          <w:tcPr>
            <w:tcW w:w="700" w:type="pct"/>
            <w:shd w:val="clear" w:color="auto" w:fill="DCFCE7"/>
            <w:tcMar>
              <w:top w:w="200" w:type="dxa"/>
              <w:left w:w="100" w:type="dxa"/>
              <w:bottom w:w="200" w:type="dxa"/>
              <w:right w:w="100" w:type="dxa"/>
            </w:tcMar>
          </w:tcPr>
          <w:p w14:paraId="4CD3A006" w14:textId="77777777" w:rsidR="001A20E6" w:rsidRDefault="00000000">
            <w:pPr>
              <w:pStyle w:val="TableCellCalendarDayNumberBold"/>
            </w:pPr>
            <w:r>
              <w:t>13</w:t>
            </w:r>
          </w:p>
          <w:p w14:paraId="6DAEEC3B" w14:textId="77777777" w:rsidR="001A20E6" w:rsidRDefault="00000000">
            <w:pPr>
              <w:pStyle w:val="TableCellCalendarSubject"/>
            </w:pPr>
            <w:r>
              <w:t>Geography</w:t>
            </w:r>
          </w:p>
          <w:p w14:paraId="6AA97C68" w14:textId="77777777" w:rsidR="001A20E6" w:rsidRDefault="00000000">
            <w:pPr>
              <w:pStyle w:val="TableCellCalendarSubject"/>
            </w:pPr>
            <w:r>
              <w:t>Environment, Ecology and Disaster Management</w:t>
            </w:r>
          </w:p>
        </w:tc>
      </w:tr>
      <w:tr w:rsidR="001A20E6" w14:paraId="54F173A3" w14:textId="77777777">
        <w:tc>
          <w:tcPr>
            <w:tcW w:w="700" w:type="pct"/>
            <w:shd w:val="clear" w:color="auto" w:fill="DCFCE7"/>
            <w:tcMar>
              <w:top w:w="200" w:type="dxa"/>
              <w:left w:w="100" w:type="dxa"/>
              <w:bottom w:w="200" w:type="dxa"/>
              <w:right w:w="100" w:type="dxa"/>
            </w:tcMar>
          </w:tcPr>
          <w:p w14:paraId="1354749F" w14:textId="77777777" w:rsidR="001A20E6" w:rsidRDefault="00000000">
            <w:pPr>
              <w:pStyle w:val="TableCellCalendarDayNumberBold"/>
            </w:pPr>
            <w:r>
              <w:t>14</w:t>
            </w:r>
          </w:p>
          <w:p w14:paraId="2A0AC0D2" w14:textId="77777777" w:rsidR="001A20E6" w:rsidRDefault="00000000">
            <w:pPr>
              <w:pStyle w:val="TableCellCalendarSubject"/>
            </w:pPr>
            <w:r>
              <w:t>Geography</w:t>
            </w:r>
          </w:p>
          <w:p w14:paraId="79940696" w14:textId="77777777" w:rsidR="001A20E6" w:rsidRDefault="00000000">
            <w:pPr>
              <w:pStyle w:val="TableCellCalendarSubject"/>
            </w:pPr>
            <w:r>
              <w:t>Environment, Ecology and Disaster Management</w:t>
            </w:r>
          </w:p>
        </w:tc>
        <w:tc>
          <w:tcPr>
            <w:tcW w:w="700" w:type="pct"/>
            <w:shd w:val="clear" w:color="auto" w:fill="DCFCE7"/>
            <w:tcMar>
              <w:top w:w="200" w:type="dxa"/>
              <w:left w:w="100" w:type="dxa"/>
              <w:bottom w:w="200" w:type="dxa"/>
              <w:right w:w="100" w:type="dxa"/>
            </w:tcMar>
          </w:tcPr>
          <w:p w14:paraId="3ECDA194" w14:textId="77777777" w:rsidR="001A20E6" w:rsidRDefault="00000000">
            <w:pPr>
              <w:pStyle w:val="TableCellCalendarDayNumberBold"/>
            </w:pPr>
            <w:r>
              <w:t>15</w:t>
            </w:r>
          </w:p>
          <w:p w14:paraId="71BC729F" w14:textId="77777777" w:rsidR="001A20E6" w:rsidRDefault="00000000">
            <w:pPr>
              <w:pStyle w:val="TableCellCalendarSubject"/>
            </w:pPr>
            <w:r>
              <w:t>Geography</w:t>
            </w:r>
          </w:p>
          <w:p w14:paraId="65861F04" w14:textId="77777777" w:rsidR="001A20E6" w:rsidRDefault="00000000">
            <w:pPr>
              <w:pStyle w:val="TableCellCalendarSubject"/>
            </w:pPr>
            <w:r>
              <w:t>Environment, Ecology and Disaster Management</w:t>
            </w:r>
          </w:p>
        </w:tc>
        <w:tc>
          <w:tcPr>
            <w:tcW w:w="700" w:type="pct"/>
            <w:shd w:val="clear" w:color="auto" w:fill="DCFCE7"/>
            <w:tcMar>
              <w:top w:w="200" w:type="dxa"/>
              <w:left w:w="100" w:type="dxa"/>
              <w:bottom w:w="200" w:type="dxa"/>
              <w:right w:w="100" w:type="dxa"/>
            </w:tcMar>
          </w:tcPr>
          <w:p w14:paraId="6560D3D0" w14:textId="77777777" w:rsidR="001A20E6" w:rsidRDefault="00000000">
            <w:pPr>
              <w:pStyle w:val="TableCellCalendarDayNumberBold"/>
            </w:pPr>
            <w:r>
              <w:t>16</w:t>
            </w:r>
          </w:p>
          <w:p w14:paraId="4EAAB9F7" w14:textId="77777777" w:rsidR="001A20E6" w:rsidRDefault="00000000">
            <w:pPr>
              <w:pStyle w:val="TableCellCalendarSubject"/>
            </w:pPr>
            <w:r>
              <w:t>Geography</w:t>
            </w:r>
          </w:p>
          <w:p w14:paraId="06AD05B0" w14:textId="77777777" w:rsidR="001A20E6" w:rsidRDefault="00000000">
            <w:pPr>
              <w:pStyle w:val="TableCellCalendarSubject"/>
            </w:pPr>
            <w:r>
              <w:t>Environment, Ecology and Disaster Management</w:t>
            </w:r>
          </w:p>
        </w:tc>
        <w:tc>
          <w:tcPr>
            <w:tcW w:w="700" w:type="pct"/>
            <w:shd w:val="clear" w:color="auto" w:fill="DCFCE7"/>
            <w:tcMar>
              <w:top w:w="200" w:type="dxa"/>
              <w:left w:w="100" w:type="dxa"/>
              <w:bottom w:w="200" w:type="dxa"/>
              <w:right w:w="100" w:type="dxa"/>
            </w:tcMar>
          </w:tcPr>
          <w:p w14:paraId="36BFD2F5" w14:textId="77777777" w:rsidR="001A20E6" w:rsidRDefault="00000000">
            <w:pPr>
              <w:pStyle w:val="TableCellCalendarDayNumberBold"/>
            </w:pPr>
            <w:r>
              <w:t>17</w:t>
            </w:r>
          </w:p>
          <w:p w14:paraId="780CC64F" w14:textId="77777777" w:rsidR="001A20E6" w:rsidRDefault="00000000">
            <w:pPr>
              <w:pStyle w:val="TableCellCalendarSubject"/>
            </w:pPr>
            <w:r>
              <w:t>Geography</w:t>
            </w:r>
          </w:p>
          <w:p w14:paraId="1D20C594" w14:textId="77777777" w:rsidR="001A20E6" w:rsidRDefault="00000000">
            <w:pPr>
              <w:pStyle w:val="TableCellCalendarSubject"/>
            </w:pPr>
            <w:r>
              <w:t>Environment, Ecology and Disaster Management</w:t>
            </w:r>
          </w:p>
        </w:tc>
        <w:tc>
          <w:tcPr>
            <w:tcW w:w="700" w:type="pct"/>
            <w:shd w:val="clear" w:color="auto" w:fill="DCFCE7"/>
            <w:tcMar>
              <w:top w:w="200" w:type="dxa"/>
              <w:left w:w="100" w:type="dxa"/>
              <w:bottom w:w="200" w:type="dxa"/>
              <w:right w:w="100" w:type="dxa"/>
            </w:tcMar>
          </w:tcPr>
          <w:p w14:paraId="0D48826E" w14:textId="77777777" w:rsidR="001A20E6" w:rsidRDefault="00000000">
            <w:pPr>
              <w:pStyle w:val="TableCellCalendarDayNumberBold"/>
            </w:pPr>
            <w:r>
              <w:t>18</w:t>
            </w:r>
          </w:p>
          <w:p w14:paraId="31C06A43" w14:textId="77777777" w:rsidR="001A20E6" w:rsidRDefault="00000000">
            <w:pPr>
              <w:pStyle w:val="TableCellCalendarSubject"/>
            </w:pPr>
            <w:r>
              <w:t>Geography</w:t>
            </w:r>
          </w:p>
          <w:p w14:paraId="3DB95DF0" w14:textId="77777777" w:rsidR="001A20E6" w:rsidRDefault="00000000">
            <w:pPr>
              <w:pStyle w:val="TableCellCalendarSubject"/>
            </w:pPr>
            <w:r>
              <w:t>Environment, Ecology and Disaster Management</w:t>
            </w:r>
          </w:p>
        </w:tc>
        <w:tc>
          <w:tcPr>
            <w:tcW w:w="700" w:type="pct"/>
            <w:shd w:val="clear" w:color="auto" w:fill="DCFCE7"/>
            <w:tcMar>
              <w:top w:w="200" w:type="dxa"/>
              <w:left w:w="100" w:type="dxa"/>
              <w:bottom w:w="200" w:type="dxa"/>
              <w:right w:w="100" w:type="dxa"/>
            </w:tcMar>
          </w:tcPr>
          <w:p w14:paraId="0B55929D" w14:textId="77777777" w:rsidR="001A20E6" w:rsidRDefault="00000000">
            <w:pPr>
              <w:pStyle w:val="TableCellCalendarDayNumberBold"/>
            </w:pPr>
            <w:r>
              <w:t>19</w:t>
            </w:r>
          </w:p>
          <w:p w14:paraId="6CE63D04" w14:textId="77777777" w:rsidR="001A20E6" w:rsidRDefault="00000000">
            <w:pPr>
              <w:pStyle w:val="TableCellCalendarSubject"/>
            </w:pPr>
            <w:r>
              <w:t>Geography</w:t>
            </w:r>
          </w:p>
          <w:p w14:paraId="57BFB431" w14:textId="77777777" w:rsidR="001A20E6" w:rsidRDefault="00000000">
            <w:pPr>
              <w:pStyle w:val="TableCellCalendarSubject"/>
            </w:pPr>
            <w:r>
              <w:t>Environment, Ecology and Disaster Management</w:t>
            </w:r>
          </w:p>
        </w:tc>
        <w:tc>
          <w:tcPr>
            <w:tcW w:w="700" w:type="pct"/>
            <w:shd w:val="clear" w:color="auto" w:fill="DCFCE7"/>
            <w:tcMar>
              <w:top w:w="200" w:type="dxa"/>
              <w:left w:w="100" w:type="dxa"/>
              <w:bottom w:w="200" w:type="dxa"/>
              <w:right w:w="100" w:type="dxa"/>
            </w:tcMar>
          </w:tcPr>
          <w:p w14:paraId="7070B1A9" w14:textId="77777777" w:rsidR="001A20E6" w:rsidRDefault="00000000">
            <w:pPr>
              <w:pStyle w:val="TableCellCalendarDayNumberBold"/>
            </w:pPr>
            <w:r>
              <w:t>20</w:t>
            </w:r>
          </w:p>
          <w:p w14:paraId="2E5C95E2" w14:textId="77777777" w:rsidR="001A20E6" w:rsidRDefault="00000000">
            <w:pPr>
              <w:pStyle w:val="TableCellCalendarSubject"/>
            </w:pPr>
            <w:r>
              <w:t>Geography</w:t>
            </w:r>
          </w:p>
          <w:p w14:paraId="30EED1C0" w14:textId="77777777" w:rsidR="001A20E6" w:rsidRDefault="00000000">
            <w:pPr>
              <w:pStyle w:val="TableCellCalendarSubject"/>
            </w:pPr>
            <w:r>
              <w:t>Environment, Ecology and Disaster Management</w:t>
            </w:r>
          </w:p>
        </w:tc>
      </w:tr>
      <w:tr w:rsidR="001A20E6" w14:paraId="26E8A15D" w14:textId="77777777">
        <w:tc>
          <w:tcPr>
            <w:tcW w:w="700" w:type="pct"/>
            <w:shd w:val="clear" w:color="auto" w:fill="DCFCE7"/>
            <w:tcMar>
              <w:top w:w="200" w:type="dxa"/>
              <w:left w:w="100" w:type="dxa"/>
              <w:bottom w:w="200" w:type="dxa"/>
              <w:right w:w="100" w:type="dxa"/>
            </w:tcMar>
          </w:tcPr>
          <w:p w14:paraId="4DEE1998" w14:textId="77777777" w:rsidR="001A20E6" w:rsidRDefault="00000000">
            <w:pPr>
              <w:pStyle w:val="TableCellCalendarDayNumberBold"/>
            </w:pPr>
            <w:r>
              <w:t>21</w:t>
            </w:r>
          </w:p>
          <w:p w14:paraId="4258ACD7" w14:textId="77777777" w:rsidR="001A20E6" w:rsidRDefault="00000000">
            <w:pPr>
              <w:pStyle w:val="TableCellCalendarSubject"/>
            </w:pPr>
            <w:r>
              <w:t>Geography</w:t>
            </w:r>
          </w:p>
          <w:p w14:paraId="5EEB9F07" w14:textId="77777777" w:rsidR="001A20E6" w:rsidRDefault="00000000">
            <w:pPr>
              <w:pStyle w:val="TableCellCalendarSubject"/>
            </w:pPr>
            <w:r>
              <w:t>Environment, Ecology and Disaster Management</w:t>
            </w:r>
          </w:p>
        </w:tc>
        <w:tc>
          <w:tcPr>
            <w:tcW w:w="700" w:type="pct"/>
            <w:shd w:val="clear" w:color="auto" w:fill="DCFCE7"/>
            <w:tcMar>
              <w:top w:w="200" w:type="dxa"/>
              <w:left w:w="100" w:type="dxa"/>
              <w:bottom w:w="200" w:type="dxa"/>
              <w:right w:w="100" w:type="dxa"/>
            </w:tcMar>
          </w:tcPr>
          <w:p w14:paraId="1040B11A" w14:textId="77777777" w:rsidR="001A20E6" w:rsidRDefault="00000000">
            <w:pPr>
              <w:pStyle w:val="TableCellCalendarDayNumberBold"/>
            </w:pPr>
            <w:r>
              <w:t>22</w:t>
            </w:r>
          </w:p>
          <w:p w14:paraId="1CD6F8F5" w14:textId="77777777" w:rsidR="001A20E6" w:rsidRDefault="00000000">
            <w:pPr>
              <w:pStyle w:val="TableCellCalendarSubject"/>
            </w:pPr>
            <w:r>
              <w:t>Geography</w:t>
            </w:r>
          </w:p>
          <w:p w14:paraId="7E197F8E" w14:textId="77777777" w:rsidR="001A20E6" w:rsidRDefault="00000000">
            <w:pPr>
              <w:pStyle w:val="TableCellCalendarSubject"/>
            </w:pPr>
            <w:r>
              <w:t>Environment, Ecology and Disaster Management</w:t>
            </w:r>
          </w:p>
        </w:tc>
        <w:tc>
          <w:tcPr>
            <w:tcW w:w="700" w:type="pct"/>
            <w:shd w:val="clear" w:color="auto" w:fill="DCFCE7"/>
            <w:tcMar>
              <w:top w:w="200" w:type="dxa"/>
              <w:left w:w="100" w:type="dxa"/>
              <w:bottom w:w="200" w:type="dxa"/>
              <w:right w:w="100" w:type="dxa"/>
            </w:tcMar>
          </w:tcPr>
          <w:p w14:paraId="333F5F66" w14:textId="77777777" w:rsidR="001A20E6" w:rsidRDefault="00000000">
            <w:pPr>
              <w:pStyle w:val="TableCellCalendarDayNumberBold"/>
            </w:pPr>
            <w:r>
              <w:t>23</w:t>
            </w:r>
          </w:p>
          <w:p w14:paraId="213BACCA" w14:textId="77777777" w:rsidR="001A20E6" w:rsidRDefault="00000000">
            <w:pPr>
              <w:pStyle w:val="TableCellCalendarSubject"/>
            </w:pPr>
            <w:r>
              <w:t>Geography</w:t>
            </w:r>
          </w:p>
          <w:p w14:paraId="096087F8" w14:textId="77777777" w:rsidR="001A20E6" w:rsidRDefault="00000000">
            <w:pPr>
              <w:pStyle w:val="TableCellCalendarSubject"/>
            </w:pPr>
            <w:r>
              <w:t>Science &amp; Technology</w:t>
            </w:r>
          </w:p>
        </w:tc>
        <w:tc>
          <w:tcPr>
            <w:tcW w:w="700" w:type="pct"/>
            <w:shd w:val="clear" w:color="auto" w:fill="DCFCE7"/>
            <w:tcMar>
              <w:top w:w="200" w:type="dxa"/>
              <w:left w:w="100" w:type="dxa"/>
              <w:bottom w:w="200" w:type="dxa"/>
              <w:right w:w="100" w:type="dxa"/>
            </w:tcMar>
          </w:tcPr>
          <w:p w14:paraId="574CEC9D" w14:textId="77777777" w:rsidR="001A20E6" w:rsidRDefault="00000000">
            <w:pPr>
              <w:pStyle w:val="TableCellCalendarDayNumberBold"/>
            </w:pPr>
            <w:r>
              <w:t>24</w:t>
            </w:r>
          </w:p>
          <w:p w14:paraId="3D1E33BA" w14:textId="77777777" w:rsidR="001A20E6" w:rsidRDefault="00000000">
            <w:pPr>
              <w:pStyle w:val="TableCellCalendarSubject"/>
            </w:pPr>
            <w:r>
              <w:t>Geography</w:t>
            </w:r>
          </w:p>
          <w:p w14:paraId="4AB3479A" w14:textId="77777777" w:rsidR="001A20E6" w:rsidRDefault="00000000">
            <w:pPr>
              <w:pStyle w:val="TableCellCalendarSubject"/>
            </w:pPr>
            <w:r>
              <w:t>Science &amp; Technology</w:t>
            </w:r>
          </w:p>
        </w:tc>
        <w:tc>
          <w:tcPr>
            <w:tcW w:w="700" w:type="pct"/>
            <w:shd w:val="clear" w:color="auto" w:fill="DCFCE7"/>
            <w:tcMar>
              <w:top w:w="200" w:type="dxa"/>
              <w:left w:w="100" w:type="dxa"/>
              <w:bottom w:w="200" w:type="dxa"/>
              <w:right w:w="100" w:type="dxa"/>
            </w:tcMar>
          </w:tcPr>
          <w:p w14:paraId="5ACEC166" w14:textId="77777777" w:rsidR="001A20E6" w:rsidRDefault="00000000">
            <w:pPr>
              <w:pStyle w:val="TableCellCalendarDayNumberBold"/>
            </w:pPr>
            <w:r>
              <w:t>25</w:t>
            </w:r>
          </w:p>
          <w:p w14:paraId="48DE59D2" w14:textId="77777777" w:rsidR="001A20E6" w:rsidRDefault="00000000">
            <w:pPr>
              <w:pStyle w:val="TableCellCalendarSubject"/>
            </w:pPr>
            <w:r>
              <w:t>Geography</w:t>
            </w:r>
          </w:p>
          <w:p w14:paraId="1528991F" w14:textId="77777777" w:rsidR="001A20E6" w:rsidRDefault="00000000">
            <w:pPr>
              <w:pStyle w:val="TableCellCalendarSubject"/>
            </w:pPr>
            <w:r>
              <w:t>Science &amp; Technology</w:t>
            </w:r>
          </w:p>
        </w:tc>
        <w:tc>
          <w:tcPr>
            <w:tcW w:w="700" w:type="pct"/>
            <w:shd w:val="clear" w:color="auto" w:fill="DCFCE7"/>
            <w:tcMar>
              <w:top w:w="200" w:type="dxa"/>
              <w:left w:w="100" w:type="dxa"/>
              <w:bottom w:w="200" w:type="dxa"/>
              <w:right w:w="100" w:type="dxa"/>
            </w:tcMar>
          </w:tcPr>
          <w:p w14:paraId="5186E6D8" w14:textId="77777777" w:rsidR="001A20E6" w:rsidRDefault="00000000">
            <w:pPr>
              <w:pStyle w:val="TableCellCalendarDayNumberBold"/>
            </w:pPr>
            <w:r>
              <w:t>26</w:t>
            </w:r>
          </w:p>
          <w:p w14:paraId="3F52C93B" w14:textId="77777777" w:rsidR="001A20E6" w:rsidRDefault="00000000">
            <w:pPr>
              <w:pStyle w:val="TableCellCalendarSubject"/>
            </w:pPr>
            <w:r>
              <w:t>Geography</w:t>
            </w:r>
          </w:p>
          <w:p w14:paraId="65FEB153" w14:textId="77777777" w:rsidR="001A20E6" w:rsidRDefault="00000000">
            <w:pPr>
              <w:pStyle w:val="TableCellCalendarSubject"/>
            </w:pPr>
            <w:r>
              <w:t>Science &amp; Technology</w:t>
            </w:r>
          </w:p>
        </w:tc>
        <w:tc>
          <w:tcPr>
            <w:tcW w:w="700" w:type="pct"/>
            <w:shd w:val="clear" w:color="auto" w:fill="DCFCE7"/>
            <w:tcMar>
              <w:top w:w="200" w:type="dxa"/>
              <w:left w:w="100" w:type="dxa"/>
              <w:bottom w:w="200" w:type="dxa"/>
              <w:right w:w="100" w:type="dxa"/>
            </w:tcMar>
          </w:tcPr>
          <w:p w14:paraId="76E5B5A2" w14:textId="77777777" w:rsidR="001A20E6" w:rsidRDefault="00000000">
            <w:pPr>
              <w:pStyle w:val="TableCellCalendarDayNumberBold"/>
            </w:pPr>
            <w:r>
              <w:t>27</w:t>
            </w:r>
          </w:p>
          <w:p w14:paraId="65760B0D" w14:textId="77777777" w:rsidR="001A20E6" w:rsidRDefault="00000000">
            <w:pPr>
              <w:pStyle w:val="TableCellCalendarSubject"/>
            </w:pPr>
            <w:r>
              <w:t>Geography</w:t>
            </w:r>
          </w:p>
          <w:p w14:paraId="7C92CDA8" w14:textId="77777777" w:rsidR="001A20E6" w:rsidRDefault="00000000">
            <w:pPr>
              <w:pStyle w:val="TableCellCalendarSubject"/>
            </w:pPr>
            <w:r>
              <w:t>Science &amp; Technology</w:t>
            </w:r>
          </w:p>
        </w:tc>
      </w:tr>
      <w:tr w:rsidR="001A20E6" w14:paraId="12C4ED21" w14:textId="77777777">
        <w:tc>
          <w:tcPr>
            <w:tcW w:w="700" w:type="pct"/>
            <w:shd w:val="clear" w:color="auto" w:fill="DCFCE7"/>
            <w:tcMar>
              <w:top w:w="200" w:type="dxa"/>
              <w:left w:w="100" w:type="dxa"/>
              <w:bottom w:w="200" w:type="dxa"/>
              <w:right w:w="100" w:type="dxa"/>
            </w:tcMar>
          </w:tcPr>
          <w:p w14:paraId="458345E0" w14:textId="77777777" w:rsidR="001A20E6" w:rsidRDefault="00000000">
            <w:pPr>
              <w:pStyle w:val="TableCellCalendarDayNumberBold"/>
            </w:pPr>
            <w:r>
              <w:t>28</w:t>
            </w:r>
          </w:p>
          <w:p w14:paraId="581C7B17" w14:textId="77777777" w:rsidR="001A20E6" w:rsidRDefault="00000000">
            <w:pPr>
              <w:pStyle w:val="TableCellCalendarSubject"/>
            </w:pPr>
            <w:r>
              <w:t>Geography</w:t>
            </w:r>
          </w:p>
          <w:p w14:paraId="57AAFD97" w14:textId="77777777" w:rsidR="001A20E6" w:rsidRDefault="00000000">
            <w:pPr>
              <w:pStyle w:val="TableCellCalendarSubject"/>
            </w:pPr>
            <w:r>
              <w:t>Science &amp; Technology</w:t>
            </w:r>
          </w:p>
        </w:tc>
        <w:tc>
          <w:tcPr>
            <w:tcW w:w="700" w:type="pct"/>
            <w:shd w:val="clear" w:color="auto" w:fill="DCFCE7"/>
            <w:tcMar>
              <w:top w:w="200" w:type="dxa"/>
              <w:left w:w="100" w:type="dxa"/>
              <w:bottom w:w="200" w:type="dxa"/>
              <w:right w:w="100" w:type="dxa"/>
            </w:tcMar>
          </w:tcPr>
          <w:p w14:paraId="55CF7AB2" w14:textId="77777777" w:rsidR="001A20E6" w:rsidRDefault="00000000">
            <w:pPr>
              <w:pStyle w:val="TableCellCalendarDayNumberBold"/>
            </w:pPr>
            <w:r>
              <w:t>29</w:t>
            </w:r>
          </w:p>
          <w:p w14:paraId="13A2EDA3" w14:textId="77777777" w:rsidR="001A20E6" w:rsidRDefault="00000000">
            <w:pPr>
              <w:pStyle w:val="TableCellCalendarSubject"/>
            </w:pPr>
            <w:r>
              <w:t>Geography</w:t>
            </w:r>
          </w:p>
          <w:p w14:paraId="6C833A10" w14:textId="77777777" w:rsidR="001A20E6" w:rsidRDefault="00000000">
            <w:pPr>
              <w:pStyle w:val="TableCellCalendarSubject"/>
            </w:pPr>
            <w:r>
              <w:t>Science &amp; Technology</w:t>
            </w:r>
          </w:p>
        </w:tc>
        <w:tc>
          <w:tcPr>
            <w:tcW w:w="700" w:type="pct"/>
            <w:shd w:val="clear" w:color="auto" w:fill="DCFCE7"/>
            <w:tcMar>
              <w:top w:w="200" w:type="dxa"/>
              <w:left w:w="100" w:type="dxa"/>
              <w:bottom w:w="200" w:type="dxa"/>
              <w:right w:w="100" w:type="dxa"/>
            </w:tcMar>
          </w:tcPr>
          <w:p w14:paraId="01576C55" w14:textId="77777777" w:rsidR="001A20E6" w:rsidRDefault="00000000">
            <w:pPr>
              <w:pStyle w:val="TableCellCalendarDayNumberBold"/>
            </w:pPr>
            <w:r>
              <w:t>30</w:t>
            </w:r>
          </w:p>
          <w:p w14:paraId="11E39761" w14:textId="77777777" w:rsidR="001A20E6" w:rsidRDefault="00000000">
            <w:pPr>
              <w:pStyle w:val="TableCellCalendarSubject"/>
            </w:pPr>
            <w:r>
              <w:t>Geography</w:t>
            </w:r>
          </w:p>
          <w:p w14:paraId="633314F1" w14:textId="77777777" w:rsidR="001A20E6" w:rsidRDefault="00000000">
            <w:pPr>
              <w:pStyle w:val="TableCellCalendarSubject"/>
            </w:pPr>
            <w:r>
              <w:t>Science &amp; Technology</w:t>
            </w:r>
          </w:p>
        </w:tc>
        <w:tc>
          <w:tcPr>
            <w:tcW w:w="700" w:type="pct"/>
            <w:tcMar>
              <w:top w:w="200" w:type="dxa"/>
              <w:left w:w="100" w:type="dxa"/>
              <w:bottom w:w="200" w:type="dxa"/>
              <w:right w:w="100" w:type="dxa"/>
            </w:tcMar>
          </w:tcPr>
          <w:p w14:paraId="39B74971" w14:textId="77777777" w:rsidR="001A20E6" w:rsidRDefault="001A20E6"/>
        </w:tc>
        <w:tc>
          <w:tcPr>
            <w:tcW w:w="700" w:type="pct"/>
            <w:tcMar>
              <w:top w:w="200" w:type="dxa"/>
              <w:left w:w="100" w:type="dxa"/>
              <w:bottom w:w="200" w:type="dxa"/>
              <w:right w:w="100" w:type="dxa"/>
            </w:tcMar>
          </w:tcPr>
          <w:p w14:paraId="478934CA" w14:textId="77777777" w:rsidR="001A20E6" w:rsidRDefault="001A20E6"/>
        </w:tc>
        <w:tc>
          <w:tcPr>
            <w:tcW w:w="700" w:type="pct"/>
            <w:tcMar>
              <w:top w:w="200" w:type="dxa"/>
              <w:left w:w="100" w:type="dxa"/>
              <w:bottom w:w="200" w:type="dxa"/>
              <w:right w:w="100" w:type="dxa"/>
            </w:tcMar>
          </w:tcPr>
          <w:p w14:paraId="75BB00D2" w14:textId="77777777" w:rsidR="001A20E6" w:rsidRDefault="001A20E6"/>
        </w:tc>
        <w:tc>
          <w:tcPr>
            <w:tcW w:w="700" w:type="pct"/>
            <w:tcMar>
              <w:top w:w="200" w:type="dxa"/>
              <w:left w:w="100" w:type="dxa"/>
              <w:bottom w:w="200" w:type="dxa"/>
              <w:right w:w="100" w:type="dxa"/>
            </w:tcMar>
          </w:tcPr>
          <w:p w14:paraId="221B7785" w14:textId="77777777" w:rsidR="001A20E6" w:rsidRDefault="001A20E6"/>
        </w:tc>
      </w:tr>
    </w:tbl>
    <w:p w14:paraId="27C9CD3A" w14:textId="77777777" w:rsidR="001A20E6" w:rsidRDefault="001A20E6">
      <w:pPr>
        <w:spacing w:after="400"/>
      </w:pPr>
    </w:p>
    <w:p w14:paraId="03D2F36E" w14:textId="77777777" w:rsidR="001A20E6" w:rsidRDefault="00000000">
      <w:pPr>
        <w:pStyle w:val="ResourceTitle"/>
      </w:pPr>
      <w:r>
        <w:t>📚 Resources for June 2026</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383E2F10" w14:textId="77777777">
        <w:tc>
          <w:tcPr>
            <w:tcW w:w="1650" w:type="pct"/>
            <w:tcBorders>
              <w:bottom w:val="single" w:sz="2" w:space="0" w:color="D1D5DB"/>
              <w:right w:val="single" w:sz="2" w:space="0" w:color="D1D5DB"/>
            </w:tcBorders>
            <w:tcMar>
              <w:top w:w="200" w:type="dxa"/>
              <w:left w:w="150" w:type="dxa"/>
              <w:bottom w:w="200" w:type="dxa"/>
              <w:right w:w="150" w:type="dxa"/>
            </w:tcMar>
          </w:tcPr>
          <w:p w14:paraId="4ED16FC4" w14:textId="77777777" w:rsidR="001A20E6" w:rsidRDefault="00000000">
            <w:pPr>
              <w:pStyle w:val="TableCellSubjectName"/>
            </w:pPr>
            <w:r>
              <w:t>Geography</w:t>
            </w:r>
          </w:p>
          <w:p w14:paraId="53B9A3DE" w14:textId="77777777" w:rsidR="001A20E6" w:rsidRDefault="00000000">
            <w:pPr>
              <w:pStyle w:val="TableCellCategoryTitle"/>
            </w:pPr>
            <w:r>
              <w:t>📝 Practice Materials</w:t>
            </w:r>
          </w:p>
          <w:p w14:paraId="13D06A8C" w14:textId="77777777" w:rsidR="001A20E6" w:rsidRDefault="00000000">
            <w:pPr>
              <w:pStyle w:val="TableCellResourceItem"/>
            </w:pPr>
            <w:r>
              <w:t>• La Excellence Geography Material</w:t>
            </w:r>
          </w:p>
          <w:p w14:paraId="3D9429BE" w14:textId="77777777" w:rsidR="001A20E6" w:rsidRDefault="00000000">
            <w:pPr>
              <w:pStyle w:val="TableCellResourceItem"/>
            </w:pPr>
            <w:r>
              <w:t>• Mains RRP + Prelims RRP</w:t>
            </w:r>
          </w:p>
          <w:p w14:paraId="7812304B" w14:textId="77777777" w:rsidR="001A20E6" w:rsidRDefault="00000000">
            <w:pPr>
              <w:pStyle w:val="TableCellResourceItem"/>
            </w:pPr>
            <w:r>
              <w:t>• Prelims &amp; Mains Workbooks</w:t>
            </w:r>
          </w:p>
          <w:p w14:paraId="6CD39804" w14:textId="77777777" w:rsidR="001A20E6" w:rsidRDefault="00000000">
            <w:pPr>
              <w:pStyle w:val="TableCellCategoryTitle"/>
            </w:pPr>
            <w:r>
              <w:t>📰 Current Affairs</w:t>
            </w:r>
          </w:p>
          <w:p w14:paraId="0C7BCB84" w14:textId="77777777" w:rsidR="001A20E6" w:rsidRDefault="00000000">
            <w:pPr>
              <w:pStyle w:val="TableCellResourceItem"/>
            </w:pPr>
            <w:r>
              <w:t>• Atlas (Orient Blackswan)</w:t>
            </w:r>
          </w:p>
          <w:p w14:paraId="043B3663" w14:textId="77777777" w:rsidR="001A20E6" w:rsidRDefault="00000000">
            <w:pPr>
              <w:pStyle w:val="TableCellResourceItem"/>
            </w:pPr>
            <w:r>
              <w:t>• Newspapers (The Hindu – Env/Geo pages)</w:t>
            </w:r>
          </w:p>
          <w:p w14:paraId="6EA2269D"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5DB04D25" w14:textId="77777777" w:rsidR="001A20E6" w:rsidRDefault="00000000">
            <w:pPr>
              <w:pStyle w:val="TableCellSubjectName"/>
            </w:pPr>
            <w:r>
              <w:t>Environment, Ecology and Disaster Management</w:t>
            </w:r>
          </w:p>
          <w:p w14:paraId="4F8C64E0" w14:textId="77777777" w:rsidR="001A20E6" w:rsidRDefault="00000000">
            <w:pPr>
              <w:pStyle w:val="TableCellCategoryTitle"/>
            </w:pPr>
            <w:r>
              <w:t>📝 Practice Materials</w:t>
            </w:r>
          </w:p>
          <w:p w14:paraId="5806B672" w14:textId="77777777" w:rsidR="001A20E6" w:rsidRDefault="00000000">
            <w:pPr>
              <w:pStyle w:val="TableCellResourceItem"/>
            </w:pPr>
            <w:r>
              <w:t>• La Excellence Environment Material</w:t>
            </w:r>
          </w:p>
          <w:p w14:paraId="149221C9" w14:textId="77777777" w:rsidR="001A20E6" w:rsidRDefault="00000000">
            <w:pPr>
              <w:pStyle w:val="TableCellResourceItem"/>
            </w:pPr>
            <w:r>
              <w:t>• Prelims &amp; Mains Workbooks</w:t>
            </w:r>
          </w:p>
          <w:p w14:paraId="4526E4DA" w14:textId="77777777" w:rsidR="001A20E6" w:rsidRDefault="00000000">
            <w:pPr>
              <w:pStyle w:val="TableCellResourceItem"/>
            </w:pPr>
            <w:r>
              <w:t>• La Excellence DM Material</w:t>
            </w:r>
          </w:p>
          <w:p w14:paraId="002647F4" w14:textId="77777777" w:rsidR="001A20E6" w:rsidRDefault="00000000">
            <w:pPr>
              <w:pStyle w:val="TableCellResourceItem"/>
            </w:pPr>
            <w:r>
              <w:t>• Prelims &amp; Mains Workbooks</w:t>
            </w:r>
          </w:p>
          <w:p w14:paraId="57A31D6D" w14:textId="77777777" w:rsidR="001A20E6" w:rsidRDefault="00000000">
            <w:pPr>
              <w:pStyle w:val="TableCellCategoryTitle"/>
            </w:pPr>
            <w:r>
              <w:t>📰 Current Affairs</w:t>
            </w:r>
          </w:p>
          <w:p w14:paraId="27ACCADF" w14:textId="77777777" w:rsidR="001A20E6" w:rsidRDefault="00000000">
            <w:pPr>
              <w:pStyle w:val="TableCellResourceItem"/>
            </w:pPr>
            <w:r>
              <w:t>• Down to Earth</w:t>
            </w:r>
          </w:p>
          <w:p w14:paraId="2AEFA0EF" w14:textId="77777777" w:rsidR="001A20E6" w:rsidRDefault="00000000">
            <w:pPr>
              <w:pStyle w:val="TableCellResourceItem"/>
            </w:pPr>
            <w:r>
              <w:t>• Newspapers (The Hindu – Env, sections)</w:t>
            </w:r>
          </w:p>
          <w:p w14:paraId="45FDB515" w14:textId="77777777" w:rsidR="001A20E6" w:rsidRDefault="00000000">
            <w:pPr>
              <w:pStyle w:val="TableCellResourceItem"/>
            </w:pPr>
            <w:r>
              <w:t>• Down to earth</w:t>
            </w:r>
          </w:p>
          <w:p w14:paraId="3118D2AD" w14:textId="77777777" w:rsidR="001A20E6" w:rsidRDefault="00000000">
            <w:pPr>
              <w:pStyle w:val="TableCellResourceItem"/>
            </w:pPr>
            <w:r>
              <w:t>• Disaster coverage – IE/The Hindu</w:t>
            </w:r>
          </w:p>
        </w:tc>
        <w:tc>
          <w:tcPr>
            <w:tcW w:w="1650" w:type="pct"/>
            <w:tcBorders>
              <w:bottom w:val="single" w:sz="2" w:space="0" w:color="D1D5DB"/>
              <w:right w:val="single" w:sz="2" w:space="0" w:color="D1D5DB"/>
            </w:tcBorders>
            <w:tcMar>
              <w:top w:w="200" w:type="dxa"/>
              <w:left w:w="150" w:type="dxa"/>
              <w:bottom w:w="200" w:type="dxa"/>
              <w:right w:w="150" w:type="dxa"/>
            </w:tcMar>
          </w:tcPr>
          <w:p w14:paraId="20570DD7" w14:textId="77777777" w:rsidR="001A20E6" w:rsidRDefault="00000000">
            <w:pPr>
              <w:pStyle w:val="TableCellSubjectName"/>
            </w:pPr>
            <w:r>
              <w:t>Science &amp; Technology</w:t>
            </w:r>
          </w:p>
          <w:p w14:paraId="46BAC686" w14:textId="77777777" w:rsidR="001A20E6" w:rsidRDefault="00000000">
            <w:pPr>
              <w:pStyle w:val="TableCellCategoryTitle"/>
            </w:pPr>
            <w:r>
              <w:t>📝 Practice Materials</w:t>
            </w:r>
          </w:p>
          <w:p w14:paraId="065EDF38" w14:textId="77777777" w:rsidR="001A20E6" w:rsidRDefault="00000000">
            <w:pPr>
              <w:pStyle w:val="TableCellResourceItem"/>
            </w:pPr>
            <w:r>
              <w:t>• La Excellence S&amp;T Material</w:t>
            </w:r>
          </w:p>
          <w:p w14:paraId="00A62756" w14:textId="77777777" w:rsidR="001A20E6" w:rsidRDefault="00000000">
            <w:pPr>
              <w:pStyle w:val="TableCellResourceItem"/>
            </w:pPr>
            <w:r>
              <w:t>• Prelims &amp; Mains Workbooks</w:t>
            </w:r>
          </w:p>
          <w:p w14:paraId="013FC65E" w14:textId="77777777" w:rsidR="001A20E6" w:rsidRDefault="00000000">
            <w:pPr>
              <w:pStyle w:val="TableCellCategoryTitle"/>
            </w:pPr>
            <w:r>
              <w:t>📰 Current Affairs</w:t>
            </w:r>
          </w:p>
          <w:p w14:paraId="06A9B981" w14:textId="77777777" w:rsidR="001A20E6" w:rsidRDefault="00000000">
            <w:pPr>
              <w:pStyle w:val="TableCellResourceItem"/>
            </w:pPr>
            <w:r>
              <w:t>• Newspapers (The Hindu S&amp;T, PIB updates)</w:t>
            </w:r>
          </w:p>
        </w:tc>
      </w:tr>
    </w:tbl>
    <w:p w14:paraId="44A055EC" w14:textId="77777777" w:rsidR="001A20E6" w:rsidRDefault="001A20E6">
      <w:pPr>
        <w:spacing w:after="400"/>
      </w:pPr>
    </w:p>
    <w:p w14:paraId="560D08B0"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2998237D" w14:textId="77777777">
        <w:tc>
          <w:tcPr>
            <w:tcW w:w="2500" w:type="pct"/>
            <w:tcMar>
              <w:top w:w="0" w:type="dxa"/>
              <w:left w:w="0" w:type="dxa"/>
              <w:bottom w:w="0" w:type="dxa"/>
              <w:right w:w="0" w:type="dxa"/>
            </w:tcMar>
          </w:tcPr>
          <w:p w14:paraId="4D132C7E" w14:textId="77777777" w:rsidR="001A20E6" w:rsidRDefault="00000000">
            <w:pPr>
              <w:pStyle w:val="WeekTitle"/>
            </w:pPr>
            <w:r>
              <w:rPr>
                <w:color w:val="15803D"/>
              </w:rPr>
              <w:t>📅 May 31 - Jun 06, 2026</w:t>
            </w:r>
          </w:p>
        </w:tc>
        <w:tc>
          <w:tcPr>
            <w:tcW w:w="2500" w:type="pct"/>
            <w:tcMar>
              <w:top w:w="0" w:type="dxa"/>
              <w:left w:w="0" w:type="dxa"/>
              <w:bottom w:w="0" w:type="dxa"/>
              <w:right w:w="0" w:type="dxa"/>
            </w:tcMar>
          </w:tcPr>
          <w:p w14:paraId="739EAE78" w14:textId="77777777" w:rsidR="001A20E6" w:rsidRDefault="00000000">
            <w:pPr>
              <w:pStyle w:val="WeekCycleName"/>
            </w:pPr>
            <w:r>
              <w:rPr>
                <w:color w:val="15803D"/>
              </w:rPr>
              <w:t>C2</w:t>
            </w:r>
          </w:p>
        </w:tc>
      </w:tr>
    </w:tbl>
    <w:p w14:paraId="4C96297B"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0F65A39E" w14:textId="77777777">
        <w:tc>
          <w:tcPr>
            <w:tcW w:w="700" w:type="pct"/>
            <w:shd w:val="clear" w:color="auto" w:fill="DCFCE7"/>
            <w:tcMar>
              <w:top w:w="200" w:type="dxa"/>
              <w:left w:w="100" w:type="dxa"/>
              <w:bottom w:w="200" w:type="dxa"/>
              <w:right w:w="100" w:type="dxa"/>
            </w:tcMar>
          </w:tcPr>
          <w:p w14:paraId="37C240EE" w14:textId="77777777" w:rsidR="001A20E6" w:rsidRDefault="00000000">
            <w:pPr>
              <w:pStyle w:val="TableCellCalendarDayHeader"/>
            </w:pPr>
            <w:r>
              <w:rPr>
                <w:color w:val="15803D"/>
              </w:rPr>
              <w:t>Sunday</w:t>
            </w:r>
          </w:p>
          <w:p w14:paraId="3241BDDB" w14:textId="77777777" w:rsidR="001A20E6" w:rsidRDefault="00000000">
            <w:pPr>
              <w:pStyle w:val="TableCellCalendarDateHeader"/>
            </w:pPr>
            <w:r>
              <w:rPr>
                <w:color w:val="15803D"/>
              </w:rPr>
              <w:t>May 31</w:t>
            </w:r>
          </w:p>
          <w:p w14:paraId="1F1D5AC5"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442FF3BC" w14:textId="77777777" w:rsidR="001A20E6" w:rsidRDefault="00000000">
            <w:pPr>
              <w:pStyle w:val="TableCellCalendarDayHeader"/>
            </w:pPr>
            <w:r>
              <w:rPr>
                <w:color w:val="15803D"/>
              </w:rPr>
              <w:t>Monday</w:t>
            </w:r>
          </w:p>
          <w:p w14:paraId="7EA647AA" w14:textId="77777777" w:rsidR="001A20E6" w:rsidRDefault="00000000">
            <w:pPr>
              <w:pStyle w:val="TableCellCalendarDateHeader"/>
            </w:pPr>
            <w:r>
              <w:rPr>
                <w:color w:val="15803D"/>
              </w:rPr>
              <w:t>Jun 01</w:t>
            </w:r>
          </w:p>
          <w:p w14:paraId="4C1832D4"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5762C269" w14:textId="77777777" w:rsidR="001A20E6" w:rsidRDefault="00000000">
            <w:pPr>
              <w:pStyle w:val="TableCellCalendarDayHeader"/>
            </w:pPr>
            <w:r>
              <w:rPr>
                <w:color w:val="15803D"/>
              </w:rPr>
              <w:t>Tuesday</w:t>
            </w:r>
          </w:p>
          <w:p w14:paraId="02C9165B" w14:textId="77777777" w:rsidR="001A20E6" w:rsidRDefault="00000000">
            <w:pPr>
              <w:pStyle w:val="TableCellCalendarDateHeader"/>
            </w:pPr>
            <w:r>
              <w:rPr>
                <w:color w:val="15803D"/>
              </w:rPr>
              <w:t>Jun 02</w:t>
            </w:r>
          </w:p>
          <w:p w14:paraId="776B5D39"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CE44E71" w14:textId="77777777" w:rsidR="001A20E6" w:rsidRDefault="00000000">
            <w:pPr>
              <w:pStyle w:val="TableCellCalendarDayHeader"/>
            </w:pPr>
            <w:r>
              <w:rPr>
                <w:color w:val="15803D"/>
              </w:rPr>
              <w:t>Wednesday</w:t>
            </w:r>
          </w:p>
          <w:p w14:paraId="0DA223B0" w14:textId="77777777" w:rsidR="001A20E6" w:rsidRDefault="00000000">
            <w:pPr>
              <w:pStyle w:val="TableCellCalendarDateHeader"/>
            </w:pPr>
            <w:r>
              <w:rPr>
                <w:color w:val="15803D"/>
              </w:rPr>
              <w:t>Jun 03</w:t>
            </w:r>
          </w:p>
          <w:p w14:paraId="203FDA4D"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4CA67AC3" w14:textId="77777777" w:rsidR="001A20E6" w:rsidRDefault="00000000">
            <w:pPr>
              <w:pStyle w:val="TableCellCalendarDayHeader"/>
            </w:pPr>
            <w:r>
              <w:rPr>
                <w:color w:val="15803D"/>
              </w:rPr>
              <w:t>Thursday</w:t>
            </w:r>
          </w:p>
          <w:p w14:paraId="29C06CEC" w14:textId="77777777" w:rsidR="001A20E6" w:rsidRDefault="00000000">
            <w:pPr>
              <w:pStyle w:val="TableCellCalendarDateHeader"/>
            </w:pPr>
            <w:r>
              <w:rPr>
                <w:color w:val="15803D"/>
              </w:rPr>
              <w:t>Jun 04</w:t>
            </w:r>
          </w:p>
          <w:p w14:paraId="561F6AA8"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E4B8F78" w14:textId="77777777" w:rsidR="001A20E6" w:rsidRDefault="00000000">
            <w:pPr>
              <w:pStyle w:val="TableCellCalendarDayHeader"/>
            </w:pPr>
            <w:r>
              <w:rPr>
                <w:color w:val="15803D"/>
              </w:rPr>
              <w:t>Friday</w:t>
            </w:r>
          </w:p>
          <w:p w14:paraId="03CB994F" w14:textId="77777777" w:rsidR="001A20E6" w:rsidRDefault="00000000">
            <w:pPr>
              <w:pStyle w:val="TableCellCalendarDateHeader"/>
            </w:pPr>
            <w:r>
              <w:rPr>
                <w:color w:val="15803D"/>
              </w:rPr>
              <w:t>Jun 05</w:t>
            </w:r>
          </w:p>
          <w:p w14:paraId="34C50D58"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069DB1CE" w14:textId="77777777" w:rsidR="001A20E6" w:rsidRDefault="00000000">
            <w:pPr>
              <w:pStyle w:val="TableCellCalendarDayHeader"/>
            </w:pPr>
            <w:r>
              <w:rPr>
                <w:color w:val="F57C00"/>
              </w:rPr>
              <w:t>Saturday</w:t>
            </w:r>
          </w:p>
          <w:p w14:paraId="6ABACE3A" w14:textId="77777777" w:rsidR="001A20E6" w:rsidRDefault="00000000">
            <w:pPr>
              <w:pStyle w:val="TableCellCalendarDateHeader"/>
            </w:pPr>
            <w:r>
              <w:rPr>
                <w:color w:val="F57C00"/>
              </w:rPr>
              <w:t>Jun 06</w:t>
            </w:r>
          </w:p>
          <w:p w14:paraId="1B866F39" w14:textId="77777777" w:rsidR="001A20E6" w:rsidRDefault="00000000">
            <w:pPr>
              <w:pStyle w:val="TableCellCatchupLabel"/>
            </w:pPr>
            <w:r>
              <w:rPr>
                <w:color w:val="F57C00"/>
              </w:rPr>
              <w:t>Catchup Day</w:t>
            </w:r>
          </w:p>
        </w:tc>
      </w:tr>
      <w:tr w:rsidR="001A20E6" w14:paraId="5B9A8249" w14:textId="77777777">
        <w:tc>
          <w:tcPr>
            <w:tcW w:w="700" w:type="pct"/>
            <w:shd w:val="clear" w:color="auto" w:fill="DCFCE7"/>
            <w:tcMar>
              <w:top w:w="150" w:type="dxa"/>
              <w:left w:w="100" w:type="dxa"/>
              <w:bottom w:w="150" w:type="dxa"/>
              <w:right w:w="100" w:type="dxa"/>
            </w:tcMar>
          </w:tcPr>
          <w:p w14:paraId="4942A9EF" w14:textId="77777777" w:rsidR="001A20E6" w:rsidRDefault="00000000">
            <w:pPr>
              <w:pStyle w:val="TableCellTaskSubject"/>
            </w:pPr>
            <w:r>
              <w:t>Geography</w:t>
            </w:r>
          </w:p>
          <w:p w14:paraId="1D7DFEE2" w14:textId="77777777" w:rsidR="001A20E6" w:rsidRDefault="00000000">
            <w:pPr>
              <w:pStyle w:val="TableCellTaskDetails"/>
            </w:pPr>
            <w:r>
              <w:t>• Test - TEST — 3h</w:t>
            </w:r>
          </w:p>
          <w:p w14:paraId="05A7DB67"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1398B3D8" w14:textId="77777777" w:rsidR="001A20E6" w:rsidRDefault="00000000">
            <w:pPr>
              <w:pStyle w:val="TableCellTaskSubject"/>
            </w:pPr>
            <w:r>
              <w:t>Geography</w:t>
            </w:r>
          </w:p>
          <w:p w14:paraId="64382C80" w14:textId="77777777" w:rsidR="001A20E6" w:rsidRDefault="00000000">
            <w:pPr>
              <w:pStyle w:val="TableCellTaskDetails"/>
            </w:pPr>
            <w:r>
              <w:t>• Study - World Geography - Physical and world Map related (G06) — 1h</w:t>
            </w:r>
          </w:p>
          <w:p w14:paraId="5A100BD5" w14:textId="77777777" w:rsidR="001A20E6" w:rsidRDefault="00000000">
            <w:pPr>
              <w:pStyle w:val="TableCellTaskBadge"/>
              <w:shd w:val="clear" w:color="auto" w:fill="E3F2FD"/>
            </w:pPr>
            <w:r>
              <w:rPr>
                <w:b/>
                <w:bCs/>
                <w:color w:val="1976D2"/>
              </w:rPr>
              <w:t>STUDY</w:t>
            </w:r>
          </w:p>
          <w:p w14:paraId="34A2C259" w14:textId="77777777" w:rsidR="001A20E6" w:rsidRDefault="00000000">
            <w:pPr>
              <w:pStyle w:val="TableCellTaskDetails"/>
            </w:pPr>
            <w:r>
              <w:t>• Study - Geo-physical Phenomenon (G07) — 30m</w:t>
            </w:r>
          </w:p>
          <w:p w14:paraId="63068D3F" w14:textId="77777777" w:rsidR="001A20E6" w:rsidRDefault="00000000">
            <w:pPr>
              <w:pStyle w:val="TableCellTaskBadge"/>
              <w:shd w:val="clear" w:color="auto" w:fill="E3F2FD"/>
            </w:pPr>
            <w:r>
              <w:rPr>
                <w:b/>
                <w:bCs/>
                <w:color w:val="1976D2"/>
              </w:rPr>
              <w:t>STUDY</w:t>
            </w:r>
          </w:p>
          <w:p w14:paraId="0D659D94" w14:textId="77777777" w:rsidR="001A20E6" w:rsidRDefault="00000000">
            <w:pPr>
              <w:pStyle w:val="TableCellTaskDetails"/>
            </w:pPr>
            <w:r>
              <w:t>• Revision - Industry - World and India (G09) — 30m</w:t>
            </w:r>
          </w:p>
          <w:p w14:paraId="0E5AFBA1" w14:textId="77777777" w:rsidR="001A20E6" w:rsidRDefault="00000000">
            <w:pPr>
              <w:pStyle w:val="TableCellTaskBadge"/>
              <w:shd w:val="clear" w:color="auto" w:fill="FCE4EC"/>
            </w:pPr>
            <w:r>
              <w:rPr>
                <w:b/>
                <w:bCs/>
                <w:color w:val="C2185B"/>
              </w:rPr>
              <w:t>REVISION</w:t>
            </w:r>
          </w:p>
          <w:p w14:paraId="53740031" w14:textId="77777777" w:rsidR="001A20E6" w:rsidRDefault="00000000">
            <w:pPr>
              <w:pStyle w:val="TableCellTaskDetails"/>
            </w:pPr>
            <w:r>
              <w:t>• Practice - Industry - World and India (G09) — 30m</w:t>
            </w:r>
          </w:p>
          <w:p w14:paraId="24383430"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B36EDDB" w14:textId="77777777" w:rsidR="001A20E6" w:rsidRDefault="00000000">
            <w:pPr>
              <w:pStyle w:val="TableCellTaskSubject"/>
            </w:pPr>
            <w:r>
              <w:t>Geography</w:t>
            </w:r>
          </w:p>
          <w:p w14:paraId="254FAAED" w14:textId="77777777" w:rsidR="001A20E6" w:rsidRDefault="00000000">
            <w:pPr>
              <w:pStyle w:val="TableCellTaskDetails"/>
            </w:pPr>
            <w:r>
              <w:t>• Study - Geo-physical Phenomenon (G07) — 1h 30m</w:t>
            </w:r>
          </w:p>
          <w:p w14:paraId="7C5CFAB2" w14:textId="77777777" w:rsidR="001A20E6" w:rsidRDefault="00000000">
            <w:pPr>
              <w:pStyle w:val="TableCellTaskBadge"/>
              <w:shd w:val="clear" w:color="auto" w:fill="E3F2FD"/>
            </w:pPr>
            <w:r>
              <w:rPr>
                <w:b/>
                <w:bCs/>
                <w:color w:val="1976D2"/>
              </w:rPr>
              <w:t>STUDY</w:t>
            </w:r>
          </w:p>
          <w:p w14:paraId="160A6C23" w14:textId="77777777" w:rsidR="001A20E6" w:rsidRDefault="00000000">
            <w:pPr>
              <w:pStyle w:val="TableCellTaskDetails"/>
            </w:pPr>
            <w:r>
              <w:t>• Revision - Industry - World and India (G09) — 30m</w:t>
            </w:r>
          </w:p>
          <w:p w14:paraId="28E33CBA" w14:textId="77777777" w:rsidR="001A20E6" w:rsidRDefault="00000000">
            <w:pPr>
              <w:pStyle w:val="TableCellTaskBadge"/>
              <w:shd w:val="clear" w:color="auto" w:fill="FCE4EC"/>
            </w:pPr>
            <w:r>
              <w:rPr>
                <w:b/>
                <w:bCs/>
                <w:color w:val="C2185B"/>
              </w:rPr>
              <w:t>REVISION</w:t>
            </w:r>
          </w:p>
          <w:p w14:paraId="309D8662" w14:textId="77777777" w:rsidR="001A20E6" w:rsidRDefault="00000000">
            <w:pPr>
              <w:pStyle w:val="TableCellTaskDetails"/>
            </w:pPr>
            <w:r>
              <w:t>• Practice - Industry - World and India (G09) — 30m</w:t>
            </w:r>
          </w:p>
          <w:p w14:paraId="26393D2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CEB31E4" w14:textId="77777777" w:rsidR="001A20E6" w:rsidRDefault="00000000">
            <w:pPr>
              <w:pStyle w:val="TableCellTaskSubject"/>
            </w:pPr>
            <w:r>
              <w:t>Geography</w:t>
            </w:r>
          </w:p>
          <w:p w14:paraId="65E5F149" w14:textId="77777777" w:rsidR="001A20E6" w:rsidRDefault="00000000">
            <w:pPr>
              <w:pStyle w:val="TableCellTaskDetails"/>
            </w:pPr>
            <w:r>
              <w:t>• Study - Geo-physical Phenomenon (G07) — 1h 30m</w:t>
            </w:r>
          </w:p>
          <w:p w14:paraId="4166684B" w14:textId="77777777" w:rsidR="001A20E6" w:rsidRDefault="00000000">
            <w:pPr>
              <w:pStyle w:val="TableCellTaskBadge"/>
              <w:shd w:val="clear" w:color="auto" w:fill="E3F2FD"/>
            </w:pPr>
            <w:r>
              <w:rPr>
                <w:b/>
                <w:bCs/>
                <w:color w:val="1976D2"/>
              </w:rPr>
              <w:t>STUDY</w:t>
            </w:r>
          </w:p>
          <w:p w14:paraId="10BBD8DF" w14:textId="77777777" w:rsidR="001A20E6" w:rsidRDefault="00000000">
            <w:pPr>
              <w:pStyle w:val="TableCellTaskDetails"/>
            </w:pPr>
            <w:r>
              <w:t>• Revision - Settlements (G10) — 30m</w:t>
            </w:r>
          </w:p>
          <w:p w14:paraId="117B8B67" w14:textId="77777777" w:rsidR="001A20E6" w:rsidRDefault="00000000">
            <w:pPr>
              <w:pStyle w:val="TableCellTaskBadge"/>
              <w:shd w:val="clear" w:color="auto" w:fill="FCE4EC"/>
            </w:pPr>
            <w:r>
              <w:rPr>
                <w:b/>
                <w:bCs/>
                <w:color w:val="C2185B"/>
              </w:rPr>
              <w:t>REVISION</w:t>
            </w:r>
          </w:p>
          <w:p w14:paraId="4B9F9E39" w14:textId="77777777" w:rsidR="001A20E6" w:rsidRDefault="00000000">
            <w:pPr>
              <w:pStyle w:val="TableCellTaskDetails"/>
            </w:pPr>
            <w:r>
              <w:t>• Practice - Settlements (G10) — 30m</w:t>
            </w:r>
          </w:p>
          <w:p w14:paraId="4585C63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8117608" w14:textId="77777777" w:rsidR="001A20E6" w:rsidRDefault="00000000">
            <w:pPr>
              <w:pStyle w:val="TableCellTaskSubject"/>
            </w:pPr>
            <w:r>
              <w:t>Geography</w:t>
            </w:r>
          </w:p>
          <w:p w14:paraId="10E9F324" w14:textId="77777777" w:rsidR="001A20E6" w:rsidRDefault="00000000">
            <w:pPr>
              <w:pStyle w:val="TableCellTaskDetails"/>
            </w:pPr>
            <w:r>
              <w:t>• Study - Geo-physical Phenomenon (G07) — 30m</w:t>
            </w:r>
          </w:p>
          <w:p w14:paraId="7A216492" w14:textId="77777777" w:rsidR="001A20E6" w:rsidRDefault="00000000">
            <w:pPr>
              <w:pStyle w:val="TableCellTaskBadge"/>
              <w:shd w:val="clear" w:color="auto" w:fill="E3F2FD"/>
            </w:pPr>
            <w:r>
              <w:rPr>
                <w:b/>
                <w:bCs/>
                <w:color w:val="1976D2"/>
              </w:rPr>
              <w:t>STUDY</w:t>
            </w:r>
          </w:p>
          <w:p w14:paraId="6E1C3397" w14:textId="77777777" w:rsidR="001A20E6" w:rsidRDefault="00000000">
            <w:pPr>
              <w:pStyle w:val="TableCellTaskDetails"/>
            </w:pPr>
            <w:r>
              <w:t>• Study - Resources - World and India (G08) — 1h</w:t>
            </w:r>
          </w:p>
          <w:p w14:paraId="4AF4201D" w14:textId="77777777" w:rsidR="001A20E6" w:rsidRDefault="00000000">
            <w:pPr>
              <w:pStyle w:val="TableCellTaskBadge"/>
              <w:shd w:val="clear" w:color="auto" w:fill="E3F2FD"/>
            </w:pPr>
            <w:r>
              <w:rPr>
                <w:b/>
                <w:bCs/>
                <w:color w:val="1976D2"/>
              </w:rPr>
              <w:t>STUDY</w:t>
            </w:r>
          </w:p>
          <w:p w14:paraId="1280E6E8" w14:textId="77777777" w:rsidR="001A20E6" w:rsidRDefault="00000000">
            <w:pPr>
              <w:pStyle w:val="TableCellTaskDetails"/>
            </w:pPr>
            <w:r>
              <w:t>• Revision - Settlements (G10) — 30m</w:t>
            </w:r>
          </w:p>
          <w:p w14:paraId="76271B1C" w14:textId="77777777" w:rsidR="001A20E6" w:rsidRDefault="00000000">
            <w:pPr>
              <w:pStyle w:val="TableCellTaskBadge"/>
              <w:shd w:val="clear" w:color="auto" w:fill="FCE4EC"/>
            </w:pPr>
            <w:r>
              <w:rPr>
                <w:b/>
                <w:bCs/>
                <w:color w:val="C2185B"/>
              </w:rPr>
              <w:t>REVISION</w:t>
            </w:r>
          </w:p>
          <w:p w14:paraId="5547F04A" w14:textId="77777777" w:rsidR="001A20E6" w:rsidRDefault="00000000">
            <w:pPr>
              <w:pStyle w:val="TableCellTaskDetails"/>
            </w:pPr>
            <w:r>
              <w:t>• Practice - Settlements (G10) — 30m</w:t>
            </w:r>
          </w:p>
          <w:p w14:paraId="43DA2F1C"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44E120D" w14:textId="77777777" w:rsidR="001A20E6" w:rsidRDefault="00000000">
            <w:pPr>
              <w:pStyle w:val="TableCellTaskSubject"/>
            </w:pPr>
            <w:r>
              <w:t>Geography</w:t>
            </w:r>
          </w:p>
          <w:p w14:paraId="62173E22" w14:textId="77777777" w:rsidR="001A20E6" w:rsidRDefault="00000000">
            <w:pPr>
              <w:pStyle w:val="TableCellTaskDetails"/>
            </w:pPr>
            <w:r>
              <w:t>• Study - Resources - World and India (G08) — 1h 30m</w:t>
            </w:r>
          </w:p>
          <w:p w14:paraId="30B78E25" w14:textId="77777777" w:rsidR="001A20E6" w:rsidRDefault="00000000">
            <w:pPr>
              <w:pStyle w:val="TableCellTaskBadge"/>
              <w:shd w:val="clear" w:color="auto" w:fill="E3F2FD"/>
            </w:pPr>
            <w:r>
              <w:rPr>
                <w:b/>
                <w:bCs/>
                <w:color w:val="1976D2"/>
              </w:rPr>
              <w:t>STUDY</w:t>
            </w:r>
          </w:p>
          <w:p w14:paraId="0CD4FB95" w14:textId="77777777" w:rsidR="001A20E6" w:rsidRDefault="00000000">
            <w:pPr>
              <w:pStyle w:val="TableCellTaskDetails"/>
            </w:pPr>
            <w:r>
              <w:t>• Revision - Population and Migration (G11) — 30m</w:t>
            </w:r>
          </w:p>
          <w:p w14:paraId="61C44A4F" w14:textId="77777777" w:rsidR="001A20E6" w:rsidRDefault="00000000">
            <w:pPr>
              <w:pStyle w:val="TableCellTaskBadge"/>
              <w:shd w:val="clear" w:color="auto" w:fill="FCE4EC"/>
            </w:pPr>
            <w:r>
              <w:rPr>
                <w:b/>
                <w:bCs/>
                <w:color w:val="C2185B"/>
              </w:rPr>
              <w:t>REVISION</w:t>
            </w:r>
          </w:p>
          <w:p w14:paraId="4263A7F8" w14:textId="77777777" w:rsidR="001A20E6" w:rsidRDefault="00000000">
            <w:pPr>
              <w:pStyle w:val="TableCellTaskDetails"/>
            </w:pPr>
            <w:r>
              <w:t>• Practice - Population and Migration (G11) — 30m</w:t>
            </w:r>
          </w:p>
          <w:p w14:paraId="042FA4D2"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32D2C9F5" w14:textId="77777777" w:rsidR="001A20E6" w:rsidRDefault="001A20E6"/>
        </w:tc>
      </w:tr>
      <w:tr w:rsidR="001A20E6" w14:paraId="19FC0F84" w14:textId="77777777">
        <w:tc>
          <w:tcPr>
            <w:tcW w:w="700" w:type="pct"/>
            <w:shd w:val="clear" w:color="auto" w:fill="DCFCE7"/>
            <w:tcMar>
              <w:top w:w="150" w:type="dxa"/>
              <w:left w:w="100" w:type="dxa"/>
              <w:bottom w:w="150" w:type="dxa"/>
              <w:right w:w="100" w:type="dxa"/>
            </w:tcMar>
          </w:tcPr>
          <w:p w14:paraId="518512E5" w14:textId="77777777" w:rsidR="001A20E6" w:rsidRDefault="00000000">
            <w:pPr>
              <w:pStyle w:val="TableCellTaskSubject"/>
            </w:pPr>
            <w:r>
              <w:t>Environment, Ecology and Disaster Management</w:t>
            </w:r>
          </w:p>
          <w:p w14:paraId="7932B600" w14:textId="77777777" w:rsidR="001A20E6" w:rsidRDefault="00000000">
            <w:pPr>
              <w:pStyle w:val="TableCellTaskDetails"/>
            </w:pPr>
            <w:r>
              <w:t>• Test - TEST — 3h</w:t>
            </w:r>
          </w:p>
          <w:p w14:paraId="297D23E6"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40D6F8CF" w14:textId="77777777" w:rsidR="001A20E6" w:rsidRDefault="00000000">
            <w:pPr>
              <w:pStyle w:val="TableCellTaskSubject"/>
            </w:pPr>
            <w:r>
              <w:t>Environment, Ecology and Disaster Management</w:t>
            </w:r>
          </w:p>
          <w:p w14:paraId="1213F744" w14:textId="77777777" w:rsidR="001A20E6" w:rsidRDefault="00000000">
            <w:pPr>
              <w:pStyle w:val="TableCellTaskDetails"/>
            </w:pPr>
            <w:r>
              <w:t>• Study - Land Degradation (B06) — 1h 30m</w:t>
            </w:r>
          </w:p>
          <w:p w14:paraId="2301ABEB" w14:textId="77777777" w:rsidR="001A20E6" w:rsidRDefault="00000000">
            <w:pPr>
              <w:pStyle w:val="TableCellTaskBadge"/>
              <w:shd w:val="clear" w:color="auto" w:fill="E3F2FD"/>
            </w:pPr>
            <w:r>
              <w:rPr>
                <w:b/>
                <w:bCs/>
                <w:color w:val="1976D2"/>
              </w:rPr>
              <w:t>STUDY</w:t>
            </w:r>
          </w:p>
          <w:p w14:paraId="122D2367" w14:textId="77777777" w:rsidR="001A20E6" w:rsidRDefault="00000000">
            <w:pPr>
              <w:pStyle w:val="TableCellTaskDetails"/>
            </w:pPr>
            <w:r>
              <w:t>• Revision - Green Revolution and Sustainable Agriculture (B10) — 30m</w:t>
            </w:r>
          </w:p>
          <w:p w14:paraId="68B3CF67" w14:textId="77777777" w:rsidR="001A20E6" w:rsidRDefault="00000000">
            <w:pPr>
              <w:pStyle w:val="TableCellTaskBadge"/>
              <w:shd w:val="clear" w:color="auto" w:fill="FCE4EC"/>
            </w:pPr>
            <w:r>
              <w:rPr>
                <w:b/>
                <w:bCs/>
                <w:color w:val="C2185B"/>
              </w:rPr>
              <w:t>REVISION</w:t>
            </w:r>
          </w:p>
          <w:p w14:paraId="552889F8" w14:textId="77777777" w:rsidR="001A20E6" w:rsidRDefault="00000000">
            <w:pPr>
              <w:pStyle w:val="TableCellTaskDetails"/>
            </w:pPr>
            <w:r>
              <w:t>• Practice - Green Revolution and Sustainable Agriculture (B10) — 30m</w:t>
            </w:r>
          </w:p>
          <w:p w14:paraId="0F41C9FC"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9EE88AF" w14:textId="77777777" w:rsidR="001A20E6" w:rsidRDefault="00000000">
            <w:pPr>
              <w:pStyle w:val="TableCellTaskSubject"/>
            </w:pPr>
            <w:r>
              <w:t>Environment, Ecology and Disaster Management</w:t>
            </w:r>
          </w:p>
          <w:p w14:paraId="7EFE8DFE" w14:textId="77777777" w:rsidR="001A20E6" w:rsidRDefault="00000000">
            <w:pPr>
              <w:pStyle w:val="TableCellTaskDetails"/>
            </w:pPr>
            <w:r>
              <w:t>• Study - Land Degradation (B06) — 1h</w:t>
            </w:r>
          </w:p>
          <w:p w14:paraId="069A431C" w14:textId="77777777" w:rsidR="001A20E6" w:rsidRDefault="00000000">
            <w:pPr>
              <w:pStyle w:val="TableCellTaskBadge"/>
              <w:shd w:val="clear" w:color="auto" w:fill="E3F2FD"/>
            </w:pPr>
            <w:r>
              <w:rPr>
                <w:b/>
                <w:bCs/>
                <w:color w:val="1976D2"/>
              </w:rPr>
              <w:t>STUDY</w:t>
            </w:r>
          </w:p>
          <w:p w14:paraId="670D49FC" w14:textId="77777777" w:rsidR="001A20E6" w:rsidRDefault="00000000">
            <w:pPr>
              <w:pStyle w:val="TableCellTaskDetails"/>
            </w:pPr>
            <w:r>
              <w:t>• Study - Waste Management (B07) — 30m</w:t>
            </w:r>
          </w:p>
          <w:p w14:paraId="03DC26F6" w14:textId="77777777" w:rsidR="001A20E6" w:rsidRDefault="00000000">
            <w:pPr>
              <w:pStyle w:val="TableCellTaskBadge"/>
              <w:shd w:val="clear" w:color="auto" w:fill="E3F2FD"/>
            </w:pPr>
            <w:r>
              <w:rPr>
                <w:b/>
                <w:bCs/>
                <w:color w:val="1976D2"/>
              </w:rPr>
              <w:t>STUDY</w:t>
            </w:r>
          </w:p>
          <w:p w14:paraId="2FCF59C0" w14:textId="77777777" w:rsidR="001A20E6" w:rsidRDefault="00000000">
            <w:pPr>
              <w:pStyle w:val="TableCellTaskDetails"/>
            </w:pPr>
            <w:r>
              <w:t>• Revision - Renewable Energy (B11) — 30m</w:t>
            </w:r>
          </w:p>
          <w:p w14:paraId="40B2DEEF" w14:textId="77777777" w:rsidR="001A20E6" w:rsidRDefault="00000000">
            <w:pPr>
              <w:pStyle w:val="TableCellTaskBadge"/>
              <w:shd w:val="clear" w:color="auto" w:fill="FCE4EC"/>
            </w:pPr>
            <w:r>
              <w:rPr>
                <w:b/>
                <w:bCs/>
                <w:color w:val="C2185B"/>
              </w:rPr>
              <w:t>REVISION</w:t>
            </w:r>
          </w:p>
          <w:p w14:paraId="291F5BE7" w14:textId="77777777" w:rsidR="001A20E6" w:rsidRDefault="00000000">
            <w:pPr>
              <w:pStyle w:val="TableCellTaskDetails"/>
            </w:pPr>
            <w:r>
              <w:t>• Practice - Renewable Energy (B11) — 30m</w:t>
            </w:r>
          </w:p>
          <w:p w14:paraId="33158808"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C106FF3" w14:textId="77777777" w:rsidR="001A20E6" w:rsidRDefault="00000000">
            <w:pPr>
              <w:pStyle w:val="TableCellTaskSubject"/>
            </w:pPr>
            <w:r>
              <w:t>Environment, Ecology and Disaster Management</w:t>
            </w:r>
          </w:p>
          <w:p w14:paraId="7DA39D55" w14:textId="77777777" w:rsidR="001A20E6" w:rsidRDefault="00000000">
            <w:pPr>
              <w:pStyle w:val="TableCellTaskDetails"/>
            </w:pPr>
            <w:r>
              <w:t>• Study - Waste Management (B07) — 1h 30m</w:t>
            </w:r>
          </w:p>
          <w:p w14:paraId="08D7C0D7" w14:textId="77777777" w:rsidR="001A20E6" w:rsidRDefault="00000000">
            <w:pPr>
              <w:pStyle w:val="TableCellTaskBadge"/>
              <w:shd w:val="clear" w:color="auto" w:fill="E3F2FD"/>
            </w:pPr>
            <w:r>
              <w:rPr>
                <w:b/>
                <w:bCs/>
                <w:color w:val="1976D2"/>
              </w:rPr>
              <w:t>STUDY</w:t>
            </w:r>
          </w:p>
          <w:p w14:paraId="580DAE6D" w14:textId="77777777" w:rsidR="001A20E6" w:rsidRDefault="00000000">
            <w:pPr>
              <w:pStyle w:val="TableCellTaskDetails"/>
            </w:pPr>
            <w:r>
              <w:t>• Revision - Global Agreements and Efforts (B12) — 30m</w:t>
            </w:r>
          </w:p>
          <w:p w14:paraId="1FE97FE3" w14:textId="77777777" w:rsidR="001A20E6" w:rsidRDefault="00000000">
            <w:pPr>
              <w:pStyle w:val="TableCellTaskBadge"/>
              <w:shd w:val="clear" w:color="auto" w:fill="FCE4EC"/>
            </w:pPr>
            <w:r>
              <w:rPr>
                <w:b/>
                <w:bCs/>
                <w:color w:val="C2185B"/>
              </w:rPr>
              <w:t>REVISION</w:t>
            </w:r>
          </w:p>
          <w:p w14:paraId="5BDBFDB5" w14:textId="77777777" w:rsidR="001A20E6" w:rsidRDefault="00000000">
            <w:pPr>
              <w:pStyle w:val="TableCellTaskDetails"/>
            </w:pPr>
            <w:r>
              <w:t>• Practice - Global Agreements and Efforts (B12) — 30m</w:t>
            </w:r>
          </w:p>
          <w:p w14:paraId="21A0E538"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4864E5D" w14:textId="77777777" w:rsidR="001A20E6" w:rsidRDefault="00000000">
            <w:pPr>
              <w:pStyle w:val="TableCellTaskSubject"/>
            </w:pPr>
            <w:r>
              <w:t>Environment, Ecology and Disaster Management</w:t>
            </w:r>
          </w:p>
          <w:p w14:paraId="1F792865" w14:textId="77777777" w:rsidR="001A20E6" w:rsidRDefault="00000000">
            <w:pPr>
              <w:pStyle w:val="TableCellTaskDetails"/>
            </w:pPr>
            <w:r>
              <w:t>• Study - Waste Management (B07) — 30m</w:t>
            </w:r>
          </w:p>
          <w:p w14:paraId="060F5FAB" w14:textId="77777777" w:rsidR="001A20E6" w:rsidRDefault="00000000">
            <w:pPr>
              <w:pStyle w:val="TableCellTaskBadge"/>
              <w:shd w:val="clear" w:color="auto" w:fill="E3F2FD"/>
            </w:pPr>
            <w:r>
              <w:rPr>
                <w:b/>
                <w:bCs/>
                <w:color w:val="1976D2"/>
              </w:rPr>
              <w:t>STUDY</w:t>
            </w:r>
          </w:p>
          <w:p w14:paraId="16D5E6B6" w14:textId="77777777" w:rsidR="001A20E6" w:rsidRDefault="00000000">
            <w:pPr>
              <w:pStyle w:val="TableCellTaskDetails"/>
            </w:pPr>
            <w:r>
              <w:t>• Study - Forest Conservation (B08) — 1h</w:t>
            </w:r>
          </w:p>
          <w:p w14:paraId="27008173" w14:textId="77777777" w:rsidR="001A20E6" w:rsidRDefault="00000000">
            <w:pPr>
              <w:pStyle w:val="TableCellTaskBadge"/>
              <w:shd w:val="clear" w:color="auto" w:fill="E3F2FD"/>
            </w:pPr>
            <w:r>
              <w:rPr>
                <w:b/>
                <w:bCs/>
                <w:color w:val="1976D2"/>
              </w:rPr>
              <w:t>STUDY</w:t>
            </w:r>
          </w:p>
          <w:p w14:paraId="5972EE7E" w14:textId="77777777" w:rsidR="001A20E6" w:rsidRDefault="00000000">
            <w:pPr>
              <w:pStyle w:val="TableCellTaskDetails"/>
            </w:pPr>
            <w:r>
              <w:t>• Revision - Indian Initiatives, efforts and Commitments (B13) — 30m</w:t>
            </w:r>
          </w:p>
          <w:p w14:paraId="2934502F" w14:textId="77777777" w:rsidR="001A20E6" w:rsidRDefault="00000000">
            <w:pPr>
              <w:pStyle w:val="TableCellTaskBadge"/>
              <w:shd w:val="clear" w:color="auto" w:fill="FCE4EC"/>
            </w:pPr>
            <w:r>
              <w:rPr>
                <w:b/>
                <w:bCs/>
                <w:color w:val="C2185B"/>
              </w:rPr>
              <w:t>REVISION</w:t>
            </w:r>
          </w:p>
          <w:p w14:paraId="56F4F0F1" w14:textId="77777777" w:rsidR="001A20E6" w:rsidRDefault="00000000">
            <w:pPr>
              <w:pStyle w:val="TableCellTaskDetails"/>
            </w:pPr>
            <w:r>
              <w:t>• Practice - Indian Initiatives, efforts and Commitments (B13) — 30m</w:t>
            </w:r>
          </w:p>
          <w:p w14:paraId="0DCC2D8A"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CFBAE65" w14:textId="77777777" w:rsidR="001A20E6" w:rsidRDefault="00000000">
            <w:pPr>
              <w:pStyle w:val="TableCellTaskSubject"/>
            </w:pPr>
            <w:r>
              <w:t>Environment, Ecology and Disaster Management</w:t>
            </w:r>
          </w:p>
          <w:p w14:paraId="0E5E396D" w14:textId="77777777" w:rsidR="001A20E6" w:rsidRDefault="00000000">
            <w:pPr>
              <w:pStyle w:val="TableCellTaskDetails"/>
            </w:pPr>
            <w:r>
              <w:t>• Study - Forest Conservation (B08) — 1h 30m</w:t>
            </w:r>
          </w:p>
          <w:p w14:paraId="4FCDD141" w14:textId="77777777" w:rsidR="001A20E6" w:rsidRDefault="00000000">
            <w:pPr>
              <w:pStyle w:val="TableCellTaskBadge"/>
              <w:shd w:val="clear" w:color="auto" w:fill="E3F2FD"/>
            </w:pPr>
            <w:r>
              <w:rPr>
                <w:b/>
                <w:bCs/>
                <w:color w:val="1976D2"/>
              </w:rPr>
              <w:t>STUDY</w:t>
            </w:r>
          </w:p>
          <w:p w14:paraId="25E18F78" w14:textId="77777777" w:rsidR="001A20E6" w:rsidRDefault="00000000">
            <w:pPr>
              <w:pStyle w:val="TableCellTaskDetails"/>
            </w:pPr>
            <w:r>
              <w:t>• Revision - Environmental Impact Assessment (B14) — 30m</w:t>
            </w:r>
          </w:p>
          <w:p w14:paraId="5949B4CD" w14:textId="77777777" w:rsidR="001A20E6" w:rsidRDefault="00000000">
            <w:pPr>
              <w:pStyle w:val="TableCellTaskBadge"/>
              <w:shd w:val="clear" w:color="auto" w:fill="FCE4EC"/>
            </w:pPr>
            <w:r>
              <w:rPr>
                <w:b/>
                <w:bCs/>
                <w:color w:val="C2185B"/>
              </w:rPr>
              <w:t>REVISION</w:t>
            </w:r>
          </w:p>
          <w:p w14:paraId="7BA9FDE0" w14:textId="77777777" w:rsidR="001A20E6" w:rsidRDefault="00000000">
            <w:pPr>
              <w:pStyle w:val="TableCellTaskDetails"/>
            </w:pPr>
            <w:r>
              <w:t>• Practice - Environmental Impact Assessment (B14) — 30m</w:t>
            </w:r>
          </w:p>
          <w:p w14:paraId="437D7FAC"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4097C8B8" w14:textId="77777777" w:rsidR="001A20E6" w:rsidRDefault="001A20E6"/>
        </w:tc>
      </w:tr>
    </w:tbl>
    <w:p w14:paraId="75EBF82B" w14:textId="77777777" w:rsidR="001A20E6" w:rsidRDefault="001A20E6">
      <w:pPr>
        <w:spacing w:after="400"/>
      </w:pPr>
    </w:p>
    <w:p w14:paraId="789C72D1" w14:textId="77777777" w:rsidR="001A20E6" w:rsidRDefault="00000000">
      <w:pPr>
        <w:pStyle w:val="ResourceTitle"/>
      </w:pPr>
      <w:r>
        <w:t>📚 Resources for May 31 - Jun 06</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75BB2D3B" w14:textId="77777777">
        <w:tc>
          <w:tcPr>
            <w:tcW w:w="1650" w:type="pct"/>
            <w:tcBorders>
              <w:bottom w:val="single" w:sz="2" w:space="0" w:color="D1D5DB"/>
              <w:right w:val="single" w:sz="2" w:space="0" w:color="D1D5DB"/>
            </w:tcBorders>
            <w:tcMar>
              <w:top w:w="200" w:type="dxa"/>
              <w:left w:w="150" w:type="dxa"/>
              <w:bottom w:w="200" w:type="dxa"/>
              <w:right w:w="150" w:type="dxa"/>
            </w:tcMar>
          </w:tcPr>
          <w:p w14:paraId="24EDBD07" w14:textId="77777777" w:rsidR="001A20E6" w:rsidRDefault="00000000">
            <w:pPr>
              <w:pStyle w:val="TableCellSubjectName"/>
            </w:pPr>
            <w:r>
              <w:t>Geography</w:t>
            </w:r>
          </w:p>
          <w:p w14:paraId="4F798E2F" w14:textId="77777777" w:rsidR="001A20E6" w:rsidRDefault="00000000">
            <w:pPr>
              <w:pStyle w:val="TableCellCategoryTitle"/>
            </w:pPr>
            <w:r>
              <w:t>📝 Practice Materials</w:t>
            </w:r>
          </w:p>
          <w:p w14:paraId="05507659" w14:textId="77777777" w:rsidR="001A20E6" w:rsidRDefault="00000000">
            <w:pPr>
              <w:pStyle w:val="TableCellResourceItem"/>
            </w:pPr>
            <w:r>
              <w:t>• La Excellence Geography Material</w:t>
            </w:r>
          </w:p>
          <w:p w14:paraId="7AD8DC91" w14:textId="77777777" w:rsidR="001A20E6" w:rsidRDefault="00000000">
            <w:pPr>
              <w:pStyle w:val="TableCellResourceItem"/>
            </w:pPr>
            <w:r>
              <w:t>• Mains RRP + Prelims RRP</w:t>
            </w:r>
          </w:p>
          <w:p w14:paraId="6C929544" w14:textId="77777777" w:rsidR="001A20E6" w:rsidRDefault="00000000">
            <w:pPr>
              <w:pStyle w:val="TableCellResourceItem"/>
            </w:pPr>
            <w:r>
              <w:t>• Prelims &amp; Mains Workbooks</w:t>
            </w:r>
          </w:p>
          <w:p w14:paraId="4E7555CD" w14:textId="77777777" w:rsidR="001A20E6" w:rsidRDefault="00000000">
            <w:pPr>
              <w:pStyle w:val="TableCellCategoryTitle"/>
            </w:pPr>
            <w:r>
              <w:t>📰 Current Affairs</w:t>
            </w:r>
          </w:p>
          <w:p w14:paraId="06697C4F" w14:textId="77777777" w:rsidR="001A20E6" w:rsidRDefault="00000000">
            <w:pPr>
              <w:pStyle w:val="TableCellResourceItem"/>
            </w:pPr>
            <w:r>
              <w:t>• Atlas (Orient Blackswan)</w:t>
            </w:r>
          </w:p>
          <w:p w14:paraId="17D28638" w14:textId="77777777" w:rsidR="001A20E6" w:rsidRDefault="00000000">
            <w:pPr>
              <w:pStyle w:val="TableCellResourceItem"/>
            </w:pPr>
            <w:r>
              <w:t>• Newspapers (The Hindu – Env/Geo pages)</w:t>
            </w:r>
          </w:p>
          <w:p w14:paraId="0273C992"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2F08947F" w14:textId="77777777" w:rsidR="001A20E6" w:rsidRDefault="00000000">
            <w:pPr>
              <w:pStyle w:val="TableCellSubjectName"/>
            </w:pPr>
            <w:r>
              <w:t>Environment, Ecology and Disaster Management</w:t>
            </w:r>
          </w:p>
          <w:p w14:paraId="7735974A" w14:textId="77777777" w:rsidR="001A20E6" w:rsidRDefault="00000000">
            <w:pPr>
              <w:pStyle w:val="TableCellCategoryTitle"/>
            </w:pPr>
            <w:r>
              <w:t>📝 Practice Materials</w:t>
            </w:r>
          </w:p>
          <w:p w14:paraId="5DF9E9D7" w14:textId="77777777" w:rsidR="001A20E6" w:rsidRDefault="00000000">
            <w:pPr>
              <w:pStyle w:val="TableCellResourceItem"/>
            </w:pPr>
            <w:r>
              <w:t>• La Excellence Environment Material</w:t>
            </w:r>
          </w:p>
          <w:p w14:paraId="578CD5F7" w14:textId="77777777" w:rsidR="001A20E6" w:rsidRDefault="00000000">
            <w:pPr>
              <w:pStyle w:val="TableCellResourceItem"/>
            </w:pPr>
            <w:r>
              <w:t>• Prelims &amp; Mains Workbooks</w:t>
            </w:r>
          </w:p>
          <w:p w14:paraId="50F93E0B" w14:textId="77777777" w:rsidR="001A20E6" w:rsidRDefault="00000000">
            <w:pPr>
              <w:pStyle w:val="TableCellResourceItem"/>
            </w:pPr>
            <w:r>
              <w:t>• La Excellence DM Material</w:t>
            </w:r>
          </w:p>
          <w:p w14:paraId="04CE199F" w14:textId="77777777" w:rsidR="001A20E6" w:rsidRDefault="00000000">
            <w:pPr>
              <w:pStyle w:val="TableCellResourceItem"/>
            </w:pPr>
            <w:r>
              <w:t>• Prelims &amp; Mains Workbooks</w:t>
            </w:r>
          </w:p>
          <w:p w14:paraId="71B99245" w14:textId="77777777" w:rsidR="001A20E6" w:rsidRDefault="00000000">
            <w:pPr>
              <w:pStyle w:val="TableCellCategoryTitle"/>
            </w:pPr>
            <w:r>
              <w:t>📰 Current Affairs</w:t>
            </w:r>
          </w:p>
          <w:p w14:paraId="772D5308" w14:textId="77777777" w:rsidR="001A20E6" w:rsidRDefault="00000000">
            <w:pPr>
              <w:pStyle w:val="TableCellResourceItem"/>
            </w:pPr>
            <w:r>
              <w:t>• Down to Earth</w:t>
            </w:r>
          </w:p>
          <w:p w14:paraId="20D73E63" w14:textId="77777777" w:rsidR="001A20E6" w:rsidRDefault="00000000">
            <w:pPr>
              <w:pStyle w:val="TableCellResourceItem"/>
            </w:pPr>
            <w:r>
              <w:t>• Newspapers (The Hindu – Env, sections)</w:t>
            </w:r>
          </w:p>
          <w:p w14:paraId="7C8125C4" w14:textId="77777777" w:rsidR="001A20E6" w:rsidRDefault="00000000">
            <w:pPr>
              <w:pStyle w:val="TableCellResourceItem"/>
            </w:pPr>
            <w:r>
              <w:t>• Down to earth</w:t>
            </w:r>
          </w:p>
          <w:p w14:paraId="0192CD30" w14:textId="77777777" w:rsidR="001A20E6" w:rsidRDefault="00000000">
            <w:pPr>
              <w:pStyle w:val="TableCellResourceItem"/>
            </w:pPr>
            <w:r>
              <w:t>• Disaster coverage – IE/The Hindu</w:t>
            </w:r>
          </w:p>
        </w:tc>
        <w:tc>
          <w:tcPr>
            <w:tcW w:w="1650" w:type="pct"/>
          </w:tcPr>
          <w:p w14:paraId="77D65D03" w14:textId="77777777" w:rsidR="001A20E6" w:rsidRDefault="001A20E6"/>
        </w:tc>
      </w:tr>
    </w:tbl>
    <w:p w14:paraId="28C32074"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003844E2" w14:textId="77777777">
        <w:tc>
          <w:tcPr>
            <w:tcW w:w="2500" w:type="pct"/>
            <w:tcMar>
              <w:top w:w="0" w:type="dxa"/>
              <w:left w:w="0" w:type="dxa"/>
              <w:bottom w:w="0" w:type="dxa"/>
              <w:right w:w="0" w:type="dxa"/>
            </w:tcMar>
          </w:tcPr>
          <w:p w14:paraId="60C0CAE5" w14:textId="77777777" w:rsidR="001A20E6" w:rsidRDefault="00000000">
            <w:pPr>
              <w:pStyle w:val="WeekTitle"/>
            </w:pPr>
            <w:r>
              <w:rPr>
                <w:color w:val="15803D"/>
              </w:rPr>
              <w:t>📅 Jun 07 - Jun 13, 2026</w:t>
            </w:r>
          </w:p>
        </w:tc>
        <w:tc>
          <w:tcPr>
            <w:tcW w:w="2500" w:type="pct"/>
            <w:tcMar>
              <w:top w:w="0" w:type="dxa"/>
              <w:left w:w="0" w:type="dxa"/>
              <w:bottom w:w="0" w:type="dxa"/>
              <w:right w:w="0" w:type="dxa"/>
            </w:tcMar>
          </w:tcPr>
          <w:p w14:paraId="5F349B57" w14:textId="77777777" w:rsidR="001A20E6" w:rsidRDefault="00000000">
            <w:pPr>
              <w:pStyle w:val="WeekCycleName"/>
            </w:pPr>
            <w:r>
              <w:rPr>
                <w:color w:val="15803D"/>
              </w:rPr>
              <w:t>C2</w:t>
            </w:r>
          </w:p>
        </w:tc>
      </w:tr>
    </w:tbl>
    <w:p w14:paraId="09B73146"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5F62DABC" w14:textId="77777777">
        <w:tc>
          <w:tcPr>
            <w:tcW w:w="700" w:type="pct"/>
            <w:shd w:val="clear" w:color="auto" w:fill="DCFCE7"/>
            <w:tcMar>
              <w:top w:w="200" w:type="dxa"/>
              <w:left w:w="100" w:type="dxa"/>
              <w:bottom w:w="200" w:type="dxa"/>
              <w:right w:w="100" w:type="dxa"/>
            </w:tcMar>
          </w:tcPr>
          <w:p w14:paraId="53EA137C" w14:textId="77777777" w:rsidR="001A20E6" w:rsidRDefault="00000000">
            <w:pPr>
              <w:pStyle w:val="TableCellCalendarDayHeader"/>
            </w:pPr>
            <w:r>
              <w:rPr>
                <w:color w:val="15803D"/>
              </w:rPr>
              <w:t>Sunday</w:t>
            </w:r>
          </w:p>
          <w:p w14:paraId="55FA6815" w14:textId="77777777" w:rsidR="001A20E6" w:rsidRDefault="00000000">
            <w:pPr>
              <w:pStyle w:val="TableCellCalendarDateHeader"/>
            </w:pPr>
            <w:r>
              <w:rPr>
                <w:color w:val="15803D"/>
              </w:rPr>
              <w:t>Jun 07</w:t>
            </w:r>
          </w:p>
          <w:p w14:paraId="0277DBB4"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4B343559" w14:textId="77777777" w:rsidR="001A20E6" w:rsidRDefault="00000000">
            <w:pPr>
              <w:pStyle w:val="TableCellCalendarDayHeader"/>
            </w:pPr>
            <w:r>
              <w:rPr>
                <w:color w:val="15803D"/>
              </w:rPr>
              <w:t>Monday</w:t>
            </w:r>
          </w:p>
          <w:p w14:paraId="2CEF7093" w14:textId="77777777" w:rsidR="001A20E6" w:rsidRDefault="00000000">
            <w:pPr>
              <w:pStyle w:val="TableCellCalendarDateHeader"/>
            </w:pPr>
            <w:r>
              <w:rPr>
                <w:color w:val="15803D"/>
              </w:rPr>
              <w:t>Jun 08</w:t>
            </w:r>
          </w:p>
          <w:p w14:paraId="78BE8EB1"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41750D98" w14:textId="77777777" w:rsidR="001A20E6" w:rsidRDefault="00000000">
            <w:pPr>
              <w:pStyle w:val="TableCellCalendarDayHeader"/>
            </w:pPr>
            <w:r>
              <w:rPr>
                <w:color w:val="15803D"/>
              </w:rPr>
              <w:t>Tuesday</w:t>
            </w:r>
          </w:p>
          <w:p w14:paraId="42974C45" w14:textId="77777777" w:rsidR="001A20E6" w:rsidRDefault="00000000">
            <w:pPr>
              <w:pStyle w:val="TableCellCalendarDateHeader"/>
            </w:pPr>
            <w:r>
              <w:rPr>
                <w:color w:val="15803D"/>
              </w:rPr>
              <w:t>Jun 09</w:t>
            </w:r>
          </w:p>
          <w:p w14:paraId="4155DAEB"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15BC39C6" w14:textId="77777777" w:rsidR="001A20E6" w:rsidRDefault="00000000">
            <w:pPr>
              <w:pStyle w:val="TableCellCalendarDayHeader"/>
            </w:pPr>
            <w:r>
              <w:rPr>
                <w:color w:val="15803D"/>
              </w:rPr>
              <w:t>Wednesday</w:t>
            </w:r>
          </w:p>
          <w:p w14:paraId="71011095" w14:textId="77777777" w:rsidR="001A20E6" w:rsidRDefault="00000000">
            <w:pPr>
              <w:pStyle w:val="TableCellCalendarDateHeader"/>
            </w:pPr>
            <w:r>
              <w:rPr>
                <w:color w:val="15803D"/>
              </w:rPr>
              <w:t>Jun 10</w:t>
            </w:r>
          </w:p>
          <w:p w14:paraId="50E6120C"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54F422F" w14:textId="77777777" w:rsidR="001A20E6" w:rsidRDefault="00000000">
            <w:pPr>
              <w:pStyle w:val="TableCellCalendarDayHeader"/>
            </w:pPr>
            <w:r>
              <w:rPr>
                <w:color w:val="15803D"/>
              </w:rPr>
              <w:t>Thursday</w:t>
            </w:r>
          </w:p>
          <w:p w14:paraId="6CAAC729" w14:textId="77777777" w:rsidR="001A20E6" w:rsidRDefault="00000000">
            <w:pPr>
              <w:pStyle w:val="TableCellCalendarDateHeader"/>
            </w:pPr>
            <w:r>
              <w:rPr>
                <w:color w:val="15803D"/>
              </w:rPr>
              <w:t>Jun 11</w:t>
            </w:r>
          </w:p>
          <w:p w14:paraId="6EA751AC"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3F53556" w14:textId="77777777" w:rsidR="001A20E6" w:rsidRDefault="00000000">
            <w:pPr>
              <w:pStyle w:val="TableCellCalendarDayHeader"/>
            </w:pPr>
            <w:r>
              <w:rPr>
                <w:color w:val="15803D"/>
              </w:rPr>
              <w:t>Friday</w:t>
            </w:r>
          </w:p>
          <w:p w14:paraId="110BF5D8" w14:textId="77777777" w:rsidR="001A20E6" w:rsidRDefault="00000000">
            <w:pPr>
              <w:pStyle w:val="TableCellCalendarDateHeader"/>
            </w:pPr>
            <w:r>
              <w:rPr>
                <w:color w:val="15803D"/>
              </w:rPr>
              <w:t>Jun 12</w:t>
            </w:r>
          </w:p>
          <w:p w14:paraId="12E30B88"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2B3E0C64" w14:textId="77777777" w:rsidR="001A20E6" w:rsidRDefault="00000000">
            <w:pPr>
              <w:pStyle w:val="TableCellCalendarDayHeader"/>
            </w:pPr>
            <w:r>
              <w:rPr>
                <w:color w:val="F57C00"/>
              </w:rPr>
              <w:t>Saturday</w:t>
            </w:r>
          </w:p>
          <w:p w14:paraId="066E23B6" w14:textId="77777777" w:rsidR="001A20E6" w:rsidRDefault="00000000">
            <w:pPr>
              <w:pStyle w:val="TableCellCalendarDateHeader"/>
            </w:pPr>
            <w:r>
              <w:rPr>
                <w:color w:val="F57C00"/>
              </w:rPr>
              <w:t>Jun 13</w:t>
            </w:r>
          </w:p>
          <w:p w14:paraId="4A5CA641" w14:textId="77777777" w:rsidR="001A20E6" w:rsidRDefault="00000000">
            <w:pPr>
              <w:pStyle w:val="TableCellCatchupLabel"/>
            </w:pPr>
            <w:r>
              <w:rPr>
                <w:color w:val="F57C00"/>
              </w:rPr>
              <w:t>Catchup Day</w:t>
            </w:r>
          </w:p>
        </w:tc>
      </w:tr>
      <w:tr w:rsidR="001A20E6" w14:paraId="6522B441" w14:textId="77777777">
        <w:tc>
          <w:tcPr>
            <w:tcW w:w="700" w:type="pct"/>
            <w:shd w:val="clear" w:color="auto" w:fill="DCFCE7"/>
            <w:tcMar>
              <w:top w:w="150" w:type="dxa"/>
              <w:left w:w="100" w:type="dxa"/>
              <w:bottom w:w="150" w:type="dxa"/>
              <w:right w:w="100" w:type="dxa"/>
            </w:tcMar>
          </w:tcPr>
          <w:p w14:paraId="6E6E574E" w14:textId="77777777" w:rsidR="001A20E6" w:rsidRDefault="00000000">
            <w:pPr>
              <w:pStyle w:val="TableCellTaskSubject"/>
            </w:pPr>
            <w:r>
              <w:t>Geography</w:t>
            </w:r>
          </w:p>
          <w:p w14:paraId="1A183297" w14:textId="77777777" w:rsidR="001A20E6" w:rsidRDefault="00000000">
            <w:pPr>
              <w:pStyle w:val="TableCellTaskDetails"/>
            </w:pPr>
            <w:r>
              <w:t>• Test - TEST — 3h</w:t>
            </w:r>
          </w:p>
          <w:p w14:paraId="2D5989DF"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5F0B00A2" w14:textId="77777777" w:rsidR="001A20E6" w:rsidRDefault="00000000">
            <w:pPr>
              <w:pStyle w:val="TableCellTaskSubject"/>
            </w:pPr>
            <w:r>
              <w:t>Geography</w:t>
            </w:r>
          </w:p>
          <w:p w14:paraId="442431C6" w14:textId="77777777" w:rsidR="001A20E6" w:rsidRDefault="00000000">
            <w:pPr>
              <w:pStyle w:val="TableCellTaskDetails"/>
            </w:pPr>
            <w:r>
              <w:t>• Study - Resources - World and India (G08) — 1h 30m</w:t>
            </w:r>
          </w:p>
          <w:p w14:paraId="3B965A7D" w14:textId="77777777" w:rsidR="001A20E6" w:rsidRDefault="00000000">
            <w:pPr>
              <w:pStyle w:val="TableCellTaskBadge"/>
              <w:shd w:val="clear" w:color="auto" w:fill="E3F2FD"/>
            </w:pPr>
            <w:r>
              <w:rPr>
                <w:b/>
                <w:bCs/>
                <w:color w:val="1976D2"/>
              </w:rPr>
              <w:t>STUDY</w:t>
            </w:r>
          </w:p>
          <w:p w14:paraId="121A33EC" w14:textId="77777777" w:rsidR="001A20E6" w:rsidRDefault="00000000">
            <w:pPr>
              <w:pStyle w:val="TableCellTaskDetails"/>
            </w:pPr>
            <w:r>
              <w:t>• Revision - Population and Migration (G11) — 30m</w:t>
            </w:r>
          </w:p>
          <w:p w14:paraId="1246954B" w14:textId="77777777" w:rsidR="001A20E6" w:rsidRDefault="00000000">
            <w:pPr>
              <w:pStyle w:val="TableCellTaskBadge"/>
              <w:shd w:val="clear" w:color="auto" w:fill="FCE4EC"/>
            </w:pPr>
            <w:r>
              <w:rPr>
                <w:b/>
                <w:bCs/>
                <w:color w:val="C2185B"/>
              </w:rPr>
              <w:t>REVISION</w:t>
            </w:r>
          </w:p>
          <w:p w14:paraId="38DA0655" w14:textId="77777777" w:rsidR="001A20E6" w:rsidRDefault="00000000">
            <w:pPr>
              <w:pStyle w:val="TableCellTaskDetails"/>
            </w:pPr>
            <w:r>
              <w:t>• Practice - Population and Migration (G11) — 30m</w:t>
            </w:r>
          </w:p>
          <w:p w14:paraId="1F31CB8A"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45A2CBF" w14:textId="77777777" w:rsidR="001A20E6" w:rsidRDefault="00000000">
            <w:pPr>
              <w:pStyle w:val="TableCellTaskSubject"/>
            </w:pPr>
            <w:r>
              <w:t>Geography</w:t>
            </w:r>
          </w:p>
          <w:p w14:paraId="22737D65" w14:textId="77777777" w:rsidR="001A20E6" w:rsidRDefault="00000000">
            <w:pPr>
              <w:pStyle w:val="TableCellTaskDetails"/>
            </w:pPr>
            <w:r>
              <w:t>• Study - Industry - World and India (G09) — 1h 30m</w:t>
            </w:r>
          </w:p>
          <w:p w14:paraId="439E55A5" w14:textId="77777777" w:rsidR="001A20E6" w:rsidRDefault="00000000">
            <w:pPr>
              <w:pStyle w:val="TableCellTaskBadge"/>
              <w:shd w:val="clear" w:color="auto" w:fill="E3F2FD"/>
            </w:pPr>
            <w:r>
              <w:rPr>
                <w:b/>
                <w:bCs/>
                <w:color w:val="1976D2"/>
              </w:rPr>
              <w:t>STUDY</w:t>
            </w:r>
          </w:p>
          <w:p w14:paraId="2C487F7F" w14:textId="77777777" w:rsidR="001A20E6" w:rsidRDefault="00000000">
            <w:pPr>
              <w:pStyle w:val="TableCellTaskDetails"/>
            </w:pPr>
            <w:r>
              <w:t>• Revision - Physical geogrpahy of India &amp; Drainage; (G12) — 30m</w:t>
            </w:r>
          </w:p>
          <w:p w14:paraId="744FFBD5" w14:textId="77777777" w:rsidR="001A20E6" w:rsidRDefault="00000000">
            <w:pPr>
              <w:pStyle w:val="TableCellTaskBadge"/>
              <w:shd w:val="clear" w:color="auto" w:fill="FCE4EC"/>
            </w:pPr>
            <w:r>
              <w:rPr>
                <w:b/>
                <w:bCs/>
                <w:color w:val="C2185B"/>
              </w:rPr>
              <w:t>REVISION</w:t>
            </w:r>
          </w:p>
          <w:p w14:paraId="3B7D0C45" w14:textId="77777777" w:rsidR="001A20E6" w:rsidRDefault="00000000">
            <w:pPr>
              <w:pStyle w:val="TableCellTaskDetails"/>
            </w:pPr>
            <w:r>
              <w:t>• Practice - Physical geogrpahy of India &amp; Drainage; (G12) — 30m</w:t>
            </w:r>
          </w:p>
          <w:p w14:paraId="474C9080"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F506BBE" w14:textId="77777777" w:rsidR="001A20E6" w:rsidRDefault="00000000">
            <w:pPr>
              <w:pStyle w:val="TableCellTaskSubject"/>
            </w:pPr>
            <w:r>
              <w:t>Geography</w:t>
            </w:r>
          </w:p>
          <w:p w14:paraId="2B4251C9" w14:textId="77777777" w:rsidR="001A20E6" w:rsidRDefault="00000000">
            <w:pPr>
              <w:pStyle w:val="TableCellTaskDetails"/>
            </w:pPr>
            <w:r>
              <w:t>• Study - Industry - World and India (G09) — 1h 30m</w:t>
            </w:r>
          </w:p>
          <w:p w14:paraId="2A4845DE" w14:textId="77777777" w:rsidR="001A20E6" w:rsidRDefault="00000000">
            <w:pPr>
              <w:pStyle w:val="TableCellTaskBadge"/>
              <w:shd w:val="clear" w:color="auto" w:fill="E3F2FD"/>
            </w:pPr>
            <w:r>
              <w:rPr>
                <w:b/>
                <w:bCs/>
                <w:color w:val="1976D2"/>
              </w:rPr>
              <w:t>STUDY</w:t>
            </w:r>
          </w:p>
          <w:p w14:paraId="31AD11D1" w14:textId="77777777" w:rsidR="001A20E6" w:rsidRDefault="00000000">
            <w:pPr>
              <w:pStyle w:val="TableCellTaskDetails"/>
            </w:pPr>
            <w:r>
              <w:t>• Revision - Physical geogrpahy of India &amp; Drainage; (G12) — 30m</w:t>
            </w:r>
          </w:p>
          <w:p w14:paraId="5791534B" w14:textId="77777777" w:rsidR="001A20E6" w:rsidRDefault="00000000">
            <w:pPr>
              <w:pStyle w:val="TableCellTaskBadge"/>
              <w:shd w:val="clear" w:color="auto" w:fill="FCE4EC"/>
            </w:pPr>
            <w:r>
              <w:rPr>
                <w:b/>
                <w:bCs/>
                <w:color w:val="C2185B"/>
              </w:rPr>
              <w:t>REVISION</w:t>
            </w:r>
          </w:p>
          <w:p w14:paraId="7D355250" w14:textId="77777777" w:rsidR="001A20E6" w:rsidRDefault="00000000">
            <w:pPr>
              <w:pStyle w:val="TableCellTaskDetails"/>
            </w:pPr>
            <w:r>
              <w:t>• Practice - Physical geogrpahy of India &amp; Drainage; (G12) — 30m</w:t>
            </w:r>
          </w:p>
          <w:p w14:paraId="01A3C0C0"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22638A1" w14:textId="77777777" w:rsidR="001A20E6" w:rsidRDefault="00000000">
            <w:pPr>
              <w:pStyle w:val="TableCellTaskSubject"/>
            </w:pPr>
            <w:r>
              <w:t>Geography</w:t>
            </w:r>
          </w:p>
          <w:p w14:paraId="0F5738C8" w14:textId="77777777" w:rsidR="001A20E6" w:rsidRDefault="00000000">
            <w:pPr>
              <w:pStyle w:val="TableCellTaskDetails"/>
            </w:pPr>
            <w:r>
              <w:t>• Study - Industry - World and India (G09) — 1h</w:t>
            </w:r>
          </w:p>
          <w:p w14:paraId="202A09CA" w14:textId="77777777" w:rsidR="001A20E6" w:rsidRDefault="00000000">
            <w:pPr>
              <w:pStyle w:val="TableCellTaskBadge"/>
              <w:shd w:val="clear" w:color="auto" w:fill="E3F2FD"/>
            </w:pPr>
            <w:r>
              <w:rPr>
                <w:b/>
                <w:bCs/>
                <w:color w:val="1976D2"/>
              </w:rPr>
              <w:t>STUDY</w:t>
            </w:r>
          </w:p>
          <w:p w14:paraId="07C64D43" w14:textId="77777777" w:rsidR="001A20E6" w:rsidRDefault="00000000">
            <w:pPr>
              <w:pStyle w:val="TableCellTaskDetails"/>
            </w:pPr>
            <w:r>
              <w:t>• Study - Settlements (G10) — 30m</w:t>
            </w:r>
          </w:p>
          <w:p w14:paraId="5D8EA804" w14:textId="77777777" w:rsidR="001A20E6" w:rsidRDefault="00000000">
            <w:pPr>
              <w:pStyle w:val="TableCellTaskBadge"/>
              <w:shd w:val="clear" w:color="auto" w:fill="E3F2FD"/>
            </w:pPr>
            <w:r>
              <w:rPr>
                <w:b/>
                <w:bCs/>
                <w:color w:val="1976D2"/>
              </w:rPr>
              <w:t>STUDY</w:t>
            </w:r>
          </w:p>
          <w:p w14:paraId="44D08B24" w14:textId="77777777" w:rsidR="001A20E6" w:rsidRDefault="00000000">
            <w:pPr>
              <w:pStyle w:val="TableCellTaskDetails"/>
            </w:pPr>
            <w:r>
              <w:t>• Revision - Indian Climate &amp; Vegetation (G13) — 30m</w:t>
            </w:r>
          </w:p>
          <w:p w14:paraId="0F76B29B" w14:textId="77777777" w:rsidR="001A20E6" w:rsidRDefault="00000000">
            <w:pPr>
              <w:pStyle w:val="TableCellTaskBadge"/>
              <w:shd w:val="clear" w:color="auto" w:fill="FCE4EC"/>
            </w:pPr>
            <w:r>
              <w:rPr>
                <w:b/>
                <w:bCs/>
                <w:color w:val="C2185B"/>
              </w:rPr>
              <w:t>REVISION</w:t>
            </w:r>
          </w:p>
          <w:p w14:paraId="57AEA592" w14:textId="77777777" w:rsidR="001A20E6" w:rsidRDefault="00000000">
            <w:pPr>
              <w:pStyle w:val="TableCellTaskDetails"/>
            </w:pPr>
            <w:r>
              <w:t>• Practice - Indian Climate &amp; Vegetation (G13) — 30m</w:t>
            </w:r>
          </w:p>
          <w:p w14:paraId="6212B3E5"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28C3A94" w14:textId="77777777" w:rsidR="001A20E6" w:rsidRDefault="00000000">
            <w:pPr>
              <w:pStyle w:val="TableCellTaskSubject"/>
            </w:pPr>
            <w:r>
              <w:t>Geography</w:t>
            </w:r>
          </w:p>
          <w:p w14:paraId="58AFDFD5" w14:textId="77777777" w:rsidR="001A20E6" w:rsidRDefault="00000000">
            <w:pPr>
              <w:pStyle w:val="TableCellTaskDetails"/>
            </w:pPr>
            <w:r>
              <w:t>• Study - Settlements (G10) — 1h 30m</w:t>
            </w:r>
          </w:p>
          <w:p w14:paraId="6E2AE4B1" w14:textId="77777777" w:rsidR="001A20E6" w:rsidRDefault="00000000">
            <w:pPr>
              <w:pStyle w:val="TableCellTaskBadge"/>
              <w:shd w:val="clear" w:color="auto" w:fill="E3F2FD"/>
            </w:pPr>
            <w:r>
              <w:rPr>
                <w:b/>
                <w:bCs/>
                <w:color w:val="1976D2"/>
              </w:rPr>
              <w:t>STUDY</w:t>
            </w:r>
          </w:p>
          <w:p w14:paraId="7E9443DF" w14:textId="77777777" w:rsidR="001A20E6" w:rsidRDefault="00000000">
            <w:pPr>
              <w:pStyle w:val="TableCellTaskDetails"/>
            </w:pPr>
            <w:r>
              <w:t>• Revision - Indian Climate &amp; Vegetation (G13) — 30m</w:t>
            </w:r>
          </w:p>
          <w:p w14:paraId="18FCBFAB" w14:textId="77777777" w:rsidR="001A20E6" w:rsidRDefault="00000000">
            <w:pPr>
              <w:pStyle w:val="TableCellTaskBadge"/>
              <w:shd w:val="clear" w:color="auto" w:fill="FCE4EC"/>
            </w:pPr>
            <w:r>
              <w:rPr>
                <w:b/>
                <w:bCs/>
                <w:color w:val="C2185B"/>
              </w:rPr>
              <w:t>REVISION</w:t>
            </w:r>
          </w:p>
          <w:p w14:paraId="3351CE20" w14:textId="77777777" w:rsidR="001A20E6" w:rsidRDefault="00000000">
            <w:pPr>
              <w:pStyle w:val="TableCellTaskDetails"/>
            </w:pPr>
            <w:r>
              <w:t>• Practice - Indian Climate &amp; Vegetation (G13) — 30m</w:t>
            </w:r>
          </w:p>
          <w:p w14:paraId="645D74A5"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7050C1AB" w14:textId="77777777" w:rsidR="001A20E6" w:rsidRDefault="001A20E6"/>
        </w:tc>
      </w:tr>
      <w:tr w:rsidR="001A20E6" w14:paraId="00F2DBE5" w14:textId="77777777">
        <w:tc>
          <w:tcPr>
            <w:tcW w:w="700" w:type="pct"/>
            <w:shd w:val="clear" w:color="auto" w:fill="DCFCE7"/>
            <w:tcMar>
              <w:top w:w="150" w:type="dxa"/>
              <w:left w:w="100" w:type="dxa"/>
              <w:bottom w:w="150" w:type="dxa"/>
              <w:right w:w="100" w:type="dxa"/>
            </w:tcMar>
          </w:tcPr>
          <w:p w14:paraId="7F6A1A78" w14:textId="77777777" w:rsidR="001A20E6" w:rsidRDefault="00000000">
            <w:pPr>
              <w:pStyle w:val="TableCellTaskSubject"/>
            </w:pPr>
            <w:r>
              <w:t>Environment, Ecology and Disaster Management</w:t>
            </w:r>
          </w:p>
          <w:p w14:paraId="24866D46" w14:textId="77777777" w:rsidR="001A20E6" w:rsidRDefault="00000000">
            <w:pPr>
              <w:pStyle w:val="TableCellTaskDetails"/>
            </w:pPr>
            <w:r>
              <w:t>• Test - TEST — 3h</w:t>
            </w:r>
          </w:p>
          <w:p w14:paraId="541ADDB0"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25B778D0" w14:textId="77777777" w:rsidR="001A20E6" w:rsidRDefault="00000000">
            <w:pPr>
              <w:pStyle w:val="TableCellTaskSubject"/>
            </w:pPr>
            <w:r>
              <w:t>Environment, Ecology and Disaster Management</w:t>
            </w:r>
          </w:p>
          <w:p w14:paraId="0AA28F2B" w14:textId="77777777" w:rsidR="001A20E6" w:rsidRDefault="00000000">
            <w:pPr>
              <w:pStyle w:val="TableCellTaskDetails"/>
            </w:pPr>
            <w:r>
              <w:t>• Study - Global Warming and Climate Change (B09) — 1h 30m</w:t>
            </w:r>
          </w:p>
          <w:p w14:paraId="195B22AA" w14:textId="77777777" w:rsidR="001A20E6" w:rsidRDefault="00000000">
            <w:pPr>
              <w:pStyle w:val="TableCellTaskBadge"/>
              <w:shd w:val="clear" w:color="auto" w:fill="E3F2FD"/>
            </w:pPr>
            <w:r>
              <w:rPr>
                <w:b/>
                <w:bCs/>
                <w:color w:val="1976D2"/>
              </w:rPr>
              <w:t>STUDY</w:t>
            </w:r>
          </w:p>
          <w:p w14:paraId="584D9685" w14:textId="77777777" w:rsidR="001A20E6" w:rsidRDefault="00000000">
            <w:pPr>
              <w:pStyle w:val="TableCellTaskDetails"/>
            </w:pPr>
            <w:r>
              <w:t>• Revision - Disasters (B15) — 30m</w:t>
            </w:r>
          </w:p>
          <w:p w14:paraId="33944016" w14:textId="77777777" w:rsidR="001A20E6" w:rsidRDefault="00000000">
            <w:pPr>
              <w:pStyle w:val="TableCellTaskBadge"/>
              <w:shd w:val="clear" w:color="auto" w:fill="FCE4EC"/>
            </w:pPr>
            <w:r>
              <w:rPr>
                <w:b/>
                <w:bCs/>
                <w:color w:val="C2185B"/>
              </w:rPr>
              <w:t>REVISION</w:t>
            </w:r>
          </w:p>
          <w:p w14:paraId="596B68AD" w14:textId="77777777" w:rsidR="001A20E6" w:rsidRDefault="00000000">
            <w:pPr>
              <w:pStyle w:val="TableCellTaskDetails"/>
            </w:pPr>
            <w:r>
              <w:t>• Practice - Disasters (B15) — 30m</w:t>
            </w:r>
          </w:p>
          <w:p w14:paraId="089BA924"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6B479F5" w14:textId="77777777" w:rsidR="001A20E6" w:rsidRDefault="00000000">
            <w:pPr>
              <w:pStyle w:val="TableCellTaskSubject"/>
            </w:pPr>
            <w:r>
              <w:t>Environment, Ecology and Disaster Management</w:t>
            </w:r>
          </w:p>
          <w:p w14:paraId="64B78877" w14:textId="77777777" w:rsidR="001A20E6" w:rsidRDefault="00000000">
            <w:pPr>
              <w:pStyle w:val="TableCellTaskDetails"/>
            </w:pPr>
            <w:r>
              <w:t>• Study - Global Warming and Climate Change (B09) — 1h</w:t>
            </w:r>
          </w:p>
          <w:p w14:paraId="6FFB1C9D" w14:textId="77777777" w:rsidR="001A20E6" w:rsidRDefault="00000000">
            <w:pPr>
              <w:pStyle w:val="TableCellTaskBadge"/>
              <w:shd w:val="clear" w:color="auto" w:fill="E3F2FD"/>
            </w:pPr>
            <w:r>
              <w:rPr>
                <w:b/>
                <w:bCs/>
                <w:color w:val="1976D2"/>
              </w:rPr>
              <w:t>STUDY</w:t>
            </w:r>
          </w:p>
          <w:p w14:paraId="0F8595A5" w14:textId="77777777" w:rsidR="001A20E6" w:rsidRDefault="00000000">
            <w:pPr>
              <w:pStyle w:val="TableCellTaskDetails"/>
            </w:pPr>
            <w:r>
              <w:t>• Study - Green Revolution and Sustainable Agriculture (B10) — 30m</w:t>
            </w:r>
          </w:p>
          <w:p w14:paraId="12CA8FEB" w14:textId="77777777" w:rsidR="001A20E6" w:rsidRDefault="00000000">
            <w:pPr>
              <w:pStyle w:val="TableCellTaskBadge"/>
              <w:shd w:val="clear" w:color="auto" w:fill="E3F2FD"/>
            </w:pPr>
            <w:r>
              <w:rPr>
                <w:b/>
                <w:bCs/>
                <w:color w:val="1976D2"/>
              </w:rPr>
              <w:t>STUDY</w:t>
            </w:r>
          </w:p>
          <w:p w14:paraId="7FFFEDF4" w14:textId="77777777" w:rsidR="001A20E6" w:rsidRDefault="00000000">
            <w:pPr>
              <w:pStyle w:val="TableCellTaskDetails"/>
            </w:pPr>
            <w:r>
              <w:t>• Revision - Disaster Management (B16) — 30m</w:t>
            </w:r>
          </w:p>
          <w:p w14:paraId="1858A3B4" w14:textId="77777777" w:rsidR="001A20E6" w:rsidRDefault="00000000">
            <w:pPr>
              <w:pStyle w:val="TableCellTaskBadge"/>
              <w:shd w:val="clear" w:color="auto" w:fill="FCE4EC"/>
            </w:pPr>
            <w:r>
              <w:rPr>
                <w:b/>
                <w:bCs/>
                <w:color w:val="C2185B"/>
              </w:rPr>
              <w:t>REVISION</w:t>
            </w:r>
          </w:p>
          <w:p w14:paraId="1B8CDFD3" w14:textId="77777777" w:rsidR="001A20E6" w:rsidRDefault="00000000">
            <w:pPr>
              <w:pStyle w:val="TableCellTaskDetails"/>
            </w:pPr>
            <w:r>
              <w:t>• Practice - Disaster Management (B16) — 30m</w:t>
            </w:r>
          </w:p>
          <w:p w14:paraId="0673544F"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1760616" w14:textId="77777777" w:rsidR="001A20E6" w:rsidRDefault="00000000">
            <w:pPr>
              <w:pStyle w:val="TableCellTaskSubject"/>
            </w:pPr>
            <w:r>
              <w:t>Environment, Ecology and Disaster Management</w:t>
            </w:r>
          </w:p>
          <w:p w14:paraId="77D433FC" w14:textId="77777777" w:rsidR="001A20E6" w:rsidRDefault="00000000">
            <w:pPr>
              <w:pStyle w:val="TableCellTaskDetails"/>
            </w:pPr>
            <w:r>
              <w:t>• Study - Green Revolution and Sustainable Agriculture (B10) — 1h 30m</w:t>
            </w:r>
          </w:p>
          <w:p w14:paraId="22DB3B04" w14:textId="77777777" w:rsidR="001A20E6" w:rsidRDefault="00000000">
            <w:pPr>
              <w:pStyle w:val="TableCellTaskBadge"/>
              <w:shd w:val="clear" w:color="auto" w:fill="E3F2FD"/>
            </w:pPr>
            <w:r>
              <w:rPr>
                <w:b/>
                <w:bCs/>
                <w:color w:val="1976D2"/>
              </w:rPr>
              <w:t>STUDY</w:t>
            </w:r>
          </w:p>
          <w:p w14:paraId="4F73D4A8" w14:textId="77777777" w:rsidR="001A20E6" w:rsidRDefault="00000000">
            <w:pPr>
              <w:pStyle w:val="TableCellTaskDetails"/>
            </w:pPr>
            <w:r>
              <w:t>• Revision - Broad / Overlap (B00) — 30m</w:t>
            </w:r>
          </w:p>
          <w:p w14:paraId="29B20075" w14:textId="77777777" w:rsidR="001A20E6" w:rsidRDefault="00000000">
            <w:pPr>
              <w:pStyle w:val="TableCellTaskBadge"/>
              <w:shd w:val="clear" w:color="auto" w:fill="FCE4EC"/>
            </w:pPr>
            <w:r>
              <w:rPr>
                <w:b/>
                <w:bCs/>
                <w:color w:val="C2185B"/>
              </w:rPr>
              <w:t>REVISION</w:t>
            </w:r>
          </w:p>
          <w:p w14:paraId="2CC850A9" w14:textId="77777777" w:rsidR="001A20E6" w:rsidRDefault="00000000">
            <w:pPr>
              <w:pStyle w:val="TableCellTaskDetails"/>
            </w:pPr>
            <w:r>
              <w:t>• Practice - Broad / Overlap (B00) — 30m</w:t>
            </w:r>
          </w:p>
          <w:p w14:paraId="1BCB3A2A"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E831DC5" w14:textId="77777777" w:rsidR="001A20E6" w:rsidRDefault="00000000">
            <w:pPr>
              <w:pStyle w:val="TableCellTaskSubject"/>
            </w:pPr>
            <w:r>
              <w:t>Environment, Ecology and Disaster Management</w:t>
            </w:r>
          </w:p>
          <w:p w14:paraId="6719F777" w14:textId="77777777" w:rsidR="001A20E6" w:rsidRDefault="00000000">
            <w:pPr>
              <w:pStyle w:val="TableCellTaskDetails"/>
            </w:pPr>
            <w:r>
              <w:t>• Study - Green Revolution and Sustainable Agriculture (B10) — 30m</w:t>
            </w:r>
          </w:p>
          <w:p w14:paraId="6A377575" w14:textId="77777777" w:rsidR="001A20E6" w:rsidRDefault="00000000">
            <w:pPr>
              <w:pStyle w:val="TableCellTaskBadge"/>
              <w:shd w:val="clear" w:color="auto" w:fill="E3F2FD"/>
            </w:pPr>
            <w:r>
              <w:rPr>
                <w:b/>
                <w:bCs/>
                <w:color w:val="1976D2"/>
              </w:rPr>
              <w:t>STUDY</w:t>
            </w:r>
          </w:p>
          <w:p w14:paraId="6CA1F28D" w14:textId="77777777" w:rsidR="001A20E6" w:rsidRDefault="00000000">
            <w:pPr>
              <w:pStyle w:val="TableCellTaskDetails"/>
            </w:pPr>
            <w:r>
              <w:t>• Study - Renewable Energy (B11) — 1h</w:t>
            </w:r>
          </w:p>
          <w:p w14:paraId="1BE2FE64" w14:textId="77777777" w:rsidR="001A20E6" w:rsidRDefault="00000000">
            <w:pPr>
              <w:pStyle w:val="TableCellTaskBadge"/>
              <w:shd w:val="clear" w:color="auto" w:fill="E3F2FD"/>
            </w:pPr>
            <w:r>
              <w:rPr>
                <w:b/>
                <w:bCs/>
                <w:color w:val="1976D2"/>
              </w:rPr>
              <w:t>STUDY</w:t>
            </w:r>
          </w:p>
          <w:p w14:paraId="6E45FCD8" w14:textId="77777777" w:rsidR="001A20E6" w:rsidRDefault="00000000">
            <w:pPr>
              <w:pStyle w:val="TableCellTaskDetails"/>
            </w:pPr>
            <w:r>
              <w:t>• Revision - Basics of Environment (B01) — 30m</w:t>
            </w:r>
          </w:p>
          <w:p w14:paraId="0E01E55B" w14:textId="77777777" w:rsidR="001A20E6" w:rsidRDefault="00000000">
            <w:pPr>
              <w:pStyle w:val="TableCellTaskBadge"/>
              <w:shd w:val="clear" w:color="auto" w:fill="FCE4EC"/>
            </w:pPr>
            <w:r>
              <w:rPr>
                <w:b/>
                <w:bCs/>
                <w:color w:val="C2185B"/>
              </w:rPr>
              <w:t>REVISION</w:t>
            </w:r>
          </w:p>
          <w:p w14:paraId="79C88356" w14:textId="77777777" w:rsidR="001A20E6" w:rsidRDefault="00000000">
            <w:pPr>
              <w:pStyle w:val="TableCellTaskDetails"/>
            </w:pPr>
            <w:r>
              <w:t>• Practice - Basics of Environment (B01) — 30m</w:t>
            </w:r>
          </w:p>
          <w:p w14:paraId="1C636BB0"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D26F291" w14:textId="77777777" w:rsidR="001A20E6" w:rsidRDefault="00000000">
            <w:pPr>
              <w:pStyle w:val="TableCellTaskSubject"/>
            </w:pPr>
            <w:r>
              <w:t>Environment, Ecology and Disaster Management</w:t>
            </w:r>
          </w:p>
          <w:p w14:paraId="4A345DEC" w14:textId="77777777" w:rsidR="001A20E6" w:rsidRDefault="00000000">
            <w:pPr>
              <w:pStyle w:val="TableCellTaskDetails"/>
            </w:pPr>
            <w:r>
              <w:t>• Study - Renewable Energy (B11) — 1h 30m</w:t>
            </w:r>
          </w:p>
          <w:p w14:paraId="5603F7E1" w14:textId="77777777" w:rsidR="001A20E6" w:rsidRDefault="00000000">
            <w:pPr>
              <w:pStyle w:val="TableCellTaskBadge"/>
              <w:shd w:val="clear" w:color="auto" w:fill="E3F2FD"/>
            </w:pPr>
            <w:r>
              <w:rPr>
                <w:b/>
                <w:bCs/>
                <w:color w:val="1976D2"/>
              </w:rPr>
              <w:t>STUDY</w:t>
            </w:r>
          </w:p>
          <w:p w14:paraId="71496813" w14:textId="77777777" w:rsidR="001A20E6" w:rsidRDefault="00000000">
            <w:pPr>
              <w:pStyle w:val="TableCellTaskDetails"/>
            </w:pPr>
            <w:r>
              <w:t>• Revision - Biomes (B02) — 30m</w:t>
            </w:r>
          </w:p>
          <w:p w14:paraId="282A8BFA" w14:textId="77777777" w:rsidR="001A20E6" w:rsidRDefault="00000000">
            <w:pPr>
              <w:pStyle w:val="TableCellTaskBadge"/>
              <w:shd w:val="clear" w:color="auto" w:fill="FCE4EC"/>
            </w:pPr>
            <w:r>
              <w:rPr>
                <w:b/>
                <w:bCs/>
                <w:color w:val="C2185B"/>
              </w:rPr>
              <w:t>REVISION</w:t>
            </w:r>
          </w:p>
          <w:p w14:paraId="0348BF07" w14:textId="77777777" w:rsidR="001A20E6" w:rsidRDefault="00000000">
            <w:pPr>
              <w:pStyle w:val="TableCellTaskDetails"/>
            </w:pPr>
            <w:r>
              <w:t>• Practice - Biomes (B02) — 30m</w:t>
            </w:r>
          </w:p>
          <w:p w14:paraId="18D534C8"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465689D7" w14:textId="77777777" w:rsidR="001A20E6" w:rsidRDefault="001A20E6"/>
        </w:tc>
      </w:tr>
    </w:tbl>
    <w:p w14:paraId="7FEA8B0C" w14:textId="77777777" w:rsidR="001A20E6" w:rsidRDefault="001A20E6">
      <w:pPr>
        <w:spacing w:after="400"/>
      </w:pPr>
    </w:p>
    <w:p w14:paraId="63E547AA" w14:textId="77777777" w:rsidR="001A20E6" w:rsidRDefault="00000000">
      <w:pPr>
        <w:pStyle w:val="ResourceTitle"/>
      </w:pPr>
      <w:r>
        <w:t>📚 Resources for Jun 07 - Jun 13</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0EF9BCD5" w14:textId="77777777">
        <w:tc>
          <w:tcPr>
            <w:tcW w:w="1650" w:type="pct"/>
            <w:tcBorders>
              <w:bottom w:val="single" w:sz="2" w:space="0" w:color="D1D5DB"/>
              <w:right w:val="single" w:sz="2" w:space="0" w:color="D1D5DB"/>
            </w:tcBorders>
            <w:tcMar>
              <w:top w:w="200" w:type="dxa"/>
              <w:left w:w="150" w:type="dxa"/>
              <w:bottom w:w="200" w:type="dxa"/>
              <w:right w:w="150" w:type="dxa"/>
            </w:tcMar>
          </w:tcPr>
          <w:p w14:paraId="6DFB372C" w14:textId="77777777" w:rsidR="001A20E6" w:rsidRDefault="00000000">
            <w:pPr>
              <w:pStyle w:val="TableCellSubjectName"/>
            </w:pPr>
            <w:r>
              <w:t>Geography</w:t>
            </w:r>
          </w:p>
          <w:p w14:paraId="59807AD5" w14:textId="77777777" w:rsidR="001A20E6" w:rsidRDefault="00000000">
            <w:pPr>
              <w:pStyle w:val="TableCellCategoryTitle"/>
            </w:pPr>
            <w:r>
              <w:t>📝 Practice Materials</w:t>
            </w:r>
          </w:p>
          <w:p w14:paraId="30F53424" w14:textId="77777777" w:rsidR="001A20E6" w:rsidRDefault="00000000">
            <w:pPr>
              <w:pStyle w:val="TableCellResourceItem"/>
            </w:pPr>
            <w:r>
              <w:t>• La Excellence Geography Material</w:t>
            </w:r>
          </w:p>
          <w:p w14:paraId="49DE1F18" w14:textId="77777777" w:rsidR="001A20E6" w:rsidRDefault="00000000">
            <w:pPr>
              <w:pStyle w:val="TableCellResourceItem"/>
            </w:pPr>
            <w:r>
              <w:t>• Mains RRP + Prelims RRP</w:t>
            </w:r>
          </w:p>
          <w:p w14:paraId="695BC9A3" w14:textId="77777777" w:rsidR="001A20E6" w:rsidRDefault="00000000">
            <w:pPr>
              <w:pStyle w:val="TableCellResourceItem"/>
            </w:pPr>
            <w:r>
              <w:t>• Prelims &amp; Mains Workbooks</w:t>
            </w:r>
          </w:p>
          <w:p w14:paraId="01535DF7" w14:textId="77777777" w:rsidR="001A20E6" w:rsidRDefault="00000000">
            <w:pPr>
              <w:pStyle w:val="TableCellCategoryTitle"/>
            </w:pPr>
            <w:r>
              <w:t>📰 Current Affairs</w:t>
            </w:r>
          </w:p>
          <w:p w14:paraId="764887D9" w14:textId="77777777" w:rsidR="001A20E6" w:rsidRDefault="00000000">
            <w:pPr>
              <w:pStyle w:val="TableCellResourceItem"/>
            </w:pPr>
            <w:r>
              <w:t>• Atlas (Orient Blackswan)</w:t>
            </w:r>
          </w:p>
          <w:p w14:paraId="579075BC" w14:textId="77777777" w:rsidR="001A20E6" w:rsidRDefault="00000000">
            <w:pPr>
              <w:pStyle w:val="TableCellResourceItem"/>
            </w:pPr>
            <w:r>
              <w:t>• Newspapers (The Hindu – Env/Geo pages)</w:t>
            </w:r>
          </w:p>
          <w:p w14:paraId="5C0193DF"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4392C567" w14:textId="77777777" w:rsidR="001A20E6" w:rsidRDefault="00000000">
            <w:pPr>
              <w:pStyle w:val="TableCellSubjectName"/>
            </w:pPr>
            <w:r>
              <w:t>Environment, Ecology and Disaster Management</w:t>
            </w:r>
          </w:p>
          <w:p w14:paraId="70ABCFC4" w14:textId="77777777" w:rsidR="001A20E6" w:rsidRDefault="00000000">
            <w:pPr>
              <w:pStyle w:val="TableCellCategoryTitle"/>
            </w:pPr>
            <w:r>
              <w:t>📝 Practice Materials</w:t>
            </w:r>
          </w:p>
          <w:p w14:paraId="0A4E79C2" w14:textId="77777777" w:rsidR="001A20E6" w:rsidRDefault="00000000">
            <w:pPr>
              <w:pStyle w:val="TableCellResourceItem"/>
            </w:pPr>
            <w:r>
              <w:t>• La Excellence Environment Material</w:t>
            </w:r>
          </w:p>
          <w:p w14:paraId="7FA1BBFF" w14:textId="77777777" w:rsidR="001A20E6" w:rsidRDefault="00000000">
            <w:pPr>
              <w:pStyle w:val="TableCellResourceItem"/>
            </w:pPr>
            <w:r>
              <w:t>• Prelims &amp; Mains Workbooks</w:t>
            </w:r>
          </w:p>
          <w:p w14:paraId="7AB63280" w14:textId="77777777" w:rsidR="001A20E6" w:rsidRDefault="00000000">
            <w:pPr>
              <w:pStyle w:val="TableCellResourceItem"/>
            </w:pPr>
            <w:r>
              <w:t>• La Excellence DM Material</w:t>
            </w:r>
          </w:p>
          <w:p w14:paraId="3ABC44EC" w14:textId="77777777" w:rsidR="001A20E6" w:rsidRDefault="00000000">
            <w:pPr>
              <w:pStyle w:val="TableCellResourceItem"/>
            </w:pPr>
            <w:r>
              <w:t>• Prelims &amp; Mains Workbooks</w:t>
            </w:r>
          </w:p>
          <w:p w14:paraId="63ACE547" w14:textId="77777777" w:rsidR="001A20E6" w:rsidRDefault="00000000">
            <w:pPr>
              <w:pStyle w:val="TableCellCategoryTitle"/>
            </w:pPr>
            <w:r>
              <w:t>📰 Current Affairs</w:t>
            </w:r>
          </w:p>
          <w:p w14:paraId="7AE4C2EF" w14:textId="77777777" w:rsidR="001A20E6" w:rsidRDefault="00000000">
            <w:pPr>
              <w:pStyle w:val="TableCellResourceItem"/>
            </w:pPr>
            <w:r>
              <w:t>• Down to Earth</w:t>
            </w:r>
          </w:p>
          <w:p w14:paraId="35174B7A" w14:textId="77777777" w:rsidR="001A20E6" w:rsidRDefault="00000000">
            <w:pPr>
              <w:pStyle w:val="TableCellResourceItem"/>
            </w:pPr>
            <w:r>
              <w:t>• Newspapers (The Hindu – Env, sections)</w:t>
            </w:r>
          </w:p>
          <w:p w14:paraId="59B75C83" w14:textId="77777777" w:rsidR="001A20E6" w:rsidRDefault="00000000">
            <w:pPr>
              <w:pStyle w:val="TableCellResourceItem"/>
            </w:pPr>
            <w:r>
              <w:t>• Down to earth</w:t>
            </w:r>
          </w:p>
          <w:p w14:paraId="6A64FB95" w14:textId="77777777" w:rsidR="001A20E6" w:rsidRDefault="00000000">
            <w:pPr>
              <w:pStyle w:val="TableCellResourceItem"/>
            </w:pPr>
            <w:r>
              <w:t>• Disaster coverage – IE/The Hindu</w:t>
            </w:r>
          </w:p>
        </w:tc>
        <w:tc>
          <w:tcPr>
            <w:tcW w:w="1650" w:type="pct"/>
          </w:tcPr>
          <w:p w14:paraId="3F1475D8" w14:textId="77777777" w:rsidR="001A20E6" w:rsidRDefault="001A20E6"/>
        </w:tc>
      </w:tr>
    </w:tbl>
    <w:p w14:paraId="1DCDF74C"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44AAEB8A" w14:textId="77777777">
        <w:tc>
          <w:tcPr>
            <w:tcW w:w="2500" w:type="pct"/>
            <w:tcMar>
              <w:top w:w="0" w:type="dxa"/>
              <w:left w:w="0" w:type="dxa"/>
              <w:bottom w:w="0" w:type="dxa"/>
              <w:right w:w="0" w:type="dxa"/>
            </w:tcMar>
          </w:tcPr>
          <w:p w14:paraId="0194CFC4" w14:textId="77777777" w:rsidR="001A20E6" w:rsidRDefault="00000000">
            <w:pPr>
              <w:pStyle w:val="WeekTitle"/>
            </w:pPr>
            <w:r>
              <w:rPr>
                <w:color w:val="15803D"/>
              </w:rPr>
              <w:t>📅 Jun 14 - Jun 20, 2026</w:t>
            </w:r>
          </w:p>
        </w:tc>
        <w:tc>
          <w:tcPr>
            <w:tcW w:w="2500" w:type="pct"/>
            <w:tcMar>
              <w:top w:w="0" w:type="dxa"/>
              <w:left w:w="0" w:type="dxa"/>
              <w:bottom w:w="0" w:type="dxa"/>
              <w:right w:w="0" w:type="dxa"/>
            </w:tcMar>
          </w:tcPr>
          <w:p w14:paraId="44F34BAC" w14:textId="77777777" w:rsidR="001A20E6" w:rsidRDefault="00000000">
            <w:pPr>
              <w:pStyle w:val="WeekCycleName"/>
            </w:pPr>
            <w:r>
              <w:rPr>
                <w:color w:val="15803D"/>
              </w:rPr>
              <w:t>C2</w:t>
            </w:r>
          </w:p>
        </w:tc>
      </w:tr>
    </w:tbl>
    <w:p w14:paraId="6C1ADB35"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34D1B03A" w14:textId="77777777">
        <w:tc>
          <w:tcPr>
            <w:tcW w:w="700" w:type="pct"/>
            <w:shd w:val="clear" w:color="auto" w:fill="DCFCE7"/>
            <w:tcMar>
              <w:top w:w="200" w:type="dxa"/>
              <w:left w:w="100" w:type="dxa"/>
              <w:bottom w:w="200" w:type="dxa"/>
              <w:right w:w="100" w:type="dxa"/>
            </w:tcMar>
          </w:tcPr>
          <w:p w14:paraId="5D58646E" w14:textId="77777777" w:rsidR="001A20E6" w:rsidRDefault="00000000">
            <w:pPr>
              <w:pStyle w:val="TableCellCalendarDayHeader"/>
            </w:pPr>
            <w:r>
              <w:rPr>
                <w:color w:val="15803D"/>
              </w:rPr>
              <w:t>Sunday</w:t>
            </w:r>
          </w:p>
          <w:p w14:paraId="2311CA9F" w14:textId="77777777" w:rsidR="001A20E6" w:rsidRDefault="00000000">
            <w:pPr>
              <w:pStyle w:val="TableCellCalendarDateHeader"/>
            </w:pPr>
            <w:r>
              <w:rPr>
                <w:color w:val="15803D"/>
              </w:rPr>
              <w:t>Jun 14</w:t>
            </w:r>
          </w:p>
          <w:p w14:paraId="7C96F67F"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467B63F1" w14:textId="77777777" w:rsidR="001A20E6" w:rsidRDefault="00000000">
            <w:pPr>
              <w:pStyle w:val="TableCellCalendarDayHeader"/>
            </w:pPr>
            <w:r>
              <w:rPr>
                <w:color w:val="15803D"/>
              </w:rPr>
              <w:t>Monday</w:t>
            </w:r>
          </w:p>
          <w:p w14:paraId="06B5ED7F" w14:textId="77777777" w:rsidR="001A20E6" w:rsidRDefault="00000000">
            <w:pPr>
              <w:pStyle w:val="TableCellCalendarDateHeader"/>
            </w:pPr>
            <w:r>
              <w:rPr>
                <w:color w:val="15803D"/>
              </w:rPr>
              <w:t>Jun 15</w:t>
            </w:r>
          </w:p>
          <w:p w14:paraId="0C64C58E"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10FB96B4" w14:textId="77777777" w:rsidR="001A20E6" w:rsidRDefault="00000000">
            <w:pPr>
              <w:pStyle w:val="TableCellCalendarDayHeader"/>
            </w:pPr>
            <w:r>
              <w:rPr>
                <w:color w:val="15803D"/>
              </w:rPr>
              <w:t>Tuesday</w:t>
            </w:r>
          </w:p>
          <w:p w14:paraId="1ED1411F" w14:textId="77777777" w:rsidR="001A20E6" w:rsidRDefault="00000000">
            <w:pPr>
              <w:pStyle w:val="TableCellCalendarDateHeader"/>
            </w:pPr>
            <w:r>
              <w:rPr>
                <w:color w:val="15803D"/>
              </w:rPr>
              <w:t>Jun 16</w:t>
            </w:r>
          </w:p>
          <w:p w14:paraId="5CBC11E9"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3607F4B5" w14:textId="77777777" w:rsidR="001A20E6" w:rsidRDefault="00000000">
            <w:pPr>
              <w:pStyle w:val="TableCellCalendarDayHeader"/>
            </w:pPr>
            <w:r>
              <w:rPr>
                <w:color w:val="15803D"/>
              </w:rPr>
              <w:t>Wednesday</w:t>
            </w:r>
          </w:p>
          <w:p w14:paraId="6A438E28" w14:textId="77777777" w:rsidR="001A20E6" w:rsidRDefault="00000000">
            <w:pPr>
              <w:pStyle w:val="TableCellCalendarDateHeader"/>
            </w:pPr>
            <w:r>
              <w:rPr>
                <w:color w:val="15803D"/>
              </w:rPr>
              <w:t>Jun 17</w:t>
            </w:r>
          </w:p>
          <w:p w14:paraId="3CB17C88"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0034BBF" w14:textId="77777777" w:rsidR="001A20E6" w:rsidRDefault="00000000">
            <w:pPr>
              <w:pStyle w:val="TableCellCalendarDayHeader"/>
            </w:pPr>
            <w:r>
              <w:rPr>
                <w:color w:val="15803D"/>
              </w:rPr>
              <w:t>Thursday</w:t>
            </w:r>
          </w:p>
          <w:p w14:paraId="197D85CD" w14:textId="77777777" w:rsidR="001A20E6" w:rsidRDefault="00000000">
            <w:pPr>
              <w:pStyle w:val="TableCellCalendarDateHeader"/>
            </w:pPr>
            <w:r>
              <w:rPr>
                <w:color w:val="15803D"/>
              </w:rPr>
              <w:t>Jun 18</w:t>
            </w:r>
          </w:p>
          <w:p w14:paraId="7F82D1C7"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58B6B1D7" w14:textId="77777777" w:rsidR="001A20E6" w:rsidRDefault="00000000">
            <w:pPr>
              <w:pStyle w:val="TableCellCalendarDayHeader"/>
            </w:pPr>
            <w:r>
              <w:rPr>
                <w:color w:val="15803D"/>
              </w:rPr>
              <w:t>Friday</w:t>
            </w:r>
          </w:p>
          <w:p w14:paraId="73D15C65" w14:textId="77777777" w:rsidR="001A20E6" w:rsidRDefault="00000000">
            <w:pPr>
              <w:pStyle w:val="TableCellCalendarDateHeader"/>
            </w:pPr>
            <w:r>
              <w:rPr>
                <w:color w:val="15803D"/>
              </w:rPr>
              <w:t>Jun 19</w:t>
            </w:r>
          </w:p>
          <w:p w14:paraId="41D27FFC"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4384B299" w14:textId="77777777" w:rsidR="001A20E6" w:rsidRDefault="00000000">
            <w:pPr>
              <w:pStyle w:val="TableCellCalendarDayHeader"/>
            </w:pPr>
            <w:r>
              <w:rPr>
                <w:color w:val="F57C00"/>
              </w:rPr>
              <w:t>Saturday</w:t>
            </w:r>
          </w:p>
          <w:p w14:paraId="54C47F6F" w14:textId="77777777" w:rsidR="001A20E6" w:rsidRDefault="00000000">
            <w:pPr>
              <w:pStyle w:val="TableCellCalendarDateHeader"/>
            </w:pPr>
            <w:r>
              <w:rPr>
                <w:color w:val="F57C00"/>
              </w:rPr>
              <w:t>Jun 20</w:t>
            </w:r>
          </w:p>
          <w:p w14:paraId="115995BA" w14:textId="77777777" w:rsidR="001A20E6" w:rsidRDefault="00000000">
            <w:pPr>
              <w:pStyle w:val="TableCellCatchupLabel"/>
            </w:pPr>
            <w:r>
              <w:rPr>
                <w:color w:val="F57C00"/>
              </w:rPr>
              <w:t>Catchup Day</w:t>
            </w:r>
          </w:p>
        </w:tc>
      </w:tr>
      <w:tr w:rsidR="001A20E6" w14:paraId="5D678CBA" w14:textId="77777777">
        <w:tc>
          <w:tcPr>
            <w:tcW w:w="700" w:type="pct"/>
            <w:shd w:val="clear" w:color="auto" w:fill="DCFCE7"/>
            <w:tcMar>
              <w:top w:w="150" w:type="dxa"/>
              <w:left w:w="100" w:type="dxa"/>
              <w:bottom w:w="150" w:type="dxa"/>
              <w:right w:w="100" w:type="dxa"/>
            </w:tcMar>
          </w:tcPr>
          <w:p w14:paraId="6B6268A0" w14:textId="77777777" w:rsidR="001A20E6" w:rsidRDefault="00000000">
            <w:pPr>
              <w:pStyle w:val="TableCellTaskSubject"/>
            </w:pPr>
            <w:r>
              <w:t>Geography</w:t>
            </w:r>
          </w:p>
          <w:p w14:paraId="3954ADDF" w14:textId="77777777" w:rsidR="001A20E6" w:rsidRDefault="00000000">
            <w:pPr>
              <w:pStyle w:val="TableCellTaskDetails"/>
            </w:pPr>
            <w:r>
              <w:t>• Test - TEST — 3h</w:t>
            </w:r>
          </w:p>
          <w:p w14:paraId="009F257F"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746E38AC" w14:textId="77777777" w:rsidR="001A20E6" w:rsidRDefault="00000000">
            <w:pPr>
              <w:pStyle w:val="TableCellTaskSubject"/>
            </w:pPr>
            <w:r>
              <w:t>Geography</w:t>
            </w:r>
          </w:p>
          <w:p w14:paraId="43811FE3" w14:textId="77777777" w:rsidR="001A20E6" w:rsidRDefault="00000000">
            <w:pPr>
              <w:pStyle w:val="TableCellTaskDetails"/>
            </w:pPr>
            <w:r>
              <w:t>• Study - Settlements (G10) — 1h 30m</w:t>
            </w:r>
          </w:p>
          <w:p w14:paraId="4BB12101" w14:textId="77777777" w:rsidR="001A20E6" w:rsidRDefault="00000000">
            <w:pPr>
              <w:pStyle w:val="TableCellTaskBadge"/>
              <w:shd w:val="clear" w:color="auto" w:fill="E3F2FD"/>
            </w:pPr>
            <w:r>
              <w:rPr>
                <w:b/>
                <w:bCs/>
                <w:color w:val="1976D2"/>
              </w:rPr>
              <w:t>STUDY</w:t>
            </w:r>
          </w:p>
          <w:p w14:paraId="654BFF86" w14:textId="77777777" w:rsidR="001A20E6" w:rsidRDefault="00000000">
            <w:pPr>
              <w:pStyle w:val="TableCellTaskDetails"/>
            </w:pPr>
            <w:r>
              <w:t>• Revision - Agriculture and allied Sector - World &amp; India (G14) — 30m</w:t>
            </w:r>
          </w:p>
          <w:p w14:paraId="2F96A18E" w14:textId="77777777" w:rsidR="001A20E6" w:rsidRDefault="00000000">
            <w:pPr>
              <w:pStyle w:val="TableCellTaskBadge"/>
              <w:shd w:val="clear" w:color="auto" w:fill="FCE4EC"/>
            </w:pPr>
            <w:r>
              <w:rPr>
                <w:b/>
                <w:bCs/>
                <w:color w:val="C2185B"/>
              </w:rPr>
              <w:t>REVISION</w:t>
            </w:r>
          </w:p>
          <w:p w14:paraId="40C09150" w14:textId="77777777" w:rsidR="001A20E6" w:rsidRDefault="00000000">
            <w:pPr>
              <w:pStyle w:val="TableCellTaskDetails"/>
            </w:pPr>
            <w:r>
              <w:t>• Practice - Agriculture and allied Sector - World &amp; India (G14) — 30m</w:t>
            </w:r>
          </w:p>
          <w:p w14:paraId="369383E7"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4380697" w14:textId="77777777" w:rsidR="001A20E6" w:rsidRDefault="00000000">
            <w:pPr>
              <w:pStyle w:val="TableCellTaskSubject"/>
            </w:pPr>
            <w:r>
              <w:t>Geography</w:t>
            </w:r>
          </w:p>
          <w:p w14:paraId="0461A840" w14:textId="77777777" w:rsidR="001A20E6" w:rsidRDefault="00000000">
            <w:pPr>
              <w:pStyle w:val="TableCellTaskDetails"/>
            </w:pPr>
            <w:r>
              <w:t>• Study - Settlements (G10) — 30m</w:t>
            </w:r>
          </w:p>
          <w:p w14:paraId="3180471D" w14:textId="77777777" w:rsidR="001A20E6" w:rsidRDefault="00000000">
            <w:pPr>
              <w:pStyle w:val="TableCellTaskBadge"/>
              <w:shd w:val="clear" w:color="auto" w:fill="E3F2FD"/>
            </w:pPr>
            <w:r>
              <w:rPr>
                <w:b/>
                <w:bCs/>
                <w:color w:val="1976D2"/>
              </w:rPr>
              <w:t>STUDY</w:t>
            </w:r>
          </w:p>
          <w:p w14:paraId="2134EF4A" w14:textId="77777777" w:rsidR="001A20E6" w:rsidRDefault="00000000">
            <w:pPr>
              <w:pStyle w:val="TableCellTaskDetails"/>
            </w:pPr>
            <w:r>
              <w:t>• Study - Population and Migration (G11) — 1h</w:t>
            </w:r>
          </w:p>
          <w:p w14:paraId="06CCB5DD" w14:textId="77777777" w:rsidR="001A20E6" w:rsidRDefault="00000000">
            <w:pPr>
              <w:pStyle w:val="TableCellTaskBadge"/>
              <w:shd w:val="clear" w:color="auto" w:fill="E3F2FD"/>
            </w:pPr>
            <w:r>
              <w:rPr>
                <w:b/>
                <w:bCs/>
                <w:color w:val="1976D2"/>
              </w:rPr>
              <w:t>STUDY</w:t>
            </w:r>
          </w:p>
          <w:p w14:paraId="766999CD" w14:textId="77777777" w:rsidR="001A20E6" w:rsidRDefault="00000000">
            <w:pPr>
              <w:pStyle w:val="TableCellTaskDetails"/>
            </w:pPr>
            <w:r>
              <w:t>• Revision - Agriculture and allied Sector - World &amp; India (G14) — 30m</w:t>
            </w:r>
          </w:p>
          <w:p w14:paraId="4C3E485B" w14:textId="77777777" w:rsidR="001A20E6" w:rsidRDefault="00000000">
            <w:pPr>
              <w:pStyle w:val="TableCellTaskBadge"/>
              <w:shd w:val="clear" w:color="auto" w:fill="FCE4EC"/>
            </w:pPr>
            <w:r>
              <w:rPr>
                <w:b/>
                <w:bCs/>
                <w:color w:val="C2185B"/>
              </w:rPr>
              <w:t>REVISION</w:t>
            </w:r>
          </w:p>
          <w:p w14:paraId="0C6AA0B5" w14:textId="77777777" w:rsidR="001A20E6" w:rsidRDefault="00000000">
            <w:pPr>
              <w:pStyle w:val="TableCellTaskDetails"/>
            </w:pPr>
            <w:r>
              <w:t>• Practice - Agriculture and allied Sector - World &amp; India (G14) — 30m</w:t>
            </w:r>
          </w:p>
          <w:p w14:paraId="71A3E477"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780A995" w14:textId="77777777" w:rsidR="001A20E6" w:rsidRDefault="00000000">
            <w:pPr>
              <w:pStyle w:val="TableCellTaskSubject"/>
            </w:pPr>
            <w:r>
              <w:t>Geography</w:t>
            </w:r>
          </w:p>
          <w:p w14:paraId="5DF698D0" w14:textId="77777777" w:rsidR="001A20E6" w:rsidRDefault="00000000">
            <w:pPr>
              <w:pStyle w:val="TableCellTaskDetails"/>
            </w:pPr>
            <w:r>
              <w:t>• Study - Population and Migration (G11) — 1h 30m</w:t>
            </w:r>
          </w:p>
          <w:p w14:paraId="58513BAD" w14:textId="77777777" w:rsidR="001A20E6" w:rsidRDefault="00000000">
            <w:pPr>
              <w:pStyle w:val="TableCellTaskBadge"/>
              <w:shd w:val="clear" w:color="auto" w:fill="E3F2FD"/>
            </w:pPr>
            <w:r>
              <w:rPr>
                <w:b/>
                <w:bCs/>
                <w:color w:val="1976D2"/>
              </w:rPr>
              <w:t>STUDY</w:t>
            </w:r>
          </w:p>
          <w:p w14:paraId="3F6B4D11" w14:textId="77777777" w:rsidR="001A20E6" w:rsidRDefault="00000000">
            <w:pPr>
              <w:pStyle w:val="TableCellTaskDetails"/>
            </w:pPr>
            <w:r>
              <w:t>• Revision - Trade, Transport and Communication - World &amp; India (G15) — 30m</w:t>
            </w:r>
          </w:p>
          <w:p w14:paraId="12784A43" w14:textId="77777777" w:rsidR="001A20E6" w:rsidRDefault="00000000">
            <w:pPr>
              <w:pStyle w:val="TableCellTaskBadge"/>
              <w:shd w:val="clear" w:color="auto" w:fill="FCE4EC"/>
            </w:pPr>
            <w:r>
              <w:rPr>
                <w:b/>
                <w:bCs/>
                <w:color w:val="C2185B"/>
              </w:rPr>
              <w:t>REVISION</w:t>
            </w:r>
          </w:p>
          <w:p w14:paraId="2BC5B1F3" w14:textId="77777777" w:rsidR="001A20E6" w:rsidRDefault="00000000">
            <w:pPr>
              <w:pStyle w:val="TableCellTaskDetails"/>
            </w:pPr>
            <w:r>
              <w:t>• Practice - Trade, Transport and Communication - World &amp; India (G15) — 30m</w:t>
            </w:r>
          </w:p>
          <w:p w14:paraId="5A48874D"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B7B6E83" w14:textId="77777777" w:rsidR="001A20E6" w:rsidRDefault="00000000">
            <w:pPr>
              <w:pStyle w:val="TableCellTaskSubject"/>
            </w:pPr>
            <w:r>
              <w:t>Geography</w:t>
            </w:r>
          </w:p>
          <w:p w14:paraId="394B73C1" w14:textId="77777777" w:rsidR="001A20E6" w:rsidRDefault="00000000">
            <w:pPr>
              <w:pStyle w:val="TableCellTaskDetails"/>
            </w:pPr>
            <w:r>
              <w:t>• Study - Population and Migration (G11) — 1h 30m</w:t>
            </w:r>
          </w:p>
          <w:p w14:paraId="1EA476A0" w14:textId="77777777" w:rsidR="001A20E6" w:rsidRDefault="00000000">
            <w:pPr>
              <w:pStyle w:val="TableCellTaskBadge"/>
              <w:shd w:val="clear" w:color="auto" w:fill="E3F2FD"/>
            </w:pPr>
            <w:r>
              <w:rPr>
                <w:b/>
                <w:bCs/>
                <w:color w:val="1976D2"/>
              </w:rPr>
              <w:t>STUDY</w:t>
            </w:r>
          </w:p>
          <w:p w14:paraId="2667A4DA" w14:textId="77777777" w:rsidR="001A20E6" w:rsidRDefault="00000000">
            <w:pPr>
              <w:pStyle w:val="TableCellTaskDetails"/>
            </w:pPr>
            <w:r>
              <w:t>• Revision - Trade, Transport and Communication - World &amp; India (G15) — 30m</w:t>
            </w:r>
          </w:p>
          <w:p w14:paraId="712C1908" w14:textId="77777777" w:rsidR="001A20E6" w:rsidRDefault="00000000">
            <w:pPr>
              <w:pStyle w:val="TableCellTaskBadge"/>
              <w:shd w:val="clear" w:color="auto" w:fill="FCE4EC"/>
            </w:pPr>
            <w:r>
              <w:rPr>
                <w:b/>
                <w:bCs/>
                <w:color w:val="C2185B"/>
              </w:rPr>
              <w:t>REVISION</w:t>
            </w:r>
          </w:p>
          <w:p w14:paraId="43C93FF1" w14:textId="77777777" w:rsidR="001A20E6" w:rsidRDefault="00000000">
            <w:pPr>
              <w:pStyle w:val="TableCellTaskDetails"/>
            </w:pPr>
            <w:r>
              <w:t>• Practice - Trade, Transport and Communication - World &amp; India (G15) — 30m</w:t>
            </w:r>
          </w:p>
          <w:p w14:paraId="1AA6D9F1"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E03C0C7" w14:textId="77777777" w:rsidR="001A20E6" w:rsidRDefault="00000000">
            <w:pPr>
              <w:pStyle w:val="TableCellTaskSubject"/>
            </w:pPr>
            <w:r>
              <w:t>Geography</w:t>
            </w:r>
          </w:p>
          <w:p w14:paraId="41075E0C" w14:textId="77777777" w:rsidR="001A20E6" w:rsidRDefault="00000000">
            <w:pPr>
              <w:pStyle w:val="TableCellTaskDetails"/>
            </w:pPr>
            <w:r>
              <w:t>• Study - Physical geogrpahy of India &amp; Drainage; (G12) — 1h 30m</w:t>
            </w:r>
          </w:p>
          <w:p w14:paraId="52AFBE56" w14:textId="77777777" w:rsidR="001A20E6" w:rsidRDefault="00000000">
            <w:pPr>
              <w:pStyle w:val="TableCellTaskBadge"/>
              <w:shd w:val="clear" w:color="auto" w:fill="E3F2FD"/>
            </w:pPr>
            <w:r>
              <w:rPr>
                <w:b/>
                <w:bCs/>
                <w:color w:val="1976D2"/>
              </w:rPr>
              <w:t>STUDY</w:t>
            </w:r>
          </w:p>
          <w:p w14:paraId="3B25CA20" w14:textId="77777777" w:rsidR="001A20E6" w:rsidRDefault="00000000">
            <w:pPr>
              <w:pStyle w:val="TableCellTaskDetails"/>
            </w:pPr>
            <w:r>
              <w:t>• Revision - Environmental Geography (G16) — 30m</w:t>
            </w:r>
          </w:p>
          <w:p w14:paraId="33C80225" w14:textId="77777777" w:rsidR="001A20E6" w:rsidRDefault="00000000">
            <w:pPr>
              <w:pStyle w:val="TableCellTaskBadge"/>
              <w:shd w:val="clear" w:color="auto" w:fill="FCE4EC"/>
            </w:pPr>
            <w:r>
              <w:rPr>
                <w:b/>
                <w:bCs/>
                <w:color w:val="C2185B"/>
              </w:rPr>
              <w:t>REVISION</w:t>
            </w:r>
          </w:p>
          <w:p w14:paraId="1B071B16" w14:textId="77777777" w:rsidR="001A20E6" w:rsidRDefault="00000000">
            <w:pPr>
              <w:pStyle w:val="TableCellTaskDetails"/>
            </w:pPr>
            <w:r>
              <w:t>• Practice - Environmental Geography (G16) — 30m</w:t>
            </w:r>
          </w:p>
          <w:p w14:paraId="7AA6E611"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6FD51A86" w14:textId="77777777" w:rsidR="001A20E6" w:rsidRDefault="001A20E6"/>
        </w:tc>
      </w:tr>
      <w:tr w:rsidR="001A20E6" w14:paraId="27EFD36D" w14:textId="77777777">
        <w:tc>
          <w:tcPr>
            <w:tcW w:w="700" w:type="pct"/>
            <w:shd w:val="clear" w:color="auto" w:fill="DCFCE7"/>
            <w:tcMar>
              <w:top w:w="150" w:type="dxa"/>
              <w:left w:w="100" w:type="dxa"/>
              <w:bottom w:w="150" w:type="dxa"/>
              <w:right w:w="100" w:type="dxa"/>
            </w:tcMar>
          </w:tcPr>
          <w:p w14:paraId="688E93C2" w14:textId="77777777" w:rsidR="001A20E6" w:rsidRDefault="00000000">
            <w:pPr>
              <w:pStyle w:val="TableCellTaskSubject"/>
            </w:pPr>
            <w:r>
              <w:t>Environment, Ecology and Disaster Management</w:t>
            </w:r>
          </w:p>
          <w:p w14:paraId="40C771A9" w14:textId="77777777" w:rsidR="001A20E6" w:rsidRDefault="00000000">
            <w:pPr>
              <w:pStyle w:val="TableCellTaskDetails"/>
            </w:pPr>
            <w:r>
              <w:t>• Test - TEST — 3h</w:t>
            </w:r>
          </w:p>
          <w:p w14:paraId="3E6047B9"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0EAC4A32" w14:textId="77777777" w:rsidR="001A20E6" w:rsidRDefault="00000000">
            <w:pPr>
              <w:pStyle w:val="TableCellTaskSubject"/>
            </w:pPr>
            <w:r>
              <w:t>Environment, Ecology and Disaster Management</w:t>
            </w:r>
          </w:p>
          <w:p w14:paraId="02A7064E" w14:textId="77777777" w:rsidR="001A20E6" w:rsidRDefault="00000000">
            <w:pPr>
              <w:pStyle w:val="TableCellTaskDetails"/>
            </w:pPr>
            <w:r>
              <w:t>• Study - Global Agreements and Efforts (B12) — 1h 30m</w:t>
            </w:r>
          </w:p>
          <w:p w14:paraId="5CA9A345" w14:textId="77777777" w:rsidR="001A20E6" w:rsidRDefault="00000000">
            <w:pPr>
              <w:pStyle w:val="TableCellTaskBadge"/>
              <w:shd w:val="clear" w:color="auto" w:fill="E3F2FD"/>
            </w:pPr>
            <w:r>
              <w:rPr>
                <w:b/>
                <w:bCs/>
                <w:color w:val="1976D2"/>
              </w:rPr>
              <w:t>STUDY</w:t>
            </w:r>
          </w:p>
          <w:p w14:paraId="72E96C1A" w14:textId="77777777" w:rsidR="001A20E6" w:rsidRDefault="00000000">
            <w:pPr>
              <w:pStyle w:val="TableCellTaskDetails"/>
            </w:pPr>
            <w:r>
              <w:t>• Revision - Wetlands, Mangroves and Corals (B03) — 30m</w:t>
            </w:r>
          </w:p>
          <w:p w14:paraId="7FE510B6" w14:textId="77777777" w:rsidR="001A20E6" w:rsidRDefault="00000000">
            <w:pPr>
              <w:pStyle w:val="TableCellTaskBadge"/>
              <w:shd w:val="clear" w:color="auto" w:fill="FCE4EC"/>
            </w:pPr>
            <w:r>
              <w:rPr>
                <w:b/>
                <w:bCs/>
                <w:color w:val="C2185B"/>
              </w:rPr>
              <w:t>REVISION</w:t>
            </w:r>
          </w:p>
          <w:p w14:paraId="11BF0C48" w14:textId="77777777" w:rsidR="001A20E6" w:rsidRDefault="00000000">
            <w:pPr>
              <w:pStyle w:val="TableCellTaskDetails"/>
            </w:pPr>
            <w:r>
              <w:t>• Practice - Wetlands, Mangroves and Corals (B03) — 30m</w:t>
            </w:r>
          </w:p>
          <w:p w14:paraId="6946EADD"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0AD0FC7" w14:textId="77777777" w:rsidR="001A20E6" w:rsidRDefault="00000000">
            <w:pPr>
              <w:pStyle w:val="TableCellTaskSubject"/>
            </w:pPr>
            <w:r>
              <w:t>Environment, Ecology and Disaster Management</w:t>
            </w:r>
          </w:p>
          <w:p w14:paraId="6A4329EB" w14:textId="77777777" w:rsidR="001A20E6" w:rsidRDefault="00000000">
            <w:pPr>
              <w:pStyle w:val="TableCellTaskDetails"/>
            </w:pPr>
            <w:r>
              <w:t>• Study - Global Agreements and Efforts (B12) — 1h</w:t>
            </w:r>
          </w:p>
          <w:p w14:paraId="2DAC1A67" w14:textId="77777777" w:rsidR="001A20E6" w:rsidRDefault="00000000">
            <w:pPr>
              <w:pStyle w:val="TableCellTaskBadge"/>
              <w:shd w:val="clear" w:color="auto" w:fill="E3F2FD"/>
            </w:pPr>
            <w:r>
              <w:rPr>
                <w:b/>
                <w:bCs/>
                <w:color w:val="1976D2"/>
              </w:rPr>
              <w:t>STUDY</w:t>
            </w:r>
          </w:p>
          <w:p w14:paraId="3E7DA8D3" w14:textId="77777777" w:rsidR="001A20E6" w:rsidRDefault="00000000">
            <w:pPr>
              <w:pStyle w:val="TableCellTaskDetails"/>
            </w:pPr>
            <w:r>
              <w:t>• Study - Indian Initiatives, efforts and Commitments (B13) — 30m</w:t>
            </w:r>
          </w:p>
          <w:p w14:paraId="75C28476" w14:textId="77777777" w:rsidR="001A20E6" w:rsidRDefault="00000000">
            <w:pPr>
              <w:pStyle w:val="TableCellTaskBadge"/>
              <w:shd w:val="clear" w:color="auto" w:fill="E3F2FD"/>
            </w:pPr>
            <w:r>
              <w:rPr>
                <w:b/>
                <w:bCs/>
                <w:color w:val="1976D2"/>
              </w:rPr>
              <w:t>STUDY</w:t>
            </w:r>
          </w:p>
          <w:p w14:paraId="42608C97" w14:textId="77777777" w:rsidR="001A20E6" w:rsidRDefault="00000000">
            <w:pPr>
              <w:pStyle w:val="TableCellTaskDetails"/>
            </w:pPr>
            <w:r>
              <w:t>• Revision - Biodiversity and its conservation (B04) — 30m</w:t>
            </w:r>
          </w:p>
          <w:p w14:paraId="0CFE6216" w14:textId="77777777" w:rsidR="001A20E6" w:rsidRDefault="00000000">
            <w:pPr>
              <w:pStyle w:val="TableCellTaskBadge"/>
              <w:shd w:val="clear" w:color="auto" w:fill="FCE4EC"/>
            </w:pPr>
            <w:r>
              <w:rPr>
                <w:b/>
                <w:bCs/>
                <w:color w:val="C2185B"/>
              </w:rPr>
              <w:t>REVISION</w:t>
            </w:r>
          </w:p>
          <w:p w14:paraId="1605A8AE" w14:textId="77777777" w:rsidR="001A20E6" w:rsidRDefault="00000000">
            <w:pPr>
              <w:pStyle w:val="TableCellTaskDetails"/>
            </w:pPr>
            <w:r>
              <w:t>• Practice - Biodiversity and its conservation (B04) — 30m</w:t>
            </w:r>
          </w:p>
          <w:p w14:paraId="7224E802"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CE59BE7" w14:textId="77777777" w:rsidR="001A20E6" w:rsidRDefault="00000000">
            <w:pPr>
              <w:pStyle w:val="TableCellTaskSubject"/>
            </w:pPr>
            <w:r>
              <w:t>Environment, Ecology and Disaster Management</w:t>
            </w:r>
          </w:p>
          <w:p w14:paraId="5F9A941B" w14:textId="77777777" w:rsidR="001A20E6" w:rsidRDefault="00000000">
            <w:pPr>
              <w:pStyle w:val="TableCellTaskDetails"/>
            </w:pPr>
            <w:r>
              <w:t>• Study - Indian Initiatives, efforts and Commitments (B13) — 1h 30m</w:t>
            </w:r>
          </w:p>
          <w:p w14:paraId="4830A993" w14:textId="77777777" w:rsidR="001A20E6" w:rsidRDefault="00000000">
            <w:pPr>
              <w:pStyle w:val="TableCellTaskBadge"/>
              <w:shd w:val="clear" w:color="auto" w:fill="E3F2FD"/>
            </w:pPr>
            <w:r>
              <w:rPr>
                <w:b/>
                <w:bCs/>
                <w:color w:val="1976D2"/>
              </w:rPr>
              <w:t>STUDY</w:t>
            </w:r>
          </w:p>
          <w:p w14:paraId="0DE6371C" w14:textId="77777777" w:rsidR="001A20E6" w:rsidRDefault="00000000">
            <w:pPr>
              <w:pStyle w:val="TableCellTaskDetails"/>
            </w:pPr>
            <w:r>
              <w:t>• Revision - Pollution (B05) — 30m</w:t>
            </w:r>
          </w:p>
          <w:p w14:paraId="53DCE451" w14:textId="77777777" w:rsidR="001A20E6" w:rsidRDefault="00000000">
            <w:pPr>
              <w:pStyle w:val="TableCellTaskBadge"/>
              <w:shd w:val="clear" w:color="auto" w:fill="FCE4EC"/>
            </w:pPr>
            <w:r>
              <w:rPr>
                <w:b/>
                <w:bCs/>
                <w:color w:val="C2185B"/>
              </w:rPr>
              <w:t>REVISION</w:t>
            </w:r>
          </w:p>
          <w:p w14:paraId="5C2FEBA3" w14:textId="77777777" w:rsidR="001A20E6" w:rsidRDefault="00000000">
            <w:pPr>
              <w:pStyle w:val="TableCellTaskDetails"/>
            </w:pPr>
            <w:r>
              <w:t>• Practice - Pollution (B05) — 30m</w:t>
            </w:r>
          </w:p>
          <w:p w14:paraId="356FC1DA"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B6CA8C8" w14:textId="77777777" w:rsidR="001A20E6" w:rsidRDefault="00000000">
            <w:pPr>
              <w:pStyle w:val="TableCellTaskSubject"/>
            </w:pPr>
            <w:r>
              <w:t>Environment, Ecology and Disaster Management</w:t>
            </w:r>
          </w:p>
          <w:p w14:paraId="3293B94E" w14:textId="77777777" w:rsidR="001A20E6" w:rsidRDefault="00000000">
            <w:pPr>
              <w:pStyle w:val="TableCellTaskDetails"/>
            </w:pPr>
            <w:r>
              <w:t>• Study - Indian Initiatives, efforts and Commitments (B13) — 30m</w:t>
            </w:r>
          </w:p>
          <w:p w14:paraId="6838A519" w14:textId="77777777" w:rsidR="001A20E6" w:rsidRDefault="00000000">
            <w:pPr>
              <w:pStyle w:val="TableCellTaskBadge"/>
              <w:shd w:val="clear" w:color="auto" w:fill="E3F2FD"/>
            </w:pPr>
            <w:r>
              <w:rPr>
                <w:b/>
                <w:bCs/>
                <w:color w:val="1976D2"/>
              </w:rPr>
              <w:t>STUDY</w:t>
            </w:r>
          </w:p>
          <w:p w14:paraId="6022A006" w14:textId="77777777" w:rsidR="001A20E6" w:rsidRDefault="00000000">
            <w:pPr>
              <w:pStyle w:val="TableCellTaskDetails"/>
            </w:pPr>
            <w:r>
              <w:t>• Study - Environmental Impact Assessment (B14) — 1h</w:t>
            </w:r>
          </w:p>
          <w:p w14:paraId="2B61EE42" w14:textId="77777777" w:rsidR="001A20E6" w:rsidRDefault="00000000">
            <w:pPr>
              <w:pStyle w:val="TableCellTaskBadge"/>
              <w:shd w:val="clear" w:color="auto" w:fill="E3F2FD"/>
            </w:pPr>
            <w:r>
              <w:rPr>
                <w:b/>
                <w:bCs/>
                <w:color w:val="1976D2"/>
              </w:rPr>
              <w:t>STUDY</w:t>
            </w:r>
          </w:p>
          <w:p w14:paraId="66FE18EA" w14:textId="77777777" w:rsidR="001A20E6" w:rsidRDefault="00000000">
            <w:pPr>
              <w:pStyle w:val="TableCellTaskDetails"/>
            </w:pPr>
            <w:r>
              <w:t>• Revision - Land Degradation (B06) — 30m</w:t>
            </w:r>
          </w:p>
          <w:p w14:paraId="3D0EB907" w14:textId="77777777" w:rsidR="001A20E6" w:rsidRDefault="00000000">
            <w:pPr>
              <w:pStyle w:val="TableCellTaskBadge"/>
              <w:shd w:val="clear" w:color="auto" w:fill="FCE4EC"/>
            </w:pPr>
            <w:r>
              <w:rPr>
                <w:b/>
                <w:bCs/>
                <w:color w:val="C2185B"/>
              </w:rPr>
              <w:t>REVISION</w:t>
            </w:r>
          </w:p>
          <w:p w14:paraId="78DD0A38" w14:textId="77777777" w:rsidR="001A20E6" w:rsidRDefault="00000000">
            <w:pPr>
              <w:pStyle w:val="TableCellTaskDetails"/>
            </w:pPr>
            <w:r>
              <w:t>• Practice - Land Degradation (B06) — 30m</w:t>
            </w:r>
          </w:p>
          <w:p w14:paraId="52DE0DE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BC7ADEF" w14:textId="77777777" w:rsidR="001A20E6" w:rsidRDefault="00000000">
            <w:pPr>
              <w:pStyle w:val="TableCellTaskSubject"/>
            </w:pPr>
            <w:r>
              <w:t>Environment, Ecology and Disaster Management</w:t>
            </w:r>
          </w:p>
          <w:p w14:paraId="266875F4" w14:textId="77777777" w:rsidR="001A20E6" w:rsidRDefault="00000000">
            <w:pPr>
              <w:pStyle w:val="TableCellTaskDetails"/>
            </w:pPr>
            <w:r>
              <w:t>• Study - Environmental Impact Assessment (B14) — 1h 30m</w:t>
            </w:r>
          </w:p>
          <w:p w14:paraId="1081DA19" w14:textId="77777777" w:rsidR="001A20E6" w:rsidRDefault="00000000">
            <w:pPr>
              <w:pStyle w:val="TableCellTaskBadge"/>
              <w:shd w:val="clear" w:color="auto" w:fill="E3F2FD"/>
            </w:pPr>
            <w:r>
              <w:rPr>
                <w:b/>
                <w:bCs/>
                <w:color w:val="1976D2"/>
              </w:rPr>
              <w:t>STUDY</w:t>
            </w:r>
          </w:p>
          <w:p w14:paraId="6098BD5B" w14:textId="77777777" w:rsidR="001A20E6" w:rsidRDefault="00000000">
            <w:pPr>
              <w:pStyle w:val="TableCellTaskDetails"/>
            </w:pPr>
            <w:r>
              <w:t>• Revision - Waste Management (B07) — 30m</w:t>
            </w:r>
          </w:p>
          <w:p w14:paraId="5EA548D0" w14:textId="77777777" w:rsidR="001A20E6" w:rsidRDefault="00000000">
            <w:pPr>
              <w:pStyle w:val="TableCellTaskBadge"/>
              <w:shd w:val="clear" w:color="auto" w:fill="FCE4EC"/>
            </w:pPr>
            <w:r>
              <w:rPr>
                <w:b/>
                <w:bCs/>
                <w:color w:val="C2185B"/>
              </w:rPr>
              <w:t>REVISION</w:t>
            </w:r>
          </w:p>
          <w:p w14:paraId="05E73DF7" w14:textId="77777777" w:rsidR="001A20E6" w:rsidRDefault="00000000">
            <w:pPr>
              <w:pStyle w:val="TableCellTaskDetails"/>
            </w:pPr>
            <w:r>
              <w:t>• Practice - Waste Management (B07) — 30m</w:t>
            </w:r>
          </w:p>
          <w:p w14:paraId="1340DD83"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3A7EA795" w14:textId="77777777" w:rsidR="001A20E6" w:rsidRDefault="001A20E6"/>
        </w:tc>
      </w:tr>
    </w:tbl>
    <w:p w14:paraId="368EBD56" w14:textId="77777777" w:rsidR="001A20E6" w:rsidRDefault="001A20E6">
      <w:pPr>
        <w:spacing w:after="400"/>
      </w:pPr>
    </w:p>
    <w:p w14:paraId="1D0263B0" w14:textId="77777777" w:rsidR="001A20E6" w:rsidRDefault="00000000">
      <w:pPr>
        <w:pStyle w:val="ResourceTitle"/>
      </w:pPr>
      <w:r>
        <w:t>📚 Resources for Jun 14 - Jun 20</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2CB09D36"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FB70970" w14:textId="77777777" w:rsidR="001A20E6" w:rsidRDefault="00000000">
            <w:pPr>
              <w:pStyle w:val="TableCellSubjectName"/>
            </w:pPr>
            <w:r>
              <w:t>Geography</w:t>
            </w:r>
          </w:p>
          <w:p w14:paraId="2BF1F7DD" w14:textId="77777777" w:rsidR="001A20E6" w:rsidRDefault="00000000">
            <w:pPr>
              <w:pStyle w:val="TableCellCategoryTitle"/>
            </w:pPr>
            <w:r>
              <w:t>📝 Practice Materials</w:t>
            </w:r>
          </w:p>
          <w:p w14:paraId="7CBE9B98" w14:textId="77777777" w:rsidR="001A20E6" w:rsidRDefault="00000000">
            <w:pPr>
              <w:pStyle w:val="TableCellResourceItem"/>
            </w:pPr>
            <w:r>
              <w:t>• La Excellence Geography Material</w:t>
            </w:r>
          </w:p>
          <w:p w14:paraId="37640CE8" w14:textId="77777777" w:rsidR="001A20E6" w:rsidRDefault="00000000">
            <w:pPr>
              <w:pStyle w:val="TableCellResourceItem"/>
            </w:pPr>
            <w:r>
              <w:t>• Mains RRP + Prelims RRP</w:t>
            </w:r>
          </w:p>
          <w:p w14:paraId="144FEF55" w14:textId="77777777" w:rsidR="001A20E6" w:rsidRDefault="00000000">
            <w:pPr>
              <w:pStyle w:val="TableCellResourceItem"/>
            </w:pPr>
            <w:r>
              <w:t>• Prelims &amp; Mains Workbooks</w:t>
            </w:r>
          </w:p>
          <w:p w14:paraId="599D5B8E" w14:textId="77777777" w:rsidR="001A20E6" w:rsidRDefault="00000000">
            <w:pPr>
              <w:pStyle w:val="TableCellCategoryTitle"/>
            </w:pPr>
            <w:r>
              <w:t>📰 Current Affairs</w:t>
            </w:r>
          </w:p>
          <w:p w14:paraId="04CE41F6" w14:textId="77777777" w:rsidR="001A20E6" w:rsidRDefault="00000000">
            <w:pPr>
              <w:pStyle w:val="TableCellResourceItem"/>
            </w:pPr>
            <w:r>
              <w:t>• Atlas (Orient Blackswan)</w:t>
            </w:r>
          </w:p>
          <w:p w14:paraId="77C53901" w14:textId="77777777" w:rsidR="001A20E6" w:rsidRDefault="00000000">
            <w:pPr>
              <w:pStyle w:val="TableCellResourceItem"/>
            </w:pPr>
            <w:r>
              <w:t>• Newspapers (The Hindu – Env/Geo pages)</w:t>
            </w:r>
          </w:p>
          <w:p w14:paraId="6428D5DF"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0DA1A541" w14:textId="77777777" w:rsidR="001A20E6" w:rsidRDefault="00000000">
            <w:pPr>
              <w:pStyle w:val="TableCellSubjectName"/>
            </w:pPr>
            <w:r>
              <w:t>Environment, Ecology and Disaster Management</w:t>
            </w:r>
          </w:p>
          <w:p w14:paraId="0D4D6EE8" w14:textId="77777777" w:rsidR="001A20E6" w:rsidRDefault="00000000">
            <w:pPr>
              <w:pStyle w:val="TableCellCategoryTitle"/>
            </w:pPr>
            <w:r>
              <w:t>📝 Practice Materials</w:t>
            </w:r>
          </w:p>
          <w:p w14:paraId="6EA467E9" w14:textId="77777777" w:rsidR="001A20E6" w:rsidRDefault="00000000">
            <w:pPr>
              <w:pStyle w:val="TableCellResourceItem"/>
            </w:pPr>
            <w:r>
              <w:t>• La Excellence Environment Material</w:t>
            </w:r>
          </w:p>
          <w:p w14:paraId="3433473D" w14:textId="77777777" w:rsidR="001A20E6" w:rsidRDefault="00000000">
            <w:pPr>
              <w:pStyle w:val="TableCellResourceItem"/>
            </w:pPr>
            <w:r>
              <w:t>• Prelims &amp; Mains Workbooks</w:t>
            </w:r>
          </w:p>
          <w:p w14:paraId="2E40B0B9" w14:textId="77777777" w:rsidR="001A20E6" w:rsidRDefault="00000000">
            <w:pPr>
              <w:pStyle w:val="TableCellResourceItem"/>
            </w:pPr>
            <w:r>
              <w:t>• La Excellence DM Material</w:t>
            </w:r>
          </w:p>
          <w:p w14:paraId="02C88094" w14:textId="77777777" w:rsidR="001A20E6" w:rsidRDefault="00000000">
            <w:pPr>
              <w:pStyle w:val="TableCellResourceItem"/>
            </w:pPr>
            <w:r>
              <w:t>• Prelims &amp; Mains Workbooks</w:t>
            </w:r>
          </w:p>
          <w:p w14:paraId="60F9594C" w14:textId="77777777" w:rsidR="001A20E6" w:rsidRDefault="00000000">
            <w:pPr>
              <w:pStyle w:val="TableCellCategoryTitle"/>
            </w:pPr>
            <w:r>
              <w:t>📰 Current Affairs</w:t>
            </w:r>
          </w:p>
          <w:p w14:paraId="58E3A6E8" w14:textId="77777777" w:rsidR="001A20E6" w:rsidRDefault="00000000">
            <w:pPr>
              <w:pStyle w:val="TableCellResourceItem"/>
            </w:pPr>
            <w:r>
              <w:t>• Down to Earth</w:t>
            </w:r>
          </w:p>
          <w:p w14:paraId="3086EB26" w14:textId="77777777" w:rsidR="001A20E6" w:rsidRDefault="00000000">
            <w:pPr>
              <w:pStyle w:val="TableCellResourceItem"/>
            </w:pPr>
            <w:r>
              <w:t>• Newspapers (The Hindu – Env, sections)</w:t>
            </w:r>
          </w:p>
          <w:p w14:paraId="42F7D49D" w14:textId="77777777" w:rsidR="001A20E6" w:rsidRDefault="00000000">
            <w:pPr>
              <w:pStyle w:val="TableCellResourceItem"/>
            </w:pPr>
            <w:r>
              <w:t>• Down to earth</w:t>
            </w:r>
          </w:p>
          <w:p w14:paraId="38A473A3" w14:textId="77777777" w:rsidR="001A20E6" w:rsidRDefault="00000000">
            <w:pPr>
              <w:pStyle w:val="TableCellResourceItem"/>
            </w:pPr>
            <w:r>
              <w:t>• Disaster coverage – IE/The Hindu</w:t>
            </w:r>
          </w:p>
        </w:tc>
        <w:tc>
          <w:tcPr>
            <w:tcW w:w="1650" w:type="pct"/>
          </w:tcPr>
          <w:p w14:paraId="17F4FD93" w14:textId="77777777" w:rsidR="001A20E6" w:rsidRDefault="001A20E6"/>
        </w:tc>
      </w:tr>
    </w:tbl>
    <w:p w14:paraId="0E8BEBEC"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652EC08C" w14:textId="77777777">
        <w:tc>
          <w:tcPr>
            <w:tcW w:w="2500" w:type="pct"/>
            <w:tcMar>
              <w:top w:w="0" w:type="dxa"/>
              <w:left w:w="0" w:type="dxa"/>
              <w:bottom w:w="0" w:type="dxa"/>
              <w:right w:w="0" w:type="dxa"/>
            </w:tcMar>
          </w:tcPr>
          <w:p w14:paraId="28E68544" w14:textId="77777777" w:rsidR="001A20E6" w:rsidRDefault="00000000">
            <w:pPr>
              <w:pStyle w:val="WeekTitle"/>
            </w:pPr>
            <w:r>
              <w:rPr>
                <w:color w:val="15803D"/>
              </w:rPr>
              <w:t>📅 Jun 21 - Jun 27, 2026</w:t>
            </w:r>
          </w:p>
        </w:tc>
        <w:tc>
          <w:tcPr>
            <w:tcW w:w="2500" w:type="pct"/>
            <w:tcMar>
              <w:top w:w="0" w:type="dxa"/>
              <w:left w:w="0" w:type="dxa"/>
              <w:bottom w:w="0" w:type="dxa"/>
              <w:right w:w="0" w:type="dxa"/>
            </w:tcMar>
          </w:tcPr>
          <w:p w14:paraId="2E9354F3" w14:textId="77777777" w:rsidR="001A20E6" w:rsidRDefault="00000000">
            <w:pPr>
              <w:pStyle w:val="WeekCycleName"/>
            </w:pPr>
            <w:r>
              <w:rPr>
                <w:color w:val="15803D"/>
              </w:rPr>
              <w:t>C2</w:t>
            </w:r>
          </w:p>
        </w:tc>
      </w:tr>
    </w:tbl>
    <w:p w14:paraId="4D9DA5A2"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32CE9E2F" w14:textId="77777777">
        <w:tc>
          <w:tcPr>
            <w:tcW w:w="700" w:type="pct"/>
            <w:shd w:val="clear" w:color="auto" w:fill="DCFCE7"/>
            <w:tcMar>
              <w:top w:w="200" w:type="dxa"/>
              <w:left w:w="100" w:type="dxa"/>
              <w:bottom w:w="200" w:type="dxa"/>
              <w:right w:w="100" w:type="dxa"/>
            </w:tcMar>
          </w:tcPr>
          <w:p w14:paraId="33E80B79" w14:textId="77777777" w:rsidR="001A20E6" w:rsidRDefault="00000000">
            <w:pPr>
              <w:pStyle w:val="TableCellCalendarDayHeader"/>
            </w:pPr>
            <w:r>
              <w:rPr>
                <w:color w:val="15803D"/>
              </w:rPr>
              <w:t>Sunday</w:t>
            </w:r>
          </w:p>
          <w:p w14:paraId="680CEFB4" w14:textId="77777777" w:rsidR="001A20E6" w:rsidRDefault="00000000">
            <w:pPr>
              <w:pStyle w:val="TableCellCalendarDateHeader"/>
            </w:pPr>
            <w:r>
              <w:rPr>
                <w:color w:val="15803D"/>
              </w:rPr>
              <w:t>Jun 21</w:t>
            </w:r>
          </w:p>
          <w:p w14:paraId="5354C8EC"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76ACDB39" w14:textId="77777777" w:rsidR="001A20E6" w:rsidRDefault="00000000">
            <w:pPr>
              <w:pStyle w:val="TableCellCalendarDayHeader"/>
            </w:pPr>
            <w:r>
              <w:rPr>
                <w:color w:val="15803D"/>
              </w:rPr>
              <w:t>Monday</w:t>
            </w:r>
          </w:p>
          <w:p w14:paraId="60632393" w14:textId="77777777" w:rsidR="001A20E6" w:rsidRDefault="00000000">
            <w:pPr>
              <w:pStyle w:val="TableCellCalendarDateHeader"/>
            </w:pPr>
            <w:r>
              <w:rPr>
                <w:color w:val="15803D"/>
              </w:rPr>
              <w:t>Jun 22</w:t>
            </w:r>
          </w:p>
          <w:p w14:paraId="5658A0A2"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11745B7" w14:textId="77777777" w:rsidR="001A20E6" w:rsidRDefault="00000000">
            <w:pPr>
              <w:pStyle w:val="TableCellCalendarDayHeader"/>
            </w:pPr>
            <w:r>
              <w:rPr>
                <w:color w:val="15803D"/>
              </w:rPr>
              <w:t>Tuesday</w:t>
            </w:r>
          </w:p>
          <w:p w14:paraId="14DA2F50" w14:textId="77777777" w:rsidR="001A20E6" w:rsidRDefault="00000000">
            <w:pPr>
              <w:pStyle w:val="TableCellCalendarDateHeader"/>
            </w:pPr>
            <w:r>
              <w:rPr>
                <w:color w:val="15803D"/>
              </w:rPr>
              <w:t>Jun 23</w:t>
            </w:r>
          </w:p>
          <w:p w14:paraId="1155BB86"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107C4A5" w14:textId="77777777" w:rsidR="001A20E6" w:rsidRDefault="00000000">
            <w:pPr>
              <w:pStyle w:val="TableCellCalendarDayHeader"/>
            </w:pPr>
            <w:r>
              <w:rPr>
                <w:color w:val="15803D"/>
              </w:rPr>
              <w:t>Wednesday</w:t>
            </w:r>
          </w:p>
          <w:p w14:paraId="420FB3ED" w14:textId="77777777" w:rsidR="001A20E6" w:rsidRDefault="00000000">
            <w:pPr>
              <w:pStyle w:val="TableCellCalendarDateHeader"/>
            </w:pPr>
            <w:r>
              <w:rPr>
                <w:color w:val="15803D"/>
              </w:rPr>
              <w:t>Jun 24</w:t>
            </w:r>
          </w:p>
          <w:p w14:paraId="6F765799"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A0B73E2" w14:textId="77777777" w:rsidR="001A20E6" w:rsidRDefault="00000000">
            <w:pPr>
              <w:pStyle w:val="TableCellCalendarDayHeader"/>
            </w:pPr>
            <w:r>
              <w:rPr>
                <w:color w:val="15803D"/>
              </w:rPr>
              <w:t>Thursday</w:t>
            </w:r>
          </w:p>
          <w:p w14:paraId="14695CC7" w14:textId="77777777" w:rsidR="001A20E6" w:rsidRDefault="00000000">
            <w:pPr>
              <w:pStyle w:val="TableCellCalendarDateHeader"/>
            </w:pPr>
            <w:r>
              <w:rPr>
                <w:color w:val="15803D"/>
              </w:rPr>
              <w:t>Jun 25</w:t>
            </w:r>
          </w:p>
          <w:p w14:paraId="2918F032"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3CC386F4" w14:textId="77777777" w:rsidR="001A20E6" w:rsidRDefault="00000000">
            <w:pPr>
              <w:pStyle w:val="TableCellCalendarDayHeader"/>
            </w:pPr>
            <w:r>
              <w:rPr>
                <w:color w:val="15803D"/>
              </w:rPr>
              <w:t>Friday</w:t>
            </w:r>
          </w:p>
          <w:p w14:paraId="341D21D9" w14:textId="77777777" w:rsidR="001A20E6" w:rsidRDefault="00000000">
            <w:pPr>
              <w:pStyle w:val="TableCellCalendarDateHeader"/>
            </w:pPr>
            <w:r>
              <w:rPr>
                <w:color w:val="15803D"/>
              </w:rPr>
              <w:t>Jun 26</w:t>
            </w:r>
          </w:p>
          <w:p w14:paraId="5CA84830"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3EE648C8" w14:textId="77777777" w:rsidR="001A20E6" w:rsidRDefault="00000000">
            <w:pPr>
              <w:pStyle w:val="TableCellCalendarDayHeader"/>
            </w:pPr>
            <w:r>
              <w:rPr>
                <w:color w:val="F57C00"/>
              </w:rPr>
              <w:t>Saturday</w:t>
            </w:r>
          </w:p>
          <w:p w14:paraId="2382F75A" w14:textId="77777777" w:rsidR="001A20E6" w:rsidRDefault="00000000">
            <w:pPr>
              <w:pStyle w:val="TableCellCalendarDateHeader"/>
            </w:pPr>
            <w:r>
              <w:rPr>
                <w:color w:val="F57C00"/>
              </w:rPr>
              <w:t>Jun 27</w:t>
            </w:r>
          </w:p>
          <w:p w14:paraId="7257F13D" w14:textId="77777777" w:rsidR="001A20E6" w:rsidRDefault="00000000">
            <w:pPr>
              <w:pStyle w:val="TableCellCatchupLabel"/>
            </w:pPr>
            <w:r>
              <w:rPr>
                <w:color w:val="F57C00"/>
              </w:rPr>
              <w:t>Catchup Day</w:t>
            </w:r>
          </w:p>
        </w:tc>
      </w:tr>
      <w:tr w:rsidR="001A20E6" w14:paraId="05D92DDA" w14:textId="77777777">
        <w:tc>
          <w:tcPr>
            <w:tcW w:w="700" w:type="pct"/>
            <w:shd w:val="clear" w:color="auto" w:fill="DCFCE7"/>
            <w:tcMar>
              <w:top w:w="150" w:type="dxa"/>
              <w:left w:w="100" w:type="dxa"/>
              <w:bottom w:w="150" w:type="dxa"/>
              <w:right w:w="100" w:type="dxa"/>
            </w:tcMar>
          </w:tcPr>
          <w:p w14:paraId="3B972FA4" w14:textId="77777777" w:rsidR="001A20E6" w:rsidRDefault="00000000">
            <w:pPr>
              <w:pStyle w:val="TableCellTaskSubject"/>
            </w:pPr>
            <w:r>
              <w:t>Geography</w:t>
            </w:r>
          </w:p>
          <w:p w14:paraId="320B73C1" w14:textId="77777777" w:rsidR="001A20E6" w:rsidRDefault="00000000">
            <w:pPr>
              <w:pStyle w:val="TableCellTaskDetails"/>
            </w:pPr>
            <w:r>
              <w:t>• Test - TEST — 3h</w:t>
            </w:r>
          </w:p>
          <w:p w14:paraId="7C649065"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3904785D" w14:textId="77777777" w:rsidR="001A20E6" w:rsidRDefault="00000000">
            <w:pPr>
              <w:pStyle w:val="TableCellTaskSubject"/>
            </w:pPr>
            <w:r>
              <w:t>Geography</w:t>
            </w:r>
          </w:p>
          <w:p w14:paraId="7B8A636B" w14:textId="77777777" w:rsidR="001A20E6" w:rsidRDefault="00000000">
            <w:pPr>
              <w:pStyle w:val="TableCellTaskDetails"/>
            </w:pPr>
            <w:r>
              <w:t>• Study - Physical geogrpahy of India &amp; Drainage; (G12) — 1h 30m</w:t>
            </w:r>
          </w:p>
          <w:p w14:paraId="071505B2" w14:textId="77777777" w:rsidR="001A20E6" w:rsidRDefault="00000000">
            <w:pPr>
              <w:pStyle w:val="TableCellTaskBadge"/>
              <w:shd w:val="clear" w:color="auto" w:fill="E3F2FD"/>
            </w:pPr>
            <w:r>
              <w:rPr>
                <w:b/>
                <w:bCs/>
                <w:color w:val="1976D2"/>
              </w:rPr>
              <w:t>STUDY</w:t>
            </w:r>
          </w:p>
          <w:p w14:paraId="4C8840E0" w14:textId="77777777" w:rsidR="001A20E6" w:rsidRDefault="00000000">
            <w:pPr>
              <w:pStyle w:val="TableCellTaskDetails"/>
            </w:pPr>
            <w:r>
              <w:t>• Revision - Environmental Geography (G16) — 30m</w:t>
            </w:r>
          </w:p>
          <w:p w14:paraId="222DA898" w14:textId="77777777" w:rsidR="001A20E6" w:rsidRDefault="00000000">
            <w:pPr>
              <w:pStyle w:val="TableCellTaskBadge"/>
              <w:shd w:val="clear" w:color="auto" w:fill="FCE4EC"/>
            </w:pPr>
            <w:r>
              <w:rPr>
                <w:b/>
                <w:bCs/>
                <w:color w:val="C2185B"/>
              </w:rPr>
              <w:t>REVISION</w:t>
            </w:r>
          </w:p>
          <w:p w14:paraId="4CA9932E" w14:textId="77777777" w:rsidR="001A20E6" w:rsidRDefault="00000000">
            <w:pPr>
              <w:pStyle w:val="TableCellTaskDetails"/>
            </w:pPr>
            <w:r>
              <w:t>• Practice - Environmental Geography (G16) — 30m</w:t>
            </w:r>
          </w:p>
          <w:p w14:paraId="20801BE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DBA9493" w14:textId="77777777" w:rsidR="001A20E6" w:rsidRDefault="00000000">
            <w:pPr>
              <w:pStyle w:val="TableCellTaskSubject"/>
            </w:pPr>
            <w:r>
              <w:t>Geography</w:t>
            </w:r>
          </w:p>
          <w:p w14:paraId="29E2C5B0" w14:textId="77777777" w:rsidR="001A20E6" w:rsidRDefault="00000000">
            <w:pPr>
              <w:pStyle w:val="TableCellTaskDetails"/>
            </w:pPr>
            <w:r>
              <w:t>• Study - Physical geogrpahy of India &amp; Drainage; (G12) — 1h</w:t>
            </w:r>
          </w:p>
          <w:p w14:paraId="7BC6B532" w14:textId="77777777" w:rsidR="001A20E6" w:rsidRDefault="00000000">
            <w:pPr>
              <w:pStyle w:val="TableCellTaskBadge"/>
              <w:shd w:val="clear" w:color="auto" w:fill="E3F2FD"/>
            </w:pPr>
            <w:r>
              <w:rPr>
                <w:b/>
                <w:bCs/>
                <w:color w:val="1976D2"/>
              </w:rPr>
              <w:t>STUDY</w:t>
            </w:r>
          </w:p>
          <w:p w14:paraId="11222B37" w14:textId="77777777" w:rsidR="001A20E6" w:rsidRDefault="00000000">
            <w:pPr>
              <w:pStyle w:val="TableCellTaskDetails"/>
            </w:pPr>
            <w:r>
              <w:t>• Study - Indian Climate &amp; Vegetation (G13) — 30m</w:t>
            </w:r>
          </w:p>
          <w:p w14:paraId="66E08D9B" w14:textId="77777777" w:rsidR="001A20E6" w:rsidRDefault="00000000">
            <w:pPr>
              <w:pStyle w:val="TableCellTaskBadge"/>
              <w:shd w:val="clear" w:color="auto" w:fill="E3F2FD"/>
            </w:pPr>
            <w:r>
              <w:rPr>
                <w:b/>
                <w:bCs/>
                <w:color w:val="1976D2"/>
              </w:rPr>
              <w:t>STUDY</w:t>
            </w:r>
          </w:p>
          <w:p w14:paraId="4FA56F17" w14:textId="77777777" w:rsidR="001A20E6" w:rsidRDefault="00000000">
            <w:pPr>
              <w:pStyle w:val="TableCellTaskDetails"/>
            </w:pPr>
            <w:r>
              <w:t>• Revision - Broad / Overlap (G00) — 30m</w:t>
            </w:r>
          </w:p>
          <w:p w14:paraId="18A3A1E5" w14:textId="77777777" w:rsidR="001A20E6" w:rsidRDefault="00000000">
            <w:pPr>
              <w:pStyle w:val="TableCellTaskBadge"/>
              <w:shd w:val="clear" w:color="auto" w:fill="FCE4EC"/>
            </w:pPr>
            <w:r>
              <w:rPr>
                <w:b/>
                <w:bCs/>
                <w:color w:val="C2185B"/>
              </w:rPr>
              <w:t>REVISION</w:t>
            </w:r>
          </w:p>
          <w:p w14:paraId="58868E2E" w14:textId="77777777" w:rsidR="001A20E6" w:rsidRDefault="00000000">
            <w:pPr>
              <w:pStyle w:val="TableCellTaskDetails"/>
            </w:pPr>
            <w:r>
              <w:t>• Practice - Broad / Overlap (G00) — 30m</w:t>
            </w:r>
          </w:p>
          <w:p w14:paraId="3D095932"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AAFAEE1" w14:textId="77777777" w:rsidR="001A20E6" w:rsidRDefault="00000000">
            <w:pPr>
              <w:pStyle w:val="TableCellTaskSubject"/>
            </w:pPr>
            <w:r>
              <w:t>Geography</w:t>
            </w:r>
          </w:p>
          <w:p w14:paraId="30D4ADCE" w14:textId="77777777" w:rsidR="001A20E6" w:rsidRDefault="00000000">
            <w:pPr>
              <w:pStyle w:val="TableCellTaskDetails"/>
            </w:pPr>
            <w:r>
              <w:t>• Study - Indian Climate &amp; Vegetation (G13) — 1h 30m</w:t>
            </w:r>
          </w:p>
          <w:p w14:paraId="6A1C76EC" w14:textId="77777777" w:rsidR="001A20E6" w:rsidRDefault="00000000">
            <w:pPr>
              <w:pStyle w:val="TableCellTaskBadge"/>
              <w:shd w:val="clear" w:color="auto" w:fill="E3F2FD"/>
            </w:pPr>
            <w:r>
              <w:rPr>
                <w:b/>
                <w:bCs/>
                <w:color w:val="1976D2"/>
              </w:rPr>
              <w:t>STUDY</w:t>
            </w:r>
          </w:p>
          <w:p w14:paraId="610B39B0" w14:textId="77777777" w:rsidR="001A20E6" w:rsidRDefault="00000000">
            <w:pPr>
              <w:pStyle w:val="TableCellTaskDetails"/>
            </w:pPr>
            <w:r>
              <w:t>• Revision - Universe, Solar System &amp; Evolution of Earth. (G01) — 30m</w:t>
            </w:r>
          </w:p>
          <w:p w14:paraId="06B0FBBE" w14:textId="77777777" w:rsidR="001A20E6" w:rsidRDefault="00000000">
            <w:pPr>
              <w:pStyle w:val="TableCellTaskBadge"/>
              <w:shd w:val="clear" w:color="auto" w:fill="FCE4EC"/>
            </w:pPr>
            <w:r>
              <w:rPr>
                <w:b/>
                <w:bCs/>
                <w:color w:val="C2185B"/>
              </w:rPr>
              <w:t>REVISION</w:t>
            </w:r>
          </w:p>
          <w:p w14:paraId="4EB66397" w14:textId="77777777" w:rsidR="001A20E6" w:rsidRDefault="00000000">
            <w:pPr>
              <w:pStyle w:val="TableCellTaskDetails"/>
            </w:pPr>
            <w:r>
              <w:t>• Practice - Universe, Solar System &amp; Evolution of Earth. (G01) — 30m</w:t>
            </w:r>
          </w:p>
          <w:p w14:paraId="46178134"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EC49092" w14:textId="77777777" w:rsidR="001A20E6" w:rsidRDefault="00000000">
            <w:pPr>
              <w:pStyle w:val="TableCellTaskSubject"/>
            </w:pPr>
            <w:r>
              <w:t>Geography</w:t>
            </w:r>
          </w:p>
          <w:p w14:paraId="25EADB00" w14:textId="77777777" w:rsidR="001A20E6" w:rsidRDefault="00000000">
            <w:pPr>
              <w:pStyle w:val="TableCellTaskDetails"/>
            </w:pPr>
            <w:r>
              <w:t>• Study - Indian Climate &amp; Vegetation (G13) — 1h 30m</w:t>
            </w:r>
          </w:p>
          <w:p w14:paraId="3DE05E0D" w14:textId="77777777" w:rsidR="001A20E6" w:rsidRDefault="00000000">
            <w:pPr>
              <w:pStyle w:val="TableCellTaskBadge"/>
              <w:shd w:val="clear" w:color="auto" w:fill="E3F2FD"/>
            </w:pPr>
            <w:r>
              <w:rPr>
                <w:b/>
                <w:bCs/>
                <w:color w:val="1976D2"/>
              </w:rPr>
              <w:t>STUDY</w:t>
            </w:r>
          </w:p>
          <w:p w14:paraId="6384E466" w14:textId="77777777" w:rsidR="001A20E6" w:rsidRDefault="00000000">
            <w:pPr>
              <w:pStyle w:val="TableCellTaskDetails"/>
            </w:pPr>
            <w:r>
              <w:t>• Revision - Geomorphology (G02) — 30m</w:t>
            </w:r>
          </w:p>
          <w:p w14:paraId="7C3B086C" w14:textId="77777777" w:rsidR="001A20E6" w:rsidRDefault="00000000">
            <w:pPr>
              <w:pStyle w:val="TableCellTaskBadge"/>
              <w:shd w:val="clear" w:color="auto" w:fill="FCE4EC"/>
            </w:pPr>
            <w:r>
              <w:rPr>
                <w:b/>
                <w:bCs/>
                <w:color w:val="C2185B"/>
              </w:rPr>
              <w:t>REVISION</w:t>
            </w:r>
          </w:p>
          <w:p w14:paraId="7FBF2299" w14:textId="77777777" w:rsidR="001A20E6" w:rsidRDefault="00000000">
            <w:pPr>
              <w:pStyle w:val="TableCellTaskDetails"/>
            </w:pPr>
            <w:r>
              <w:t>• Practice - Geomorphology (G02) — 30m</w:t>
            </w:r>
          </w:p>
          <w:p w14:paraId="629F4217"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2B74599" w14:textId="77777777" w:rsidR="001A20E6" w:rsidRDefault="00000000">
            <w:pPr>
              <w:pStyle w:val="TableCellTaskSubject"/>
            </w:pPr>
            <w:r>
              <w:t>Geography</w:t>
            </w:r>
          </w:p>
          <w:p w14:paraId="1BF5BEDF" w14:textId="77777777" w:rsidR="001A20E6" w:rsidRDefault="00000000">
            <w:pPr>
              <w:pStyle w:val="TableCellTaskDetails"/>
            </w:pPr>
            <w:r>
              <w:t>• Study - Indian Climate &amp; Vegetation (G13) — 30m</w:t>
            </w:r>
          </w:p>
          <w:p w14:paraId="3DA84502" w14:textId="77777777" w:rsidR="001A20E6" w:rsidRDefault="00000000">
            <w:pPr>
              <w:pStyle w:val="TableCellTaskBadge"/>
              <w:shd w:val="clear" w:color="auto" w:fill="E3F2FD"/>
            </w:pPr>
            <w:r>
              <w:rPr>
                <w:b/>
                <w:bCs/>
                <w:color w:val="1976D2"/>
              </w:rPr>
              <w:t>STUDY</w:t>
            </w:r>
          </w:p>
          <w:p w14:paraId="7B6C28F4" w14:textId="77777777" w:rsidR="001A20E6" w:rsidRDefault="00000000">
            <w:pPr>
              <w:pStyle w:val="TableCellTaskDetails"/>
            </w:pPr>
            <w:r>
              <w:t>• Study - Agriculture and allied Sector - World &amp; India (G14) — 1h</w:t>
            </w:r>
          </w:p>
          <w:p w14:paraId="7F6C0090" w14:textId="77777777" w:rsidR="001A20E6" w:rsidRDefault="00000000">
            <w:pPr>
              <w:pStyle w:val="TableCellTaskBadge"/>
              <w:shd w:val="clear" w:color="auto" w:fill="E3F2FD"/>
            </w:pPr>
            <w:r>
              <w:rPr>
                <w:b/>
                <w:bCs/>
                <w:color w:val="1976D2"/>
              </w:rPr>
              <w:t>STUDY</w:t>
            </w:r>
          </w:p>
          <w:p w14:paraId="6D5E921D" w14:textId="77777777" w:rsidR="001A20E6" w:rsidRDefault="00000000">
            <w:pPr>
              <w:pStyle w:val="TableCellTaskDetails"/>
            </w:pPr>
            <w:r>
              <w:t>• Revision - Climatology (G03) — 30m</w:t>
            </w:r>
          </w:p>
          <w:p w14:paraId="601861D6" w14:textId="77777777" w:rsidR="001A20E6" w:rsidRDefault="00000000">
            <w:pPr>
              <w:pStyle w:val="TableCellTaskBadge"/>
              <w:shd w:val="clear" w:color="auto" w:fill="FCE4EC"/>
            </w:pPr>
            <w:r>
              <w:rPr>
                <w:b/>
                <w:bCs/>
                <w:color w:val="C2185B"/>
              </w:rPr>
              <w:t>REVISION</w:t>
            </w:r>
          </w:p>
          <w:p w14:paraId="226E3FF6" w14:textId="77777777" w:rsidR="001A20E6" w:rsidRDefault="00000000">
            <w:pPr>
              <w:pStyle w:val="TableCellTaskDetails"/>
            </w:pPr>
            <w:r>
              <w:t>• Practice - Climatology (G03) — 30m</w:t>
            </w:r>
          </w:p>
          <w:p w14:paraId="7A988573"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484478C0" w14:textId="77777777" w:rsidR="001A20E6" w:rsidRDefault="001A20E6"/>
        </w:tc>
      </w:tr>
      <w:tr w:rsidR="001A20E6" w14:paraId="7B29D132" w14:textId="77777777">
        <w:tc>
          <w:tcPr>
            <w:tcW w:w="700" w:type="pct"/>
            <w:shd w:val="clear" w:color="auto" w:fill="DCFCE7"/>
            <w:tcMar>
              <w:top w:w="150" w:type="dxa"/>
              <w:left w:w="100" w:type="dxa"/>
              <w:bottom w:w="150" w:type="dxa"/>
              <w:right w:w="100" w:type="dxa"/>
            </w:tcMar>
          </w:tcPr>
          <w:p w14:paraId="77C0BE56" w14:textId="77777777" w:rsidR="001A20E6" w:rsidRDefault="00000000">
            <w:pPr>
              <w:pStyle w:val="TableCellTaskSubject"/>
            </w:pPr>
            <w:r>
              <w:t>Environment, Ecology and Disaster Management</w:t>
            </w:r>
          </w:p>
          <w:p w14:paraId="3852E7A6" w14:textId="77777777" w:rsidR="001A20E6" w:rsidRDefault="00000000">
            <w:pPr>
              <w:pStyle w:val="TableCellTaskDetails"/>
            </w:pPr>
            <w:r>
              <w:t>• Test - TEST — 3h</w:t>
            </w:r>
          </w:p>
          <w:p w14:paraId="5F8D8F43"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54BDF3E0" w14:textId="77777777" w:rsidR="001A20E6" w:rsidRDefault="00000000">
            <w:pPr>
              <w:pStyle w:val="TableCellTaskSubject"/>
            </w:pPr>
            <w:r>
              <w:t>Environment, Ecology and Disaster Management</w:t>
            </w:r>
          </w:p>
          <w:p w14:paraId="1641BFDB" w14:textId="77777777" w:rsidR="001A20E6" w:rsidRDefault="00000000">
            <w:pPr>
              <w:pStyle w:val="TableCellTaskDetails"/>
            </w:pPr>
            <w:r>
              <w:t>• Study - Disasters (B15) — 1h 30m</w:t>
            </w:r>
          </w:p>
          <w:p w14:paraId="7369E21D" w14:textId="77777777" w:rsidR="001A20E6" w:rsidRDefault="00000000">
            <w:pPr>
              <w:pStyle w:val="TableCellTaskBadge"/>
              <w:shd w:val="clear" w:color="auto" w:fill="E3F2FD"/>
            </w:pPr>
            <w:r>
              <w:rPr>
                <w:b/>
                <w:bCs/>
                <w:color w:val="1976D2"/>
              </w:rPr>
              <w:t>STUDY</w:t>
            </w:r>
          </w:p>
          <w:p w14:paraId="40145D29" w14:textId="77777777" w:rsidR="001A20E6" w:rsidRDefault="00000000">
            <w:pPr>
              <w:pStyle w:val="TableCellTaskDetails"/>
            </w:pPr>
            <w:r>
              <w:t>• Revision - Forest Conservation (B08) — 30m</w:t>
            </w:r>
          </w:p>
          <w:p w14:paraId="6846B3A7" w14:textId="77777777" w:rsidR="001A20E6" w:rsidRDefault="00000000">
            <w:pPr>
              <w:pStyle w:val="TableCellTaskBadge"/>
              <w:shd w:val="clear" w:color="auto" w:fill="FCE4EC"/>
            </w:pPr>
            <w:r>
              <w:rPr>
                <w:b/>
                <w:bCs/>
                <w:color w:val="C2185B"/>
              </w:rPr>
              <w:t>REVISION</w:t>
            </w:r>
          </w:p>
          <w:p w14:paraId="7B66EBA0" w14:textId="77777777" w:rsidR="001A20E6" w:rsidRDefault="00000000">
            <w:pPr>
              <w:pStyle w:val="TableCellTaskDetails"/>
            </w:pPr>
            <w:r>
              <w:t>• Practice - Forest Conservation (B08) — 30m</w:t>
            </w:r>
          </w:p>
          <w:p w14:paraId="366A50C9"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7AA0C02" w14:textId="77777777" w:rsidR="001A20E6" w:rsidRDefault="00000000">
            <w:pPr>
              <w:pStyle w:val="TableCellTaskSubject"/>
            </w:pPr>
            <w:r>
              <w:t>Science &amp; Technology</w:t>
            </w:r>
          </w:p>
          <w:p w14:paraId="419B6C2A" w14:textId="77777777" w:rsidR="001A20E6" w:rsidRDefault="00000000">
            <w:pPr>
              <w:pStyle w:val="TableCellTaskDetails"/>
            </w:pPr>
            <w:r>
              <w:t>• Study - Broad / Overlap (T00) — 1h 30m</w:t>
            </w:r>
          </w:p>
          <w:p w14:paraId="02914D05" w14:textId="77777777" w:rsidR="001A20E6" w:rsidRDefault="00000000">
            <w:pPr>
              <w:pStyle w:val="TableCellTaskBadge"/>
              <w:shd w:val="clear" w:color="auto" w:fill="E3F2FD"/>
            </w:pPr>
            <w:r>
              <w:rPr>
                <w:b/>
                <w:bCs/>
                <w:color w:val="1976D2"/>
              </w:rPr>
              <w:t>STUDY</w:t>
            </w:r>
          </w:p>
          <w:p w14:paraId="1B44706A" w14:textId="77777777" w:rsidR="001A20E6" w:rsidRDefault="00000000">
            <w:pPr>
              <w:pStyle w:val="TableCellTaskDetails"/>
            </w:pPr>
            <w:r>
              <w:t>• Revision - Broad / Overlap (T00) — 30m</w:t>
            </w:r>
          </w:p>
          <w:p w14:paraId="2B9963CF" w14:textId="77777777" w:rsidR="001A20E6" w:rsidRDefault="00000000">
            <w:pPr>
              <w:pStyle w:val="TableCellTaskBadge"/>
              <w:shd w:val="clear" w:color="auto" w:fill="FCE4EC"/>
            </w:pPr>
            <w:r>
              <w:rPr>
                <w:b/>
                <w:bCs/>
                <w:color w:val="C2185B"/>
              </w:rPr>
              <w:t>REVISION</w:t>
            </w:r>
          </w:p>
          <w:p w14:paraId="3696C9C0" w14:textId="77777777" w:rsidR="001A20E6" w:rsidRDefault="00000000">
            <w:pPr>
              <w:pStyle w:val="TableCellTaskDetails"/>
            </w:pPr>
            <w:r>
              <w:t>• Practice - Broad / Overlap (T00) — 30m</w:t>
            </w:r>
          </w:p>
          <w:p w14:paraId="51C6A48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CA226A8" w14:textId="77777777" w:rsidR="001A20E6" w:rsidRDefault="00000000">
            <w:pPr>
              <w:pStyle w:val="TableCellTaskSubject"/>
            </w:pPr>
            <w:r>
              <w:t>Science &amp; Technology</w:t>
            </w:r>
          </w:p>
          <w:p w14:paraId="03B1D88C" w14:textId="77777777" w:rsidR="001A20E6" w:rsidRDefault="00000000">
            <w:pPr>
              <w:pStyle w:val="TableCellTaskDetails"/>
            </w:pPr>
            <w:r>
              <w:t>• Study - Basics of Science and Technology (T01) — 1h 30m</w:t>
            </w:r>
          </w:p>
          <w:p w14:paraId="58CD1A58" w14:textId="77777777" w:rsidR="001A20E6" w:rsidRDefault="00000000">
            <w:pPr>
              <w:pStyle w:val="TableCellTaskBadge"/>
              <w:shd w:val="clear" w:color="auto" w:fill="E3F2FD"/>
            </w:pPr>
            <w:r>
              <w:rPr>
                <w:b/>
                <w:bCs/>
                <w:color w:val="1976D2"/>
              </w:rPr>
              <w:t>STUDY</w:t>
            </w:r>
          </w:p>
          <w:p w14:paraId="4F78979B" w14:textId="77777777" w:rsidR="001A20E6" w:rsidRDefault="00000000">
            <w:pPr>
              <w:pStyle w:val="TableCellTaskDetails"/>
            </w:pPr>
            <w:r>
              <w:t>• Revision - Basics of Science and Technology (T01) — 30m</w:t>
            </w:r>
          </w:p>
          <w:p w14:paraId="605CF5E4" w14:textId="77777777" w:rsidR="001A20E6" w:rsidRDefault="00000000">
            <w:pPr>
              <w:pStyle w:val="TableCellTaskBadge"/>
              <w:shd w:val="clear" w:color="auto" w:fill="FCE4EC"/>
            </w:pPr>
            <w:r>
              <w:rPr>
                <w:b/>
                <w:bCs/>
                <w:color w:val="C2185B"/>
              </w:rPr>
              <w:t>REVISION</w:t>
            </w:r>
          </w:p>
          <w:p w14:paraId="69520AD6" w14:textId="77777777" w:rsidR="001A20E6" w:rsidRDefault="00000000">
            <w:pPr>
              <w:pStyle w:val="TableCellTaskDetails"/>
            </w:pPr>
            <w:r>
              <w:t>• Practice - Basics of Science and Technology (T01) — 30m</w:t>
            </w:r>
          </w:p>
          <w:p w14:paraId="0B7699DF"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FF9C997" w14:textId="77777777" w:rsidR="001A20E6" w:rsidRDefault="00000000">
            <w:pPr>
              <w:pStyle w:val="TableCellTaskSubject"/>
            </w:pPr>
            <w:r>
              <w:t>Science &amp; Technology</w:t>
            </w:r>
          </w:p>
          <w:p w14:paraId="0CB78DEF" w14:textId="77777777" w:rsidR="001A20E6" w:rsidRDefault="00000000">
            <w:pPr>
              <w:pStyle w:val="TableCellTaskDetails"/>
            </w:pPr>
            <w:r>
              <w:t>• Study - Bio-Technology (T02) — 1h 30m</w:t>
            </w:r>
          </w:p>
          <w:p w14:paraId="78CCC8C3" w14:textId="77777777" w:rsidR="001A20E6" w:rsidRDefault="00000000">
            <w:pPr>
              <w:pStyle w:val="TableCellTaskBadge"/>
              <w:shd w:val="clear" w:color="auto" w:fill="E3F2FD"/>
            </w:pPr>
            <w:r>
              <w:rPr>
                <w:b/>
                <w:bCs/>
                <w:color w:val="1976D2"/>
              </w:rPr>
              <w:t>STUDY</w:t>
            </w:r>
          </w:p>
          <w:p w14:paraId="633ED0DB" w14:textId="77777777" w:rsidR="001A20E6" w:rsidRDefault="00000000">
            <w:pPr>
              <w:pStyle w:val="TableCellTaskDetails"/>
            </w:pPr>
            <w:r>
              <w:t>• Revision - Bio-Technology (T02) — 30m</w:t>
            </w:r>
          </w:p>
          <w:p w14:paraId="7BDF50AD" w14:textId="77777777" w:rsidR="001A20E6" w:rsidRDefault="00000000">
            <w:pPr>
              <w:pStyle w:val="TableCellTaskBadge"/>
              <w:shd w:val="clear" w:color="auto" w:fill="FCE4EC"/>
            </w:pPr>
            <w:r>
              <w:rPr>
                <w:b/>
                <w:bCs/>
                <w:color w:val="C2185B"/>
              </w:rPr>
              <w:t>REVISION</w:t>
            </w:r>
          </w:p>
          <w:p w14:paraId="4126E500" w14:textId="77777777" w:rsidR="001A20E6" w:rsidRDefault="00000000">
            <w:pPr>
              <w:pStyle w:val="TableCellTaskDetails"/>
            </w:pPr>
            <w:r>
              <w:t>• Practice - Bio-Technology (T02) — 30m</w:t>
            </w:r>
          </w:p>
          <w:p w14:paraId="0C2BF6E9"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DAC0E2E" w14:textId="77777777" w:rsidR="001A20E6" w:rsidRDefault="00000000">
            <w:pPr>
              <w:pStyle w:val="TableCellTaskSubject"/>
            </w:pPr>
            <w:r>
              <w:t>Science &amp; Technology</w:t>
            </w:r>
          </w:p>
          <w:p w14:paraId="1CA8C3C5" w14:textId="77777777" w:rsidR="001A20E6" w:rsidRDefault="00000000">
            <w:pPr>
              <w:pStyle w:val="TableCellTaskDetails"/>
            </w:pPr>
            <w:r>
              <w:t>• Study - Medical science and Health (T03) — 1h 30m</w:t>
            </w:r>
          </w:p>
          <w:p w14:paraId="116B13DE" w14:textId="77777777" w:rsidR="001A20E6" w:rsidRDefault="00000000">
            <w:pPr>
              <w:pStyle w:val="TableCellTaskBadge"/>
              <w:shd w:val="clear" w:color="auto" w:fill="E3F2FD"/>
            </w:pPr>
            <w:r>
              <w:rPr>
                <w:b/>
                <w:bCs/>
                <w:color w:val="1976D2"/>
              </w:rPr>
              <w:t>STUDY</w:t>
            </w:r>
          </w:p>
          <w:p w14:paraId="53E5E112" w14:textId="77777777" w:rsidR="001A20E6" w:rsidRDefault="00000000">
            <w:pPr>
              <w:pStyle w:val="TableCellTaskDetails"/>
            </w:pPr>
            <w:r>
              <w:t>• Revision - Medical science and Health (T03) — 30m</w:t>
            </w:r>
          </w:p>
          <w:p w14:paraId="34F85CEF" w14:textId="77777777" w:rsidR="001A20E6" w:rsidRDefault="00000000">
            <w:pPr>
              <w:pStyle w:val="TableCellTaskBadge"/>
              <w:shd w:val="clear" w:color="auto" w:fill="FCE4EC"/>
            </w:pPr>
            <w:r>
              <w:rPr>
                <w:b/>
                <w:bCs/>
                <w:color w:val="C2185B"/>
              </w:rPr>
              <w:t>REVISION</w:t>
            </w:r>
          </w:p>
          <w:p w14:paraId="37121E28" w14:textId="77777777" w:rsidR="001A20E6" w:rsidRDefault="00000000">
            <w:pPr>
              <w:pStyle w:val="TableCellTaskDetails"/>
            </w:pPr>
            <w:r>
              <w:t>• Practice - Medical science and Health (T03) — 30m</w:t>
            </w:r>
          </w:p>
          <w:p w14:paraId="4D1BBC7F"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3C1B376B" w14:textId="77777777" w:rsidR="001A20E6" w:rsidRDefault="001A20E6"/>
        </w:tc>
      </w:tr>
    </w:tbl>
    <w:p w14:paraId="0E4B5664" w14:textId="77777777" w:rsidR="001A20E6" w:rsidRDefault="001A20E6">
      <w:pPr>
        <w:spacing w:after="400"/>
      </w:pPr>
    </w:p>
    <w:p w14:paraId="7B3DEB1A" w14:textId="77777777" w:rsidR="001A20E6" w:rsidRDefault="00000000">
      <w:pPr>
        <w:pStyle w:val="ResourceTitle"/>
      </w:pPr>
      <w:r>
        <w:t>📚 Resources for Jun 21 - Jun 27</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3695ECFC" w14:textId="77777777">
        <w:tc>
          <w:tcPr>
            <w:tcW w:w="1650" w:type="pct"/>
            <w:tcBorders>
              <w:bottom w:val="single" w:sz="2" w:space="0" w:color="D1D5DB"/>
              <w:right w:val="single" w:sz="2" w:space="0" w:color="D1D5DB"/>
            </w:tcBorders>
            <w:tcMar>
              <w:top w:w="200" w:type="dxa"/>
              <w:left w:w="150" w:type="dxa"/>
              <w:bottom w:w="200" w:type="dxa"/>
              <w:right w:w="150" w:type="dxa"/>
            </w:tcMar>
          </w:tcPr>
          <w:p w14:paraId="11714E2B" w14:textId="77777777" w:rsidR="001A20E6" w:rsidRDefault="00000000">
            <w:pPr>
              <w:pStyle w:val="TableCellSubjectName"/>
            </w:pPr>
            <w:r>
              <w:t>Geography</w:t>
            </w:r>
          </w:p>
          <w:p w14:paraId="42D0758D" w14:textId="77777777" w:rsidR="001A20E6" w:rsidRDefault="00000000">
            <w:pPr>
              <w:pStyle w:val="TableCellCategoryTitle"/>
            </w:pPr>
            <w:r>
              <w:t>📝 Practice Materials</w:t>
            </w:r>
          </w:p>
          <w:p w14:paraId="523A8953" w14:textId="77777777" w:rsidR="001A20E6" w:rsidRDefault="00000000">
            <w:pPr>
              <w:pStyle w:val="TableCellResourceItem"/>
            </w:pPr>
            <w:r>
              <w:t>• La Excellence Geography Material</w:t>
            </w:r>
          </w:p>
          <w:p w14:paraId="2AB30C98" w14:textId="77777777" w:rsidR="001A20E6" w:rsidRDefault="00000000">
            <w:pPr>
              <w:pStyle w:val="TableCellResourceItem"/>
            </w:pPr>
            <w:r>
              <w:t>• Mains RRP + Prelims RRP</w:t>
            </w:r>
          </w:p>
          <w:p w14:paraId="31F6FC16" w14:textId="77777777" w:rsidR="001A20E6" w:rsidRDefault="00000000">
            <w:pPr>
              <w:pStyle w:val="TableCellResourceItem"/>
            </w:pPr>
            <w:r>
              <w:t>• Prelims &amp; Mains Workbooks</w:t>
            </w:r>
          </w:p>
          <w:p w14:paraId="6B319BCD" w14:textId="77777777" w:rsidR="001A20E6" w:rsidRDefault="00000000">
            <w:pPr>
              <w:pStyle w:val="TableCellCategoryTitle"/>
            </w:pPr>
            <w:r>
              <w:t>📰 Current Affairs</w:t>
            </w:r>
          </w:p>
          <w:p w14:paraId="6932F012" w14:textId="77777777" w:rsidR="001A20E6" w:rsidRDefault="00000000">
            <w:pPr>
              <w:pStyle w:val="TableCellResourceItem"/>
            </w:pPr>
            <w:r>
              <w:t>• Atlas (Orient Blackswan)</w:t>
            </w:r>
          </w:p>
          <w:p w14:paraId="6230D241" w14:textId="77777777" w:rsidR="001A20E6" w:rsidRDefault="00000000">
            <w:pPr>
              <w:pStyle w:val="TableCellResourceItem"/>
            </w:pPr>
            <w:r>
              <w:t>• Newspapers (The Hindu – Env/Geo pages)</w:t>
            </w:r>
          </w:p>
          <w:p w14:paraId="05FF0127"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22DBDA1C" w14:textId="77777777" w:rsidR="001A20E6" w:rsidRDefault="00000000">
            <w:pPr>
              <w:pStyle w:val="TableCellSubjectName"/>
            </w:pPr>
            <w:r>
              <w:t>Environment, Ecology and Disaster Management</w:t>
            </w:r>
          </w:p>
          <w:p w14:paraId="674B2CB3" w14:textId="77777777" w:rsidR="001A20E6" w:rsidRDefault="00000000">
            <w:pPr>
              <w:pStyle w:val="TableCellCategoryTitle"/>
            </w:pPr>
            <w:r>
              <w:t>📝 Practice Materials</w:t>
            </w:r>
          </w:p>
          <w:p w14:paraId="49FEC8A3" w14:textId="77777777" w:rsidR="001A20E6" w:rsidRDefault="00000000">
            <w:pPr>
              <w:pStyle w:val="TableCellResourceItem"/>
            </w:pPr>
            <w:r>
              <w:t>• La Excellence Environment Material</w:t>
            </w:r>
          </w:p>
          <w:p w14:paraId="4E63E77C" w14:textId="77777777" w:rsidR="001A20E6" w:rsidRDefault="00000000">
            <w:pPr>
              <w:pStyle w:val="TableCellResourceItem"/>
            </w:pPr>
            <w:r>
              <w:t>• Prelims &amp; Mains Workbooks</w:t>
            </w:r>
          </w:p>
          <w:p w14:paraId="69B46AD1" w14:textId="77777777" w:rsidR="001A20E6" w:rsidRDefault="00000000">
            <w:pPr>
              <w:pStyle w:val="TableCellResourceItem"/>
            </w:pPr>
            <w:r>
              <w:t>• La Excellence DM Material</w:t>
            </w:r>
          </w:p>
          <w:p w14:paraId="4972CDE9" w14:textId="77777777" w:rsidR="001A20E6" w:rsidRDefault="00000000">
            <w:pPr>
              <w:pStyle w:val="TableCellResourceItem"/>
            </w:pPr>
            <w:r>
              <w:t>• Prelims &amp; Mains Workbooks</w:t>
            </w:r>
          </w:p>
          <w:p w14:paraId="54523265" w14:textId="77777777" w:rsidR="001A20E6" w:rsidRDefault="00000000">
            <w:pPr>
              <w:pStyle w:val="TableCellCategoryTitle"/>
            </w:pPr>
            <w:r>
              <w:t>📰 Current Affairs</w:t>
            </w:r>
          </w:p>
          <w:p w14:paraId="706422DB" w14:textId="77777777" w:rsidR="001A20E6" w:rsidRDefault="00000000">
            <w:pPr>
              <w:pStyle w:val="TableCellResourceItem"/>
            </w:pPr>
            <w:r>
              <w:t>• Down to Earth</w:t>
            </w:r>
          </w:p>
          <w:p w14:paraId="4C9A276A" w14:textId="77777777" w:rsidR="001A20E6" w:rsidRDefault="00000000">
            <w:pPr>
              <w:pStyle w:val="TableCellResourceItem"/>
            </w:pPr>
            <w:r>
              <w:t>• Newspapers (The Hindu – Env, sections)</w:t>
            </w:r>
          </w:p>
          <w:p w14:paraId="50E6F116" w14:textId="77777777" w:rsidR="001A20E6" w:rsidRDefault="00000000">
            <w:pPr>
              <w:pStyle w:val="TableCellResourceItem"/>
            </w:pPr>
            <w:r>
              <w:t>• Down to earth</w:t>
            </w:r>
          </w:p>
          <w:p w14:paraId="46BBC231" w14:textId="77777777" w:rsidR="001A20E6" w:rsidRDefault="00000000">
            <w:pPr>
              <w:pStyle w:val="TableCellResourceItem"/>
            </w:pPr>
            <w:r>
              <w:t>• Disaster coverage – IE/The Hindu</w:t>
            </w:r>
          </w:p>
        </w:tc>
        <w:tc>
          <w:tcPr>
            <w:tcW w:w="1650" w:type="pct"/>
            <w:tcBorders>
              <w:bottom w:val="single" w:sz="2" w:space="0" w:color="D1D5DB"/>
              <w:right w:val="single" w:sz="2" w:space="0" w:color="D1D5DB"/>
            </w:tcBorders>
            <w:tcMar>
              <w:top w:w="200" w:type="dxa"/>
              <w:left w:w="150" w:type="dxa"/>
              <w:bottom w:w="200" w:type="dxa"/>
              <w:right w:w="150" w:type="dxa"/>
            </w:tcMar>
          </w:tcPr>
          <w:p w14:paraId="2C15AC8A" w14:textId="77777777" w:rsidR="001A20E6" w:rsidRDefault="00000000">
            <w:pPr>
              <w:pStyle w:val="TableCellSubjectName"/>
            </w:pPr>
            <w:r>
              <w:t>Science &amp; Technology</w:t>
            </w:r>
          </w:p>
          <w:p w14:paraId="568902B2" w14:textId="77777777" w:rsidR="001A20E6" w:rsidRDefault="00000000">
            <w:pPr>
              <w:pStyle w:val="TableCellCategoryTitle"/>
            </w:pPr>
            <w:r>
              <w:t>📝 Practice Materials</w:t>
            </w:r>
          </w:p>
          <w:p w14:paraId="61395B53" w14:textId="77777777" w:rsidR="001A20E6" w:rsidRDefault="00000000">
            <w:pPr>
              <w:pStyle w:val="TableCellResourceItem"/>
            </w:pPr>
            <w:r>
              <w:t>• La Excellence S&amp;T Material</w:t>
            </w:r>
          </w:p>
          <w:p w14:paraId="7071783C" w14:textId="77777777" w:rsidR="001A20E6" w:rsidRDefault="00000000">
            <w:pPr>
              <w:pStyle w:val="TableCellResourceItem"/>
            </w:pPr>
            <w:r>
              <w:t>• Prelims &amp; Mains Workbooks</w:t>
            </w:r>
          </w:p>
          <w:p w14:paraId="4C1E8404" w14:textId="77777777" w:rsidR="001A20E6" w:rsidRDefault="00000000">
            <w:pPr>
              <w:pStyle w:val="TableCellCategoryTitle"/>
            </w:pPr>
            <w:r>
              <w:t>📰 Current Affairs</w:t>
            </w:r>
          </w:p>
          <w:p w14:paraId="49BB6EC9" w14:textId="77777777" w:rsidR="001A20E6" w:rsidRDefault="00000000">
            <w:pPr>
              <w:pStyle w:val="TableCellResourceItem"/>
            </w:pPr>
            <w:r>
              <w:t>• Newspapers (The Hindu S&amp;T, PIB updates)</w:t>
            </w:r>
          </w:p>
        </w:tc>
      </w:tr>
    </w:tbl>
    <w:p w14:paraId="30B162D4"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47A1CC15" w14:textId="77777777">
        <w:tc>
          <w:tcPr>
            <w:tcW w:w="2500" w:type="pct"/>
            <w:tcMar>
              <w:top w:w="0" w:type="dxa"/>
              <w:left w:w="0" w:type="dxa"/>
              <w:bottom w:w="0" w:type="dxa"/>
              <w:right w:w="0" w:type="dxa"/>
            </w:tcMar>
          </w:tcPr>
          <w:p w14:paraId="20292C58" w14:textId="77777777" w:rsidR="001A20E6" w:rsidRDefault="00000000">
            <w:pPr>
              <w:pStyle w:val="WeekTitle"/>
            </w:pPr>
            <w:r>
              <w:rPr>
                <w:color w:val="15803D"/>
              </w:rPr>
              <w:t>📅 Jun 28 - Jul 04, 2026</w:t>
            </w:r>
          </w:p>
        </w:tc>
        <w:tc>
          <w:tcPr>
            <w:tcW w:w="2500" w:type="pct"/>
            <w:tcMar>
              <w:top w:w="0" w:type="dxa"/>
              <w:left w:w="0" w:type="dxa"/>
              <w:bottom w:w="0" w:type="dxa"/>
              <w:right w:w="0" w:type="dxa"/>
            </w:tcMar>
          </w:tcPr>
          <w:p w14:paraId="6696F0D3" w14:textId="77777777" w:rsidR="001A20E6" w:rsidRDefault="00000000">
            <w:pPr>
              <w:pStyle w:val="WeekCycleName"/>
            </w:pPr>
            <w:r>
              <w:rPr>
                <w:color w:val="15803D"/>
              </w:rPr>
              <w:t>C2</w:t>
            </w:r>
          </w:p>
        </w:tc>
      </w:tr>
    </w:tbl>
    <w:p w14:paraId="251F1E04"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45CDD1A8" w14:textId="77777777">
        <w:tc>
          <w:tcPr>
            <w:tcW w:w="700" w:type="pct"/>
            <w:shd w:val="clear" w:color="auto" w:fill="DCFCE7"/>
            <w:tcMar>
              <w:top w:w="200" w:type="dxa"/>
              <w:left w:w="100" w:type="dxa"/>
              <w:bottom w:w="200" w:type="dxa"/>
              <w:right w:w="100" w:type="dxa"/>
            </w:tcMar>
          </w:tcPr>
          <w:p w14:paraId="35CF57DF" w14:textId="77777777" w:rsidR="001A20E6" w:rsidRDefault="00000000">
            <w:pPr>
              <w:pStyle w:val="TableCellCalendarDayHeader"/>
            </w:pPr>
            <w:r>
              <w:rPr>
                <w:color w:val="15803D"/>
              </w:rPr>
              <w:t>Sunday</w:t>
            </w:r>
          </w:p>
          <w:p w14:paraId="6E6AC65F" w14:textId="77777777" w:rsidR="001A20E6" w:rsidRDefault="00000000">
            <w:pPr>
              <w:pStyle w:val="TableCellCalendarDateHeader"/>
            </w:pPr>
            <w:r>
              <w:rPr>
                <w:color w:val="15803D"/>
              </w:rPr>
              <w:t>Jun 28</w:t>
            </w:r>
          </w:p>
          <w:p w14:paraId="11492BD7"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3F239E36" w14:textId="77777777" w:rsidR="001A20E6" w:rsidRDefault="00000000">
            <w:pPr>
              <w:pStyle w:val="TableCellCalendarDayHeader"/>
            </w:pPr>
            <w:r>
              <w:rPr>
                <w:color w:val="15803D"/>
              </w:rPr>
              <w:t>Monday</w:t>
            </w:r>
          </w:p>
          <w:p w14:paraId="547965EB" w14:textId="77777777" w:rsidR="001A20E6" w:rsidRDefault="00000000">
            <w:pPr>
              <w:pStyle w:val="TableCellCalendarDateHeader"/>
            </w:pPr>
            <w:r>
              <w:rPr>
                <w:color w:val="15803D"/>
              </w:rPr>
              <w:t>Jun 29</w:t>
            </w:r>
          </w:p>
          <w:p w14:paraId="5047BC37"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B0C6DA2" w14:textId="77777777" w:rsidR="001A20E6" w:rsidRDefault="00000000">
            <w:pPr>
              <w:pStyle w:val="TableCellCalendarDayHeader"/>
            </w:pPr>
            <w:r>
              <w:rPr>
                <w:color w:val="15803D"/>
              </w:rPr>
              <w:t>Tuesday</w:t>
            </w:r>
          </w:p>
          <w:p w14:paraId="56D6D005" w14:textId="77777777" w:rsidR="001A20E6" w:rsidRDefault="00000000">
            <w:pPr>
              <w:pStyle w:val="TableCellCalendarDateHeader"/>
            </w:pPr>
            <w:r>
              <w:rPr>
                <w:color w:val="15803D"/>
              </w:rPr>
              <w:t>Jun 30</w:t>
            </w:r>
          </w:p>
          <w:p w14:paraId="09F72683"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98D2922" w14:textId="77777777" w:rsidR="001A20E6" w:rsidRDefault="00000000">
            <w:pPr>
              <w:pStyle w:val="TableCellCalendarDayHeader"/>
            </w:pPr>
            <w:r>
              <w:rPr>
                <w:color w:val="15803D"/>
              </w:rPr>
              <w:t>Wednesday</w:t>
            </w:r>
          </w:p>
          <w:p w14:paraId="676FEA5F" w14:textId="77777777" w:rsidR="001A20E6" w:rsidRDefault="00000000">
            <w:pPr>
              <w:pStyle w:val="TableCellCalendarDateHeader"/>
            </w:pPr>
            <w:r>
              <w:rPr>
                <w:color w:val="15803D"/>
              </w:rPr>
              <w:t>Jul 01</w:t>
            </w:r>
          </w:p>
          <w:p w14:paraId="4B7F235D"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77C935B" w14:textId="77777777" w:rsidR="001A20E6" w:rsidRDefault="00000000">
            <w:pPr>
              <w:pStyle w:val="TableCellCalendarDayHeader"/>
            </w:pPr>
            <w:r>
              <w:rPr>
                <w:color w:val="15803D"/>
              </w:rPr>
              <w:t>Thursday</w:t>
            </w:r>
          </w:p>
          <w:p w14:paraId="312DEB77" w14:textId="77777777" w:rsidR="001A20E6" w:rsidRDefault="00000000">
            <w:pPr>
              <w:pStyle w:val="TableCellCalendarDateHeader"/>
            </w:pPr>
            <w:r>
              <w:rPr>
                <w:color w:val="15803D"/>
              </w:rPr>
              <w:t>Jul 02</w:t>
            </w:r>
          </w:p>
          <w:p w14:paraId="49AF132A"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5C7F116A" w14:textId="77777777" w:rsidR="001A20E6" w:rsidRDefault="00000000">
            <w:pPr>
              <w:pStyle w:val="TableCellCalendarDayHeader"/>
            </w:pPr>
            <w:r>
              <w:rPr>
                <w:color w:val="15803D"/>
              </w:rPr>
              <w:t>Friday</w:t>
            </w:r>
          </w:p>
          <w:p w14:paraId="11CC0393" w14:textId="77777777" w:rsidR="001A20E6" w:rsidRDefault="00000000">
            <w:pPr>
              <w:pStyle w:val="TableCellCalendarDateHeader"/>
            </w:pPr>
            <w:r>
              <w:rPr>
                <w:color w:val="15803D"/>
              </w:rPr>
              <w:t>Jul 03</w:t>
            </w:r>
          </w:p>
          <w:p w14:paraId="5AB1DFBD"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74E13E7B" w14:textId="77777777" w:rsidR="001A20E6" w:rsidRDefault="00000000">
            <w:pPr>
              <w:pStyle w:val="TableCellCalendarDayHeader"/>
            </w:pPr>
            <w:r>
              <w:rPr>
                <w:color w:val="F57C00"/>
              </w:rPr>
              <w:t>Saturday</w:t>
            </w:r>
          </w:p>
          <w:p w14:paraId="0026F950" w14:textId="77777777" w:rsidR="001A20E6" w:rsidRDefault="00000000">
            <w:pPr>
              <w:pStyle w:val="TableCellCalendarDateHeader"/>
            </w:pPr>
            <w:r>
              <w:rPr>
                <w:color w:val="F57C00"/>
              </w:rPr>
              <w:t>Jul 04</w:t>
            </w:r>
          </w:p>
          <w:p w14:paraId="72371281" w14:textId="77777777" w:rsidR="001A20E6" w:rsidRDefault="00000000">
            <w:pPr>
              <w:pStyle w:val="TableCellCatchupLabel"/>
            </w:pPr>
            <w:r>
              <w:rPr>
                <w:color w:val="F57C00"/>
              </w:rPr>
              <w:t>Catchup Day</w:t>
            </w:r>
          </w:p>
        </w:tc>
      </w:tr>
      <w:tr w:rsidR="001A20E6" w14:paraId="5D36AE9A" w14:textId="77777777">
        <w:tc>
          <w:tcPr>
            <w:tcW w:w="700" w:type="pct"/>
            <w:shd w:val="clear" w:color="auto" w:fill="DCFCE7"/>
            <w:tcMar>
              <w:top w:w="150" w:type="dxa"/>
              <w:left w:w="100" w:type="dxa"/>
              <w:bottom w:w="150" w:type="dxa"/>
              <w:right w:w="100" w:type="dxa"/>
            </w:tcMar>
          </w:tcPr>
          <w:p w14:paraId="03F0E663" w14:textId="77777777" w:rsidR="001A20E6" w:rsidRDefault="00000000">
            <w:pPr>
              <w:pStyle w:val="TableCellTaskSubject"/>
            </w:pPr>
            <w:r>
              <w:t>Geography</w:t>
            </w:r>
          </w:p>
          <w:p w14:paraId="4BC31AF6" w14:textId="77777777" w:rsidR="001A20E6" w:rsidRDefault="00000000">
            <w:pPr>
              <w:pStyle w:val="TableCellTaskDetails"/>
            </w:pPr>
            <w:r>
              <w:t>• Test - TEST — 3h</w:t>
            </w:r>
          </w:p>
          <w:p w14:paraId="16EE35A6"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4B8CD275" w14:textId="77777777" w:rsidR="001A20E6" w:rsidRDefault="00000000">
            <w:pPr>
              <w:pStyle w:val="TableCellTaskSubject"/>
            </w:pPr>
            <w:r>
              <w:t>Geography</w:t>
            </w:r>
          </w:p>
          <w:p w14:paraId="7472B256" w14:textId="77777777" w:rsidR="001A20E6" w:rsidRDefault="00000000">
            <w:pPr>
              <w:pStyle w:val="TableCellTaskDetails"/>
            </w:pPr>
            <w:r>
              <w:t>• Study - Agriculture and allied Sector - World &amp; India (G14) — 1h 30m</w:t>
            </w:r>
          </w:p>
          <w:p w14:paraId="6F30734B" w14:textId="77777777" w:rsidR="001A20E6" w:rsidRDefault="00000000">
            <w:pPr>
              <w:pStyle w:val="TableCellTaskBadge"/>
              <w:shd w:val="clear" w:color="auto" w:fill="E3F2FD"/>
            </w:pPr>
            <w:r>
              <w:rPr>
                <w:b/>
                <w:bCs/>
                <w:color w:val="1976D2"/>
              </w:rPr>
              <w:t>STUDY</w:t>
            </w:r>
          </w:p>
          <w:p w14:paraId="30C3ED39" w14:textId="77777777" w:rsidR="001A20E6" w:rsidRDefault="00000000">
            <w:pPr>
              <w:pStyle w:val="TableCellTaskDetails"/>
            </w:pPr>
            <w:r>
              <w:t>• Revision - Oceanography (G04) — 30m</w:t>
            </w:r>
          </w:p>
          <w:p w14:paraId="6770699D" w14:textId="77777777" w:rsidR="001A20E6" w:rsidRDefault="00000000">
            <w:pPr>
              <w:pStyle w:val="TableCellTaskBadge"/>
              <w:shd w:val="clear" w:color="auto" w:fill="FCE4EC"/>
            </w:pPr>
            <w:r>
              <w:rPr>
                <w:b/>
                <w:bCs/>
                <w:color w:val="C2185B"/>
              </w:rPr>
              <w:t>REVISION</w:t>
            </w:r>
          </w:p>
          <w:p w14:paraId="5E9097EE" w14:textId="77777777" w:rsidR="001A20E6" w:rsidRDefault="00000000">
            <w:pPr>
              <w:pStyle w:val="TableCellTaskDetails"/>
            </w:pPr>
            <w:r>
              <w:t>• Practice - Oceanography (G04) — 30m</w:t>
            </w:r>
          </w:p>
          <w:p w14:paraId="6C2174E0"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A8DB966" w14:textId="77777777" w:rsidR="001A20E6" w:rsidRDefault="00000000">
            <w:pPr>
              <w:pStyle w:val="TableCellTaskSubject"/>
            </w:pPr>
            <w:r>
              <w:t>Geography</w:t>
            </w:r>
          </w:p>
          <w:p w14:paraId="0A0E59D8" w14:textId="77777777" w:rsidR="001A20E6" w:rsidRDefault="00000000">
            <w:pPr>
              <w:pStyle w:val="TableCellTaskDetails"/>
            </w:pPr>
            <w:r>
              <w:t>• Study - Agriculture and allied Sector - World &amp; India (G14) — 1h 30m</w:t>
            </w:r>
          </w:p>
          <w:p w14:paraId="63997A80" w14:textId="77777777" w:rsidR="001A20E6" w:rsidRDefault="00000000">
            <w:pPr>
              <w:pStyle w:val="TableCellTaskBadge"/>
              <w:shd w:val="clear" w:color="auto" w:fill="E3F2FD"/>
            </w:pPr>
            <w:r>
              <w:rPr>
                <w:b/>
                <w:bCs/>
                <w:color w:val="1976D2"/>
              </w:rPr>
              <w:t>STUDY</w:t>
            </w:r>
          </w:p>
          <w:p w14:paraId="11FD61D6" w14:textId="77777777" w:rsidR="001A20E6" w:rsidRDefault="00000000">
            <w:pPr>
              <w:pStyle w:val="TableCellTaskDetails"/>
            </w:pPr>
            <w:r>
              <w:t>• Revision - Bio-Geography (G05) — 30m</w:t>
            </w:r>
          </w:p>
          <w:p w14:paraId="409F0058" w14:textId="77777777" w:rsidR="001A20E6" w:rsidRDefault="00000000">
            <w:pPr>
              <w:pStyle w:val="TableCellTaskBadge"/>
              <w:shd w:val="clear" w:color="auto" w:fill="FCE4EC"/>
            </w:pPr>
            <w:r>
              <w:rPr>
                <w:b/>
                <w:bCs/>
                <w:color w:val="C2185B"/>
              </w:rPr>
              <w:t>REVISION</w:t>
            </w:r>
          </w:p>
          <w:p w14:paraId="2EDD1340" w14:textId="77777777" w:rsidR="001A20E6" w:rsidRDefault="00000000">
            <w:pPr>
              <w:pStyle w:val="TableCellTaskDetails"/>
            </w:pPr>
            <w:r>
              <w:t>• Practice - Bio-Geography (G05) — 30m</w:t>
            </w:r>
          </w:p>
          <w:p w14:paraId="72384B9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4B8319F" w14:textId="77777777" w:rsidR="001A20E6" w:rsidRDefault="00000000">
            <w:pPr>
              <w:pStyle w:val="TableCellTaskSubject"/>
            </w:pPr>
            <w:r>
              <w:t>Geography</w:t>
            </w:r>
          </w:p>
          <w:p w14:paraId="59549E44" w14:textId="77777777" w:rsidR="001A20E6" w:rsidRDefault="00000000">
            <w:pPr>
              <w:pStyle w:val="TableCellTaskDetails"/>
            </w:pPr>
            <w:r>
              <w:t>• Study - Trade, Transport and Communication - World &amp; India (G15) — 1h 30m</w:t>
            </w:r>
          </w:p>
          <w:p w14:paraId="1E487A23" w14:textId="77777777" w:rsidR="001A20E6" w:rsidRDefault="00000000">
            <w:pPr>
              <w:pStyle w:val="TableCellTaskBadge"/>
              <w:shd w:val="clear" w:color="auto" w:fill="E3F2FD"/>
            </w:pPr>
            <w:r>
              <w:rPr>
                <w:b/>
                <w:bCs/>
                <w:color w:val="1976D2"/>
              </w:rPr>
              <w:t>STUDY</w:t>
            </w:r>
          </w:p>
          <w:p w14:paraId="5D82459D" w14:textId="77777777" w:rsidR="001A20E6" w:rsidRDefault="00000000">
            <w:pPr>
              <w:pStyle w:val="TableCellTaskDetails"/>
            </w:pPr>
            <w:r>
              <w:t>• Revision - World Geography - Physical and world Map related (G06) — 30m</w:t>
            </w:r>
          </w:p>
          <w:p w14:paraId="69B57B03" w14:textId="77777777" w:rsidR="001A20E6" w:rsidRDefault="00000000">
            <w:pPr>
              <w:pStyle w:val="TableCellTaskBadge"/>
              <w:shd w:val="clear" w:color="auto" w:fill="FCE4EC"/>
            </w:pPr>
            <w:r>
              <w:rPr>
                <w:b/>
                <w:bCs/>
                <w:color w:val="C2185B"/>
              </w:rPr>
              <w:t>REVISION</w:t>
            </w:r>
          </w:p>
          <w:p w14:paraId="723D2044" w14:textId="77777777" w:rsidR="001A20E6" w:rsidRDefault="00000000">
            <w:pPr>
              <w:pStyle w:val="TableCellTaskDetails"/>
            </w:pPr>
            <w:r>
              <w:t>• Practice - World Geography - Physical and world Map related (G06) — 30m</w:t>
            </w:r>
          </w:p>
          <w:p w14:paraId="2E0BCC69"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5ADADCA" w14:textId="77777777" w:rsidR="001A20E6" w:rsidRDefault="00000000">
            <w:pPr>
              <w:pStyle w:val="TableCellTaskSubject"/>
            </w:pPr>
            <w:r>
              <w:t>Geography</w:t>
            </w:r>
          </w:p>
          <w:p w14:paraId="42F0E976" w14:textId="77777777" w:rsidR="001A20E6" w:rsidRDefault="00000000">
            <w:pPr>
              <w:pStyle w:val="TableCellTaskDetails"/>
            </w:pPr>
            <w:r>
              <w:t>• Study - Trade, Transport and Communication - World &amp; India (G15) — 1h 30m</w:t>
            </w:r>
          </w:p>
          <w:p w14:paraId="2F392DDB" w14:textId="77777777" w:rsidR="001A20E6" w:rsidRDefault="00000000">
            <w:pPr>
              <w:pStyle w:val="TableCellTaskBadge"/>
              <w:shd w:val="clear" w:color="auto" w:fill="E3F2FD"/>
            </w:pPr>
            <w:r>
              <w:rPr>
                <w:b/>
                <w:bCs/>
                <w:color w:val="1976D2"/>
              </w:rPr>
              <w:t>STUDY</w:t>
            </w:r>
          </w:p>
          <w:p w14:paraId="3FA10A2B" w14:textId="77777777" w:rsidR="001A20E6" w:rsidRDefault="00000000">
            <w:pPr>
              <w:pStyle w:val="TableCellTaskDetails"/>
            </w:pPr>
            <w:r>
              <w:t>• Revision - Geo-physical Phenomenon (G07) — 30m</w:t>
            </w:r>
          </w:p>
          <w:p w14:paraId="200FE4C5" w14:textId="77777777" w:rsidR="001A20E6" w:rsidRDefault="00000000">
            <w:pPr>
              <w:pStyle w:val="TableCellTaskBadge"/>
              <w:shd w:val="clear" w:color="auto" w:fill="FCE4EC"/>
            </w:pPr>
            <w:r>
              <w:rPr>
                <w:b/>
                <w:bCs/>
                <w:color w:val="C2185B"/>
              </w:rPr>
              <w:t>REVISION</w:t>
            </w:r>
          </w:p>
          <w:p w14:paraId="1CC8288B" w14:textId="77777777" w:rsidR="001A20E6" w:rsidRDefault="00000000">
            <w:pPr>
              <w:pStyle w:val="TableCellTaskDetails"/>
            </w:pPr>
            <w:r>
              <w:t>• Practice - Geo-physical Phenomenon (G07) — 30m</w:t>
            </w:r>
          </w:p>
          <w:p w14:paraId="45C82135"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9AEB763" w14:textId="77777777" w:rsidR="001A20E6" w:rsidRDefault="00000000">
            <w:pPr>
              <w:pStyle w:val="TableCellTaskSubject"/>
            </w:pPr>
            <w:r>
              <w:t>Science &amp; Technology</w:t>
            </w:r>
          </w:p>
          <w:p w14:paraId="2EBE0F3B" w14:textId="77777777" w:rsidR="001A20E6" w:rsidRDefault="00000000">
            <w:pPr>
              <w:pStyle w:val="TableCellTaskDetails"/>
            </w:pPr>
            <w:r>
              <w:t>• Study - Nanotechnology (T08) — 1h 30m</w:t>
            </w:r>
          </w:p>
          <w:p w14:paraId="4C5B2219" w14:textId="77777777" w:rsidR="001A20E6" w:rsidRDefault="00000000">
            <w:pPr>
              <w:pStyle w:val="TableCellTaskBadge"/>
              <w:shd w:val="clear" w:color="auto" w:fill="E3F2FD"/>
            </w:pPr>
            <w:r>
              <w:rPr>
                <w:b/>
                <w:bCs/>
                <w:color w:val="1976D2"/>
              </w:rPr>
              <w:t>STUDY</w:t>
            </w:r>
          </w:p>
          <w:p w14:paraId="5F3806DA" w14:textId="77777777" w:rsidR="001A20E6" w:rsidRDefault="00000000">
            <w:pPr>
              <w:pStyle w:val="TableCellTaskDetails"/>
            </w:pPr>
            <w:r>
              <w:t>• Revision - Nanotechnology (T08) — 30m</w:t>
            </w:r>
          </w:p>
          <w:p w14:paraId="036BB702" w14:textId="77777777" w:rsidR="001A20E6" w:rsidRDefault="00000000">
            <w:pPr>
              <w:pStyle w:val="TableCellTaskBadge"/>
              <w:shd w:val="clear" w:color="auto" w:fill="FCE4EC"/>
            </w:pPr>
            <w:r>
              <w:rPr>
                <w:b/>
                <w:bCs/>
                <w:color w:val="C2185B"/>
              </w:rPr>
              <w:t>REVISION</w:t>
            </w:r>
          </w:p>
          <w:p w14:paraId="56588B16" w14:textId="77777777" w:rsidR="001A20E6" w:rsidRDefault="00000000">
            <w:pPr>
              <w:pStyle w:val="TableCellTaskDetails"/>
            </w:pPr>
            <w:r>
              <w:t>• Practice - Nanotechnology (T08) — 30m</w:t>
            </w:r>
          </w:p>
          <w:p w14:paraId="1DDCB026"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365E5D86" w14:textId="77777777" w:rsidR="001A20E6" w:rsidRDefault="001A20E6"/>
        </w:tc>
      </w:tr>
      <w:tr w:rsidR="001A20E6" w14:paraId="48CC49D3" w14:textId="77777777">
        <w:tc>
          <w:tcPr>
            <w:tcW w:w="700" w:type="pct"/>
            <w:shd w:val="clear" w:color="auto" w:fill="DCFCE7"/>
            <w:tcMar>
              <w:top w:w="150" w:type="dxa"/>
              <w:left w:w="100" w:type="dxa"/>
              <w:bottom w:w="150" w:type="dxa"/>
              <w:right w:w="100" w:type="dxa"/>
            </w:tcMar>
          </w:tcPr>
          <w:p w14:paraId="15D52A62" w14:textId="77777777" w:rsidR="001A20E6" w:rsidRDefault="00000000">
            <w:pPr>
              <w:pStyle w:val="TableCellTaskSubject"/>
            </w:pPr>
            <w:r>
              <w:t>Science &amp; Technology</w:t>
            </w:r>
          </w:p>
          <w:p w14:paraId="2DC79C50" w14:textId="77777777" w:rsidR="001A20E6" w:rsidRDefault="00000000">
            <w:pPr>
              <w:pStyle w:val="TableCellTaskDetails"/>
            </w:pPr>
            <w:r>
              <w:t>• Test - TEST — 3h</w:t>
            </w:r>
          </w:p>
          <w:p w14:paraId="5DC47111"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5432885E" w14:textId="77777777" w:rsidR="001A20E6" w:rsidRDefault="00000000">
            <w:pPr>
              <w:pStyle w:val="TableCellTaskSubject"/>
            </w:pPr>
            <w:r>
              <w:t>Science &amp; Technology</w:t>
            </w:r>
          </w:p>
          <w:p w14:paraId="31A66D45" w14:textId="77777777" w:rsidR="001A20E6" w:rsidRDefault="00000000">
            <w:pPr>
              <w:pStyle w:val="TableCellTaskDetails"/>
            </w:pPr>
            <w:r>
              <w:t>• Study - Space Technology (T04) — 1h 30m</w:t>
            </w:r>
          </w:p>
          <w:p w14:paraId="58BAB1DA" w14:textId="77777777" w:rsidR="001A20E6" w:rsidRDefault="00000000">
            <w:pPr>
              <w:pStyle w:val="TableCellTaskBadge"/>
              <w:shd w:val="clear" w:color="auto" w:fill="E3F2FD"/>
            </w:pPr>
            <w:r>
              <w:rPr>
                <w:b/>
                <w:bCs/>
                <w:color w:val="1976D2"/>
              </w:rPr>
              <w:t>STUDY</w:t>
            </w:r>
          </w:p>
          <w:p w14:paraId="0D45E478" w14:textId="77777777" w:rsidR="001A20E6" w:rsidRDefault="00000000">
            <w:pPr>
              <w:pStyle w:val="TableCellTaskDetails"/>
            </w:pPr>
            <w:r>
              <w:t>• Revision - Space Technology (T04) — 30m</w:t>
            </w:r>
          </w:p>
          <w:p w14:paraId="4D5A9520" w14:textId="77777777" w:rsidR="001A20E6" w:rsidRDefault="00000000">
            <w:pPr>
              <w:pStyle w:val="TableCellTaskBadge"/>
              <w:shd w:val="clear" w:color="auto" w:fill="FCE4EC"/>
            </w:pPr>
            <w:r>
              <w:rPr>
                <w:b/>
                <w:bCs/>
                <w:color w:val="C2185B"/>
              </w:rPr>
              <w:t>REVISION</w:t>
            </w:r>
          </w:p>
          <w:p w14:paraId="2717DC0C" w14:textId="77777777" w:rsidR="001A20E6" w:rsidRDefault="00000000">
            <w:pPr>
              <w:pStyle w:val="TableCellTaskDetails"/>
            </w:pPr>
            <w:r>
              <w:t>• Practice - Space Technology (T04) — 30m</w:t>
            </w:r>
          </w:p>
          <w:p w14:paraId="59616FA8"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A055BD2" w14:textId="77777777" w:rsidR="001A20E6" w:rsidRDefault="00000000">
            <w:pPr>
              <w:pStyle w:val="TableCellTaskSubject"/>
            </w:pPr>
            <w:r>
              <w:t>Science &amp; Technology</w:t>
            </w:r>
          </w:p>
          <w:p w14:paraId="0AA04E53" w14:textId="77777777" w:rsidR="001A20E6" w:rsidRDefault="00000000">
            <w:pPr>
              <w:pStyle w:val="TableCellTaskDetails"/>
            </w:pPr>
            <w:r>
              <w:t>• Study - Computer and ICT (T05) — 1h 30m</w:t>
            </w:r>
          </w:p>
          <w:p w14:paraId="42E9811F" w14:textId="77777777" w:rsidR="001A20E6" w:rsidRDefault="00000000">
            <w:pPr>
              <w:pStyle w:val="TableCellTaskBadge"/>
              <w:shd w:val="clear" w:color="auto" w:fill="E3F2FD"/>
            </w:pPr>
            <w:r>
              <w:rPr>
                <w:b/>
                <w:bCs/>
                <w:color w:val="1976D2"/>
              </w:rPr>
              <w:t>STUDY</w:t>
            </w:r>
          </w:p>
          <w:p w14:paraId="130B5A3B" w14:textId="77777777" w:rsidR="001A20E6" w:rsidRDefault="00000000">
            <w:pPr>
              <w:pStyle w:val="TableCellTaskDetails"/>
            </w:pPr>
            <w:r>
              <w:t>• Revision - Computer and ICT (T05) — 30m</w:t>
            </w:r>
          </w:p>
          <w:p w14:paraId="3591465A" w14:textId="77777777" w:rsidR="001A20E6" w:rsidRDefault="00000000">
            <w:pPr>
              <w:pStyle w:val="TableCellTaskBadge"/>
              <w:shd w:val="clear" w:color="auto" w:fill="FCE4EC"/>
            </w:pPr>
            <w:r>
              <w:rPr>
                <w:b/>
                <w:bCs/>
                <w:color w:val="C2185B"/>
              </w:rPr>
              <w:t>REVISION</w:t>
            </w:r>
          </w:p>
          <w:p w14:paraId="2144B806" w14:textId="77777777" w:rsidR="001A20E6" w:rsidRDefault="00000000">
            <w:pPr>
              <w:pStyle w:val="TableCellTaskDetails"/>
            </w:pPr>
            <w:r>
              <w:t>• Practice - Computer and ICT (T05) — 30m</w:t>
            </w:r>
          </w:p>
          <w:p w14:paraId="64548309"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933EDB4" w14:textId="77777777" w:rsidR="001A20E6" w:rsidRDefault="00000000">
            <w:pPr>
              <w:pStyle w:val="TableCellTaskSubject"/>
            </w:pPr>
            <w:r>
              <w:t>Science &amp; Technology</w:t>
            </w:r>
          </w:p>
          <w:p w14:paraId="7832C869" w14:textId="77777777" w:rsidR="001A20E6" w:rsidRDefault="00000000">
            <w:pPr>
              <w:pStyle w:val="TableCellTaskDetails"/>
            </w:pPr>
            <w:r>
              <w:t>• Study - Nuclear Technology (T06) — 1h 30m</w:t>
            </w:r>
          </w:p>
          <w:p w14:paraId="4F3F62EC" w14:textId="77777777" w:rsidR="001A20E6" w:rsidRDefault="00000000">
            <w:pPr>
              <w:pStyle w:val="TableCellTaskBadge"/>
              <w:shd w:val="clear" w:color="auto" w:fill="E3F2FD"/>
            </w:pPr>
            <w:r>
              <w:rPr>
                <w:b/>
                <w:bCs/>
                <w:color w:val="1976D2"/>
              </w:rPr>
              <w:t>STUDY</w:t>
            </w:r>
          </w:p>
          <w:p w14:paraId="4DC2DE76" w14:textId="77777777" w:rsidR="001A20E6" w:rsidRDefault="00000000">
            <w:pPr>
              <w:pStyle w:val="TableCellTaskDetails"/>
            </w:pPr>
            <w:r>
              <w:t>• Revision - Nuclear Technology (T06) — 30m</w:t>
            </w:r>
          </w:p>
          <w:p w14:paraId="47DD2FD4" w14:textId="77777777" w:rsidR="001A20E6" w:rsidRDefault="00000000">
            <w:pPr>
              <w:pStyle w:val="TableCellTaskBadge"/>
              <w:shd w:val="clear" w:color="auto" w:fill="FCE4EC"/>
            </w:pPr>
            <w:r>
              <w:rPr>
                <w:b/>
                <w:bCs/>
                <w:color w:val="C2185B"/>
              </w:rPr>
              <w:t>REVISION</w:t>
            </w:r>
          </w:p>
          <w:p w14:paraId="0B80C57D" w14:textId="77777777" w:rsidR="001A20E6" w:rsidRDefault="00000000">
            <w:pPr>
              <w:pStyle w:val="TableCellTaskDetails"/>
            </w:pPr>
            <w:r>
              <w:t>• Practice - Nuclear Technology (T06) — 30m</w:t>
            </w:r>
          </w:p>
          <w:p w14:paraId="66250E58"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6A4402D" w14:textId="77777777" w:rsidR="001A20E6" w:rsidRDefault="00000000">
            <w:pPr>
              <w:pStyle w:val="TableCellTaskSubject"/>
            </w:pPr>
            <w:r>
              <w:t>Science &amp; Technology</w:t>
            </w:r>
          </w:p>
          <w:p w14:paraId="563EE200" w14:textId="77777777" w:rsidR="001A20E6" w:rsidRDefault="00000000">
            <w:pPr>
              <w:pStyle w:val="TableCellTaskDetails"/>
            </w:pPr>
            <w:r>
              <w:t>• Study - Defence Technology (T07) — 1h 30m</w:t>
            </w:r>
          </w:p>
          <w:p w14:paraId="45710A2B" w14:textId="77777777" w:rsidR="001A20E6" w:rsidRDefault="00000000">
            <w:pPr>
              <w:pStyle w:val="TableCellTaskBadge"/>
              <w:shd w:val="clear" w:color="auto" w:fill="E3F2FD"/>
            </w:pPr>
            <w:r>
              <w:rPr>
                <w:b/>
                <w:bCs/>
                <w:color w:val="1976D2"/>
              </w:rPr>
              <w:t>STUDY</w:t>
            </w:r>
          </w:p>
          <w:p w14:paraId="1C9FEA3E" w14:textId="77777777" w:rsidR="001A20E6" w:rsidRDefault="00000000">
            <w:pPr>
              <w:pStyle w:val="TableCellTaskDetails"/>
            </w:pPr>
            <w:r>
              <w:t>• Revision - Defence Technology (T07) — 30m</w:t>
            </w:r>
          </w:p>
          <w:p w14:paraId="3DE9FF1A" w14:textId="77777777" w:rsidR="001A20E6" w:rsidRDefault="00000000">
            <w:pPr>
              <w:pStyle w:val="TableCellTaskBadge"/>
              <w:shd w:val="clear" w:color="auto" w:fill="FCE4EC"/>
            </w:pPr>
            <w:r>
              <w:rPr>
                <w:b/>
                <w:bCs/>
                <w:color w:val="C2185B"/>
              </w:rPr>
              <w:t>REVISION</w:t>
            </w:r>
          </w:p>
          <w:p w14:paraId="54EC5339" w14:textId="77777777" w:rsidR="001A20E6" w:rsidRDefault="00000000">
            <w:pPr>
              <w:pStyle w:val="TableCellTaskDetails"/>
            </w:pPr>
            <w:r>
              <w:t>• Practice - Defence Technology (T07) — 30m</w:t>
            </w:r>
          </w:p>
          <w:p w14:paraId="09419631"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42B792B" w14:textId="77777777" w:rsidR="001A20E6" w:rsidRDefault="00000000">
            <w:pPr>
              <w:pStyle w:val="TableCellTaskSubject"/>
            </w:pPr>
            <w:r>
              <w:t>Indian Polity and Governance</w:t>
            </w:r>
          </w:p>
          <w:p w14:paraId="02D43646" w14:textId="77777777" w:rsidR="001A20E6" w:rsidRDefault="00000000">
            <w:pPr>
              <w:pStyle w:val="TableCellTaskDetails"/>
            </w:pPr>
            <w:r>
              <w:t>• Study - Broad / Overlap (P00) — 1h 30m</w:t>
            </w:r>
          </w:p>
          <w:p w14:paraId="2232D221" w14:textId="77777777" w:rsidR="001A20E6" w:rsidRDefault="00000000">
            <w:pPr>
              <w:pStyle w:val="TableCellTaskBadge"/>
              <w:shd w:val="clear" w:color="auto" w:fill="E3F2FD"/>
            </w:pPr>
            <w:r>
              <w:rPr>
                <w:b/>
                <w:bCs/>
                <w:color w:val="1976D2"/>
              </w:rPr>
              <w:t>STUDY</w:t>
            </w:r>
          </w:p>
          <w:p w14:paraId="12B40666" w14:textId="77777777" w:rsidR="001A20E6" w:rsidRDefault="00000000">
            <w:pPr>
              <w:pStyle w:val="TableCellTaskDetails"/>
            </w:pPr>
            <w:r>
              <w:t>• Revision - Broad / Overlap (P00) — 30m</w:t>
            </w:r>
          </w:p>
          <w:p w14:paraId="1F662955" w14:textId="77777777" w:rsidR="001A20E6" w:rsidRDefault="00000000">
            <w:pPr>
              <w:pStyle w:val="TableCellTaskBadge"/>
              <w:shd w:val="clear" w:color="auto" w:fill="FCE4EC"/>
            </w:pPr>
            <w:r>
              <w:rPr>
                <w:b/>
                <w:bCs/>
                <w:color w:val="C2185B"/>
              </w:rPr>
              <w:t>REVISION</w:t>
            </w:r>
          </w:p>
          <w:p w14:paraId="2D4C7726" w14:textId="77777777" w:rsidR="001A20E6" w:rsidRDefault="00000000">
            <w:pPr>
              <w:pStyle w:val="TableCellTaskDetails"/>
            </w:pPr>
            <w:r>
              <w:t>• Practice - Broad / Overlap (P00) — 30m</w:t>
            </w:r>
          </w:p>
          <w:p w14:paraId="6983BB67"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7DB94D02" w14:textId="77777777" w:rsidR="001A20E6" w:rsidRDefault="001A20E6"/>
        </w:tc>
      </w:tr>
    </w:tbl>
    <w:p w14:paraId="6039067B" w14:textId="77777777" w:rsidR="001A20E6" w:rsidRDefault="001A20E6">
      <w:pPr>
        <w:spacing w:after="400"/>
      </w:pPr>
    </w:p>
    <w:p w14:paraId="06BA8CEE" w14:textId="77777777" w:rsidR="001A20E6" w:rsidRDefault="00000000">
      <w:pPr>
        <w:pStyle w:val="ResourceTitle"/>
      </w:pPr>
      <w:r>
        <w:t>📚 Resources for Jun 28 - Jul 04</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0589043A" w14:textId="77777777">
        <w:tc>
          <w:tcPr>
            <w:tcW w:w="1650" w:type="pct"/>
            <w:tcBorders>
              <w:bottom w:val="single" w:sz="2" w:space="0" w:color="D1D5DB"/>
              <w:right w:val="single" w:sz="2" w:space="0" w:color="D1D5DB"/>
            </w:tcBorders>
            <w:tcMar>
              <w:top w:w="200" w:type="dxa"/>
              <w:left w:w="150" w:type="dxa"/>
              <w:bottom w:w="200" w:type="dxa"/>
              <w:right w:w="150" w:type="dxa"/>
            </w:tcMar>
          </w:tcPr>
          <w:p w14:paraId="3DBD3DAF" w14:textId="77777777" w:rsidR="001A20E6" w:rsidRDefault="00000000">
            <w:pPr>
              <w:pStyle w:val="TableCellSubjectName"/>
            </w:pPr>
            <w:r>
              <w:t>Geography</w:t>
            </w:r>
          </w:p>
          <w:p w14:paraId="1FF43765" w14:textId="77777777" w:rsidR="001A20E6" w:rsidRDefault="00000000">
            <w:pPr>
              <w:pStyle w:val="TableCellCategoryTitle"/>
            </w:pPr>
            <w:r>
              <w:t>📝 Practice Materials</w:t>
            </w:r>
          </w:p>
          <w:p w14:paraId="76FDE8D7" w14:textId="77777777" w:rsidR="001A20E6" w:rsidRDefault="00000000">
            <w:pPr>
              <w:pStyle w:val="TableCellResourceItem"/>
            </w:pPr>
            <w:r>
              <w:t>• La Excellence Geography Material</w:t>
            </w:r>
          </w:p>
          <w:p w14:paraId="05DA876E" w14:textId="77777777" w:rsidR="001A20E6" w:rsidRDefault="00000000">
            <w:pPr>
              <w:pStyle w:val="TableCellResourceItem"/>
            </w:pPr>
            <w:r>
              <w:t>• Mains RRP + Prelims RRP</w:t>
            </w:r>
          </w:p>
          <w:p w14:paraId="2B8A3C16" w14:textId="77777777" w:rsidR="001A20E6" w:rsidRDefault="00000000">
            <w:pPr>
              <w:pStyle w:val="TableCellResourceItem"/>
            </w:pPr>
            <w:r>
              <w:t>• Prelims &amp; Mains Workbooks</w:t>
            </w:r>
          </w:p>
          <w:p w14:paraId="712FE983" w14:textId="77777777" w:rsidR="001A20E6" w:rsidRDefault="00000000">
            <w:pPr>
              <w:pStyle w:val="TableCellCategoryTitle"/>
            </w:pPr>
            <w:r>
              <w:t>📰 Current Affairs</w:t>
            </w:r>
          </w:p>
          <w:p w14:paraId="561E3868" w14:textId="77777777" w:rsidR="001A20E6" w:rsidRDefault="00000000">
            <w:pPr>
              <w:pStyle w:val="TableCellResourceItem"/>
            </w:pPr>
            <w:r>
              <w:t>• Atlas (Orient Blackswan)</w:t>
            </w:r>
          </w:p>
          <w:p w14:paraId="6066C452" w14:textId="77777777" w:rsidR="001A20E6" w:rsidRDefault="00000000">
            <w:pPr>
              <w:pStyle w:val="TableCellResourceItem"/>
            </w:pPr>
            <w:r>
              <w:t>• Newspapers (The Hindu – Env/Geo pages)</w:t>
            </w:r>
          </w:p>
          <w:p w14:paraId="6186761F"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7E6E7885" w14:textId="77777777" w:rsidR="001A20E6" w:rsidRDefault="00000000">
            <w:pPr>
              <w:pStyle w:val="TableCellSubjectName"/>
            </w:pPr>
            <w:r>
              <w:t>Science &amp; Technology</w:t>
            </w:r>
          </w:p>
          <w:p w14:paraId="6F1290C8" w14:textId="77777777" w:rsidR="001A20E6" w:rsidRDefault="00000000">
            <w:pPr>
              <w:pStyle w:val="TableCellCategoryTitle"/>
            </w:pPr>
            <w:r>
              <w:t>📝 Practice Materials</w:t>
            </w:r>
          </w:p>
          <w:p w14:paraId="36493C46" w14:textId="77777777" w:rsidR="001A20E6" w:rsidRDefault="00000000">
            <w:pPr>
              <w:pStyle w:val="TableCellResourceItem"/>
            </w:pPr>
            <w:r>
              <w:t>• La Excellence S&amp;T Material</w:t>
            </w:r>
          </w:p>
          <w:p w14:paraId="329A0766" w14:textId="77777777" w:rsidR="001A20E6" w:rsidRDefault="00000000">
            <w:pPr>
              <w:pStyle w:val="TableCellResourceItem"/>
            </w:pPr>
            <w:r>
              <w:t>• Prelims &amp; Mains Workbooks</w:t>
            </w:r>
          </w:p>
          <w:p w14:paraId="5A1A8FD9" w14:textId="77777777" w:rsidR="001A20E6" w:rsidRDefault="00000000">
            <w:pPr>
              <w:pStyle w:val="TableCellCategoryTitle"/>
            </w:pPr>
            <w:r>
              <w:t>📰 Current Affairs</w:t>
            </w:r>
          </w:p>
          <w:p w14:paraId="480D4FB9" w14:textId="77777777" w:rsidR="001A20E6" w:rsidRDefault="00000000">
            <w:pPr>
              <w:pStyle w:val="TableCellResourceItem"/>
            </w:pPr>
            <w:r>
              <w:t>• Newspapers (The Hindu S&amp;T, PIB updates)</w:t>
            </w:r>
          </w:p>
        </w:tc>
        <w:tc>
          <w:tcPr>
            <w:tcW w:w="1650" w:type="pct"/>
            <w:tcBorders>
              <w:bottom w:val="single" w:sz="2" w:space="0" w:color="D1D5DB"/>
              <w:right w:val="single" w:sz="2" w:space="0" w:color="D1D5DB"/>
            </w:tcBorders>
            <w:tcMar>
              <w:top w:w="200" w:type="dxa"/>
              <w:left w:w="150" w:type="dxa"/>
              <w:bottom w:w="200" w:type="dxa"/>
              <w:right w:w="150" w:type="dxa"/>
            </w:tcMar>
          </w:tcPr>
          <w:p w14:paraId="41B84885" w14:textId="77777777" w:rsidR="001A20E6" w:rsidRDefault="00000000">
            <w:pPr>
              <w:pStyle w:val="TableCellSubjectName"/>
            </w:pPr>
            <w:r>
              <w:t>Indian Polity and Governance</w:t>
            </w:r>
          </w:p>
          <w:p w14:paraId="55C2E7C3" w14:textId="77777777" w:rsidR="001A20E6" w:rsidRDefault="00000000">
            <w:pPr>
              <w:pStyle w:val="TableCellCategoryTitle"/>
            </w:pPr>
            <w:r>
              <w:t>📝 Practice Materials</w:t>
            </w:r>
          </w:p>
          <w:p w14:paraId="31420EB0" w14:textId="77777777" w:rsidR="001A20E6" w:rsidRDefault="00000000">
            <w:pPr>
              <w:pStyle w:val="TableCellResourceItem"/>
            </w:pPr>
            <w:r>
              <w:t>• La Excellence Polity Material</w:t>
            </w:r>
          </w:p>
          <w:p w14:paraId="4E3A5086" w14:textId="77777777" w:rsidR="001A20E6" w:rsidRDefault="00000000">
            <w:pPr>
              <w:pStyle w:val="TableCellResourceItem"/>
            </w:pPr>
            <w:r>
              <w:t>• Mains RRP + Prelims RRP</w:t>
            </w:r>
          </w:p>
          <w:p w14:paraId="2E3015AC" w14:textId="77777777" w:rsidR="001A20E6" w:rsidRDefault="00000000">
            <w:pPr>
              <w:pStyle w:val="TableCellResourceItem"/>
            </w:pPr>
            <w:r>
              <w:t>• Prelims &amp; Mains Workbooks</w:t>
            </w:r>
          </w:p>
          <w:p w14:paraId="05BC3E08" w14:textId="77777777" w:rsidR="001A20E6" w:rsidRDefault="00000000">
            <w:pPr>
              <w:pStyle w:val="TableCellCategoryTitle"/>
            </w:pPr>
            <w:r>
              <w:t>📰 Current Affairs</w:t>
            </w:r>
          </w:p>
          <w:p w14:paraId="21A46484" w14:textId="77777777" w:rsidR="001A20E6" w:rsidRDefault="00000000">
            <w:pPr>
              <w:pStyle w:val="TableCellResourceItem"/>
            </w:pPr>
            <w:r>
              <w:t>• NITI Aayog Reports + PRS Briefs</w:t>
            </w:r>
          </w:p>
          <w:p w14:paraId="3AB0EADA" w14:textId="77777777" w:rsidR="001A20E6" w:rsidRDefault="00000000">
            <w:pPr>
              <w:pStyle w:val="TableCellResourceItem"/>
            </w:pPr>
            <w:r>
              <w:t>• Newspapers (The Hindu/Indian Express)</w:t>
            </w:r>
          </w:p>
          <w:p w14:paraId="302E914D" w14:textId="77777777" w:rsidR="001A20E6" w:rsidRDefault="00000000">
            <w:pPr>
              <w:pStyle w:val="TableCellResourceItem"/>
            </w:pPr>
            <w:r>
              <w:t>• Optional: Subhash Kashyap Our Constitution, Our Parliament</w:t>
            </w:r>
          </w:p>
        </w:tc>
      </w:tr>
    </w:tbl>
    <w:p w14:paraId="7473E2F5"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73744263" w14:textId="77777777">
        <w:tc>
          <w:tcPr>
            <w:tcW w:w="2500" w:type="pct"/>
            <w:tcMar>
              <w:top w:w="0" w:type="dxa"/>
              <w:left w:w="0" w:type="dxa"/>
              <w:bottom w:w="0" w:type="dxa"/>
              <w:right w:w="0" w:type="dxa"/>
            </w:tcMar>
          </w:tcPr>
          <w:p w14:paraId="1CD6D28F" w14:textId="77777777" w:rsidR="001A20E6" w:rsidRDefault="00000000">
            <w:pPr>
              <w:pStyle w:val="MonthTitle"/>
            </w:pPr>
            <w:r>
              <w:rPr>
                <w:color w:val="15803D"/>
              </w:rPr>
              <w:t xml:space="preserve">JULY </w:t>
            </w:r>
            <w:commentRangeStart w:id="55"/>
            <w:r>
              <w:rPr>
                <w:color w:val="15803D"/>
              </w:rPr>
              <w:t>2026</w:t>
            </w:r>
            <w:commentRangeEnd w:id="55"/>
            <w:r w:rsidR="009E69A9">
              <w:rPr>
                <w:rStyle w:val="CommentReference"/>
                <w:rFonts w:ascii="Times New Roman" w:eastAsia="Times New Roman" w:hAnsi="Times New Roman" w:cs="Times New Roman"/>
                <w:b w:val="0"/>
                <w:bCs w:val="0"/>
                <w:color w:val="auto"/>
              </w:rPr>
              <w:commentReference w:id="55"/>
            </w:r>
          </w:p>
        </w:tc>
        <w:tc>
          <w:tcPr>
            <w:tcW w:w="2500" w:type="pct"/>
            <w:tcMar>
              <w:top w:w="0" w:type="dxa"/>
              <w:left w:w="0" w:type="dxa"/>
              <w:bottom w:w="0" w:type="dxa"/>
              <w:right w:w="0" w:type="dxa"/>
            </w:tcMar>
          </w:tcPr>
          <w:p w14:paraId="78586DAB" w14:textId="77777777" w:rsidR="001A20E6" w:rsidRDefault="00000000">
            <w:pPr>
              <w:pStyle w:val="CycleName"/>
            </w:pPr>
            <w:r>
              <w:rPr>
                <w:color w:val="15803D"/>
              </w:rPr>
              <w:t>C2</w:t>
            </w:r>
          </w:p>
        </w:tc>
      </w:tr>
    </w:tbl>
    <w:p w14:paraId="4E23C72D" w14:textId="77777777" w:rsidR="001A20E6" w:rsidRDefault="001A20E6">
      <w:pPr>
        <w:spacing w:after="4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3DABFB0A" w14:textId="77777777">
        <w:tc>
          <w:tcPr>
            <w:tcW w:w="700" w:type="pct"/>
            <w:shd w:val="clear" w:color="auto" w:fill="F8F9FA"/>
            <w:tcMar>
              <w:top w:w="200" w:type="dxa"/>
              <w:left w:w="100" w:type="dxa"/>
              <w:bottom w:w="200" w:type="dxa"/>
              <w:right w:w="100" w:type="dxa"/>
            </w:tcMar>
          </w:tcPr>
          <w:p w14:paraId="4D9CE2E3" w14:textId="77777777" w:rsidR="001A20E6" w:rsidRDefault="00000000">
            <w:pPr>
              <w:pStyle w:val="TableCellCalendarHeader"/>
            </w:pPr>
            <w:r>
              <w:t>Sunday</w:t>
            </w:r>
          </w:p>
        </w:tc>
        <w:tc>
          <w:tcPr>
            <w:tcW w:w="700" w:type="pct"/>
            <w:shd w:val="clear" w:color="auto" w:fill="F8F9FA"/>
            <w:tcMar>
              <w:top w:w="200" w:type="dxa"/>
              <w:left w:w="100" w:type="dxa"/>
              <w:bottom w:w="200" w:type="dxa"/>
              <w:right w:w="100" w:type="dxa"/>
            </w:tcMar>
          </w:tcPr>
          <w:p w14:paraId="16B8FAA1" w14:textId="77777777" w:rsidR="001A20E6" w:rsidRDefault="00000000">
            <w:pPr>
              <w:pStyle w:val="TableCellCalendarHeader"/>
            </w:pPr>
            <w:r>
              <w:t>Monday</w:t>
            </w:r>
          </w:p>
        </w:tc>
        <w:tc>
          <w:tcPr>
            <w:tcW w:w="700" w:type="pct"/>
            <w:shd w:val="clear" w:color="auto" w:fill="F8F9FA"/>
            <w:tcMar>
              <w:top w:w="200" w:type="dxa"/>
              <w:left w:w="100" w:type="dxa"/>
              <w:bottom w:w="200" w:type="dxa"/>
              <w:right w:w="100" w:type="dxa"/>
            </w:tcMar>
          </w:tcPr>
          <w:p w14:paraId="5173B5FF" w14:textId="77777777" w:rsidR="001A20E6" w:rsidRDefault="00000000">
            <w:pPr>
              <w:pStyle w:val="TableCellCalendarHeader"/>
            </w:pPr>
            <w:r>
              <w:t>Tuesday</w:t>
            </w:r>
          </w:p>
        </w:tc>
        <w:tc>
          <w:tcPr>
            <w:tcW w:w="700" w:type="pct"/>
            <w:shd w:val="clear" w:color="auto" w:fill="F8F9FA"/>
            <w:tcMar>
              <w:top w:w="200" w:type="dxa"/>
              <w:left w:w="100" w:type="dxa"/>
              <w:bottom w:w="200" w:type="dxa"/>
              <w:right w:w="100" w:type="dxa"/>
            </w:tcMar>
          </w:tcPr>
          <w:p w14:paraId="5F19EABA" w14:textId="77777777" w:rsidR="001A20E6" w:rsidRDefault="00000000">
            <w:pPr>
              <w:pStyle w:val="TableCellCalendarHeader"/>
            </w:pPr>
            <w:r>
              <w:t>Wednesday</w:t>
            </w:r>
          </w:p>
        </w:tc>
        <w:tc>
          <w:tcPr>
            <w:tcW w:w="700" w:type="pct"/>
            <w:shd w:val="clear" w:color="auto" w:fill="F8F9FA"/>
            <w:tcMar>
              <w:top w:w="200" w:type="dxa"/>
              <w:left w:w="100" w:type="dxa"/>
              <w:bottom w:w="200" w:type="dxa"/>
              <w:right w:w="100" w:type="dxa"/>
            </w:tcMar>
          </w:tcPr>
          <w:p w14:paraId="004EBB6A" w14:textId="77777777" w:rsidR="001A20E6" w:rsidRDefault="00000000">
            <w:pPr>
              <w:pStyle w:val="TableCellCalendarHeader"/>
            </w:pPr>
            <w:r>
              <w:t>Thursday</w:t>
            </w:r>
          </w:p>
        </w:tc>
        <w:tc>
          <w:tcPr>
            <w:tcW w:w="700" w:type="pct"/>
            <w:shd w:val="clear" w:color="auto" w:fill="F8F9FA"/>
            <w:tcMar>
              <w:top w:w="200" w:type="dxa"/>
              <w:left w:w="100" w:type="dxa"/>
              <w:bottom w:w="200" w:type="dxa"/>
              <w:right w:w="100" w:type="dxa"/>
            </w:tcMar>
          </w:tcPr>
          <w:p w14:paraId="67787CD0" w14:textId="77777777" w:rsidR="001A20E6" w:rsidRDefault="00000000">
            <w:pPr>
              <w:pStyle w:val="TableCellCalendarHeader"/>
            </w:pPr>
            <w:r>
              <w:t>Friday</w:t>
            </w:r>
          </w:p>
        </w:tc>
        <w:tc>
          <w:tcPr>
            <w:tcW w:w="700" w:type="pct"/>
            <w:shd w:val="clear" w:color="auto" w:fill="F8F9FA"/>
            <w:tcMar>
              <w:top w:w="200" w:type="dxa"/>
              <w:left w:w="100" w:type="dxa"/>
              <w:bottom w:w="200" w:type="dxa"/>
              <w:right w:w="100" w:type="dxa"/>
            </w:tcMar>
          </w:tcPr>
          <w:p w14:paraId="14593752" w14:textId="77777777" w:rsidR="001A20E6" w:rsidRDefault="00000000">
            <w:pPr>
              <w:pStyle w:val="TableCellCalendarHeader"/>
            </w:pPr>
            <w:r>
              <w:t>Saturday</w:t>
            </w:r>
          </w:p>
        </w:tc>
      </w:tr>
      <w:tr w:rsidR="001A20E6" w14:paraId="4ADAD83C" w14:textId="77777777">
        <w:tc>
          <w:tcPr>
            <w:tcW w:w="700" w:type="pct"/>
            <w:tcMar>
              <w:top w:w="200" w:type="dxa"/>
              <w:left w:w="100" w:type="dxa"/>
              <w:bottom w:w="200" w:type="dxa"/>
              <w:right w:w="100" w:type="dxa"/>
            </w:tcMar>
          </w:tcPr>
          <w:p w14:paraId="09CA7598" w14:textId="77777777" w:rsidR="001A20E6" w:rsidRDefault="001A20E6"/>
        </w:tc>
        <w:tc>
          <w:tcPr>
            <w:tcW w:w="700" w:type="pct"/>
            <w:tcMar>
              <w:top w:w="200" w:type="dxa"/>
              <w:left w:w="100" w:type="dxa"/>
              <w:bottom w:w="200" w:type="dxa"/>
              <w:right w:w="100" w:type="dxa"/>
            </w:tcMar>
          </w:tcPr>
          <w:p w14:paraId="370DFC38" w14:textId="77777777" w:rsidR="001A20E6" w:rsidRDefault="001A20E6"/>
        </w:tc>
        <w:tc>
          <w:tcPr>
            <w:tcW w:w="700" w:type="pct"/>
            <w:tcMar>
              <w:top w:w="200" w:type="dxa"/>
              <w:left w:w="100" w:type="dxa"/>
              <w:bottom w:w="200" w:type="dxa"/>
              <w:right w:w="100" w:type="dxa"/>
            </w:tcMar>
          </w:tcPr>
          <w:p w14:paraId="2E91CC6F" w14:textId="77777777" w:rsidR="001A20E6" w:rsidRDefault="001A20E6"/>
        </w:tc>
        <w:tc>
          <w:tcPr>
            <w:tcW w:w="700" w:type="pct"/>
            <w:shd w:val="clear" w:color="auto" w:fill="DCFCE7"/>
            <w:tcMar>
              <w:top w:w="200" w:type="dxa"/>
              <w:left w:w="100" w:type="dxa"/>
              <w:bottom w:w="200" w:type="dxa"/>
              <w:right w:w="100" w:type="dxa"/>
            </w:tcMar>
          </w:tcPr>
          <w:p w14:paraId="2A5C7ADE" w14:textId="77777777" w:rsidR="001A20E6" w:rsidRDefault="00000000">
            <w:pPr>
              <w:pStyle w:val="TableCellCalendarDayNumberBold"/>
            </w:pPr>
            <w:r>
              <w:t>1</w:t>
            </w:r>
          </w:p>
          <w:p w14:paraId="38E2677F" w14:textId="77777777" w:rsidR="001A20E6" w:rsidRDefault="00000000">
            <w:pPr>
              <w:pStyle w:val="TableCellCalendarSubject"/>
            </w:pPr>
            <w:r>
              <w:t>Geography</w:t>
            </w:r>
          </w:p>
          <w:p w14:paraId="60A94C99" w14:textId="77777777" w:rsidR="001A20E6" w:rsidRDefault="00000000">
            <w:pPr>
              <w:pStyle w:val="TableCellCalendarSubject"/>
            </w:pPr>
            <w:r>
              <w:t>Science &amp; Technology</w:t>
            </w:r>
          </w:p>
        </w:tc>
        <w:tc>
          <w:tcPr>
            <w:tcW w:w="700" w:type="pct"/>
            <w:shd w:val="clear" w:color="auto" w:fill="DCFCE7"/>
            <w:tcMar>
              <w:top w:w="200" w:type="dxa"/>
              <w:left w:w="100" w:type="dxa"/>
              <w:bottom w:w="200" w:type="dxa"/>
              <w:right w:w="100" w:type="dxa"/>
            </w:tcMar>
          </w:tcPr>
          <w:p w14:paraId="59EC8523" w14:textId="77777777" w:rsidR="001A20E6" w:rsidRDefault="00000000">
            <w:pPr>
              <w:pStyle w:val="TableCellCalendarDayNumberBold"/>
            </w:pPr>
            <w:r>
              <w:t>2</w:t>
            </w:r>
          </w:p>
          <w:p w14:paraId="61BC7DB5" w14:textId="77777777" w:rsidR="001A20E6" w:rsidRDefault="00000000">
            <w:pPr>
              <w:pStyle w:val="TableCellCalendarSubject"/>
            </w:pPr>
            <w:r>
              <w:t>Geography</w:t>
            </w:r>
          </w:p>
          <w:p w14:paraId="172F7B79" w14:textId="77777777" w:rsidR="001A20E6" w:rsidRDefault="00000000">
            <w:pPr>
              <w:pStyle w:val="TableCellCalendarSubject"/>
            </w:pPr>
            <w:r>
              <w:t>Science &amp; Technology</w:t>
            </w:r>
          </w:p>
        </w:tc>
        <w:tc>
          <w:tcPr>
            <w:tcW w:w="700" w:type="pct"/>
            <w:shd w:val="clear" w:color="auto" w:fill="DCFCE7"/>
            <w:tcMar>
              <w:top w:w="200" w:type="dxa"/>
              <w:left w:w="100" w:type="dxa"/>
              <w:bottom w:w="200" w:type="dxa"/>
              <w:right w:w="100" w:type="dxa"/>
            </w:tcMar>
          </w:tcPr>
          <w:p w14:paraId="13A087F5" w14:textId="77777777" w:rsidR="001A20E6" w:rsidRDefault="00000000">
            <w:pPr>
              <w:pStyle w:val="TableCellCalendarDayNumberBold"/>
            </w:pPr>
            <w:r>
              <w:t>3</w:t>
            </w:r>
          </w:p>
          <w:p w14:paraId="108C81EC" w14:textId="77777777" w:rsidR="001A20E6" w:rsidRDefault="00000000">
            <w:pPr>
              <w:pStyle w:val="TableCellCalendarSubject"/>
            </w:pPr>
            <w:r>
              <w:t>Science &amp; Technology</w:t>
            </w:r>
          </w:p>
          <w:p w14:paraId="7960EBE2" w14:textId="77777777" w:rsidR="001A20E6" w:rsidRDefault="00000000">
            <w:pPr>
              <w:pStyle w:val="TableCellCalendarSubject"/>
            </w:pPr>
            <w:r>
              <w:t>Indian Polity and Governance</w:t>
            </w:r>
          </w:p>
        </w:tc>
        <w:tc>
          <w:tcPr>
            <w:tcW w:w="700" w:type="pct"/>
            <w:shd w:val="clear" w:color="auto" w:fill="DCFCE7"/>
            <w:tcMar>
              <w:top w:w="200" w:type="dxa"/>
              <w:left w:w="100" w:type="dxa"/>
              <w:bottom w:w="200" w:type="dxa"/>
              <w:right w:w="100" w:type="dxa"/>
            </w:tcMar>
          </w:tcPr>
          <w:p w14:paraId="1646434D" w14:textId="77777777" w:rsidR="001A20E6" w:rsidRDefault="00000000">
            <w:pPr>
              <w:pStyle w:val="TableCellCalendarDayNumberBold"/>
            </w:pPr>
            <w:r>
              <w:t>4</w:t>
            </w:r>
          </w:p>
          <w:p w14:paraId="2090A0BD" w14:textId="77777777" w:rsidR="001A20E6" w:rsidRDefault="00000000">
            <w:pPr>
              <w:pStyle w:val="TableCellCalendarSubject"/>
            </w:pPr>
            <w:r>
              <w:t>Science &amp; Technology</w:t>
            </w:r>
          </w:p>
          <w:p w14:paraId="67733C3D" w14:textId="77777777" w:rsidR="001A20E6" w:rsidRDefault="00000000">
            <w:pPr>
              <w:pStyle w:val="TableCellCalendarSubject"/>
            </w:pPr>
            <w:r>
              <w:t>Indian Polity and Governance</w:t>
            </w:r>
          </w:p>
        </w:tc>
      </w:tr>
      <w:tr w:rsidR="001A20E6" w14:paraId="6AD03332" w14:textId="77777777">
        <w:tc>
          <w:tcPr>
            <w:tcW w:w="700" w:type="pct"/>
            <w:shd w:val="clear" w:color="auto" w:fill="DCFCE7"/>
            <w:tcMar>
              <w:top w:w="200" w:type="dxa"/>
              <w:left w:w="100" w:type="dxa"/>
              <w:bottom w:w="200" w:type="dxa"/>
              <w:right w:w="100" w:type="dxa"/>
            </w:tcMar>
          </w:tcPr>
          <w:p w14:paraId="48A65B1A" w14:textId="77777777" w:rsidR="001A20E6" w:rsidRDefault="00000000">
            <w:pPr>
              <w:pStyle w:val="TableCellCalendarDayNumberBold"/>
            </w:pPr>
            <w:r>
              <w:t>5</w:t>
            </w:r>
          </w:p>
          <w:p w14:paraId="3101BE1A" w14:textId="77777777" w:rsidR="001A20E6" w:rsidRDefault="00000000">
            <w:pPr>
              <w:pStyle w:val="TableCellCalendarSubject"/>
            </w:pPr>
            <w:r>
              <w:t>Science &amp; Technology</w:t>
            </w:r>
          </w:p>
          <w:p w14:paraId="2AE6B421" w14:textId="77777777" w:rsidR="001A20E6" w:rsidRDefault="00000000">
            <w:pPr>
              <w:pStyle w:val="TableCellCalendarSubject"/>
            </w:pPr>
            <w:r>
              <w:t>Indian Polity and Governance</w:t>
            </w:r>
          </w:p>
        </w:tc>
        <w:tc>
          <w:tcPr>
            <w:tcW w:w="700" w:type="pct"/>
            <w:shd w:val="clear" w:color="auto" w:fill="DCFCE7"/>
            <w:tcMar>
              <w:top w:w="200" w:type="dxa"/>
              <w:left w:w="100" w:type="dxa"/>
              <w:bottom w:w="200" w:type="dxa"/>
              <w:right w:w="100" w:type="dxa"/>
            </w:tcMar>
          </w:tcPr>
          <w:p w14:paraId="6F9910CE" w14:textId="77777777" w:rsidR="001A20E6" w:rsidRDefault="00000000">
            <w:pPr>
              <w:pStyle w:val="TableCellCalendarDayNumberBold"/>
            </w:pPr>
            <w:r>
              <w:t>6</w:t>
            </w:r>
          </w:p>
          <w:p w14:paraId="5E269F3A" w14:textId="77777777" w:rsidR="001A20E6" w:rsidRDefault="00000000">
            <w:pPr>
              <w:pStyle w:val="TableCellCalendarSubject"/>
            </w:pPr>
            <w:r>
              <w:t>Science &amp; Technology</w:t>
            </w:r>
          </w:p>
          <w:p w14:paraId="0AB75F99" w14:textId="77777777" w:rsidR="001A20E6" w:rsidRDefault="00000000">
            <w:pPr>
              <w:pStyle w:val="TableCellCalendarSubject"/>
            </w:pPr>
            <w:r>
              <w:t>Indian Polity and Governance</w:t>
            </w:r>
          </w:p>
        </w:tc>
        <w:tc>
          <w:tcPr>
            <w:tcW w:w="700" w:type="pct"/>
            <w:shd w:val="clear" w:color="auto" w:fill="DCFCE7"/>
            <w:tcMar>
              <w:top w:w="200" w:type="dxa"/>
              <w:left w:w="100" w:type="dxa"/>
              <w:bottom w:w="200" w:type="dxa"/>
              <w:right w:w="100" w:type="dxa"/>
            </w:tcMar>
          </w:tcPr>
          <w:p w14:paraId="37DB16CC" w14:textId="77777777" w:rsidR="001A20E6" w:rsidRDefault="00000000">
            <w:pPr>
              <w:pStyle w:val="TableCellCalendarDayNumberBold"/>
            </w:pPr>
            <w:r>
              <w:t>7</w:t>
            </w:r>
          </w:p>
          <w:p w14:paraId="6B065C02" w14:textId="77777777" w:rsidR="001A20E6" w:rsidRDefault="00000000">
            <w:pPr>
              <w:pStyle w:val="TableCellCalendarSubject"/>
            </w:pPr>
            <w:r>
              <w:t>Science &amp; Technology</w:t>
            </w:r>
          </w:p>
          <w:p w14:paraId="6E04B900" w14:textId="77777777" w:rsidR="001A20E6" w:rsidRDefault="00000000">
            <w:pPr>
              <w:pStyle w:val="TableCellCalendarSubject"/>
            </w:pPr>
            <w:r>
              <w:t>Indian Polity and Governance</w:t>
            </w:r>
          </w:p>
        </w:tc>
        <w:tc>
          <w:tcPr>
            <w:tcW w:w="700" w:type="pct"/>
            <w:shd w:val="clear" w:color="auto" w:fill="DCFCE7"/>
            <w:tcMar>
              <w:top w:w="200" w:type="dxa"/>
              <w:left w:w="100" w:type="dxa"/>
              <w:bottom w:w="200" w:type="dxa"/>
              <w:right w:w="100" w:type="dxa"/>
            </w:tcMar>
          </w:tcPr>
          <w:p w14:paraId="463A3401" w14:textId="77777777" w:rsidR="001A20E6" w:rsidRDefault="00000000">
            <w:pPr>
              <w:pStyle w:val="TableCellCalendarDayNumberBold"/>
            </w:pPr>
            <w:r>
              <w:t>8</w:t>
            </w:r>
          </w:p>
          <w:p w14:paraId="41E9DFB5" w14:textId="77777777" w:rsidR="001A20E6" w:rsidRDefault="00000000">
            <w:pPr>
              <w:pStyle w:val="TableCellCalendarSubject"/>
            </w:pPr>
            <w:r>
              <w:t>Science &amp; Technology</w:t>
            </w:r>
          </w:p>
          <w:p w14:paraId="4437F852" w14:textId="77777777" w:rsidR="001A20E6" w:rsidRDefault="00000000">
            <w:pPr>
              <w:pStyle w:val="TableCellCalendarSubject"/>
            </w:pPr>
            <w:r>
              <w:t>Indian Polity and Governance</w:t>
            </w:r>
          </w:p>
        </w:tc>
        <w:tc>
          <w:tcPr>
            <w:tcW w:w="700" w:type="pct"/>
            <w:shd w:val="clear" w:color="auto" w:fill="DCFCE7"/>
            <w:tcMar>
              <w:top w:w="200" w:type="dxa"/>
              <w:left w:w="100" w:type="dxa"/>
              <w:bottom w:w="200" w:type="dxa"/>
              <w:right w:w="100" w:type="dxa"/>
            </w:tcMar>
          </w:tcPr>
          <w:p w14:paraId="323E4C43" w14:textId="77777777" w:rsidR="001A20E6" w:rsidRDefault="00000000">
            <w:pPr>
              <w:pStyle w:val="TableCellCalendarDayNumberBold"/>
            </w:pPr>
            <w:r>
              <w:t>9</w:t>
            </w:r>
          </w:p>
          <w:p w14:paraId="1B008474" w14:textId="77777777" w:rsidR="001A20E6" w:rsidRDefault="00000000">
            <w:pPr>
              <w:pStyle w:val="TableCellCalendarSubject"/>
            </w:pPr>
            <w:r>
              <w:t>Science &amp; Technology</w:t>
            </w:r>
          </w:p>
          <w:p w14:paraId="7DE60F02" w14:textId="77777777" w:rsidR="001A20E6" w:rsidRDefault="00000000">
            <w:pPr>
              <w:pStyle w:val="TableCellCalendarSubject"/>
            </w:pPr>
            <w:r>
              <w:t>Indian Polity and Governance</w:t>
            </w:r>
          </w:p>
        </w:tc>
        <w:tc>
          <w:tcPr>
            <w:tcW w:w="700" w:type="pct"/>
            <w:shd w:val="clear" w:color="auto" w:fill="DCFCE7"/>
            <w:tcMar>
              <w:top w:w="200" w:type="dxa"/>
              <w:left w:w="100" w:type="dxa"/>
              <w:bottom w:w="200" w:type="dxa"/>
              <w:right w:w="100" w:type="dxa"/>
            </w:tcMar>
          </w:tcPr>
          <w:p w14:paraId="7DDABAC1" w14:textId="77777777" w:rsidR="001A20E6" w:rsidRDefault="00000000">
            <w:pPr>
              <w:pStyle w:val="TableCellCalendarDayNumberBold"/>
            </w:pPr>
            <w:r>
              <w:t>10</w:t>
            </w:r>
          </w:p>
          <w:p w14:paraId="4B3B880E" w14:textId="77777777" w:rsidR="001A20E6" w:rsidRDefault="00000000">
            <w:pPr>
              <w:pStyle w:val="TableCellCalendarSubject"/>
            </w:pPr>
            <w:r>
              <w:t>Science &amp; Technology</w:t>
            </w:r>
          </w:p>
          <w:p w14:paraId="45DF6A5C" w14:textId="77777777" w:rsidR="001A20E6" w:rsidRDefault="00000000">
            <w:pPr>
              <w:pStyle w:val="TableCellCalendarSubject"/>
            </w:pPr>
            <w:r>
              <w:t>Indian Polity and Governance</w:t>
            </w:r>
          </w:p>
        </w:tc>
        <w:tc>
          <w:tcPr>
            <w:tcW w:w="700" w:type="pct"/>
            <w:shd w:val="clear" w:color="auto" w:fill="DCFCE7"/>
            <w:tcMar>
              <w:top w:w="200" w:type="dxa"/>
              <w:left w:w="100" w:type="dxa"/>
              <w:bottom w:w="200" w:type="dxa"/>
              <w:right w:w="100" w:type="dxa"/>
            </w:tcMar>
          </w:tcPr>
          <w:p w14:paraId="27002D21" w14:textId="77777777" w:rsidR="001A20E6" w:rsidRDefault="00000000">
            <w:pPr>
              <w:pStyle w:val="TableCellCalendarDayNumberBold"/>
            </w:pPr>
            <w:r>
              <w:t>11</w:t>
            </w:r>
          </w:p>
          <w:p w14:paraId="4CD01F6F" w14:textId="77777777" w:rsidR="001A20E6" w:rsidRDefault="00000000">
            <w:pPr>
              <w:pStyle w:val="TableCellCalendarSubject"/>
            </w:pPr>
            <w:r>
              <w:t>Science &amp; Technology</w:t>
            </w:r>
          </w:p>
          <w:p w14:paraId="6752B3FF" w14:textId="77777777" w:rsidR="001A20E6" w:rsidRDefault="00000000">
            <w:pPr>
              <w:pStyle w:val="TableCellCalendarSubject"/>
            </w:pPr>
            <w:r>
              <w:t>Indian Polity and Governance</w:t>
            </w:r>
          </w:p>
        </w:tc>
      </w:tr>
      <w:tr w:rsidR="001A20E6" w14:paraId="32FBE0B5" w14:textId="77777777">
        <w:tc>
          <w:tcPr>
            <w:tcW w:w="700" w:type="pct"/>
            <w:shd w:val="clear" w:color="auto" w:fill="DCFCE7"/>
            <w:tcMar>
              <w:top w:w="200" w:type="dxa"/>
              <w:left w:w="100" w:type="dxa"/>
              <w:bottom w:w="200" w:type="dxa"/>
              <w:right w:w="100" w:type="dxa"/>
            </w:tcMar>
          </w:tcPr>
          <w:p w14:paraId="50490524" w14:textId="77777777" w:rsidR="001A20E6" w:rsidRDefault="00000000">
            <w:pPr>
              <w:pStyle w:val="TableCellCalendarDayNumberBold"/>
            </w:pPr>
            <w:r>
              <w:t>12</w:t>
            </w:r>
          </w:p>
          <w:p w14:paraId="1C571936" w14:textId="77777777" w:rsidR="001A20E6" w:rsidRDefault="00000000">
            <w:pPr>
              <w:pStyle w:val="TableCellCalendarSubject"/>
            </w:pPr>
            <w:r>
              <w:t>Science &amp; Technology</w:t>
            </w:r>
          </w:p>
          <w:p w14:paraId="546EEC01" w14:textId="77777777" w:rsidR="001A20E6" w:rsidRDefault="00000000">
            <w:pPr>
              <w:pStyle w:val="TableCellCalendarSubject"/>
            </w:pPr>
            <w:r>
              <w:t>Indian Polity and Governance</w:t>
            </w:r>
          </w:p>
        </w:tc>
        <w:tc>
          <w:tcPr>
            <w:tcW w:w="700" w:type="pct"/>
            <w:shd w:val="clear" w:color="auto" w:fill="DCFCE7"/>
            <w:tcMar>
              <w:top w:w="200" w:type="dxa"/>
              <w:left w:w="100" w:type="dxa"/>
              <w:bottom w:w="200" w:type="dxa"/>
              <w:right w:w="100" w:type="dxa"/>
            </w:tcMar>
          </w:tcPr>
          <w:p w14:paraId="3E60D5D4" w14:textId="77777777" w:rsidR="001A20E6" w:rsidRDefault="00000000">
            <w:pPr>
              <w:pStyle w:val="TableCellCalendarDayNumberBold"/>
            </w:pPr>
            <w:r>
              <w:t>13</w:t>
            </w:r>
          </w:p>
          <w:p w14:paraId="23F7FC56" w14:textId="77777777" w:rsidR="001A20E6" w:rsidRDefault="00000000">
            <w:pPr>
              <w:pStyle w:val="TableCellCalendarSubject"/>
            </w:pPr>
            <w:r>
              <w:t>Science &amp; Technology</w:t>
            </w:r>
          </w:p>
          <w:p w14:paraId="7B982C4E" w14:textId="77777777" w:rsidR="001A20E6" w:rsidRDefault="00000000">
            <w:pPr>
              <w:pStyle w:val="TableCellCalendarSubject"/>
            </w:pPr>
            <w:r>
              <w:t>Indian Polity and Governance</w:t>
            </w:r>
          </w:p>
        </w:tc>
        <w:tc>
          <w:tcPr>
            <w:tcW w:w="700" w:type="pct"/>
            <w:shd w:val="clear" w:color="auto" w:fill="DCFCE7"/>
            <w:tcMar>
              <w:top w:w="200" w:type="dxa"/>
              <w:left w:w="100" w:type="dxa"/>
              <w:bottom w:w="200" w:type="dxa"/>
              <w:right w:w="100" w:type="dxa"/>
            </w:tcMar>
          </w:tcPr>
          <w:p w14:paraId="17E8ADF7" w14:textId="77777777" w:rsidR="001A20E6" w:rsidRDefault="00000000">
            <w:pPr>
              <w:pStyle w:val="TableCellCalendarDayNumberBold"/>
            </w:pPr>
            <w:r>
              <w:t>14</w:t>
            </w:r>
          </w:p>
          <w:p w14:paraId="54669959" w14:textId="77777777" w:rsidR="001A20E6" w:rsidRDefault="00000000">
            <w:pPr>
              <w:pStyle w:val="TableCellCalendarSubject"/>
            </w:pPr>
            <w:r>
              <w:t>Science &amp; Technology</w:t>
            </w:r>
          </w:p>
          <w:p w14:paraId="7F15C325" w14:textId="77777777" w:rsidR="001A20E6" w:rsidRDefault="00000000">
            <w:pPr>
              <w:pStyle w:val="TableCellCalendarSubject"/>
            </w:pPr>
            <w:r>
              <w:t>Indian Polity and Governance</w:t>
            </w:r>
          </w:p>
        </w:tc>
        <w:tc>
          <w:tcPr>
            <w:tcW w:w="700" w:type="pct"/>
            <w:shd w:val="clear" w:color="auto" w:fill="DCFCE7"/>
            <w:tcMar>
              <w:top w:w="200" w:type="dxa"/>
              <w:left w:w="100" w:type="dxa"/>
              <w:bottom w:w="200" w:type="dxa"/>
              <w:right w:w="100" w:type="dxa"/>
            </w:tcMar>
          </w:tcPr>
          <w:p w14:paraId="00EC5E27" w14:textId="77777777" w:rsidR="001A20E6" w:rsidRDefault="00000000">
            <w:pPr>
              <w:pStyle w:val="TableCellCalendarDayNumberBold"/>
            </w:pPr>
            <w:r>
              <w:t>15</w:t>
            </w:r>
          </w:p>
          <w:p w14:paraId="06E4AD74" w14:textId="77777777" w:rsidR="001A20E6" w:rsidRDefault="00000000">
            <w:pPr>
              <w:pStyle w:val="TableCellCalendarSubject"/>
            </w:pPr>
            <w:r>
              <w:t>Science &amp; Technology</w:t>
            </w:r>
          </w:p>
          <w:p w14:paraId="0DDEDFDC" w14:textId="77777777" w:rsidR="001A20E6" w:rsidRDefault="00000000">
            <w:pPr>
              <w:pStyle w:val="TableCellCalendarSubject"/>
            </w:pPr>
            <w:r>
              <w:t>Indian Polity and Governance</w:t>
            </w:r>
          </w:p>
        </w:tc>
        <w:tc>
          <w:tcPr>
            <w:tcW w:w="700" w:type="pct"/>
            <w:shd w:val="clear" w:color="auto" w:fill="DCFCE7"/>
            <w:tcMar>
              <w:top w:w="200" w:type="dxa"/>
              <w:left w:w="100" w:type="dxa"/>
              <w:bottom w:w="200" w:type="dxa"/>
              <w:right w:w="100" w:type="dxa"/>
            </w:tcMar>
          </w:tcPr>
          <w:p w14:paraId="3A3EBA0D" w14:textId="77777777" w:rsidR="001A20E6" w:rsidRDefault="00000000">
            <w:pPr>
              <w:pStyle w:val="TableCellCalendarDayNumberBold"/>
            </w:pPr>
            <w:r>
              <w:t>16</w:t>
            </w:r>
          </w:p>
          <w:p w14:paraId="13744C9F" w14:textId="77777777" w:rsidR="001A20E6" w:rsidRDefault="00000000">
            <w:pPr>
              <w:pStyle w:val="TableCellCalendarSubject"/>
            </w:pPr>
            <w:r>
              <w:t>Indian Polity and Governance</w:t>
            </w:r>
          </w:p>
          <w:p w14:paraId="6FAC1AFE"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38947B0F" w14:textId="77777777" w:rsidR="001A20E6" w:rsidRDefault="00000000">
            <w:pPr>
              <w:pStyle w:val="TableCellCalendarDayNumberBold"/>
            </w:pPr>
            <w:r>
              <w:t>17</w:t>
            </w:r>
          </w:p>
          <w:p w14:paraId="3341C0CC" w14:textId="77777777" w:rsidR="001A20E6" w:rsidRDefault="00000000">
            <w:pPr>
              <w:pStyle w:val="TableCellCalendarSubject"/>
            </w:pPr>
            <w:r>
              <w:t>Indian Polity and Governance</w:t>
            </w:r>
          </w:p>
          <w:p w14:paraId="7C8E1D7C"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730E13E8" w14:textId="77777777" w:rsidR="001A20E6" w:rsidRDefault="00000000">
            <w:pPr>
              <w:pStyle w:val="TableCellCalendarDayNumberBold"/>
            </w:pPr>
            <w:r>
              <w:t>18</w:t>
            </w:r>
          </w:p>
          <w:p w14:paraId="7E1EA0D7" w14:textId="77777777" w:rsidR="001A20E6" w:rsidRDefault="00000000">
            <w:pPr>
              <w:pStyle w:val="TableCellCalendarSubject"/>
            </w:pPr>
            <w:r>
              <w:t>Indian Polity and Governance</w:t>
            </w:r>
          </w:p>
          <w:p w14:paraId="780D5828" w14:textId="77777777" w:rsidR="001A20E6" w:rsidRDefault="00000000">
            <w:pPr>
              <w:pStyle w:val="TableCellCalendarSubject"/>
            </w:pPr>
            <w:r>
              <w:t>Indian Economy</w:t>
            </w:r>
          </w:p>
        </w:tc>
      </w:tr>
      <w:tr w:rsidR="001A20E6" w14:paraId="6ED51488" w14:textId="77777777">
        <w:tc>
          <w:tcPr>
            <w:tcW w:w="700" w:type="pct"/>
            <w:shd w:val="clear" w:color="auto" w:fill="DCFCE7"/>
            <w:tcMar>
              <w:top w:w="200" w:type="dxa"/>
              <w:left w:w="100" w:type="dxa"/>
              <w:bottom w:w="200" w:type="dxa"/>
              <w:right w:w="100" w:type="dxa"/>
            </w:tcMar>
          </w:tcPr>
          <w:p w14:paraId="03E84212" w14:textId="77777777" w:rsidR="001A20E6" w:rsidRDefault="00000000">
            <w:pPr>
              <w:pStyle w:val="TableCellCalendarDayNumberBold"/>
            </w:pPr>
            <w:r>
              <w:t>19</w:t>
            </w:r>
          </w:p>
          <w:p w14:paraId="003B5681" w14:textId="77777777" w:rsidR="001A20E6" w:rsidRDefault="00000000">
            <w:pPr>
              <w:pStyle w:val="TableCellCalendarSubject"/>
            </w:pPr>
            <w:r>
              <w:t>Indian Polity and Governance</w:t>
            </w:r>
          </w:p>
          <w:p w14:paraId="7F723B8C"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5C635BE6" w14:textId="77777777" w:rsidR="001A20E6" w:rsidRDefault="00000000">
            <w:pPr>
              <w:pStyle w:val="TableCellCalendarDayNumberBold"/>
            </w:pPr>
            <w:r>
              <w:t>20</w:t>
            </w:r>
          </w:p>
          <w:p w14:paraId="6AC98050" w14:textId="77777777" w:rsidR="001A20E6" w:rsidRDefault="00000000">
            <w:pPr>
              <w:pStyle w:val="TableCellCalendarSubject"/>
            </w:pPr>
            <w:r>
              <w:t>Indian Polity and Governance</w:t>
            </w:r>
          </w:p>
          <w:p w14:paraId="4F4C5D45"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3FA30299" w14:textId="77777777" w:rsidR="001A20E6" w:rsidRDefault="00000000">
            <w:pPr>
              <w:pStyle w:val="TableCellCalendarDayNumberBold"/>
            </w:pPr>
            <w:r>
              <w:t>21</w:t>
            </w:r>
          </w:p>
          <w:p w14:paraId="6BA77BF3" w14:textId="77777777" w:rsidR="001A20E6" w:rsidRDefault="00000000">
            <w:pPr>
              <w:pStyle w:val="TableCellCalendarSubject"/>
            </w:pPr>
            <w:r>
              <w:t>Indian Polity and Governance</w:t>
            </w:r>
          </w:p>
          <w:p w14:paraId="134B075A"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4065B4BA" w14:textId="77777777" w:rsidR="001A20E6" w:rsidRDefault="00000000">
            <w:pPr>
              <w:pStyle w:val="TableCellCalendarDayNumberBold"/>
            </w:pPr>
            <w:r>
              <w:t>22</w:t>
            </w:r>
          </w:p>
          <w:p w14:paraId="18D323C8" w14:textId="77777777" w:rsidR="001A20E6" w:rsidRDefault="00000000">
            <w:pPr>
              <w:pStyle w:val="TableCellCalendarSubject"/>
            </w:pPr>
            <w:r>
              <w:t>Indian Polity and Governance</w:t>
            </w:r>
          </w:p>
          <w:p w14:paraId="77106BD2"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4C055205" w14:textId="77777777" w:rsidR="001A20E6" w:rsidRDefault="00000000">
            <w:pPr>
              <w:pStyle w:val="TableCellCalendarDayNumberBold"/>
            </w:pPr>
            <w:r>
              <w:t>23</w:t>
            </w:r>
          </w:p>
          <w:p w14:paraId="032877E4" w14:textId="77777777" w:rsidR="001A20E6" w:rsidRDefault="00000000">
            <w:pPr>
              <w:pStyle w:val="TableCellCalendarSubject"/>
            </w:pPr>
            <w:r>
              <w:t>Indian Polity and Governance</w:t>
            </w:r>
          </w:p>
          <w:p w14:paraId="428C12C9"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12B98244" w14:textId="77777777" w:rsidR="001A20E6" w:rsidRDefault="00000000">
            <w:pPr>
              <w:pStyle w:val="TableCellCalendarDayNumberBold"/>
            </w:pPr>
            <w:r>
              <w:t>24</w:t>
            </w:r>
          </w:p>
          <w:p w14:paraId="71C71BA1" w14:textId="77777777" w:rsidR="001A20E6" w:rsidRDefault="00000000">
            <w:pPr>
              <w:pStyle w:val="TableCellCalendarSubject"/>
            </w:pPr>
            <w:r>
              <w:t>Indian Polity and Governance</w:t>
            </w:r>
          </w:p>
          <w:p w14:paraId="7E7BE0C7"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716B24B5" w14:textId="77777777" w:rsidR="001A20E6" w:rsidRDefault="00000000">
            <w:pPr>
              <w:pStyle w:val="TableCellCalendarDayNumberBold"/>
            </w:pPr>
            <w:r>
              <w:t>25</w:t>
            </w:r>
          </w:p>
          <w:p w14:paraId="366C1BAE" w14:textId="77777777" w:rsidR="001A20E6" w:rsidRDefault="00000000">
            <w:pPr>
              <w:pStyle w:val="TableCellCalendarSubject"/>
            </w:pPr>
            <w:r>
              <w:t>Indian Polity and Governance</w:t>
            </w:r>
          </w:p>
          <w:p w14:paraId="6C6EB9A6" w14:textId="77777777" w:rsidR="001A20E6" w:rsidRDefault="00000000">
            <w:pPr>
              <w:pStyle w:val="TableCellCalendarSubject"/>
            </w:pPr>
            <w:r>
              <w:t>Indian Economy</w:t>
            </w:r>
          </w:p>
        </w:tc>
      </w:tr>
      <w:tr w:rsidR="001A20E6" w14:paraId="76169C02" w14:textId="77777777">
        <w:tc>
          <w:tcPr>
            <w:tcW w:w="700" w:type="pct"/>
            <w:shd w:val="clear" w:color="auto" w:fill="DCFCE7"/>
            <w:tcMar>
              <w:top w:w="200" w:type="dxa"/>
              <w:left w:w="100" w:type="dxa"/>
              <w:bottom w:w="200" w:type="dxa"/>
              <w:right w:w="100" w:type="dxa"/>
            </w:tcMar>
          </w:tcPr>
          <w:p w14:paraId="7F818F93" w14:textId="77777777" w:rsidR="001A20E6" w:rsidRDefault="00000000">
            <w:pPr>
              <w:pStyle w:val="TableCellCalendarDayNumberBold"/>
            </w:pPr>
            <w:r>
              <w:t>26</w:t>
            </w:r>
          </w:p>
          <w:p w14:paraId="286E0971" w14:textId="77777777" w:rsidR="001A20E6" w:rsidRDefault="00000000">
            <w:pPr>
              <w:pStyle w:val="TableCellCalendarSubject"/>
            </w:pPr>
            <w:r>
              <w:t>Indian Polity and Governance</w:t>
            </w:r>
          </w:p>
          <w:p w14:paraId="206D0473"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115085CC" w14:textId="77777777" w:rsidR="001A20E6" w:rsidRDefault="00000000">
            <w:pPr>
              <w:pStyle w:val="TableCellCalendarDayNumberBold"/>
            </w:pPr>
            <w:r>
              <w:t>27</w:t>
            </w:r>
          </w:p>
          <w:p w14:paraId="5929AAAA" w14:textId="77777777" w:rsidR="001A20E6" w:rsidRDefault="00000000">
            <w:pPr>
              <w:pStyle w:val="TableCellCalendarSubject"/>
            </w:pPr>
            <w:r>
              <w:t>Indian Polity and Governance</w:t>
            </w:r>
          </w:p>
          <w:p w14:paraId="2E852782"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45496158" w14:textId="77777777" w:rsidR="001A20E6" w:rsidRDefault="00000000">
            <w:pPr>
              <w:pStyle w:val="TableCellCalendarDayNumberBold"/>
            </w:pPr>
            <w:r>
              <w:t>28</w:t>
            </w:r>
          </w:p>
          <w:p w14:paraId="2B2852DF" w14:textId="77777777" w:rsidR="001A20E6" w:rsidRDefault="00000000">
            <w:pPr>
              <w:pStyle w:val="TableCellCalendarSubject"/>
            </w:pPr>
            <w:r>
              <w:t>Indian Polity and Governance</w:t>
            </w:r>
          </w:p>
          <w:p w14:paraId="4500100D"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2E7490CD" w14:textId="77777777" w:rsidR="001A20E6" w:rsidRDefault="00000000">
            <w:pPr>
              <w:pStyle w:val="TableCellCalendarDayNumberBold"/>
            </w:pPr>
            <w:r>
              <w:t>29</w:t>
            </w:r>
          </w:p>
          <w:p w14:paraId="48E3C64A" w14:textId="77777777" w:rsidR="001A20E6" w:rsidRDefault="00000000">
            <w:pPr>
              <w:pStyle w:val="TableCellCalendarSubject"/>
            </w:pPr>
            <w:r>
              <w:t>Indian Polity and Governance</w:t>
            </w:r>
          </w:p>
          <w:p w14:paraId="653AD91A"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1DA79A95" w14:textId="77777777" w:rsidR="001A20E6" w:rsidRDefault="00000000">
            <w:pPr>
              <w:pStyle w:val="TableCellCalendarDayNumberBold"/>
            </w:pPr>
            <w:r>
              <w:t>30</w:t>
            </w:r>
          </w:p>
          <w:p w14:paraId="41E1FB54" w14:textId="77777777" w:rsidR="001A20E6" w:rsidRDefault="00000000">
            <w:pPr>
              <w:pStyle w:val="TableCellCalendarSubject"/>
            </w:pPr>
            <w:r>
              <w:t>Indian Polity and Governance</w:t>
            </w:r>
          </w:p>
          <w:p w14:paraId="15739E02"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0F817A10" w14:textId="77777777" w:rsidR="001A20E6" w:rsidRDefault="00000000">
            <w:pPr>
              <w:pStyle w:val="TableCellCalendarDayNumberBold"/>
            </w:pPr>
            <w:r>
              <w:t>31</w:t>
            </w:r>
          </w:p>
          <w:p w14:paraId="7534684A" w14:textId="77777777" w:rsidR="001A20E6" w:rsidRDefault="00000000">
            <w:pPr>
              <w:pStyle w:val="TableCellCalendarSubject"/>
            </w:pPr>
            <w:r>
              <w:t>Indian Polity and Governance</w:t>
            </w:r>
          </w:p>
          <w:p w14:paraId="7691CCBA" w14:textId="77777777" w:rsidR="001A20E6" w:rsidRDefault="00000000">
            <w:pPr>
              <w:pStyle w:val="TableCellCalendarSubject"/>
            </w:pPr>
            <w:r>
              <w:t>Indian Economy</w:t>
            </w:r>
          </w:p>
        </w:tc>
        <w:tc>
          <w:tcPr>
            <w:tcW w:w="700" w:type="pct"/>
            <w:tcMar>
              <w:top w:w="200" w:type="dxa"/>
              <w:left w:w="100" w:type="dxa"/>
              <w:bottom w:w="200" w:type="dxa"/>
              <w:right w:w="100" w:type="dxa"/>
            </w:tcMar>
          </w:tcPr>
          <w:p w14:paraId="5267E059" w14:textId="77777777" w:rsidR="001A20E6" w:rsidRDefault="001A20E6"/>
        </w:tc>
      </w:tr>
    </w:tbl>
    <w:p w14:paraId="5C6BE539" w14:textId="77777777" w:rsidR="001A20E6" w:rsidRDefault="001A20E6">
      <w:pPr>
        <w:spacing w:after="400"/>
      </w:pPr>
    </w:p>
    <w:p w14:paraId="32459626" w14:textId="77777777" w:rsidR="001A20E6" w:rsidRDefault="00000000">
      <w:pPr>
        <w:pStyle w:val="ResourceTitle"/>
      </w:pPr>
      <w:r>
        <w:t>📚 Resources for July 2026</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5EE2A555" w14:textId="77777777">
        <w:tc>
          <w:tcPr>
            <w:tcW w:w="1650" w:type="pct"/>
            <w:tcBorders>
              <w:bottom w:val="single" w:sz="2" w:space="0" w:color="D1D5DB"/>
              <w:right w:val="single" w:sz="2" w:space="0" w:color="D1D5DB"/>
            </w:tcBorders>
            <w:tcMar>
              <w:top w:w="200" w:type="dxa"/>
              <w:left w:w="150" w:type="dxa"/>
              <w:bottom w:w="200" w:type="dxa"/>
              <w:right w:w="150" w:type="dxa"/>
            </w:tcMar>
          </w:tcPr>
          <w:p w14:paraId="329DEC7F" w14:textId="77777777" w:rsidR="001A20E6" w:rsidRDefault="00000000">
            <w:pPr>
              <w:pStyle w:val="TableCellSubjectName"/>
            </w:pPr>
            <w:r>
              <w:t>Geography</w:t>
            </w:r>
          </w:p>
          <w:p w14:paraId="6F86A2EB" w14:textId="77777777" w:rsidR="001A20E6" w:rsidRDefault="00000000">
            <w:pPr>
              <w:pStyle w:val="TableCellCategoryTitle"/>
            </w:pPr>
            <w:r>
              <w:t>📝 Practice Materials</w:t>
            </w:r>
          </w:p>
          <w:p w14:paraId="1B2508F6" w14:textId="77777777" w:rsidR="001A20E6" w:rsidRDefault="00000000">
            <w:pPr>
              <w:pStyle w:val="TableCellResourceItem"/>
            </w:pPr>
            <w:r>
              <w:t>• La Excellence Geography Material</w:t>
            </w:r>
          </w:p>
          <w:p w14:paraId="76D574F2" w14:textId="77777777" w:rsidR="001A20E6" w:rsidRDefault="00000000">
            <w:pPr>
              <w:pStyle w:val="TableCellResourceItem"/>
            </w:pPr>
            <w:r>
              <w:t>• Mains RRP + Prelims RRP</w:t>
            </w:r>
          </w:p>
          <w:p w14:paraId="75F44EDD" w14:textId="77777777" w:rsidR="001A20E6" w:rsidRDefault="00000000">
            <w:pPr>
              <w:pStyle w:val="TableCellResourceItem"/>
            </w:pPr>
            <w:r>
              <w:t>• Prelims &amp; Mains Workbooks</w:t>
            </w:r>
          </w:p>
          <w:p w14:paraId="38826427" w14:textId="77777777" w:rsidR="001A20E6" w:rsidRDefault="00000000">
            <w:pPr>
              <w:pStyle w:val="TableCellCategoryTitle"/>
            </w:pPr>
            <w:r>
              <w:t>📰 Current Affairs</w:t>
            </w:r>
          </w:p>
          <w:p w14:paraId="7D490D59" w14:textId="77777777" w:rsidR="001A20E6" w:rsidRDefault="00000000">
            <w:pPr>
              <w:pStyle w:val="TableCellResourceItem"/>
            </w:pPr>
            <w:r>
              <w:t>• Atlas (Orient Blackswan)</w:t>
            </w:r>
          </w:p>
          <w:p w14:paraId="7691FFB9" w14:textId="77777777" w:rsidR="001A20E6" w:rsidRDefault="00000000">
            <w:pPr>
              <w:pStyle w:val="TableCellResourceItem"/>
            </w:pPr>
            <w:r>
              <w:t>• Newspapers (The Hindu – Env/Geo pages)</w:t>
            </w:r>
          </w:p>
          <w:p w14:paraId="5A0C47BA"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24289D96" w14:textId="77777777" w:rsidR="001A20E6" w:rsidRDefault="00000000">
            <w:pPr>
              <w:pStyle w:val="TableCellSubjectName"/>
            </w:pPr>
            <w:r>
              <w:t>Science &amp; Technology</w:t>
            </w:r>
          </w:p>
          <w:p w14:paraId="4532565D" w14:textId="77777777" w:rsidR="001A20E6" w:rsidRDefault="00000000">
            <w:pPr>
              <w:pStyle w:val="TableCellCategoryTitle"/>
            </w:pPr>
            <w:r>
              <w:t>📝 Practice Materials</w:t>
            </w:r>
          </w:p>
          <w:p w14:paraId="37280394" w14:textId="77777777" w:rsidR="001A20E6" w:rsidRDefault="00000000">
            <w:pPr>
              <w:pStyle w:val="TableCellResourceItem"/>
            </w:pPr>
            <w:r>
              <w:t>• La Excellence S&amp;T Material</w:t>
            </w:r>
          </w:p>
          <w:p w14:paraId="151E1DC9" w14:textId="77777777" w:rsidR="001A20E6" w:rsidRDefault="00000000">
            <w:pPr>
              <w:pStyle w:val="TableCellResourceItem"/>
            </w:pPr>
            <w:r>
              <w:t>• Prelims &amp; Mains Workbooks</w:t>
            </w:r>
          </w:p>
          <w:p w14:paraId="3F695367" w14:textId="77777777" w:rsidR="001A20E6" w:rsidRDefault="00000000">
            <w:pPr>
              <w:pStyle w:val="TableCellCategoryTitle"/>
            </w:pPr>
            <w:r>
              <w:t>📰 Current Affairs</w:t>
            </w:r>
          </w:p>
          <w:p w14:paraId="46B176C7" w14:textId="77777777" w:rsidR="001A20E6" w:rsidRDefault="00000000">
            <w:pPr>
              <w:pStyle w:val="TableCellResourceItem"/>
            </w:pPr>
            <w:r>
              <w:t>• Newspapers (The Hindu S&amp;T, PIB updates)</w:t>
            </w:r>
          </w:p>
        </w:tc>
        <w:tc>
          <w:tcPr>
            <w:tcW w:w="1650" w:type="pct"/>
            <w:tcBorders>
              <w:bottom w:val="single" w:sz="2" w:space="0" w:color="D1D5DB"/>
              <w:right w:val="single" w:sz="2" w:space="0" w:color="D1D5DB"/>
            </w:tcBorders>
            <w:tcMar>
              <w:top w:w="200" w:type="dxa"/>
              <w:left w:w="150" w:type="dxa"/>
              <w:bottom w:w="200" w:type="dxa"/>
              <w:right w:w="150" w:type="dxa"/>
            </w:tcMar>
          </w:tcPr>
          <w:p w14:paraId="21267A66" w14:textId="77777777" w:rsidR="001A20E6" w:rsidRDefault="00000000">
            <w:pPr>
              <w:pStyle w:val="TableCellSubjectName"/>
            </w:pPr>
            <w:r>
              <w:t>Indian Polity and Governance</w:t>
            </w:r>
          </w:p>
          <w:p w14:paraId="5C32672E" w14:textId="77777777" w:rsidR="001A20E6" w:rsidRDefault="00000000">
            <w:pPr>
              <w:pStyle w:val="TableCellCategoryTitle"/>
            </w:pPr>
            <w:r>
              <w:t>📝 Practice Materials</w:t>
            </w:r>
          </w:p>
          <w:p w14:paraId="14AD3E88" w14:textId="77777777" w:rsidR="001A20E6" w:rsidRDefault="00000000">
            <w:pPr>
              <w:pStyle w:val="TableCellResourceItem"/>
            </w:pPr>
            <w:r>
              <w:t>• La Excellence Polity Material</w:t>
            </w:r>
          </w:p>
          <w:p w14:paraId="5544B3AF" w14:textId="77777777" w:rsidR="001A20E6" w:rsidRDefault="00000000">
            <w:pPr>
              <w:pStyle w:val="TableCellResourceItem"/>
            </w:pPr>
            <w:r>
              <w:t>• Mains RRP + Prelims RRP</w:t>
            </w:r>
          </w:p>
          <w:p w14:paraId="47AE16F7" w14:textId="77777777" w:rsidR="001A20E6" w:rsidRDefault="00000000">
            <w:pPr>
              <w:pStyle w:val="TableCellResourceItem"/>
            </w:pPr>
            <w:r>
              <w:t>• Prelims &amp; Mains Workbooks</w:t>
            </w:r>
          </w:p>
          <w:p w14:paraId="7CB3EC20" w14:textId="77777777" w:rsidR="001A20E6" w:rsidRDefault="00000000">
            <w:pPr>
              <w:pStyle w:val="TableCellCategoryTitle"/>
            </w:pPr>
            <w:r>
              <w:t>📰 Current Affairs</w:t>
            </w:r>
          </w:p>
          <w:p w14:paraId="1D768522" w14:textId="77777777" w:rsidR="001A20E6" w:rsidRDefault="00000000">
            <w:pPr>
              <w:pStyle w:val="TableCellResourceItem"/>
            </w:pPr>
            <w:r>
              <w:t>• NITI Aayog Reports + PRS Briefs</w:t>
            </w:r>
          </w:p>
          <w:p w14:paraId="66DE266B" w14:textId="77777777" w:rsidR="001A20E6" w:rsidRDefault="00000000">
            <w:pPr>
              <w:pStyle w:val="TableCellResourceItem"/>
            </w:pPr>
            <w:r>
              <w:t>• Newspapers (The Hindu/Indian Express)</w:t>
            </w:r>
          </w:p>
          <w:p w14:paraId="7374B222" w14:textId="77777777" w:rsidR="001A20E6" w:rsidRDefault="00000000">
            <w:pPr>
              <w:pStyle w:val="TableCellResourceItem"/>
            </w:pPr>
            <w:r>
              <w:t>• Optional: Subhash Kashyap Our Constitution, Our Parliament</w:t>
            </w:r>
          </w:p>
        </w:tc>
      </w:tr>
      <w:tr w:rsidR="001A20E6" w14:paraId="66EF7304" w14:textId="77777777">
        <w:tc>
          <w:tcPr>
            <w:tcW w:w="1650" w:type="pct"/>
            <w:tcBorders>
              <w:bottom w:val="single" w:sz="2" w:space="0" w:color="D1D5DB"/>
              <w:right w:val="single" w:sz="2" w:space="0" w:color="D1D5DB"/>
            </w:tcBorders>
            <w:tcMar>
              <w:top w:w="200" w:type="dxa"/>
              <w:left w:w="150" w:type="dxa"/>
              <w:bottom w:w="200" w:type="dxa"/>
              <w:right w:w="150" w:type="dxa"/>
            </w:tcMar>
          </w:tcPr>
          <w:p w14:paraId="37ED85C5" w14:textId="77777777" w:rsidR="001A20E6" w:rsidRDefault="00000000">
            <w:pPr>
              <w:pStyle w:val="TableCellSubjectName"/>
            </w:pPr>
            <w:r>
              <w:t>Indian Economy</w:t>
            </w:r>
          </w:p>
          <w:p w14:paraId="2E31B2E1" w14:textId="77777777" w:rsidR="001A20E6" w:rsidRDefault="00000000">
            <w:pPr>
              <w:pStyle w:val="TableCellCategoryTitle"/>
            </w:pPr>
            <w:r>
              <w:t>📝 Practice Materials</w:t>
            </w:r>
          </w:p>
          <w:p w14:paraId="43A8332F" w14:textId="77777777" w:rsidR="001A20E6" w:rsidRDefault="00000000">
            <w:pPr>
              <w:pStyle w:val="TableCellResourceItem"/>
            </w:pPr>
            <w:r>
              <w:t>• La Excellence Economy Material</w:t>
            </w:r>
          </w:p>
          <w:p w14:paraId="26C07CEC" w14:textId="77777777" w:rsidR="001A20E6" w:rsidRDefault="00000000">
            <w:pPr>
              <w:pStyle w:val="TableCellResourceItem"/>
            </w:pPr>
            <w:r>
              <w:t>• Mains RRP + Prelims RRP</w:t>
            </w:r>
          </w:p>
          <w:p w14:paraId="41854453" w14:textId="77777777" w:rsidR="001A20E6" w:rsidRDefault="00000000">
            <w:pPr>
              <w:pStyle w:val="TableCellResourceItem"/>
            </w:pPr>
            <w:r>
              <w:t>• Prelims &amp; Mains Workbooks</w:t>
            </w:r>
          </w:p>
          <w:p w14:paraId="309AEEC8" w14:textId="77777777" w:rsidR="001A20E6" w:rsidRDefault="00000000">
            <w:pPr>
              <w:pStyle w:val="TableCellCategoryTitle"/>
            </w:pPr>
            <w:r>
              <w:t>📰 Current Affairs</w:t>
            </w:r>
          </w:p>
          <w:p w14:paraId="42C74533" w14:textId="77777777" w:rsidR="001A20E6" w:rsidRDefault="00000000">
            <w:pPr>
              <w:pStyle w:val="TableCellResourceItem"/>
            </w:pPr>
            <w:r>
              <w:t>• NITI Aayog Reports + Economic survey and Budget</w:t>
            </w:r>
          </w:p>
          <w:p w14:paraId="71B6877F" w14:textId="77777777" w:rsidR="001A20E6" w:rsidRDefault="00000000">
            <w:pPr>
              <w:pStyle w:val="TableCellResourceItem"/>
            </w:pPr>
            <w:r>
              <w:t>• Newspapers (Hindu and IE Explained)</w:t>
            </w:r>
          </w:p>
        </w:tc>
        <w:tc>
          <w:tcPr>
            <w:tcW w:w="1650" w:type="pct"/>
          </w:tcPr>
          <w:p w14:paraId="02790867" w14:textId="77777777" w:rsidR="001A20E6" w:rsidRDefault="001A20E6"/>
        </w:tc>
        <w:tc>
          <w:tcPr>
            <w:tcW w:w="1650" w:type="pct"/>
          </w:tcPr>
          <w:p w14:paraId="7844153B" w14:textId="77777777" w:rsidR="001A20E6" w:rsidRDefault="001A20E6"/>
        </w:tc>
      </w:tr>
    </w:tbl>
    <w:p w14:paraId="0B1C5785" w14:textId="77777777" w:rsidR="001A20E6" w:rsidRDefault="001A20E6">
      <w:pPr>
        <w:spacing w:after="400"/>
      </w:pPr>
    </w:p>
    <w:p w14:paraId="59562E7B"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1DBC2CD7" w14:textId="77777777">
        <w:tc>
          <w:tcPr>
            <w:tcW w:w="2500" w:type="pct"/>
            <w:tcMar>
              <w:top w:w="0" w:type="dxa"/>
              <w:left w:w="0" w:type="dxa"/>
              <w:bottom w:w="0" w:type="dxa"/>
              <w:right w:w="0" w:type="dxa"/>
            </w:tcMar>
          </w:tcPr>
          <w:p w14:paraId="5A42021E" w14:textId="77777777" w:rsidR="001A20E6" w:rsidRDefault="00000000">
            <w:pPr>
              <w:pStyle w:val="WeekTitle"/>
            </w:pPr>
            <w:r>
              <w:rPr>
                <w:color w:val="15803D"/>
              </w:rPr>
              <w:t>📅 Jun 28 - Jul 04, 2026</w:t>
            </w:r>
          </w:p>
        </w:tc>
        <w:tc>
          <w:tcPr>
            <w:tcW w:w="2500" w:type="pct"/>
            <w:tcMar>
              <w:top w:w="0" w:type="dxa"/>
              <w:left w:w="0" w:type="dxa"/>
              <w:bottom w:w="0" w:type="dxa"/>
              <w:right w:w="0" w:type="dxa"/>
            </w:tcMar>
          </w:tcPr>
          <w:p w14:paraId="31582625" w14:textId="77777777" w:rsidR="001A20E6" w:rsidRDefault="00000000">
            <w:pPr>
              <w:pStyle w:val="WeekCycleName"/>
            </w:pPr>
            <w:r>
              <w:rPr>
                <w:color w:val="15803D"/>
              </w:rPr>
              <w:t>C2</w:t>
            </w:r>
          </w:p>
        </w:tc>
      </w:tr>
    </w:tbl>
    <w:p w14:paraId="5710EDF3"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4A220893" w14:textId="77777777">
        <w:tc>
          <w:tcPr>
            <w:tcW w:w="700" w:type="pct"/>
            <w:shd w:val="clear" w:color="auto" w:fill="DCFCE7"/>
            <w:tcMar>
              <w:top w:w="200" w:type="dxa"/>
              <w:left w:w="100" w:type="dxa"/>
              <w:bottom w:w="200" w:type="dxa"/>
              <w:right w:w="100" w:type="dxa"/>
            </w:tcMar>
          </w:tcPr>
          <w:p w14:paraId="3F8565CF" w14:textId="77777777" w:rsidR="001A20E6" w:rsidRDefault="00000000">
            <w:pPr>
              <w:pStyle w:val="TableCellCalendarDayHeader"/>
            </w:pPr>
            <w:r>
              <w:rPr>
                <w:color w:val="15803D"/>
              </w:rPr>
              <w:t>Sunday</w:t>
            </w:r>
          </w:p>
          <w:p w14:paraId="7B9F8A91" w14:textId="77777777" w:rsidR="001A20E6" w:rsidRDefault="00000000">
            <w:pPr>
              <w:pStyle w:val="TableCellCalendarDateHeader"/>
            </w:pPr>
            <w:r>
              <w:rPr>
                <w:color w:val="15803D"/>
              </w:rPr>
              <w:t>Jun 28</w:t>
            </w:r>
          </w:p>
          <w:p w14:paraId="3293CABF"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AD5D4C8" w14:textId="77777777" w:rsidR="001A20E6" w:rsidRDefault="00000000">
            <w:pPr>
              <w:pStyle w:val="TableCellCalendarDayHeader"/>
            </w:pPr>
            <w:r>
              <w:rPr>
                <w:color w:val="15803D"/>
              </w:rPr>
              <w:t>Monday</w:t>
            </w:r>
          </w:p>
          <w:p w14:paraId="2850DCDE" w14:textId="77777777" w:rsidR="001A20E6" w:rsidRDefault="00000000">
            <w:pPr>
              <w:pStyle w:val="TableCellCalendarDateHeader"/>
            </w:pPr>
            <w:r>
              <w:rPr>
                <w:color w:val="15803D"/>
              </w:rPr>
              <w:t>Jun 29</w:t>
            </w:r>
          </w:p>
          <w:p w14:paraId="4135ECD1"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4CCAE24B" w14:textId="77777777" w:rsidR="001A20E6" w:rsidRDefault="00000000">
            <w:pPr>
              <w:pStyle w:val="TableCellCalendarDayHeader"/>
            </w:pPr>
            <w:r>
              <w:rPr>
                <w:color w:val="15803D"/>
              </w:rPr>
              <w:t>Tuesday</w:t>
            </w:r>
          </w:p>
          <w:p w14:paraId="1E584551" w14:textId="77777777" w:rsidR="001A20E6" w:rsidRDefault="00000000">
            <w:pPr>
              <w:pStyle w:val="TableCellCalendarDateHeader"/>
            </w:pPr>
            <w:r>
              <w:rPr>
                <w:color w:val="15803D"/>
              </w:rPr>
              <w:t>Jun 30</w:t>
            </w:r>
          </w:p>
          <w:p w14:paraId="3B6807BF"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0FE03A1" w14:textId="77777777" w:rsidR="001A20E6" w:rsidRDefault="00000000">
            <w:pPr>
              <w:pStyle w:val="TableCellCalendarDayHeader"/>
            </w:pPr>
            <w:r>
              <w:rPr>
                <w:color w:val="15803D"/>
              </w:rPr>
              <w:t>Wednesday</w:t>
            </w:r>
          </w:p>
          <w:p w14:paraId="4BDDF7C7" w14:textId="77777777" w:rsidR="001A20E6" w:rsidRDefault="00000000">
            <w:pPr>
              <w:pStyle w:val="TableCellCalendarDateHeader"/>
            </w:pPr>
            <w:r>
              <w:rPr>
                <w:color w:val="15803D"/>
              </w:rPr>
              <w:t>Jul 01</w:t>
            </w:r>
          </w:p>
          <w:p w14:paraId="1D77614A"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7DC1F1D" w14:textId="77777777" w:rsidR="001A20E6" w:rsidRDefault="00000000">
            <w:pPr>
              <w:pStyle w:val="TableCellCalendarDayHeader"/>
            </w:pPr>
            <w:r>
              <w:rPr>
                <w:color w:val="15803D"/>
              </w:rPr>
              <w:t>Thursday</w:t>
            </w:r>
          </w:p>
          <w:p w14:paraId="22A25D19" w14:textId="77777777" w:rsidR="001A20E6" w:rsidRDefault="00000000">
            <w:pPr>
              <w:pStyle w:val="TableCellCalendarDateHeader"/>
            </w:pPr>
            <w:r>
              <w:rPr>
                <w:color w:val="15803D"/>
              </w:rPr>
              <w:t>Jul 02</w:t>
            </w:r>
          </w:p>
          <w:p w14:paraId="49DA5F73"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598C90AC" w14:textId="77777777" w:rsidR="001A20E6" w:rsidRDefault="00000000">
            <w:pPr>
              <w:pStyle w:val="TableCellCalendarDayHeader"/>
            </w:pPr>
            <w:r>
              <w:rPr>
                <w:color w:val="15803D"/>
              </w:rPr>
              <w:t>Friday</w:t>
            </w:r>
          </w:p>
          <w:p w14:paraId="009704C8" w14:textId="77777777" w:rsidR="001A20E6" w:rsidRDefault="00000000">
            <w:pPr>
              <w:pStyle w:val="TableCellCalendarDateHeader"/>
            </w:pPr>
            <w:r>
              <w:rPr>
                <w:color w:val="15803D"/>
              </w:rPr>
              <w:t>Jul 03</w:t>
            </w:r>
          </w:p>
          <w:p w14:paraId="3C9F2E85"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41C87132" w14:textId="77777777" w:rsidR="001A20E6" w:rsidRDefault="00000000">
            <w:pPr>
              <w:pStyle w:val="TableCellCalendarDayHeader"/>
            </w:pPr>
            <w:r>
              <w:rPr>
                <w:color w:val="F57C00"/>
              </w:rPr>
              <w:t>Saturday</w:t>
            </w:r>
          </w:p>
          <w:p w14:paraId="41AB580A" w14:textId="77777777" w:rsidR="001A20E6" w:rsidRDefault="00000000">
            <w:pPr>
              <w:pStyle w:val="TableCellCalendarDateHeader"/>
            </w:pPr>
            <w:r>
              <w:rPr>
                <w:color w:val="F57C00"/>
              </w:rPr>
              <w:t>Jul 04</w:t>
            </w:r>
          </w:p>
          <w:p w14:paraId="655D5F68" w14:textId="77777777" w:rsidR="001A20E6" w:rsidRDefault="00000000">
            <w:pPr>
              <w:pStyle w:val="TableCellCatchupLabel"/>
            </w:pPr>
            <w:r>
              <w:rPr>
                <w:color w:val="F57C00"/>
              </w:rPr>
              <w:t>Catchup Day</w:t>
            </w:r>
          </w:p>
        </w:tc>
      </w:tr>
      <w:tr w:rsidR="001A20E6" w14:paraId="00576536" w14:textId="77777777">
        <w:tc>
          <w:tcPr>
            <w:tcW w:w="700" w:type="pct"/>
            <w:shd w:val="clear" w:color="auto" w:fill="DCFCE7"/>
            <w:tcMar>
              <w:top w:w="150" w:type="dxa"/>
              <w:left w:w="100" w:type="dxa"/>
              <w:bottom w:w="150" w:type="dxa"/>
              <w:right w:w="100" w:type="dxa"/>
            </w:tcMar>
          </w:tcPr>
          <w:p w14:paraId="16AFC98B" w14:textId="77777777" w:rsidR="001A20E6" w:rsidRDefault="00000000">
            <w:pPr>
              <w:pStyle w:val="TableCellTaskSubject"/>
            </w:pPr>
            <w:r>
              <w:t>Geography</w:t>
            </w:r>
          </w:p>
          <w:p w14:paraId="70D3A0AD" w14:textId="77777777" w:rsidR="001A20E6" w:rsidRDefault="00000000">
            <w:pPr>
              <w:pStyle w:val="TableCellTaskDetails"/>
            </w:pPr>
            <w:r>
              <w:t>• Test - TEST — 3h</w:t>
            </w:r>
          </w:p>
          <w:p w14:paraId="01C7FC1F"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701FDAB2" w14:textId="77777777" w:rsidR="001A20E6" w:rsidRDefault="00000000">
            <w:pPr>
              <w:pStyle w:val="TableCellTaskSubject"/>
            </w:pPr>
            <w:r>
              <w:t>Geography</w:t>
            </w:r>
          </w:p>
          <w:p w14:paraId="1115C9AB" w14:textId="77777777" w:rsidR="001A20E6" w:rsidRDefault="00000000">
            <w:pPr>
              <w:pStyle w:val="TableCellTaskDetails"/>
            </w:pPr>
            <w:r>
              <w:t>• Study - Agriculture and allied Sector - World &amp; India (G14) — 1h 30m</w:t>
            </w:r>
          </w:p>
          <w:p w14:paraId="0BE657DA" w14:textId="77777777" w:rsidR="001A20E6" w:rsidRDefault="00000000">
            <w:pPr>
              <w:pStyle w:val="TableCellTaskBadge"/>
              <w:shd w:val="clear" w:color="auto" w:fill="E3F2FD"/>
            </w:pPr>
            <w:r>
              <w:rPr>
                <w:b/>
                <w:bCs/>
                <w:color w:val="1976D2"/>
              </w:rPr>
              <w:t>STUDY</w:t>
            </w:r>
          </w:p>
          <w:p w14:paraId="1EC4F88D" w14:textId="77777777" w:rsidR="001A20E6" w:rsidRDefault="00000000">
            <w:pPr>
              <w:pStyle w:val="TableCellTaskDetails"/>
            </w:pPr>
            <w:r>
              <w:t>• Revision - Oceanography (G04) — 30m</w:t>
            </w:r>
          </w:p>
          <w:p w14:paraId="057FEF1A" w14:textId="77777777" w:rsidR="001A20E6" w:rsidRDefault="00000000">
            <w:pPr>
              <w:pStyle w:val="TableCellTaskBadge"/>
              <w:shd w:val="clear" w:color="auto" w:fill="FCE4EC"/>
            </w:pPr>
            <w:r>
              <w:rPr>
                <w:b/>
                <w:bCs/>
                <w:color w:val="C2185B"/>
              </w:rPr>
              <w:t>REVISION</w:t>
            </w:r>
          </w:p>
          <w:p w14:paraId="18045C90" w14:textId="77777777" w:rsidR="001A20E6" w:rsidRDefault="00000000">
            <w:pPr>
              <w:pStyle w:val="TableCellTaskDetails"/>
            </w:pPr>
            <w:r>
              <w:t>• Practice - Oceanography (G04) — 30m</w:t>
            </w:r>
          </w:p>
          <w:p w14:paraId="7A5FC8EA"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7ABB996" w14:textId="77777777" w:rsidR="001A20E6" w:rsidRDefault="00000000">
            <w:pPr>
              <w:pStyle w:val="TableCellTaskSubject"/>
            </w:pPr>
            <w:r>
              <w:t>Geography</w:t>
            </w:r>
          </w:p>
          <w:p w14:paraId="21FB7DA5" w14:textId="77777777" w:rsidR="001A20E6" w:rsidRDefault="00000000">
            <w:pPr>
              <w:pStyle w:val="TableCellTaskDetails"/>
            </w:pPr>
            <w:r>
              <w:t>• Study - Agriculture and allied Sector - World &amp; India (G14) — 1h 30m</w:t>
            </w:r>
          </w:p>
          <w:p w14:paraId="480FE7BA" w14:textId="77777777" w:rsidR="001A20E6" w:rsidRDefault="00000000">
            <w:pPr>
              <w:pStyle w:val="TableCellTaskBadge"/>
              <w:shd w:val="clear" w:color="auto" w:fill="E3F2FD"/>
            </w:pPr>
            <w:r>
              <w:rPr>
                <w:b/>
                <w:bCs/>
                <w:color w:val="1976D2"/>
              </w:rPr>
              <w:t>STUDY</w:t>
            </w:r>
          </w:p>
          <w:p w14:paraId="25399AAC" w14:textId="77777777" w:rsidR="001A20E6" w:rsidRDefault="00000000">
            <w:pPr>
              <w:pStyle w:val="TableCellTaskDetails"/>
            </w:pPr>
            <w:r>
              <w:t>• Revision - Bio-Geography (G05) — 30m</w:t>
            </w:r>
          </w:p>
          <w:p w14:paraId="2DEF72A1" w14:textId="77777777" w:rsidR="001A20E6" w:rsidRDefault="00000000">
            <w:pPr>
              <w:pStyle w:val="TableCellTaskBadge"/>
              <w:shd w:val="clear" w:color="auto" w:fill="FCE4EC"/>
            </w:pPr>
            <w:r>
              <w:rPr>
                <w:b/>
                <w:bCs/>
                <w:color w:val="C2185B"/>
              </w:rPr>
              <w:t>REVISION</w:t>
            </w:r>
          </w:p>
          <w:p w14:paraId="560D6287" w14:textId="77777777" w:rsidR="001A20E6" w:rsidRDefault="00000000">
            <w:pPr>
              <w:pStyle w:val="TableCellTaskDetails"/>
            </w:pPr>
            <w:r>
              <w:t>• Practice - Bio-Geography (G05) — 30m</w:t>
            </w:r>
          </w:p>
          <w:p w14:paraId="5A89BF4A"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17C6973" w14:textId="77777777" w:rsidR="001A20E6" w:rsidRDefault="00000000">
            <w:pPr>
              <w:pStyle w:val="TableCellTaskSubject"/>
            </w:pPr>
            <w:r>
              <w:t>Geography</w:t>
            </w:r>
          </w:p>
          <w:p w14:paraId="4CE64C60" w14:textId="77777777" w:rsidR="001A20E6" w:rsidRDefault="00000000">
            <w:pPr>
              <w:pStyle w:val="TableCellTaskDetails"/>
            </w:pPr>
            <w:r>
              <w:t>• Study - Trade, Transport and Communication - World &amp; India (G15) — 1h 30m</w:t>
            </w:r>
          </w:p>
          <w:p w14:paraId="3A0CD26C" w14:textId="77777777" w:rsidR="001A20E6" w:rsidRDefault="00000000">
            <w:pPr>
              <w:pStyle w:val="TableCellTaskBadge"/>
              <w:shd w:val="clear" w:color="auto" w:fill="E3F2FD"/>
            </w:pPr>
            <w:r>
              <w:rPr>
                <w:b/>
                <w:bCs/>
                <w:color w:val="1976D2"/>
              </w:rPr>
              <w:t>STUDY</w:t>
            </w:r>
          </w:p>
          <w:p w14:paraId="18F14105" w14:textId="77777777" w:rsidR="001A20E6" w:rsidRDefault="00000000">
            <w:pPr>
              <w:pStyle w:val="TableCellTaskDetails"/>
            </w:pPr>
            <w:r>
              <w:t>• Revision - World Geography - Physical and world Map related (G06) — 30m</w:t>
            </w:r>
          </w:p>
          <w:p w14:paraId="7A5810BD" w14:textId="77777777" w:rsidR="001A20E6" w:rsidRDefault="00000000">
            <w:pPr>
              <w:pStyle w:val="TableCellTaskBadge"/>
              <w:shd w:val="clear" w:color="auto" w:fill="FCE4EC"/>
            </w:pPr>
            <w:r>
              <w:rPr>
                <w:b/>
                <w:bCs/>
                <w:color w:val="C2185B"/>
              </w:rPr>
              <w:t>REVISION</w:t>
            </w:r>
          </w:p>
          <w:p w14:paraId="1F871E25" w14:textId="77777777" w:rsidR="001A20E6" w:rsidRDefault="00000000">
            <w:pPr>
              <w:pStyle w:val="TableCellTaskDetails"/>
            </w:pPr>
            <w:r>
              <w:t>• Practice - World Geography - Physical and world Map related (G06) — 30m</w:t>
            </w:r>
          </w:p>
          <w:p w14:paraId="1D9C321B"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C3B0649" w14:textId="77777777" w:rsidR="001A20E6" w:rsidRDefault="00000000">
            <w:pPr>
              <w:pStyle w:val="TableCellTaskSubject"/>
            </w:pPr>
            <w:r>
              <w:t>Geography</w:t>
            </w:r>
          </w:p>
          <w:p w14:paraId="4F6CD524" w14:textId="77777777" w:rsidR="001A20E6" w:rsidRDefault="00000000">
            <w:pPr>
              <w:pStyle w:val="TableCellTaskDetails"/>
            </w:pPr>
            <w:r>
              <w:t>• Study - Trade, Transport and Communication - World &amp; India (G15) — 1h 30m</w:t>
            </w:r>
          </w:p>
          <w:p w14:paraId="1D39AFE1" w14:textId="77777777" w:rsidR="001A20E6" w:rsidRDefault="00000000">
            <w:pPr>
              <w:pStyle w:val="TableCellTaskBadge"/>
              <w:shd w:val="clear" w:color="auto" w:fill="E3F2FD"/>
            </w:pPr>
            <w:r>
              <w:rPr>
                <w:b/>
                <w:bCs/>
                <w:color w:val="1976D2"/>
              </w:rPr>
              <w:t>STUDY</w:t>
            </w:r>
          </w:p>
          <w:p w14:paraId="491D107F" w14:textId="77777777" w:rsidR="001A20E6" w:rsidRDefault="00000000">
            <w:pPr>
              <w:pStyle w:val="TableCellTaskDetails"/>
            </w:pPr>
            <w:r>
              <w:t>• Revision - Geo-physical Phenomenon (G07) — 30m</w:t>
            </w:r>
          </w:p>
          <w:p w14:paraId="7B0EB618" w14:textId="77777777" w:rsidR="001A20E6" w:rsidRDefault="00000000">
            <w:pPr>
              <w:pStyle w:val="TableCellTaskBadge"/>
              <w:shd w:val="clear" w:color="auto" w:fill="FCE4EC"/>
            </w:pPr>
            <w:r>
              <w:rPr>
                <w:b/>
                <w:bCs/>
                <w:color w:val="C2185B"/>
              </w:rPr>
              <w:t>REVISION</w:t>
            </w:r>
          </w:p>
          <w:p w14:paraId="7E6CAE60" w14:textId="77777777" w:rsidR="001A20E6" w:rsidRDefault="00000000">
            <w:pPr>
              <w:pStyle w:val="TableCellTaskDetails"/>
            </w:pPr>
            <w:r>
              <w:t>• Practice - Geo-physical Phenomenon (G07) — 30m</w:t>
            </w:r>
          </w:p>
          <w:p w14:paraId="2A6A9C3A"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6F82094" w14:textId="77777777" w:rsidR="001A20E6" w:rsidRDefault="00000000">
            <w:pPr>
              <w:pStyle w:val="TableCellTaskSubject"/>
            </w:pPr>
            <w:r>
              <w:t>Science &amp; Technology</w:t>
            </w:r>
          </w:p>
          <w:p w14:paraId="0806C0DC" w14:textId="77777777" w:rsidR="001A20E6" w:rsidRDefault="00000000">
            <w:pPr>
              <w:pStyle w:val="TableCellTaskDetails"/>
            </w:pPr>
            <w:r>
              <w:t>• Study - Nanotechnology (T08) — 1h 30m</w:t>
            </w:r>
          </w:p>
          <w:p w14:paraId="06216B67" w14:textId="77777777" w:rsidR="001A20E6" w:rsidRDefault="00000000">
            <w:pPr>
              <w:pStyle w:val="TableCellTaskBadge"/>
              <w:shd w:val="clear" w:color="auto" w:fill="E3F2FD"/>
            </w:pPr>
            <w:r>
              <w:rPr>
                <w:b/>
                <w:bCs/>
                <w:color w:val="1976D2"/>
              </w:rPr>
              <w:t>STUDY</w:t>
            </w:r>
          </w:p>
          <w:p w14:paraId="4B21F9BA" w14:textId="77777777" w:rsidR="001A20E6" w:rsidRDefault="00000000">
            <w:pPr>
              <w:pStyle w:val="TableCellTaskDetails"/>
            </w:pPr>
            <w:r>
              <w:t>• Revision - Nanotechnology (T08) — 30m</w:t>
            </w:r>
          </w:p>
          <w:p w14:paraId="71762DF5" w14:textId="77777777" w:rsidR="001A20E6" w:rsidRDefault="00000000">
            <w:pPr>
              <w:pStyle w:val="TableCellTaskBadge"/>
              <w:shd w:val="clear" w:color="auto" w:fill="FCE4EC"/>
            </w:pPr>
            <w:r>
              <w:rPr>
                <w:b/>
                <w:bCs/>
                <w:color w:val="C2185B"/>
              </w:rPr>
              <w:t>REVISION</w:t>
            </w:r>
          </w:p>
          <w:p w14:paraId="5DCE0497" w14:textId="77777777" w:rsidR="001A20E6" w:rsidRDefault="00000000">
            <w:pPr>
              <w:pStyle w:val="TableCellTaskDetails"/>
            </w:pPr>
            <w:r>
              <w:t>• Practice - Nanotechnology (T08) — 30m</w:t>
            </w:r>
          </w:p>
          <w:p w14:paraId="439306F9"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7A7F4A6E" w14:textId="77777777" w:rsidR="001A20E6" w:rsidRDefault="001A20E6"/>
        </w:tc>
      </w:tr>
      <w:tr w:rsidR="001A20E6" w14:paraId="4127612A" w14:textId="77777777">
        <w:tc>
          <w:tcPr>
            <w:tcW w:w="700" w:type="pct"/>
            <w:shd w:val="clear" w:color="auto" w:fill="DCFCE7"/>
            <w:tcMar>
              <w:top w:w="150" w:type="dxa"/>
              <w:left w:w="100" w:type="dxa"/>
              <w:bottom w:w="150" w:type="dxa"/>
              <w:right w:w="100" w:type="dxa"/>
            </w:tcMar>
          </w:tcPr>
          <w:p w14:paraId="33D276D9" w14:textId="77777777" w:rsidR="001A20E6" w:rsidRDefault="00000000">
            <w:pPr>
              <w:pStyle w:val="TableCellTaskSubject"/>
            </w:pPr>
            <w:r>
              <w:t>Science &amp; Technology</w:t>
            </w:r>
          </w:p>
          <w:p w14:paraId="2C263F72" w14:textId="77777777" w:rsidR="001A20E6" w:rsidRDefault="00000000">
            <w:pPr>
              <w:pStyle w:val="TableCellTaskDetails"/>
            </w:pPr>
            <w:r>
              <w:t>• Test - TEST — 3h</w:t>
            </w:r>
          </w:p>
          <w:p w14:paraId="525CCDC2"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4D4E610B" w14:textId="77777777" w:rsidR="001A20E6" w:rsidRDefault="00000000">
            <w:pPr>
              <w:pStyle w:val="TableCellTaskSubject"/>
            </w:pPr>
            <w:r>
              <w:t>Science &amp; Technology</w:t>
            </w:r>
          </w:p>
          <w:p w14:paraId="52EDCD78" w14:textId="77777777" w:rsidR="001A20E6" w:rsidRDefault="00000000">
            <w:pPr>
              <w:pStyle w:val="TableCellTaskDetails"/>
            </w:pPr>
            <w:r>
              <w:t>• Study - Space Technology (T04) — 1h 30m</w:t>
            </w:r>
          </w:p>
          <w:p w14:paraId="07F052B5" w14:textId="77777777" w:rsidR="001A20E6" w:rsidRDefault="00000000">
            <w:pPr>
              <w:pStyle w:val="TableCellTaskBadge"/>
              <w:shd w:val="clear" w:color="auto" w:fill="E3F2FD"/>
            </w:pPr>
            <w:r>
              <w:rPr>
                <w:b/>
                <w:bCs/>
                <w:color w:val="1976D2"/>
              </w:rPr>
              <w:t>STUDY</w:t>
            </w:r>
          </w:p>
          <w:p w14:paraId="29A1A2A0" w14:textId="77777777" w:rsidR="001A20E6" w:rsidRDefault="00000000">
            <w:pPr>
              <w:pStyle w:val="TableCellTaskDetails"/>
            </w:pPr>
            <w:r>
              <w:t>• Revision - Space Technology (T04) — 30m</w:t>
            </w:r>
          </w:p>
          <w:p w14:paraId="38E8A8CB" w14:textId="77777777" w:rsidR="001A20E6" w:rsidRDefault="00000000">
            <w:pPr>
              <w:pStyle w:val="TableCellTaskBadge"/>
              <w:shd w:val="clear" w:color="auto" w:fill="FCE4EC"/>
            </w:pPr>
            <w:r>
              <w:rPr>
                <w:b/>
                <w:bCs/>
                <w:color w:val="C2185B"/>
              </w:rPr>
              <w:t>REVISION</w:t>
            </w:r>
          </w:p>
          <w:p w14:paraId="50A05753" w14:textId="77777777" w:rsidR="001A20E6" w:rsidRDefault="00000000">
            <w:pPr>
              <w:pStyle w:val="TableCellTaskDetails"/>
            </w:pPr>
            <w:r>
              <w:t>• Practice - Space Technology (T04) — 30m</w:t>
            </w:r>
          </w:p>
          <w:p w14:paraId="3242F45A"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DA4FB6F" w14:textId="77777777" w:rsidR="001A20E6" w:rsidRDefault="00000000">
            <w:pPr>
              <w:pStyle w:val="TableCellTaskSubject"/>
            </w:pPr>
            <w:r>
              <w:t>Science &amp; Technology</w:t>
            </w:r>
          </w:p>
          <w:p w14:paraId="4D4EA9E4" w14:textId="77777777" w:rsidR="001A20E6" w:rsidRDefault="00000000">
            <w:pPr>
              <w:pStyle w:val="TableCellTaskDetails"/>
            </w:pPr>
            <w:r>
              <w:t>• Study - Computer and ICT (T05) — 1h 30m</w:t>
            </w:r>
          </w:p>
          <w:p w14:paraId="5DD85E20" w14:textId="77777777" w:rsidR="001A20E6" w:rsidRDefault="00000000">
            <w:pPr>
              <w:pStyle w:val="TableCellTaskBadge"/>
              <w:shd w:val="clear" w:color="auto" w:fill="E3F2FD"/>
            </w:pPr>
            <w:r>
              <w:rPr>
                <w:b/>
                <w:bCs/>
                <w:color w:val="1976D2"/>
              </w:rPr>
              <w:t>STUDY</w:t>
            </w:r>
          </w:p>
          <w:p w14:paraId="509FEAB5" w14:textId="77777777" w:rsidR="001A20E6" w:rsidRDefault="00000000">
            <w:pPr>
              <w:pStyle w:val="TableCellTaskDetails"/>
            </w:pPr>
            <w:r>
              <w:t>• Revision - Computer and ICT (T05) — 30m</w:t>
            </w:r>
          </w:p>
          <w:p w14:paraId="21FC0FFA" w14:textId="77777777" w:rsidR="001A20E6" w:rsidRDefault="00000000">
            <w:pPr>
              <w:pStyle w:val="TableCellTaskBadge"/>
              <w:shd w:val="clear" w:color="auto" w:fill="FCE4EC"/>
            </w:pPr>
            <w:r>
              <w:rPr>
                <w:b/>
                <w:bCs/>
                <w:color w:val="C2185B"/>
              </w:rPr>
              <w:t>REVISION</w:t>
            </w:r>
          </w:p>
          <w:p w14:paraId="5DFDA4B6" w14:textId="77777777" w:rsidR="001A20E6" w:rsidRDefault="00000000">
            <w:pPr>
              <w:pStyle w:val="TableCellTaskDetails"/>
            </w:pPr>
            <w:r>
              <w:t>• Practice - Computer and ICT (T05) — 30m</w:t>
            </w:r>
          </w:p>
          <w:p w14:paraId="66A4D17A"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C051CB8" w14:textId="77777777" w:rsidR="001A20E6" w:rsidRDefault="00000000">
            <w:pPr>
              <w:pStyle w:val="TableCellTaskSubject"/>
            </w:pPr>
            <w:r>
              <w:t>Science &amp; Technology</w:t>
            </w:r>
          </w:p>
          <w:p w14:paraId="4B2BB228" w14:textId="77777777" w:rsidR="001A20E6" w:rsidRDefault="00000000">
            <w:pPr>
              <w:pStyle w:val="TableCellTaskDetails"/>
            </w:pPr>
            <w:r>
              <w:t>• Study - Nuclear Technology (T06) — 1h 30m</w:t>
            </w:r>
          </w:p>
          <w:p w14:paraId="665E9746" w14:textId="77777777" w:rsidR="001A20E6" w:rsidRDefault="00000000">
            <w:pPr>
              <w:pStyle w:val="TableCellTaskBadge"/>
              <w:shd w:val="clear" w:color="auto" w:fill="E3F2FD"/>
            </w:pPr>
            <w:r>
              <w:rPr>
                <w:b/>
                <w:bCs/>
                <w:color w:val="1976D2"/>
              </w:rPr>
              <w:t>STUDY</w:t>
            </w:r>
          </w:p>
          <w:p w14:paraId="55DE441A" w14:textId="77777777" w:rsidR="001A20E6" w:rsidRDefault="00000000">
            <w:pPr>
              <w:pStyle w:val="TableCellTaskDetails"/>
            </w:pPr>
            <w:r>
              <w:t>• Revision - Nuclear Technology (T06) — 30m</w:t>
            </w:r>
          </w:p>
          <w:p w14:paraId="4AE773F5" w14:textId="77777777" w:rsidR="001A20E6" w:rsidRDefault="00000000">
            <w:pPr>
              <w:pStyle w:val="TableCellTaskBadge"/>
              <w:shd w:val="clear" w:color="auto" w:fill="FCE4EC"/>
            </w:pPr>
            <w:r>
              <w:rPr>
                <w:b/>
                <w:bCs/>
                <w:color w:val="C2185B"/>
              </w:rPr>
              <w:t>REVISION</w:t>
            </w:r>
          </w:p>
          <w:p w14:paraId="2C586807" w14:textId="77777777" w:rsidR="001A20E6" w:rsidRDefault="00000000">
            <w:pPr>
              <w:pStyle w:val="TableCellTaskDetails"/>
            </w:pPr>
            <w:r>
              <w:t>• Practice - Nuclear Technology (T06) — 30m</w:t>
            </w:r>
          </w:p>
          <w:p w14:paraId="569BAF35"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D9D55DA" w14:textId="77777777" w:rsidR="001A20E6" w:rsidRDefault="00000000">
            <w:pPr>
              <w:pStyle w:val="TableCellTaskSubject"/>
            </w:pPr>
            <w:r>
              <w:t>Science &amp; Technology</w:t>
            </w:r>
          </w:p>
          <w:p w14:paraId="07F35E9F" w14:textId="77777777" w:rsidR="001A20E6" w:rsidRDefault="00000000">
            <w:pPr>
              <w:pStyle w:val="TableCellTaskDetails"/>
            </w:pPr>
            <w:r>
              <w:t>• Study - Defence Technology (T07) — 1h 30m</w:t>
            </w:r>
          </w:p>
          <w:p w14:paraId="1E81A5BF" w14:textId="77777777" w:rsidR="001A20E6" w:rsidRDefault="00000000">
            <w:pPr>
              <w:pStyle w:val="TableCellTaskBadge"/>
              <w:shd w:val="clear" w:color="auto" w:fill="E3F2FD"/>
            </w:pPr>
            <w:r>
              <w:rPr>
                <w:b/>
                <w:bCs/>
                <w:color w:val="1976D2"/>
              </w:rPr>
              <w:t>STUDY</w:t>
            </w:r>
          </w:p>
          <w:p w14:paraId="6EC05BC3" w14:textId="77777777" w:rsidR="001A20E6" w:rsidRDefault="00000000">
            <w:pPr>
              <w:pStyle w:val="TableCellTaskDetails"/>
            </w:pPr>
            <w:r>
              <w:t>• Revision - Defence Technology (T07) — 30m</w:t>
            </w:r>
          </w:p>
          <w:p w14:paraId="648D3DB3" w14:textId="77777777" w:rsidR="001A20E6" w:rsidRDefault="00000000">
            <w:pPr>
              <w:pStyle w:val="TableCellTaskBadge"/>
              <w:shd w:val="clear" w:color="auto" w:fill="FCE4EC"/>
            </w:pPr>
            <w:r>
              <w:rPr>
                <w:b/>
                <w:bCs/>
                <w:color w:val="C2185B"/>
              </w:rPr>
              <w:t>REVISION</w:t>
            </w:r>
          </w:p>
          <w:p w14:paraId="1984F198" w14:textId="77777777" w:rsidR="001A20E6" w:rsidRDefault="00000000">
            <w:pPr>
              <w:pStyle w:val="TableCellTaskDetails"/>
            </w:pPr>
            <w:r>
              <w:t>• Practice - Defence Technology (T07) — 30m</w:t>
            </w:r>
          </w:p>
          <w:p w14:paraId="1C350779"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96C69B9" w14:textId="77777777" w:rsidR="001A20E6" w:rsidRDefault="00000000">
            <w:pPr>
              <w:pStyle w:val="TableCellTaskSubject"/>
            </w:pPr>
            <w:r>
              <w:t>Indian Polity and Governance</w:t>
            </w:r>
          </w:p>
          <w:p w14:paraId="0F20C3F7" w14:textId="77777777" w:rsidR="001A20E6" w:rsidRDefault="00000000">
            <w:pPr>
              <w:pStyle w:val="TableCellTaskDetails"/>
            </w:pPr>
            <w:r>
              <w:t>• Study - Broad / Overlap (P00) — 1h 30m</w:t>
            </w:r>
          </w:p>
          <w:p w14:paraId="770A8177" w14:textId="77777777" w:rsidR="001A20E6" w:rsidRDefault="00000000">
            <w:pPr>
              <w:pStyle w:val="TableCellTaskBadge"/>
              <w:shd w:val="clear" w:color="auto" w:fill="E3F2FD"/>
            </w:pPr>
            <w:r>
              <w:rPr>
                <w:b/>
                <w:bCs/>
                <w:color w:val="1976D2"/>
              </w:rPr>
              <w:t>STUDY</w:t>
            </w:r>
          </w:p>
          <w:p w14:paraId="6915AEE9" w14:textId="77777777" w:rsidR="001A20E6" w:rsidRDefault="00000000">
            <w:pPr>
              <w:pStyle w:val="TableCellTaskDetails"/>
            </w:pPr>
            <w:r>
              <w:t>• Revision - Broad / Overlap (P00) — 30m</w:t>
            </w:r>
          </w:p>
          <w:p w14:paraId="7FE40412" w14:textId="77777777" w:rsidR="001A20E6" w:rsidRDefault="00000000">
            <w:pPr>
              <w:pStyle w:val="TableCellTaskBadge"/>
              <w:shd w:val="clear" w:color="auto" w:fill="FCE4EC"/>
            </w:pPr>
            <w:r>
              <w:rPr>
                <w:b/>
                <w:bCs/>
                <w:color w:val="C2185B"/>
              </w:rPr>
              <w:t>REVISION</w:t>
            </w:r>
          </w:p>
          <w:p w14:paraId="697D282A" w14:textId="77777777" w:rsidR="001A20E6" w:rsidRDefault="00000000">
            <w:pPr>
              <w:pStyle w:val="TableCellTaskDetails"/>
            </w:pPr>
            <w:r>
              <w:t>• Practice - Broad / Overlap (P00) — 30m</w:t>
            </w:r>
          </w:p>
          <w:p w14:paraId="017AB63E"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5BAE19FA" w14:textId="77777777" w:rsidR="001A20E6" w:rsidRDefault="001A20E6"/>
        </w:tc>
      </w:tr>
    </w:tbl>
    <w:p w14:paraId="1EC7694B" w14:textId="77777777" w:rsidR="001A20E6" w:rsidRDefault="001A20E6">
      <w:pPr>
        <w:spacing w:after="400"/>
      </w:pPr>
    </w:p>
    <w:p w14:paraId="631F1E56" w14:textId="77777777" w:rsidR="001A20E6" w:rsidRDefault="00000000">
      <w:pPr>
        <w:pStyle w:val="ResourceTitle"/>
      </w:pPr>
      <w:r>
        <w:t>📚 Resources for Jun 28 - Jul 04</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47F3C76A" w14:textId="77777777">
        <w:tc>
          <w:tcPr>
            <w:tcW w:w="1650" w:type="pct"/>
            <w:tcBorders>
              <w:bottom w:val="single" w:sz="2" w:space="0" w:color="D1D5DB"/>
              <w:right w:val="single" w:sz="2" w:space="0" w:color="D1D5DB"/>
            </w:tcBorders>
            <w:tcMar>
              <w:top w:w="200" w:type="dxa"/>
              <w:left w:w="150" w:type="dxa"/>
              <w:bottom w:w="200" w:type="dxa"/>
              <w:right w:w="150" w:type="dxa"/>
            </w:tcMar>
          </w:tcPr>
          <w:p w14:paraId="3BDBBD02" w14:textId="77777777" w:rsidR="001A20E6" w:rsidRDefault="00000000">
            <w:pPr>
              <w:pStyle w:val="TableCellSubjectName"/>
            </w:pPr>
            <w:r>
              <w:t>Geography</w:t>
            </w:r>
          </w:p>
          <w:p w14:paraId="77EEC18D" w14:textId="77777777" w:rsidR="001A20E6" w:rsidRDefault="00000000">
            <w:pPr>
              <w:pStyle w:val="TableCellCategoryTitle"/>
            </w:pPr>
            <w:r>
              <w:t>📝 Practice Materials</w:t>
            </w:r>
          </w:p>
          <w:p w14:paraId="1D843789" w14:textId="77777777" w:rsidR="001A20E6" w:rsidRDefault="00000000">
            <w:pPr>
              <w:pStyle w:val="TableCellResourceItem"/>
            </w:pPr>
            <w:r>
              <w:t>• La Excellence Geography Material</w:t>
            </w:r>
          </w:p>
          <w:p w14:paraId="7453393D" w14:textId="77777777" w:rsidR="001A20E6" w:rsidRDefault="00000000">
            <w:pPr>
              <w:pStyle w:val="TableCellResourceItem"/>
            </w:pPr>
            <w:r>
              <w:t>• Mains RRP + Prelims RRP</w:t>
            </w:r>
          </w:p>
          <w:p w14:paraId="37C7DB63" w14:textId="77777777" w:rsidR="001A20E6" w:rsidRDefault="00000000">
            <w:pPr>
              <w:pStyle w:val="TableCellResourceItem"/>
            </w:pPr>
            <w:r>
              <w:t>• Prelims &amp; Mains Workbooks</w:t>
            </w:r>
          </w:p>
          <w:p w14:paraId="093832F8" w14:textId="77777777" w:rsidR="001A20E6" w:rsidRDefault="00000000">
            <w:pPr>
              <w:pStyle w:val="TableCellCategoryTitle"/>
            </w:pPr>
            <w:r>
              <w:t>📰 Current Affairs</w:t>
            </w:r>
          </w:p>
          <w:p w14:paraId="4C080AF1" w14:textId="77777777" w:rsidR="001A20E6" w:rsidRDefault="00000000">
            <w:pPr>
              <w:pStyle w:val="TableCellResourceItem"/>
            </w:pPr>
            <w:r>
              <w:t>• Atlas (Orient Blackswan)</w:t>
            </w:r>
          </w:p>
          <w:p w14:paraId="6B9897E4" w14:textId="77777777" w:rsidR="001A20E6" w:rsidRDefault="00000000">
            <w:pPr>
              <w:pStyle w:val="TableCellResourceItem"/>
            </w:pPr>
            <w:r>
              <w:t>• Newspapers (The Hindu – Env/Geo pages)</w:t>
            </w:r>
          </w:p>
          <w:p w14:paraId="5807E596"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41FF8A94" w14:textId="77777777" w:rsidR="001A20E6" w:rsidRDefault="00000000">
            <w:pPr>
              <w:pStyle w:val="TableCellSubjectName"/>
            </w:pPr>
            <w:r>
              <w:t>Science &amp; Technology</w:t>
            </w:r>
          </w:p>
          <w:p w14:paraId="03741681" w14:textId="77777777" w:rsidR="001A20E6" w:rsidRDefault="00000000">
            <w:pPr>
              <w:pStyle w:val="TableCellCategoryTitle"/>
            </w:pPr>
            <w:r>
              <w:t>📝 Practice Materials</w:t>
            </w:r>
          </w:p>
          <w:p w14:paraId="178FF1F6" w14:textId="77777777" w:rsidR="001A20E6" w:rsidRDefault="00000000">
            <w:pPr>
              <w:pStyle w:val="TableCellResourceItem"/>
            </w:pPr>
            <w:r>
              <w:t>• La Excellence S&amp;T Material</w:t>
            </w:r>
          </w:p>
          <w:p w14:paraId="08422C75" w14:textId="77777777" w:rsidR="001A20E6" w:rsidRDefault="00000000">
            <w:pPr>
              <w:pStyle w:val="TableCellResourceItem"/>
            </w:pPr>
            <w:r>
              <w:t>• Prelims &amp; Mains Workbooks</w:t>
            </w:r>
          </w:p>
          <w:p w14:paraId="6DB03FEB" w14:textId="77777777" w:rsidR="001A20E6" w:rsidRDefault="00000000">
            <w:pPr>
              <w:pStyle w:val="TableCellCategoryTitle"/>
            </w:pPr>
            <w:r>
              <w:t>📰 Current Affairs</w:t>
            </w:r>
          </w:p>
          <w:p w14:paraId="1D911C26" w14:textId="77777777" w:rsidR="001A20E6" w:rsidRDefault="00000000">
            <w:pPr>
              <w:pStyle w:val="TableCellResourceItem"/>
            </w:pPr>
            <w:r>
              <w:t>• Newspapers (The Hindu S&amp;T, PIB updates)</w:t>
            </w:r>
          </w:p>
        </w:tc>
        <w:tc>
          <w:tcPr>
            <w:tcW w:w="1650" w:type="pct"/>
            <w:tcBorders>
              <w:bottom w:val="single" w:sz="2" w:space="0" w:color="D1D5DB"/>
              <w:right w:val="single" w:sz="2" w:space="0" w:color="D1D5DB"/>
            </w:tcBorders>
            <w:tcMar>
              <w:top w:w="200" w:type="dxa"/>
              <w:left w:w="150" w:type="dxa"/>
              <w:bottom w:w="200" w:type="dxa"/>
              <w:right w:w="150" w:type="dxa"/>
            </w:tcMar>
          </w:tcPr>
          <w:p w14:paraId="62F1A85B" w14:textId="77777777" w:rsidR="001A20E6" w:rsidRDefault="00000000">
            <w:pPr>
              <w:pStyle w:val="TableCellSubjectName"/>
            </w:pPr>
            <w:r>
              <w:t>Indian Polity and Governance</w:t>
            </w:r>
          </w:p>
          <w:p w14:paraId="6BD4A0FE" w14:textId="77777777" w:rsidR="001A20E6" w:rsidRDefault="00000000">
            <w:pPr>
              <w:pStyle w:val="TableCellCategoryTitle"/>
            </w:pPr>
            <w:r>
              <w:t>📝 Practice Materials</w:t>
            </w:r>
          </w:p>
          <w:p w14:paraId="57312CBA" w14:textId="77777777" w:rsidR="001A20E6" w:rsidRDefault="00000000">
            <w:pPr>
              <w:pStyle w:val="TableCellResourceItem"/>
            </w:pPr>
            <w:r>
              <w:t>• La Excellence Polity Material</w:t>
            </w:r>
          </w:p>
          <w:p w14:paraId="148DD089" w14:textId="77777777" w:rsidR="001A20E6" w:rsidRDefault="00000000">
            <w:pPr>
              <w:pStyle w:val="TableCellResourceItem"/>
            </w:pPr>
            <w:r>
              <w:t>• Mains RRP + Prelims RRP</w:t>
            </w:r>
          </w:p>
          <w:p w14:paraId="1F85E001" w14:textId="77777777" w:rsidR="001A20E6" w:rsidRDefault="00000000">
            <w:pPr>
              <w:pStyle w:val="TableCellResourceItem"/>
            </w:pPr>
            <w:r>
              <w:t>• Prelims &amp; Mains Workbooks</w:t>
            </w:r>
          </w:p>
          <w:p w14:paraId="6DEF3DBC" w14:textId="77777777" w:rsidR="001A20E6" w:rsidRDefault="00000000">
            <w:pPr>
              <w:pStyle w:val="TableCellCategoryTitle"/>
            </w:pPr>
            <w:r>
              <w:t>📰 Current Affairs</w:t>
            </w:r>
          </w:p>
          <w:p w14:paraId="0E20380E" w14:textId="77777777" w:rsidR="001A20E6" w:rsidRDefault="00000000">
            <w:pPr>
              <w:pStyle w:val="TableCellResourceItem"/>
            </w:pPr>
            <w:r>
              <w:t>• NITI Aayog Reports + PRS Briefs</w:t>
            </w:r>
          </w:p>
          <w:p w14:paraId="05133400" w14:textId="77777777" w:rsidR="001A20E6" w:rsidRDefault="00000000">
            <w:pPr>
              <w:pStyle w:val="TableCellResourceItem"/>
            </w:pPr>
            <w:r>
              <w:t>• Newspapers (The Hindu/Indian Express)</w:t>
            </w:r>
          </w:p>
          <w:p w14:paraId="4CBE9F58" w14:textId="77777777" w:rsidR="001A20E6" w:rsidRDefault="00000000">
            <w:pPr>
              <w:pStyle w:val="TableCellResourceItem"/>
            </w:pPr>
            <w:r>
              <w:t>• Optional: Subhash Kashyap Our Constitution, Our Parliament</w:t>
            </w:r>
          </w:p>
        </w:tc>
      </w:tr>
    </w:tbl>
    <w:p w14:paraId="6E35FC2E"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01EC1A00" w14:textId="77777777">
        <w:tc>
          <w:tcPr>
            <w:tcW w:w="2500" w:type="pct"/>
            <w:tcMar>
              <w:top w:w="0" w:type="dxa"/>
              <w:left w:w="0" w:type="dxa"/>
              <w:bottom w:w="0" w:type="dxa"/>
              <w:right w:w="0" w:type="dxa"/>
            </w:tcMar>
          </w:tcPr>
          <w:p w14:paraId="28186646" w14:textId="77777777" w:rsidR="001A20E6" w:rsidRDefault="00000000">
            <w:pPr>
              <w:pStyle w:val="WeekTitle"/>
            </w:pPr>
            <w:r>
              <w:rPr>
                <w:color w:val="15803D"/>
              </w:rPr>
              <w:t>📅 Jul 05 - Jul 11, 2026</w:t>
            </w:r>
          </w:p>
        </w:tc>
        <w:tc>
          <w:tcPr>
            <w:tcW w:w="2500" w:type="pct"/>
            <w:tcMar>
              <w:top w:w="0" w:type="dxa"/>
              <w:left w:w="0" w:type="dxa"/>
              <w:bottom w:w="0" w:type="dxa"/>
              <w:right w:w="0" w:type="dxa"/>
            </w:tcMar>
          </w:tcPr>
          <w:p w14:paraId="4B18651E" w14:textId="77777777" w:rsidR="001A20E6" w:rsidRDefault="00000000">
            <w:pPr>
              <w:pStyle w:val="WeekCycleName"/>
            </w:pPr>
            <w:r>
              <w:rPr>
                <w:color w:val="15803D"/>
              </w:rPr>
              <w:t>C2</w:t>
            </w:r>
          </w:p>
        </w:tc>
      </w:tr>
    </w:tbl>
    <w:p w14:paraId="59AE2D44"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1D8A1469" w14:textId="77777777">
        <w:tc>
          <w:tcPr>
            <w:tcW w:w="700" w:type="pct"/>
            <w:shd w:val="clear" w:color="auto" w:fill="DCFCE7"/>
            <w:tcMar>
              <w:top w:w="200" w:type="dxa"/>
              <w:left w:w="100" w:type="dxa"/>
              <w:bottom w:w="200" w:type="dxa"/>
              <w:right w:w="100" w:type="dxa"/>
            </w:tcMar>
          </w:tcPr>
          <w:p w14:paraId="0A0B7D8C" w14:textId="77777777" w:rsidR="001A20E6" w:rsidRDefault="00000000">
            <w:pPr>
              <w:pStyle w:val="TableCellCalendarDayHeader"/>
            </w:pPr>
            <w:r>
              <w:rPr>
                <w:color w:val="15803D"/>
              </w:rPr>
              <w:t>Sunday</w:t>
            </w:r>
          </w:p>
          <w:p w14:paraId="75DC274B" w14:textId="77777777" w:rsidR="001A20E6" w:rsidRDefault="00000000">
            <w:pPr>
              <w:pStyle w:val="TableCellCalendarDateHeader"/>
            </w:pPr>
            <w:r>
              <w:rPr>
                <w:color w:val="15803D"/>
              </w:rPr>
              <w:t>Jul 05</w:t>
            </w:r>
          </w:p>
          <w:p w14:paraId="19DC545F"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349D782F" w14:textId="77777777" w:rsidR="001A20E6" w:rsidRDefault="00000000">
            <w:pPr>
              <w:pStyle w:val="TableCellCalendarDayHeader"/>
            </w:pPr>
            <w:r>
              <w:rPr>
                <w:color w:val="15803D"/>
              </w:rPr>
              <w:t>Monday</w:t>
            </w:r>
          </w:p>
          <w:p w14:paraId="18187B58" w14:textId="77777777" w:rsidR="001A20E6" w:rsidRDefault="00000000">
            <w:pPr>
              <w:pStyle w:val="TableCellCalendarDateHeader"/>
            </w:pPr>
            <w:r>
              <w:rPr>
                <w:color w:val="15803D"/>
              </w:rPr>
              <w:t>Jul 06</w:t>
            </w:r>
          </w:p>
          <w:p w14:paraId="7E409164"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E16B2E6" w14:textId="77777777" w:rsidR="001A20E6" w:rsidRDefault="00000000">
            <w:pPr>
              <w:pStyle w:val="TableCellCalendarDayHeader"/>
            </w:pPr>
            <w:r>
              <w:rPr>
                <w:color w:val="15803D"/>
              </w:rPr>
              <w:t>Tuesday</w:t>
            </w:r>
          </w:p>
          <w:p w14:paraId="17D9E7EA" w14:textId="77777777" w:rsidR="001A20E6" w:rsidRDefault="00000000">
            <w:pPr>
              <w:pStyle w:val="TableCellCalendarDateHeader"/>
            </w:pPr>
            <w:r>
              <w:rPr>
                <w:color w:val="15803D"/>
              </w:rPr>
              <w:t>Jul 07</w:t>
            </w:r>
          </w:p>
          <w:p w14:paraId="1DA2C4FE"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86BF49B" w14:textId="77777777" w:rsidR="001A20E6" w:rsidRDefault="00000000">
            <w:pPr>
              <w:pStyle w:val="TableCellCalendarDayHeader"/>
            </w:pPr>
            <w:r>
              <w:rPr>
                <w:color w:val="15803D"/>
              </w:rPr>
              <w:t>Wednesday</w:t>
            </w:r>
          </w:p>
          <w:p w14:paraId="309397DB" w14:textId="77777777" w:rsidR="001A20E6" w:rsidRDefault="00000000">
            <w:pPr>
              <w:pStyle w:val="TableCellCalendarDateHeader"/>
            </w:pPr>
            <w:r>
              <w:rPr>
                <w:color w:val="15803D"/>
              </w:rPr>
              <w:t>Jul 08</w:t>
            </w:r>
          </w:p>
          <w:p w14:paraId="29357338"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291E9D7" w14:textId="77777777" w:rsidR="001A20E6" w:rsidRDefault="00000000">
            <w:pPr>
              <w:pStyle w:val="TableCellCalendarDayHeader"/>
            </w:pPr>
            <w:r>
              <w:rPr>
                <w:color w:val="15803D"/>
              </w:rPr>
              <w:t>Thursday</w:t>
            </w:r>
          </w:p>
          <w:p w14:paraId="32C47CF3" w14:textId="77777777" w:rsidR="001A20E6" w:rsidRDefault="00000000">
            <w:pPr>
              <w:pStyle w:val="TableCellCalendarDateHeader"/>
            </w:pPr>
            <w:r>
              <w:rPr>
                <w:color w:val="15803D"/>
              </w:rPr>
              <w:t>Jul 09</w:t>
            </w:r>
          </w:p>
          <w:p w14:paraId="36FA57B0"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3D02CA83" w14:textId="77777777" w:rsidR="001A20E6" w:rsidRDefault="00000000">
            <w:pPr>
              <w:pStyle w:val="TableCellCalendarDayHeader"/>
            </w:pPr>
            <w:r>
              <w:rPr>
                <w:color w:val="15803D"/>
              </w:rPr>
              <w:t>Friday</w:t>
            </w:r>
          </w:p>
          <w:p w14:paraId="2F1FD9AF" w14:textId="77777777" w:rsidR="001A20E6" w:rsidRDefault="00000000">
            <w:pPr>
              <w:pStyle w:val="TableCellCalendarDateHeader"/>
            </w:pPr>
            <w:r>
              <w:rPr>
                <w:color w:val="15803D"/>
              </w:rPr>
              <w:t>Jul 10</w:t>
            </w:r>
          </w:p>
          <w:p w14:paraId="73EEDD19"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2DA4EFB6" w14:textId="77777777" w:rsidR="001A20E6" w:rsidRDefault="00000000">
            <w:pPr>
              <w:pStyle w:val="TableCellCalendarDayHeader"/>
            </w:pPr>
            <w:r>
              <w:rPr>
                <w:color w:val="F57C00"/>
              </w:rPr>
              <w:t>Saturday</w:t>
            </w:r>
          </w:p>
          <w:p w14:paraId="2B8CD4B0" w14:textId="77777777" w:rsidR="001A20E6" w:rsidRDefault="00000000">
            <w:pPr>
              <w:pStyle w:val="TableCellCalendarDateHeader"/>
            </w:pPr>
            <w:r>
              <w:rPr>
                <w:color w:val="F57C00"/>
              </w:rPr>
              <w:t>Jul 11</w:t>
            </w:r>
          </w:p>
          <w:p w14:paraId="54C826EC" w14:textId="77777777" w:rsidR="001A20E6" w:rsidRDefault="00000000">
            <w:pPr>
              <w:pStyle w:val="TableCellCatchupLabel"/>
            </w:pPr>
            <w:r>
              <w:rPr>
                <w:color w:val="F57C00"/>
              </w:rPr>
              <w:t>Catchup Day</w:t>
            </w:r>
          </w:p>
        </w:tc>
      </w:tr>
      <w:tr w:rsidR="001A20E6" w14:paraId="74A9E32C" w14:textId="77777777">
        <w:tc>
          <w:tcPr>
            <w:tcW w:w="700" w:type="pct"/>
            <w:shd w:val="clear" w:color="auto" w:fill="DCFCE7"/>
            <w:tcMar>
              <w:top w:w="150" w:type="dxa"/>
              <w:left w:w="100" w:type="dxa"/>
              <w:bottom w:w="150" w:type="dxa"/>
              <w:right w:w="100" w:type="dxa"/>
            </w:tcMar>
          </w:tcPr>
          <w:p w14:paraId="553DD077" w14:textId="77777777" w:rsidR="001A20E6" w:rsidRDefault="00000000">
            <w:pPr>
              <w:pStyle w:val="TableCellTaskSubject"/>
            </w:pPr>
            <w:r>
              <w:t>Science &amp; Technology</w:t>
            </w:r>
          </w:p>
          <w:p w14:paraId="3F735AA5" w14:textId="77777777" w:rsidR="001A20E6" w:rsidRDefault="00000000">
            <w:pPr>
              <w:pStyle w:val="TableCellTaskDetails"/>
            </w:pPr>
            <w:r>
              <w:t>• Test - TEST — 3h</w:t>
            </w:r>
          </w:p>
          <w:p w14:paraId="4769379E"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2A8793C6" w14:textId="77777777" w:rsidR="001A20E6" w:rsidRDefault="00000000">
            <w:pPr>
              <w:pStyle w:val="TableCellTaskSubject"/>
            </w:pPr>
            <w:r>
              <w:t>Science &amp; Technology</w:t>
            </w:r>
          </w:p>
          <w:p w14:paraId="2E3CD192" w14:textId="77777777" w:rsidR="001A20E6" w:rsidRDefault="00000000">
            <w:pPr>
              <w:pStyle w:val="TableCellTaskDetails"/>
            </w:pPr>
            <w:r>
              <w:t>• Study - Robotics (T09) — 1h 30m</w:t>
            </w:r>
          </w:p>
          <w:p w14:paraId="6E40A22E" w14:textId="77777777" w:rsidR="001A20E6" w:rsidRDefault="00000000">
            <w:pPr>
              <w:pStyle w:val="TableCellTaskBadge"/>
              <w:shd w:val="clear" w:color="auto" w:fill="E3F2FD"/>
            </w:pPr>
            <w:r>
              <w:rPr>
                <w:b/>
                <w:bCs/>
                <w:color w:val="1976D2"/>
              </w:rPr>
              <w:t>STUDY</w:t>
            </w:r>
          </w:p>
          <w:p w14:paraId="409ABE3D" w14:textId="77777777" w:rsidR="001A20E6" w:rsidRDefault="00000000">
            <w:pPr>
              <w:pStyle w:val="TableCellTaskDetails"/>
            </w:pPr>
            <w:r>
              <w:t>• Revision - Robotics (T09) — 30m</w:t>
            </w:r>
          </w:p>
          <w:p w14:paraId="0B8109D9" w14:textId="77777777" w:rsidR="001A20E6" w:rsidRDefault="00000000">
            <w:pPr>
              <w:pStyle w:val="TableCellTaskBadge"/>
              <w:shd w:val="clear" w:color="auto" w:fill="FCE4EC"/>
            </w:pPr>
            <w:r>
              <w:rPr>
                <w:b/>
                <w:bCs/>
                <w:color w:val="C2185B"/>
              </w:rPr>
              <w:t>REVISION</w:t>
            </w:r>
          </w:p>
          <w:p w14:paraId="70637B95" w14:textId="77777777" w:rsidR="001A20E6" w:rsidRDefault="00000000">
            <w:pPr>
              <w:pStyle w:val="TableCellTaskDetails"/>
            </w:pPr>
            <w:r>
              <w:t>• Practice - Robotics (T09) — 30m</w:t>
            </w:r>
          </w:p>
          <w:p w14:paraId="3388F459"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812BF7E" w14:textId="77777777" w:rsidR="001A20E6" w:rsidRDefault="00000000">
            <w:pPr>
              <w:pStyle w:val="TableCellTaskSubject"/>
            </w:pPr>
            <w:r>
              <w:t>Science &amp; Technology</w:t>
            </w:r>
          </w:p>
          <w:p w14:paraId="72491159" w14:textId="77777777" w:rsidR="001A20E6" w:rsidRDefault="00000000">
            <w:pPr>
              <w:pStyle w:val="TableCellTaskDetails"/>
            </w:pPr>
            <w:r>
              <w:t>• Study - Artificial Intelligence (T10) — 1h 30m</w:t>
            </w:r>
          </w:p>
          <w:p w14:paraId="782B7598" w14:textId="77777777" w:rsidR="001A20E6" w:rsidRDefault="00000000">
            <w:pPr>
              <w:pStyle w:val="TableCellTaskBadge"/>
              <w:shd w:val="clear" w:color="auto" w:fill="E3F2FD"/>
            </w:pPr>
            <w:r>
              <w:rPr>
                <w:b/>
                <w:bCs/>
                <w:color w:val="1976D2"/>
              </w:rPr>
              <w:t>STUDY</w:t>
            </w:r>
          </w:p>
          <w:p w14:paraId="364B4892" w14:textId="77777777" w:rsidR="001A20E6" w:rsidRDefault="00000000">
            <w:pPr>
              <w:pStyle w:val="TableCellTaskDetails"/>
            </w:pPr>
            <w:r>
              <w:t>• Revision - Artificial Intelligence (T10) — 30m</w:t>
            </w:r>
          </w:p>
          <w:p w14:paraId="012BE8BA" w14:textId="77777777" w:rsidR="001A20E6" w:rsidRDefault="00000000">
            <w:pPr>
              <w:pStyle w:val="TableCellTaskBadge"/>
              <w:shd w:val="clear" w:color="auto" w:fill="FCE4EC"/>
            </w:pPr>
            <w:r>
              <w:rPr>
                <w:b/>
                <w:bCs/>
                <w:color w:val="C2185B"/>
              </w:rPr>
              <w:t>REVISION</w:t>
            </w:r>
          </w:p>
          <w:p w14:paraId="0C8BD953" w14:textId="77777777" w:rsidR="001A20E6" w:rsidRDefault="00000000">
            <w:pPr>
              <w:pStyle w:val="TableCellTaskDetails"/>
            </w:pPr>
            <w:r>
              <w:t>• Practice - Artificial Intelligence (T10) — 30m</w:t>
            </w:r>
          </w:p>
          <w:p w14:paraId="6C1D1001"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1FBED50" w14:textId="77777777" w:rsidR="001A20E6" w:rsidRDefault="00000000">
            <w:pPr>
              <w:pStyle w:val="TableCellTaskSubject"/>
            </w:pPr>
            <w:r>
              <w:t>Science &amp; Technology</w:t>
            </w:r>
          </w:p>
          <w:p w14:paraId="28CBEA5C" w14:textId="77777777" w:rsidR="001A20E6" w:rsidRDefault="00000000">
            <w:pPr>
              <w:pStyle w:val="TableCellTaskDetails"/>
            </w:pPr>
            <w:r>
              <w:t>• Study - Internet of Things (T11) — 1h 30m</w:t>
            </w:r>
          </w:p>
          <w:p w14:paraId="31EA8C29" w14:textId="77777777" w:rsidR="001A20E6" w:rsidRDefault="00000000">
            <w:pPr>
              <w:pStyle w:val="TableCellTaskBadge"/>
              <w:shd w:val="clear" w:color="auto" w:fill="E3F2FD"/>
            </w:pPr>
            <w:r>
              <w:rPr>
                <w:b/>
                <w:bCs/>
                <w:color w:val="1976D2"/>
              </w:rPr>
              <w:t>STUDY</w:t>
            </w:r>
          </w:p>
          <w:p w14:paraId="0E0FD857" w14:textId="77777777" w:rsidR="001A20E6" w:rsidRDefault="00000000">
            <w:pPr>
              <w:pStyle w:val="TableCellTaskDetails"/>
            </w:pPr>
            <w:r>
              <w:t>• Revision - Internet of Things (T11) — 30m</w:t>
            </w:r>
          </w:p>
          <w:p w14:paraId="10EB341C" w14:textId="77777777" w:rsidR="001A20E6" w:rsidRDefault="00000000">
            <w:pPr>
              <w:pStyle w:val="TableCellTaskBadge"/>
              <w:shd w:val="clear" w:color="auto" w:fill="FCE4EC"/>
            </w:pPr>
            <w:r>
              <w:rPr>
                <w:b/>
                <w:bCs/>
                <w:color w:val="C2185B"/>
              </w:rPr>
              <w:t>REVISION</w:t>
            </w:r>
          </w:p>
          <w:p w14:paraId="2A3AD9FC" w14:textId="77777777" w:rsidR="001A20E6" w:rsidRDefault="00000000">
            <w:pPr>
              <w:pStyle w:val="TableCellTaskDetails"/>
            </w:pPr>
            <w:r>
              <w:t>• Practice - Internet of Things (T11) — 30m</w:t>
            </w:r>
          </w:p>
          <w:p w14:paraId="2EC95AC9"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DAC9A5F" w14:textId="77777777" w:rsidR="001A20E6" w:rsidRDefault="00000000">
            <w:pPr>
              <w:pStyle w:val="TableCellTaskSubject"/>
            </w:pPr>
            <w:r>
              <w:t>Science &amp; Technology</w:t>
            </w:r>
          </w:p>
          <w:p w14:paraId="61AB280B" w14:textId="77777777" w:rsidR="001A20E6" w:rsidRDefault="00000000">
            <w:pPr>
              <w:pStyle w:val="TableCellTaskDetails"/>
            </w:pPr>
            <w:r>
              <w:t>• Study - Blockchain (T12) — 1h 30m</w:t>
            </w:r>
          </w:p>
          <w:p w14:paraId="7E2C1FA9" w14:textId="77777777" w:rsidR="001A20E6" w:rsidRDefault="00000000">
            <w:pPr>
              <w:pStyle w:val="TableCellTaskBadge"/>
              <w:shd w:val="clear" w:color="auto" w:fill="E3F2FD"/>
            </w:pPr>
            <w:r>
              <w:rPr>
                <w:b/>
                <w:bCs/>
                <w:color w:val="1976D2"/>
              </w:rPr>
              <w:t>STUDY</w:t>
            </w:r>
          </w:p>
          <w:p w14:paraId="7DC78549" w14:textId="77777777" w:rsidR="001A20E6" w:rsidRDefault="00000000">
            <w:pPr>
              <w:pStyle w:val="TableCellTaskDetails"/>
            </w:pPr>
            <w:r>
              <w:t>• Revision - Blockchain (T12) — 30m</w:t>
            </w:r>
          </w:p>
          <w:p w14:paraId="6A513B20" w14:textId="77777777" w:rsidR="001A20E6" w:rsidRDefault="00000000">
            <w:pPr>
              <w:pStyle w:val="TableCellTaskBadge"/>
              <w:shd w:val="clear" w:color="auto" w:fill="FCE4EC"/>
            </w:pPr>
            <w:r>
              <w:rPr>
                <w:b/>
                <w:bCs/>
                <w:color w:val="C2185B"/>
              </w:rPr>
              <w:t>REVISION</w:t>
            </w:r>
          </w:p>
          <w:p w14:paraId="49563356" w14:textId="77777777" w:rsidR="001A20E6" w:rsidRDefault="00000000">
            <w:pPr>
              <w:pStyle w:val="TableCellTaskDetails"/>
            </w:pPr>
            <w:r>
              <w:t>• Practice - Blockchain (T12) — 30m</w:t>
            </w:r>
          </w:p>
          <w:p w14:paraId="0AFC35A0"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8A1E444" w14:textId="77777777" w:rsidR="001A20E6" w:rsidRDefault="00000000">
            <w:pPr>
              <w:pStyle w:val="TableCellTaskSubject"/>
            </w:pPr>
            <w:r>
              <w:t>Science &amp; Technology</w:t>
            </w:r>
          </w:p>
          <w:p w14:paraId="45BEAD77" w14:textId="77777777" w:rsidR="001A20E6" w:rsidRDefault="00000000">
            <w:pPr>
              <w:pStyle w:val="TableCellTaskDetails"/>
            </w:pPr>
            <w:r>
              <w:t>• Study - Quantum Computing (T13) — 1h 30m</w:t>
            </w:r>
          </w:p>
          <w:p w14:paraId="3F1180E0" w14:textId="77777777" w:rsidR="001A20E6" w:rsidRDefault="00000000">
            <w:pPr>
              <w:pStyle w:val="TableCellTaskBadge"/>
              <w:shd w:val="clear" w:color="auto" w:fill="E3F2FD"/>
            </w:pPr>
            <w:r>
              <w:rPr>
                <w:b/>
                <w:bCs/>
                <w:color w:val="1976D2"/>
              </w:rPr>
              <w:t>STUDY</w:t>
            </w:r>
          </w:p>
          <w:p w14:paraId="1D89F8A1" w14:textId="77777777" w:rsidR="001A20E6" w:rsidRDefault="00000000">
            <w:pPr>
              <w:pStyle w:val="TableCellTaskDetails"/>
            </w:pPr>
            <w:r>
              <w:t>• Revision - Quantum Computing (T13) — 30m</w:t>
            </w:r>
          </w:p>
          <w:p w14:paraId="5113F781" w14:textId="77777777" w:rsidR="001A20E6" w:rsidRDefault="00000000">
            <w:pPr>
              <w:pStyle w:val="TableCellTaskBadge"/>
              <w:shd w:val="clear" w:color="auto" w:fill="FCE4EC"/>
            </w:pPr>
            <w:r>
              <w:rPr>
                <w:b/>
                <w:bCs/>
                <w:color w:val="C2185B"/>
              </w:rPr>
              <w:t>REVISION</w:t>
            </w:r>
          </w:p>
          <w:p w14:paraId="060AE07D" w14:textId="77777777" w:rsidR="001A20E6" w:rsidRDefault="00000000">
            <w:pPr>
              <w:pStyle w:val="TableCellTaskDetails"/>
            </w:pPr>
            <w:r>
              <w:t>• Practice - Quantum Computing (T13) — 30m</w:t>
            </w:r>
          </w:p>
          <w:p w14:paraId="6A52DFF8"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08670EA7" w14:textId="77777777" w:rsidR="001A20E6" w:rsidRDefault="001A20E6"/>
        </w:tc>
      </w:tr>
      <w:tr w:rsidR="001A20E6" w14:paraId="045DFBF7" w14:textId="77777777">
        <w:tc>
          <w:tcPr>
            <w:tcW w:w="700" w:type="pct"/>
            <w:shd w:val="clear" w:color="auto" w:fill="DCFCE7"/>
            <w:tcMar>
              <w:top w:w="150" w:type="dxa"/>
              <w:left w:w="100" w:type="dxa"/>
              <w:bottom w:w="150" w:type="dxa"/>
              <w:right w:w="100" w:type="dxa"/>
            </w:tcMar>
          </w:tcPr>
          <w:p w14:paraId="347D0C44" w14:textId="77777777" w:rsidR="001A20E6" w:rsidRDefault="00000000">
            <w:pPr>
              <w:pStyle w:val="TableCellTaskSubject"/>
            </w:pPr>
            <w:r>
              <w:t>Indian Polity and Governance</w:t>
            </w:r>
          </w:p>
          <w:p w14:paraId="3C4C5B27" w14:textId="77777777" w:rsidR="001A20E6" w:rsidRDefault="00000000">
            <w:pPr>
              <w:pStyle w:val="TableCellTaskDetails"/>
            </w:pPr>
            <w:r>
              <w:t>• Test - TEST — 3h</w:t>
            </w:r>
          </w:p>
          <w:p w14:paraId="5851C7D3"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546BCFA1" w14:textId="77777777" w:rsidR="001A20E6" w:rsidRDefault="00000000">
            <w:pPr>
              <w:pStyle w:val="TableCellTaskSubject"/>
            </w:pPr>
            <w:r>
              <w:t>Indian Polity and Governance</w:t>
            </w:r>
          </w:p>
          <w:p w14:paraId="4709357F" w14:textId="77777777" w:rsidR="001A20E6" w:rsidRDefault="00000000">
            <w:pPr>
              <w:pStyle w:val="TableCellTaskDetails"/>
            </w:pPr>
            <w:r>
              <w:t>• Study - Broad / Overlap (P00) — 1h 30m</w:t>
            </w:r>
          </w:p>
          <w:p w14:paraId="47561317" w14:textId="77777777" w:rsidR="001A20E6" w:rsidRDefault="00000000">
            <w:pPr>
              <w:pStyle w:val="TableCellTaskBadge"/>
              <w:shd w:val="clear" w:color="auto" w:fill="E3F2FD"/>
            </w:pPr>
            <w:r>
              <w:rPr>
                <w:b/>
                <w:bCs/>
                <w:color w:val="1976D2"/>
              </w:rPr>
              <w:t>STUDY</w:t>
            </w:r>
          </w:p>
          <w:p w14:paraId="4C273DE9" w14:textId="77777777" w:rsidR="001A20E6" w:rsidRDefault="00000000">
            <w:pPr>
              <w:pStyle w:val="TableCellTaskDetails"/>
            </w:pPr>
            <w:r>
              <w:t>• Revision - Broad / Overlap (P00) — 30m</w:t>
            </w:r>
          </w:p>
          <w:p w14:paraId="187EE458" w14:textId="77777777" w:rsidR="001A20E6" w:rsidRDefault="00000000">
            <w:pPr>
              <w:pStyle w:val="TableCellTaskBadge"/>
              <w:shd w:val="clear" w:color="auto" w:fill="FCE4EC"/>
            </w:pPr>
            <w:r>
              <w:rPr>
                <w:b/>
                <w:bCs/>
                <w:color w:val="C2185B"/>
              </w:rPr>
              <w:t>REVISION</w:t>
            </w:r>
          </w:p>
          <w:p w14:paraId="570ACF7F" w14:textId="77777777" w:rsidR="001A20E6" w:rsidRDefault="00000000">
            <w:pPr>
              <w:pStyle w:val="TableCellTaskDetails"/>
            </w:pPr>
            <w:r>
              <w:t>• Practice - Broad / Overlap (P00) — 30m</w:t>
            </w:r>
          </w:p>
          <w:p w14:paraId="54C71892"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5068648" w14:textId="77777777" w:rsidR="001A20E6" w:rsidRDefault="00000000">
            <w:pPr>
              <w:pStyle w:val="TableCellTaskSubject"/>
            </w:pPr>
            <w:r>
              <w:t>Indian Polity and Governance</w:t>
            </w:r>
          </w:p>
          <w:p w14:paraId="165A71EB" w14:textId="77777777" w:rsidR="001A20E6" w:rsidRDefault="00000000">
            <w:pPr>
              <w:pStyle w:val="TableCellTaskDetails"/>
            </w:pPr>
            <w:r>
              <w:t>• Study - Broad / Overlap (P00) — 1h 30m</w:t>
            </w:r>
          </w:p>
          <w:p w14:paraId="26D0FE4B" w14:textId="77777777" w:rsidR="001A20E6" w:rsidRDefault="00000000">
            <w:pPr>
              <w:pStyle w:val="TableCellTaskBadge"/>
              <w:shd w:val="clear" w:color="auto" w:fill="E3F2FD"/>
            </w:pPr>
            <w:r>
              <w:rPr>
                <w:b/>
                <w:bCs/>
                <w:color w:val="1976D2"/>
              </w:rPr>
              <w:t>STUDY</w:t>
            </w:r>
          </w:p>
          <w:p w14:paraId="3AB84662" w14:textId="77777777" w:rsidR="001A20E6" w:rsidRDefault="00000000">
            <w:pPr>
              <w:pStyle w:val="TableCellTaskDetails"/>
            </w:pPr>
            <w:r>
              <w:t>• Revision - Broad / Overlap (P00) — 30m</w:t>
            </w:r>
          </w:p>
          <w:p w14:paraId="4A70EDD9" w14:textId="77777777" w:rsidR="001A20E6" w:rsidRDefault="00000000">
            <w:pPr>
              <w:pStyle w:val="TableCellTaskBadge"/>
              <w:shd w:val="clear" w:color="auto" w:fill="FCE4EC"/>
            </w:pPr>
            <w:r>
              <w:rPr>
                <w:b/>
                <w:bCs/>
                <w:color w:val="C2185B"/>
              </w:rPr>
              <w:t>REVISION</w:t>
            </w:r>
          </w:p>
          <w:p w14:paraId="69618C46" w14:textId="77777777" w:rsidR="001A20E6" w:rsidRDefault="00000000">
            <w:pPr>
              <w:pStyle w:val="TableCellTaskDetails"/>
            </w:pPr>
            <w:r>
              <w:t>• Practice - Broad / Overlap (P00) — 30m</w:t>
            </w:r>
          </w:p>
          <w:p w14:paraId="5E4F4F97"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3AD3EDB" w14:textId="77777777" w:rsidR="001A20E6" w:rsidRDefault="00000000">
            <w:pPr>
              <w:pStyle w:val="TableCellTaskSubject"/>
            </w:pPr>
            <w:r>
              <w:t>Indian Polity and Governance</w:t>
            </w:r>
          </w:p>
          <w:p w14:paraId="485119B8" w14:textId="77777777" w:rsidR="001A20E6" w:rsidRDefault="00000000">
            <w:pPr>
              <w:pStyle w:val="TableCellTaskDetails"/>
            </w:pPr>
            <w:r>
              <w:t>• Study - Broad / Overlap (P00) — 1h</w:t>
            </w:r>
          </w:p>
          <w:p w14:paraId="6A549097" w14:textId="77777777" w:rsidR="001A20E6" w:rsidRDefault="00000000">
            <w:pPr>
              <w:pStyle w:val="TableCellTaskBadge"/>
              <w:shd w:val="clear" w:color="auto" w:fill="E3F2FD"/>
            </w:pPr>
            <w:r>
              <w:rPr>
                <w:b/>
                <w:bCs/>
                <w:color w:val="1976D2"/>
              </w:rPr>
              <w:t>STUDY</w:t>
            </w:r>
          </w:p>
          <w:p w14:paraId="493BEE83" w14:textId="77777777" w:rsidR="001A20E6" w:rsidRDefault="00000000">
            <w:pPr>
              <w:pStyle w:val="TableCellTaskDetails"/>
            </w:pPr>
            <w:r>
              <w:t>• Study - Constitutional Framework (P01) — 30m</w:t>
            </w:r>
          </w:p>
          <w:p w14:paraId="1B39E285" w14:textId="77777777" w:rsidR="001A20E6" w:rsidRDefault="00000000">
            <w:pPr>
              <w:pStyle w:val="TableCellTaskBadge"/>
              <w:shd w:val="clear" w:color="auto" w:fill="E3F2FD"/>
            </w:pPr>
            <w:r>
              <w:rPr>
                <w:b/>
                <w:bCs/>
                <w:color w:val="1976D2"/>
              </w:rPr>
              <w:t>STUDY</w:t>
            </w:r>
          </w:p>
          <w:p w14:paraId="16B3D45F" w14:textId="77777777" w:rsidR="001A20E6" w:rsidRDefault="00000000">
            <w:pPr>
              <w:pStyle w:val="TableCellTaskDetails"/>
            </w:pPr>
            <w:r>
              <w:t>• Revision - Constitutional Framework (P01) — 30m</w:t>
            </w:r>
          </w:p>
          <w:p w14:paraId="0BE70201" w14:textId="77777777" w:rsidR="001A20E6" w:rsidRDefault="00000000">
            <w:pPr>
              <w:pStyle w:val="TableCellTaskBadge"/>
              <w:shd w:val="clear" w:color="auto" w:fill="FCE4EC"/>
            </w:pPr>
            <w:r>
              <w:rPr>
                <w:b/>
                <w:bCs/>
                <w:color w:val="C2185B"/>
              </w:rPr>
              <w:t>REVISION</w:t>
            </w:r>
          </w:p>
          <w:p w14:paraId="38448A66" w14:textId="77777777" w:rsidR="001A20E6" w:rsidRDefault="00000000">
            <w:pPr>
              <w:pStyle w:val="TableCellTaskDetails"/>
            </w:pPr>
            <w:r>
              <w:t>• Practice - Constitutional Framework (P01) — 30m</w:t>
            </w:r>
          </w:p>
          <w:p w14:paraId="387E411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E933D75" w14:textId="77777777" w:rsidR="001A20E6" w:rsidRDefault="00000000">
            <w:pPr>
              <w:pStyle w:val="TableCellTaskSubject"/>
            </w:pPr>
            <w:r>
              <w:t>Indian Polity and Governance</w:t>
            </w:r>
          </w:p>
          <w:p w14:paraId="51A99D40" w14:textId="77777777" w:rsidR="001A20E6" w:rsidRDefault="00000000">
            <w:pPr>
              <w:pStyle w:val="TableCellTaskDetails"/>
            </w:pPr>
            <w:r>
              <w:t>• Study - Constitutional Framework (P01) — 1h 30m</w:t>
            </w:r>
          </w:p>
          <w:p w14:paraId="730281BB" w14:textId="77777777" w:rsidR="001A20E6" w:rsidRDefault="00000000">
            <w:pPr>
              <w:pStyle w:val="TableCellTaskBadge"/>
              <w:shd w:val="clear" w:color="auto" w:fill="E3F2FD"/>
            </w:pPr>
            <w:r>
              <w:rPr>
                <w:b/>
                <w:bCs/>
                <w:color w:val="1976D2"/>
              </w:rPr>
              <w:t>STUDY</w:t>
            </w:r>
          </w:p>
          <w:p w14:paraId="4237C8D6" w14:textId="77777777" w:rsidR="001A20E6" w:rsidRDefault="00000000">
            <w:pPr>
              <w:pStyle w:val="TableCellTaskDetails"/>
            </w:pPr>
            <w:r>
              <w:t>• Revision - Constitutional Framework (P01) — 30m</w:t>
            </w:r>
          </w:p>
          <w:p w14:paraId="712094C7" w14:textId="77777777" w:rsidR="001A20E6" w:rsidRDefault="00000000">
            <w:pPr>
              <w:pStyle w:val="TableCellTaskBadge"/>
              <w:shd w:val="clear" w:color="auto" w:fill="FCE4EC"/>
            </w:pPr>
            <w:r>
              <w:rPr>
                <w:b/>
                <w:bCs/>
                <w:color w:val="C2185B"/>
              </w:rPr>
              <w:t>REVISION</w:t>
            </w:r>
          </w:p>
          <w:p w14:paraId="09F88ABC" w14:textId="77777777" w:rsidR="001A20E6" w:rsidRDefault="00000000">
            <w:pPr>
              <w:pStyle w:val="TableCellTaskDetails"/>
            </w:pPr>
            <w:r>
              <w:t>• Practice - Constitutional Framework (P01) — 30m</w:t>
            </w:r>
          </w:p>
          <w:p w14:paraId="1EEF0C1D"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3B088C1" w14:textId="77777777" w:rsidR="001A20E6" w:rsidRDefault="00000000">
            <w:pPr>
              <w:pStyle w:val="TableCellTaskSubject"/>
            </w:pPr>
            <w:r>
              <w:t>Indian Polity and Governance</w:t>
            </w:r>
          </w:p>
          <w:p w14:paraId="367B343F" w14:textId="77777777" w:rsidR="001A20E6" w:rsidRDefault="00000000">
            <w:pPr>
              <w:pStyle w:val="TableCellTaskDetails"/>
            </w:pPr>
            <w:r>
              <w:t>• Study - Constitutional Framework (P01) — 1h 30m</w:t>
            </w:r>
          </w:p>
          <w:p w14:paraId="2F903073" w14:textId="77777777" w:rsidR="001A20E6" w:rsidRDefault="00000000">
            <w:pPr>
              <w:pStyle w:val="TableCellTaskBadge"/>
              <w:shd w:val="clear" w:color="auto" w:fill="E3F2FD"/>
            </w:pPr>
            <w:r>
              <w:rPr>
                <w:b/>
                <w:bCs/>
                <w:color w:val="1976D2"/>
              </w:rPr>
              <w:t>STUDY</w:t>
            </w:r>
          </w:p>
          <w:p w14:paraId="499F8444" w14:textId="77777777" w:rsidR="001A20E6" w:rsidRDefault="00000000">
            <w:pPr>
              <w:pStyle w:val="TableCellTaskDetails"/>
            </w:pPr>
            <w:r>
              <w:t>• Revision - Constitutional Framework (P01) — 30m</w:t>
            </w:r>
          </w:p>
          <w:p w14:paraId="07A21267" w14:textId="77777777" w:rsidR="001A20E6" w:rsidRDefault="00000000">
            <w:pPr>
              <w:pStyle w:val="TableCellTaskBadge"/>
              <w:shd w:val="clear" w:color="auto" w:fill="FCE4EC"/>
            </w:pPr>
            <w:r>
              <w:rPr>
                <w:b/>
                <w:bCs/>
                <w:color w:val="C2185B"/>
              </w:rPr>
              <w:t>REVISION</w:t>
            </w:r>
          </w:p>
          <w:p w14:paraId="6FA8A9E5" w14:textId="77777777" w:rsidR="001A20E6" w:rsidRDefault="00000000">
            <w:pPr>
              <w:pStyle w:val="TableCellTaskDetails"/>
            </w:pPr>
            <w:r>
              <w:t>• Practice - Constitutional Framework (P01) — 30m</w:t>
            </w:r>
          </w:p>
          <w:p w14:paraId="348AA40A"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45C3D20C" w14:textId="77777777" w:rsidR="001A20E6" w:rsidRDefault="001A20E6"/>
        </w:tc>
      </w:tr>
    </w:tbl>
    <w:p w14:paraId="2497F1E6" w14:textId="77777777" w:rsidR="001A20E6" w:rsidRDefault="001A20E6">
      <w:pPr>
        <w:spacing w:after="400"/>
      </w:pPr>
    </w:p>
    <w:p w14:paraId="7427BCC0" w14:textId="77777777" w:rsidR="001A20E6" w:rsidRDefault="00000000">
      <w:pPr>
        <w:pStyle w:val="ResourceTitle"/>
      </w:pPr>
      <w:r>
        <w:t>📚 Resources for Jul 05 - Jul 11</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3AD9416C" w14:textId="77777777">
        <w:tc>
          <w:tcPr>
            <w:tcW w:w="1650" w:type="pct"/>
            <w:tcBorders>
              <w:bottom w:val="single" w:sz="2" w:space="0" w:color="D1D5DB"/>
              <w:right w:val="single" w:sz="2" w:space="0" w:color="D1D5DB"/>
            </w:tcBorders>
            <w:tcMar>
              <w:top w:w="200" w:type="dxa"/>
              <w:left w:w="150" w:type="dxa"/>
              <w:bottom w:w="200" w:type="dxa"/>
              <w:right w:w="150" w:type="dxa"/>
            </w:tcMar>
          </w:tcPr>
          <w:p w14:paraId="3380F46F" w14:textId="77777777" w:rsidR="001A20E6" w:rsidRDefault="00000000">
            <w:pPr>
              <w:pStyle w:val="TableCellSubjectName"/>
            </w:pPr>
            <w:r>
              <w:t>Science &amp; Technology</w:t>
            </w:r>
          </w:p>
          <w:p w14:paraId="752E0257" w14:textId="77777777" w:rsidR="001A20E6" w:rsidRDefault="00000000">
            <w:pPr>
              <w:pStyle w:val="TableCellCategoryTitle"/>
            </w:pPr>
            <w:r>
              <w:t>📝 Practice Materials</w:t>
            </w:r>
          </w:p>
          <w:p w14:paraId="011CB068" w14:textId="77777777" w:rsidR="001A20E6" w:rsidRDefault="00000000">
            <w:pPr>
              <w:pStyle w:val="TableCellResourceItem"/>
            </w:pPr>
            <w:r>
              <w:t>• La Excellence S&amp;T Material</w:t>
            </w:r>
          </w:p>
          <w:p w14:paraId="44A82F5E" w14:textId="77777777" w:rsidR="001A20E6" w:rsidRDefault="00000000">
            <w:pPr>
              <w:pStyle w:val="TableCellResourceItem"/>
            </w:pPr>
            <w:r>
              <w:t>• Prelims &amp; Mains Workbooks</w:t>
            </w:r>
          </w:p>
          <w:p w14:paraId="032DFBBA" w14:textId="77777777" w:rsidR="001A20E6" w:rsidRDefault="00000000">
            <w:pPr>
              <w:pStyle w:val="TableCellCategoryTitle"/>
            </w:pPr>
            <w:r>
              <w:t>📰 Current Affairs</w:t>
            </w:r>
          </w:p>
          <w:p w14:paraId="161EAD98" w14:textId="77777777" w:rsidR="001A20E6" w:rsidRDefault="00000000">
            <w:pPr>
              <w:pStyle w:val="TableCellResourceItem"/>
            </w:pPr>
            <w:r>
              <w:t>• Newspapers (The Hindu S&amp;T, PIB updates)</w:t>
            </w:r>
          </w:p>
        </w:tc>
        <w:tc>
          <w:tcPr>
            <w:tcW w:w="1650" w:type="pct"/>
            <w:tcBorders>
              <w:bottom w:val="single" w:sz="2" w:space="0" w:color="D1D5DB"/>
              <w:right w:val="single" w:sz="2" w:space="0" w:color="D1D5DB"/>
            </w:tcBorders>
            <w:tcMar>
              <w:top w:w="200" w:type="dxa"/>
              <w:left w:w="150" w:type="dxa"/>
              <w:bottom w:w="200" w:type="dxa"/>
              <w:right w:w="150" w:type="dxa"/>
            </w:tcMar>
          </w:tcPr>
          <w:p w14:paraId="31F65B57" w14:textId="77777777" w:rsidR="001A20E6" w:rsidRDefault="00000000">
            <w:pPr>
              <w:pStyle w:val="TableCellSubjectName"/>
            </w:pPr>
            <w:r>
              <w:t>Indian Polity and Governance</w:t>
            </w:r>
          </w:p>
          <w:p w14:paraId="531AEF26" w14:textId="77777777" w:rsidR="001A20E6" w:rsidRDefault="00000000">
            <w:pPr>
              <w:pStyle w:val="TableCellCategoryTitle"/>
            </w:pPr>
            <w:r>
              <w:t>📝 Practice Materials</w:t>
            </w:r>
          </w:p>
          <w:p w14:paraId="4B5556C7" w14:textId="77777777" w:rsidR="001A20E6" w:rsidRDefault="00000000">
            <w:pPr>
              <w:pStyle w:val="TableCellResourceItem"/>
            </w:pPr>
            <w:r>
              <w:t>• La Excellence Polity Material</w:t>
            </w:r>
          </w:p>
          <w:p w14:paraId="23EEDF32" w14:textId="77777777" w:rsidR="001A20E6" w:rsidRDefault="00000000">
            <w:pPr>
              <w:pStyle w:val="TableCellResourceItem"/>
            </w:pPr>
            <w:r>
              <w:t>• Mains RRP + Prelims RRP</w:t>
            </w:r>
          </w:p>
          <w:p w14:paraId="1DF53EE8" w14:textId="77777777" w:rsidR="001A20E6" w:rsidRDefault="00000000">
            <w:pPr>
              <w:pStyle w:val="TableCellResourceItem"/>
            </w:pPr>
            <w:r>
              <w:t>• Prelims &amp; Mains Workbooks</w:t>
            </w:r>
          </w:p>
          <w:p w14:paraId="647B1788" w14:textId="77777777" w:rsidR="001A20E6" w:rsidRDefault="00000000">
            <w:pPr>
              <w:pStyle w:val="TableCellCategoryTitle"/>
            </w:pPr>
            <w:r>
              <w:t>📰 Current Affairs</w:t>
            </w:r>
          </w:p>
          <w:p w14:paraId="6142A0A9" w14:textId="77777777" w:rsidR="001A20E6" w:rsidRDefault="00000000">
            <w:pPr>
              <w:pStyle w:val="TableCellResourceItem"/>
            </w:pPr>
            <w:r>
              <w:t>• NITI Aayog Reports + PRS Briefs</w:t>
            </w:r>
          </w:p>
          <w:p w14:paraId="541A4E95" w14:textId="77777777" w:rsidR="001A20E6" w:rsidRDefault="00000000">
            <w:pPr>
              <w:pStyle w:val="TableCellResourceItem"/>
            </w:pPr>
            <w:r>
              <w:t>• Newspapers (The Hindu/Indian Express)</w:t>
            </w:r>
          </w:p>
          <w:p w14:paraId="10458625" w14:textId="77777777" w:rsidR="001A20E6" w:rsidRDefault="00000000">
            <w:pPr>
              <w:pStyle w:val="TableCellResourceItem"/>
            </w:pPr>
            <w:r>
              <w:t>• Optional: Subhash Kashyap Our Constitution, Our Parliament</w:t>
            </w:r>
          </w:p>
        </w:tc>
        <w:tc>
          <w:tcPr>
            <w:tcW w:w="1650" w:type="pct"/>
          </w:tcPr>
          <w:p w14:paraId="5637EF04" w14:textId="77777777" w:rsidR="001A20E6" w:rsidRDefault="001A20E6"/>
        </w:tc>
      </w:tr>
    </w:tbl>
    <w:p w14:paraId="3BAFA553"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5F082FF1" w14:textId="77777777">
        <w:tc>
          <w:tcPr>
            <w:tcW w:w="2500" w:type="pct"/>
            <w:tcMar>
              <w:top w:w="0" w:type="dxa"/>
              <w:left w:w="0" w:type="dxa"/>
              <w:bottom w:w="0" w:type="dxa"/>
              <w:right w:w="0" w:type="dxa"/>
            </w:tcMar>
          </w:tcPr>
          <w:p w14:paraId="5C6639DE" w14:textId="77777777" w:rsidR="001A20E6" w:rsidRDefault="00000000">
            <w:pPr>
              <w:pStyle w:val="WeekTitle"/>
            </w:pPr>
            <w:r>
              <w:rPr>
                <w:color w:val="15803D"/>
              </w:rPr>
              <w:t>📅 Jul 12 - Jul 18, 2026</w:t>
            </w:r>
          </w:p>
        </w:tc>
        <w:tc>
          <w:tcPr>
            <w:tcW w:w="2500" w:type="pct"/>
            <w:tcMar>
              <w:top w:w="0" w:type="dxa"/>
              <w:left w:w="0" w:type="dxa"/>
              <w:bottom w:w="0" w:type="dxa"/>
              <w:right w:w="0" w:type="dxa"/>
            </w:tcMar>
          </w:tcPr>
          <w:p w14:paraId="58C6D5E2" w14:textId="77777777" w:rsidR="001A20E6" w:rsidRDefault="00000000">
            <w:pPr>
              <w:pStyle w:val="WeekCycleName"/>
            </w:pPr>
            <w:r>
              <w:rPr>
                <w:color w:val="15803D"/>
              </w:rPr>
              <w:t>C2</w:t>
            </w:r>
          </w:p>
        </w:tc>
      </w:tr>
    </w:tbl>
    <w:p w14:paraId="58241F85"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32DF36B4" w14:textId="77777777">
        <w:tc>
          <w:tcPr>
            <w:tcW w:w="700" w:type="pct"/>
            <w:shd w:val="clear" w:color="auto" w:fill="DCFCE7"/>
            <w:tcMar>
              <w:top w:w="200" w:type="dxa"/>
              <w:left w:w="100" w:type="dxa"/>
              <w:bottom w:w="200" w:type="dxa"/>
              <w:right w:w="100" w:type="dxa"/>
            </w:tcMar>
          </w:tcPr>
          <w:p w14:paraId="7CDA0B87" w14:textId="77777777" w:rsidR="001A20E6" w:rsidRDefault="00000000">
            <w:pPr>
              <w:pStyle w:val="TableCellCalendarDayHeader"/>
            </w:pPr>
            <w:r>
              <w:rPr>
                <w:color w:val="15803D"/>
              </w:rPr>
              <w:t>Sunday</w:t>
            </w:r>
          </w:p>
          <w:p w14:paraId="53F92E8E" w14:textId="77777777" w:rsidR="001A20E6" w:rsidRDefault="00000000">
            <w:pPr>
              <w:pStyle w:val="TableCellCalendarDateHeader"/>
            </w:pPr>
            <w:r>
              <w:rPr>
                <w:color w:val="15803D"/>
              </w:rPr>
              <w:t>Jul 12</w:t>
            </w:r>
          </w:p>
          <w:p w14:paraId="197BE8D0"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419F2444" w14:textId="77777777" w:rsidR="001A20E6" w:rsidRDefault="00000000">
            <w:pPr>
              <w:pStyle w:val="TableCellCalendarDayHeader"/>
            </w:pPr>
            <w:r>
              <w:rPr>
                <w:color w:val="15803D"/>
              </w:rPr>
              <w:t>Monday</w:t>
            </w:r>
          </w:p>
          <w:p w14:paraId="113F2118" w14:textId="77777777" w:rsidR="001A20E6" w:rsidRDefault="00000000">
            <w:pPr>
              <w:pStyle w:val="TableCellCalendarDateHeader"/>
            </w:pPr>
            <w:r>
              <w:rPr>
                <w:color w:val="15803D"/>
              </w:rPr>
              <w:t>Jul 13</w:t>
            </w:r>
          </w:p>
          <w:p w14:paraId="3DE547C5"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1FFF374C" w14:textId="77777777" w:rsidR="001A20E6" w:rsidRDefault="00000000">
            <w:pPr>
              <w:pStyle w:val="TableCellCalendarDayHeader"/>
            </w:pPr>
            <w:r>
              <w:rPr>
                <w:color w:val="15803D"/>
              </w:rPr>
              <w:t>Tuesday</w:t>
            </w:r>
          </w:p>
          <w:p w14:paraId="1CF91336" w14:textId="77777777" w:rsidR="001A20E6" w:rsidRDefault="00000000">
            <w:pPr>
              <w:pStyle w:val="TableCellCalendarDateHeader"/>
            </w:pPr>
            <w:r>
              <w:rPr>
                <w:color w:val="15803D"/>
              </w:rPr>
              <w:t>Jul 14</w:t>
            </w:r>
          </w:p>
          <w:p w14:paraId="1A62C5BA"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5A483282" w14:textId="77777777" w:rsidR="001A20E6" w:rsidRDefault="00000000">
            <w:pPr>
              <w:pStyle w:val="TableCellCalendarDayHeader"/>
            </w:pPr>
            <w:r>
              <w:rPr>
                <w:color w:val="15803D"/>
              </w:rPr>
              <w:t>Wednesday</w:t>
            </w:r>
          </w:p>
          <w:p w14:paraId="1EC67913" w14:textId="77777777" w:rsidR="001A20E6" w:rsidRDefault="00000000">
            <w:pPr>
              <w:pStyle w:val="TableCellCalendarDateHeader"/>
            </w:pPr>
            <w:r>
              <w:rPr>
                <w:color w:val="15803D"/>
              </w:rPr>
              <w:t>Jul 15</w:t>
            </w:r>
          </w:p>
          <w:p w14:paraId="3F1F8B32"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382BC6F8" w14:textId="77777777" w:rsidR="001A20E6" w:rsidRDefault="00000000">
            <w:pPr>
              <w:pStyle w:val="TableCellCalendarDayHeader"/>
            </w:pPr>
            <w:r>
              <w:rPr>
                <w:color w:val="15803D"/>
              </w:rPr>
              <w:t>Thursday</w:t>
            </w:r>
          </w:p>
          <w:p w14:paraId="027CEEB7" w14:textId="77777777" w:rsidR="001A20E6" w:rsidRDefault="00000000">
            <w:pPr>
              <w:pStyle w:val="TableCellCalendarDateHeader"/>
            </w:pPr>
            <w:r>
              <w:rPr>
                <w:color w:val="15803D"/>
              </w:rPr>
              <w:t>Jul 16</w:t>
            </w:r>
          </w:p>
          <w:p w14:paraId="0DDE950F"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F092B3B" w14:textId="77777777" w:rsidR="001A20E6" w:rsidRDefault="00000000">
            <w:pPr>
              <w:pStyle w:val="TableCellCalendarDayHeader"/>
            </w:pPr>
            <w:r>
              <w:rPr>
                <w:color w:val="15803D"/>
              </w:rPr>
              <w:t>Friday</w:t>
            </w:r>
          </w:p>
          <w:p w14:paraId="0DCC4B8E" w14:textId="77777777" w:rsidR="001A20E6" w:rsidRDefault="00000000">
            <w:pPr>
              <w:pStyle w:val="TableCellCalendarDateHeader"/>
            </w:pPr>
            <w:r>
              <w:rPr>
                <w:color w:val="15803D"/>
              </w:rPr>
              <w:t>Jul 17</w:t>
            </w:r>
          </w:p>
          <w:p w14:paraId="717B473F"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216932BA" w14:textId="77777777" w:rsidR="001A20E6" w:rsidRDefault="00000000">
            <w:pPr>
              <w:pStyle w:val="TableCellCalendarDayHeader"/>
            </w:pPr>
            <w:r>
              <w:rPr>
                <w:color w:val="F57C00"/>
              </w:rPr>
              <w:t>Saturday</w:t>
            </w:r>
          </w:p>
          <w:p w14:paraId="5BCBC031" w14:textId="77777777" w:rsidR="001A20E6" w:rsidRDefault="00000000">
            <w:pPr>
              <w:pStyle w:val="TableCellCalendarDateHeader"/>
            </w:pPr>
            <w:r>
              <w:rPr>
                <w:color w:val="F57C00"/>
              </w:rPr>
              <w:t>Jul 18</w:t>
            </w:r>
          </w:p>
          <w:p w14:paraId="3299019A" w14:textId="77777777" w:rsidR="001A20E6" w:rsidRDefault="00000000">
            <w:pPr>
              <w:pStyle w:val="TableCellCatchupLabel"/>
            </w:pPr>
            <w:r>
              <w:rPr>
                <w:color w:val="F57C00"/>
              </w:rPr>
              <w:t>Catchup Day</w:t>
            </w:r>
          </w:p>
        </w:tc>
      </w:tr>
      <w:tr w:rsidR="001A20E6" w14:paraId="27199EB5" w14:textId="77777777">
        <w:tc>
          <w:tcPr>
            <w:tcW w:w="700" w:type="pct"/>
            <w:shd w:val="clear" w:color="auto" w:fill="DCFCE7"/>
            <w:tcMar>
              <w:top w:w="150" w:type="dxa"/>
              <w:left w:w="100" w:type="dxa"/>
              <w:bottom w:w="150" w:type="dxa"/>
              <w:right w:w="100" w:type="dxa"/>
            </w:tcMar>
          </w:tcPr>
          <w:p w14:paraId="3842755A" w14:textId="77777777" w:rsidR="001A20E6" w:rsidRDefault="00000000">
            <w:pPr>
              <w:pStyle w:val="TableCellTaskSubject"/>
            </w:pPr>
            <w:r>
              <w:t>Science &amp; Technology</w:t>
            </w:r>
          </w:p>
          <w:p w14:paraId="689CCEFE" w14:textId="77777777" w:rsidR="001A20E6" w:rsidRDefault="00000000">
            <w:pPr>
              <w:pStyle w:val="TableCellTaskDetails"/>
            </w:pPr>
            <w:r>
              <w:t>• Test - TEST — 3h</w:t>
            </w:r>
          </w:p>
          <w:p w14:paraId="62BDC32F"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24F5C4E8" w14:textId="77777777" w:rsidR="001A20E6" w:rsidRDefault="00000000">
            <w:pPr>
              <w:pStyle w:val="TableCellTaskSubject"/>
            </w:pPr>
            <w:r>
              <w:t>Science &amp; Technology</w:t>
            </w:r>
          </w:p>
          <w:p w14:paraId="038FC22A" w14:textId="77777777" w:rsidR="001A20E6" w:rsidRDefault="00000000">
            <w:pPr>
              <w:pStyle w:val="TableCellTaskDetails"/>
            </w:pPr>
            <w:r>
              <w:t>• Study - 5G Technology (T14) — 1h 30m</w:t>
            </w:r>
          </w:p>
          <w:p w14:paraId="3D187C7B" w14:textId="77777777" w:rsidR="001A20E6" w:rsidRDefault="00000000">
            <w:pPr>
              <w:pStyle w:val="TableCellTaskBadge"/>
              <w:shd w:val="clear" w:color="auto" w:fill="E3F2FD"/>
            </w:pPr>
            <w:r>
              <w:rPr>
                <w:b/>
                <w:bCs/>
                <w:color w:val="1976D2"/>
              </w:rPr>
              <w:t>STUDY</w:t>
            </w:r>
          </w:p>
          <w:p w14:paraId="6F6C4F80" w14:textId="77777777" w:rsidR="001A20E6" w:rsidRDefault="00000000">
            <w:pPr>
              <w:pStyle w:val="TableCellTaskDetails"/>
            </w:pPr>
            <w:r>
              <w:t>• Revision - 5G Technology (T14) — 30m</w:t>
            </w:r>
          </w:p>
          <w:p w14:paraId="2932D305" w14:textId="77777777" w:rsidR="001A20E6" w:rsidRDefault="00000000">
            <w:pPr>
              <w:pStyle w:val="TableCellTaskBadge"/>
              <w:shd w:val="clear" w:color="auto" w:fill="FCE4EC"/>
            </w:pPr>
            <w:r>
              <w:rPr>
                <w:b/>
                <w:bCs/>
                <w:color w:val="C2185B"/>
              </w:rPr>
              <w:t>REVISION</w:t>
            </w:r>
          </w:p>
          <w:p w14:paraId="1DD6217D" w14:textId="77777777" w:rsidR="001A20E6" w:rsidRDefault="00000000">
            <w:pPr>
              <w:pStyle w:val="TableCellTaskDetails"/>
            </w:pPr>
            <w:r>
              <w:t>• Practice - 5G Technology (T14) — 30m</w:t>
            </w:r>
          </w:p>
          <w:p w14:paraId="3ACF7481"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3B54644" w14:textId="77777777" w:rsidR="001A20E6" w:rsidRDefault="00000000">
            <w:pPr>
              <w:pStyle w:val="TableCellTaskSubject"/>
            </w:pPr>
            <w:r>
              <w:t>Science &amp; Technology</w:t>
            </w:r>
          </w:p>
          <w:p w14:paraId="1C556A88" w14:textId="77777777" w:rsidR="001A20E6" w:rsidRDefault="00000000">
            <w:pPr>
              <w:pStyle w:val="TableCellTaskDetails"/>
            </w:pPr>
            <w:r>
              <w:t>• Study - Cybersecurity (T15) — 1h 30m</w:t>
            </w:r>
          </w:p>
          <w:p w14:paraId="13E4B65B" w14:textId="77777777" w:rsidR="001A20E6" w:rsidRDefault="00000000">
            <w:pPr>
              <w:pStyle w:val="TableCellTaskBadge"/>
              <w:shd w:val="clear" w:color="auto" w:fill="E3F2FD"/>
            </w:pPr>
            <w:r>
              <w:rPr>
                <w:b/>
                <w:bCs/>
                <w:color w:val="1976D2"/>
              </w:rPr>
              <w:t>STUDY</w:t>
            </w:r>
          </w:p>
          <w:p w14:paraId="48347775" w14:textId="77777777" w:rsidR="001A20E6" w:rsidRDefault="00000000">
            <w:pPr>
              <w:pStyle w:val="TableCellTaskDetails"/>
            </w:pPr>
            <w:r>
              <w:t>• Revision - Cybersecurity (T15) — 30m</w:t>
            </w:r>
          </w:p>
          <w:p w14:paraId="1FD79866" w14:textId="77777777" w:rsidR="001A20E6" w:rsidRDefault="00000000">
            <w:pPr>
              <w:pStyle w:val="TableCellTaskBadge"/>
              <w:shd w:val="clear" w:color="auto" w:fill="FCE4EC"/>
            </w:pPr>
            <w:r>
              <w:rPr>
                <w:b/>
                <w:bCs/>
                <w:color w:val="C2185B"/>
              </w:rPr>
              <w:t>REVISION</w:t>
            </w:r>
          </w:p>
          <w:p w14:paraId="2CFE532D" w14:textId="77777777" w:rsidR="001A20E6" w:rsidRDefault="00000000">
            <w:pPr>
              <w:pStyle w:val="TableCellTaskDetails"/>
            </w:pPr>
            <w:r>
              <w:t>• Practice - Cybersecurity (T15) — 30m</w:t>
            </w:r>
          </w:p>
          <w:p w14:paraId="33C9C22F"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E2B60EF" w14:textId="77777777" w:rsidR="001A20E6" w:rsidRDefault="00000000">
            <w:pPr>
              <w:pStyle w:val="TableCellTaskSubject"/>
            </w:pPr>
            <w:r>
              <w:t>Science &amp; Technology</w:t>
            </w:r>
          </w:p>
          <w:p w14:paraId="4132A530" w14:textId="77777777" w:rsidR="001A20E6" w:rsidRDefault="00000000">
            <w:pPr>
              <w:pStyle w:val="TableCellTaskDetails"/>
            </w:pPr>
            <w:r>
              <w:t>• Study - Digital India (T16) — 1h 30m</w:t>
            </w:r>
          </w:p>
          <w:p w14:paraId="4EF7FFA6" w14:textId="77777777" w:rsidR="001A20E6" w:rsidRDefault="00000000">
            <w:pPr>
              <w:pStyle w:val="TableCellTaskBadge"/>
              <w:shd w:val="clear" w:color="auto" w:fill="E3F2FD"/>
            </w:pPr>
            <w:r>
              <w:rPr>
                <w:b/>
                <w:bCs/>
                <w:color w:val="1976D2"/>
              </w:rPr>
              <w:t>STUDY</w:t>
            </w:r>
          </w:p>
          <w:p w14:paraId="1B175BA6" w14:textId="77777777" w:rsidR="001A20E6" w:rsidRDefault="00000000">
            <w:pPr>
              <w:pStyle w:val="TableCellTaskDetails"/>
            </w:pPr>
            <w:r>
              <w:t>• Revision - Digital India (T16) — 30m</w:t>
            </w:r>
          </w:p>
          <w:p w14:paraId="6A23A8B3" w14:textId="77777777" w:rsidR="001A20E6" w:rsidRDefault="00000000">
            <w:pPr>
              <w:pStyle w:val="TableCellTaskBadge"/>
              <w:shd w:val="clear" w:color="auto" w:fill="FCE4EC"/>
            </w:pPr>
            <w:r>
              <w:rPr>
                <w:b/>
                <w:bCs/>
                <w:color w:val="C2185B"/>
              </w:rPr>
              <w:t>REVISION</w:t>
            </w:r>
          </w:p>
          <w:p w14:paraId="750BBA1C" w14:textId="77777777" w:rsidR="001A20E6" w:rsidRDefault="00000000">
            <w:pPr>
              <w:pStyle w:val="TableCellTaskDetails"/>
            </w:pPr>
            <w:r>
              <w:t>• Practice - Digital India (T16) — 30m</w:t>
            </w:r>
          </w:p>
          <w:p w14:paraId="5DEFB144"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F706986" w14:textId="77777777" w:rsidR="001A20E6" w:rsidRDefault="00000000">
            <w:pPr>
              <w:pStyle w:val="TableCellTaskSubject"/>
            </w:pPr>
            <w:r>
              <w:t>Indian Polity and Governance</w:t>
            </w:r>
          </w:p>
          <w:p w14:paraId="268D2222" w14:textId="77777777" w:rsidR="001A20E6" w:rsidRDefault="00000000">
            <w:pPr>
              <w:pStyle w:val="TableCellTaskDetails"/>
            </w:pPr>
            <w:r>
              <w:t>• Study - System of Government (P02) — 1h 30m</w:t>
            </w:r>
          </w:p>
          <w:p w14:paraId="0F632DC6" w14:textId="77777777" w:rsidR="001A20E6" w:rsidRDefault="00000000">
            <w:pPr>
              <w:pStyle w:val="TableCellTaskBadge"/>
              <w:shd w:val="clear" w:color="auto" w:fill="E3F2FD"/>
            </w:pPr>
            <w:r>
              <w:rPr>
                <w:b/>
                <w:bCs/>
                <w:color w:val="1976D2"/>
              </w:rPr>
              <w:t>STUDY</w:t>
            </w:r>
          </w:p>
          <w:p w14:paraId="6ADFB9FA" w14:textId="77777777" w:rsidR="001A20E6" w:rsidRDefault="00000000">
            <w:pPr>
              <w:pStyle w:val="TableCellTaskDetails"/>
            </w:pPr>
            <w:r>
              <w:t>• Revision - Central Government (P03) — 30m</w:t>
            </w:r>
          </w:p>
          <w:p w14:paraId="23EE9CBD" w14:textId="77777777" w:rsidR="001A20E6" w:rsidRDefault="00000000">
            <w:pPr>
              <w:pStyle w:val="TableCellTaskBadge"/>
              <w:shd w:val="clear" w:color="auto" w:fill="FCE4EC"/>
            </w:pPr>
            <w:r>
              <w:rPr>
                <w:b/>
                <w:bCs/>
                <w:color w:val="C2185B"/>
              </w:rPr>
              <w:t>REVISION</w:t>
            </w:r>
          </w:p>
          <w:p w14:paraId="13FFCE50" w14:textId="77777777" w:rsidR="001A20E6" w:rsidRDefault="00000000">
            <w:pPr>
              <w:pStyle w:val="TableCellTaskDetails"/>
            </w:pPr>
            <w:r>
              <w:t>• Practice - Central Government (P03) — 30m</w:t>
            </w:r>
          </w:p>
          <w:p w14:paraId="579A89C2"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EA3C83E" w14:textId="77777777" w:rsidR="001A20E6" w:rsidRDefault="00000000">
            <w:pPr>
              <w:pStyle w:val="TableCellTaskSubject"/>
            </w:pPr>
            <w:r>
              <w:t>Indian Polity and Governance</w:t>
            </w:r>
          </w:p>
          <w:p w14:paraId="4C45DA86" w14:textId="77777777" w:rsidR="001A20E6" w:rsidRDefault="00000000">
            <w:pPr>
              <w:pStyle w:val="TableCellTaskDetails"/>
            </w:pPr>
            <w:r>
              <w:t>• Study - System of Government (P02) — 1h 30m</w:t>
            </w:r>
          </w:p>
          <w:p w14:paraId="2EDD2504" w14:textId="77777777" w:rsidR="001A20E6" w:rsidRDefault="00000000">
            <w:pPr>
              <w:pStyle w:val="TableCellTaskBadge"/>
              <w:shd w:val="clear" w:color="auto" w:fill="E3F2FD"/>
            </w:pPr>
            <w:r>
              <w:rPr>
                <w:b/>
                <w:bCs/>
                <w:color w:val="1976D2"/>
              </w:rPr>
              <w:t>STUDY</w:t>
            </w:r>
          </w:p>
          <w:p w14:paraId="74E1D83A" w14:textId="77777777" w:rsidR="001A20E6" w:rsidRDefault="00000000">
            <w:pPr>
              <w:pStyle w:val="TableCellTaskDetails"/>
            </w:pPr>
            <w:r>
              <w:t>• Revision - Central Government (P03) — 30m</w:t>
            </w:r>
          </w:p>
          <w:p w14:paraId="173117BE" w14:textId="77777777" w:rsidR="001A20E6" w:rsidRDefault="00000000">
            <w:pPr>
              <w:pStyle w:val="TableCellTaskBadge"/>
              <w:shd w:val="clear" w:color="auto" w:fill="FCE4EC"/>
            </w:pPr>
            <w:r>
              <w:rPr>
                <w:b/>
                <w:bCs/>
                <w:color w:val="C2185B"/>
              </w:rPr>
              <w:t>REVISION</w:t>
            </w:r>
          </w:p>
          <w:p w14:paraId="51689270" w14:textId="77777777" w:rsidR="001A20E6" w:rsidRDefault="00000000">
            <w:pPr>
              <w:pStyle w:val="TableCellTaskDetails"/>
            </w:pPr>
            <w:r>
              <w:t>• Practice - Central Government (P03) — 30m</w:t>
            </w:r>
          </w:p>
          <w:p w14:paraId="33C6B84B"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6998D469" w14:textId="77777777" w:rsidR="001A20E6" w:rsidRDefault="001A20E6"/>
        </w:tc>
      </w:tr>
      <w:tr w:rsidR="001A20E6" w14:paraId="6B71FBFC" w14:textId="77777777">
        <w:tc>
          <w:tcPr>
            <w:tcW w:w="700" w:type="pct"/>
            <w:shd w:val="clear" w:color="auto" w:fill="DCFCE7"/>
            <w:tcMar>
              <w:top w:w="150" w:type="dxa"/>
              <w:left w:w="100" w:type="dxa"/>
              <w:bottom w:w="150" w:type="dxa"/>
              <w:right w:w="100" w:type="dxa"/>
            </w:tcMar>
          </w:tcPr>
          <w:p w14:paraId="1CEA4213" w14:textId="77777777" w:rsidR="001A20E6" w:rsidRDefault="00000000">
            <w:pPr>
              <w:pStyle w:val="TableCellTaskSubject"/>
            </w:pPr>
            <w:r>
              <w:t>Indian Polity and Governance</w:t>
            </w:r>
          </w:p>
          <w:p w14:paraId="61F58ED8" w14:textId="77777777" w:rsidR="001A20E6" w:rsidRDefault="00000000">
            <w:pPr>
              <w:pStyle w:val="TableCellTaskDetails"/>
            </w:pPr>
            <w:r>
              <w:t>• Test - TEST — 3h</w:t>
            </w:r>
          </w:p>
          <w:p w14:paraId="2475DA4C"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584469AE" w14:textId="77777777" w:rsidR="001A20E6" w:rsidRDefault="00000000">
            <w:pPr>
              <w:pStyle w:val="TableCellTaskSubject"/>
            </w:pPr>
            <w:r>
              <w:t>Indian Polity and Governance</w:t>
            </w:r>
          </w:p>
          <w:p w14:paraId="53970A68" w14:textId="77777777" w:rsidR="001A20E6" w:rsidRDefault="00000000">
            <w:pPr>
              <w:pStyle w:val="TableCellTaskDetails"/>
            </w:pPr>
            <w:r>
              <w:t>• Study - Constitutional Framework (P01) — 1h 30m</w:t>
            </w:r>
          </w:p>
          <w:p w14:paraId="64771B95" w14:textId="77777777" w:rsidR="001A20E6" w:rsidRDefault="00000000">
            <w:pPr>
              <w:pStyle w:val="TableCellTaskBadge"/>
              <w:shd w:val="clear" w:color="auto" w:fill="E3F2FD"/>
            </w:pPr>
            <w:r>
              <w:rPr>
                <w:b/>
                <w:bCs/>
                <w:color w:val="1976D2"/>
              </w:rPr>
              <w:t>STUDY</w:t>
            </w:r>
          </w:p>
          <w:p w14:paraId="486A213C" w14:textId="77777777" w:rsidR="001A20E6" w:rsidRDefault="00000000">
            <w:pPr>
              <w:pStyle w:val="TableCellTaskDetails"/>
            </w:pPr>
            <w:r>
              <w:t>• Revision - System of Government (P02) — 30m</w:t>
            </w:r>
          </w:p>
          <w:p w14:paraId="2A89C92C" w14:textId="77777777" w:rsidR="001A20E6" w:rsidRDefault="00000000">
            <w:pPr>
              <w:pStyle w:val="TableCellTaskBadge"/>
              <w:shd w:val="clear" w:color="auto" w:fill="FCE4EC"/>
            </w:pPr>
            <w:r>
              <w:rPr>
                <w:b/>
                <w:bCs/>
                <w:color w:val="C2185B"/>
              </w:rPr>
              <w:t>REVISION</w:t>
            </w:r>
          </w:p>
          <w:p w14:paraId="02F776AD" w14:textId="77777777" w:rsidR="001A20E6" w:rsidRDefault="00000000">
            <w:pPr>
              <w:pStyle w:val="TableCellTaskDetails"/>
            </w:pPr>
            <w:r>
              <w:t>• Practice - System of Government (P02) — 30m</w:t>
            </w:r>
          </w:p>
          <w:p w14:paraId="6A908E95"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6BACBC3" w14:textId="77777777" w:rsidR="001A20E6" w:rsidRDefault="00000000">
            <w:pPr>
              <w:pStyle w:val="TableCellTaskSubject"/>
            </w:pPr>
            <w:r>
              <w:t>Indian Polity and Governance</w:t>
            </w:r>
          </w:p>
          <w:p w14:paraId="0727DC53" w14:textId="77777777" w:rsidR="001A20E6" w:rsidRDefault="00000000">
            <w:pPr>
              <w:pStyle w:val="TableCellTaskDetails"/>
            </w:pPr>
            <w:r>
              <w:t>• Study - Constitutional Framework (P01) — 30m</w:t>
            </w:r>
          </w:p>
          <w:p w14:paraId="1F3BFF85" w14:textId="77777777" w:rsidR="001A20E6" w:rsidRDefault="00000000">
            <w:pPr>
              <w:pStyle w:val="TableCellTaskBadge"/>
              <w:shd w:val="clear" w:color="auto" w:fill="E3F2FD"/>
            </w:pPr>
            <w:r>
              <w:rPr>
                <w:b/>
                <w:bCs/>
                <w:color w:val="1976D2"/>
              </w:rPr>
              <w:t>STUDY</w:t>
            </w:r>
          </w:p>
          <w:p w14:paraId="5BC660F7" w14:textId="77777777" w:rsidR="001A20E6" w:rsidRDefault="00000000">
            <w:pPr>
              <w:pStyle w:val="TableCellTaskDetails"/>
            </w:pPr>
            <w:r>
              <w:t>• Study - System of Government (P02) — 1h</w:t>
            </w:r>
          </w:p>
          <w:p w14:paraId="6482C0CA" w14:textId="77777777" w:rsidR="001A20E6" w:rsidRDefault="00000000">
            <w:pPr>
              <w:pStyle w:val="TableCellTaskBadge"/>
              <w:shd w:val="clear" w:color="auto" w:fill="E3F2FD"/>
            </w:pPr>
            <w:r>
              <w:rPr>
                <w:b/>
                <w:bCs/>
                <w:color w:val="1976D2"/>
              </w:rPr>
              <w:t>STUDY</w:t>
            </w:r>
          </w:p>
          <w:p w14:paraId="072AF627" w14:textId="77777777" w:rsidR="001A20E6" w:rsidRDefault="00000000">
            <w:pPr>
              <w:pStyle w:val="TableCellTaskDetails"/>
            </w:pPr>
            <w:r>
              <w:t>• Revision - System of Government (P02) — 30m</w:t>
            </w:r>
          </w:p>
          <w:p w14:paraId="1631F7CF" w14:textId="77777777" w:rsidR="001A20E6" w:rsidRDefault="00000000">
            <w:pPr>
              <w:pStyle w:val="TableCellTaskBadge"/>
              <w:shd w:val="clear" w:color="auto" w:fill="FCE4EC"/>
            </w:pPr>
            <w:r>
              <w:rPr>
                <w:b/>
                <w:bCs/>
                <w:color w:val="C2185B"/>
              </w:rPr>
              <w:t>REVISION</w:t>
            </w:r>
          </w:p>
          <w:p w14:paraId="15FC782C" w14:textId="77777777" w:rsidR="001A20E6" w:rsidRDefault="00000000">
            <w:pPr>
              <w:pStyle w:val="TableCellTaskDetails"/>
            </w:pPr>
            <w:r>
              <w:t>• Practice - System of Government (P02) — 30m</w:t>
            </w:r>
          </w:p>
          <w:p w14:paraId="119AFDC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205EA26" w14:textId="77777777" w:rsidR="001A20E6" w:rsidRDefault="00000000">
            <w:pPr>
              <w:pStyle w:val="TableCellTaskSubject"/>
            </w:pPr>
            <w:r>
              <w:t>Indian Polity and Governance</w:t>
            </w:r>
          </w:p>
          <w:p w14:paraId="37F47225" w14:textId="77777777" w:rsidR="001A20E6" w:rsidRDefault="00000000">
            <w:pPr>
              <w:pStyle w:val="TableCellTaskDetails"/>
            </w:pPr>
            <w:r>
              <w:t>• Study - System of Government (P02) — 1h 30m</w:t>
            </w:r>
          </w:p>
          <w:p w14:paraId="37CBD414" w14:textId="77777777" w:rsidR="001A20E6" w:rsidRDefault="00000000">
            <w:pPr>
              <w:pStyle w:val="TableCellTaskBadge"/>
              <w:shd w:val="clear" w:color="auto" w:fill="E3F2FD"/>
            </w:pPr>
            <w:r>
              <w:rPr>
                <w:b/>
                <w:bCs/>
                <w:color w:val="1976D2"/>
              </w:rPr>
              <w:t>STUDY</w:t>
            </w:r>
          </w:p>
          <w:p w14:paraId="2193DD8E" w14:textId="77777777" w:rsidR="001A20E6" w:rsidRDefault="00000000">
            <w:pPr>
              <w:pStyle w:val="TableCellTaskDetails"/>
            </w:pPr>
            <w:r>
              <w:t>• Revision - System of Government (P02) — 30m</w:t>
            </w:r>
          </w:p>
          <w:p w14:paraId="40A765B4" w14:textId="77777777" w:rsidR="001A20E6" w:rsidRDefault="00000000">
            <w:pPr>
              <w:pStyle w:val="TableCellTaskBadge"/>
              <w:shd w:val="clear" w:color="auto" w:fill="FCE4EC"/>
            </w:pPr>
            <w:r>
              <w:rPr>
                <w:b/>
                <w:bCs/>
                <w:color w:val="C2185B"/>
              </w:rPr>
              <w:t>REVISION</w:t>
            </w:r>
          </w:p>
          <w:p w14:paraId="70F5916A" w14:textId="77777777" w:rsidR="001A20E6" w:rsidRDefault="00000000">
            <w:pPr>
              <w:pStyle w:val="TableCellTaskDetails"/>
            </w:pPr>
            <w:r>
              <w:t>• Practice - System of Government (P02) — 30m</w:t>
            </w:r>
          </w:p>
          <w:p w14:paraId="17D88659"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8A6BAF4" w14:textId="77777777" w:rsidR="001A20E6" w:rsidRDefault="00000000">
            <w:pPr>
              <w:pStyle w:val="TableCellTaskSubject"/>
            </w:pPr>
            <w:r>
              <w:t>Indian Economy</w:t>
            </w:r>
          </w:p>
          <w:p w14:paraId="5F5F0C70" w14:textId="77777777" w:rsidR="001A20E6" w:rsidRDefault="00000000">
            <w:pPr>
              <w:pStyle w:val="TableCellTaskDetails"/>
            </w:pPr>
            <w:r>
              <w:t>• Study - Broad / Overlap (E00) — 1h 30m</w:t>
            </w:r>
          </w:p>
          <w:p w14:paraId="5C6D10CF" w14:textId="77777777" w:rsidR="001A20E6" w:rsidRDefault="00000000">
            <w:pPr>
              <w:pStyle w:val="TableCellTaskBadge"/>
              <w:shd w:val="clear" w:color="auto" w:fill="E3F2FD"/>
            </w:pPr>
            <w:r>
              <w:rPr>
                <w:b/>
                <w:bCs/>
                <w:color w:val="1976D2"/>
              </w:rPr>
              <w:t>STUDY</w:t>
            </w:r>
          </w:p>
          <w:p w14:paraId="5F2AB328" w14:textId="77777777" w:rsidR="001A20E6" w:rsidRDefault="00000000">
            <w:pPr>
              <w:pStyle w:val="TableCellTaskDetails"/>
            </w:pPr>
            <w:r>
              <w:t>• Revision - Broad / Overlap (E00) — 30m</w:t>
            </w:r>
          </w:p>
          <w:p w14:paraId="0427FD32" w14:textId="77777777" w:rsidR="001A20E6" w:rsidRDefault="00000000">
            <w:pPr>
              <w:pStyle w:val="TableCellTaskBadge"/>
              <w:shd w:val="clear" w:color="auto" w:fill="FCE4EC"/>
            </w:pPr>
            <w:r>
              <w:rPr>
                <w:b/>
                <w:bCs/>
                <w:color w:val="C2185B"/>
              </w:rPr>
              <w:t>REVISION</w:t>
            </w:r>
          </w:p>
          <w:p w14:paraId="0D291DB7" w14:textId="77777777" w:rsidR="001A20E6" w:rsidRDefault="00000000">
            <w:pPr>
              <w:pStyle w:val="TableCellTaskDetails"/>
            </w:pPr>
            <w:r>
              <w:t>• Practice - Broad / Overlap (E00) — 30m</w:t>
            </w:r>
          </w:p>
          <w:p w14:paraId="7D65B1F2"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1688128" w14:textId="77777777" w:rsidR="001A20E6" w:rsidRDefault="00000000">
            <w:pPr>
              <w:pStyle w:val="TableCellTaskSubject"/>
            </w:pPr>
            <w:r>
              <w:t>Indian Economy</w:t>
            </w:r>
          </w:p>
          <w:p w14:paraId="612FB91D" w14:textId="77777777" w:rsidR="001A20E6" w:rsidRDefault="00000000">
            <w:pPr>
              <w:pStyle w:val="TableCellTaskDetails"/>
            </w:pPr>
            <w:r>
              <w:t>• Study - Broad / Overlap (E00) — 1h</w:t>
            </w:r>
          </w:p>
          <w:p w14:paraId="7EDD88B7" w14:textId="77777777" w:rsidR="001A20E6" w:rsidRDefault="00000000">
            <w:pPr>
              <w:pStyle w:val="TableCellTaskBadge"/>
              <w:shd w:val="clear" w:color="auto" w:fill="E3F2FD"/>
            </w:pPr>
            <w:r>
              <w:rPr>
                <w:b/>
                <w:bCs/>
                <w:color w:val="1976D2"/>
              </w:rPr>
              <w:t>STUDY</w:t>
            </w:r>
          </w:p>
          <w:p w14:paraId="13D2C600" w14:textId="77777777" w:rsidR="001A20E6" w:rsidRDefault="00000000">
            <w:pPr>
              <w:pStyle w:val="TableCellTaskDetails"/>
            </w:pPr>
            <w:r>
              <w:t>• Study - Basic concepts and definitions (E01) — 30m</w:t>
            </w:r>
          </w:p>
          <w:p w14:paraId="1802A8AC" w14:textId="77777777" w:rsidR="001A20E6" w:rsidRDefault="00000000">
            <w:pPr>
              <w:pStyle w:val="TableCellTaskBadge"/>
              <w:shd w:val="clear" w:color="auto" w:fill="E3F2FD"/>
            </w:pPr>
            <w:r>
              <w:rPr>
                <w:b/>
                <w:bCs/>
                <w:color w:val="1976D2"/>
              </w:rPr>
              <w:t>STUDY</w:t>
            </w:r>
          </w:p>
          <w:p w14:paraId="390D8A94" w14:textId="77777777" w:rsidR="001A20E6" w:rsidRDefault="00000000">
            <w:pPr>
              <w:pStyle w:val="TableCellTaskDetails"/>
            </w:pPr>
            <w:r>
              <w:t>• Revision - Basic concepts and definitions (E01) — 30m</w:t>
            </w:r>
          </w:p>
          <w:p w14:paraId="578A1D2A" w14:textId="77777777" w:rsidR="001A20E6" w:rsidRDefault="00000000">
            <w:pPr>
              <w:pStyle w:val="TableCellTaskBadge"/>
              <w:shd w:val="clear" w:color="auto" w:fill="FCE4EC"/>
            </w:pPr>
            <w:r>
              <w:rPr>
                <w:b/>
                <w:bCs/>
                <w:color w:val="C2185B"/>
              </w:rPr>
              <w:t>REVISION</w:t>
            </w:r>
          </w:p>
          <w:p w14:paraId="688DC672" w14:textId="77777777" w:rsidR="001A20E6" w:rsidRDefault="00000000">
            <w:pPr>
              <w:pStyle w:val="TableCellTaskDetails"/>
            </w:pPr>
            <w:r>
              <w:t>• Practice - Basic concepts and definitions (E01) — 30m</w:t>
            </w:r>
          </w:p>
          <w:p w14:paraId="2202FCBA"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67A621F7" w14:textId="77777777" w:rsidR="001A20E6" w:rsidRDefault="001A20E6"/>
        </w:tc>
      </w:tr>
    </w:tbl>
    <w:p w14:paraId="0EDCEB09" w14:textId="77777777" w:rsidR="001A20E6" w:rsidRDefault="001A20E6">
      <w:pPr>
        <w:spacing w:after="400"/>
      </w:pPr>
    </w:p>
    <w:p w14:paraId="4C316EBE" w14:textId="77777777" w:rsidR="001A20E6" w:rsidRDefault="00000000">
      <w:pPr>
        <w:pStyle w:val="ResourceTitle"/>
      </w:pPr>
      <w:r>
        <w:t>📚 Resources for Jul 12 - Jul 18</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348F5CE6" w14:textId="77777777">
        <w:tc>
          <w:tcPr>
            <w:tcW w:w="1650" w:type="pct"/>
            <w:tcBorders>
              <w:bottom w:val="single" w:sz="2" w:space="0" w:color="D1D5DB"/>
              <w:right w:val="single" w:sz="2" w:space="0" w:color="D1D5DB"/>
            </w:tcBorders>
            <w:tcMar>
              <w:top w:w="200" w:type="dxa"/>
              <w:left w:w="150" w:type="dxa"/>
              <w:bottom w:w="200" w:type="dxa"/>
              <w:right w:w="150" w:type="dxa"/>
            </w:tcMar>
          </w:tcPr>
          <w:p w14:paraId="1F724AE3" w14:textId="77777777" w:rsidR="001A20E6" w:rsidRDefault="00000000">
            <w:pPr>
              <w:pStyle w:val="TableCellSubjectName"/>
            </w:pPr>
            <w:r>
              <w:t>Science &amp; Technology</w:t>
            </w:r>
          </w:p>
          <w:p w14:paraId="7EAFB476" w14:textId="77777777" w:rsidR="001A20E6" w:rsidRDefault="00000000">
            <w:pPr>
              <w:pStyle w:val="TableCellCategoryTitle"/>
            </w:pPr>
            <w:r>
              <w:t>📝 Practice Materials</w:t>
            </w:r>
          </w:p>
          <w:p w14:paraId="35AB1671" w14:textId="77777777" w:rsidR="001A20E6" w:rsidRDefault="00000000">
            <w:pPr>
              <w:pStyle w:val="TableCellResourceItem"/>
            </w:pPr>
            <w:r>
              <w:t>• La Excellence S&amp;T Material</w:t>
            </w:r>
          </w:p>
          <w:p w14:paraId="7F88C563" w14:textId="77777777" w:rsidR="001A20E6" w:rsidRDefault="00000000">
            <w:pPr>
              <w:pStyle w:val="TableCellResourceItem"/>
            </w:pPr>
            <w:r>
              <w:t>• Prelims &amp; Mains Workbooks</w:t>
            </w:r>
          </w:p>
          <w:p w14:paraId="3D096D16" w14:textId="77777777" w:rsidR="001A20E6" w:rsidRDefault="00000000">
            <w:pPr>
              <w:pStyle w:val="TableCellCategoryTitle"/>
            </w:pPr>
            <w:r>
              <w:t>📰 Current Affairs</w:t>
            </w:r>
          </w:p>
          <w:p w14:paraId="2DAAC414" w14:textId="77777777" w:rsidR="001A20E6" w:rsidRDefault="00000000">
            <w:pPr>
              <w:pStyle w:val="TableCellResourceItem"/>
            </w:pPr>
            <w:r>
              <w:t>• Newspapers (The Hindu S&amp;T, PIB updates)</w:t>
            </w:r>
          </w:p>
        </w:tc>
        <w:tc>
          <w:tcPr>
            <w:tcW w:w="1650" w:type="pct"/>
            <w:tcBorders>
              <w:bottom w:val="single" w:sz="2" w:space="0" w:color="D1D5DB"/>
              <w:right w:val="single" w:sz="2" w:space="0" w:color="D1D5DB"/>
            </w:tcBorders>
            <w:tcMar>
              <w:top w:w="200" w:type="dxa"/>
              <w:left w:w="150" w:type="dxa"/>
              <w:bottom w:w="200" w:type="dxa"/>
              <w:right w:w="150" w:type="dxa"/>
            </w:tcMar>
          </w:tcPr>
          <w:p w14:paraId="0B30FA00" w14:textId="77777777" w:rsidR="001A20E6" w:rsidRDefault="00000000">
            <w:pPr>
              <w:pStyle w:val="TableCellSubjectName"/>
            </w:pPr>
            <w:r>
              <w:t>Indian Polity and Governance</w:t>
            </w:r>
          </w:p>
          <w:p w14:paraId="70F39775" w14:textId="77777777" w:rsidR="001A20E6" w:rsidRDefault="00000000">
            <w:pPr>
              <w:pStyle w:val="TableCellCategoryTitle"/>
            </w:pPr>
            <w:r>
              <w:t>📝 Practice Materials</w:t>
            </w:r>
          </w:p>
          <w:p w14:paraId="4C064BF4" w14:textId="77777777" w:rsidR="001A20E6" w:rsidRDefault="00000000">
            <w:pPr>
              <w:pStyle w:val="TableCellResourceItem"/>
            </w:pPr>
            <w:r>
              <w:t>• La Excellence Polity Material</w:t>
            </w:r>
          </w:p>
          <w:p w14:paraId="289CB16C" w14:textId="77777777" w:rsidR="001A20E6" w:rsidRDefault="00000000">
            <w:pPr>
              <w:pStyle w:val="TableCellResourceItem"/>
            </w:pPr>
            <w:r>
              <w:t>• Mains RRP + Prelims RRP</w:t>
            </w:r>
          </w:p>
          <w:p w14:paraId="1E4F57A6" w14:textId="77777777" w:rsidR="001A20E6" w:rsidRDefault="00000000">
            <w:pPr>
              <w:pStyle w:val="TableCellResourceItem"/>
            </w:pPr>
            <w:r>
              <w:t>• Prelims &amp; Mains Workbooks</w:t>
            </w:r>
          </w:p>
          <w:p w14:paraId="64E245DB" w14:textId="77777777" w:rsidR="001A20E6" w:rsidRDefault="00000000">
            <w:pPr>
              <w:pStyle w:val="TableCellCategoryTitle"/>
            </w:pPr>
            <w:r>
              <w:t>📰 Current Affairs</w:t>
            </w:r>
          </w:p>
          <w:p w14:paraId="579ED87F" w14:textId="77777777" w:rsidR="001A20E6" w:rsidRDefault="00000000">
            <w:pPr>
              <w:pStyle w:val="TableCellResourceItem"/>
            </w:pPr>
            <w:r>
              <w:t>• NITI Aayog Reports + PRS Briefs</w:t>
            </w:r>
          </w:p>
          <w:p w14:paraId="03E4563C" w14:textId="77777777" w:rsidR="001A20E6" w:rsidRDefault="00000000">
            <w:pPr>
              <w:pStyle w:val="TableCellResourceItem"/>
            </w:pPr>
            <w:r>
              <w:t>• Newspapers (The Hindu/Indian Express)</w:t>
            </w:r>
          </w:p>
          <w:p w14:paraId="69CCE3F5"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745215A0" w14:textId="77777777" w:rsidR="001A20E6" w:rsidRDefault="00000000">
            <w:pPr>
              <w:pStyle w:val="TableCellSubjectName"/>
            </w:pPr>
            <w:r>
              <w:t>Indian Economy</w:t>
            </w:r>
          </w:p>
          <w:p w14:paraId="0C14A359" w14:textId="77777777" w:rsidR="001A20E6" w:rsidRDefault="00000000">
            <w:pPr>
              <w:pStyle w:val="TableCellCategoryTitle"/>
            </w:pPr>
            <w:r>
              <w:t>📝 Practice Materials</w:t>
            </w:r>
          </w:p>
          <w:p w14:paraId="0ECB495A" w14:textId="77777777" w:rsidR="001A20E6" w:rsidRDefault="00000000">
            <w:pPr>
              <w:pStyle w:val="TableCellResourceItem"/>
            </w:pPr>
            <w:r>
              <w:t>• La Excellence Economy Material</w:t>
            </w:r>
          </w:p>
          <w:p w14:paraId="27C9C821" w14:textId="77777777" w:rsidR="001A20E6" w:rsidRDefault="00000000">
            <w:pPr>
              <w:pStyle w:val="TableCellResourceItem"/>
            </w:pPr>
            <w:r>
              <w:t>• Mains RRP + Prelims RRP</w:t>
            </w:r>
          </w:p>
          <w:p w14:paraId="030F69F1" w14:textId="77777777" w:rsidR="001A20E6" w:rsidRDefault="00000000">
            <w:pPr>
              <w:pStyle w:val="TableCellResourceItem"/>
            </w:pPr>
            <w:r>
              <w:t>• Prelims &amp; Mains Workbooks</w:t>
            </w:r>
          </w:p>
          <w:p w14:paraId="015FEEC3" w14:textId="77777777" w:rsidR="001A20E6" w:rsidRDefault="00000000">
            <w:pPr>
              <w:pStyle w:val="TableCellCategoryTitle"/>
            </w:pPr>
            <w:r>
              <w:t>📰 Current Affairs</w:t>
            </w:r>
          </w:p>
          <w:p w14:paraId="585768C3" w14:textId="77777777" w:rsidR="001A20E6" w:rsidRDefault="00000000">
            <w:pPr>
              <w:pStyle w:val="TableCellResourceItem"/>
            </w:pPr>
            <w:r>
              <w:t>• NITI Aayog Reports + Economic survey and Budget</w:t>
            </w:r>
          </w:p>
          <w:p w14:paraId="2C5ADAF9" w14:textId="77777777" w:rsidR="001A20E6" w:rsidRDefault="00000000">
            <w:pPr>
              <w:pStyle w:val="TableCellResourceItem"/>
            </w:pPr>
            <w:r>
              <w:t>• Newspapers (Hindu and IE Explained)</w:t>
            </w:r>
          </w:p>
        </w:tc>
      </w:tr>
    </w:tbl>
    <w:p w14:paraId="7AEBA03E"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3C0AD791" w14:textId="77777777">
        <w:tc>
          <w:tcPr>
            <w:tcW w:w="2500" w:type="pct"/>
            <w:tcMar>
              <w:top w:w="0" w:type="dxa"/>
              <w:left w:w="0" w:type="dxa"/>
              <w:bottom w:w="0" w:type="dxa"/>
              <w:right w:w="0" w:type="dxa"/>
            </w:tcMar>
          </w:tcPr>
          <w:p w14:paraId="3C6F6FAC" w14:textId="77777777" w:rsidR="001A20E6" w:rsidRDefault="00000000">
            <w:pPr>
              <w:pStyle w:val="WeekTitle"/>
            </w:pPr>
            <w:r>
              <w:rPr>
                <w:color w:val="15803D"/>
              </w:rPr>
              <w:t>📅 Jul 19 - Jul 25, 2026</w:t>
            </w:r>
          </w:p>
        </w:tc>
        <w:tc>
          <w:tcPr>
            <w:tcW w:w="2500" w:type="pct"/>
            <w:tcMar>
              <w:top w:w="0" w:type="dxa"/>
              <w:left w:w="0" w:type="dxa"/>
              <w:bottom w:w="0" w:type="dxa"/>
              <w:right w:w="0" w:type="dxa"/>
            </w:tcMar>
          </w:tcPr>
          <w:p w14:paraId="1A1BEAC9" w14:textId="77777777" w:rsidR="001A20E6" w:rsidRDefault="00000000">
            <w:pPr>
              <w:pStyle w:val="WeekCycleName"/>
            </w:pPr>
            <w:r>
              <w:rPr>
                <w:color w:val="15803D"/>
              </w:rPr>
              <w:t>C2</w:t>
            </w:r>
          </w:p>
        </w:tc>
      </w:tr>
    </w:tbl>
    <w:p w14:paraId="06FCB883"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2AB9B88D" w14:textId="77777777">
        <w:tc>
          <w:tcPr>
            <w:tcW w:w="700" w:type="pct"/>
            <w:shd w:val="clear" w:color="auto" w:fill="DCFCE7"/>
            <w:tcMar>
              <w:top w:w="200" w:type="dxa"/>
              <w:left w:w="100" w:type="dxa"/>
              <w:bottom w:w="200" w:type="dxa"/>
              <w:right w:w="100" w:type="dxa"/>
            </w:tcMar>
          </w:tcPr>
          <w:p w14:paraId="283F1D1C" w14:textId="77777777" w:rsidR="001A20E6" w:rsidRDefault="00000000">
            <w:pPr>
              <w:pStyle w:val="TableCellCalendarDayHeader"/>
            </w:pPr>
            <w:r>
              <w:rPr>
                <w:color w:val="15803D"/>
              </w:rPr>
              <w:t>Sunday</w:t>
            </w:r>
          </w:p>
          <w:p w14:paraId="184C7266" w14:textId="77777777" w:rsidR="001A20E6" w:rsidRDefault="00000000">
            <w:pPr>
              <w:pStyle w:val="TableCellCalendarDateHeader"/>
            </w:pPr>
            <w:r>
              <w:rPr>
                <w:color w:val="15803D"/>
              </w:rPr>
              <w:t>Jul 19</w:t>
            </w:r>
          </w:p>
          <w:p w14:paraId="47CD6183"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D22A9BF" w14:textId="77777777" w:rsidR="001A20E6" w:rsidRDefault="00000000">
            <w:pPr>
              <w:pStyle w:val="TableCellCalendarDayHeader"/>
            </w:pPr>
            <w:r>
              <w:rPr>
                <w:color w:val="15803D"/>
              </w:rPr>
              <w:t>Monday</w:t>
            </w:r>
          </w:p>
          <w:p w14:paraId="25D6BEFC" w14:textId="77777777" w:rsidR="001A20E6" w:rsidRDefault="00000000">
            <w:pPr>
              <w:pStyle w:val="TableCellCalendarDateHeader"/>
            </w:pPr>
            <w:r>
              <w:rPr>
                <w:color w:val="15803D"/>
              </w:rPr>
              <w:t>Jul 20</w:t>
            </w:r>
          </w:p>
          <w:p w14:paraId="3A697EAC"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7C2D5E01" w14:textId="77777777" w:rsidR="001A20E6" w:rsidRDefault="00000000">
            <w:pPr>
              <w:pStyle w:val="TableCellCalendarDayHeader"/>
            </w:pPr>
            <w:r>
              <w:rPr>
                <w:color w:val="15803D"/>
              </w:rPr>
              <w:t>Tuesday</w:t>
            </w:r>
          </w:p>
          <w:p w14:paraId="737C3E2D" w14:textId="77777777" w:rsidR="001A20E6" w:rsidRDefault="00000000">
            <w:pPr>
              <w:pStyle w:val="TableCellCalendarDateHeader"/>
            </w:pPr>
            <w:r>
              <w:rPr>
                <w:color w:val="15803D"/>
              </w:rPr>
              <w:t>Jul 21</w:t>
            </w:r>
          </w:p>
          <w:p w14:paraId="006A4142"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7562CAA" w14:textId="77777777" w:rsidR="001A20E6" w:rsidRDefault="00000000">
            <w:pPr>
              <w:pStyle w:val="TableCellCalendarDayHeader"/>
            </w:pPr>
            <w:r>
              <w:rPr>
                <w:color w:val="15803D"/>
              </w:rPr>
              <w:t>Wednesday</w:t>
            </w:r>
          </w:p>
          <w:p w14:paraId="0FFC2544" w14:textId="77777777" w:rsidR="001A20E6" w:rsidRDefault="00000000">
            <w:pPr>
              <w:pStyle w:val="TableCellCalendarDateHeader"/>
            </w:pPr>
            <w:r>
              <w:rPr>
                <w:color w:val="15803D"/>
              </w:rPr>
              <w:t>Jul 22</w:t>
            </w:r>
          </w:p>
          <w:p w14:paraId="572E66D3"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A2B88EE" w14:textId="77777777" w:rsidR="001A20E6" w:rsidRDefault="00000000">
            <w:pPr>
              <w:pStyle w:val="TableCellCalendarDayHeader"/>
            </w:pPr>
            <w:r>
              <w:rPr>
                <w:color w:val="15803D"/>
              </w:rPr>
              <w:t>Thursday</w:t>
            </w:r>
          </w:p>
          <w:p w14:paraId="6330CD47" w14:textId="77777777" w:rsidR="001A20E6" w:rsidRDefault="00000000">
            <w:pPr>
              <w:pStyle w:val="TableCellCalendarDateHeader"/>
            </w:pPr>
            <w:r>
              <w:rPr>
                <w:color w:val="15803D"/>
              </w:rPr>
              <w:t>Jul 23</w:t>
            </w:r>
          </w:p>
          <w:p w14:paraId="62400D2F"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4E46AF99" w14:textId="77777777" w:rsidR="001A20E6" w:rsidRDefault="00000000">
            <w:pPr>
              <w:pStyle w:val="TableCellCalendarDayHeader"/>
            </w:pPr>
            <w:r>
              <w:rPr>
                <w:color w:val="15803D"/>
              </w:rPr>
              <w:t>Friday</w:t>
            </w:r>
          </w:p>
          <w:p w14:paraId="08CB4D2A" w14:textId="77777777" w:rsidR="001A20E6" w:rsidRDefault="00000000">
            <w:pPr>
              <w:pStyle w:val="TableCellCalendarDateHeader"/>
            </w:pPr>
            <w:r>
              <w:rPr>
                <w:color w:val="15803D"/>
              </w:rPr>
              <w:t>Jul 24</w:t>
            </w:r>
          </w:p>
          <w:p w14:paraId="7A5BE9CB"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33251106" w14:textId="77777777" w:rsidR="001A20E6" w:rsidRDefault="00000000">
            <w:pPr>
              <w:pStyle w:val="TableCellCalendarDayHeader"/>
            </w:pPr>
            <w:r>
              <w:rPr>
                <w:color w:val="F57C00"/>
              </w:rPr>
              <w:t>Saturday</w:t>
            </w:r>
          </w:p>
          <w:p w14:paraId="300AEBD2" w14:textId="77777777" w:rsidR="001A20E6" w:rsidRDefault="00000000">
            <w:pPr>
              <w:pStyle w:val="TableCellCalendarDateHeader"/>
            </w:pPr>
            <w:r>
              <w:rPr>
                <w:color w:val="F57C00"/>
              </w:rPr>
              <w:t>Jul 25</w:t>
            </w:r>
          </w:p>
          <w:p w14:paraId="2E05AC8F" w14:textId="77777777" w:rsidR="001A20E6" w:rsidRDefault="00000000">
            <w:pPr>
              <w:pStyle w:val="TableCellCatchupLabel"/>
            </w:pPr>
            <w:r>
              <w:rPr>
                <w:color w:val="F57C00"/>
              </w:rPr>
              <w:t>Catchup Day</w:t>
            </w:r>
          </w:p>
        </w:tc>
      </w:tr>
      <w:tr w:rsidR="001A20E6" w14:paraId="07E01BD3" w14:textId="77777777">
        <w:tc>
          <w:tcPr>
            <w:tcW w:w="700" w:type="pct"/>
            <w:shd w:val="clear" w:color="auto" w:fill="DCFCE7"/>
            <w:tcMar>
              <w:top w:w="150" w:type="dxa"/>
              <w:left w:w="100" w:type="dxa"/>
              <w:bottom w:w="150" w:type="dxa"/>
              <w:right w:w="100" w:type="dxa"/>
            </w:tcMar>
          </w:tcPr>
          <w:p w14:paraId="31E9C174" w14:textId="77777777" w:rsidR="001A20E6" w:rsidRDefault="00000000">
            <w:pPr>
              <w:pStyle w:val="TableCellTaskSubject"/>
            </w:pPr>
            <w:r>
              <w:t>Indian Polity and Governance</w:t>
            </w:r>
          </w:p>
          <w:p w14:paraId="6FAF5CE0" w14:textId="77777777" w:rsidR="001A20E6" w:rsidRDefault="00000000">
            <w:pPr>
              <w:pStyle w:val="TableCellTaskDetails"/>
            </w:pPr>
            <w:r>
              <w:t>• Test - TEST — 3h</w:t>
            </w:r>
          </w:p>
          <w:p w14:paraId="358AE022"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2BC53B44" w14:textId="77777777" w:rsidR="001A20E6" w:rsidRDefault="00000000">
            <w:pPr>
              <w:pStyle w:val="TableCellTaskSubject"/>
            </w:pPr>
            <w:r>
              <w:t>Indian Polity and Governance</w:t>
            </w:r>
          </w:p>
          <w:p w14:paraId="487F5B0C" w14:textId="77777777" w:rsidR="001A20E6" w:rsidRDefault="00000000">
            <w:pPr>
              <w:pStyle w:val="TableCellTaskDetails"/>
            </w:pPr>
            <w:r>
              <w:t>• Study - Central Government (P03) — 1h 30m</w:t>
            </w:r>
          </w:p>
          <w:p w14:paraId="58D4AFCD" w14:textId="77777777" w:rsidR="001A20E6" w:rsidRDefault="00000000">
            <w:pPr>
              <w:pStyle w:val="TableCellTaskBadge"/>
              <w:shd w:val="clear" w:color="auto" w:fill="E3F2FD"/>
            </w:pPr>
            <w:r>
              <w:rPr>
                <w:b/>
                <w:bCs/>
                <w:color w:val="1976D2"/>
              </w:rPr>
              <w:t>STUDY</w:t>
            </w:r>
          </w:p>
          <w:p w14:paraId="72694082" w14:textId="77777777" w:rsidR="001A20E6" w:rsidRDefault="00000000">
            <w:pPr>
              <w:pStyle w:val="TableCellTaskDetails"/>
            </w:pPr>
            <w:r>
              <w:t>• Revision - Central Government (P03) — 30m</w:t>
            </w:r>
          </w:p>
          <w:p w14:paraId="4ADCB0CA" w14:textId="77777777" w:rsidR="001A20E6" w:rsidRDefault="00000000">
            <w:pPr>
              <w:pStyle w:val="TableCellTaskBadge"/>
              <w:shd w:val="clear" w:color="auto" w:fill="FCE4EC"/>
            </w:pPr>
            <w:r>
              <w:rPr>
                <w:b/>
                <w:bCs/>
                <w:color w:val="C2185B"/>
              </w:rPr>
              <w:t>REVISION</w:t>
            </w:r>
          </w:p>
          <w:p w14:paraId="0F770F13" w14:textId="77777777" w:rsidR="001A20E6" w:rsidRDefault="00000000">
            <w:pPr>
              <w:pStyle w:val="TableCellTaskDetails"/>
            </w:pPr>
            <w:r>
              <w:t>• Practice - Central Government (P03) — 30m</w:t>
            </w:r>
          </w:p>
          <w:p w14:paraId="658A0FA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C86C1D8" w14:textId="77777777" w:rsidR="001A20E6" w:rsidRDefault="00000000">
            <w:pPr>
              <w:pStyle w:val="TableCellTaskSubject"/>
            </w:pPr>
            <w:r>
              <w:t>Indian Polity and Governance</w:t>
            </w:r>
          </w:p>
          <w:p w14:paraId="58C76F4F" w14:textId="77777777" w:rsidR="001A20E6" w:rsidRDefault="00000000">
            <w:pPr>
              <w:pStyle w:val="TableCellTaskDetails"/>
            </w:pPr>
            <w:r>
              <w:t>• Study - Central Government (P03) — 1h 30m</w:t>
            </w:r>
          </w:p>
          <w:p w14:paraId="7605FC7E" w14:textId="77777777" w:rsidR="001A20E6" w:rsidRDefault="00000000">
            <w:pPr>
              <w:pStyle w:val="TableCellTaskBadge"/>
              <w:shd w:val="clear" w:color="auto" w:fill="E3F2FD"/>
            </w:pPr>
            <w:r>
              <w:rPr>
                <w:b/>
                <w:bCs/>
                <w:color w:val="1976D2"/>
              </w:rPr>
              <w:t>STUDY</w:t>
            </w:r>
          </w:p>
          <w:p w14:paraId="5EB462F6" w14:textId="77777777" w:rsidR="001A20E6" w:rsidRDefault="00000000">
            <w:pPr>
              <w:pStyle w:val="TableCellTaskDetails"/>
            </w:pPr>
            <w:r>
              <w:t>• Revision - State Government (P04) — 30m</w:t>
            </w:r>
          </w:p>
          <w:p w14:paraId="49455481" w14:textId="77777777" w:rsidR="001A20E6" w:rsidRDefault="00000000">
            <w:pPr>
              <w:pStyle w:val="TableCellTaskBadge"/>
              <w:shd w:val="clear" w:color="auto" w:fill="FCE4EC"/>
            </w:pPr>
            <w:r>
              <w:rPr>
                <w:b/>
                <w:bCs/>
                <w:color w:val="C2185B"/>
              </w:rPr>
              <w:t>REVISION</w:t>
            </w:r>
          </w:p>
          <w:p w14:paraId="03C7AA3D" w14:textId="77777777" w:rsidR="001A20E6" w:rsidRDefault="00000000">
            <w:pPr>
              <w:pStyle w:val="TableCellTaskDetails"/>
            </w:pPr>
            <w:r>
              <w:t>• Practice - State Government (P04) — 30m</w:t>
            </w:r>
          </w:p>
          <w:p w14:paraId="1DDAA3AE"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7C6028E" w14:textId="77777777" w:rsidR="001A20E6" w:rsidRDefault="00000000">
            <w:pPr>
              <w:pStyle w:val="TableCellTaskSubject"/>
            </w:pPr>
            <w:r>
              <w:t>Indian Polity and Governance</w:t>
            </w:r>
          </w:p>
          <w:p w14:paraId="325CF234" w14:textId="77777777" w:rsidR="001A20E6" w:rsidRDefault="00000000">
            <w:pPr>
              <w:pStyle w:val="TableCellTaskDetails"/>
            </w:pPr>
            <w:r>
              <w:t>• Study - Central Government (P03) — 1h 30m</w:t>
            </w:r>
          </w:p>
          <w:p w14:paraId="32C48EF5" w14:textId="77777777" w:rsidR="001A20E6" w:rsidRDefault="00000000">
            <w:pPr>
              <w:pStyle w:val="TableCellTaskBadge"/>
              <w:shd w:val="clear" w:color="auto" w:fill="E3F2FD"/>
            </w:pPr>
            <w:r>
              <w:rPr>
                <w:b/>
                <w:bCs/>
                <w:color w:val="1976D2"/>
              </w:rPr>
              <w:t>STUDY</w:t>
            </w:r>
          </w:p>
          <w:p w14:paraId="39AD0D38" w14:textId="77777777" w:rsidR="001A20E6" w:rsidRDefault="00000000">
            <w:pPr>
              <w:pStyle w:val="TableCellTaskDetails"/>
            </w:pPr>
            <w:r>
              <w:t>• Revision - State Government (P04) — 30m</w:t>
            </w:r>
          </w:p>
          <w:p w14:paraId="3EE0EA5F" w14:textId="77777777" w:rsidR="001A20E6" w:rsidRDefault="00000000">
            <w:pPr>
              <w:pStyle w:val="TableCellTaskBadge"/>
              <w:shd w:val="clear" w:color="auto" w:fill="FCE4EC"/>
            </w:pPr>
            <w:r>
              <w:rPr>
                <w:b/>
                <w:bCs/>
                <w:color w:val="C2185B"/>
              </w:rPr>
              <w:t>REVISION</w:t>
            </w:r>
          </w:p>
          <w:p w14:paraId="558C0DDC" w14:textId="77777777" w:rsidR="001A20E6" w:rsidRDefault="00000000">
            <w:pPr>
              <w:pStyle w:val="TableCellTaskDetails"/>
            </w:pPr>
            <w:r>
              <w:t>• Practice - State Government (P04) — 30m</w:t>
            </w:r>
          </w:p>
          <w:p w14:paraId="78FC9878"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D7234D9" w14:textId="77777777" w:rsidR="001A20E6" w:rsidRDefault="00000000">
            <w:pPr>
              <w:pStyle w:val="TableCellTaskSubject"/>
            </w:pPr>
            <w:r>
              <w:t>Indian Polity and Governance</w:t>
            </w:r>
          </w:p>
          <w:p w14:paraId="7162290B" w14:textId="77777777" w:rsidR="001A20E6" w:rsidRDefault="00000000">
            <w:pPr>
              <w:pStyle w:val="TableCellTaskDetails"/>
            </w:pPr>
            <w:r>
              <w:t>• Study - Central Government (P03) — 1h</w:t>
            </w:r>
          </w:p>
          <w:p w14:paraId="5DCD7E62" w14:textId="77777777" w:rsidR="001A20E6" w:rsidRDefault="00000000">
            <w:pPr>
              <w:pStyle w:val="TableCellTaskBadge"/>
              <w:shd w:val="clear" w:color="auto" w:fill="E3F2FD"/>
            </w:pPr>
            <w:r>
              <w:rPr>
                <w:b/>
                <w:bCs/>
                <w:color w:val="1976D2"/>
              </w:rPr>
              <w:t>STUDY</w:t>
            </w:r>
          </w:p>
          <w:p w14:paraId="2F766B51" w14:textId="77777777" w:rsidR="001A20E6" w:rsidRDefault="00000000">
            <w:pPr>
              <w:pStyle w:val="TableCellTaskDetails"/>
            </w:pPr>
            <w:r>
              <w:t>• Study - State Government (P04) — 30m</w:t>
            </w:r>
          </w:p>
          <w:p w14:paraId="6CFFC39C" w14:textId="77777777" w:rsidR="001A20E6" w:rsidRDefault="00000000">
            <w:pPr>
              <w:pStyle w:val="TableCellTaskBadge"/>
              <w:shd w:val="clear" w:color="auto" w:fill="E3F2FD"/>
            </w:pPr>
            <w:r>
              <w:rPr>
                <w:b/>
                <w:bCs/>
                <w:color w:val="1976D2"/>
              </w:rPr>
              <w:t>STUDY</w:t>
            </w:r>
          </w:p>
          <w:p w14:paraId="2B0038ED" w14:textId="77777777" w:rsidR="001A20E6" w:rsidRDefault="00000000">
            <w:pPr>
              <w:pStyle w:val="TableCellTaskDetails"/>
            </w:pPr>
            <w:r>
              <w:t>• Revision - State Government (P04) — 30m</w:t>
            </w:r>
          </w:p>
          <w:p w14:paraId="42949C50" w14:textId="77777777" w:rsidR="001A20E6" w:rsidRDefault="00000000">
            <w:pPr>
              <w:pStyle w:val="TableCellTaskBadge"/>
              <w:shd w:val="clear" w:color="auto" w:fill="FCE4EC"/>
            </w:pPr>
            <w:r>
              <w:rPr>
                <w:b/>
                <w:bCs/>
                <w:color w:val="C2185B"/>
              </w:rPr>
              <w:t>REVISION</w:t>
            </w:r>
          </w:p>
          <w:p w14:paraId="5A3D7616" w14:textId="77777777" w:rsidR="001A20E6" w:rsidRDefault="00000000">
            <w:pPr>
              <w:pStyle w:val="TableCellTaskDetails"/>
            </w:pPr>
            <w:r>
              <w:t>• Practice - State Government (P04) — 30m</w:t>
            </w:r>
          </w:p>
          <w:p w14:paraId="02E81FB5"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E1523F2" w14:textId="77777777" w:rsidR="001A20E6" w:rsidRDefault="00000000">
            <w:pPr>
              <w:pStyle w:val="TableCellTaskSubject"/>
            </w:pPr>
            <w:r>
              <w:t>Indian Polity and Governance</w:t>
            </w:r>
          </w:p>
          <w:p w14:paraId="2C10AF71" w14:textId="77777777" w:rsidR="001A20E6" w:rsidRDefault="00000000">
            <w:pPr>
              <w:pStyle w:val="TableCellTaskDetails"/>
            </w:pPr>
            <w:r>
              <w:t>• Study - State Government (P04) — 1h 30m</w:t>
            </w:r>
          </w:p>
          <w:p w14:paraId="17275932" w14:textId="77777777" w:rsidR="001A20E6" w:rsidRDefault="00000000">
            <w:pPr>
              <w:pStyle w:val="TableCellTaskBadge"/>
              <w:shd w:val="clear" w:color="auto" w:fill="E3F2FD"/>
            </w:pPr>
            <w:r>
              <w:rPr>
                <w:b/>
                <w:bCs/>
                <w:color w:val="1976D2"/>
              </w:rPr>
              <w:t>STUDY</w:t>
            </w:r>
          </w:p>
          <w:p w14:paraId="5B959028" w14:textId="77777777" w:rsidR="001A20E6" w:rsidRDefault="00000000">
            <w:pPr>
              <w:pStyle w:val="TableCellTaskDetails"/>
            </w:pPr>
            <w:r>
              <w:t>• Revision - Local Government (P05) — 30m</w:t>
            </w:r>
          </w:p>
          <w:p w14:paraId="13C822D4" w14:textId="77777777" w:rsidR="001A20E6" w:rsidRDefault="00000000">
            <w:pPr>
              <w:pStyle w:val="TableCellTaskBadge"/>
              <w:shd w:val="clear" w:color="auto" w:fill="FCE4EC"/>
            </w:pPr>
            <w:r>
              <w:rPr>
                <w:b/>
                <w:bCs/>
                <w:color w:val="C2185B"/>
              </w:rPr>
              <w:t>REVISION</w:t>
            </w:r>
          </w:p>
          <w:p w14:paraId="7FECDFC0" w14:textId="77777777" w:rsidR="001A20E6" w:rsidRDefault="00000000">
            <w:pPr>
              <w:pStyle w:val="TableCellTaskDetails"/>
            </w:pPr>
            <w:r>
              <w:t>• Practice - Local Government (P05) — 30m</w:t>
            </w:r>
          </w:p>
          <w:p w14:paraId="3D50C68E"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5EDE0E86" w14:textId="77777777" w:rsidR="001A20E6" w:rsidRDefault="001A20E6"/>
        </w:tc>
      </w:tr>
      <w:tr w:rsidR="001A20E6" w14:paraId="4D06DA81" w14:textId="77777777">
        <w:tc>
          <w:tcPr>
            <w:tcW w:w="700" w:type="pct"/>
            <w:shd w:val="clear" w:color="auto" w:fill="DCFCE7"/>
            <w:tcMar>
              <w:top w:w="150" w:type="dxa"/>
              <w:left w:w="100" w:type="dxa"/>
              <w:bottom w:w="150" w:type="dxa"/>
              <w:right w:w="100" w:type="dxa"/>
            </w:tcMar>
          </w:tcPr>
          <w:p w14:paraId="3B982BC5" w14:textId="77777777" w:rsidR="001A20E6" w:rsidRDefault="00000000">
            <w:pPr>
              <w:pStyle w:val="TableCellTaskSubject"/>
            </w:pPr>
            <w:r>
              <w:t>Indian Economy</w:t>
            </w:r>
          </w:p>
          <w:p w14:paraId="57D3EE4B" w14:textId="77777777" w:rsidR="001A20E6" w:rsidRDefault="00000000">
            <w:pPr>
              <w:pStyle w:val="TableCellTaskDetails"/>
            </w:pPr>
            <w:r>
              <w:t>• Test - TEST — 3h</w:t>
            </w:r>
          </w:p>
          <w:p w14:paraId="7869A941"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088F260B" w14:textId="77777777" w:rsidR="001A20E6" w:rsidRDefault="00000000">
            <w:pPr>
              <w:pStyle w:val="TableCellTaskSubject"/>
            </w:pPr>
            <w:r>
              <w:t>Indian Economy</w:t>
            </w:r>
          </w:p>
          <w:p w14:paraId="76B31809" w14:textId="77777777" w:rsidR="001A20E6" w:rsidRDefault="00000000">
            <w:pPr>
              <w:pStyle w:val="TableCellTaskDetails"/>
            </w:pPr>
            <w:r>
              <w:t>• Study - Basic concepts and definitions (E01) — 1h 30m</w:t>
            </w:r>
          </w:p>
          <w:p w14:paraId="4FADF945" w14:textId="77777777" w:rsidR="001A20E6" w:rsidRDefault="00000000">
            <w:pPr>
              <w:pStyle w:val="TableCellTaskBadge"/>
              <w:shd w:val="clear" w:color="auto" w:fill="E3F2FD"/>
            </w:pPr>
            <w:r>
              <w:rPr>
                <w:b/>
                <w:bCs/>
                <w:color w:val="1976D2"/>
              </w:rPr>
              <w:t>STUDY</w:t>
            </w:r>
          </w:p>
          <w:p w14:paraId="6040AA66" w14:textId="77777777" w:rsidR="001A20E6" w:rsidRDefault="00000000">
            <w:pPr>
              <w:pStyle w:val="TableCellTaskDetails"/>
            </w:pPr>
            <w:r>
              <w:t>• Revision - Economic Planning (E02) — 30m</w:t>
            </w:r>
          </w:p>
          <w:p w14:paraId="2BD5FF32" w14:textId="77777777" w:rsidR="001A20E6" w:rsidRDefault="00000000">
            <w:pPr>
              <w:pStyle w:val="TableCellTaskBadge"/>
              <w:shd w:val="clear" w:color="auto" w:fill="FCE4EC"/>
            </w:pPr>
            <w:r>
              <w:rPr>
                <w:b/>
                <w:bCs/>
                <w:color w:val="C2185B"/>
              </w:rPr>
              <w:t>REVISION</w:t>
            </w:r>
          </w:p>
          <w:p w14:paraId="4BABE978" w14:textId="77777777" w:rsidR="001A20E6" w:rsidRDefault="00000000">
            <w:pPr>
              <w:pStyle w:val="TableCellTaskDetails"/>
            </w:pPr>
            <w:r>
              <w:t>• Practice - Economic Planning (E02) — 30m</w:t>
            </w:r>
          </w:p>
          <w:p w14:paraId="1D28854D"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68E933F" w14:textId="77777777" w:rsidR="001A20E6" w:rsidRDefault="00000000">
            <w:pPr>
              <w:pStyle w:val="TableCellTaskSubject"/>
            </w:pPr>
            <w:r>
              <w:t>Indian Economy</w:t>
            </w:r>
          </w:p>
          <w:p w14:paraId="16B39B2D" w14:textId="77777777" w:rsidR="001A20E6" w:rsidRDefault="00000000">
            <w:pPr>
              <w:pStyle w:val="TableCellTaskDetails"/>
            </w:pPr>
            <w:r>
              <w:t>• Study - Basic concepts and definitions (E01) — 30m</w:t>
            </w:r>
          </w:p>
          <w:p w14:paraId="0354C52C" w14:textId="77777777" w:rsidR="001A20E6" w:rsidRDefault="00000000">
            <w:pPr>
              <w:pStyle w:val="TableCellTaskBadge"/>
              <w:shd w:val="clear" w:color="auto" w:fill="E3F2FD"/>
            </w:pPr>
            <w:r>
              <w:rPr>
                <w:b/>
                <w:bCs/>
                <w:color w:val="1976D2"/>
              </w:rPr>
              <w:t>STUDY</w:t>
            </w:r>
          </w:p>
          <w:p w14:paraId="661CE8D2" w14:textId="77777777" w:rsidR="001A20E6" w:rsidRDefault="00000000">
            <w:pPr>
              <w:pStyle w:val="TableCellTaskDetails"/>
            </w:pPr>
            <w:r>
              <w:t>• Study - Economic Planning (E02) — 1h</w:t>
            </w:r>
          </w:p>
          <w:p w14:paraId="7E1CB733" w14:textId="77777777" w:rsidR="001A20E6" w:rsidRDefault="00000000">
            <w:pPr>
              <w:pStyle w:val="TableCellTaskBadge"/>
              <w:shd w:val="clear" w:color="auto" w:fill="E3F2FD"/>
            </w:pPr>
            <w:r>
              <w:rPr>
                <w:b/>
                <w:bCs/>
                <w:color w:val="1976D2"/>
              </w:rPr>
              <w:t>STUDY</w:t>
            </w:r>
          </w:p>
          <w:p w14:paraId="2EAD1A7C" w14:textId="77777777" w:rsidR="001A20E6" w:rsidRDefault="00000000">
            <w:pPr>
              <w:pStyle w:val="TableCellTaskDetails"/>
            </w:pPr>
            <w:r>
              <w:t>• Revision - Economic Reforms (E03) — 30m</w:t>
            </w:r>
          </w:p>
          <w:p w14:paraId="41DDE3BC" w14:textId="77777777" w:rsidR="001A20E6" w:rsidRDefault="00000000">
            <w:pPr>
              <w:pStyle w:val="TableCellTaskBadge"/>
              <w:shd w:val="clear" w:color="auto" w:fill="FCE4EC"/>
            </w:pPr>
            <w:r>
              <w:rPr>
                <w:b/>
                <w:bCs/>
                <w:color w:val="C2185B"/>
              </w:rPr>
              <w:t>REVISION</w:t>
            </w:r>
          </w:p>
          <w:p w14:paraId="78767138" w14:textId="77777777" w:rsidR="001A20E6" w:rsidRDefault="00000000">
            <w:pPr>
              <w:pStyle w:val="TableCellTaskDetails"/>
            </w:pPr>
            <w:r>
              <w:t>• Practice - Economic Reforms (E03) — 30m</w:t>
            </w:r>
          </w:p>
          <w:p w14:paraId="72E26DF2"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3A0DFD0" w14:textId="77777777" w:rsidR="001A20E6" w:rsidRDefault="00000000">
            <w:pPr>
              <w:pStyle w:val="TableCellTaskSubject"/>
            </w:pPr>
            <w:r>
              <w:t>Indian Economy</w:t>
            </w:r>
          </w:p>
          <w:p w14:paraId="7DB714FC" w14:textId="77777777" w:rsidR="001A20E6" w:rsidRDefault="00000000">
            <w:pPr>
              <w:pStyle w:val="TableCellTaskDetails"/>
            </w:pPr>
            <w:r>
              <w:t>• Study - Economic Planning (E02) — 1h 30m</w:t>
            </w:r>
          </w:p>
          <w:p w14:paraId="73AD136F" w14:textId="77777777" w:rsidR="001A20E6" w:rsidRDefault="00000000">
            <w:pPr>
              <w:pStyle w:val="TableCellTaskBadge"/>
              <w:shd w:val="clear" w:color="auto" w:fill="E3F2FD"/>
            </w:pPr>
            <w:r>
              <w:rPr>
                <w:b/>
                <w:bCs/>
                <w:color w:val="1976D2"/>
              </w:rPr>
              <w:t>STUDY</w:t>
            </w:r>
          </w:p>
          <w:p w14:paraId="51CF8E52" w14:textId="77777777" w:rsidR="001A20E6" w:rsidRDefault="00000000">
            <w:pPr>
              <w:pStyle w:val="TableCellTaskDetails"/>
            </w:pPr>
            <w:r>
              <w:t>• Revision - Inclusive Growth (E04) — 30m</w:t>
            </w:r>
          </w:p>
          <w:p w14:paraId="2293C984" w14:textId="77777777" w:rsidR="001A20E6" w:rsidRDefault="00000000">
            <w:pPr>
              <w:pStyle w:val="TableCellTaskBadge"/>
              <w:shd w:val="clear" w:color="auto" w:fill="FCE4EC"/>
            </w:pPr>
            <w:r>
              <w:rPr>
                <w:b/>
                <w:bCs/>
                <w:color w:val="C2185B"/>
              </w:rPr>
              <w:t>REVISION</w:t>
            </w:r>
          </w:p>
          <w:p w14:paraId="1AA68BBF" w14:textId="77777777" w:rsidR="001A20E6" w:rsidRDefault="00000000">
            <w:pPr>
              <w:pStyle w:val="TableCellTaskDetails"/>
            </w:pPr>
            <w:r>
              <w:t>• Practice - Inclusive Growth (E04) — 30m</w:t>
            </w:r>
          </w:p>
          <w:p w14:paraId="024BDA1C"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2FB0EBB" w14:textId="77777777" w:rsidR="001A20E6" w:rsidRDefault="00000000">
            <w:pPr>
              <w:pStyle w:val="TableCellTaskSubject"/>
            </w:pPr>
            <w:r>
              <w:t>Indian Economy</w:t>
            </w:r>
          </w:p>
          <w:p w14:paraId="6470FC5E" w14:textId="77777777" w:rsidR="001A20E6" w:rsidRDefault="00000000">
            <w:pPr>
              <w:pStyle w:val="TableCellTaskDetails"/>
            </w:pPr>
            <w:r>
              <w:t>• Study - Economic Reforms (E03) — 1h 30m</w:t>
            </w:r>
          </w:p>
          <w:p w14:paraId="5D8E8A39" w14:textId="77777777" w:rsidR="001A20E6" w:rsidRDefault="00000000">
            <w:pPr>
              <w:pStyle w:val="TableCellTaskBadge"/>
              <w:shd w:val="clear" w:color="auto" w:fill="E3F2FD"/>
            </w:pPr>
            <w:r>
              <w:rPr>
                <w:b/>
                <w:bCs/>
                <w:color w:val="1976D2"/>
              </w:rPr>
              <w:t>STUDY</w:t>
            </w:r>
          </w:p>
          <w:p w14:paraId="40599203" w14:textId="77777777" w:rsidR="001A20E6" w:rsidRDefault="00000000">
            <w:pPr>
              <w:pStyle w:val="TableCellTaskDetails"/>
            </w:pPr>
            <w:r>
              <w:t>• Revision - Poverty and Unemployment (E05) — 30m</w:t>
            </w:r>
          </w:p>
          <w:p w14:paraId="474346BF" w14:textId="77777777" w:rsidR="001A20E6" w:rsidRDefault="00000000">
            <w:pPr>
              <w:pStyle w:val="TableCellTaskBadge"/>
              <w:shd w:val="clear" w:color="auto" w:fill="FCE4EC"/>
            </w:pPr>
            <w:r>
              <w:rPr>
                <w:b/>
                <w:bCs/>
                <w:color w:val="C2185B"/>
              </w:rPr>
              <w:t>REVISION</w:t>
            </w:r>
          </w:p>
          <w:p w14:paraId="7AFDD610" w14:textId="77777777" w:rsidR="001A20E6" w:rsidRDefault="00000000">
            <w:pPr>
              <w:pStyle w:val="TableCellTaskDetails"/>
            </w:pPr>
            <w:r>
              <w:t>• Practice - Poverty and Unemployment (E05) — 30m</w:t>
            </w:r>
          </w:p>
          <w:p w14:paraId="770A2B5B"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C2E3286" w14:textId="77777777" w:rsidR="001A20E6" w:rsidRDefault="00000000">
            <w:pPr>
              <w:pStyle w:val="TableCellTaskSubject"/>
            </w:pPr>
            <w:r>
              <w:t>Indian Economy</w:t>
            </w:r>
          </w:p>
          <w:p w14:paraId="7355313E" w14:textId="77777777" w:rsidR="001A20E6" w:rsidRDefault="00000000">
            <w:pPr>
              <w:pStyle w:val="TableCellTaskDetails"/>
            </w:pPr>
            <w:r>
              <w:t>• Study - Economic Reforms (E03) — 1h</w:t>
            </w:r>
          </w:p>
          <w:p w14:paraId="264F0D50" w14:textId="77777777" w:rsidR="001A20E6" w:rsidRDefault="00000000">
            <w:pPr>
              <w:pStyle w:val="TableCellTaskBadge"/>
              <w:shd w:val="clear" w:color="auto" w:fill="E3F2FD"/>
            </w:pPr>
            <w:r>
              <w:rPr>
                <w:b/>
                <w:bCs/>
                <w:color w:val="1976D2"/>
              </w:rPr>
              <w:t>STUDY</w:t>
            </w:r>
          </w:p>
          <w:p w14:paraId="41BE7E38" w14:textId="77777777" w:rsidR="001A20E6" w:rsidRDefault="00000000">
            <w:pPr>
              <w:pStyle w:val="TableCellTaskDetails"/>
            </w:pPr>
            <w:r>
              <w:t>• Study - Inclusive Growth (E04) — 30m</w:t>
            </w:r>
          </w:p>
          <w:p w14:paraId="43FD011C" w14:textId="77777777" w:rsidR="001A20E6" w:rsidRDefault="00000000">
            <w:pPr>
              <w:pStyle w:val="TableCellTaskBadge"/>
              <w:shd w:val="clear" w:color="auto" w:fill="E3F2FD"/>
            </w:pPr>
            <w:r>
              <w:rPr>
                <w:b/>
                <w:bCs/>
                <w:color w:val="1976D2"/>
              </w:rPr>
              <w:t>STUDY</w:t>
            </w:r>
          </w:p>
          <w:p w14:paraId="5C20760C" w14:textId="77777777" w:rsidR="001A20E6" w:rsidRDefault="00000000">
            <w:pPr>
              <w:pStyle w:val="TableCellTaskDetails"/>
            </w:pPr>
            <w:r>
              <w:t>• Revision - Agriculture (E06) — 30m</w:t>
            </w:r>
          </w:p>
          <w:p w14:paraId="645D9342" w14:textId="77777777" w:rsidR="001A20E6" w:rsidRDefault="00000000">
            <w:pPr>
              <w:pStyle w:val="TableCellTaskBadge"/>
              <w:shd w:val="clear" w:color="auto" w:fill="FCE4EC"/>
            </w:pPr>
            <w:r>
              <w:rPr>
                <w:b/>
                <w:bCs/>
                <w:color w:val="C2185B"/>
              </w:rPr>
              <w:t>REVISION</w:t>
            </w:r>
          </w:p>
          <w:p w14:paraId="74E73034" w14:textId="77777777" w:rsidR="001A20E6" w:rsidRDefault="00000000">
            <w:pPr>
              <w:pStyle w:val="TableCellTaskDetails"/>
            </w:pPr>
            <w:r>
              <w:t>• Practice - Agriculture (E06) — 30m</w:t>
            </w:r>
          </w:p>
          <w:p w14:paraId="643123F0"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4C3CA15A" w14:textId="77777777" w:rsidR="001A20E6" w:rsidRDefault="001A20E6"/>
        </w:tc>
      </w:tr>
    </w:tbl>
    <w:p w14:paraId="1AF9546B" w14:textId="77777777" w:rsidR="001A20E6" w:rsidRDefault="001A20E6">
      <w:pPr>
        <w:spacing w:after="400"/>
      </w:pPr>
    </w:p>
    <w:p w14:paraId="6A284045" w14:textId="77777777" w:rsidR="001A20E6" w:rsidRDefault="00000000">
      <w:pPr>
        <w:pStyle w:val="ResourceTitle"/>
      </w:pPr>
      <w:r>
        <w:t>📚 Resources for Jul 19 - Jul 25</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05938F4E" w14:textId="77777777">
        <w:tc>
          <w:tcPr>
            <w:tcW w:w="1650" w:type="pct"/>
            <w:tcBorders>
              <w:bottom w:val="single" w:sz="2" w:space="0" w:color="D1D5DB"/>
              <w:right w:val="single" w:sz="2" w:space="0" w:color="D1D5DB"/>
            </w:tcBorders>
            <w:tcMar>
              <w:top w:w="200" w:type="dxa"/>
              <w:left w:w="150" w:type="dxa"/>
              <w:bottom w:w="200" w:type="dxa"/>
              <w:right w:w="150" w:type="dxa"/>
            </w:tcMar>
          </w:tcPr>
          <w:p w14:paraId="25368823" w14:textId="77777777" w:rsidR="001A20E6" w:rsidRDefault="00000000">
            <w:pPr>
              <w:pStyle w:val="TableCellSubjectName"/>
            </w:pPr>
            <w:r>
              <w:t>Indian Polity and Governance</w:t>
            </w:r>
          </w:p>
          <w:p w14:paraId="38115DDD" w14:textId="77777777" w:rsidR="001A20E6" w:rsidRDefault="00000000">
            <w:pPr>
              <w:pStyle w:val="TableCellCategoryTitle"/>
            </w:pPr>
            <w:r>
              <w:t>📝 Practice Materials</w:t>
            </w:r>
          </w:p>
          <w:p w14:paraId="0D4AB524" w14:textId="77777777" w:rsidR="001A20E6" w:rsidRDefault="00000000">
            <w:pPr>
              <w:pStyle w:val="TableCellResourceItem"/>
            </w:pPr>
            <w:r>
              <w:t>• La Excellence Polity Material</w:t>
            </w:r>
          </w:p>
          <w:p w14:paraId="0613CEFE" w14:textId="77777777" w:rsidR="001A20E6" w:rsidRDefault="00000000">
            <w:pPr>
              <w:pStyle w:val="TableCellResourceItem"/>
            </w:pPr>
            <w:r>
              <w:t>• Mains RRP + Prelims RRP</w:t>
            </w:r>
          </w:p>
          <w:p w14:paraId="40F8A07E" w14:textId="77777777" w:rsidR="001A20E6" w:rsidRDefault="00000000">
            <w:pPr>
              <w:pStyle w:val="TableCellResourceItem"/>
            </w:pPr>
            <w:r>
              <w:t>• Prelims &amp; Mains Workbooks</w:t>
            </w:r>
          </w:p>
          <w:p w14:paraId="1D31E0C9" w14:textId="77777777" w:rsidR="001A20E6" w:rsidRDefault="00000000">
            <w:pPr>
              <w:pStyle w:val="TableCellCategoryTitle"/>
            </w:pPr>
            <w:r>
              <w:t>📰 Current Affairs</w:t>
            </w:r>
          </w:p>
          <w:p w14:paraId="1D893EC9" w14:textId="77777777" w:rsidR="001A20E6" w:rsidRDefault="00000000">
            <w:pPr>
              <w:pStyle w:val="TableCellResourceItem"/>
            </w:pPr>
            <w:r>
              <w:t>• NITI Aayog Reports + PRS Briefs</w:t>
            </w:r>
          </w:p>
          <w:p w14:paraId="353A6E9A" w14:textId="77777777" w:rsidR="001A20E6" w:rsidRDefault="00000000">
            <w:pPr>
              <w:pStyle w:val="TableCellResourceItem"/>
            </w:pPr>
            <w:r>
              <w:t>• Newspapers (The Hindu/Indian Express)</w:t>
            </w:r>
          </w:p>
          <w:p w14:paraId="1DB1CBA9"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48DED156" w14:textId="77777777" w:rsidR="001A20E6" w:rsidRDefault="00000000">
            <w:pPr>
              <w:pStyle w:val="TableCellSubjectName"/>
            </w:pPr>
            <w:r>
              <w:t>Indian Economy</w:t>
            </w:r>
          </w:p>
          <w:p w14:paraId="271199E6" w14:textId="77777777" w:rsidR="001A20E6" w:rsidRDefault="00000000">
            <w:pPr>
              <w:pStyle w:val="TableCellCategoryTitle"/>
            </w:pPr>
            <w:r>
              <w:t>📝 Practice Materials</w:t>
            </w:r>
          </w:p>
          <w:p w14:paraId="6949D53C" w14:textId="77777777" w:rsidR="001A20E6" w:rsidRDefault="00000000">
            <w:pPr>
              <w:pStyle w:val="TableCellResourceItem"/>
            </w:pPr>
            <w:r>
              <w:t>• La Excellence Economy Material</w:t>
            </w:r>
          </w:p>
          <w:p w14:paraId="50863FFA" w14:textId="77777777" w:rsidR="001A20E6" w:rsidRDefault="00000000">
            <w:pPr>
              <w:pStyle w:val="TableCellResourceItem"/>
            </w:pPr>
            <w:r>
              <w:t>• Mains RRP + Prelims RRP</w:t>
            </w:r>
          </w:p>
          <w:p w14:paraId="49514A36" w14:textId="77777777" w:rsidR="001A20E6" w:rsidRDefault="00000000">
            <w:pPr>
              <w:pStyle w:val="TableCellResourceItem"/>
            </w:pPr>
            <w:r>
              <w:t>• Prelims &amp; Mains Workbooks</w:t>
            </w:r>
          </w:p>
          <w:p w14:paraId="4E98E524" w14:textId="77777777" w:rsidR="001A20E6" w:rsidRDefault="00000000">
            <w:pPr>
              <w:pStyle w:val="TableCellCategoryTitle"/>
            </w:pPr>
            <w:r>
              <w:t>📰 Current Affairs</w:t>
            </w:r>
          </w:p>
          <w:p w14:paraId="5A9B62A7" w14:textId="77777777" w:rsidR="001A20E6" w:rsidRDefault="00000000">
            <w:pPr>
              <w:pStyle w:val="TableCellResourceItem"/>
            </w:pPr>
            <w:r>
              <w:t>• NITI Aayog Reports + Economic survey and Budget</w:t>
            </w:r>
          </w:p>
          <w:p w14:paraId="162492F0" w14:textId="77777777" w:rsidR="001A20E6" w:rsidRDefault="00000000">
            <w:pPr>
              <w:pStyle w:val="TableCellResourceItem"/>
            </w:pPr>
            <w:r>
              <w:t>• Newspapers (Hindu and IE Explained)</w:t>
            </w:r>
          </w:p>
        </w:tc>
        <w:tc>
          <w:tcPr>
            <w:tcW w:w="1650" w:type="pct"/>
          </w:tcPr>
          <w:p w14:paraId="1425B4BE" w14:textId="77777777" w:rsidR="001A20E6" w:rsidRDefault="001A20E6"/>
        </w:tc>
      </w:tr>
    </w:tbl>
    <w:p w14:paraId="08ED523F"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72E3514B" w14:textId="77777777">
        <w:tc>
          <w:tcPr>
            <w:tcW w:w="2500" w:type="pct"/>
            <w:tcMar>
              <w:top w:w="0" w:type="dxa"/>
              <w:left w:w="0" w:type="dxa"/>
              <w:bottom w:w="0" w:type="dxa"/>
              <w:right w:w="0" w:type="dxa"/>
            </w:tcMar>
          </w:tcPr>
          <w:p w14:paraId="1378E320" w14:textId="77777777" w:rsidR="001A20E6" w:rsidRDefault="00000000">
            <w:pPr>
              <w:pStyle w:val="WeekTitle"/>
            </w:pPr>
            <w:r>
              <w:rPr>
                <w:color w:val="15803D"/>
              </w:rPr>
              <w:t>📅 Jul 26 - Aug 01, 2026</w:t>
            </w:r>
          </w:p>
        </w:tc>
        <w:tc>
          <w:tcPr>
            <w:tcW w:w="2500" w:type="pct"/>
            <w:tcMar>
              <w:top w:w="0" w:type="dxa"/>
              <w:left w:w="0" w:type="dxa"/>
              <w:bottom w:w="0" w:type="dxa"/>
              <w:right w:w="0" w:type="dxa"/>
            </w:tcMar>
          </w:tcPr>
          <w:p w14:paraId="1FAE0ADC" w14:textId="77777777" w:rsidR="001A20E6" w:rsidRDefault="00000000">
            <w:pPr>
              <w:pStyle w:val="WeekCycleName"/>
            </w:pPr>
            <w:r>
              <w:rPr>
                <w:color w:val="15803D"/>
              </w:rPr>
              <w:t>C2</w:t>
            </w:r>
          </w:p>
        </w:tc>
      </w:tr>
    </w:tbl>
    <w:p w14:paraId="15B28D01"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2A324FDF" w14:textId="77777777">
        <w:tc>
          <w:tcPr>
            <w:tcW w:w="700" w:type="pct"/>
            <w:shd w:val="clear" w:color="auto" w:fill="DCFCE7"/>
            <w:tcMar>
              <w:top w:w="200" w:type="dxa"/>
              <w:left w:w="100" w:type="dxa"/>
              <w:bottom w:w="200" w:type="dxa"/>
              <w:right w:w="100" w:type="dxa"/>
            </w:tcMar>
          </w:tcPr>
          <w:p w14:paraId="7DD82245" w14:textId="77777777" w:rsidR="001A20E6" w:rsidRDefault="00000000">
            <w:pPr>
              <w:pStyle w:val="TableCellCalendarDayHeader"/>
            </w:pPr>
            <w:r>
              <w:rPr>
                <w:color w:val="15803D"/>
              </w:rPr>
              <w:t>Sunday</w:t>
            </w:r>
          </w:p>
          <w:p w14:paraId="67A7B922" w14:textId="77777777" w:rsidR="001A20E6" w:rsidRDefault="00000000">
            <w:pPr>
              <w:pStyle w:val="TableCellCalendarDateHeader"/>
            </w:pPr>
            <w:r>
              <w:rPr>
                <w:color w:val="15803D"/>
              </w:rPr>
              <w:t>Jul 26</w:t>
            </w:r>
          </w:p>
          <w:p w14:paraId="28764829"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5CBB1B91" w14:textId="77777777" w:rsidR="001A20E6" w:rsidRDefault="00000000">
            <w:pPr>
              <w:pStyle w:val="TableCellCalendarDayHeader"/>
            </w:pPr>
            <w:r>
              <w:rPr>
                <w:color w:val="15803D"/>
              </w:rPr>
              <w:t>Monday</w:t>
            </w:r>
          </w:p>
          <w:p w14:paraId="111D7F3E" w14:textId="77777777" w:rsidR="001A20E6" w:rsidRDefault="00000000">
            <w:pPr>
              <w:pStyle w:val="TableCellCalendarDateHeader"/>
            </w:pPr>
            <w:r>
              <w:rPr>
                <w:color w:val="15803D"/>
              </w:rPr>
              <w:t>Jul 27</w:t>
            </w:r>
          </w:p>
          <w:p w14:paraId="33A720C7"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DA12F10" w14:textId="77777777" w:rsidR="001A20E6" w:rsidRDefault="00000000">
            <w:pPr>
              <w:pStyle w:val="TableCellCalendarDayHeader"/>
            </w:pPr>
            <w:r>
              <w:rPr>
                <w:color w:val="15803D"/>
              </w:rPr>
              <w:t>Tuesday</w:t>
            </w:r>
          </w:p>
          <w:p w14:paraId="1B973834" w14:textId="77777777" w:rsidR="001A20E6" w:rsidRDefault="00000000">
            <w:pPr>
              <w:pStyle w:val="TableCellCalendarDateHeader"/>
            </w:pPr>
            <w:r>
              <w:rPr>
                <w:color w:val="15803D"/>
              </w:rPr>
              <w:t>Jul 28</w:t>
            </w:r>
          </w:p>
          <w:p w14:paraId="1353EFFF"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162AB998" w14:textId="77777777" w:rsidR="001A20E6" w:rsidRDefault="00000000">
            <w:pPr>
              <w:pStyle w:val="TableCellCalendarDayHeader"/>
            </w:pPr>
            <w:r>
              <w:rPr>
                <w:color w:val="15803D"/>
              </w:rPr>
              <w:t>Wednesday</w:t>
            </w:r>
          </w:p>
          <w:p w14:paraId="001EB94A" w14:textId="77777777" w:rsidR="001A20E6" w:rsidRDefault="00000000">
            <w:pPr>
              <w:pStyle w:val="TableCellCalendarDateHeader"/>
            </w:pPr>
            <w:r>
              <w:rPr>
                <w:color w:val="15803D"/>
              </w:rPr>
              <w:t>Jul 29</w:t>
            </w:r>
          </w:p>
          <w:p w14:paraId="35B700C8"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48A5DBA3" w14:textId="77777777" w:rsidR="001A20E6" w:rsidRDefault="00000000">
            <w:pPr>
              <w:pStyle w:val="TableCellCalendarDayHeader"/>
            </w:pPr>
            <w:r>
              <w:rPr>
                <w:color w:val="15803D"/>
              </w:rPr>
              <w:t>Thursday</w:t>
            </w:r>
          </w:p>
          <w:p w14:paraId="1DE7E26B" w14:textId="77777777" w:rsidR="001A20E6" w:rsidRDefault="00000000">
            <w:pPr>
              <w:pStyle w:val="TableCellCalendarDateHeader"/>
            </w:pPr>
            <w:r>
              <w:rPr>
                <w:color w:val="15803D"/>
              </w:rPr>
              <w:t>Jul 30</w:t>
            </w:r>
          </w:p>
          <w:p w14:paraId="63E5F36B"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7B833D4" w14:textId="77777777" w:rsidR="001A20E6" w:rsidRDefault="00000000">
            <w:pPr>
              <w:pStyle w:val="TableCellCalendarDayHeader"/>
            </w:pPr>
            <w:r>
              <w:rPr>
                <w:color w:val="15803D"/>
              </w:rPr>
              <w:t>Friday</w:t>
            </w:r>
          </w:p>
          <w:p w14:paraId="40A90B55" w14:textId="77777777" w:rsidR="001A20E6" w:rsidRDefault="00000000">
            <w:pPr>
              <w:pStyle w:val="TableCellCalendarDateHeader"/>
            </w:pPr>
            <w:r>
              <w:rPr>
                <w:color w:val="15803D"/>
              </w:rPr>
              <w:t>Jul 31</w:t>
            </w:r>
          </w:p>
          <w:p w14:paraId="30248203"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039C8788" w14:textId="77777777" w:rsidR="001A20E6" w:rsidRDefault="00000000">
            <w:pPr>
              <w:pStyle w:val="TableCellCalendarDayHeader"/>
            </w:pPr>
            <w:r>
              <w:rPr>
                <w:color w:val="F57C00"/>
              </w:rPr>
              <w:t>Saturday</w:t>
            </w:r>
          </w:p>
          <w:p w14:paraId="2708291A" w14:textId="77777777" w:rsidR="001A20E6" w:rsidRDefault="00000000">
            <w:pPr>
              <w:pStyle w:val="TableCellCalendarDateHeader"/>
            </w:pPr>
            <w:r>
              <w:rPr>
                <w:color w:val="F57C00"/>
              </w:rPr>
              <w:t>Aug 01</w:t>
            </w:r>
          </w:p>
          <w:p w14:paraId="7F1D82DD" w14:textId="77777777" w:rsidR="001A20E6" w:rsidRDefault="00000000">
            <w:pPr>
              <w:pStyle w:val="TableCellCatchupLabel"/>
            </w:pPr>
            <w:r>
              <w:rPr>
                <w:color w:val="F57C00"/>
              </w:rPr>
              <w:t>Catchup Day</w:t>
            </w:r>
          </w:p>
        </w:tc>
      </w:tr>
      <w:tr w:rsidR="001A20E6" w14:paraId="6DF93852" w14:textId="77777777">
        <w:tc>
          <w:tcPr>
            <w:tcW w:w="700" w:type="pct"/>
            <w:shd w:val="clear" w:color="auto" w:fill="DCFCE7"/>
            <w:tcMar>
              <w:top w:w="150" w:type="dxa"/>
              <w:left w:w="100" w:type="dxa"/>
              <w:bottom w:w="150" w:type="dxa"/>
              <w:right w:w="100" w:type="dxa"/>
            </w:tcMar>
          </w:tcPr>
          <w:p w14:paraId="672EF3F4" w14:textId="77777777" w:rsidR="001A20E6" w:rsidRDefault="00000000">
            <w:pPr>
              <w:pStyle w:val="TableCellTaskSubject"/>
            </w:pPr>
            <w:r>
              <w:t>Indian Polity and Governance</w:t>
            </w:r>
          </w:p>
          <w:p w14:paraId="0F51BE98" w14:textId="77777777" w:rsidR="001A20E6" w:rsidRDefault="00000000">
            <w:pPr>
              <w:pStyle w:val="TableCellTaskDetails"/>
            </w:pPr>
            <w:r>
              <w:t>• Test - TEST — 3h</w:t>
            </w:r>
          </w:p>
          <w:p w14:paraId="4E0996B9"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60E81850" w14:textId="77777777" w:rsidR="001A20E6" w:rsidRDefault="00000000">
            <w:pPr>
              <w:pStyle w:val="TableCellTaskSubject"/>
            </w:pPr>
            <w:r>
              <w:t>Indian Polity and Governance</w:t>
            </w:r>
          </w:p>
          <w:p w14:paraId="42F99E7D" w14:textId="77777777" w:rsidR="001A20E6" w:rsidRDefault="00000000">
            <w:pPr>
              <w:pStyle w:val="TableCellTaskDetails"/>
            </w:pPr>
            <w:r>
              <w:t>• Study - State Government (P04) — 1h 30m</w:t>
            </w:r>
          </w:p>
          <w:p w14:paraId="7D41EAB0" w14:textId="77777777" w:rsidR="001A20E6" w:rsidRDefault="00000000">
            <w:pPr>
              <w:pStyle w:val="TableCellTaskBadge"/>
              <w:shd w:val="clear" w:color="auto" w:fill="E3F2FD"/>
            </w:pPr>
            <w:r>
              <w:rPr>
                <w:b/>
                <w:bCs/>
                <w:color w:val="1976D2"/>
              </w:rPr>
              <w:t>STUDY</w:t>
            </w:r>
          </w:p>
          <w:p w14:paraId="64D55480" w14:textId="77777777" w:rsidR="001A20E6" w:rsidRDefault="00000000">
            <w:pPr>
              <w:pStyle w:val="TableCellTaskDetails"/>
            </w:pPr>
            <w:r>
              <w:t>• Revision - Local Government (P05) — 30m</w:t>
            </w:r>
          </w:p>
          <w:p w14:paraId="6717A85C" w14:textId="77777777" w:rsidR="001A20E6" w:rsidRDefault="00000000">
            <w:pPr>
              <w:pStyle w:val="TableCellTaskBadge"/>
              <w:shd w:val="clear" w:color="auto" w:fill="FCE4EC"/>
            </w:pPr>
            <w:r>
              <w:rPr>
                <w:b/>
                <w:bCs/>
                <w:color w:val="C2185B"/>
              </w:rPr>
              <w:t>REVISION</w:t>
            </w:r>
          </w:p>
          <w:p w14:paraId="11A2C6EA" w14:textId="77777777" w:rsidR="001A20E6" w:rsidRDefault="00000000">
            <w:pPr>
              <w:pStyle w:val="TableCellTaskDetails"/>
            </w:pPr>
            <w:r>
              <w:t>• Practice - Local Government (P05) — 30m</w:t>
            </w:r>
          </w:p>
          <w:p w14:paraId="2CB5AB4B"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0791D22" w14:textId="77777777" w:rsidR="001A20E6" w:rsidRDefault="00000000">
            <w:pPr>
              <w:pStyle w:val="TableCellTaskSubject"/>
            </w:pPr>
            <w:r>
              <w:t>Indian Polity and Governance</w:t>
            </w:r>
          </w:p>
          <w:p w14:paraId="515F86BB" w14:textId="77777777" w:rsidR="001A20E6" w:rsidRDefault="00000000">
            <w:pPr>
              <w:pStyle w:val="TableCellTaskDetails"/>
            </w:pPr>
            <w:r>
              <w:t>• Study - State Government (P04) — 1h 30m</w:t>
            </w:r>
          </w:p>
          <w:p w14:paraId="58C0848E" w14:textId="77777777" w:rsidR="001A20E6" w:rsidRDefault="00000000">
            <w:pPr>
              <w:pStyle w:val="TableCellTaskBadge"/>
              <w:shd w:val="clear" w:color="auto" w:fill="E3F2FD"/>
            </w:pPr>
            <w:r>
              <w:rPr>
                <w:b/>
                <w:bCs/>
                <w:color w:val="1976D2"/>
              </w:rPr>
              <w:t>STUDY</w:t>
            </w:r>
          </w:p>
          <w:p w14:paraId="6CAA2682" w14:textId="77777777" w:rsidR="001A20E6" w:rsidRDefault="00000000">
            <w:pPr>
              <w:pStyle w:val="TableCellTaskDetails"/>
            </w:pPr>
            <w:r>
              <w:t>• Revision - Local Government (P05) — 30m</w:t>
            </w:r>
          </w:p>
          <w:p w14:paraId="56942AC8" w14:textId="77777777" w:rsidR="001A20E6" w:rsidRDefault="00000000">
            <w:pPr>
              <w:pStyle w:val="TableCellTaskBadge"/>
              <w:shd w:val="clear" w:color="auto" w:fill="FCE4EC"/>
            </w:pPr>
            <w:r>
              <w:rPr>
                <w:b/>
                <w:bCs/>
                <w:color w:val="C2185B"/>
              </w:rPr>
              <w:t>REVISION</w:t>
            </w:r>
          </w:p>
          <w:p w14:paraId="0D3A2788" w14:textId="77777777" w:rsidR="001A20E6" w:rsidRDefault="00000000">
            <w:pPr>
              <w:pStyle w:val="TableCellTaskDetails"/>
            </w:pPr>
            <w:r>
              <w:t>• Practice - Local Government (P05) — 30m</w:t>
            </w:r>
          </w:p>
          <w:p w14:paraId="0B0B3CF7"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92E77D1" w14:textId="77777777" w:rsidR="001A20E6" w:rsidRDefault="00000000">
            <w:pPr>
              <w:pStyle w:val="TableCellTaskSubject"/>
            </w:pPr>
            <w:r>
              <w:t>Indian Polity and Governance</w:t>
            </w:r>
          </w:p>
          <w:p w14:paraId="16B76D96" w14:textId="77777777" w:rsidR="001A20E6" w:rsidRDefault="00000000">
            <w:pPr>
              <w:pStyle w:val="TableCellTaskDetails"/>
            </w:pPr>
            <w:r>
              <w:t>• Study - State Government (P04) — 30m</w:t>
            </w:r>
          </w:p>
          <w:p w14:paraId="15F3D31C" w14:textId="77777777" w:rsidR="001A20E6" w:rsidRDefault="00000000">
            <w:pPr>
              <w:pStyle w:val="TableCellTaskBadge"/>
              <w:shd w:val="clear" w:color="auto" w:fill="E3F2FD"/>
            </w:pPr>
            <w:r>
              <w:rPr>
                <w:b/>
                <w:bCs/>
                <w:color w:val="1976D2"/>
              </w:rPr>
              <w:t>STUDY</w:t>
            </w:r>
          </w:p>
          <w:p w14:paraId="45F694D1" w14:textId="77777777" w:rsidR="001A20E6" w:rsidRDefault="00000000">
            <w:pPr>
              <w:pStyle w:val="TableCellTaskDetails"/>
            </w:pPr>
            <w:r>
              <w:t>• Study - Local Government (P05) — 1h</w:t>
            </w:r>
          </w:p>
          <w:p w14:paraId="1FB7DFE2" w14:textId="77777777" w:rsidR="001A20E6" w:rsidRDefault="00000000">
            <w:pPr>
              <w:pStyle w:val="TableCellTaskBadge"/>
              <w:shd w:val="clear" w:color="auto" w:fill="E3F2FD"/>
            </w:pPr>
            <w:r>
              <w:rPr>
                <w:b/>
                <w:bCs/>
                <w:color w:val="1976D2"/>
              </w:rPr>
              <w:t>STUDY</w:t>
            </w:r>
          </w:p>
          <w:p w14:paraId="6C149F4A" w14:textId="77777777" w:rsidR="001A20E6" w:rsidRDefault="00000000">
            <w:pPr>
              <w:pStyle w:val="TableCellTaskDetails"/>
            </w:pPr>
            <w:r>
              <w:t>• Revision - Union Territories (P06) — 30m</w:t>
            </w:r>
          </w:p>
          <w:p w14:paraId="6E2FD0F1" w14:textId="77777777" w:rsidR="001A20E6" w:rsidRDefault="00000000">
            <w:pPr>
              <w:pStyle w:val="TableCellTaskBadge"/>
              <w:shd w:val="clear" w:color="auto" w:fill="FCE4EC"/>
            </w:pPr>
            <w:r>
              <w:rPr>
                <w:b/>
                <w:bCs/>
                <w:color w:val="C2185B"/>
              </w:rPr>
              <w:t>REVISION</w:t>
            </w:r>
          </w:p>
          <w:p w14:paraId="3B6F9F84" w14:textId="77777777" w:rsidR="001A20E6" w:rsidRDefault="00000000">
            <w:pPr>
              <w:pStyle w:val="TableCellTaskDetails"/>
            </w:pPr>
            <w:r>
              <w:t>• Practice - Union Territories (P06) — 30m</w:t>
            </w:r>
          </w:p>
          <w:p w14:paraId="44476F6F"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38ABF0F" w14:textId="77777777" w:rsidR="001A20E6" w:rsidRDefault="00000000">
            <w:pPr>
              <w:pStyle w:val="TableCellTaskSubject"/>
            </w:pPr>
            <w:r>
              <w:t>Indian Polity and Governance</w:t>
            </w:r>
          </w:p>
          <w:p w14:paraId="7CD04BBB" w14:textId="77777777" w:rsidR="001A20E6" w:rsidRDefault="00000000">
            <w:pPr>
              <w:pStyle w:val="TableCellTaskDetails"/>
            </w:pPr>
            <w:r>
              <w:t>• Study - Local Government (P05) — 1h 30m</w:t>
            </w:r>
          </w:p>
          <w:p w14:paraId="5DF6485B" w14:textId="77777777" w:rsidR="001A20E6" w:rsidRDefault="00000000">
            <w:pPr>
              <w:pStyle w:val="TableCellTaskBadge"/>
              <w:shd w:val="clear" w:color="auto" w:fill="E3F2FD"/>
            </w:pPr>
            <w:r>
              <w:rPr>
                <w:b/>
                <w:bCs/>
                <w:color w:val="1976D2"/>
              </w:rPr>
              <w:t>STUDY</w:t>
            </w:r>
          </w:p>
          <w:p w14:paraId="4C42BBD3" w14:textId="77777777" w:rsidR="001A20E6" w:rsidRDefault="00000000">
            <w:pPr>
              <w:pStyle w:val="TableCellTaskDetails"/>
            </w:pPr>
            <w:r>
              <w:t>• Revision - Union Territories (P06) — 30m</w:t>
            </w:r>
          </w:p>
          <w:p w14:paraId="372C75A7" w14:textId="77777777" w:rsidR="001A20E6" w:rsidRDefault="00000000">
            <w:pPr>
              <w:pStyle w:val="TableCellTaskBadge"/>
              <w:shd w:val="clear" w:color="auto" w:fill="FCE4EC"/>
            </w:pPr>
            <w:r>
              <w:rPr>
                <w:b/>
                <w:bCs/>
                <w:color w:val="C2185B"/>
              </w:rPr>
              <w:t>REVISION</w:t>
            </w:r>
          </w:p>
          <w:p w14:paraId="3FAA6601" w14:textId="77777777" w:rsidR="001A20E6" w:rsidRDefault="00000000">
            <w:pPr>
              <w:pStyle w:val="TableCellTaskDetails"/>
            </w:pPr>
            <w:r>
              <w:t>• Practice - Union Territories (P06) — 30m</w:t>
            </w:r>
          </w:p>
          <w:p w14:paraId="07180225"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F16E762" w14:textId="77777777" w:rsidR="001A20E6" w:rsidRDefault="00000000">
            <w:pPr>
              <w:pStyle w:val="TableCellTaskSubject"/>
            </w:pPr>
            <w:r>
              <w:t>Indian Polity and Governance</w:t>
            </w:r>
          </w:p>
          <w:p w14:paraId="6CB77F4E" w14:textId="77777777" w:rsidR="001A20E6" w:rsidRDefault="00000000">
            <w:pPr>
              <w:pStyle w:val="TableCellTaskDetails"/>
            </w:pPr>
            <w:r>
              <w:t>• Study - Local Government (P05) — 1h 30m</w:t>
            </w:r>
          </w:p>
          <w:p w14:paraId="569BB1F8" w14:textId="77777777" w:rsidR="001A20E6" w:rsidRDefault="00000000">
            <w:pPr>
              <w:pStyle w:val="TableCellTaskBadge"/>
              <w:shd w:val="clear" w:color="auto" w:fill="E3F2FD"/>
            </w:pPr>
            <w:r>
              <w:rPr>
                <w:b/>
                <w:bCs/>
                <w:color w:val="1976D2"/>
              </w:rPr>
              <w:t>STUDY</w:t>
            </w:r>
          </w:p>
          <w:p w14:paraId="2E0760D2" w14:textId="77777777" w:rsidR="001A20E6" w:rsidRDefault="00000000">
            <w:pPr>
              <w:pStyle w:val="TableCellTaskDetails"/>
            </w:pPr>
            <w:r>
              <w:t>• Revision - Union Territories (P06) — 30m</w:t>
            </w:r>
          </w:p>
          <w:p w14:paraId="6C1A1714" w14:textId="77777777" w:rsidR="001A20E6" w:rsidRDefault="00000000">
            <w:pPr>
              <w:pStyle w:val="TableCellTaskBadge"/>
              <w:shd w:val="clear" w:color="auto" w:fill="FCE4EC"/>
            </w:pPr>
            <w:r>
              <w:rPr>
                <w:b/>
                <w:bCs/>
                <w:color w:val="C2185B"/>
              </w:rPr>
              <w:t>REVISION</w:t>
            </w:r>
          </w:p>
          <w:p w14:paraId="3FF43C59" w14:textId="77777777" w:rsidR="001A20E6" w:rsidRDefault="00000000">
            <w:pPr>
              <w:pStyle w:val="TableCellTaskDetails"/>
            </w:pPr>
            <w:r>
              <w:t>• Practice - Union Territories (P06) — 30m</w:t>
            </w:r>
          </w:p>
          <w:p w14:paraId="17BBF355"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2072C4EB" w14:textId="77777777" w:rsidR="001A20E6" w:rsidRDefault="001A20E6"/>
        </w:tc>
      </w:tr>
      <w:tr w:rsidR="001A20E6" w14:paraId="5245BE8C" w14:textId="77777777">
        <w:tc>
          <w:tcPr>
            <w:tcW w:w="700" w:type="pct"/>
            <w:shd w:val="clear" w:color="auto" w:fill="DCFCE7"/>
            <w:tcMar>
              <w:top w:w="150" w:type="dxa"/>
              <w:left w:w="100" w:type="dxa"/>
              <w:bottom w:w="150" w:type="dxa"/>
              <w:right w:w="100" w:type="dxa"/>
            </w:tcMar>
          </w:tcPr>
          <w:p w14:paraId="0CF29089" w14:textId="77777777" w:rsidR="001A20E6" w:rsidRDefault="00000000">
            <w:pPr>
              <w:pStyle w:val="TableCellTaskSubject"/>
            </w:pPr>
            <w:r>
              <w:t>Indian Economy</w:t>
            </w:r>
          </w:p>
          <w:p w14:paraId="509F9D14" w14:textId="77777777" w:rsidR="001A20E6" w:rsidRDefault="00000000">
            <w:pPr>
              <w:pStyle w:val="TableCellTaskDetails"/>
            </w:pPr>
            <w:r>
              <w:t>• Test - TEST — 3h</w:t>
            </w:r>
          </w:p>
          <w:p w14:paraId="1659E2C8"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115DD652" w14:textId="77777777" w:rsidR="001A20E6" w:rsidRDefault="00000000">
            <w:pPr>
              <w:pStyle w:val="TableCellTaskSubject"/>
            </w:pPr>
            <w:r>
              <w:t>Indian Economy</w:t>
            </w:r>
          </w:p>
          <w:p w14:paraId="57F3BC16" w14:textId="77777777" w:rsidR="001A20E6" w:rsidRDefault="00000000">
            <w:pPr>
              <w:pStyle w:val="TableCellTaskDetails"/>
            </w:pPr>
            <w:r>
              <w:t>• Study - Inclusive Growth (E04) — 1h 30m</w:t>
            </w:r>
          </w:p>
          <w:p w14:paraId="3C838FF4" w14:textId="77777777" w:rsidR="001A20E6" w:rsidRDefault="00000000">
            <w:pPr>
              <w:pStyle w:val="TableCellTaskBadge"/>
              <w:shd w:val="clear" w:color="auto" w:fill="E3F2FD"/>
            </w:pPr>
            <w:r>
              <w:rPr>
                <w:b/>
                <w:bCs/>
                <w:color w:val="1976D2"/>
              </w:rPr>
              <w:t>STUDY</w:t>
            </w:r>
          </w:p>
          <w:p w14:paraId="1E365610" w14:textId="77777777" w:rsidR="001A20E6" w:rsidRDefault="00000000">
            <w:pPr>
              <w:pStyle w:val="TableCellTaskDetails"/>
            </w:pPr>
            <w:r>
              <w:t>• Revision - Industry (E07) — 30m</w:t>
            </w:r>
          </w:p>
          <w:p w14:paraId="25907629" w14:textId="77777777" w:rsidR="001A20E6" w:rsidRDefault="00000000">
            <w:pPr>
              <w:pStyle w:val="TableCellTaskBadge"/>
              <w:shd w:val="clear" w:color="auto" w:fill="FCE4EC"/>
            </w:pPr>
            <w:r>
              <w:rPr>
                <w:b/>
                <w:bCs/>
                <w:color w:val="C2185B"/>
              </w:rPr>
              <w:t>REVISION</w:t>
            </w:r>
          </w:p>
          <w:p w14:paraId="3211CE46" w14:textId="77777777" w:rsidR="001A20E6" w:rsidRDefault="00000000">
            <w:pPr>
              <w:pStyle w:val="TableCellTaskDetails"/>
            </w:pPr>
            <w:r>
              <w:t>• Practice - Industry (E07) — 30m</w:t>
            </w:r>
          </w:p>
          <w:p w14:paraId="702322ED"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EFFD397" w14:textId="77777777" w:rsidR="001A20E6" w:rsidRDefault="00000000">
            <w:pPr>
              <w:pStyle w:val="TableCellTaskSubject"/>
            </w:pPr>
            <w:r>
              <w:t>Indian Economy</w:t>
            </w:r>
          </w:p>
          <w:p w14:paraId="0764F424" w14:textId="77777777" w:rsidR="001A20E6" w:rsidRDefault="00000000">
            <w:pPr>
              <w:pStyle w:val="TableCellTaskDetails"/>
            </w:pPr>
            <w:r>
              <w:t>• Study - Inclusive Growth (E04) — 30m</w:t>
            </w:r>
          </w:p>
          <w:p w14:paraId="46F6C9F7" w14:textId="77777777" w:rsidR="001A20E6" w:rsidRDefault="00000000">
            <w:pPr>
              <w:pStyle w:val="TableCellTaskBadge"/>
              <w:shd w:val="clear" w:color="auto" w:fill="E3F2FD"/>
            </w:pPr>
            <w:r>
              <w:rPr>
                <w:b/>
                <w:bCs/>
                <w:color w:val="1976D2"/>
              </w:rPr>
              <w:t>STUDY</w:t>
            </w:r>
          </w:p>
          <w:p w14:paraId="04AEEE1D" w14:textId="77777777" w:rsidR="001A20E6" w:rsidRDefault="00000000">
            <w:pPr>
              <w:pStyle w:val="TableCellTaskDetails"/>
            </w:pPr>
            <w:r>
              <w:t>• Study - Poverty and Unemployment (E05) — 1h</w:t>
            </w:r>
          </w:p>
          <w:p w14:paraId="45F178CB" w14:textId="77777777" w:rsidR="001A20E6" w:rsidRDefault="00000000">
            <w:pPr>
              <w:pStyle w:val="TableCellTaskBadge"/>
              <w:shd w:val="clear" w:color="auto" w:fill="E3F2FD"/>
            </w:pPr>
            <w:r>
              <w:rPr>
                <w:b/>
                <w:bCs/>
                <w:color w:val="1976D2"/>
              </w:rPr>
              <w:t>STUDY</w:t>
            </w:r>
          </w:p>
          <w:p w14:paraId="5BB3EEAB" w14:textId="77777777" w:rsidR="001A20E6" w:rsidRDefault="00000000">
            <w:pPr>
              <w:pStyle w:val="TableCellTaskDetails"/>
            </w:pPr>
            <w:r>
              <w:t>• Revision - Services (E08) — 30m</w:t>
            </w:r>
          </w:p>
          <w:p w14:paraId="20D7F7AE" w14:textId="77777777" w:rsidR="001A20E6" w:rsidRDefault="00000000">
            <w:pPr>
              <w:pStyle w:val="TableCellTaskBadge"/>
              <w:shd w:val="clear" w:color="auto" w:fill="FCE4EC"/>
            </w:pPr>
            <w:r>
              <w:rPr>
                <w:b/>
                <w:bCs/>
                <w:color w:val="C2185B"/>
              </w:rPr>
              <w:t>REVISION</w:t>
            </w:r>
          </w:p>
          <w:p w14:paraId="184594B9" w14:textId="77777777" w:rsidR="001A20E6" w:rsidRDefault="00000000">
            <w:pPr>
              <w:pStyle w:val="TableCellTaskDetails"/>
            </w:pPr>
            <w:r>
              <w:t>• Practice - Services (E08) — 30m</w:t>
            </w:r>
          </w:p>
          <w:p w14:paraId="40672DC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153604A" w14:textId="77777777" w:rsidR="001A20E6" w:rsidRDefault="00000000">
            <w:pPr>
              <w:pStyle w:val="TableCellTaskSubject"/>
            </w:pPr>
            <w:r>
              <w:t>Indian Economy</w:t>
            </w:r>
          </w:p>
          <w:p w14:paraId="06A1D78B" w14:textId="77777777" w:rsidR="001A20E6" w:rsidRDefault="00000000">
            <w:pPr>
              <w:pStyle w:val="TableCellTaskDetails"/>
            </w:pPr>
            <w:r>
              <w:t>• Study - Poverty and Unemployment (E05) — 1h 30m</w:t>
            </w:r>
          </w:p>
          <w:p w14:paraId="09D6AF1D" w14:textId="77777777" w:rsidR="001A20E6" w:rsidRDefault="00000000">
            <w:pPr>
              <w:pStyle w:val="TableCellTaskBadge"/>
              <w:shd w:val="clear" w:color="auto" w:fill="E3F2FD"/>
            </w:pPr>
            <w:r>
              <w:rPr>
                <w:b/>
                <w:bCs/>
                <w:color w:val="1976D2"/>
              </w:rPr>
              <w:t>STUDY</w:t>
            </w:r>
          </w:p>
          <w:p w14:paraId="0C08A72E" w14:textId="77777777" w:rsidR="001A20E6" w:rsidRDefault="00000000">
            <w:pPr>
              <w:pStyle w:val="TableCellTaskDetails"/>
            </w:pPr>
            <w:r>
              <w:t>• Revision - Infrastructure (E09) — 30m</w:t>
            </w:r>
          </w:p>
          <w:p w14:paraId="430259AA" w14:textId="77777777" w:rsidR="001A20E6" w:rsidRDefault="00000000">
            <w:pPr>
              <w:pStyle w:val="TableCellTaskBadge"/>
              <w:shd w:val="clear" w:color="auto" w:fill="FCE4EC"/>
            </w:pPr>
            <w:r>
              <w:rPr>
                <w:b/>
                <w:bCs/>
                <w:color w:val="C2185B"/>
              </w:rPr>
              <w:t>REVISION</w:t>
            </w:r>
          </w:p>
          <w:p w14:paraId="4C36B350" w14:textId="77777777" w:rsidR="001A20E6" w:rsidRDefault="00000000">
            <w:pPr>
              <w:pStyle w:val="TableCellTaskDetails"/>
            </w:pPr>
            <w:r>
              <w:t>• Practice - Infrastructure (E09) — 30m</w:t>
            </w:r>
          </w:p>
          <w:p w14:paraId="6989D4C2"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7B4085E" w14:textId="77777777" w:rsidR="001A20E6" w:rsidRDefault="00000000">
            <w:pPr>
              <w:pStyle w:val="TableCellTaskSubject"/>
            </w:pPr>
            <w:r>
              <w:t>Indian Economy</w:t>
            </w:r>
          </w:p>
          <w:p w14:paraId="00B1DB97" w14:textId="77777777" w:rsidR="001A20E6" w:rsidRDefault="00000000">
            <w:pPr>
              <w:pStyle w:val="TableCellTaskDetails"/>
            </w:pPr>
            <w:r>
              <w:t>• Study - Agriculture (E06) — 1h 30m</w:t>
            </w:r>
          </w:p>
          <w:p w14:paraId="4241D060" w14:textId="77777777" w:rsidR="001A20E6" w:rsidRDefault="00000000">
            <w:pPr>
              <w:pStyle w:val="TableCellTaskBadge"/>
              <w:shd w:val="clear" w:color="auto" w:fill="E3F2FD"/>
            </w:pPr>
            <w:r>
              <w:rPr>
                <w:b/>
                <w:bCs/>
                <w:color w:val="1976D2"/>
              </w:rPr>
              <w:t>STUDY</w:t>
            </w:r>
          </w:p>
          <w:p w14:paraId="71E3C645" w14:textId="77777777" w:rsidR="001A20E6" w:rsidRDefault="00000000">
            <w:pPr>
              <w:pStyle w:val="TableCellTaskDetails"/>
            </w:pPr>
            <w:r>
              <w:t>• Revision - Investment Models (E10) — 30m</w:t>
            </w:r>
          </w:p>
          <w:p w14:paraId="4A3A30BD" w14:textId="77777777" w:rsidR="001A20E6" w:rsidRDefault="00000000">
            <w:pPr>
              <w:pStyle w:val="TableCellTaskBadge"/>
              <w:shd w:val="clear" w:color="auto" w:fill="FCE4EC"/>
            </w:pPr>
            <w:r>
              <w:rPr>
                <w:b/>
                <w:bCs/>
                <w:color w:val="C2185B"/>
              </w:rPr>
              <w:t>REVISION</w:t>
            </w:r>
          </w:p>
          <w:p w14:paraId="356C9D40" w14:textId="77777777" w:rsidR="001A20E6" w:rsidRDefault="00000000">
            <w:pPr>
              <w:pStyle w:val="TableCellTaskDetails"/>
            </w:pPr>
            <w:r>
              <w:t>• Practice - Investment Models (E10) — 30m</w:t>
            </w:r>
          </w:p>
          <w:p w14:paraId="22D96AE1"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9E61049" w14:textId="77777777" w:rsidR="001A20E6" w:rsidRDefault="00000000">
            <w:pPr>
              <w:pStyle w:val="TableCellTaskSubject"/>
            </w:pPr>
            <w:r>
              <w:t>Indian Economy</w:t>
            </w:r>
          </w:p>
          <w:p w14:paraId="5A0B6C20" w14:textId="77777777" w:rsidR="001A20E6" w:rsidRDefault="00000000">
            <w:pPr>
              <w:pStyle w:val="TableCellTaskDetails"/>
            </w:pPr>
            <w:r>
              <w:t>• Study - Agriculture (E06) — 1h</w:t>
            </w:r>
          </w:p>
          <w:p w14:paraId="033FFCE4" w14:textId="77777777" w:rsidR="001A20E6" w:rsidRDefault="00000000">
            <w:pPr>
              <w:pStyle w:val="TableCellTaskBadge"/>
              <w:shd w:val="clear" w:color="auto" w:fill="E3F2FD"/>
            </w:pPr>
            <w:r>
              <w:rPr>
                <w:b/>
                <w:bCs/>
                <w:color w:val="1976D2"/>
              </w:rPr>
              <w:t>STUDY</w:t>
            </w:r>
          </w:p>
          <w:p w14:paraId="48D57492" w14:textId="77777777" w:rsidR="001A20E6" w:rsidRDefault="00000000">
            <w:pPr>
              <w:pStyle w:val="TableCellTaskDetails"/>
            </w:pPr>
            <w:r>
              <w:t>• Study - Industry (E07) — 30m</w:t>
            </w:r>
          </w:p>
          <w:p w14:paraId="3FE5D24B" w14:textId="77777777" w:rsidR="001A20E6" w:rsidRDefault="00000000">
            <w:pPr>
              <w:pStyle w:val="TableCellTaskBadge"/>
              <w:shd w:val="clear" w:color="auto" w:fill="E3F2FD"/>
            </w:pPr>
            <w:r>
              <w:rPr>
                <w:b/>
                <w:bCs/>
                <w:color w:val="1976D2"/>
              </w:rPr>
              <w:t>STUDY</w:t>
            </w:r>
          </w:p>
          <w:p w14:paraId="6EC15C23" w14:textId="77777777" w:rsidR="001A20E6" w:rsidRDefault="00000000">
            <w:pPr>
              <w:pStyle w:val="TableCellTaskDetails"/>
            </w:pPr>
            <w:r>
              <w:t>• Revision - Land Reforms (E11) — 30m</w:t>
            </w:r>
          </w:p>
          <w:p w14:paraId="0AF8A334" w14:textId="77777777" w:rsidR="001A20E6" w:rsidRDefault="00000000">
            <w:pPr>
              <w:pStyle w:val="TableCellTaskBadge"/>
              <w:shd w:val="clear" w:color="auto" w:fill="FCE4EC"/>
            </w:pPr>
            <w:r>
              <w:rPr>
                <w:b/>
                <w:bCs/>
                <w:color w:val="C2185B"/>
              </w:rPr>
              <w:t>REVISION</w:t>
            </w:r>
          </w:p>
          <w:p w14:paraId="7F99B85C" w14:textId="77777777" w:rsidR="001A20E6" w:rsidRDefault="00000000">
            <w:pPr>
              <w:pStyle w:val="TableCellTaskDetails"/>
            </w:pPr>
            <w:r>
              <w:t>• Practice - Land Reforms (E11) — 30m</w:t>
            </w:r>
          </w:p>
          <w:p w14:paraId="4742A3A6"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628CE54E" w14:textId="77777777" w:rsidR="001A20E6" w:rsidRDefault="001A20E6"/>
        </w:tc>
      </w:tr>
    </w:tbl>
    <w:p w14:paraId="58ABD933" w14:textId="77777777" w:rsidR="001A20E6" w:rsidRDefault="001A20E6">
      <w:pPr>
        <w:spacing w:after="400"/>
      </w:pPr>
    </w:p>
    <w:p w14:paraId="53B85949" w14:textId="77777777" w:rsidR="001A20E6" w:rsidRDefault="00000000">
      <w:pPr>
        <w:pStyle w:val="ResourceTitle"/>
      </w:pPr>
      <w:r>
        <w:t>📚 Resources for Jul 26 - Aug 01</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342E2C4E" w14:textId="77777777">
        <w:tc>
          <w:tcPr>
            <w:tcW w:w="1650" w:type="pct"/>
            <w:tcBorders>
              <w:bottom w:val="single" w:sz="2" w:space="0" w:color="D1D5DB"/>
              <w:right w:val="single" w:sz="2" w:space="0" w:color="D1D5DB"/>
            </w:tcBorders>
            <w:tcMar>
              <w:top w:w="200" w:type="dxa"/>
              <w:left w:w="150" w:type="dxa"/>
              <w:bottom w:w="200" w:type="dxa"/>
              <w:right w:w="150" w:type="dxa"/>
            </w:tcMar>
          </w:tcPr>
          <w:p w14:paraId="6246249A" w14:textId="77777777" w:rsidR="001A20E6" w:rsidRDefault="00000000">
            <w:pPr>
              <w:pStyle w:val="TableCellSubjectName"/>
            </w:pPr>
            <w:r>
              <w:t>Indian Polity and Governance</w:t>
            </w:r>
          </w:p>
          <w:p w14:paraId="37F7150B" w14:textId="77777777" w:rsidR="001A20E6" w:rsidRDefault="00000000">
            <w:pPr>
              <w:pStyle w:val="TableCellCategoryTitle"/>
            </w:pPr>
            <w:r>
              <w:t>📝 Practice Materials</w:t>
            </w:r>
          </w:p>
          <w:p w14:paraId="1CEF0C75" w14:textId="77777777" w:rsidR="001A20E6" w:rsidRDefault="00000000">
            <w:pPr>
              <w:pStyle w:val="TableCellResourceItem"/>
            </w:pPr>
            <w:r>
              <w:t>• La Excellence Polity Material</w:t>
            </w:r>
          </w:p>
          <w:p w14:paraId="19BDA698" w14:textId="77777777" w:rsidR="001A20E6" w:rsidRDefault="00000000">
            <w:pPr>
              <w:pStyle w:val="TableCellResourceItem"/>
            </w:pPr>
            <w:r>
              <w:t>• Mains RRP + Prelims RRP</w:t>
            </w:r>
          </w:p>
          <w:p w14:paraId="1BACD0A4" w14:textId="77777777" w:rsidR="001A20E6" w:rsidRDefault="00000000">
            <w:pPr>
              <w:pStyle w:val="TableCellResourceItem"/>
            </w:pPr>
            <w:r>
              <w:t>• Prelims &amp; Mains Workbooks</w:t>
            </w:r>
          </w:p>
          <w:p w14:paraId="4FCCD8A0" w14:textId="77777777" w:rsidR="001A20E6" w:rsidRDefault="00000000">
            <w:pPr>
              <w:pStyle w:val="TableCellCategoryTitle"/>
            </w:pPr>
            <w:r>
              <w:t>📰 Current Affairs</w:t>
            </w:r>
          </w:p>
          <w:p w14:paraId="009F630C" w14:textId="77777777" w:rsidR="001A20E6" w:rsidRDefault="00000000">
            <w:pPr>
              <w:pStyle w:val="TableCellResourceItem"/>
            </w:pPr>
            <w:r>
              <w:t>• NITI Aayog Reports + PRS Briefs</w:t>
            </w:r>
          </w:p>
          <w:p w14:paraId="7DA76C91" w14:textId="77777777" w:rsidR="001A20E6" w:rsidRDefault="00000000">
            <w:pPr>
              <w:pStyle w:val="TableCellResourceItem"/>
            </w:pPr>
            <w:r>
              <w:t>• Newspapers (The Hindu/Indian Express)</w:t>
            </w:r>
          </w:p>
          <w:p w14:paraId="1AFCF323"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75083956" w14:textId="77777777" w:rsidR="001A20E6" w:rsidRDefault="00000000">
            <w:pPr>
              <w:pStyle w:val="TableCellSubjectName"/>
            </w:pPr>
            <w:r>
              <w:t>Indian Economy</w:t>
            </w:r>
          </w:p>
          <w:p w14:paraId="578C9E36" w14:textId="77777777" w:rsidR="001A20E6" w:rsidRDefault="00000000">
            <w:pPr>
              <w:pStyle w:val="TableCellCategoryTitle"/>
            </w:pPr>
            <w:r>
              <w:t>📝 Practice Materials</w:t>
            </w:r>
          </w:p>
          <w:p w14:paraId="489E7521" w14:textId="77777777" w:rsidR="001A20E6" w:rsidRDefault="00000000">
            <w:pPr>
              <w:pStyle w:val="TableCellResourceItem"/>
            </w:pPr>
            <w:r>
              <w:t>• La Excellence Economy Material</w:t>
            </w:r>
          </w:p>
          <w:p w14:paraId="020041F8" w14:textId="77777777" w:rsidR="001A20E6" w:rsidRDefault="00000000">
            <w:pPr>
              <w:pStyle w:val="TableCellResourceItem"/>
            </w:pPr>
            <w:r>
              <w:t>• Mains RRP + Prelims RRP</w:t>
            </w:r>
          </w:p>
          <w:p w14:paraId="5EEF6570" w14:textId="77777777" w:rsidR="001A20E6" w:rsidRDefault="00000000">
            <w:pPr>
              <w:pStyle w:val="TableCellResourceItem"/>
            </w:pPr>
            <w:r>
              <w:t>• Prelims &amp; Mains Workbooks</w:t>
            </w:r>
          </w:p>
          <w:p w14:paraId="2113692F" w14:textId="77777777" w:rsidR="001A20E6" w:rsidRDefault="00000000">
            <w:pPr>
              <w:pStyle w:val="TableCellCategoryTitle"/>
            </w:pPr>
            <w:r>
              <w:t>📰 Current Affairs</w:t>
            </w:r>
          </w:p>
          <w:p w14:paraId="00B70559" w14:textId="77777777" w:rsidR="001A20E6" w:rsidRDefault="00000000">
            <w:pPr>
              <w:pStyle w:val="TableCellResourceItem"/>
            </w:pPr>
            <w:r>
              <w:t>• NITI Aayog Reports + Economic survey and Budget</w:t>
            </w:r>
          </w:p>
          <w:p w14:paraId="0854CF92" w14:textId="77777777" w:rsidR="001A20E6" w:rsidRDefault="00000000">
            <w:pPr>
              <w:pStyle w:val="TableCellResourceItem"/>
            </w:pPr>
            <w:r>
              <w:t>• Newspapers (Hindu and IE Explained)</w:t>
            </w:r>
          </w:p>
        </w:tc>
        <w:tc>
          <w:tcPr>
            <w:tcW w:w="1650" w:type="pct"/>
          </w:tcPr>
          <w:p w14:paraId="38ABDC46" w14:textId="77777777" w:rsidR="001A20E6" w:rsidRDefault="001A20E6"/>
        </w:tc>
      </w:tr>
    </w:tbl>
    <w:p w14:paraId="6A667769"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2C5E4A89" w14:textId="77777777">
        <w:tc>
          <w:tcPr>
            <w:tcW w:w="2500" w:type="pct"/>
            <w:tcMar>
              <w:top w:w="0" w:type="dxa"/>
              <w:left w:w="0" w:type="dxa"/>
              <w:bottom w:w="0" w:type="dxa"/>
              <w:right w:w="0" w:type="dxa"/>
            </w:tcMar>
          </w:tcPr>
          <w:p w14:paraId="77FFF77E" w14:textId="77777777" w:rsidR="001A20E6" w:rsidRDefault="00000000">
            <w:pPr>
              <w:pStyle w:val="MonthTitle"/>
            </w:pPr>
            <w:r>
              <w:rPr>
                <w:color w:val="15803D"/>
              </w:rPr>
              <w:t xml:space="preserve">AUGUST </w:t>
            </w:r>
            <w:commentRangeStart w:id="56"/>
            <w:r>
              <w:rPr>
                <w:color w:val="15803D"/>
              </w:rPr>
              <w:t>2026</w:t>
            </w:r>
            <w:commentRangeEnd w:id="56"/>
            <w:r w:rsidR="009E69A9">
              <w:rPr>
                <w:rStyle w:val="CommentReference"/>
                <w:rFonts w:ascii="Times New Roman" w:eastAsia="Times New Roman" w:hAnsi="Times New Roman" w:cs="Times New Roman"/>
                <w:b w:val="0"/>
                <w:bCs w:val="0"/>
                <w:color w:val="auto"/>
              </w:rPr>
              <w:commentReference w:id="56"/>
            </w:r>
          </w:p>
        </w:tc>
        <w:tc>
          <w:tcPr>
            <w:tcW w:w="2500" w:type="pct"/>
            <w:tcMar>
              <w:top w:w="0" w:type="dxa"/>
              <w:left w:w="0" w:type="dxa"/>
              <w:bottom w:w="0" w:type="dxa"/>
              <w:right w:w="0" w:type="dxa"/>
            </w:tcMar>
          </w:tcPr>
          <w:p w14:paraId="31C6A2BF" w14:textId="77777777" w:rsidR="001A20E6" w:rsidRDefault="00000000">
            <w:pPr>
              <w:pStyle w:val="CycleName"/>
            </w:pPr>
            <w:r>
              <w:rPr>
                <w:color w:val="15803D"/>
              </w:rPr>
              <w:t>C2</w:t>
            </w:r>
          </w:p>
        </w:tc>
      </w:tr>
    </w:tbl>
    <w:p w14:paraId="385E38BF" w14:textId="77777777" w:rsidR="001A20E6" w:rsidRDefault="001A20E6">
      <w:pPr>
        <w:spacing w:after="4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02FCC0ED" w14:textId="77777777">
        <w:tc>
          <w:tcPr>
            <w:tcW w:w="700" w:type="pct"/>
            <w:shd w:val="clear" w:color="auto" w:fill="F8F9FA"/>
            <w:tcMar>
              <w:top w:w="200" w:type="dxa"/>
              <w:left w:w="100" w:type="dxa"/>
              <w:bottom w:w="200" w:type="dxa"/>
              <w:right w:w="100" w:type="dxa"/>
            </w:tcMar>
          </w:tcPr>
          <w:p w14:paraId="11B3BC19" w14:textId="77777777" w:rsidR="001A20E6" w:rsidRDefault="00000000">
            <w:pPr>
              <w:pStyle w:val="TableCellCalendarHeader"/>
            </w:pPr>
            <w:r>
              <w:t>Sunday</w:t>
            </w:r>
          </w:p>
        </w:tc>
        <w:tc>
          <w:tcPr>
            <w:tcW w:w="700" w:type="pct"/>
            <w:shd w:val="clear" w:color="auto" w:fill="F8F9FA"/>
            <w:tcMar>
              <w:top w:w="200" w:type="dxa"/>
              <w:left w:w="100" w:type="dxa"/>
              <w:bottom w:w="200" w:type="dxa"/>
              <w:right w:w="100" w:type="dxa"/>
            </w:tcMar>
          </w:tcPr>
          <w:p w14:paraId="3743D437" w14:textId="77777777" w:rsidR="001A20E6" w:rsidRDefault="00000000">
            <w:pPr>
              <w:pStyle w:val="TableCellCalendarHeader"/>
            </w:pPr>
            <w:r>
              <w:t>Monday</w:t>
            </w:r>
          </w:p>
        </w:tc>
        <w:tc>
          <w:tcPr>
            <w:tcW w:w="700" w:type="pct"/>
            <w:shd w:val="clear" w:color="auto" w:fill="F8F9FA"/>
            <w:tcMar>
              <w:top w:w="200" w:type="dxa"/>
              <w:left w:w="100" w:type="dxa"/>
              <w:bottom w:w="200" w:type="dxa"/>
              <w:right w:w="100" w:type="dxa"/>
            </w:tcMar>
          </w:tcPr>
          <w:p w14:paraId="4031003F" w14:textId="77777777" w:rsidR="001A20E6" w:rsidRDefault="00000000">
            <w:pPr>
              <w:pStyle w:val="TableCellCalendarHeader"/>
            </w:pPr>
            <w:r>
              <w:t>Tuesday</w:t>
            </w:r>
          </w:p>
        </w:tc>
        <w:tc>
          <w:tcPr>
            <w:tcW w:w="700" w:type="pct"/>
            <w:shd w:val="clear" w:color="auto" w:fill="F8F9FA"/>
            <w:tcMar>
              <w:top w:w="200" w:type="dxa"/>
              <w:left w:w="100" w:type="dxa"/>
              <w:bottom w:w="200" w:type="dxa"/>
              <w:right w:w="100" w:type="dxa"/>
            </w:tcMar>
          </w:tcPr>
          <w:p w14:paraId="32E3488E" w14:textId="77777777" w:rsidR="001A20E6" w:rsidRDefault="00000000">
            <w:pPr>
              <w:pStyle w:val="TableCellCalendarHeader"/>
            </w:pPr>
            <w:r>
              <w:t>Wednesday</w:t>
            </w:r>
          </w:p>
        </w:tc>
        <w:tc>
          <w:tcPr>
            <w:tcW w:w="700" w:type="pct"/>
            <w:shd w:val="clear" w:color="auto" w:fill="F8F9FA"/>
            <w:tcMar>
              <w:top w:w="200" w:type="dxa"/>
              <w:left w:w="100" w:type="dxa"/>
              <w:bottom w:w="200" w:type="dxa"/>
              <w:right w:w="100" w:type="dxa"/>
            </w:tcMar>
          </w:tcPr>
          <w:p w14:paraId="546336FE" w14:textId="77777777" w:rsidR="001A20E6" w:rsidRDefault="00000000">
            <w:pPr>
              <w:pStyle w:val="TableCellCalendarHeader"/>
            </w:pPr>
            <w:r>
              <w:t>Thursday</w:t>
            </w:r>
          </w:p>
        </w:tc>
        <w:tc>
          <w:tcPr>
            <w:tcW w:w="700" w:type="pct"/>
            <w:shd w:val="clear" w:color="auto" w:fill="F8F9FA"/>
            <w:tcMar>
              <w:top w:w="200" w:type="dxa"/>
              <w:left w:w="100" w:type="dxa"/>
              <w:bottom w:w="200" w:type="dxa"/>
              <w:right w:w="100" w:type="dxa"/>
            </w:tcMar>
          </w:tcPr>
          <w:p w14:paraId="7D418C15" w14:textId="77777777" w:rsidR="001A20E6" w:rsidRDefault="00000000">
            <w:pPr>
              <w:pStyle w:val="TableCellCalendarHeader"/>
            </w:pPr>
            <w:r>
              <w:t>Friday</w:t>
            </w:r>
          </w:p>
        </w:tc>
        <w:tc>
          <w:tcPr>
            <w:tcW w:w="700" w:type="pct"/>
            <w:shd w:val="clear" w:color="auto" w:fill="F8F9FA"/>
            <w:tcMar>
              <w:top w:w="200" w:type="dxa"/>
              <w:left w:w="100" w:type="dxa"/>
              <w:bottom w:w="200" w:type="dxa"/>
              <w:right w:w="100" w:type="dxa"/>
            </w:tcMar>
          </w:tcPr>
          <w:p w14:paraId="56A7EB5A" w14:textId="77777777" w:rsidR="001A20E6" w:rsidRDefault="00000000">
            <w:pPr>
              <w:pStyle w:val="TableCellCalendarHeader"/>
            </w:pPr>
            <w:r>
              <w:t>Saturday</w:t>
            </w:r>
          </w:p>
        </w:tc>
      </w:tr>
      <w:tr w:rsidR="001A20E6" w14:paraId="7FDCDAB8" w14:textId="77777777">
        <w:tc>
          <w:tcPr>
            <w:tcW w:w="700" w:type="pct"/>
            <w:tcMar>
              <w:top w:w="200" w:type="dxa"/>
              <w:left w:w="100" w:type="dxa"/>
              <w:bottom w:w="200" w:type="dxa"/>
              <w:right w:w="100" w:type="dxa"/>
            </w:tcMar>
          </w:tcPr>
          <w:p w14:paraId="358206C9" w14:textId="77777777" w:rsidR="001A20E6" w:rsidRDefault="001A20E6"/>
        </w:tc>
        <w:tc>
          <w:tcPr>
            <w:tcW w:w="700" w:type="pct"/>
            <w:tcMar>
              <w:top w:w="200" w:type="dxa"/>
              <w:left w:w="100" w:type="dxa"/>
              <w:bottom w:w="200" w:type="dxa"/>
              <w:right w:w="100" w:type="dxa"/>
            </w:tcMar>
          </w:tcPr>
          <w:p w14:paraId="584B19D2" w14:textId="77777777" w:rsidR="001A20E6" w:rsidRDefault="001A20E6"/>
        </w:tc>
        <w:tc>
          <w:tcPr>
            <w:tcW w:w="700" w:type="pct"/>
            <w:tcMar>
              <w:top w:w="200" w:type="dxa"/>
              <w:left w:w="100" w:type="dxa"/>
              <w:bottom w:w="200" w:type="dxa"/>
              <w:right w:w="100" w:type="dxa"/>
            </w:tcMar>
          </w:tcPr>
          <w:p w14:paraId="542A8519" w14:textId="77777777" w:rsidR="001A20E6" w:rsidRDefault="001A20E6"/>
        </w:tc>
        <w:tc>
          <w:tcPr>
            <w:tcW w:w="700" w:type="pct"/>
            <w:tcMar>
              <w:top w:w="200" w:type="dxa"/>
              <w:left w:w="100" w:type="dxa"/>
              <w:bottom w:w="200" w:type="dxa"/>
              <w:right w:w="100" w:type="dxa"/>
            </w:tcMar>
          </w:tcPr>
          <w:p w14:paraId="7E40FAED" w14:textId="77777777" w:rsidR="001A20E6" w:rsidRDefault="001A20E6"/>
        </w:tc>
        <w:tc>
          <w:tcPr>
            <w:tcW w:w="700" w:type="pct"/>
            <w:tcMar>
              <w:top w:w="200" w:type="dxa"/>
              <w:left w:w="100" w:type="dxa"/>
              <w:bottom w:w="200" w:type="dxa"/>
              <w:right w:w="100" w:type="dxa"/>
            </w:tcMar>
          </w:tcPr>
          <w:p w14:paraId="1DE7570D" w14:textId="77777777" w:rsidR="001A20E6" w:rsidRDefault="001A20E6"/>
        </w:tc>
        <w:tc>
          <w:tcPr>
            <w:tcW w:w="700" w:type="pct"/>
            <w:tcMar>
              <w:top w:w="200" w:type="dxa"/>
              <w:left w:w="100" w:type="dxa"/>
              <w:bottom w:w="200" w:type="dxa"/>
              <w:right w:w="100" w:type="dxa"/>
            </w:tcMar>
          </w:tcPr>
          <w:p w14:paraId="4F03586D" w14:textId="77777777" w:rsidR="001A20E6" w:rsidRDefault="001A20E6"/>
        </w:tc>
        <w:tc>
          <w:tcPr>
            <w:tcW w:w="700" w:type="pct"/>
            <w:shd w:val="clear" w:color="auto" w:fill="DCFCE7"/>
            <w:tcMar>
              <w:top w:w="200" w:type="dxa"/>
              <w:left w:w="100" w:type="dxa"/>
              <w:bottom w:w="200" w:type="dxa"/>
              <w:right w:w="100" w:type="dxa"/>
            </w:tcMar>
          </w:tcPr>
          <w:p w14:paraId="4E642B1C" w14:textId="77777777" w:rsidR="001A20E6" w:rsidRDefault="00000000">
            <w:pPr>
              <w:pStyle w:val="TableCellCalendarDayNumberBold"/>
            </w:pPr>
            <w:r>
              <w:t>1</w:t>
            </w:r>
          </w:p>
          <w:p w14:paraId="73D69F05" w14:textId="77777777" w:rsidR="001A20E6" w:rsidRDefault="00000000">
            <w:pPr>
              <w:pStyle w:val="TableCellCalendarSubject"/>
            </w:pPr>
            <w:r>
              <w:t>Indian Polity and Governance</w:t>
            </w:r>
          </w:p>
          <w:p w14:paraId="0B9F7875" w14:textId="77777777" w:rsidR="001A20E6" w:rsidRDefault="00000000">
            <w:pPr>
              <w:pStyle w:val="TableCellCalendarSubject"/>
            </w:pPr>
            <w:r>
              <w:t>Indian Economy</w:t>
            </w:r>
          </w:p>
        </w:tc>
      </w:tr>
      <w:tr w:rsidR="001A20E6" w14:paraId="2630DA05" w14:textId="77777777">
        <w:tc>
          <w:tcPr>
            <w:tcW w:w="700" w:type="pct"/>
            <w:shd w:val="clear" w:color="auto" w:fill="DCFCE7"/>
            <w:tcMar>
              <w:top w:w="200" w:type="dxa"/>
              <w:left w:w="100" w:type="dxa"/>
              <w:bottom w:w="200" w:type="dxa"/>
              <w:right w:w="100" w:type="dxa"/>
            </w:tcMar>
          </w:tcPr>
          <w:p w14:paraId="56BFCA37" w14:textId="77777777" w:rsidR="001A20E6" w:rsidRDefault="00000000">
            <w:pPr>
              <w:pStyle w:val="TableCellCalendarDayNumberBold"/>
            </w:pPr>
            <w:r>
              <w:t>2</w:t>
            </w:r>
          </w:p>
          <w:p w14:paraId="16BD861C" w14:textId="77777777" w:rsidR="001A20E6" w:rsidRDefault="00000000">
            <w:pPr>
              <w:pStyle w:val="TableCellCalendarSubject"/>
            </w:pPr>
            <w:r>
              <w:t>Indian Polity and Governance</w:t>
            </w:r>
          </w:p>
          <w:p w14:paraId="7FCEA9BF"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365312D4" w14:textId="77777777" w:rsidR="001A20E6" w:rsidRDefault="00000000">
            <w:pPr>
              <w:pStyle w:val="TableCellCalendarDayNumberBold"/>
            </w:pPr>
            <w:r>
              <w:t>3</w:t>
            </w:r>
          </w:p>
          <w:p w14:paraId="2C060E08" w14:textId="77777777" w:rsidR="001A20E6" w:rsidRDefault="00000000">
            <w:pPr>
              <w:pStyle w:val="TableCellCalendarSubject"/>
            </w:pPr>
            <w:r>
              <w:t>Indian Polity and Governance</w:t>
            </w:r>
          </w:p>
          <w:p w14:paraId="7F551987"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7EC13AF6" w14:textId="77777777" w:rsidR="001A20E6" w:rsidRDefault="00000000">
            <w:pPr>
              <w:pStyle w:val="TableCellCalendarDayNumberBold"/>
            </w:pPr>
            <w:r>
              <w:t>4</w:t>
            </w:r>
          </w:p>
          <w:p w14:paraId="55FFF75C" w14:textId="77777777" w:rsidR="001A20E6" w:rsidRDefault="00000000">
            <w:pPr>
              <w:pStyle w:val="TableCellCalendarSubject"/>
            </w:pPr>
            <w:r>
              <w:t>Indian Polity and Governance</w:t>
            </w:r>
          </w:p>
          <w:p w14:paraId="57C17856"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34325502" w14:textId="77777777" w:rsidR="001A20E6" w:rsidRDefault="00000000">
            <w:pPr>
              <w:pStyle w:val="TableCellCalendarDayNumberBold"/>
            </w:pPr>
            <w:r>
              <w:t>5</w:t>
            </w:r>
          </w:p>
          <w:p w14:paraId="09F3F86F" w14:textId="77777777" w:rsidR="001A20E6" w:rsidRDefault="00000000">
            <w:pPr>
              <w:pStyle w:val="TableCellCalendarSubject"/>
            </w:pPr>
            <w:r>
              <w:t>Indian Polity and Governance</w:t>
            </w:r>
          </w:p>
          <w:p w14:paraId="6F8E7178"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46A3FCCF" w14:textId="77777777" w:rsidR="001A20E6" w:rsidRDefault="00000000">
            <w:pPr>
              <w:pStyle w:val="TableCellCalendarDayNumberBold"/>
            </w:pPr>
            <w:r>
              <w:t>6</w:t>
            </w:r>
          </w:p>
          <w:p w14:paraId="1C26608D" w14:textId="77777777" w:rsidR="001A20E6" w:rsidRDefault="00000000">
            <w:pPr>
              <w:pStyle w:val="TableCellCalendarSubject"/>
            </w:pPr>
            <w:r>
              <w:t>Indian Polity and Governance</w:t>
            </w:r>
          </w:p>
          <w:p w14:paraId="0752C26A"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0CF91109" w14:textId="77777777" w:rsidR="001A20E6" w:rsidRDefault="00000000">
            <w:pPr>
              <w:pStyle w:val="TableCellCalendarDayNumberBold"/>
            </w:pPr>
            <w:r>
              <w:t>7</w:t>
            </w:r>
          </w:p>
          <w:p w14:paraId="4A0F4668" w14:textId="77777777" w:rsidR="001A20E6" w:rsidRDefault="00000000">
            <w:pPr>
              <w:pStyle w:val="TableCellCalendarSubject"/>
            </w:pPr>
            <w:r>
              <w:t>Indian Polity and Governance</w:t>
            </w:r>
          </w:p>
          <w:p w14:paraId="470CF034"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5667CE5C" w14:textId="77777777" w:rsidR="001A20E6" w:rsidRDefault="00000000">
            <w:pPr>
              <w:pStyle w:val="TableCellCalendarDayNumberBold"/>
            </w:pPr>
            <w:r>
              <w:t>8</w:t>
            </w:r>
          </w:p>
          <w:p w14:paraId="67648699" w14:textId="77777777" w:rsidR="001A20E6" w:rsidRDefault="00000000">
            <w:pPr>
              <w:pStyle w:val="TableCellCalendarSubject"/>
            </w:pPr>
            <w:r>
              <w:t>Indian Polity and Governance</w:t>
            </w:r>
          </w:p>
          <w:p w14:paraId="168C79FF" w14:textId="77777777" w:rsidR="001A20E6" w:rsidRDefault="00000000">
            <w:pPr>
              <w:pStyle w:val="TableCellCalendarSubject"/>
            </w:pPr>
            <w:r>
              <w:t>Indian Economy</w:t>
            </w:r>
          </w:p>
        </w:tc>
      </w:tr>
      <w:tr w:rsidR="001A20E6" w14:paraId="3F76F721" w14:textId="77777777">
        <w:tc>
          <w:tcPr>
            <w:tcW w:w="700" w:type="pct"/>
            <w:shd w:val="clear" w:color="auto" w:fill="DCFCE7"/>
            <w:tcMar>
              <w:top w:w="200" w:type="dxa"/>
              <w:left w:w="100" w:type="dxa"/>
              <w:bottom w:w="200" w:type="dxa"/>
              <w:right w:w="100" w:type="dxa"/>
            </w:tcMar>
          </w:tcPr>
          <w:p w14:paraId="3B28B600" w14:textId="77777777" w:rsidR="001A20E6" w:rsidRDefault="00000000">
            <w:pPr>
              <w:pStyle w:val="TableCellCalendarDayNumberBold"/>
            </w:pPr>
            <w:r>
              <w:t>9</w:t>
            </w:r>
          </w:p>
          <w:p w14:paraId="23DB0315" w14:textId="77777777" w:rsidR="001A20E6" w:rsidRDefault="00000000">
            <w:pPr>
              <w:pStyle w:val="TableCellCalendarSubject"/>
            </w:pPr>
            <w:r>
              <w:t>Indian Polity and Governance</w:t>
            </w:r>
          </w:p>
          <w:p w14:paraId="2411F161"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5F65EB48" w14:textId="77777777" w:rsidR="001A20E6" w:rsidRDefault="00000000">
            <w:pPr>
              <w:pStyle w:val="TableCellCalendarDayNumberBold"/>
            </w:pPr>
            <w:r>
              <w:t>10</w:t>
            </w:r>
          </w:p>
          <w:p w14:paraId="64000936" w14:textId="77777777" w:rsidR="001A20E6" w:rsidRDefault="00000000">
            <w:pPr>
              <w:pStyle w:val="TableCellCalendarSubject"/>
            </w:pPr>
            <w:r>
              <w:t>Indian Polity and Governance</w:t>
            </w:r>
          </w:p>
          <w:p w14:paraId="706E5792"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54227F03" w14:textId="77777777" w:rsidR="001A20E6" w:rsidRDefault="00000000">
            <w:pPr>
              <w:pStyle w:val="TableCellCalendarDayNumberBold"/>
            </w:pPr>
            <w:r>
              <w:t>11</w:t>
            </w:r>
          </w:p>
          <w:p w14:paraId="4A6F8369" w14:textId="77777777" w:rsidR="001A20E6" w:rsidRDefault="00000000">
            <w:pPr>
              <w:pStyle w:val="TableCellCalendarSubject"/>
            </w:pPr>
            <w:r>
              <w:t>Indian Polity and Governance</w:t>
            </w:r>
          </w:p>
          <w:p w14:paraId="33112D82"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350BB050" w14:textId="77777777" w:rsidR="001A20E6" w:rsidRDefault="00000000">
            <w:pPr>
              <w:pStyle w:val="TableCellCalendarDayNumberBold"/>
            </w:pPr>
            <w:r>
              <w:t>12</w:t>
            </w:r>
          </w:p>
          <w:p w14:paraId="1C77CFF8" w14:textId="77777777" w:rsidR="001A20E6" w:rsidRDefault="00000000">
            <w:pPr>
              <w:pStyle w:val="TableCellCalendarSubject"/>
            </w:pPr>
            <w:r>
              <w:t>Indian Polity and Governance</w:t>
            </w:r>
          </w:p>
          <w:p w14:paraId="3B722DF1"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26595004" w14:textId="77777777" w:rsidR="001A20E6" w:rsidRDefault="00000000">
            <w:pPr>
              <w:pStyle w:val="TableCellCalendarDayNumberBold"/>
            </w:pPr>
            <w:r>
              <w:t>13</w:t>
            </w:r>
          </w:p>
          <w:p w14:paraId="4B5F7EA5" w14:textId="77777777" w:rsidR="001A20E6" w:rsidRDefault="00000000">
            <w:pPr>
              <w:pStyle w:val="TableCellCalendarSubject"/>
            </w:pPr>
            <w:r>
              <w:t>Indian Polity and Governance</w:t>
            </w:r>
          </w:p>
          <w:p w14:paraId="298A6DF0"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3EA85C8A" w14:textId="77777777" w:rsidR="001A20E6" w:rsidRDefault="00000000">
            <w:pPr>
              <w:pStyle w:val="TableCellCalendarDayNumberBold"/>
            </w:pPr>
            <w:r>
              <w:t>14</w:t>
            </w:r>
          </w:p>
          <w:p w14:paraId="5BF2F77E" w14:textId="77777777" w:rsidR="001A20E6" w:rsidRDefault="00000000">
            <w:pPr>
              <w:pStyle w:val="TableCellCalendarSubject"/>
            </w:pPr>
            <w:r>
              <w:t>Indian Polity and Governance</w:t>
            </w:r>
          </w:p>
          <w:p w14:paraId="130D830E"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0869613E" w14:textId="77777777" w:rsidR="001A20E6" w:rsidRDefault="00000000">
            <w:pPr>
              <w:pStyle w:val="TableCellCalendarDayNumberBold"/>
            </w:pPr>
            <w:r>
              <w:t>15</w:t>
            </w:r>
          </w:p>
          <w:p w14:paraId="4DC440FE" w14:textId="77777777" w:rsidR="001A20E6" w:rsidRDefault="00000000">
            <w:pPr>
              <w:pStyle w:val="TableCellCalendarSubject"/>
            </w:pPr>
            <w:r>
              <w:t>Indian Polity and Governance</w:t>
            </w:r>
          </w:p>
          <w:p w14:paraId="7CFE3653" w14:textId="77777777" w:rsidR="001A20E6" w:rsidRDefault="00000000">
            <w:pPr>
              <w:pStyle w:val="TableCellCalendarSubject"/>
            </w:pPr>
            <w:r>
              <w:t>Indian Economy</w:t>
            </w:r>
          </w:p>
        </w:tc>
      </w:tr>
      <w:tr w:rsidR="001A20E6" w14:paraId="7BC722BB" w14:textId="77777777">
        <w:tc>
          <w:tcPr>
            <w:tcW w:w="700" w:type="pct"/>
            <w:shd w:val="clear" w:color="auto" w:fill="DCFCE7"/>
            <w:tcMar>
              <w:top w:w="200" w:type="dxa"/>
              <w:left w:w="100" w:type="dxa"/>
              <w:bottom w:w="200" w:type="dxa"/>
              <w:right w:w="100" w:type="dxa"/>
            </w:tcMar>
          </w:tcPr>
          <w:p w14:paraId="51F372E5" w14:textId="77777777" w:rsidR="001A20E6" w:rsidRDefault="00000000">
            <w:pPr>
              <w:pStyle w:val="TableCellCalendarDayNumberBold"/>
            </w:pPr>
            <w:r>
              <w:t>16</w:t>
            </w:r>
          </w:p>
          <w:p w14:paraId="038BA718" w14:textId="77777777" w:rsidR="001A20E6" w:rsidRDefault="00000000">
            <w:pPr>
              <w:pStyle w:val="TableCellCalendarSubject"/>
            </w:pPr>
            <w:r>
              <w:t>Indian Polity and Governance</w:t>
            </w:r>
          </w:p>
          <w:p w14:paraId="1F95E66A"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54B527CE" w14:textId="77777777" w:rsidR="001A20E6" w:rsidRDefault="00000000">
            <w:pPr>
              <w:pStyle w:val="TableCellCalendarDayNumberBold"/>
            </w:pPr>
            <w:r>
              <w:t>17</w:t>
            </w:r>
          </w:p>
          <w:p w14:paraId="44C4E5A0" w14:textId="77777777" w:rsidR="001A20E6" w:rsidRDefault="00000000">
            <w:pPr>
              <w:pStyle w:val="TableCellCalendarSubject"/>
            </w:pPr>
            <w:r>
              <w:t>Indian Polity and Governance</w:t>
            </w:r>
          </w:p>
          <w:p w14:paraId="50A9F228"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22BBC9DD" w14:textId="77777777" w:rsidR="001A20E6" w:rsidRDefault="00000000">
            <w:pPr>
              <w:pStyle w:val="TableCellCalendarDayNumberBold"/>
            </w:pPr>
            <w:r>
              <w:t>18</w:t>
            </w:r>
          </w:p>
          <w:p w14:paraId="193BFB41" w14:textId="77777777" w:rsidR="001A20E6" w:rsidRDefault="00000000">
            <w:pPr>
              <w:pStyle w:val="TableCellCalendarSubject"/>
            </w:pPr>
            <w:r>
              <w:t>Indian Polity and Governance</w:t>
            </w:r>
          </w:p>
          <w:p w14:paraId="2D22A988"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25CE93BC" w14:textId="77777777" w:rsidR="001A20E6" w:rsidRDefault="00000000">
            <w:pPr>
              <w:pStyle w:val="TableCellCalendarDayNumberBold"/>
            </w:pPr>
            <w:r>
              <w:t>19</w:t>
            </w:r>
          </w:p>
          <w:p w14:paraId="01065829" w14:textId="77777777" w:rsidR="001A20E6" w:rsidRDefault="00000000">
            <w:pPr>
              <w:pStyle w:val="TableCellCalendarSubject"/>
            </w:pPr>
            <w:r>
              <w:t>Indian Polity and Governance</w:t>
            </w:r>
          </w:p>
          <w:p w14:paraId="6B70CD98"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618C42F8" w14:textId="77777777" w:rsidR="001A20E6" w:rsidRDefault="00000000">
            <w:pPr>
              <w:pStyle w:val="TableCellCalendarDayNumberBold"/>
            </w:pPr>
            <w:r>
              <w:t>20</w:t>
            </w:r>
          </w:p>
          <w:p w14:paraId="5CF207F9" w14:textId="77777777" w:rsidR="001A20E6" w:rsidRDefault="00000000">
            <w:pPr>
              <w:pStyle w:val="TableCellCalendarSubject"/>
            </w:pPr>
            <w:r>
              <w:t>Indian Polity and Governance</w:t>
            </w:r>
          </w:p>
          <w:p w14:paraId="4C28BA2A"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517ACDE0" w14:textId="77777777" w:rsidR="001A20E6" w:rsidRDefault="00000000">
            <w:pPr>
              <w:pStyle w:val="TableCellCalendarDayNumberBold"/>
            </w:pPr>
            <w:r>
              <w:t>21</w:t>
            </w:r>
          </w:p>
          <w:p w14:paraId="6F38E470" w14:textId="77777777" w:rsidR="001A20E6" w:rsidRDefault="00000000">
            <w:pPr>
              <w:pStyle w:val="TableCellCalendarSubject"/>
            </w:pPr>
            <w:r>
              <w:t>Indian Polity and Governance</w:t>
            </w:r>
          </w:p>
          <w:p w14:paraId="74A08343"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4CD894CE" w14:textId="77777777" w:rsidR="001A20E6" w:rsidRDefault="00000000">
            <w:pPr>
              <w:pStyle w:val="TableCellCalendarDayNumberBold"/>
            </w:pPr>
            <w:r>
              <w:t>22</w:t>
            </w:r>
          </w:p>
          <w:p w14:paraId="2BD1793B" w14:textId="77777777" w:rsidR="001A20E6" w:rsidRDefault="00000000">
            <w:pPr>
              <w:pStyle w:val="TableCellCalendarSubject"/>
            </w:pPr>
            <w:r>
              <w:t>Indian Polity and Governance</w:t>
            </w:r>
          </w:p>
          <w:p w14:paraId="1E249079" w14:textId="77777777" w:rsidR="001A20E6" w:rsidRDefault="00000000">
            <w:pPr>
              <w:pStyle w:val="TableCellCalendarSubject"/>
            </w:pPr>
            <w:r>
              <w:t>Indian Economy</w:t>
            </w:r>
          </w:p>
        </w:tc>
      </w:tr>
      <w:tr w:rsidR="001A20E6" w14:paraId="783E46F5" w14:textId="77777777">
        <w:tc>
          <w:tcPr>
            <w:tcW w:w="700" w:type="pct"/>
            <w:shd w:val="clear" w:color="auto" w:fill="DCFCE7"/>
            <w:tcMar>
              <w:top w:w="200" w:type="dxa"/>
              <w:left w:w="100" w:type="dxa"/>
              <w:bottom w:w="200" w:type="dxa"/>
              <w:right w:w="100" w:type="dxa"/>
            </w:tcMar>
          </w:tcPr>
          <w:p w14:paraId="218C69A7" w14:textId="77777777" w:rsidR="001A20E6" w:rsidRDefault="00000000">
            <w:pPr>
              <w:pStyle w:val="TableCellCalendarDayNumberBold"/>
            </w:pPr>
            <w:r>
              <w:t>23</w:t>
            </w:r>
          </w:p>
          <w:p w14:paraId="22BDFFF7" w14:textId="77777777" w:rsidR="001A20E6" w:rsidRDefault="00000000">
            <w:pPr>
              <w:pStyle w:val="TableCellCalendarSubject"/>
            </w:pPr>
            <w:r>
              <w:t>Indian Polity and Governance</w:t>
            </w:r>
          </w:p>
          <w:p w14:paraId="6E116777"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2CBB3E09" w14:textId="77777777" w:rsidR="001A20E6" w:rsidRDefault="00000000">
            <w:pPr>
              <w:pStyle w:val="TableCellCalendarDayNumberBold"/>
            </w:pPr>
            <w:r>
              <w:t>24</w:t>
            </w:r>
          </w:p>
          <w:p w14:paraId="2647B836" w14:textId="77777777" w:rsidR="001A20E6" w:rsidRDefault="00000000">
            <w:pPr>
              <w:pStyle w:val="TableCellCalendarSubject"/>
            </w:pPr>
            <w:r>
              <w:t>Indian Polity and Governance</w:t>
            </w:r>
          </w:p>
          <w:p w14:paraId="2872BA66"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5465992B" w14:textId="77777777" w:rsidR="001A20E6" w:rsidRDefault="00000000">
            <w:pPr>
              <w:pStyle w:val="TableCellCalendarDayNumberBold"/>
            </w:pPr>
            <w:r>
              <w:t>25</w:t>
            </w:r>
          </w:p>
          <w:p w14:paraId="58B1F6B6" w14:textId="77777777" w:rsidR="001A20E6" w:rsidRDefault="00000000">
            <w:pPr>
              <w:pStyle w:val="TableCellCalendarSubject"/>
            </w:pPr>
            <w:r>
              <w:t>Indian Polity and Governance</w:t>
            </w:r>
          </w:p>
          <w:p w14:paraId="3E529A21"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01EFC10E" w14:textId="77777777" w:rsidR="001A20E6" w:rsidRDefault="00000000">
            <w:pPr>
              <w:pStyle w:val="TableCellCalendarDayNumberBold"/>
            </w:pPr>
            <w:r>
              <w:t>26</w:t>
            </w:r>
          </w:p>
          <w:p w14:paraId="65CDDA20" w14:textId="77777777" w:rsidR="001A20E6" w:rsidRDefault="00000000">
            <w:pPr>
              <w:pStyle w:val="TableCellCalendarSubject"/>
            </w:pPr>
            <w:r>
              <w:t>Indian Polity and Governance</w:t>
            </w:r>
          </w:p>
          <w:p w14:paraId="2535E5A1" w14:textId="77777777" w:rsidR="001A20E6" w:rsidRDefault="00000000">
            <w:pPr>
              <w:pStyle w:val="TableCellCalendarSubject"/>
            </w:pPr>
            <w:r>
              <w:t>Indian Economy</w:t>
            </w:r>
          </w:p>
        </w:tc>
        <w:tc>
          <w:tcPr>
            <w:tcW w:w="700" w:type="pct"/>
            <w:shd w:val="clear" w:color="auto" w:fill="DCFCE7"/>
            <w:tcMar>
              <w:top w:w="200" w:type="dxa"/>
              <w:left w:w="100" w:type="dxa"/>
              <w:bottom w:w="200" w:type="dxa"/>
              <w:right w:w="100" w:type="dxa"/>
            </w:tcMar>
          </w:tcPr>
          <w:p w14:paraId="1FB72077" w14:textId="77777777" w:rsidR="001A20E6" w:rsidRDefault="00000000">
            <w:pPr>
              <w:pStyle w:val="TableCellCalendarDayNumberBold"/>
            </w:pPr>
            <w:r>
              <w:t>27</w:t>
            </w:r>
          </w:p>
          <w:p w14:paraId="4F6539F0" w14:textId="77777777" w:rsidR="001A20E6" w:rsidRDefault="00000000">
            <w:pPr>
              <w:pStyle w:val="TableCellCalendarSubject"/>
            </w:pPr>
            <w:r>
              <w:t>Indian Economy</w:t>
            </w:r>
          </w:p>
          <w:p w14:paraId="796C9BAD" w14:textId="77777777" w:rsidR="001A20E6" w:rsidRDefault="00000000">
            <w:pPr>
              <w:pStyle w:val="TableCellCalendarSubject"/>
            </w:pPr>
            <w:r>
              <w:t>Governance</w:t>
            </w:r>
          </w:p>
        </w:tc>
        <w:tc>
          <w:tcPr>
            <w:tcW w:w="700" w:type="pct"/>
            <w:shd w:val="clear" w:color="auto" w:fill="DCFCE7"/>
            <w:tcMar>
              <w:top w:w="200" w:type="dxa"/>
              <w:left w:w="100" w:type="dxa"/>
              <w:bottom w:w="200" w:type="dxa"/>
              <w:right w:w="100" w:type="dxa"/>
            </w:tcMar>
          </w:tcPr>
          <w:p w14:paraId="569D46D7" w14:textId="77777777" w:rsidR="001A20E6" w:rsidRDefault="00000000">
            <w:pPr>
              <w:pStyle w:val="TableCellCalendarDayNumberBold"/>
            </w:pPr>
            <w:r>
              <w:t>28</w:t>
            </w:r>
          </w:p>
          <w:p w14:paraId="6AB37DD8" w14:textId="77777777" w:rsidR="001A20E6" w:rsidRDefault="00000000">
            <w:pPr>
              <w:pStyle w:val="TableCellCalendarSubject"/>
            </w:pPr>
            <w:r>
              <w:t>Indian Economy</w:t>
            </w:r>
          </w:p>
          <w:p w14:paraId="02EFBC36" w14:textId="77777777" w:rsidR="001A20E6" w:rsidRDefault="00000000">
            <w:pPr>
              <w:pStyle w:val="TableCellCalendarSubject"/>
            </w:pPr>
            <w:r>
              <w:t>Governance</w:t>
            </w:r>
          </w:p>
        </w:tc>
        <w:tc>
          <w:tcPr>
            <w:tcW w:w="700" w:type="pct"/>
            <w:shd w:val="clear" w:color="auto" w:fill="DCFCE7"/>
            <w:tcMar>
              <w:top w:w="200" w:type="dxa"/>
              <w:left w:w="100" w:type="dxa"/>
              <w:bottom w:w="200" w:type="dxa"/>
              <w:right w:w="100" w:type="dxa"/>
            </w:tcMar>
          </w:tcPr>
          <w:p w14:paraId="421416F1" w14:textId="77777777" w:rsidR="001A20E6" w:rsidRDefault="00000000">
            <w:pPr>
              <w:pStyle w:val="TableCellCalendarDayNumberBold"/>
            </w:pPr>
            <w:r>
              <w:t>29</w:t>
            </w:r>
          </w:p>
          <w:p w14:paraId="17C105A8" w14:textId="77777777" w:rsidR="001A20E6" w:rsidRDefault="00000000">
            <w:pPr>
              <w:pStyle w:val="TableCellCalendarSubject"/>
            </w:pPr>
            <w:r>
              <w:t>Indian Economy</w:t>
            </w:r>
          </w:p>
          <w:p w14:paraId="6302A9F0" w14:textId="77777777" w:rsidR="001A20E6" w:rsidRDefault="00000000">
            <w:pPr>
              <w:pStyle w:val="TableCellCalendarSubject"/>
            </w:pPr>
            <w:r>
              <w:t>Governance</w:t>
            </w:r>
          </w:p>
        </w:tc>
      </w:tr>
      <w:tr w:rsidR="001A20E6" w14:paraId="2F9CB5AE" w14:textId="77777777">
        <w:tc>
          <w:tcPr>
            <w:tcW w:w="700" w:type="pct"/>
            <w:shd w:val="clear" w:color="auto" w:fill="DCFCE7"/>
            <w:tcMar>
              <w:top w:w="200" w:type="dxa"/>
              <w:left w:w="100" w:type="dxa"/>
              <w:bottom w:w="200" w:type="dxa"/>
              <w:right w:w="100" w:type="dxa"/>
            </w:tcMar>
          </w:tcPr>
          <w:p w14:paraId="08351EFE" w14:textId="77777777" w:rsidR="001A20E6" w:rsidRDefault="00000000">
            <w:pPr>
              <w:pStyle w:val="TableCellCalendarDayNumberBold"/>
            </w:pPr>
            <w:r>
              <w:t>30</w:t>
            </w:r>
          </w:p>
          <w:p w14:paraId="78F29EA8" w14:textId="77777777" w:rsidR="001A20E6" w:rsidRDefault="00000000">
            <w:pPr>
              <w:pStyle w:val="TableCellCalendarSubject"/>
            </w:pPr>
            <w:r>
              <w:t>Indian Economy</w:t>
            </w:r>
          </w:p>
          <w:p w14:paraId="0EBD8F91" w14:textId="77777777" w:rsidR="001A20E6" w:rsidRDefault="00000000">
            <w:pPr>
              <w:pStyle w:val="TableCellCalendarSubject"/>
            </w:pPr>
            <w:r>
              <w:t>Governance</w:t>
            </w:r>
          </w:p>
        </w:tc>
        <w:tc>
          <w:tcPr>
            <w:tcW w:w="700" w:type="pct"/>
            <w:shd w:val="clear" w:color="auto" w:fill="DCFCE7"/>
            <w:tcMar>
              <w:top w:w="200" w:type="dxa"/>
              <w:left w:w="100" w:type="dxa"/>
              <w:bottom w:w="200" w:type="dxa"/>
              <w:right w:w="100" w:type="dxa"/>
            </w:tcMar>
          </w:tcPr>
          <w:p w14:paraId="19395CCF" w14:textId="77777777" w:rsidR="001A20E6" w:rsidRDefault="00000000">
            <w:pPr>
              <w:pStyle w:val="TableCellCalendarDayNumberBold"/>
            </w:pPr>
            <w:r>
              <w:t>31</w:t>
            </w:r>
          </w:p>
          <w:p w14:paraId="48AA2E57" w14:textId="77777777" w:rsidR="001A20E6" w:rsidRDefault="00000000">
            <w:pPr>
              <w:pStyle w:val="TableCellCalendarSubject"/>
            </w:pPr>
            <w:r>
              <w:t>Indian Economy</w:t>
            </w:r>
          </w:p>
          <w:p w14:paraId="43C0A1D6" w14:textId="77777777" w:rsidR="001A20E6" w:rsidRDefault="00000000">
            <w:pPr>
              <w:pStyle w:val="TableCellCalendarSubject"/>
            </w:pPr>
            <w:r>
              <w:t>Governance</w:t>
            </w:r>
          </w:p>
        </w:tc>
        <w:tc>
          <w:tcPr>
            <w:tcW w:w="700" w:type="pct"/>
            <w:tcMar>
              <w:top w:w="200" w:type="dxa"/>
              <w:left w:w="100" w:type="dxa"/>
              <w:bottom w:w="200" w:type="dxa"/>
              <w:right w:w="100" w:type="dxa"/>
            </w:tcMar>
          </w:tcPr>
          <w:p w14:paraId="500D6D9A" w14:textId="77777777" w:rsidR="001A20E6" w:rsidRDefault="001A20E6"/>
        </w:tc>
        <w:tc>
          <w:tcPr>
            <w:tcW w:w="700" w:type="pct"/>
            <w:tcMar>
              <w:top w:w="200" w:type="dxa"/>
              <w:left w:w="100" w:type="dxa"/>
              <w:bottom w:w="200" w:type="dxa"/>
              <w:right w:w="100" w:type="dxa"/>
            </w:tcMar>
          </w:tcPr>
          <w:p w14:paraId="2E328523" w14:textId="77777777" w:rsidR="001A20E6" w:rsidRDefault="001A20E6"/>
        </w:tc>
        <w:tc>
          <w:tcPr>
            <w:tcW w:w="700" w:type="pct"/>
            <w:tcMar>
              <w:top w:w="200" w:type="dxa"/>
              <w:left w:w="100" w:type="dxa"/>
              <w:bottom w:w="200" w:type="dxa"/>
              <w:right w:w="100" w:type="dxa"/>
            </w:tcMar>
          </w:tcPr>
          <w:p w14:paraId="632A6189" w14:textId="77777777" w:rsidR="001A20E6" w:rsidRDefault="001A20E6"/>
        </w:tc>
        <w:tc>
          <w:tcPr>
            <w:tcW w:w="700" w:type="pct"/>
            <w:tcMar>
              <w:top w:w="200" w:type="dxa"/>
              <w:left w:w="100" w:type="dxa"/>
              <w:bottom w:w="200" w:type="dxa"/>
              <w:right w:w="100" w:type="dxa"/>
            </w:tcMar>
          </w:tcPr>
          <w:p w14:paraId="6BECAC18" w14:textId="77777777" w:rsidR="001A20E6" w:rsidRDefault="001A20E6"/>
        </w:tc>
        <w:tc>
          <w:tcPr>
            <w:tcW w:w="700" w:type="pct"/>
            <w:tcMar>
              <w:top w:w="200" w:type="dxa"/>
              <w:left w:w="100" w:type="dxa"/>
              <w:bottom w:w="200" w:type="dxa"/>
              <w:right w:w="100" w:type="dxa"/>
            </w:tcMar>
          </w:tcPr>
          <w:p w14:paraId="71930110" w14:textId="77777777" w:rsidR="001A20E6" w:rsidRDefault="001A20E6"/>
        </w:tc>
      </w:tr>
    </w:tbl>
    <w:p w14:paraId="29F29939" w14:textId="77777777" w:rsidR="001A20E6" w:rsidRDefault="001A20E6">
      <w:pPr>
        <w:spacing w:after="400"/>
      </w:pPr>
    </w:p>
    <w:p w14:paraId="5AECDE59" w14:textId="77777777" w:rsidR="001A20E6" w:rsidRDefault="00000000">
      <w:pPr>
        <w:pStyle w:val="ResourceTitle"/>
      </w:pPr>
      <w:r>
        <w:t>📚 Resources for August 2026</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1EDF001E" w14:textId="77777777">
        <w:tc>
          <w:tcPr>
            <w:tcW w:w="1650" w:type="pct"/>
            <w:tcBorders>
              <w:bottom w:val="single" w:sz="2" w:space="0" w:color="D1D5DB"/>
              <w:right w:val="single" w:sz="2" w:space="0" w:color="D1D5DB"/>
            </w:tcBorders>
            <w:tcMar>
              <w:top w:w="200" w:type="dxa"/>
              <w:left w:w="150" w:type="dxa"/>
              <w:bottom w:w="200" w:type="dxa"/>
              <w:right w:w="150" w:type="dxa"/>
            </w:tcMar>
          </w:tcPr>
          <w:p w14:paraId="4C1AD07A" w14:textId="77777777" w:rsidR="001A20E6" w:rsidRDefault="00000000">
            <w:pPr>
              <w:pStyle w:val="TableCellSubjectName"/>
            </w:pPr>
            <w:r>
              <w:t>Indian Polity and Governance</w:t>
            </w:r>
          </w:p>
          <w:p w14:paraId="3BBCB17C" w14:textId="77777777" w:rsidR="001A20E6" w:rsidRDefault="00000000">
            <w:pPr>
              <w:pStyle w:val="TableCellCategoryTitle"/>
            </w:pPr>
            <w:r>
              <w:t>📝 Practice Materials</w:t>
            </w:r>
          </w:p>
          <w:p w14:paraId="50F1C1BB" w14:textId="77777777" w:rsidR="001A20E6" w:rsidRDefault="00000000">
            <w:pPr>
              <w:pStyle w:val="TableCellResourceItem"/>
            </w:pPr>
            <w:r>
              <w:t>• La Excellence Polity Material</w:t>
            </w:r>
          </w:p>
          <w:p w14:paraId="65A1FB0C" w14:textId="77777777" w:rsidR="001A20E6" w:rsidRDefault="00000000">
            <w:pPr>
              <w:pStyle w:val="TableCellResourceItem"/>
            </w:pPr>
            <w:r>
              <w:t>• Mains RRP + Prelims RRP</w:t>
            </w:r>
          </w:p>
          <w:p w14:paraId="1228EC94" w14:textId="77777777" w:rsidR="001A20E6" w:rsidRDefault="00000000">
            <w:pPr>
              <w:pStyle w:val="TableCellResourceItem"/>
            </w:pPr>
            <w:r>
              <w:t>• Prelims &amp; Mains Workbooks</w:t>
            </w:r>
          </w:p>
          <w:p w14:paraId="4708AED9" w14:textId="77777777" w:rsidR="001A20E6" w:rsidRDefault="00000000">
            <w:pPr>
              <w:pStyle w:val="TableCellCategoryTitle"/>
            </w:pPr>
            <w:r>
              <w:t>📰 Current Affairs</w:t>
            </w:r>
          </w:p>
          <w:p w14:paraId="3328A6CE" w14:textId="77777777" w:rsidR="001A20E6" w:rsidRDefault="00000000">
            <w:pPr>
              <w:pStyle w:val="TableCellResourceItem"/>
            </w:pPr>
            <w:r>
              <w:t>• NITI Aayog Reports + PRS Briefs</w:t>
            </w:r>
          </w:p>
          <w:p w14:paraId="3993FCDC" w14:textId="77777777" w:rsidR="001A20E6" w:rsidRDefault="00000000">
            <w:pPr>
              <w:pStyle w:val="TableCellResourceItem"/>
            </w:pPr>
            <w:r>
              <w:t>• Newspapers (The Hindu/Indian Express)</w:t>
            </w:r>
          </w:p>
          <w:p w14:paraId="7D585D75"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42065407" w14:textId="77777777" w:rsidR="001A20E6" w:rsidRDefault="00000000">
            <w:pPr>
              <w:pStyle w:val="TableCellSubjectName"/>
            </w:pPr>
            <w:r>
              <w:t>Indian Economy</w:t>
            </w:r>
          </w:p>
          <w:p w14:paraId="07D27A6C" w14:textId="77777777" w:rsidR="001A20E6" w:rsidRDefault="00000000">
            <w:pPr>
              <w:pStyle w:val="TableCellCategoryTitle"/>
            </w:pPr>
            <w:r>
              <w:t>📝 Practice Materials</w:t>
            </w:r>
          </w:p>
          <w:p w14:paraId="30AF2799" w14:textId="77777777" w:rsidR="001A20E6" w:rsidRDefault="00000000">
            <w:pPr>
              <w:pStyle w:val="TableCellResourceItem"/>
            </w:pPr>
            <w:r>
              <w:t>• La Excellence Economy Material</w:t>
            </w:r>
          </w:p>
          <w:p w14:paraId="4A8EF26C" w14:textId="77777777" w:rsidR="001A20E6" w:rsidRDefault="00000000">
            <w:pPr>
              <w:pStyle w:val="TableCellResourceItem"/>
            </w:pPr>
            <w:r>
              <w:t>• Mains RRP + Prelims RRP</w:t>
            </w:r>
          </w:p>
          <w:p w14:paraId="68F6EAE7" w14:textId="77777777" w:rsidR="001A20E6" w:rsidRDefault="00000000">
            <w:pPr>
              <w:pStyle w:val="TableCellResourceItem"/>
            </w:pPr>
            <w:r>
              <w:t>• Prelims &amp; Mains Workbooks</w:t>
            </w:r>
          </w:p>
          <w:p w14:paraId="639E9FAB" w14:textId="77777777" w:rsidR="001A20E6" w:rsidRDefault="00000000">
            <w:pPr>
              <w:pStyle w:val="TableCellCategoryTitle"/>
            </w:pPr>
            <w:r>
              <w:t>📰 Current Affairs</w:t>
            </w:r>
          </w:p>
          <w:p w14:paraId="576057B5" w14:textId="77777777" w:rsidR="001A20E6" w:rsidRDefault="00000000">
            <w:pPr>
              <w:pStyle w:val="TableCellResourceItem"/>
            </w:pPr>
            <w:r>
              <w:t>• NITI Aayog Reports + Economic survey and Budget</w:t>
            </w:r>
          </w:p>
          <w:p w14:paraId="2611ACDF"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0F21B2FE" w14:textId="77777777" w:rsidR="001A20E6" w:rsidRDefault="00000000">
            <w:pPr>
              <w:pStyle w:val="TableCellSubjectName"/>
            </w:pPr>
            <w:r>
              <w:t>Governance</w:t>
            </w:r>
          </w:p>
          <w:p w14:paraId="1ADC74CC" w14:textId="77777777" w:rsidR="001A20E6" w:rsidRDefault="00000000">
            <w:pPr>
              <w:pStyle w:val="TableCellCategoryTitle"/>
            </w:pPr>
            <w:r>
              <w:t>📚 Primary Books</w:t>
            </w:r>
          </w:p>
          <w:p w14:paraId="16796445" w14:textId="77777777" w:rsidR="001A20E6" w:rsidRDefault="00000000">
            <w:pPr>
              <w:pStyle w:val="TableCellResourceItem"/>
            </w:pPr>
            <w:r>
              <w:t>• India Year Book (Schemes) + PIB</w:t>
            </w:r>
          </w:p>
          <w:p w14:paraId="4A085A59" w14:textId="77777777" w:rsidR="001A20E6" w:rsidRDefault="00000000">
            <w:pPr>
              <w:pStyle w:val="TableCellResourceItem"/>
            </w:pPr>
            <w:r>
              <w:t>• Governance In India by M Laxmikanth</w:t>
            </w:r>
          </w:p>
          <w:p w14:paraId="3D7ED369" w14:textId="77777777" w:rsidR="001A20E6" w:rsidRDefault="00000000">
            <w:pPr>
              <w:pStyle w:val="TableCellCategoryTitle"/>
            </w:pPr>
            <w:r>
              <w:t>📝 Practice Materials</w:t>
            </w:r>
          </w:p>
          <w:p w14:paraId="45813D22" w14:textId="77777777" w:rsidR="001A20E6" w:rsidRDefault="00000000">
            <w:pPr>
              <w:pStyle w:val="TableCellResourceItem"/>
            </w:pPr>
            <w:r>
              <w:t>• La Excellence Governance Material</w:t>
            </w:r>
          </w:p>
          <w:p w14:paraId="0A1320F7" w14:textId="77777777" w:rsidR="001A20E6" w:rsidRDefault="00000000">
            <w:pPr>
              <w:pStyle w:val="TableCellResourceItem"/>
            </w:pPr>
            <w:r>
              <w:t>• Mains Workbook</w:t>
            </w:r>
          </w:p>
          <w:p w14:paraId="1AE44E84" w14:textId="77777777" w:rsidR="001A20E6" w:rsidRDefault="00000000">
            <w:pPr>
              <w:pStyle w:val="TableCellCategoryTitle"/>
            </w:pPr>
            <w:r>
              <w:t>📰 Current Affairs</w:t>
            </w:r>
          </w:p>
          <w:p w14:paraId="43A4ECED" w14:textId="77777777" w:rsidR="001A20E6" w:rsidRDefault="00000000">
            <w:pPr>
              <w:pStyle w:val="TableCellResourceItem"/>
            </w:pPr>
            <w:r>
              <w:t>• NITI Aayog + Yojana</w:t>
            </w:r>
          </w:p>
          <w:p w14:paraId="29222B2C" w14:textId="77777777" w:rsidR="001A20E6" w:rsidRDefault="00000000">
            <w:pPr>
              <w:pStyle w:val="TableCellResourceItem"/>
            </w:pPr>
            <w:r>
              <w:t>• Newspapers (Hindu and IE Explained)</w:t>
            </w:r>
          </w:p>
        </w:tc>
      </w:tr>
    </w:tbl>
    <w:p w14:paraId="6C143D29" w14:textId="77777777" w:rsidR="001A20E6" w:rsidRDefault="001A20E6">
      <w:pPr>
        <w:spacing w:after="400"/>
      </w:pPr>
    </w:p>
    <w:p w14:paraId="5F7B4BEC"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338F3436" w14:textId="77777777">
        <w:tc>
          <w:tcPr>
            <w:tcW w:w="2500" w:type="pct"/>
            <w:tcMar>
              <w:top w:w="0" w:type="dxa"/>
              <w:left w:w="0" w:type="dxa"/>
              <w:bottom w:w="0" w:type="dxa"/>
              <w:right w:w="0" w:type="dxa"/>
            </w:tcMar>
          </w:tcPr>
          <w:p w14:paraId="181C8A82" w14:textId="77777777" w:rsidR="001A20E6" w:rsidRDefault="00000000">
            <w:pPr>
              <w:pStyle w:val="WeekTitle"/>
            </w:pPr>
            <w:r>
              <w:rPr>
                <w:color w:val="15803D"/>
              </w:rPr>
              <w:t>📅 Jul 26 - Aug 01, 2026</w:t>
            </w:r>
          </w:p>
        </w:tc>
        <w:tc>
          <w:tcPr>
            <w:tcW w:w="2500" w:type="pct"/>
            <w:tcMar>
              <w:top w:w="0" w:type="dxa"/>
              <w:left w:w="0" w:type="dxa"/>
              <w:bottom w:w="0" w:type="dxa"/>
              <w:right w:w="0" w:type="dxa"/>
            </w:tcMar>
          </w:tcPr>
          <w:p w14:paraId="19FA54AD" w14:textId="77777777" w:rsidR="001A20E6" w:rsidRDefault="00000000">
            <w:pPr>
              <w:pStyle w:val="WeekCycleName"/>
            </w:pPr>
            <w:r>
              <w:rPr>
                <w:color w:val="15803D"/>
              </w:rPr>
              <w:t>C2</w:t>
            </w:r>
          </w:p>
        </w:tc>
      </w:tr>
    </w:tbl>
    <w:p w14:paraId="17D2BA69"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1584F8BE" w14:textId="77777777">
        <w:tc>
          <w:tcPr>
            <w:tcW w:w="700" w:type="pct"/>
            <w:shd w:val="clear" w:color="auto" w:fill="DCFCE7"/>
            <w:tcMar>
              <w:top w:w="200" w:type="dxa"/>
              <w:left w:w="100" w:type="dxa"/>
              <w:bottom w:w="200" w:type="dxa"/>
              <w:right w:w="100" w:type="dxa"/>
            </w:tcMar>
          </w:tcPr>
          <w:p w14:paraId="0A4609DE" w14:textId="77777777" w:rsidR="001A20E6" w:rsidRDefault="00000000">
            <w:pPr>
              <w:pStyle w:val="TableCellCalendarDayHeader"/>
            </w:pPr>
            <w:r>
              <w:rPr>
                <w:color w:val="15803D"/>
              </w:rPr>
              <w:t>Sunday</w:t>
            </w:r>
          </w:p>
          <w:p w14:paraId="3BF53435" w14:textId="77777777" w:rsidR="001A20E6" w:rsidRDefault="00000000">
            <w:pPr>
              <w:pStyle w:val="TableCellCalendarDateHeader"/>
            </w:pPr>
            <w:r>
              <w:rPr>
                <w:color w:val="15803D"/>
              </w:rPr>
              <w:t>Jul 26</w:t>
            </w:r>
          </w:p>
          <w:p w14:paraId="48E0B5B0"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FA6F202" w14:textId="77777777" w:rsidR="001A20E6" w:rsidRDefault="00000000">
            <w:pPr>
              <w:pStyle w:val="TableCellCalendarDayHeader"/>
            </w:pPr>
            <w:r>
              <w:rPr>
                <w:color w:val="15803D"/>
              </w:rPr>
              <w:t>Monday</w:t>
            </w:r>
          </w:p>
          <w:p w14:paraId="729F2518" w14:textId="77777777" w:rsidR="001A20E6" w:rsidRDefault="00000000">
            <w:pPr>
              <w:pStyle w:val="TableCellCalendarDateHeader"/>
            </w:pPr>
            <w:r>
              <w:rPr>
                <w:color w:val="15803D"/>
              </w:rPr>
              <w:t>Jul 27</w:t>
            </w:r>
          </w:p>
          <w:p w14:paraId="5E5EF8FC"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7C82D1B5" w14:textId="77777777" w:rsidR="001A20E6" w:rsidRDefault="00000000">
            <w:pPr>
              <w:pStyle w:val="TableCellCalendarDayHeader"/>
            </w:pPr>
            <w:r>
              <w:rPr>
                <w:color w:val="15803D"/>
              </w:rPr>
              <w:t>Tuesday</w:t>
            </w:r>
          </w:p>
          <w:p w14:paraId="41B3F7C0" w14:textId="77777777" w:rsidR="001A20E6" w:rsidRDefault="00000000">
            <w:pPr>
              <w:pStyle w:val="TableCellCalendarDateHeader"/>
            </w:pPr>
            <w:r>
              <w:rPr>
                <w:color w:val="15803D"/>
              </w:rPr>
              <w:t>Jul 28</w:t>
            </w:r>
          </w:p>
          <w:p w14:paraId="30346947"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5B78B2D" w14:textId="77777777" w:rsidR="001A20E6" w:rsidRDefault="00000000">
            <w:pPr>
              <w:pStyle w:val="TableCellCalendarDayHeader"/>
            </w:pPr>
            <w:r>
              <w:rPr>
                <w:color w:val="15803D"/>
              </w:rPr>
              <w:t>Wednesday</w:t>
            </w:r>
          </w:p>
          <w:p w14:paraId="4D633B00" w14:textId="77777777" w:rsidR="001A20E6" w:rsidRDefault="00000000">
            <w:pPr>
              <w:pStyle w:val="TableCellCalendarDateHeader"/>
            </w:pPr>
            <w:r>
              <w:rPr>
                <w:color w:val="15803D"/>
              </w:rPr>
              <w:t>Jul 29</w:t>
            </w:r>
          </w:p>
          <w:p w14:paraId="72DB604A"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509E94C" w14:textId="77777777" w:rsidR="001A20E6" w:rsidRDefault="00000000">
            <w:pPr>
              <w:pStyle w:val="TableCellCalendarDayHeader"/>
            </w:pPr>
            <w:r>
              <w:rPr>
                <w:color w:val="15803D"/>
              </w:rPr>
              <w:t>Thursday</w:t>
            </w:r>
          </w:p>
          <w:p w14:paraId="4847F089" w14:textId="77777777" w:rsidR="001A20E6" w:rsidRDefault="00000000">
            <w:pPr>
              <w:pStyle w:val="TableCellCalendarDateHeader"/>
            </w:pPr>
            <w:r>
              <w:rPr>
                <w:color w:val="15803D"/>
              </w:rPr>
              <w:t>Jul 30</w:t>
            </w:r>
          </w:p>
          <w:p w14:paraId="0AE38F24"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56F7039C" w14:textId="77777777" w:rsidR="001A20E6" w:rsidRDefault="00000000">
            <w:pPr>
              <w:pStyle w:val="TableCellCalendarDayHeader"/>
            </w:pPr>
            <w:r>
              <w:rPr>
                <w:color w:val="15803D"/>
              </w:rPr>
              <w:t>Friday</w:t>
            </w:r>
          </w:p>
          <w:p w14:paraId="5D5265F7" w14:textId="77777777" w:rsidR="001A20E6" w:rsidRDefault="00000000">
            <w:pPr>
              <w:pStyle w:val="TableCellCalendarDateHeader"/>
            </w:pPr>
            <w:r>
              <w:rPr>
                <w:color w:val="15803D"/>
              </w:rPr>
              <w:t>Jul 31</w:t>
            </w:r>
          </w:p>
          <w:p w14:paraId="3D1E9CF5"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5A782FE1" w14:textId="77777777" w:rsidR="001A20E6" w:rsidRDefault="00000000">
            <w:pPr>
              <w:pStyle w:val="TableCellCalendarDayHeader"/>
            </w:pPr>
            <w:r>
              <w:rPr>
                <w:color w:val="F57C00"/>
              </w:rPr>
              <w:t>Saturday</w:t>
            </w:r>
          </w:p>
          <w:p w14:paraId="4FD1B283" w14:textId="77777777" w:rsidR="001A20E6" w:rsidRDefault="00000000">
            <w:pPr>
              <w:pStyle w:val="TableCellCalendarDateHeader"/>
            </w:pPr>
            <w:r>
              <w:rPr>
                <w:color w:val="F57C00"/>
              </w:rPr>
              <w:t>Aug 01</w:t>
            </w:r>
          </w:p>
          <w:p w14:paraId="3ABA3B62" w14:textId="77777777" w:rsidR="001A20E6" w:rsidRDefault="00000000">
            <w:pPr>
              <w:pStyle w:val="TableCellCatchupLabel"/>
            </w:pPr>
            <w:r>
              <w:rPr>
                <w:color w:val="F57C00"/>
              </w:rPr>
              <w:t>Catchup Day</w:t>
            </w:r>
          </w:p>
        </w:tc>
      </w:tr>
      <w:tr w:rsidR="001A20E6" w14:paraId="26DBF96F" w14:textId="77777777">
        <w:tc>
          <w:tcPr>
            <w:tcW w:w="700" w:type="pct"/>
            <w:shd w:val="clear" w:color="auto" w:fill="DCFCE7"/>
            <w:tcMar>
              <w:top w:w="150" w:type="dxa"/>
              <w:left w:w="100" w:type="dxa"/>
              <w:bottom w:w="150" w:type="dxa"/>
              <w:right w:w="100" w:type="dxa"/>
            </w:tcMar>
          </w:tcPr>
          <w:p w14:paraId="29475835" w14:textId="77777777" w:rsidR="001A20E6" w:rsidRDefault="00000000">
            <w:pPr>
              <w:pStyle w:val="TableCellTaskSubject"/>
            </w:pPr>
            <w:r>
              <w:t>Indian Polity and Governance</w:t>
            </w:r>
          </w:p>
          <w:p w14:paraId="310FB229" w14:textId="77777777" w:rsidR="001A20E6" w:rsidRDefault="00000000">
            <w:pPr>
              <w:pStyle w:val="TableCellTaskDetails"/>
            </w:pPr>
            <w:r>
              <w:t>• Test - TEST — 3h</w:t>
            </w:r>
          </w:p>
          <w:p w14:paraId="42329E9E"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2AFBF76E" w14:textId="77777777" w:rsidR="001A20E6" w:rsidRDefault="00000000">
            <w:pPr>
              <w:pStyle w:val="TableCellTaskSubject"/>
            </w:pPr>
            <w:r>
              <w:t>Indian Polity and Governance</w:t>
            </w:r>
          </w:p>
          <w:p w14:paraId="1F4FFD3F" w14:textId="77777777" w:rsidR="001A20E6" w:rsidRDefault="00000000">
            <w:pPr>
              <w:pStyle w:val="TableCellTaskDetails"/>
            </w:pPr>
            <w:r>
              <w:t>• Study - State Government (P04) — 1h 30m</w:t>
            </w:r>
          </w:p>
          <w:p w14:paraId="5AB31BE6" w14:textId="77777777" w:rsidR="001A20E6" w:rsidRDefault="00000000">
            <w:pPr>
              <w:pStyle w:val="TableCellTaskBadge"/>
              <w:shd w:val="clear" w:color="auto" w:fill="E3F2FD"/>
            </w:pPr>
            <w:r>
              <w:rPr>
                <w:b/>
                <w:bCs/>
                <w:color w:val="1976D2"/>
              </w:rPr>
              <w:t>STUDY</w:t>
            </w:r>
          </w:p>
          <w:p w14:paraId="2442215F" w14:textId="77777777" w:rsidR="001A20E6" w:rsidRDefault="00000000">
            <w:pPr>
              <w:pStyle w:val="TableCellTaskDetails"/>
            </w:pPr>
            <w:r>
              <w:t>• Revision - Local Government (P05) — 30m</w:t>
            </w:r>
          </w:p>
          <w:p w14:paraId="1806F2AF" w14:textId="77777777" w:rsidR="001A20E6" w:rsidRDefault="00000000">
            <w:pPr>
              <w:pStyle w:val="TableCellTaskBadge"/>
              <w:shd w:val="clear" w:color="auto" w:fill="FCE4EC"/>
            </w:pPr>
            <w:r>
              <w:rPr>
                <w:b/>
                <w:bCs/>
                <w:color w:val="C2185B"/>
              </w:rPr>
              <w:t>REVISION</w:t>
            </w:r>
          </w:p>
          <w:p w14:paraId="5D98EDC0" w14:textId="77777777" w:rsidR="001A20E6" w:rsidRDefault="00000000">
            <w:pPr>
              <w:pStyle w:val="TableCellTaskDetails"/>
            </w:pPr>
            <w:r>
              <w:t>• Practice - Local Government (P05) — 30m</w:t>
            </w:r>
          </w:p>
          <w:p w14:paraId="4EE5D835"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2A453F3" w14:textId="77777777" w:rsidR="001A20E6" w:rsidRDefault="00000000">
            <w:pPr>
              <w:pStyle w:val="TableCellTaskSubject"/>
            </w:pPr>
            <w:r>
              <w:t>Indian Polity and Governance</w:t>
            </w:r>
          </w:p>
          <w:p w14:paraId="5535844B" w14:textId="77777777" w:rsidR="001A20E6" w:rsidRDefault="00000000">
            <w:pPr>
              <w:pStyle w:val="TableCellTaskDetails"/>
            </w:pPr>
            <w:r>
              <w:t>• Study - State Government (P04) — 1h 30m</w:t>
            </w:r>
          </w:p>
          <w:p w14:paraId="0121041F" w14:textId="77777777" w:rsidR="001A20E6" w:rsidRDefault="00000000">
            <w:pPr>
              <w:pStyle w:val="TableCellTaskBadge"/>
              <w:shd w:val="clear" w:color="auto" w:fill="E3F2FD"/>
            </w:pPr>
            <w:r>
              <w:rPr>
                <w:b/>
                <w:bCs/>
                <w:color w:val="1976D2"/>
              </w:rPr>
              <w:t>STUDY</w:t>
            </w:r>
          </w:p>
          <w:p w14:paraId="6AA7C8B0" w14:textId="77777777" w:rsidR="001A20E6" w:rsidRDefault="00000000">
            <w:pPr>
              <w:pStyle w:val="TableCellTaskDetails"/>
            </w:pPr>
            <w:r>
              <w:t>• Revision - Local Government (P05) — 30m</w:t>
            </w:r>
          </w:p>
          <w:p w14:paraId="41CB0751" w14:textId="77777777" w:rsidR="001A20E6" w:rsidRDefault="00000000">
            <w:pPr>
              <w:pStyle w:val="TableCellTaskBadge"/>
              <w:shd w:val="clear" w:color="auto" w:fill="FCE4EC"/>
            </w:pPr>
            <w:r>
              <w:rPr>
                <w:b/>
                <w:bCs/>
                <w:color w:val="C2185B"/>
              </w:rPr>
              <w:t>REVISION</w:t>
            </w:r>
          </w:p>
          <w:p w14:paraId="24E48BA3" w14:textId="77777777" w:rsidR="001A20E6" w:rsidRDefault="00000000">
            <w:pPr>
              <w:pStyle w:val="TableCellTaskDetails"/>
            </w:pPr>
            <w:r>
              <w:t>• Practice - Local Government (P05) — 30m</w:t>
            </w:r>
          </w:p>
          <w:p w14:paraId="6ECDC48E"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6FA5B58" w14:textId="77777777" w:rsidR="001A20E6" w:rsidRDefault="00000000">
            <w:pPr>
              <w:pStyle w:val="TableCellTaskSubject"/>
            </w:pPr>
            <w:r>
              <w:t>Indian Polity and Governance</w:t>
            </w:r>
          </w:p>
          <w:p w14:paraId="2D8F1E0E" w14:textId="77777777" w:rsidR="001A20E6" w:rsidRDefault="00000000">
            <w:pPr>
              <w:pStyle w:val="TableCellTaskDetails"/>
            </w:pPr>
            <w:r>
              <w:t>• Study - State Government (P04) — 30m</w:t>
            </w:r>
          </w:p>
          <w:p w14:paraId="6680C5D1" w14:textId="77777777" w:rsidR="001A20E6" w:rsidRDefault="00000000">
            <w:pPr>
              <w:pStyle w:val="TableCellTaskBadge"/>
              <w:shd w:val="clear" w:color="auto" w:fill="E3F2FD"/>
            </w:pPr>
            <w:r>
              <w:rPr>
                <w:b/>
                <w:bCs/>
                <w:color w:val="1976D2"/>
              </w:rPr>
              <w:t>STUDY</w:t>
            </w:r>
          </w:p>
          <w:p w14:paraId="7531CEBF" w14:textId="77777777" w:rsidR="001A20E6" w:rsidRDefault="00000000">
            <w:pPr>
              <w:pStyle w:val="TableCellTaskDetails"/>
            </w:pPr>
            <w:r>
              <w:t>• Study - Local Government (P05) — 1h</w:t>
            </w:r>
          </w:p>
          <w:p w14:paraId="12D55DD7" w14:textId="77777777" w:rsidR="001A20E6" w:rsidRDefault="00000000">
            <w:pPr>
              <w:pStyle w:val="TableCellTaskBadge"/>
              <w:shd w:val="clear" w:color="auto" w:fill="E3F2FD"/>
            </w:pPr>
            <w:r>
              <w:rPr>
                <w:b/>
                <w:bCs/>
                <w:color w:val="1976D2"/>
              </w:rPr>
              <w:t>STUDY</w:t>
            </w:r>
          </w:p>
          <w:p w14:paraId="1E7DBC87" w14:textId="77777777" w:rsidR="001A20E6" w:rsidRDefault="00000000">
            <w:pPr>
              <w:pStyle w:val="TableCellTaskDetails"/>
            </w:pPr>
            <w:r>
              <w:t>• Revision - Union Territories (P06) — 30m</w:t>
            </w:r>
          </w:p>
          <w:p w14:paraId="58B63C17" w14:textId="77777777" w:rsidR="001A20E6" w:rsidRDefault="00000000">
            <w:pPr>
              <w:pStyle w:val="TableCellTaskBadge"/>
              <w:shd w:val="clear" w:color="auto" w:fill="FCE4EC"/>
            </w:pPr>
            <w:r>
              <w:rPr>
                <w:b/>
                <w:bCs/>
                <w:color w:val="C2185B"/>
              </w:rPr>
              <w:t>REVISION</w:t>
            </w:r>
          </w:p>
          <w:p w14:paraId="622C2F45" w14:textId="77777777" w:rsidR="001A20E6" w:rsidRDefault="00000000">
            <w:pPr>
              <w:pStyle w:val="TableCellTaskDetails"/>
            </w:pPr>
            <w:r>
              <w:t>• Practice - Union Territories (P06) — 30m</w:t>
            </w:r>
          </w:p>
          <w:p w14:paraId="541E6001"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C55DC75" w14:textId="77777777" w:rsidR="001A20E6" w:rsidRDefault="00000000">
            <w:pPr>
              <w:pStyle w:val="TableCellTaskSubject"/>
            </w:pPr>
            <w:r>
              <w:t>Indian Polity and Governance</w:t>
            </w:r>
          </w:p>
          <w:p w14:paraId="74F74307" w14:textId="77777777" w:rsidR="001A20E6" w:rsidRDefault="00000000">
            <w:pPr>
              <w:pStyle w:val="TableCellTaskDetails"/>
            </w:pPr>
            <w:r>
              <w:t>• Study - Local Government (P05) — 1h 30m</w:t>
            </w:r>
          </w:p>
          <w:p w14:paraId="4CD34B2B" w14:textId="77777777" w:rsidR="001A20E6" w:rsidRDefault="00000000">
            <w:pPr>
              <w:pStyle w:val="TableCellTaskBadge"/>
              <w:shd w:val="clear" w:color="auto" w:fill="E3F2FD"/>
            </w:pPr>
            <w:r>
              <w:rPr>
                <w:b/>
                <w:bCs/>
                <w:color w:val="1976D2"/>
              </w:rPr>
              <w:t>STUDY</w:t>
            </w:r>
          </w:p>
          <w:p w14:paraId="60F7928D" w14:textId="77777777" w:rsidR="001A20E6" w:rsidRDefault="00000000">
            <w:pPr>
              <w:pStyle w:val="TableCellTaskDetails"/>
            </w:pPr>
            <w:r>
              <w:t>• Revision - Union Territories (P06) — 30m</w:t>
            </w:r>
          </w:p>
          <w:p w14:paraId="14BE1493" w14:textId="77777777" w:rsidR="001A20E6" w:rsidRDefault="00000000">
            <w:pPr>
              <w:pStyle w:val="TableCellTaskBadge"/>
              <w:shd w:val="clear" w:color="auto" w:fill="FCE4EC"/>
            </w:pPr>
            <w:r>
              <w:rPr>
                <w:b/>
                <w:bCs/>
                <w:color w:val="C2185B"/>
              </w:rPr>
              <w:t>REVISION</w:t>
            </w:r>
          </w:p>
          <w:p w14:paraId="5B280DB6" w14:textId="77777777" w:rsidR="001A20E6" w:rsidRDefault="00000000">
            <w:pPr>
              <w:pStyle w:val="TableCellTaskDetails"/>
            </w:pPr>
            <w:r>
              <w:t>• Practice - Union Territories (P06) — 30m</w:t>
            </w:r>
          </w:p>
          <w:p w14:paraId="2AA2F5CE"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8BCAEE3" w14:textId="77777777" w:rsidR="001A20E6" w:rsidRDefault="00000000">
            <w:pPr>
              <w:pStyle w:val="TableCellTaskSubject"/>
            </w:pPr>
            <w:r>
              <w:t>Indian Polity and Governance</w:t>
            </w:r>
          </w:p>
          <w:p w14:paraId="098E0625" w14:textId="77777777" w:rsidR="001A20E6" w:rsidRDefault="00000000">
            <w:pPr>
              <w:pStyle w:val="TableCellTaskDetails"/>
            </w:pPr>
            <w:r>
              <w:t>• Study - Local Government (P05) — 1h 30m</w:t>
            </w:r>
          </w:p>
          <w:p w14:paraId="288E7E74" w14:textId="77777777" w:rsidR="001A20E6" w:rsidRDefault="00000000">
            <w:pPr>
              <w:pStyle w:val="TableCellTaskBadge"/>
              <w:shd w:val="clear" w:color="auto" w:fill="E3F2FD"/>
            </w:pPr>
            <w:r>
              <w:rPr>
                <w:b/>
                <w:bCs/>
                <w:color w:val="1976D2"/>
              </w:rPr>
              <w:t>STUDY</w:t>
            </w:r>
          </w:p>
          <w:p w14:paraId="7D95E6C7" w14:textId="77777777" w:rsidR="001A20E6" w:rsidRDefault="00000000">
            <w:pPr>
              <w:pStyle w:val="TableCellTaskDetails"/>
            </w:pPr>
            <w:r>
              <w:t>• Revision - Union Territories (P06) — 30m</w:t>
            </w:r>
          </w:p>
          <w:p w14:paraId="7AC35ACC" w14:textId="77777777" w:rsidR="001A20E6" w:rsidRDefault="00000000">
            <w:pPr>
              <w:pStyle w:val="TableCellTaskBadge"/>
              <w:shd w:val="clear" w:color="auto" w:fill="FCE4EC"/>
            </w:pPr>
            <w:r>
              <w:rPr>
                <w:b/>
                <w:bCs/>
                <w:color w:val="C2185B"/>
              </w:rPr>
              <w:t>REVISION</w:t>
            </w:r>
          </w:p>
          <w:p w14:paraId="337F43B7" w14:textId="77777777" w:rsidR="001A20E6" w:rsidRDefault="00000000">
            <w:pPr>
              <w:pStyle w:val="TableCellTaskDetails"/>
            </w:pPr>
            <w:r>
              <w:t>• Practice - Union Territories (P06) — 30m</w:t>
            </w:r>
          </w:p>
          <w:p w14:paraId="345583D8"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4FAFD06E" w14:textId="77777777" w:rsidR="001A20E6" w:rsidRDefault="001A20E6"/>
        </w:tc>
      </w:tr>
      <w:tr w:rsidR="001A20E6" w14:paraId="3703E02E" w14:textId="77777777">
        <w:tc>
          <w:tcPr>
            <w:tcW w:w="700" w:type="pct"/>
            <w:shd w:val="clear" w:color="auto" w:fill="DCFCE7"/>
            <w:tcMar>
              <w:top w:w="150" w:type="dxa"/>
              <w:left w:w="100" w:type="dxa"/>
              <w:bottom w:w="150" w:type="dxa"/>
              <w:right w:w="100" w:type="dxa"/>
            </w:tcMar>
          </w:tcPr>
          <w:p w14:paraId="5FFCD942" w14:textId="77777777" w:rsidR="001A20E6" w:rsidRDefault="00000000">
            <w:pPr>
              <w:pStyle w:val="TableCellTaskSubject"/>
            </w:pPr>
            <w:r>
              <w:t>Indian Economy</w:t>
            </w:r>
          </w:p>
          <w:p w14:paraId="0227B330" w14:textId="77777777" w:rsidR="001A20E6" w:rsidRDefault="00000000">
            <w:pPr>
              <w:pStyle w:val="TableCellTaskDetails"/>
            </w:pPr>
            <w:r>
              <w:t>• Test - TEST — 3h</w:t>
            </w:r>
          </w:p>
          <w:p w14:paraId="4811F5BB"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740CD0BD" w14:textId="77777777" w:rsidR="001A20E6" w:rsidRDefault="00000000">
            <w:pPr>
              <w:pStyle w:val="TableCellTaskSubject"/>
            </w:pPr>
            <w:r>
              <w:t>Indian Economy</w:t>
            </w:r>
          </w:p>
          <w:p w14:paraId="2AB0D048" w14:textId="77777777" w:rsidR="001A20E6" w:rsidRDefault="00000000">
            <w:pPr>
              <w:pStyle w:val="TableCellTaskDetails"/>
            </w:pPr>
            <w:r>
              <w:t>• Study - Inclusive Growth (E04) — 1h 30m</w:t>
            </w:r>
          </w:p>
          <w:p w14:paraId="5C332A1A" w14:textId="77777777" w:rsidR="001A20E6" w:rsidRDefault="00000000">
            <w:pPr>
              <w:pStyle w:val="TableCellTaskBadge"/>
              <w:shd w:val="clear" w:color="auto" w:fill="E3F2FD"/>
            </w:pPr>
            <w:r>
              <w:rPr>
                <w:b/>
                <w:bCs/>
                <w:color w:val="1976D2"/>
              </w:rPr>
              <w:t>STUDY</w:t>
            </w:r>
          </w:p>
          <w:p w14:paraId="31E32061" w14:textId="77777777" w:rsidR="001A20E6" w:rsidRDefault="00000000">
            <w:pPr>
              <w:pStyle w:val="TableCellTaskDetails"/>
            </w:pPr>
            <w:r>
              <w:t>• Revision - Industry (E07) — 30m</w:t>
            </w:r>
          </w:p>
          <w:p w14:paraId="715E0985" w14:textId="77777777" w:rsidR="001A20E6" w:rsidRDefault="00000000">
            <w:pPr>
              <w:pStyle w:val="TableCellTaskBadge"/>
              <w:shd w:val="clear" w:color="auto" w:fill="FCE4EC"/>
            </w:pPr>
            <w:r>
              <w:rPr>
                <w:b/>
                <w:bCs/>
                <w:color w:val="C2185B"/>
              </w:rPr>
              <w:t>REVISION</w:t>
            </w:r>
          </w:p>
          <w:p w14:paraId="3FA01CD1" w14:textId="77777777" w:rsidR="001A20E6" w:rsidRDefault="00000000">
            <w:pPr>
              <w:pStyle w:val="TableCellTaskDetails"/>
            </w:pPr>
            <w:r>
              <w:t>• Practice - Industry (E07) — 30m</w:t>
            </w:r>
          </w:p>
          <w:p w14:paraId="7C7E4E2C"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489DC6F" w14:textId="77777777" w:rsidR="001A20E6" w:rsidRDefault="00000000">
            <w:pPr>
              <w:pStyle w:val="TableCellTaskSubject"/>
            </w:pPr>
            <w:r>
              <w:t>Indian Economy</w:t>
            </w:r>
          </w:p>
          <w:p w14:paraId="07DA37C3" w14:textId="77777777" w:rsidR="001A20E6" w:rsidRDefault="00000000">
            <w:pPr>
              <w:pStyle w:val="TableCellTaskDetails"/>
            </w:pPr>
            <w:r>
              <w:t>• Study - Inclusive Growth (E04) — 30m</w:t>
            </w:r>
          </w:p>
          <w:p w14:paraId="5999F879" w14:textId="77777777" w:rsidR="001A20E6" w:rsidRDefault="00000000">
            <w:pPr>
              <w:pStyle w:val="TableCellTaskBadge"/>
              <w:shd w:val="clear" w:color="auto" w:fill="E3F2FD"/>
            </w:pPr>
            <w:r>
              <w:rPr>
                <w:b/>
                <w:bCs/>
                <w:color w:val="1976D2"/>
              </w:rPr>
              <w:t>STUDY</w:t>
            </w:r>
          </w:p>
          <w:p w14:paraId="02DE227C" w14:textId="77777777" w:rsidR="001A20E6" w:rsidRDefault="00000000">
            <w:pPr>
              <w:pStyle w:val="TableCellTaskDetails"/>
            </w:pPr>
            <w:r>
              <w:t>• Study - Poverty and Unemployment (E05) — 1h</w:t>
            </w:r>
          </w:p>
          <w:p w14:paraId="1EDDB170" w14:textId="77777777" w:rsidR="001A20E6" w:rsidRDefault="00000000">
            <w:pPr>
              <w:pStyle w:val="TableCellTaskBadge"/>
              <w:shd w:val="clear" w:color="auto" w:fill="E3F2FD"/>
            </w:pPr>
            <w:r>
              <w:rPr>
                <w:b/>
                <w:bCs/>
                <w:color w:val="1976D2"/>
              </w:rPr>
              <w:t>STUDY</w:t>
            </w:r>
          </w:p>
          <w:p w14:paraId="39ECC69E" w14:textId="77777777" w:rsidR="001A20E6" w:rsidRDefault="00000000">
            <w:pPr>
              <w:pStyle w:val="TableCellTaskDetails"/>
            </w:pPr>
            <w:r>
              <w:t>• Revision - Services (E08) — 30m</w:t>
            </w:r>
          </w:p>
          <w:p w14:paraId="4B8C7D54" w14:textId="77777777" w:rsidR="001A20E6" w:rsidRDefault="00000000">
            <w:pPr>
              <w:pStyle w:val="TableCellTaskBadge"/>
              <w:shd w:val="clear" w:color="auto" w:fill="FCE4EC"/>
            </w:pPr>
            <w:r>
              <w:rPr>
                <w:b/>
                <w:bCs/>
                <w:color w:val="C2185B"/>
              </w:rPr>
              <w:t>REVISION</w:t>
            </w:r>
          </w:p>
          <w:p w14:paraId="67B0E8DD" w14:textId="77777777" w:rsidR="001A20E6" w:rsidRDefault="00000000">
            <w:pPr>
              <w:pStyle w:val="TableCellTaskDetails"/>
            </w:pPr>
            <w:r>
              <w:t>• Practice - Services (E08) — 30m</w:t>
            </w:r>
          </w:p>
          <w:p w14:paraId="08E24EF7"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CFC03B0" w14:textId="77777777" w:rsidR="001A20E6" w:rsidRDefault="00000000">
            <w:pPr>
              <w:pStyle w:val="TableCellTaskSubject"/>
            </w:pPr>
            <w:r>
              <w:t>Indian Economy</w:t>
            </w:r>
          </w:p>
          <w:p w14:paraId="1B266C5A" w14:textId="77777777" w:rsidR="001A20E6" w:rsidRDefault="00000000">
            <w:pPr>
              <w:pStyle w:val="TableCellTaskDetails"/>
            </w:pPr>
            <w:r>
              <w:t>• Study - Poverty and Unemployment (E05) — 1h 30m</w:t>
            </w:r>
          </w:p>
          <w:p w14:paraId="2C178473" w14:textId="77777777" w:rsidR="001A20E6" w:rsidRDefault="00000000">
            <w:pPr>
              <w:pStyle w:val="TableCellTaskBadge"/>
              <w:shd w:val="clear" w:color="auto" w:fill="E3F2FD"/>
            </w:pPr>
            <w:r>
              <w:rPr>
                <w:b/>
                <w:bCs/>
                <w:color w:val="1976D2"/>
              </w:rPr>
              <w:t>STUDY</w:t>
            </w:r>
          </w:p>
          <w:p w14:paraId="1D40FBC2" w14:textId="77777777" w:rsidR="001A20E6" w:rsidRDefault="00000000">
            <w:pPr>
              <w:pStyle w:val="TableCellTaskDetails"/>
            </w:pPr>
            <w:r>
              <w:t>• Revision - Infrastructure (E09) — 30m</w:t>
            </w:r>
          </w:p>
          <w:p w14:paraId="6106FBFE" w14:textId="77777777" w:rsidR="001A20E6" w:rsidRDefault="00000000">
            <w:pPr>
              <w:pStyle w:val="TableCellTaskBadge"/>
              <w:shd w:val="clear" w:color="auto" w:fill="FCE4EC"/>
            </w:pPr>
            <w:r>
              <w:rPr>
                <w:b/>
                <w:bCs/>
                <w:color w:val="C2185B"/>
              </w:rPr>
              <w:t>REVISION</w:t>
            </w:r>
          </w:p>
          <w:p w14:paraId="63FE3A27" w14:textId="77777777" w:rsidR="001A20E6" w:rsidRDefault="00000000">
            <w:pPr>
              <w:pStyle w:val="TableCellTaskDetails"/>
            </w:pPr>
            <w:r>
              <w:t>• Practice - Infrastructure (E09) — 30m</w:t>
            </w:r>
          </w:p>
          <w:p w14:paraId="2B09E62D"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5D0176D" w14:textId="77777777" w:rsidR="001A20E6" w:rsidRDefault="00000000">
            <w:pPr>
              <w:pStyle w:val="TableCellTaskSubject"/>
            </w:pPr>
            <w:r>
              <w:t>Indian Economy</w:t>
            </w:r>
          </w:p>
          <w:p w14:paraId="0B1F8A97" w14:textId="77777777" w:rsidR="001A20E6" w:rsidRDefault="00000000">
            <w:pPr>
              <w:pStyle w:val="TableCellTaskDetails"/>
            </w:pPr>
            <w:r>
              <w:t>• Study - Agriculture (E06) — 1h 30m</w:t>
            </w:r>
          </w:p>
          <w:p w14:paraId="54147C1A" w14:textId="77777777" w:rsidR="001A20E6" w:rsidRDefault="00000000">
            <w:pPr>
              <w:pStyle w:val="TableCellTaskBadge"/>
              <w:shd w:val="clear" w:color="auto" w:fill="E3F2FD"/>
            </w:pPr>
            <w:r>
              <w:rPr>
                <w:b/>
                <w:bCs/>
                <w:color w:val="1976D2"/>
              </w:rPr>
              <w:t>STUDY</w:t>
            </w:r>
          </w:p>
          <w:p w14:paraId="30E9C298" w14:textId="77777777" w:rsidR="001A20E6" w:rsidRDefault="00000000">
            <w:pPr>
              <w:pStyle w:val="TableCellTaskDetails"/>
            </w:pPr>
            <w:r>
              <w:t>• Revision - Investment Models (E10) — 30m</w:t>
            </w:r>
          </w:p>
          <w:p w14:paraId="12DB1032" w14:textId="77777777" w:rsidR="001A20E6" w:rsidRDefault="00000000">
            <w:pPr>
              <w:pStyle w:val="TableCellTaskBadge"/>
              <w:shd w:val="clear" w:color="auto" w:fill="FCE4EC"/>
            </w:pPr>
            <w:r>
              <w:rPr>
                <w:b/>
                <w:bCs/>
                <w:color w:val="C2185B"/>
              </w:rPr>
              <w:t>REVISION</w:t>
            </w:r>
          </w:p>
          <w:p w14:paraId="790912DF" w14:textId="77777777" w:rsidR="001A20E6" w:rsidRDefault="00000000">
            <w:pPr>
              <w:pStyle w:val="TableCellTaskDetails"/>
            </w:pPr>
            <w:r>
              <w:t>• Practice - Investment Models (E10) — 30m</w:t>
            </w:r>
          </w:p>
          <w:p w14:paraId="6C25E481"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4BC0D7F" w14:textId="77777777" w:rsidR="001A20E6" w:rsidRDefault="00000000">
            <w:pPr>
              <w:pStyle w:val="TableCellTaskSubject"/>
            </w:pPr>
            <w:r>
              <w:t>Indian Economy</w:t>
            </w:r>
          </w:p>
          <w:p w14:paraId="3D5E7284" w14:textId="77777777" w:rsidR="001A20E6" w:rsidRDefault="00000000">
            <w:pPr>
              <w:pStyle w:val="TableCellTaskDetails"/>
            </w:pPr>
            <w:r>
              <w:t>• Study - Agriculture (E06) — 1h</w:t>
            </w:r>
          </w:p>
          <w:p w14:paraId="6B5C0053" w14:textId="77777777" w:rsidR="001A20E6" w:rsidRDefault="00000000">
            <w:pPr>
              <w:pStyle w:val="TableCellTaskBadge"/>
              <w:shd w:val="clear" w:color="auto" w:fill="E3F2FD"/>
            </w:pPr>
            <w:r>
              <w:rPr>
                <w:b/>
                <w:bCs/>
                <w:color w:val="1976D2"/>
              </w:rPr>
              <w:t>STUDY</w:t>
            </w:r>
          </w:p>
          <w:p w14:paraId="43857034" w14:textId="77777777" w:rsidR="001A20E6" w:rsidRDefault="00000000">
            <w:pPr>
              <w:pStyle w:val="TableCellTaskDetails"/>
            </w:pPr>
            <w:r>
              <w:t>• Study - Industry (E07) — 30m</w:t>
            </w:r>
          </w:p>
          <w:p w14:paraId="712E6510" w14:textId="77777777" w:rsidR="001A20E6" w:rsidRDefault="00000000">
            <w:pPr>
              <w:pStyle w:val="TableCellTaskBadge"/>
              <w:shd w:val="clear" w:color="auto" w:fill="E3F2FD"/>
            </w:pPr>
            <w:r>
              <w:rPr>
                <w:b/>
                <w:bCs/>
                <w:color w:val="1976D2"/>
              </w:rPr>
              <w:t>STUDY</w:t>
            </w:r>
          </w:p>
          <w:p w14:paraId="1BE7FF6A" w14:textId="77777777" w:rsidR="001A20E6" w:rsidRDefault="00000000">
            <w:pPr>
              <w:pStyle w:val="TableCellTaskDetails"/>
            </w:pPr>
            <w:r>
              <w:t>• Revision - Land Reforms (E11) — 30m</w:t>
            </w:r>
          </w:p>
          <w:p w14:paraId="2E3E4EDD" w14:textId="77777777" w:rsidR="001A20E6" w:rsidRDefault="00000000">
            <w:pPr>
              <w:pStyle w:val="TableCellTaskBadge"/>
              <w:shd w:val="clear" w:color="auto" w:fill="FCE4EC"/>
            </w:pPr>
            <w:r>
              <w:rPr>
                <w:b/>
                <w:bCs/>
                <w:color w:val="C2185B"/>
              </w:rPr>
              <w:t>REVISION</w:t>
            </w:r>
          </w:p>
          <w:p w14:paraId="27644775" w14:textId="77777777" w:rsidR="001A20E6" w:rsidRDefault="00000000">
            <w:pPr>
              <w:pStyle w:val="TableCellTaskDetails"/>
            </w:pPr>
            <w:r>
              <w:t>• Practice - Land Reforms (E11) — 30m</w:t>
            </w:r>
          </w:p>
          <w:p w14:paraId="4D161ECE"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64A8B3BA" w14:textId="77777777" w:rsidR="001A20E6" w:rsidRDefault="001A20E6"/>
        </w:tc>
      </w:tr>
    </w:tbl>
    <w:p w14:paraId="2ABC16FC" w14:textId="77777777" w:rsidR="001A20E6" w:rsidRDefault="001A20E6">
      <w:pPr>
        <w:spacing w:after="400"/>
      </w:pPr>
    </w:p>
    <w:p w14:paraId="0CCA85F6" w14:textId="77777777" w:rsidR="001A20E6" w:rsidRDefault="00000000">
      <w:pPr>
        <w:pStyle w:val="ResourceTitle"/>
      </w:pPr>
      <w:r>
        <w:t>📚 Resources for Jul 26 - Aug 01</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4D602B27" w14:textId="77777777">
        <w:tc>
          <w:tcPr>
            <w:tcW w:w="1650" w:type="pct"/>
            <w:tcBorders>
              <w:bottom w:val="single" w:sz="2" w:space="0" w:color="D1D5DB"/>
              <w:right w:val="single" w:sz="2" w:space="0" w:color="D1D5DB"/>
            </w:tcBorders>
            <w:tcMar>
              <w:top w:w="200" w:type="dxa"/>
              <w:left w:w="150" w:type="dxa"/>
              <w:bottom w:w="200" w:type="dxa"/>
              <w:right w:w="150" w:type="dxa"/>
            </w:tcMar>
          </w:tcPr>
          <w:p w14:paraId="5081DBA0" w14:textId="77777777" w:rsidR="001A20E6" w:rsidRDefault="00000000">
            <w:pPr>
              <w:pStyle w:val="TableCellSubjectName"/>
            </w:pPr>
            <w:r>
              <w:t>Indian Polity and Governance</w:t>
            </w:r>
          </w:p>
          <w:p w14:paraId="20D357E0" w14:textId="77777777" w:rsidR="001A20E6" w:rsidRDefault="00000000">
            <w:pPr>
              <w:pStyle w:val="TableCellCategoryTitle"/>
            </w:pPr>
            <w:r>
              <w:t>📝 Practice Materials</w:t>
            </w:r>
          </w:p>
          <w:p w14:paraId="66DF028A" w14:textId="77777777" w:rsidR="001A20E6" w:rsidRDefault="00000000">
            <w:pPr>
              <w:pStyle w:val="TableCellResourceItem"/>
            </w:pPr>
            <w:r>
              <w:t>• La Excellence Polity Material</w:t>
            </w:r>
          </w:p>
          <w:p w14:paraId="147163FE" w14:textId="77777777" w:rsidR="001A20E6" w:rsidRDefault="00000000">
            <w:pPr>
              <w:pStyle w:val="TableCellResourceItem"/>
            </w:pPr>
            <w:r>
              <w:t>• Mains RRP + Prelims RRP</w:t>
            </w:r>
          </w:p>
          <w:p w14:paraId="5D15C46A" w14:textId="77777777" w:rsidR="001A20E6" w:rsidRDefault="00000000">
            <w:pPr>
              <w:pStyle w:val="TableCellResourceItem"/>
            </w:pPr>
            <w:r>
              <w:t>• Prelims &amp; Mains Workbooks</w:t>
            </w:r>
          </w:p>
          <w:p w14:paraId="271CF8BE" w14:textId="77777777" w:rsidR="001A20E6" w:rsidRDefault="00000000">
            <w:pPr>
              <w:pStyle w:val="TableCellCategoryTitle"/>
            </w:pPr>
            <w:r>
              <w:t>📰 Current Affairs</w:t>
            </w:r>
          </w:p>
          <w:p w14:paraId="1D7F4986" w14:textId="77777777" w:rsidR="001A20E6" w:rsidRDefault="00000000">
            <w:pPr>
              <w:pStyle w:val="TableCellResourceItem"/>
            </w:pPr>
            <w:r>
              <w:t>• NITI Aayog Reports + PRS Briefs</w:t>
            </w:r>
          </w:p>
          <w:p w14:paraId="37344B82" w14:textId="77777777" w:rsidR="001A20E6" w:rsidRDefault="00000000">
            <w:pPr>
              <w:pStyle w:val="TableCellResourceItem"/>
            </w:pPr>
            <w:r>
              <w:t>• Newspapers (The Hindu/Indian Express)</w:t>
            </w:r>
          </w:p>
          <w:p w14:paraId="6C418C0C"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29A68FB0" w14:textId="77777777" w:rsidR="001A20E6" w:rsidRDefault="00000000">
            <w:pPr>
              <w:pStyle w:val="TableCellSubjectName"/>
            </w:pPr>
            <w:r>
              <w:t>Indian Economy</w:t>
            </w:r>
          </w:p>
          <w:p w14:paraId="75E318FE" w14:textId="77777777" w:rsidR="001A20E6" w:rsidRDefault="00000000">
            <w:pPr>
              <w:pStyle w:val="TableCellCategoryTitle"/>
            </w:pPr>
            <w:r>
              <w:t>📝 Practice Materials</w:t>
            </w:r>
          </w:p>
          <w:p w14:paraId="2442C21C" w14:textId="77777777" w:rsidR="001A20E6" w:rsidRDefault="00000000">
            <w:pPr>
              <w:pStyle w:val="TableCellResourceItem"/>
            </w:pPr>
            <w:r>
              <w:t>• La Excellence Economy Material</w:t>
            </w:r>
          </w:p>
          <w:p w14:paraId="301D6CFC" w14:textId="77777777" w:rsidR="001A20E6" w:rsidRDefault="00000000">
            <w:pPr>
              <w:pStyle w:val="TableCellResourceItem"/>
            </w:pPr>
            <w:r>
              <w:t>• Mains RRP + Prelims RRP</w:t>
            </w:r>
          </w:p>
          <w:p w14:paraId="73EADDF4" w14:textId="77777777" w:rsidR="001A20E6" w:rsidRDefault="00000000">
            <w:pPr>
              <w:pStyle w:val="TableCellResourceItem"/>
            </w:pPr>
            <w:r>
              <w:t>• Prelims &amp; Mains Workbooks</w:t>
            </w:r>
          </w:p>
          <w:p w14:paraId="1451D4C0" w14:textId="77777777" w:rsidR="001A20E6" w:rsidRDefault="00000000">
            <w:pPr>
              <w:pStyle w:val="TableCellCategoryTitle"/>
            </w:pPr>
            <w:r>
              <w:t>📰 Current Affairs</w:t>
            </w:r>
          </w:p>
          <w:p w14:paraId="225B8E03" w14:textId="77777777" w:rsidR="001A20E6" w:rsidRDefault="00000000">
            <w:pPr>
              <w:pStyle w:val="TableCellResourceItem"/>
            </w:pPr>
            <w:r>
              <w:t>• NITI Aayog Reports + Economic survey and Budget</w:t>
            </w:r>
          </w:p>
          <w:p w14:paraId="2D63CEC6" w14:textId="77777777" w:rsidR="001A20E6" w:rsidRDefault="00000000">
            <w:pPr>
              <w:pStyle w:val="TableCellResourceItem"/>
            </w:pPr>
            <w:r>
              <w:t>• Newspapers (Hindu and IE Explained)</w:t>
            </w:r>
          </w:p>
        </w:tc>
        <w:tc>
          <w:tcPr>
            <w:tcW w:w="1650" w:type="pct"/>
          </w:tcPr>
          <w:p w14:paraId="690058EB" w14:textId="77777777" w:rsidR="001A20E6" w:rsidRDefault="001A20E6"/>
        </w:tc>
      </w:tr>
    </w:tbl>
    <w:p w14:paraId="7D6453B3"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7BCDA7EF" w14:textId="77777777">
        <w:tc>
          <w:tcPr>
            <w:tcW w:w="2500" w:type="pct"/>
            <w:tcMar>
              <w:top w:w="0" w:type="dxa"/>
              <w:left w:w="0" w:type="dxa"/>
              <w:bottom w:w="0" w:type="dxa"/>
              <w:right w:w="0" w:type="dxa"/>
            </w:tcMar>
          </w:tcPr>
          <w:p w14:paraId="0CEC06BF" w14:textId="77777777" w:rsidR="001A20E6" w:rsidRDefault="00000000">
            <w:pPr>
              <w:pStyle w:val="WeekTitle"/>
            </w:pPr>
            <w:r>
              <w:rPr>
                <w:color w:val="15803D"/>
              </w:rPr>
              <w:t>📅 Aug 02 - Aug 08, 2026</w:t>
            </w:r>
          </w:p>
        </w:tc>
        <w:tc>
          <w:tcPr>
            <w:tcW w:w="2500" w:type="pct"/>
            <w:tcMar>
              <w:top w:w="0" w:type="dxa"/>
              <w:left w:w="0" w:type="dxa"/>
              <w:bottom w:w="0" w:type="dxa"/>
              <w:right w:w="0" w:type="dxa"/>
            </w:tcMar>
          </w:tcPr>
          <w:p w14:paraId="55CB8582" w14:textId="77777777" w:rsidR="001A20E6" w:rsidRDefault="00000000">
            <w:pPr>
              <w:pStyle w:val="WeekCycleName"/>
            </w:pPr>
            <w:r>
              <w:rPr>
                <w:color w:val="15803D"/>
              </w:rPr>
              <w:t>C2</w:t>
            </w:r>
          </w:p>
        </w:tc>
      </w:tr>
    </w:tbl>
    <w:p w14:paraId="1BB0889E"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361244AD" w14:textId="77777777">
        <w:tc>
          <w:tcPr>
            <w:tcW w:w="700" w:type="pct"/>
            <w:shd w:val="clear" w:color="auto" w:fill="DCFCE7"/>
            <w:tcMar>
              <w:top w:w="200" w:type="dxa"/>
              <w:left w:w="100" w:type="dxa"/>
              <w:bottom w:w="200" w:type="dxa"/>
              <w:right w:w="100" w:type="dxa"/>
            </w:tcMar>
          </w:tcPr>
          <w:p w14:paraId="5E75D490" w14:textId="77777777" w:rsidR="001A20E6" w:rsidRDefault="00000000">
            <w:pPr>
              <w:pStyle w:val="TableCellCalendarDayHeader"/>
            </w:pPr>
            <w:r>
              <w:rPr>
                <w:color w:val="15803D"/>
              </w:rPr>
              <w:t>Sunday</w:t>
            </w:r>
          </w:p>
          <w:p w14:paraId="696876DF" w14:textId="77777777" w:rsidR="001A20E6" w:rsidRDefault="00000000">
            <w:pPr>
              <w:pStyle w:val="TableCellCalendarDateHeader"/>
            </w:pPr>
            <w:r>
              <w:rPr>
                <w:color w:val="15803D"/>
              </w:rPr>
              <w:t>Aug 02</w:t>
            </w:r>
          </w:p>
          <w:p w14:paraId="67A52BB1"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468A079B" w14:textId="77777777" w:rsidR="001A20E6" w:rsidRDefault="00000000">
            <w:pPr>
              <w:pStyle w:val="TableCellCalendarDayHeader"/>
            </w:pPr>
            <w:r>
              <w:rPr>
                <w:color w:val="15803D"/>
              </w:rPr>
              <w:t>Monday</w:t>
            </w:r>
          </w:p>
          <w:p w14:paraId="3852AB23" w14:textId="77777777" w:rsidR="001A20E6" w:rsidRDefault="00000000">
            <w:pPr>
              <w:pStyle w:val="TableCellCalendarDateHeader"/>
            </w:pPr>
            <w:r>
              <w:rPr>
                <w:color w:val="15803D"/>
              </w:rPr>
              <w:t>Aug 03</w:t>
            </w:r>
          </w:p>
          <w:p w14:paraId="567C31C9"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758EBE37" w14:textId="77777777" w:rsidR="001A20E6" w:rsidRDefault="00000000">
            <w:pPr>
              <w:pStyle w:val="TableCellCalendarDayHeader"/>
            </w:pPr>
            <w:r>
              <w:rPr>
                <w:color w:val="15803D"/>
              </w:rPr>
              <w:t>Tuesday</w:t>
            </w:r>
          </w:p>
          <w:p w14:paraId="002427CA" w14:textId="77777777" w:rsidR="001A20E6" w:rsidRDefault="00000000">
            <w:pPr>
              <w:pStyle w:val="TableCellCalendarDateHeader"/>
            </w:pPr>
            <w:r>
              <w:rPr>
                <w:color w:val="15803D"/>
              </w:rPr>
              <w:t>Aug 04</w:t>
            </w:r>
          </w:p>
          <w:p w14:paraId="061721C4"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40770437" w14:textId="77777777" w:rsidR="001A20E6" w:rsidRDefault="00000000">
            <w:pPr>
              <w:pStyle w:val="TableCellCalendarDayHeader"/>
            </w:pPr>
            <w:r>
              <w:rPr>
                <w:color w:val="15803D"/>
              </w:rPr>
              <w:t>Wednesday</w:t>
            </w:r>
          </w:p>
          <w:p w14:paraId="30E99A0B" w14:textId="77777777" w:rsidR="001A20E6" w:rsidRDefault="00000000">
            <w:pPr>
              <w:pStyle w:val="TableCellCalendarDateHeader"/>
            </w:pPr>
            <w:r>
              <w:rPr>
                <w:color w:val="15803D"/>
              </w:rPr>
              <w:t>Aug 05</w:t>
            </w:r>
          </w:p>
          <w:p w14:paraId="0CC76673"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58B20412" w14:textId="77777777" w:rsidR="001A20E6" w:rsidRDefault="00000000">
            <w:pPr>
              <w:pStyle w:val="TableCellCalendarDayHeader"/>
            </w:pPr>
            <w:r>
              <w:rPr>
                <w:color w:val="15803D"/>
              </w:rPr>
              <w:t>Thursday</w:t>
            </w:r>
          </w:p>
          <w:p w14:paraId="40530C84" w14:textId="77777777" w:rsidR="001A20E6" w:rsidRDefault="00000000">
            <w:pPr>
              <w:pStyle w:val="TableCellCalendarDateHeader"/>
            </w:pPr>
            <w:r>
              <w:rPr>
                <w:color w:val="15803D"/>
              </w:rPr>
              <w:t>Aug 06</w:t>
            </w:r>
          </w:p>
          <w:p w14:paraId="4D1405F5"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14357853" w14:textId="77777777" w:rsidR="001A20E6" w:rsidRDefault="00000000">
            <w:pPr>
              <w:pStyle w:val="TableCellCalendarDayHeader"/>
            </w:pPr>
            <w:r>
              <w:rPr>
                <w:color w:val="15803D"/>
              </w:rPr>
              <w:t>Friday</w:t>
            </w:r>
          </w:p>
          <w:p w14:paraId="6255C657" w14:textId="77777777" w:rsidR="001A20E6" w:rsidRDefault="00000000">
            <w:pPr>
              <w:pStyle w:val="TableCellCalendarDateHeader"/>
            </w:pPr>
            <w:r>
              <w:rPr>
                <w:color w:val="15803D"/>
              </w:rPr>
              <w:t>Aug 07</w:t>
            </w:r>
          </w:p>
          <w:p w14:paraId="0FA6EEAB"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121EE1A7" w14:textId="77777777" w:rsidR="001A20E6" w:rsidRDefault="00000000">
            <w:pPr>
              <w:pStyle w:val="TableCellCalendarDayHeader"/>
            </w:pPr>
            <w:r>
              <w:rPr>
                <w:color w:val="F57C00"/>
              </w:rPr>
              <w:t>Saturday</w:t>
            </w:r>
          </w:p>
          <w:p w14:paraId="45C37ABE" w14:textId="77777777" w:rsidR="001A20E6" w:rsidRDefault="00000000">
            <w:pPr>
              <w:pStyle w:val="TableCellCalendarDateHeader"/>
            </w:pPr>
            <w:r>
              <w:rPr>
                <w:color w:val="F57C00"/>
              </w:rPr>
              <w:t>Aug 08</w:t>
            </w:r>
          </w:p>
          <w:p w14:paraId="774891E7" w14:textId="77777777" w:rsidR="001A20E6" w:rsidRDefault="00000000">
            <w:pPr>
              <w:pStyle w:val="TableCellCatchupLabel"/>
            </w:pPr>
            <w:r>
              <w:rPr>
                <w:color w:val="F57C00"/>
              </w:rPr>
              <w:t>Catchup Day</w:t>
            </w:r>
          </w:p>
        </w:tc>
      </w:tr>
      <w:tr w:rsidR="001A20E6" w14:paraId="07A6D841" w14:textId="77777777">
        <w:tc>
          <w:tcPr>
            <w:tcW w:w="700" w:type="pct"/>
            <w:shd w:val="clear" w:color="auto" w:fill="DCFCE7"/>
            <w:tcMar>
              <w:top w:w="150" w:type="dxa"/>
              <w:left w:w="100" w:type="dxa"/>
              <w:bottom w:w="150" w:type="dxa"/>
              <w:right w:w="100" w:type="dxa"/>
            </w:tcMar>
          </w:tcPr>
          <w:p w14:paraId="75E18121" w14:textId="77777777" w:rsidR="001A20E6" w:rsidRDefault="00000000">
            <w:pPr>
              <w:pStyle w:val="TableCellTaskSubject"/>
            </w:pPr>
            <w:r>
              <w:t>Indian Polity and Governance</w:t>
            </w:r>
          </w:p>
          <w:p w14:paraId="6723B87C" w14:textId="77777777" w:rsidR="001A20E6" w:rsidRDefault="00000000">
            <w:pPr>
              <w:pStyle w:val="TableCellTaskDetails"/>
            </w:pPr>
            <w:r>
              <w:t>• Test - TEST — 3h</w:t>
            </w:r>
          </w:p>
          <w:p w14:paraId="606963A8"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4621127A" w14:textId="77777777" w:rsidR="001A20E6" w:rsidRDefault="00000000">
            <w:pPr>
              <w:pStyle w:val="TableCellTaskSubject"/>
            </w:pPr>
            <w:r>
              <w:t>Indian Polity and Governance</w:t>
            </w:r>
          </w:p>
          <w:p w14:paraId="7DCEA21E" w14:textId="77777777" w:rsidR="001A20E6" w:rsidRDefault="00000000">
            <w:pPr>
              <w:pStyle w:val="TableCellTaskDetails"/>
            </w:pPr>
            <w:r>
              <w:t>• Study - Local Government (P05) — 1h 30m</w:t>
            </w:r>
          </w:p>
          <w:p w14:paraId="7B2E43E5" w14:textId="77777777" w:rsidR="001A20E6" w:rsidRDefault="00000000">
            <w:pPr>
              <w:pStyle w:val="TableCellTaskBadge"/>
              <w:shd w:val="clear" w:color="auto" w:fill="E3F2FD"/>
            </w:pPr>
            <w:r>
              <w:rPr>
                <w:b/>
                <w:bCs/>
                <w:color w:val="1976D2"/>
              </w:rPr>
              <w:t>STUDY</w:t>
            </w:r>
          </w:p>
          <w:p w14:paraId="38EF90B8" w14:textId="77777777" w:rsidR="001A20E6" w:rsidRDefault="00000000">
            <w:pPr>
              <w:pStyle w:val="TableCellTaskDetails"/>
            </w:pPr>
            <w:r>
              <w:t>• Revision - Constitutional Bodies (P07) — 30m</w:t>
            </w:r>
          </w:p>
          <w:p w14:paraId="598FA54E" w14:textId="77777777" w:rsidR="001A20E6" w:rsidRDefault="00000000">
            <w:pPr>
              <w:pStyle w:val="TableCellTaskBadge"/>
              <w:shd w:val="clear" w:color="auto" w:fill="FCE4EC"/>
            </w:pPr>
            <w:r>
              <w:rPr>
                <w:b/>
                <w:bCs/>
                <w:color w:val="C2185B"/>
              </w:rPr>
              <w:t>REVISION</w:t>
            </w:r>
          </w:p>
          <w:p w14:paraId="76C57F98" w14:textId="77777777" w:rsidR="001A20E6" w:rsidRDefault="00000000">
            <w:pPr>
              <w:pStyle w:val="TableCellTaskDetails"/>
            </w:pPr>
            <w:r>
              <w:t>• Practice - Constitutional Bodies (P07) — 30m</w:t>
            </w:r>
          </w:p>
          <w:p w14:paraId="11BCD764"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49FE3D5" w14:textId="77777777" w:rsidR="001A20E6" w:rsidRDefault="00000000">
            <w:pPr>
              <w:pStyle w:val="TableCellTaskSubject"/>
            </w:pPr>
            <w:r>
              <w:t>Indian Polity and Governance</w:t>
            </w:r>
          </w:p>
          <w:p w14:paraId="54F42750" w14:textId="77777777" w:rsidR="001A20E6" w:rsidRDefault="00000000">
            <w:pPr>
              <w:pStyle w:val="TableCellTaskDetails"/>
            </w:pPr>
            <w:r>
              <w:t>• Study - Union Territories (P06) — 1h 30m</w:t>
            </w:r>
          </w:p>
          <w:p w14:paraId="35950619" w14:textId="77777777" w:rsidR="001A20E6" w:rsidRDefault="00000000">
            <w:pPr>
              <w:pStyle w:val="TableCellTaskBadge"/>
              <w:shd w:val="clear" w:color="auto" w:fill="E3F2FD"/>
            </w:pPr>
            <w:r>
              <w:rPr>
                <w:b/>
                <w:bCs/>
                <w:color w:val="1976D2"/>
              </w:rPr>
              <w:t>STUDY</w:t>
            </w:r>
          </w:p>
          <w:p w14:paraId="3117C559" w14:textId="77777777" w:rsidR="001A20E6" w:rsidRDefault="00000000">
            <w:pPr>
              <w:pStyle w:val="TableCellTaskDetails"/>
            </w:pPr>
            <w:r>
              <w:t>• Revision - Constitutional Bodies (P07) — 30m</w:t>
            </w:r>
          </w:p>
          <w:p w14:paraId="77FAC01E" w14:textId="77777777" w:rsidR="001A20E6" w:rsidRDefault="00000000">
            <w:pPr>
              <w:pStyle w:val="TableCellTaskBadge"/>
              <w:shd w:val="clear" w:color="auto" w:fill="FCE4EC"/>
            </w:pPr>
            <w:r>
              <w:rPr>
                <w:b/>
                <w:bCs/>
                <w:color w:val="C2185B"/>
              </w:rPr>
              <w:t>REVISION</w:t>
            </w:r>
          </w:p>
          <w:p w14:paraId="69A94877" w14:textId="77777777" w:rsidR="001A20E6" w:rsidRDefault="00000000">
            <w:pPr>
              <w:pStyle w:val="TableCellTaskDetails"/>
            </w:pPr>
            <w:r>
              <w:t>• Practice - Constitutional Bodies (P07) — 30m</w:t>
            </w:r>
          </w:p>
          <w:p w14:paraId="1E4DE9F4"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E14FE9F" w14:textId="77777777" w:rsidR="001A20E6" w:rsidRDefault="00000000">
            <w:pPr>
              <w:pStyle w:val="TableCellTaskSubject"/>
            </w:pPr>
            <w:r>
              <w:t>Indian Polity and Governance</w:t>
            </w:r>
          </w:p>
          <w:p w14:paraId="7678F073" w14:textId="77777777" w:rsidR="001A20E6" w:rsidRDefault="00000000">
            <w:pPr>
              <w:pStyle w:val="TableCellTaskDetails"/>
            </w:pPr>
            <w:r>
              <w:t>• Study - Union Territories (P06) — 1h 30m</w:t>
            </w:r>
          </w:p>
          <w:p w14:paraId="18AD720D" w14:textId="77777777" w:rsidR="001A20E6" w:rsidRDefault="00000000">
            <w:pPr>
              <w:pStyle w:val="TableCellTaskBadge"/>
              <w:shd w:val="clear" w:color="auto" w:fill="E3F2FD"/>
            </w:pPr>
            <w:r>
              <w:rPr>
                <w:b/>
                <w:bCs/>
                <w:color w:val="1976D2"/>
              </w:rPr>
              <w:t>STUDY</w:t>
            </w:r>
          </w:p>
          <w:p w14:paraId="50FD2361" w14:textId="77777777" w:rsidR="001A20E6" w:rsidRDefault="00000000">
            <w:pPr>
              <w:pStyle w:val="TableCellTaskDetails"/>
            </w:pPr>
            <w:r>
              <w:t>• Revision - Constitutional Bodies (P07) — 30m</w:t>
            </w:r>
          </w:p>
          <w:p w14:paraId="1A432518" w14:textId="77777777" w:rsidR="001A20E6" w:rsidRDefault="00000000">
            <w:pPr>
              <w:pStyle w:val="TableCellTaskBadge"/>
              <w:shd w:val="clear" w:color="auto" w:fill="FCE4EC"/>
            </w:pPr>
            <w:r>
              <w:rPr>
                <w:b/>
                <w:bCs/>
                <w:color w:val="C2185B"/>
              </w:rPr>
              <w:t>REVISION</w:t>
            </w:r>
          </w:p>
          <w:p w14:paraId="1CF2CFEE" w14:textId="77777777" w:rsidR="001A20E6" w:rsidRDefault="00000000">
            <w:pPr>
              <w:pStyle w:val="TableCellTaskDetails"/>
            </w:pPr>
            <w:r>
              <w:t>• Practice - Constitutional Bodies (P07) — 30m</w:t>
            </w:r>
          </w:p>
          <w:p w14:paraId="2A1F9882"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92A6BCD" w14:textId="77777777" w:rsidR="001A20E6" w:rsidRDefault="00000000">
            <w:pPr>
              <w:pStyle w:val="TableCellTaskSubject"/>
            </w:pPr>
            <w:r>
              <w:t>Indian Polity and Governance</w:t>
            </w:r>
          </w:p>
          <w:p w14:paraId="0B765046" w14:textId="77777777" w:rsidR="001A20E6" w:rsidRDefault="00000000">
            <w:pPr>
              <w:pStyle w:val="TableCellTaskDetails"/>
            </w:pPr>
            <w:r>
              <w:t>• Study - Union Territories (P06) — 1h 30m</w:t>
            </w:r>
          </w:p>
          <w:p w14:paraId="54F234C4" w14:textId="77777777" w:rsidR="001A20E6" w:rsidRDefault="00000000">
            <w:pPr>
              <w:pStyle w:val="TableCellTaskBadge"/>
              <w:shd w:val="clear" w:color="auto" w:fill="E3F2FD"/>
            </w:pPr>
            <w:r>
              <w:rPr>
                <w:b/>
                <w:bCs/>
                <w:color w:val="1976D2"/>
              </w:rPr>
              <w:t>STUDY</w:t>
            </w:r>
          </w:p>
          <w:p w14:paraId="6ADF2AE7" w14:textId="77777777" w:rsidR="001A20E6" w:rsidRDefault="00000000">
            <w:pPr>
              <w:pStyle w:val="TableCellTaskDetails"/>
            </w:pPr>
            <w:r>
              <w:t>• Revision - Non-Constitutional Bodies (P08) — 30m</w:t>
            </w:r>
          </w:p>
          <w:p w14:paraId="0E7DC8BF" w14:textId="77777777" w:rsidR="001A20E6" w:rsidRDefault="00000000">
            <w:pPr>
              <w:pStyle w:val="TableCellTaskBadge"/>
              <w:shd w:val="clear" w:color="auto" w:fill="FCE4EC"/>
            </w:pPr>
            <w:r>
              <w:rPr>
                <w:b/>
                <w:bCs/>
                <w:color w:val="C2185B"/>
              </w:rPr>
              <w:t>REVISION</w:t>
            </w:r>
          </w:p>
          <w:p w14:paraId="0A8AFF5D" w14:textId="77777777" w:rsidR="001A20E6" w:rsidRDefault="00000000">
            <w:pPr>
              <w:pStyle w:val="TableCellTaskDetails"/>
            </w:pPr>
            <w:r>
              <w:t>• Practice - Non-Constitutional Bodies (P08) — 30m</w:t>
            </w:r>
          </w:p>
          <w:p w14:paraId="11733A3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C8C7ED6" w14:textId="77777777" w:rsidR="001A20E6" w:rsidRDefault="00000000">
            <w:pPr>
              <w:pStyle w:val="TableCellTaskSubject"/>
            </w:pPr>
            <w:r>
              <w:t>Indian Polity and Governance</w:t>
            </w:r>
          </w:p>
          <w:p w14:paraId="04EA9616" w14:textId="77777777" w:rsidR="001A20E6" w:rsidRDefault="00000000">
            <w:pPr>
              <w:pStyle w:val="TableCellTaskDetails"/>
            </w:pPr>
            <w:r>
              <w:t>• Study - Union Territories (P06) — 1h</w:t>
            </w:r>
          </w:p>
          <w:p w14:paraId="368C8244" w14:textId="77777777" w:rsidR="001A20E6" w:rsidRDefault="00000000">
            <w:pPr>
              <w:pStyle w:val="TableCellTaskBadge"/>
              <w:shd w:val="clear" w:color="auto" w:fill="E3F2FD"/>
            </w:pPr>
            <w:r>
              <w:rPr>
                <w:b/>
                <w:bCs/>
                <w:color w:val="1976D2"/>
              </w:rPr>
              <w:t>STUDY</w:t>
            </w:r>
          </w:p>
          <w:p w14:paraId="476E2DFD" w14:textId="77777777" w:rsidR="001A20E6" w:rsidRDefault="00000000">
            <w:pPr>
              <w:pStyle w:val="TableCellTaskDetails"/>
            </w:pPr>
            <w:r>
              <w:t>• Study - Constitutional Bodies (P07) — 30m</w:t>
            </w:r>
          </w:p>
          <w:p w14:paraId="68E72118" w14:textId="77777777" w:rsidR="001A20E6" w:rsidRDefault="00000000">
            <w:pPr>
              <w:pStyle w:val="TableCellTaskBadge"/>
              <w:shd w:val="clear" w:color="auto" w:fill="E3F2FD"/>
            </w:pPr>
            <w:r>
              <w:rPr>
                <w:b/>
                <w:bCs/>
                <w:color w:val="1976D2"/>
              </w:rPr>
              <w:t>STUDY</w:t>
            </w:r>
          </w:p>
          <w:p w14:paraId="05ED7BED" w14:textId="77777777" w:rsidR="001A20E6" w:rsidRDefault="00000000">
            <w:pPr>
              <w:pStyle w:val="TableCellTaskDetails"/>
            </w:pPr>
            <w:r>
              <w:t>• Revision - Non-Constitutional Bodies (P08) — 30m</w:t>
            </w:r>
          </w:p>
          <w:p w14:paraId="02B7DD49" w14:textId="77777777" w:rsidR="001A20E6" w:rsidRDefault="00000000">
            <w:pPr>
              <w:pStyle w:val="TableCellTaskBadge"/>
              <w:shd w:val="clear" w:color="auto" w:fill="FCE4EC"/>
            </w:pPr>
            <w:r>
              <w:rPr>
                <w:b/>
                <w:bCs/>
                <w:color w:val="C2185B"/>
              </w:rPr>
              <w:t>REVISION</w:t>
            </w:r>
          </w:p>
          <w:p w14:paraId="62B0F71C" w14:textId="77777777" w:rsidR="001A20E6" w:rsidRDefault="00000000">
            <w:pPr>
              <w:pStyle w:val="TableCellTaskDetails"/>
            </w:pPr>
            <w:r>
              <w:t>• Practice - Non-Constitutional Bodies (P08) — 30m</w:t>
            </w:r>
          </w:p>
          <w:p w14:paraId="3A04D2DA"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6619D254" w14:textId="77777777" w:rsidR="001A20E6" w:rsidRDefault="001A20E6"/>
        </w:tc>
      </w:tr>
      <w:tr w:rsidR="001A20E6" w14:paraId="14EE35D5" w14:textId="77777777">
        <w:tc>
          <w:tcPr>
            <w:tcW w:w="700" w:type="pct"/>
            <w:shd w:val="clear" w:color="auto" w:fill="DCFCE7"/>
            <w:tcMar>
              <w:top w:w="150" w:type="dxa"/>
              <w:left w:w="100" w:type="dxa"/>
              <w:bottom w:w="150" w:type="dxa"/>
              <w:right w:w="100" w:type="dxa"/>
            </w:tcMar>
          </w:tcPr>
          <w:p w14:paraId="26C2F322" w14:textId="77777777" w:rsidR="001A20E6" w:rsidRDefault="00000000">
            <w:pPr>
              <w:pStyle w:val="TableCellTaskSubject"/>
            </w:pPr>
            <w:r>
              <w:t>Indian Economy</w:t>
            </w:r>
          </w:p>
          <w:p w14:paraId="1FF617B3" w14:textId="77777777" w:rsidR="001A20E6" w:rsidRDefault="00000000">
            <w:pPr>
              <w:pStyle w:val="TableCellTaskDetails"/>
            </w:pPr>
            <w:r>
              <w:t>• Test - TEST — 3h</w:t>
            </w:r>
          </w:p>
          <w:p w14:paraId="3EF7F848"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49FCBC38" w14:textId="77777777" w:rsidR="001A20E6" w:rsidRDefault="00000000">
            <w:pPr>
              <w:pStyle w:val="TableCellTaskSubject"/>
            </w:pPr>
            <w:r>
              <w:t>Indian Economy</w:t>
            </w:r>
          </w:p>
          <w:p w14:paraId="7FCD96EB" w14:textId="77777777" w:rsidR="001A20E6" w:rsidRDefault="00000000">
            <w:pPr>
              <w:pStyle w:val="TableCellTaskDetails"/>
            </w:pPr>
            <w:r>
              <w:t>• Study - Industry (E07) — 1h 30m</w:t>
            </w:r>
          </w:p>
          <w:p w14:paraId="0D23A8C4" w14:textId="77777777" w:rsidR="001A20E6" w:rsidRDefault="00000000">
            <w:pPr>
              <w:pStyle w:val="TableCellTaskBadge"/>
              <w:shd w:val="clear" w:color="auto" w:fill="E3F2FD"/>
            </w:pPr>
            <w:r>
              <w:rPr>
                <w:b/>
                <w:bCs/>
                <w:color w:val="1976D2"/>
              </w:rPr>
              <w:t>STUDY</w:t>
            </w:r>
          </w:p>
          <w:p w14:paraId="2C0E1031" w14:textId="77777777" w:rsidR="001A20E6" w:rsidRDefault="00000000">
            <w:pPr>
              <w:pStyle w:val="TableCellTaskDetails"/>
            </w:pPr>
            <w:r>
              <w:t>• Revision - Effects of Liberalization (E12) — 30m</w:t>
            </w:r>
          </w:p>
          <w:p w14:paraId="328FE8FD" w14:textId="77777777" w:rsidR="001A20E6" w:rsidRDefault="00000000">
            <w:pPr>
              <w:pStyle w:val="TableCellTaskBadge"/>
              <w:shd w:val="clear" w:color="auto" w:fill="FCE4EC"/>
            </w:pPr>
            <w:r>
              <w:rPr>
                <w:b/>
                <w:bCs/>
                <w:color w:val="C2185B"/>
              </w:rPr>
              <w:t>REVISION</w:t>
            </w:r>
          </w:p>
          <w:p w14:paraId="55EA0CCC" w14:textId="77777777" w:rsidR="001A20E6" w:rsidRDefault="00000000">
            <w:pPr>
              <w:pStyle w:val="TableCellTaskDetails"/>
            </w:pPr>
            <w:r>
              <w:t>• Practice - Effects of Liberalization (E12) — 30m</w:t>
            </w:r>
          </w:p>
          <w:p w14:paraId="0EF9D49D"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15E5118" w14:textId="77777777" w:rsidR="001A20E6" w:rsidRDefault="00000000">
            <w:pPr>
              <w:pStyle w:val="TableCellTaskSubject"/>
            </w:pPr>
            <w:r>
              <w:t>Indian Economy</w:t>
            </w:r>
          </w:p>
          <w:p w14:paraId="3A59D931" w14:textId="77777777" w:rsidR="001A20E6" w:rsidRDefault="00000000">
            <w:pPr>
              <w:pStyle w:val="TableCellTaskDetails"/>
            </w:pPr>
            <w:r>
              <w:t>• Study - Industry (E07) — 30m</w:t>
            </w:r>
          </w:p>
          <w:p w14:paraId="23EDED9E" w14:textId="77777777" w:rsidR="001A20E6" w:rsidRDefault="00000000">
            <w:pPr>
              <w:pStyle w:val="TableCellTaskBadge"/>
              <w:shd w:val="clear" w:color="auto" w:fill="E3F2FD"/>
            </w:pPr>
            <w:r>
              <w:rPr>
                <w:b/>
                <w:bCs/>
                <w:color w:val="1976D2"/>
              </w:rPr>
              <w:t>STUDY</w:t>
            </w:r>
          </w:p>
          <w:p w14:paraId="79C17E71" w14:textId="77777777" w:rsidR="001A20E6" w:rsidRDefault="00000000">
            <w:pPr>
              <w:pStyle w:val="TableCellTaskDetails"/>
            </w:pPr>
            <w:r>
              <w:t>• Study - Services (E08) — 1h</w:t>
            </w:r>
          </w:p>
          <w:p w14:paraId="0F1CB029" w14:textId="77777777" w:rsidR="001A20E6" w:rsidRDefault="00000000">
            <w:pPr>
              <w:pStyle w:val="TableCellTaskBadge"/>
              <w:shd w:val="clear" w:color="auto" w:fill="E3F2FD"/>
            </w:pPr>
            <w:r>
              <w:rPr>
                <w:b/>
                <w:bCs/>
                <w:color w:val="1976D2"/>
              </w:rPr>
              <w:t>STUDY</w:t>
            </w:r>
          </w:p>
          <w:p w14:paraId="5A9ED927" w14:textId="77777777" w:rsidR="001A20E6" w:rsidRDefault="00000000">
            <w:pPr>
              <w:pStyle w:val="TableCellTaskDetails"/>
            </w:pPr>
            <w:r>
              <w:t>• Revision - External Sector (E13) — 30m</w:t>
            </w:r>
          </w:p>
          <w:p w14:paraId="1AFD9938" w14:textId="77777777" w:rsidR="001A20E6" w:rsidRDefault="00000000">
            <w:pPr>
              <w:pStyle w:val="TableCellTaskBadge"/>
              <w:shd w:val="clear" w:color="auto" w:fill="FCE4EC"/>
            </w:pPr>
            <w:r>
              <w:rPr>
                <w:b/>
                <w:bCs/>
                <w:color w:val="C2185B"/>
              </w:rPr>
              <w:t>REVISION</w:t>
            </w:r>
          </w:p>
          <w:p w14:paraId="0DEBA9FA" w14:textId="77777777" w:rsidR="001A20E6" w:rsidRDefault="00000000">
            <w:pPr>
              <w:pStyle w:val="TableCellTaskDetails"/>
            </w:pPr>
            <w:r>
              <w:t>• Practice - External Sector (E13) — 30m</w:t>
            </w:r>
          </w:p>
          <w:p w14:paraId="24E48AE1"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EB08FE9" w14:textId="77777777" w:rsidR="001A20E6" w:rsidRDefault="00000000">
            <w:pPr>
              <w:pStyle w:val="TableCellTaskSubject"/>
            </w:pPr>
            <w:r>
              <w:t>Indian Economy</w:t>
            </w:r>
          </w:p>
          <w:p w14:paraId="068DC400" w14:textId="77777777" w:rsidR="001A20E6" w:rsidRDefault="00000000">
            <w:pPr>
              <w:pStyle w:val="TableCellTaskDetails"/>
            </w:pPr>
            <w:r>
              <w:t>• Study - Services (E08) — 1h 30m</w:t>
            </w:r>
          </w:p>
          <w:p w14:paraId="07A4EC20" w14:textId="77777777" w:rsidR="001A20E6" w:rsidRDefault="00000000">
            <w:pPr>
              <w:pStyle w:val="TableCellTaskBadge"/>
              <w:shd w:val="clear" w:color="auto" w:fill="E3F2FD"/>
            </w:pPr>
            <w:r>
              <w:rPr>
                <w:b/>
                <w:bCs/>
                <w:color w:val="1976D2"/>
              </w:rPr>
              <w:t>STUDY</w:t>
            </w:r>
          </w:p>
          <w:p w14:paraId="5D033CF9" w14:textId="77777777" w:rsidR="001A20E6" w:rsidRDefault="00000000">
            <w:pPr>
              <w:pStyle w:val="TableCellTaskDetails"/>
            </w:pPr>
            <w:r>
              <w:t>• Revision - International Economic Organizations (E14) — 30m</w:t>
            </w:r>
          </w:p>
          <w:p w14:paraId="604702E2" w14:textId="77777777" w:rsidR="001A20E6" w:rsidRDefault="00000000">
            <w:pPr>
              <w:pStyle w:val="TableCellTaskBadge"/>
              <w:shd w:val="clear" w:color="auto" w:fill="FCE4EC"/>
            </w:pPr>
            <w:r>
              <w:rPr>
                <w:b/>
                <w:bCs/>
                <w:color w:val="C2185B"/>
              </w:rPr>
              <w:t>REVISION</w:t>
            </w:r>
          </w:p>
          <w:p w14:paraId="1F467D8F" w14:textId="77777777" w:rsidR="001A20E6" w:rsidRDefault="00000000">
            <w:pPr>
              <w:pStyle w:val="TableCellTaskDetails"/>
            </w:pPr>
            <w:r>
              <w:t>• Practice - International Economic Organizations (E14) — 30m</w:t>
            </w:r>
          </w:p>
          <w:p w14:paraId="6E4B882D"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2B40D26" w14:textId="77777777" w:rsidR="001A20E6" w:rsidRDefault="00000000">
            <w:pPr>
              <w:pStyle w:val="TableCellTaskSubject"/>
            </w:pPr>
            <w:r>
              <w:t>Indian Economy</w:t>
            </w:r>
          </w:p>
          <w:p w14:paraId="30694CBD" w14:textId="77777777" w:rsidR="001A20E6" w:rsidRDefault="00000000">
            <w:pPr>
              <w:pStyle w:val="TableCellTaskDetails"/>
            </w:pPr>
            <w:r>
              <w:t>• Study - Infrastructure (E09) — 1h 30m</w:t>
            </w:r>
          </w:p>
          <w:p w14:paraId="52B1B1A5" w14:textId="77777777" w:rsidR="001A20E6" w:rsidRDefault="00000000">
            <w:pPr>
              <w:pStyle w:val="TableCellTaskBadge"/>
              <w:shd w:val="clear" w:color="auto" w:fill="E3F2FD"/>
            </w:pPr>
            <w:r>
              <w:rPr>
                <w:b/>
                <w:bCs/>
                <w:color w:val="1976D2"/>
              </w:rPr>
              <w:t>STUDY</w:t>
            </w:r>
          </w:p>
          <w:p w14:paraId="05F8EF9F" w14:textId="77777777" w:rsidR="001A20E6" w:rsidRDefault="00000000">
            <w:pPr>
              <w:pStyle w:val="TableCellTaskDetails"/>
            </w:pPr>
            <w:r>
              <w:t>• Revision - Banking and Insurance (E15) — 30m</w:t>
            </w:r>
          </w:p>
          <w:p w14:paraId="3A0D50B9" w14:textId="77777777" w:rsidR="001A20E6" w:rsidRDefault="00000000">
            <w:pPr>
              <w:pStyle w:val="TableCellTaskBadge"/>
              <w:shd w:val="clear" w:color="auto" w:fill="FCE4EC"/>
            </w:pPr>
            <w:r>
              <w:rPr>
                <w:b/>
                <w:bCs/>
                <w:color w:val="C2185B"/>
              </w:rPr>
              <w:t>REVISION</w:t>
            </w:r>
          </w:p>
          <w:p w14:paraId="2BDE9842" w14:textId="77777777" w:rsidR="001A20E6" w:rsidRDefault="00000000">
            <w:pPr>
              <w:pStyle w:val="TableCellTaskDetails"/>
            </w:pPr>
            <w:r>
              <w:t>• Practice - Banking and Insurance (E15) — 30m</w:t>
            </w:r>
          </w:p>
          <w:p w14:paraId="1583E7A8"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05ADD0B" w14:textId="77777777" w:rsidR="001A20E6" w:rsidRDefault="00000000">
            <w:pPr>
              <w:pStyle w:val="TableCellTaskSubject"/>
            </w:pPr>
            <w:r>
              <w:t>Indian Economy</w:t>
            </w:r>
          </w:p>
          <w:p w14:paraId="38DEADA3" w14:textId="77777777" w:rsidR="001A20E6" w:rsidRDefault="00000000">
            <w:pPr>
              <w:pStyle w:val="TableCellTaskDetails"/>
            </w:pPr>
            <w:r>
              <w:t>• Study - Infrastructure (E09) — 1h</w:t>
            </w:r>
          </w:p>
          <w:p w14:paraId="51B81A5C" w14:textId="77777777" w:rsidR="001A20E6" w:rsidRDefault="00000000">
            <w:pPr>
              <w:pStyle w:val="TableCellTaskBadge"/>
              <w:shd w:val="clear" w:color="auto" w:fill="E3F2FD"/>
            </w:pPr>
            <w:r>
              <w:rPr>
                <w:b/>
                <w:bCs/>
                <w:color w:val="1976D2"/>
              </w:rPr>
              <w:t>STUDY</w:t>
            </w:r>
          </w:p>
          <w:p w14:paraId="1ED822FA" w14:textId="77777777" w:rsidR="001A20E6" w:rsidRDefault="00000000">
            <w:pPr>
              <w:pStyle w:val="TableCellTaskDetails"/>
            </w:pPr>
            <w:r>
              <w:t>• Study - Investment Models (E10) — 30m</w:t>
            </w:r>
          </w:p>
          <w:p w14:paraId="64C28558" w14:textId="77777777" w:rsidR="001A20E6" w:rsidRDefault="00000000">
            <w:pPr>
              <w:pStyle w:val="TableCellTaskBadge"/>
              <w:shd w:val="clear" w:color="auto" w:fill="E3F2FD"/>
            </w:pPr>
            <w:r>
              <w:rPr>
                <w:b/>
                <w:bCs/>
                <w:color w:val="1976D2"/>
              </w:rPr>
              <w:t>STUDY</w:t>
            </w:r>
          </w:p>
          <w:p w14:paraId="15826779" w14:textId="77777777" w:rsidR="001A20E6" w:rsidRDefault="00000000">
            <w:pPr>
              <w:pStyle w:val="TableCellTaskDetails"/>
            </w:pPr>
            <w:r>
              <w:t>• Revision - Taxation (E16) — 30m</w:t>
            </w:r>
          </w:p>
          <w:p w14:paraId="46C85304" w14:textId="77777777" w:rsidR="001A20E6" w:rsidRDefault="00000000">
            <w:pPr>
              <w:pStyle w:val="TableCellTaskBadge"/>
              <w:shd w:val="clear" w:color="auto" w:fill="FCE4EC"/>
            </w:pPr>
            <w:r>
              <w:rPr>
                <w:b/>
                <w:bCs/>
                <w:color w:val="C2185B"/>
              </w:rPr>
              <w:t>REVISION</w:t>
            </w:r>
          </w:p>
          <w:p w14:paraId="0E2593ED" w14:textId="77777777" w:rsidR="001A20E6" w:rsidRDefault="00000000">
            <w:pPr>
              <w:pStyle w:val="TableCellTaskDetails"/>
            </w:pPr>
            <w:r>
              <w:t>• Practice - Taxation (E16) — 30m</w:t>
            </w:r>
          </w:p>
          <w:p w14:paraId="52A8ABE9"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2BD7E80E" w14:textId="77777777" w:rsidR="001A20E6" w:rsidRDefault="001A20E6"/>
        </w:tc>
      </w:tr>
    </w:tbl>
    <w:p w14:paraId="1193F091" w14:textId="77777777" w:rsidR="001A20E6" w:rsidRDefault="001A20E6">
      <w:pPr>
        <w:spacing w:after="400"/>
      </w:pPr>
    </w:p>
    <w:p w14:paraId="7380A963" w14:textId="77777777" w:rsidR="001A20E6" w:rsidRDefault="00000000">
      <w:pPr>
        <w:pStyle w:val="ResourceTitle"/>
      </w:pPr>
      <w:r>
        <w:t>📚 Resources for Aug 02 - Aug 08</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3EB2F98E" w14:textId="77777777">
        <w:tc>
          <w:tcPr>
            <w:tcW w:w="1650" w:type="pct"/>
            <w:tcBorders>
              <w:bottom w:val="single" w:sz="2" w:space="0" w:color="D1D5DB"/>
              <w:right w:val="single" w:sz="2" w:space="0" w:color="D1D5DB"/>
            </w:tcBorders>
            <w:tcMar>
              <w:top w:w="200" w:type="dxa"/>
              <w:left w:w="150" w:type="dxa"/>
              <w:bottom w:w="200" w:type="dxa"/>
              <w:right w:w="150" w:type="dxa"/>
            </w:tcMar>
          </w:tcPr>
          <w:p w14:paraId="29EF3C71" w14:textId="77777777" w:rsidR="001A20E6" w:rsidRDefault="00000000">
            <w:pPr>
              <w:pStyle w:val="TableCellSubjectName"/>
            </w:pPr>
            <w:r>
              <w:t>Indian Polity and Governance</w:t>
            </w:r>
          </w:p>
          <w:p w14:paraId="59EE9018" w14:textId="77777777" w:rsidR="001A20E6" w:rsidRDefault="00000000">
            <w:pPr>
              <w:pStyle w:val="TableCellCategoryTitle"/>
            </w:pPr>
            <w:r>
              <w:t>📝 Practice Materials</w:t>
            </w:r>
          </w:p>
          <w:p w14:paraId="301AC8C7" w14:textId="77777777" w:rsidR="001A20E6" w:rsidRDefault="00000000">
            <w:pPr>
              <w:pStyle w:val="TableCellResourceItem"/>
            </w:pPr>
            <w:r>
              <w:t>• La Excellence Polity Material</w:t>
            </w:r>
          </w:p>
          <w:p w14:paraId="0E954EE4" w14:textId="77777777" w:rsidR="001A20E6" w:rsidRDefault="00000000">
            <w:pPr>
              <w:pStyle w:val="TableCellResourceItem"/>
            </w:pPr>
            <w:r>
              <w:t>• Mains RRP + Prelims RRP</w:t>
            </w:r>
          </w:p>
          <w:p w14:paraId="11003714" w14:textId="77777777" w:rsidR="001A20E6" w:rsidRDefault="00000000">
            <w:pPr>
              <w:pStyle w:val="TableCellResourceItem"/>
            </w:pPr>
            <w:r>
              <w:t>• Prelims &amp; Mains Workbooks</w:t>
            </w:r>
          </w:p>
          <w:p w14:paraId="504DC139" w14:textId="77777777" w:rsidR="001A20E6" w:rsidRDefault="00000000">
            <w:pPr>
              <w:pStyle w:val="TableCellCategoryTitle"/>
            </w:pPr>
            <w:r>
              <w:t>📰 Current Affairs</w:t>
            </w:r>
          </w:p>
          <w:p w14:paraId="51FA8212" w14:textId="77777777" w:rsidR="001A20E6" w:rsidRDefault="00000000">
            <w:pPr>
              <w:pStyle w:val="TableCellResourceItem"/>
            </w:pPr>
            <w:r>
              <w:t>• NITI Aayog Reports + PRS Briefs</w:t>
            </w:r>
          </w:p>
          <w:p w14:paraId="125CC8A1" w14:textId="77777777" w:rsidR="001A20E6" w:rsidRDefault="00000000">
            <w:pPr>
              <w:pStyle w:val="TableCellResourceItem"/>
            </w:pPr>
            <w:r>
              <w:t>• Newspapers (The Hindu/Indian Express)</w:t>
            </w:r>
          </w:p>
          <w:p w14:paraId="0C898509"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12C154C2" w14:textId="77777777" w:rsidR="001A20E6" w:rsidRDefault="00000000">
            <w:pPr>
              <w:pStyle w:val="TableCellSubjectName"/>
            </w:pPr>
            <w:r>
              <w:t>Indian Economy</w:t>
            </w:r>
          </w:p>
          <w:p w14:paraId="1DDD4994" w14:textId="77777777" w:rsidR="001A20E6" w:rsidRDefault="00000000">
            <w:pPr>
              <w:pStyle w:val="TableCellCategoryTitle"/>
            </w:pPr>
            <w:r>
              <w:t>📝 Practice Materials</w:t>
            </w:r>
          </w:p>
          <w:p w14:paraId="4D5C87F5" w14:textId="77777777" w:rsidR="001A20E6" w:rsidRDefault="00000000">
            <w:pPr>
              <w:pStyle w:val="TableCellResourceItem"/>
            </w:pPr>
            <w:r>
              <w:t>• La Excellence Economy Material</w:t>
            </w:r>
          </w:p>
          <w:p w14:paraId="71D8AFFF" w14:textId="77777777" w:rsidR="001A20E6" w:rsidRDefault="00000000">
            <w:pPr>
              <w:pStyle w:val="TableCellResourceItem"/>
            </w:pPr>
            <w:r>
              <w:t>• Mains RRP + Prelims RRP</w:t>
            </w:r>
          </w:p>
          <w:p w14:paraId="20E4BC5B" w14:textId="77777777" w:rsidR="001A20E6" w:rsidRDefault="00000000">
            <w:pPr>
              <w:pStyle w:val="TableCellResourceItem"/>
            </w:pPr>
            <w:r>
              <w:t>• Prelims &amp; Mains Workbooks</w:t>
            </w:r>
          </w:p>
          <w:p w14:paraId="021AA623" w14:textId="77777777" w:rsidR="001A20E6" w:rsidRDefault="00000000">
            <w:pPr>
              <w:pStyle w:val="TableCellCategoryTitle"/>
            </w:pPr>
            <w:r>
              <w:t>📰 Current Affairs</w:t>
            </w:r>
          </w:p>
          <w:p w14:paraId="53642D3C" w14:textId="77777777" w:rsidR="001A20E6" w:rsidRDefault="00000000">
            <w:pPr>
              <w:pStyle w:val="TableCellResourceItem"/>
            </w:pPr>
            <w:r>
              <w:t>• NITI Aayog Reports + Economic survey and Budget</w:t>
            </w:r>
          </w:p>
          <w:p w14:paraId="45282A32" w14:textId="77777777" w:rsidR="001A20E6" w:rsidRDefault="00000000">
            <w:pPr>
              <w:pStyle w:val="TableCellResourceItem"/>
            </w:pPr>
            <w:r>
              <w:t>• Newspapers (Hindu and IE Explained)</w:t>
            </w:r>
          </w:p>
        </w:tc>
        <w:tc>
          <w:tcPr>
            <w:tcW w:w="1650" w:type="pct"/>
          </w:tcPr>
          <w:p w14:paraId="30E79103" w14:textId="77777777" w:rsidR="001A20E6" w:rsidRDefault="001A20E6"/>
        </w:tc>
      </w:tr>
    </w:tbl>
    <w:p w14:paraId="731C91C7"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369CE729" w14:textId="77777777">
        <w:tc>
          <w:tcPr>
            <w:tcW w:w="2500" w:type="pct"/>
            <w:tcMar>
              <w:top w:w="0" w:type="dxa"/>
              <w:left w:w="0" w:type="dxa"/>
              <w:bottom w:w="0" w:type="dxa"/>
              <w:right w:w="0" w:type="dxa"/>
            </w:tcMar>
          </w:tcPr>
          <w:p w14:paraId="2A116D4A" w14:textId="77777777" w:rsidR="001A20E6" w:rsidRDefault="00000000">
            <w:pPr>
              <w:pStyle w:val="WeekTitle"/>
            </w:pPr>
            <w:r>
              <w:rPr>
                <w:color w:val="15803D"/>
              </w:rPr>
              <w:t>📅 Aug 09 - Aug 15, 2026</w:t>
            </w:r>
          </w:p>
        </w:tc>
        <w:tc>
          <w:tcPr>
            <w:tcW w:w="2500" w:type="pct"/>
            <w:tcMar>
              <w:top w:w="0" w:type="dxa"/>
              <w:left w:w="0" w:type="dxa"/>
              <w:bottom w:w="0" w:type="dxa"/>
              <w:right w:w="0" w:type="dxa"/>
            </w:tcMar>
          </w:tcPr>
          <w:p w14:paraId="799A7C3B" w14:textId="77777777" w:rsidR="001A20E6" w:rsidRDefault="00000000">
            <w:pPr>
              <w:pStyle w:val="WeekCycleName"/>
            </w:pPr>
            <w:r>
              <w:rPr>
                <w:color w:val="15803D"/>
              </w:rPr>
              <w:t>C2</w:t>
            </w:r>
          </w:p>
        </w:tc>
      </w:tr>
    </w:tbl>
    <w:p w14:paraId="3C5CCFCF"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67D37A27" w14:textId="77777777">
        <w:tc>
          <w:tcPr>
            <w:tcW w:w="700" w:type="pct"/>
            <w:shd w:val="clear" w:color="auto" w:fill="DCFCE7"/>
            <w:tcMar>
              <w:top w:w="200" w:type="dxa"/>
              <w:left w:w="100" w:type="dxa"/>
              <w:bottom w:w="200" w:type="dxa"/>
              <w:right w:w="100" w:type="dxa"/>
            </w:tcMar>
          </w:tcPr>
          <w:p w14:paraId="4F9D0FB7" w14:textId="77777777" w:rsidR="001A20E6" w:rsidRDefault="00000000">
            <w:pPr>
              <w:pStyle w:val="TableCellCalendarDayHeader"/>
            </w:pPr>
            <w:r>
              <w:rPr>
                <w:color w:val="15803D"/>
              </w:rPr>
              <w:t>Sunday</w:t>
            </w:r>
          </w:p>
          <w:p w14:paraId="5770BF50" w14:textId="77777777" w:rsidR="001A20E6" w:rsidRDefault="00000000">
            <w:pPr>
              <w:pStyle w:val="TableCellCalendarDateHeader"/>
            </w:pPr>
            <w:r>
              <w:rPr>
                <w:color w:val="15803D"/>
              </w:rPr>
              <w:t>Aug 09</w:t>
            </w:r>
          </w:p>
          <w:p w14:paraId="1B68461E"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A56AF83" w14:textId="77777777" w:rsidR="001A20E6" w:rsidRDefault="00000000">
            <w:pPr>
              <w:pStyle w:val="TableCellCalendarDayHeader"/>
            </w:pPr>
            <w:r>
              <w:rPr>
                <w:color w:val="15803D"/>
              </w:rPr>
              <w:t>Monday</w:t>
            </w:r>
          </w:p>
          <w:p w14:paraId="3A97FA6C" w14:textId="77777777" w:rsidR="001A20E6" w:rsidRDefault="00000000">
            <w:pPr>
              <w:pStyle w:val="TableCellCalendarDateHeader"/>
            </w:pPr>
            <w:r>
              <w:rPr>
                <w:color w:val="15803D"/>
              </w:rPr>
              <w:t>Aug 10</w:t>
            </w:r>
          </w:p>
          <w:p w14:paraId="736EE629"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080A670" w14:textId="77777777" w:rsidR="001A20E6" w:rsidRDefault="00000000">
            <w:pPr>
              <w:pStyle w:val="TableCellCalendarDayHeader"/>
            </w:pPr>
            <w:r>
              <w:rPr>
                <w:color w:val="15803D"/>
              </w:rPr>
              <w:t>Tuesday</w:t>
            </w:r>
          </w:p>
          <w:p w14:paraId="627DCD9C" w14:textId="77777777" w:rsidR="001A20E6" w:rsidRDefault="00000000">
            <w:pPr>
              <w:pStyle w:val="TableCellCalendarDateHeader"/>
            </w:pPr>
            <w:r>
              <w:rPr>
                <w:color w:val="15803D"/>
              </w:rPr>
              <w:t>Aug 11</w:t>
            </w:r>
          </w:p>
          <w:p w14:paraId="0F45B8FC"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0D65C4A" w14:textId="77777777" w:rsidR="001A20E6" w:rsidRDefault="00000000">
            <w:pPr>
              <w:pStyle w:val="TableCellCalendarDayHeader"/>
            </w:pPr>
            <w:r>
              <w:rPr>
                <w:color w:val="15803D"/>
              </w:rPr>
              <w:t>Wednesday</w:t>
            </w:r>
          </w:p>
          <w:p w14:paraId="3A9F33F6" w14:textId="77777777" w:rsidR="001A20E6" w:rsidRDefault="00000000">
            <w:pPr>
              <w:pStyle w:val="TableCellCalendarDateHeader"/>
            </w:pPr>
            <w:r>
              <w:rPr>
                <w:color w:val="15803D"/>
              </w:rPr>
              <w:t>Aug 12</w:t>
            </w:r>
          </w:p>
          <w:p w14:paraId="08993D3D"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79CEF611" w14:textId="77777777" w:rsidR="001A20E6" w:rsidRDefault="00000000">
            <w:pPr>
              <w:pStyle w:val="TableCellCalendarDayHeader"/>
            </w:pPr>
            <w:r>
              <w:rPr>
                <w:color w:val="15803D"/>
              </w:rPr>
              <w:t>Thursday</w:t>
            </w:r>
          </w:p>
          <w:p w14:paraId="13C2F120" w14:textId="77777777" w:rsidR="001A20E6" w:rsidRDefault="00000000">
            <w:pPr>
              <w:pStyle w:val="TableCellCalendarDateHeader"/>
            </w:pPr>
            <w:r>
              <w:rPr>
                <w:color w:val="15803D"/>
              </w:rPr>
              <w:t>Aug 13</w:t>
            </w:r>
          </w:p>
          <w:p w14:paraId="38A91159"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490B4A10" w14:textId="77777777" w:rsidR="001A20E6" w:rsidRDefault="00000000">
            <w:pPr>
              <w:pStyle w:val="TableCellCalendarDayHeader"/>
            </w:pPr>
            <w:r>
              <w:rPr>
                <w:color w:val="15803D"/>
              </w:rPr>
              <w:t>Friday</w:t>
            </w:r>
          </w:p>
          <w:p w14:paraId="512533A2" w14:textId="77777777" w:rsidR="001A20E6" w:rsidRDefault="00000000">
            <w:pPr>
              <w:pStyle w:val="TableCellCalendarDateHeader"/>
            </w:pPr>
            <w:r>
              <w:rPr>
                <w:color w:val="15803D"/>
              </w:rPr>
              <w:t>Aug 14</w:t>
            </w:r>
          </w:p>
          <w:p w14:paraId="1B3AB64E"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367089C1" w14:textId="77777777" w:rsidR="001A20E6" w:rsidRDefault="00000000">
            <w:pPr>
              <w:pStyle w:val="TableCellCalendarDayHeader"/>
            </w:pPr>
            <w:r>
              <w:rPr>
                <w:color w:val="F57C00"/>
              </w:rPr>
              <w:t>Saturday</w:t>
            </w:r>
          </w:p>
          <w:p w14:paraId="16618C87" w14:textId="77777777" w:rsidR="001A20E6" w:rsidRDefault="00000000">
            <w:pPr>
              <w:pStyle w:val="TableCellCalendarDateHeader"/>
            </w:pPr>
            <w:r>
              <w:rPr>
                <w:color w:val="F57C00"/>
              </w:rPr>
              <w:t>Aug 15</w:t>
            </w:r>
          </w:p>
          <w:p w14:paraId="3758E199" w14:textId="77777777" w:rsidR="001A20E6" w:rsidRDefault="00000000">
            <w:pPr>
              <w:pStyle w:val="TableCellCatchupLabel"/>
            </w:pPr>
            <w:r>
              <w:rPr>
                <w:color w:val="F57C00"/>
              </w:rPr>
              <w:t>Catchup Day</w:t>
            </w:r>
          </w:p>
        </w:tc>
      </w:tr>
      <w:tr w:rsidR="001A20E6" w14:paraId="6086C745" w14:textId="77777777">
        <w:tc>
          <w:tcPr>
            <w:tcW w:w="700" w:type="pct"/>
            <w:shd w:val="clear" w:color="auto" w:fill="DCFCE7"/>
            <w:tcMar>
              <w:top w:w="150" w:type="dxa"/>
              <w:left w:w="100" w:type="dxa"/>
              <w:bottom w:w="150" w:type="dxa"/>
              <w:right w:w="100" w:type="dxa"/>
            </w:tcMar>
          </w:tcPr>
          <w:p w14:paraId="370226A0" w14:textId="77777777" w:rsidR="001A20E6" w:rsidRDefault="00000000">
            <w:pPr>
              <w:pStyle w:val="TableCellTaskSubject"/>
            </w:pPr>
            <w:r>
              <w:t>Indian Polity and Governance</w:t>
            </w:r>
          </w:p>
          <w:p w14:paraId="689096A6" w14:textId="77777777" w:rsidR="001A20E6" w:rsidRDefault="00000000">
            <w:pPr>
              <w:pStyle w:val="TableCellTaskDetails"/>
            </w:pPr>
            <w:r>
              <w:t>• Test - TEST — 3h</w:t>
            </w:r>
          </w:p>
          <w:p w14:paraId="0DF045EF"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55B79D51" w14:textId="77777777" w:rsidR="001A20E6" w:rsidRDefault="00000000">
            <w:pPr>
              <w:pStyle w:val="TableCellTaskSubject"/>
            </w:pPr>
            <w:r>
              <w:t>Indian Polity and Governance</w:t>
            </w:r>
          </w:p>
          <w:p w14:paraId="001B0ED0" w14:textId="77777777" w:rsidR="001A20E6" w:rsidRDefault="00000000">
            <w:pPr>
              <w:pStyle w:val="TableCellTaskDetails"/>
            </w:pPr>
            <w:r>
              <w:t>• Study - Constitutional Bodies (P07) — 1h 30m</w:t>
            </w:r>
          </w:p>
          <w:p w14:paraId="2913E1A2" w14:textId="77777777" w:rsidR="001A20E6" w:rsidRDefault="00000000">
            <w:pPr>
              <w:pStyle w:val="TableCellTaskBadge"/>
              <w:shd w:val="clear" w:color="auto" w:fill="E3F2FD"/>
            </w:pPr>
            <w:r>
              <w:rPr>
                <w:b/>
                <w:bCs/>
                <w:color w:val="1976D2"/>
              </w:rPr>
              <w:t>STUDY</w:t>
            </w:r>
          </w:p>
          <w:p w14:paraId="7AC3D3CC" w14:textId="77777777" w:rsidR="001A20E6" w:rsidRDefault="00000000">
            <w:pPr>
              <w:pStyle w:val="TableCellTaskDetails"/>
            </w:pPr>
            <w:r>
              <w:t>• Revision - Non-Constitutional Bodies (P08) — 30m</w:t>
            </w:r>
          </w:p>
          <w:p w14:paraId="45A1406E" w14:textId="77777777" w:rsidR="001A20E6" w:rsidRDefault="00000000">
            <w:pPr>
              <w:pStyle w:val="TableCellTaskBadge"/>
              <w:shd w:val="clear" w:color="auto" w:fill="FCE4EC"/>
            </w:pPr>
            <w:r>
              <w:rPr>
                <w:b/>
                <w:bCs/>
                <w:color w:val="C2185B"/>
              </w:rPr>
              <w:t>REVISION</w:t>
            </w:r>
          </w:p>
          <w:p w14:paraId="56319773" w14:textId="77777777" w:rsidR="001A20E6" w:rsidRDefault="00000000">
            <w:pPr>
              <w:pStyle w:val="TableCellTaskDetails"/>
            </w:pPr>
            <w:r>
              <w:t>• Practice - Non-Constitutional Bodies (P08) — 30m</w:t>
            </w:r>
          </w:p>
          <w:p w14:paraId="478BE84D"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D5B9D6D" w14:textId="77777777" w:rsidR="001A20E6" w:rsidRDefault="00000000">
            <w:pPr>
              <w:pStyle w:val="TableCellTaskSubject"/>
            </w:pPr>
            <w:r>
              <w:t>Indian Polity and Governance</w:t>
            </w:r>
          </w:p>
          <w:p w14:paraId="1EB33511" w14:textId="77777777" w:rsidR="001A20E6" w:rsidRDefault="00000000">
            <w:pPr>
              <w:pStyle w:val="TableCellTaskDetails"/>
            </w:pPr>
            <w:r>
              <w:t>• Study - Constitutional Bodies (P07) — 1h 30m</w:t>
            </w:r>
          </w:p>
          <w:p w14:paraId="5C07982D" w14:textId="77777777" w:rsidR="001A20E6" w:rsidRDefault="00000000">
            <w:pPr>
              <w:pStyle w:val="TableCellTaskBadge"/>
              <w:shd w:val="clear" w:color="auto" w:fill="E3F2FD"/>
            </w:pPr>
            <w:r>
              <w:rPr>
                <w:b/>
                <w:bCs/>
                <w:color w:val="1976D2"/>
              </w:rPr>
              <w:t>STUDY</w:t>
            </w:r>
          </w:p>
          <w:p w14:paraId="2A65EFBC" w14:textId="77777777" w:rsidR="001A20E6" w:rsidRDefault="00000000">
            <w:pPr>
              <w:pStyle w:val="TableCellTaskDetails"/>
            </w:pPr>
            <w:r>
              <w:t>• Revision - Other Constitutional Dimensions (P09) — 30m</w:t>
            </w:r>
          </w:p>
          <w:p w14:paraId="23AABCAA" w14:textId="77777777" w:rsidR="001A20E6" w:rsidRDefault="00000000">
            <w:pPr>
              <w:pStyle w:val="TableCellTaskBadge"/>
              <w:shd w:val="clear" w:color="auto" w:fill="FCE4EC"/>
            </w:pPr>
            <w:r>
              <w:rPr>
                <w:b/>
                <w:bCs/>
                <w:color w:val="C2185B"/>
              </w:rPr>
              <w:t>REVISION</w:t>
            </w:r>
          </w:p>
          <w:p w14:paraId="68149687" w14:textId="77777777" w:rsidR="001A20E6" w:rsidRDefault="00000000">
            <w:pPr>
              <w:pStyle w:val="TableCellTaskDetails"/>
            </w:pPr>
            <w:r>
              <w:t>• Practice - Other Constitutional Dimensions (P09) — 30m</w:t>
            </w:r>
          </w:p>
          <w:p w14:paraId="78DFB1E6"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8B8C43C" w14:textId="77777777" w:rsidR="001A20E6" w:rsidRDefault="00000000">
            <w:pPr>
              <w:pStyle w:val="TableCellTaskSubject"/>
            </w:pPr>
            <w:r>
              <w:t>Indian Polity and Governance</w:t>
            </w:r>
          </w:p>
          <w:p w14:paraId="234CF90E" w14:textId="77777777" w:rsidR="001A20E6" w:rsidRDefault="00000000">
            <w:pPr>
              <w:pStyle w:val="TableCellTaskDetails"/>
            </w:pPr>
            <w:r>
              <w:t>• Study - Constitutional Bodies (P07) — 1h 30m</w:t>
            </w:r>
          </w:p>
          <w:p w14:paraId="5AFB5DF5" w14:textId="77777777" w:rsidR="001A20E6" w:rsidRDefault="00000000">
            <w:pPr>
              <w:pStyle w:val="TableCellTaskBadge"/>
              <w:shd w:val="clear" w:color="auto" w:fill="E3F2FD"/>
            </w:pPr>
            <w:r>
              <w:rPr>
                <w:b/>
                <w:bCs/>
                <w:color w:val="1976D2"/>
              </w:rPr>
              <w:t>STUDY</w:t>
            </w:r>
          </w:p>
          <w:p w14:paraId="785071F7" w14:textId="77777777" w:rsidR="001A20E6" w:rsidRDefault="00000000">
            <w:pPr>
              <w:pStyle w:val="TableCellTaskDetails"/>
            </w:pPr>
            <w:r>
              <w:t>• Revision - Other Constitutional Dimensions (P09) — 30m</w:t>
            </w:r>
          </w:p>
          <w:p w14:paraId="41311B7F" w14:textId="77777777" w:rsidR="001A20E6" w:rsidRDefault="00000000">
            <w:pPr>
              <w:pStyle w:val="TableCellTaskBadge"/>
              <w:shd w:val="clear" w:color="auto" w:fill="FCE4EC"/>
            </w:pPr>
            <w:r>
              <w:rPr>
                <w:b/>
                <w:bCs/>
                <w:color w:val="C2185B"/>
              </w:rPr>
              <w:t>REVISION</w:t>
            </w:r>
          </w:p>
          <w:p w14:paraId="13F8C044" w14:textId="77777777" w:rsidR="001A20E6" w:rsidRDefault="00000000">
            <w:pPr>
              <w:pStyle w:val="TableCellTaskDetails"/>
            </w:pPr>
            <w:r>
              <w:t>• Practice - Other Constitutional Dimensions (P09) — 30m</w:t>
            </w:r>
          </w:p>
          <w:p w14:paraId="48F49E1C"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B6274DB" w14:textId="77777777" w:rsidR="001A20E6" w:rsidRDefault="00000000">
            <w:pPr>
              <w:pStyle w:val="TableCellTaskSubject"/>
            </w:pPr>
            <w:r>
              <w:t>Indian Polity and Governance</w:t>
            </w:r>
          </w:p>
          <w:p w14:paraId="3B29E9D9" w14:textId="77777777" w:rsidR="001A20E6" w:rsidRDefault="00000000">
            <w:pPr>
              <w:pStyle w:val="TableCellTaskDetails"/>
            </w:pPr>
            <w:r>
              <w:t>• Study - Constitutional Bodies (P07) — 30m</w:t>
            </w:r>
          </w:p>
          <w:p w14:paraId="51FD0013" w14:textId="77777777" w:rsidR="001A20E6" w:rsidRDefault="00000000">
            <w:pPr>
              <w:pStyle w:val="TableCellTaskBadge"/>
              <w:shd w:val="clear" w:color="auto" w:fill="E3F2FD"/>
            </w:pPr>
            <w:r>
              <w:rPr>
                <w:b/>
                <w:bCs/>
                <w:color w:val="1976D2"/>
              </w:rPr>
              <w:t>STUDY</w:t>
            </w:r>
          </w:p>
          <w:p w14:paraId="71F8B55C" w14:textId="77777777" w:rsidR="001A20E6" w:rsidRDefault="00000000">
            <w:pPr>
              <w:pStyle w:val="TableCellTaskDetails"/>
            </w:pPr>
            <w:r>
              <w:t>• Study - Non-Constitutional Bodies (P08) — 1h</w:t>
            </w:r>
          </w:p>
          <w:p w14:paraId="6D52902B" w14:textId="77777777" w:rsidR="001A20E6" w:rsidRDefault="00000000">
            <w:pPr>
              <w:pStyle w:val="TableCellTaskBadge"/>
              <w:shd w:val="clear" w:color="auto" w:fill="E3F2FD"/>
            </w:pPr>
            <w:r>
              <w:rPr>
                <w:b/>
                <w:bCs/>
                <w:color w:val="1976D2"/>
              </w:rPr>
              <w:t>STUDY</w:t>
            </w:r>
          </w:p>
          <w:p w14:paraId="1371A44E" w14:textId="77777777" w:rsidR="001A20E6" w:rsidRDefault="00000000">
            <w:pPr>
              <w:pStyle w:val="TableCellTaskDetails"/>
            </w:pPr>
            <w:r>
              <w:t>• Revision - Other Constitutional Dimensions (P09) — 30m</w:t>
            </w:r>
          </w:p>
          <w:p w14:paraId="09B9005B" w14:textId="77777777" w:rsidR="001A20E6" w:rsidRDefault="00000000">
            <w:pPr>
              <w:pStyle w:val="TableCellTaskBadge"/>
              <w:shd w:val="clear" w:color="auto" w:fill="FCE4EC"/>
            </w:pPr>
            <w:r>
              <w:rPr>
                <w:b/>
                <w:bCs/>
                <w:color w:val="C2185B"/>
              </w:rPr>
              <w:t>REVISION</w:t>
            </w:r>
          </w:p>
          <w:p w14:paraId="194F697E" w14:textId="77777777" w:rsidR="001A20E6" w:rsidRDefault="00000000">
            <w:pPr>
              <w:pStyle w:val="TableCellTaskDetails"/>
            </w:pPr>
            <w:r>
              <w:t>• Practice - Other Constitutional Dimensions (P09) — 30m</w:t>
            </w:r>
          </w:p>
          <w:p w14:paraId="168ED6BA"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0D049C8" w14:textId="77777777" w:rsidR="001A20E6" w:rsidRDefault="00000000">
            <w:pPr>
              <w:pStyle w:val="TableCellTaskSubject"/>
            </w:pPr>
            <w:r>
              <w:t>Indian Polity and Governance</w:t>
            </w:r>
          </w:p>
          <w:p w14:paraId="51AB3793" w14:textId="77777777" w:rsidR="001A20E6" w:rsidRDefault="00000000">
            <w:pPr>
              <w:pStyle w:val="TableCellTaskDetails"/>
            </w:pPr>
            <w:r>
              <w:t>• Study - Non-Constitutional Bodies (P08) — 1h 30m</w:t>
            </w:r>
          </w:p>
          <w:p w14:paraId="307FEBE7" w14:textId="77777777" w:rsidR="001A20E6" w:rsidRDefault="00000000">
            <w:pPr>
              <w:pStyle w:val="TableCellTaskBadge"/>
              <w:shd w:val="clear" w:color="auto" w:fill="E3F2FD"/>
            </w:pPr>
            <w:r>
              <w:rPr>
                <w:b/>
                <w:bCs/>
                <w:color w:val="1976D2"/>
              </w:rPr>
              <w:t>STUDY</w:t>
            </w:r>
          </w:p>
          <w:p w14:paraId="3689D8A2" w14:textId="77777777" w:rsidR="001A20E6" w:rsidRDefault="00000000">
            <w:pPr>
              <w:pStyle w:val="TableCellTaskDetails"/>
            </w:pPr>
            <w:r>
              <w:t>• Revision - Political Dynamics (P10) — 30m</w:t>
            </w:r>
          </w:p>
          <w:p w14:paraId="61487EEA" w14:textId="77777777" w:rsidR="001A20E6" w:rsidRDefault="00000000">
            <w:pPr>
              <w:pStyle w:val="TableCellTaskBadge"/>
              <w:shd w:val="clear" w:color="auto" w:fill="FCE4EC"/>
            </w:pPr>
            <w:r>
              <w:rPr>
                <w:b/>
                <w:bCs/>
                <w:color w:val="C2185B"/>
              </w:rPr>
              <w:t>REVISION</w:t>
            </w:r>
          </w:p>
          <w:p w14:paraId="3539BC76" w14:textId="77777777" w:rsidR="001A20E6" w:rsidRDefault="00000000">
            <w:pPr>
              <w:pStyle w:val="TableCellTaskDetails"/>
            </w:pPr>
            <w:r>
              <w:t>• Practice - Political Dynamics (P10) — 30m</w:t>
            </w:r>
          </w:p>
          <w:p w14:paraId="02FFD276"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2B39B94F" w14:textId="77777777" w:rsidR="001A20E6" w:rsidRDefault="001A20E6"/>
        </w:tc>
      </w:tr>
      <w:tr w:rsidR="001A20E6" w14:paraId="258104D6" w14:textId="77777777">
        <w:tc>
          <w:tcPr>
            <w:tcW w:w="700" w:type="pct"/>
            <w:shd w:val="clear" w:color="auto" w:fill="DCFCE7"/>
            <w:tcMar>
              <w:top w:w="150" w:type="dxa"/>
              <w:left w:w="100" w:type="dxa"/>
              <w:bottom w:w="150" w:type="dxa"/>
              <w:right w:w="100" w:type="dxa"/>
            </w:tcMar>
          </w:tcPr>
          <w:p w14:paraId="2D977C0F" w14:textId="77777777" w:rsidR="001A20E6" w:rsidRDefault="00000000">
            <w:pPr>
              <w:pStyle w:val="TableCellTaskSubject"/>
            </w:pPr>
            <w:r>
              <w:t>Indian Economy</w:t>
            </w:r>
          </w:p>
          <w:p w14:paraId="277F04B2" w14:textId="77777777" w:rsidR="001A20E6" w:rsidRDefault="00000000">
            <w:pPr>
              <w:pStyle w:val="TableCellTaskDetails"/>
            </w:pPr>
            <w:r>
              <w:t>• Test - TEST — 3h</w:t>
            </w:r>
          </w:p>
          <w:p w14:paraId="4EE3F1D0"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19C0878A" w14:textId="77777777" w:rsidR="001A20E6" w:rsidRDefault="00000000">
            <w:pPr>
              <w:pStyle w:val="TableCellTaskSubject"/>
            </w:pPr>
            <w:r>
              <w:t>Indian Economy</w:t>
            </w:r>
          </w:p>
          <w:p w14:paraId="0A1C7DD8" w14:textId="77777777" w:rsidR="001A20E6" w:rsidRDefault="00000000">
            <w:pPr>
              <w:pStyle w:val="TableCellTaskDetails"/>
            </w:pPr>
            <w:r>
              <w:t>• Study - Investment Models (E10) — 1h 30m</w:t>
            </w:r>
          </w:p>
          <w:p w14:paraId="0214909A" w14:textId="77777777" w:rsidR="001A20E6" w:rsidRDefault="00000000">
            <w:pPr>
              <w:pStyle w:val="TableCellTaskBadge"/>
              <w:shd w:val="clear" w:color="auto" w:fill="E3F2FD"/>
            </w:pPr>
            <w:r>
              <w:rPr>
                <w:b/>
                <w:bCs/>
                <w:color w:val="1976D2"/>
              </w:rPr>
              <w:t>STUDY</w:t>
            </w:r>
          </w:p>
          <w:p w14:paraId="69FC2235" w14:textId="77777777" w:rsidR="001A20E6" w:rsidRDefault="00000000">
            <w:pPr>
              <w:pStyle w:val="TableCellTaskDetails"/>
            </w:pPr>
            <w:r>
              <w:t>• Revision - Fiscal Policy (E17) — 30m</w:t>
            </w:r>
          </w:p>
          <w:p w14:paraId="08B9494A" w14:textId="77777777" w:rsidR="001A20E6" w:rsidRDefault="00000000">
            <w:pPr>
              <w:pStyle w:val="TableCellTaskBadge"/>
              <w:shd w:val="clear" w:color="auto" w:fill="FCE4EC"/>
            </w:pPr>
            <w:r>
              <w:rPr>
                <w:b/>
                <w:bCs/>
                <w:color w:val="C2185B"/>
              </w:rPr>
              <w:t>REVISION</w:t>
            </w:r>
          </w:p>
          <w:p w14:paraId="473D53EE" w14:textId="77777777" w:rsidR="001A20E6" w:rsidRDefault="00000000">
            <w:pPr>
              <w:pStyle w:val="TableCellTaskDetails"/>
            </w:pPr>
            <w:r>
              <w:t>• Practice - Fiscal Policy (E17) — 30m</w:t>
            </w:r>
          </w:p>
          <w:p w14:paraId="16C9A635"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0FA0370" w14:textId="77777777" w:rsidR="001A20E6" w:rsidRDefault="00000000">
            <w:pPr>
              <w:pStyle w:val="TableCellTaskSubject"/>
            </w:pPr>
            <w:r>
              <w:t>Indian Economy</w:t>
            </w:r>
          </w:p>
          <w:p w14:paraId="2262C4C5" w14:textId="77777777" w:rsidR="001A20E6" w:rsidRDefault="00000000">
            <w:pPr>
              <w:pStyle w:val="TableCellTaskDetails"/>
            </w:pPr>
            <w:r>
              <w:t>• Study - Investment Models (E10) — 30m</w:t>
            </w:r>
          </w:p>
          <w:p w14:paraId="42236E51" w14:textId="77777777" w:rsidR="001A20E6" w:rsidRDefault="00000000">
            <w:pPr>
              <w:pStyle w:val="TableCellTaskBadge"/>
              <w:shd w:val="clear" w:color="auto" w:fill="E3F2FD"/>
            </w:pPr>
            <w:r>
              <w:rPr>
                <w:b/>
                <w:bCs/>
                <w:color w:val="1976D2"/>
              </w:rPr>
              <w:t>STUDY</w:t>
            </w:r>
          </w:p>
          <w:p w14:paraId="644BEE78" w14:textId="77777777" w:rsidR="001A20E6" w:rsidRDefault="00000000">
            <w:pPr>
              <w:pStyle w:val="TableCellTaskDetails"/>
            </w:pPr>
            <w:r>
              <w:t>• Study - Land Reforms (E11) — 1h</w:t>
            </w:r>
          </w:p>
          <w:p w14:paraId="500851A7" w14:textId="77777777" w:rsidR="001A20E6" w:rsidRDefault="00000000">
            <w:pPr>
              <w:pStyle w:val="TableCellTaskBadge"/>
              <w:shd w:val="clear" w:color="auto" w:fill="E3F2FD"/>
            </w:pPr>
            <w:r>
              <w:rPr>
                <w:b/>
                <w:bCs/>
                <w:color w:val="1976D2"/>
              </w:rPr>
              <w:t>STUDY</w:t>
            </w:r>
          </w:p>
          <w:p w14:paraId="6A314842" w14:textId="77777777" w:rsidR="001A20E6" w:rsidRDefault="00000000">
            <w:pPr>
              <w:pStyle w:val="TableCellTaskDetails"/>
            </w:pPr>
            <w:r>
              <w:t>• Revision - Monetary Policy (E18) — 30m</w:t>
            </w:r>
          </w:p>
          <w:p w14:paraId="7FAE0EF3" w14:textId="77777777" w:rsidR="001A20E6" w:rsidRDefault="00000000">
            <w:pPr>
              <w:pStyle w:val="TableCellTaskBadge"/>
              <w:shd w:val="clear" w:color="auto" w:fill="FCE4EC"/>
            </w:pPr>
            <w:r>
              <w:rPr>
                <w:b/>
                <w:bCs/>
                <w:color w:val="C2185B"/>
              </w:rPr>
              <w:t>REVISION</w:t>
            </w:r>
          </w:p>
          <w:p w14:paraId="53806D99" w14:textId="77777777" w:rsidR="001A20E6" w:rsidRDefault="00000000">
            <w:pPr>
              <w:pStyle w:val="TableCellTaskDetails"/>
            </w:pPr>
            <w:r>
              <w:t>• Practice - Monetary Policy (E18) — 30m</w:t>
            </w:r>
          </w:p>
          <w:p w14:paraId="00F96106"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A0BDFDE" w14:textId="77777777" w:rsidR="001A20E6" w:rsidRDefault="00000000">
            <w:pPr>
              <w:pStyle w:val="TableCellTaskSubject"/>
            </w:pPr>
            <w:r>
              <w:t>Indian Economy</w:t>
            </w:r>
          </w:p>
          <w:p w14:paraId="34984CCC" w14:textId="77777777" w:rsidR="001A20E6" w:rsidRDefault="00000000">
            <w:pPr>
              <w:pStyle w:val="TableCellTaskDetails"/>
            </w:pPr>
            <w:r>
              <w:t>• Study - Land Reforms (E11) — 1h 30m</w:t>
            </w:r>
          </w:p>
          <w:p w14:paraId="51C70ACB" w14:textId="77777777" w:rsidR="001A20E6" w:rsidRDefault="00000000">
            <w:pPr>
              <w:pStyle w:val="TableCellTaskBadge"/>
              <w:shd w:val="clear" w:color="auto" w:fill="E3F2FD"/>
            </w:pPr>
            <w:r>
              <w:rPr>
                <w:b/>
                <w:bCs/>
                <w:color w:val="1976D2"/>
              </w:rPr>
              <w:t>STUDY</w:t>
            </w:r>
          </w:p>
          <w:p w14:paraId="5BF60209" w14:textId="77777777" w:rsidR="001A20E6" w:rsidRDefault="00000000">
            <w:pPr>
              <w:pStyle w:val="TableCellTaskDetails"/>
            </w:pPr>
            <w:r>
              <w:t>• Revision - Capital Market (E19) — 30m</w:t>
            </w:r>
          </w:p>
          <w:p w14:paraId="07B8E984" w14:textId="77777777" w:rsidR="001A20E6" w:rsidRDefault="00000000">
            <w:pPr>
              <w:pStyle w:val="TableCellTaskBadge"/>
              <w:shd w:val="clear" w:color="auto" w:fill="FCE4EC"/>
            </w:pPr>
            <w:r>
              <w:rPr>
                <w:b/>
                <w:bCs/>
                <w:color w:val="C2185B"/>
              </w:rPr>
              <w:t>REVISION</w:t>
            </w:r>
          </w:p>
          <w:p w14:paraId="5BE3230D" w14:textId="77777777" w:rsidR="001A20E6" w:rsidRDefault="00000000">
            <w:pPr>
              <w:pStyle w:val="TableCellTaskDetails"/>
            </w:pPr>
            <w:r>
              <w:t>• Practice - Capital Market (E19) — 30m</w:t>
            </w:r>
          </w:p>
          <w:p w14:paraId="33C4891C"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5CCB36B" w14:textId="77777777" w:rsidR="001A20E6" w:rsidRDefault="00000000">
            <w:pPr>
              <w:pStyle w:val="TableCellTaskSubject"/>
            </w:pPr>
            <w:r>
              <w:t>Indian Economy</w:t>
            </w:r>
          </w:p>
          <w:p w14:paraId="690BC4D8" w14:textId="77777777" w:rsidR="001A20E6" w:rsidRDefault="00000000">
            <w:pPr>
              <w:pStyle w:val="TableCellTaskDetails"/>
            </w:pPr>
            <w:r>
              <w:t>• Study - Effects of Liberalization (E12) — 1h 30m</w:t>
            </w:r>
          </w:p>
          <w:p w14:paraId="038B7C6C" w14:textId="77777777" w:rsidR="001A20E6" w:rsidRDefault="00000000">
            <w:pPr>
              <w:pStyle w:val="TableCellTaskBadge"/>
              <w:shd w:val="clear" w:color="auto" w:fill="E3F2FD"/>
            </w:pPr>
            <w:r>
              <w:rPr>
                <w:b/>
                <w:bCs/>
                <w:color w:val="1976D2"/>
              </w:rPr>
              <w:t>STUDY</w:t>
            </w:r>
          </w:p>
          <w:p w14:paraId="1930E892" w14:textId="77777777" w:rsidR="001A20E6" w:rsidRDefault="00000000">
            <w:pPr>
              <w:pStyle w:val="TableCellTaskDetails"/>
            </w:pPr>
            <w:r>
              <w:t>• Revision - Money Market (E20) — 30m</w:t>
            </w:r>
          </w:p>
          <w:p w14:paraId="0456D866" w14:textId="77777777" w:rsidR="001A20E6" w:rsidRDefault="00000000">
            <w:pPr>
              <w:pStyle w:val="TableCellTaskBadge"/>
              <w:shd w:val="clear" w:color="auto" w:fill="FCE4EC"/>
            </w:pPr>
            <w:r>
              <w:rPr>
                <w:b/>
                <w:bCs/>
                <w:color w:val="C2185B"/>
              </w:rPr>
              <w:t>REVISION</w:t>
            </w:r>
          </w:p>
          <w:p w14:paraId="12B86CBE" w14:textId="77777777" w:rsidR="001A20E6" w:rsidRDefault="00000000">
            <w:pPr>
              <w:pStyle w:val="TableCellTaskDetails"/>
            </w:pPr>
            <w:r>
              <w:t>• Practice - Money Market (E20) — 30m</w:t>
            </w:r>
          </w:p>
          <w:p w14:paraId="48306487"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38D6F08" w14:textId="77777777" w:rsidR="001A20E6" w:rsidRDefault="00000000">
            <w:pPr>
              <w:pStyle w:val="TableCellTaskSubject"/>
            </w:pPr>
            <w:r>
              <w:t>Indian Economy</w:t>
            </w:r>
          </w:p>
          <w:p w14:paraId="63E92D2B" w14:textId="77777777" w:rsidR="001A20E6" w:rsidRDefault="00000000">
            <w:pPr>
              <w:pStyle w:val="TableCellTaskDetails"/>
            </w:pPr>
            <w:r>
              <w:t>• Study - Effects of Liberalization (E12) — 1h</w:t>
            </w:r>
          </w:p>
          <w:p w14:paraId="0376AB5C" w14:textId="77777777" w:rsidR="001A20E6" w:rsidRDefault="00000000">
            <w:pPr>
              <w:pStyle w:val="TableCellTaskBadge"/>
              <w:shd w:val="clear" w:color="auto" w:fill="E3F2FD"/>
            </w:pPr>
            <w:r>
              <w:rPr>
                <w:b/>
                <w:bCs/>
                <w:color w:val="1976D2"/>
              </w:rPr>
              <w:t>STUDY</w:t>
            </w:r>
          </w:p>
          <w:p w14:paraId="7A9888A3" w14:textId="77777777" w:rsidR="001A20E6" w:rsidRDefault="00000000">
            <w:pPr>
              <w:pStyle w:val="TableCellTaskDetails"/>
            </w:pPr>
            <w:r>
              <w:t>• Study - External Sector (E13) — 30m</w:t>
            </w:r>
          </w:p>
          <w:p w14:paraId="48BED977" w14:textId="77777777" w:rsidR="001A20E6" w:rsidRDefault="00000000">
            <w:pPr>
              <w:pStyle w:val="TableCellTaskBadge"/>
              <w:shd w:val="clear" w:color="auto" w:fill="E3F2FD"/>
            </w:pPr>
            <w:r>
              <w:rPr>
                <w:b/>
                <w:bCs/>
                <w:color w:val="1976D2"/>
              </w:rPr>
              <w:t>STUDY</w:t>
            </w:r>
          </w:p>
          <w:p w14:paraId="5CA974A2" w14:textId="77777777" w:rsidR="001A20E6" w:rsidRDefault="00000000">
            <w:pPr>
              <w:pStyle w:val="TableCellTaskDetails"/>
            </w:pPr>
            <w:r>
              <w:t>• Revision - Public Finance (E21) — 30m</w:t>
            </w:r>
          </w:p>
          <w:p w14:paraId="6BEC52DA" w14:textId="77777777" w:rsidR="001A20E6" w:rsidRDefault="00000000">
            <w:pPr>
              <w:pStyle w:val="TableCellTaskBadge"/>
              <w:shd w:val="clear" w:color="auto" w:fill="FCE4EC"/>
            </w:pPr>
            <w:r>
              <w:rPr>
                <w:b/>
                <w:bCs/>
                <w:color w:val="C2185B"/>
              </w:rPr>
              <w:t>REVISION</w:t>
            </w:r>
          </w:p>
          <w:p w14:paraId="64335387" w14:textId="77777777" w:rsidR="001A20E6" w:rsidRDefault="00000000">
            <w:pPr>
              <w:pStyle w:val="TableCellTaskDetails"/>
            </w:pPr>
            <w:r>
              <w:t>• Practice - Public Finance (E21) — 30m</w:t>
            </w:r>
          </w:p>
          <w:p w14:paraId="20185642"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60B1F140" w14:textId="77777777" w:rsidR="001A20E6" w:rsidRDefault="001A20E6"/>
        </w:tc>
      </w:tr>
    </w:tbl>
    <w:p w14:paraId="61A33E63" w14:textId="77777777" w:rsidR="001A20E6" w:rsidRDefault="001A20E6">
      <w:pPr>
        <w:spacing w:after="400"/>
      </w:pPr>
    </w:p>
    <w:p w14:paraId="4E9D4217" w14:textId="77777777" w:rsidR="001A20E6" w:rsidRDefault="00000000">
      <w:pPr>
        <w:pStyle w:val="ResourceTitle"/>
      </w:pPr>
      <w:r>
        <w:t>📚 Resources for Aug 09 - Aug 15</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2B0B6FEE" w14:textId="77777777">
        <w:tc>
          <w:tcPr>
            <w:tcW w:w="1650" w:type="pct"/>
            <w:tcBorders>
              <w:bottom w:val="single" w:sz="2" w:space="0" w:color="D1D5DB"/>
              <w:right w:val="single" w:sz="2" w:space="0" w:color="D1D5DB"/>
            </w:tcBorders>
            <w:tcMar>
              <w:top w:w="200" w:type="dxa"/>
              <w:left w:w="150" w:type="dxa"/>
              <w:bottom w:w="200" w:type="dxa"/>
              <w:right w:w="150" w:type="dxa"/>
            </w:tcMar>
          </w:tcPr>
          <w:p w14:paraId="01FD5C4D" w14:textId="77777777" w:rsidR="001A20E6" w:rsidRDefault="00000000">
            <w:pPr>
              <w:pStyle w:val="TableCellSubjectName"/>
            </w:pPr>
            <w:r>
              <w:t>Indian Polity and Governance</w:t>
            </w:r>
          </w:p>
          <w:p w14:paraId="6FCAB7AF" w14:textId="77777777" w:rsidR="001A20E6" w:rsidRDefault="00000000">
            <w:pPr>
              <w:pStyle w:val="TableCellCategoryTitle"/>
            </w:pPr>
            <w:r>
              <w:t>📝 Practice Materials</w:t>
            </w:r>
          </w:p>
          <w:p w14:paraId="4EF599E1" w14:textId="77777777" w:rsidR="001A20E6" w:rsidRDefault="00000000">
            <w:pPr>
              <w:pStyle w:val="TableCellResourceItem"/>
            </w:pPr>
            <w:r>
              <w:t>• La Excellence Polity Material</w:t>
            </w:r>
          </w:p>
          <w:p w14:paraId="3F1D2D52" w14:textId="77777777" w:rsidR="001A20E6" w:rsidRDefault="00000000">
            <w:pPr>
              <w:pStyle w:val="TableCellResourceItem"/>
            </w:pPr>
            <w:r>
              <w:t>• Mains RRP + Prelims RRP</w:t>
            </w:r>
          </w:p>
          <w:p w14:paraId="5D6081CC" w14:textId="77777777" w:rsidR="001A20E6" w:rsidRDefault="00000000">
            <w:pPr>
              <w:pStyle w:val="TableCellResourceItem"/>
            </w:pPr>
            <w:r>
              <w:t>• Prelims &amp; Mains Workbooks</w:t>
            </w:r>
          </w:p>
          <w:p w14:paraId="5A60553C" w14:textId="77777777" w:rsidR="001A20E6" w:rsidRDefault="00000000">
            <w:pPr>
              <w:pStyle w:val="TableCellCategoryTitle"/>
            </w:pPr>
            <w:r>
              <w:t>📰 Current Affairs</w:t>
            </w:r>
          </w:p>
          <w:p w14:paraId="3CB2CEBE" w14:textId="77777777" w:rsidR="001A20E6" w:rsidRDefault="00000000">
            <w:pPr>
              <w:pStyle w:val="TableCellResourceItem"/>
            </w:pPr>
            <w:r>
              <w:t>• NITI Aayog Reports + PRS Briefs</w:t>
            </w:r>
          </w:p>
          <w:p w14:paraId="32B210BD" w14:textId="77777777" w:rsidR="001A20E6" w:rsidRDefault="00000000">
            <w:pPr>
              <w:pStyle w:val="TableCellResourceItem"/>
            </w:pPr>
            <w:r>
              <w:t>• Newspapers (The Hindu/Indian Express)</w:t>
            </w:r>
          </w:p>
          <w:p w14:paraId="7438E199"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45339A9A" w14:textId="77777777" w:rsidR="001A20E6" w:rsidRDefault="00000000">
            <w:pPr>
              <w:pStyle w:val="TableCellSubjectName"/>
            </w:pPr>
            <w:r>
              <w:t>Indian Economy</w:t>
            </w:r>
          </w:p>
          <w:p w14:paraId="67BECEB3" w14:textId="77777777" w:rsidR="001A20E6" w:rsidRDefault="00000000">
            <w:pPr>
              <w:pStyle w:val="TableCellCategoryTitle"/>
            </w:pPr>
            <w:r>
              <w:t>📝 Practice Materials</w:t>
            </w:r>
          </w:p>
          <w:p w14:paraId="1E0C912E" w14:textId="77777777" w:rsidR="001A20E6" w:rsidRDefault="00000000">
            <w:pPr>
              <w:pStyle w:val="TableCellResourceItem"/>
            </w:pPr>
            <w:r>
              <w:t>• La Excellence Economy Material</w:t>
            </w:r>
          </w:p>
          <w:p w14:paraId="632A579E" w14:textId="77777777" w:rsidR="001A20E6" w:rsidRDefault="00000000">
            <w:pPr>
              <w:pStyle w:val="TableCellResourceItem"/>
            </w:pPr>
            <w:r>
              <w:t>• Mains RRP + Prelims RRP</w:t>
            </w:r>
          </w:p>
          <w:p w14:paraId="6A70344B" w14:textId="77777777" w:rsidR="001A20E6" w:rsidRDefault="00000000">
            <w:pPr>
              <w:pStyle w:val="TableCellResourceItem"/>
            </w:pPr>
            <w:r>
              <w:t>• Prelims &amp; Mains Workbooks</w:t>
            </w:r>
          </w:p>
          <w:p w14:paraId="6D9310A9" w14:textId="77777777" w:rsidR="001A20E6" w:rsidRDefault="00000000">
            <w:pPr>
              <w:pStyle w:val="TableCellCategoryTitle"/>
            </w:pPr>
            <w:r>
              <w:t>📰 Current Affairs</w:t>
            </w:r>
          </w:p>
          <w:p w14:paraId="3DF3276B" w14:textId="77777777" w:rsidR="001A20E6" w:rsidRDefault="00000000">
            <w:pPr>
              <w:pStyle w:val="TableCellResourceItem"/>
            </w:pPr>
            <w:r>
              <w:t>• NITI Aayog Reports + Economic survey and Budget</w:t>
            </w:r>
          </w:p>
          <w:p w14:paraId="343C0FA9" w14:textId="77777777" w:rsidR="001A20E6" w:rsidRDefault="00000000">
            <w:pPr>
              <w:pStyle w:val="TableCellResourceItem"/>
            </w:pPr>
            <w:r>
              <w:t>• Newspapers (Hindu and IE Explained)</w:t>
            </w:r>
          </w:p>
        </w:tc>
        <w:tc>
          <w:tcPr>
            <w:tcW w:w="1650" w:type="pct"/>
          </w:tcPr>
          <w:p w14:paraId="7F318D6C" w14:textId="77777777" w:rsidR="001A20E6" w:rsidRDefault="001A20E6"/>
        </w:tc>
      </w:tr>
    </w:tbl>
    <w:p w14:paraId="70D1D580"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3BCA133D" w14:textId="77777777">
        <w:tc>
          <w:tcPr>
            <w:tcW w:w="2500" w:type="pct"/>
            <w:tcMar>
              <w:top w:w="0" w:type="dxa"/>
              <w:left w:w="0" w:type="dxa"/>
              <w:bottom w:w="0" w:type="dxa"/>
              <w:right w:w="0" w:type="dxa"/>
            </w:tcMar>
          </w:tcPr>
          <w:p w14:paraId="3CF879C0" w14:textId="77777777" w:rsidR="001A20E6" w:rsidRDefault="00000000">
            <w:pPr>
              <w:pStyle w:val="WeekTitle"/>
            </w:pPr>
            <w:r>
              <w:rPr>
                <w:color w:val="15803D"/>
              </w:rPr>
              <w:t>📅 Aug 16 - Aug 22, 2026</w:t>
            </w:r>
          </w:p>
        </w:tc>
        <w:tc>
          <w:tcPr>
            <w:tcW w:w="2500" w:type="pct"/>
            <w:tcMar>
              <w:top w:w="0" w:type="dxa"/>
              <w:left w:w="0" w:type="dxa"/>
              <w:bottom w:w="0" w:type="dxa"/>
              <w:right w:w="0" w:type="dxa"/>
            </w:tcMar>
          </w:tcPr>
          <w:p w14:paraId="236383F5" w14:textId="77777777" w:rsidR="001A20E6" w:rsidRDefault="00000000">
            <w:pPr>
              <w:pStyle w:val="WeekCycleName"/>
            </w:pPr>
            <w:r>
              <w:rPr>
                <w:color w:val="15803D"/>
              </w:rPr>
              <w:t>C2</w:t>
            </w:r>
          </w:p>
        </w:tc>
      </w:tr>
    </w:tbl>
    <w:p w14:paraId="5250DEB4"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61382C9C" w14:textId="77777777">
        <w:tc>
          <w:tcPr>
            <w:tcW w:w="700" w:type="pct"/>
            <w:shd w:val="clear" w:color="auto" w:fill="DCFCE7"/>
            <w:tcMar>
              <w:top w:w="200" w:type="dxa"/>
              <w:left w:w="100" w:type="dxa"/>
              <w:bottom w:w="200" w:type="dxa"/>
              <w:right w:w="100" w:type="dxa"/>
            </w:tcMar>
          </w:tcPr>
          <w:p w14:paraId="037C8D8A" w14:textId="77777777" w:rsidR="001A20E6" w:rsidRDefault="00000000">
            <w:pPr>
              <w:pStyle w:val="TableCellCalendarDayHeader"/>
            </w:pPr>
            <w:r>
              <w:rPr>
                <w:color w:val="15803D"/>
              </w:rPr>
              <w:t>Sunday</w:t>
            </w:r>
          </w:p>
          <w:p w14:paraId="5C4E9B0F" w14:textId="77777777" w:rsidR="001A20E6" w:rsidRDefault="00000000">
            <w:pPr>
              <w:pStyle w:val="TableCellCalendarDateHeader"/>
            </w:pPr>
            <w:r>
              <w:rPr>
                <w:color w:val="15803D"/>
              </w:rPr>
              <w:t>Aug 16</w:t>
            </w:r>
          </w:p>
          <w:p w14:paraId="4E9F6391"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53BB98B4" w14:textId="77777777" w:rsidR="001A20E6" w:rsidRDefault="00000000">
            <w:pPr>
              <w:pStyle w:val="TableCellCalendarDayHeader"/>
            </w:pPr>
            <w:r>
              <w:rPr>
                <w:color w:val="15803D"/>
              </w:rPr>
              <w:t>Monday</w:t>
            </w:r>
          </w:p>
          <w:p w14:paraId="5EDE01DD" w14:textId="77777777" w:rsidR="001A20E6" w:rsidRDefault="00000000">
            <w:pPr>
              <w:pStyle w:val="TableCellCalendarDateHeader"/>
            </w:pPr>
            <w:r>
              <w:rPr>
                <w:color w:val="15803D"/>
              </w:rPr>
              <w:t>Aug 17</w:t>
            </w:r>
          </w:p>
          <w:p w14:paraId="05FA5846"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701938DD" w14:textId="77777777" w:rsidR="001A20E6" w:rsidRDefault="00000000">
            <w:pPr>
              <w:pStyle w:val="TableCellCalendarDayHeader"/>
            </w:pPr>
            <w:r>
              <w:rPr>
                <w:color w:val="15803D"/>
              </w:rPr>
              <w:t>Tuesday</w:t>
            </w:r>
          </w:p>
          <w:p w14:paraId="12A76269" w14:textId="77777777" w:rsidR="001A20E6" w:rsidRDefault="00000000">
            <w:pPr>
              <w:pStyle w:val="TableCellCalendarDateHeader"/>
            </w:pPr>
            <w:r>
              <w:rPr>
                <w:color w:val="15803D"/>
              </w:rPr>
              <w:t>Aug 18</w:t>
            </w:r>
          </w:p>
          <w:p w14:paraId="3A770DD1"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459E332" w14:textId="77777777" w:rsidR="001A20E6" w:rsidRDefault="00000000">
            <w:pPr>
              <w:pStyle w:val="TableCellCalendarDayHeader"/>
            </w:pPr>
            <w:r>
              <w:rPr>
                <w:color w:val="15803D"/>
              </w:rPr>
              <w:t>Wednesday</w:t>
            </w:r>
          </w:p>
          <w:p w14:paraId="076DA798" w14:textId="77777777" w:rsidR="001A20E6" w:rsidRDefault="00000000">
            <w:pPr>
              <w:pStyle w:val="TableCellCalendarDateHeader"/>
            </w:pPr>
            <w:r>
              <w:rPr>
                <w:color w:val="15803D"/>
              </w:rPr>
              <w:t>Aug 19</w:t>
            </w:r>
          </w:p>
          <w:p w14:paraId="14C32F10"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1EF13F2C" w14:textId="77777777" w:rsidR="001A20E6" w:rsidRDefault="00000000">
            <w:pPr>
              <w:pStyle w:val="TableCellCalendarDayHeader"/>
            </w:pPr>
            <w:r>
              <w:rPr>
                <w:color w:val="15803D"/>
              </w:rPr>
              <w:t>Thursday</w:t>
            </w:r>
          </w:p>
          <w:p w14:paraId="281143F7" w14:textId="77777777" w:rsidR="001A20E6" w:rsidRDefault="00000000">
            <w:pPr>
              <w:pStyle w:val="TableCellCalendarDateHeader"/>
            </w:pPr>
            <w:r>
              <w:rPr>
                <w:color w:val="15803D"/>
              </w:rPr>
              <w:t>Aug 20</w:t>
            </w:r>
          </w:p>
          <w:p w14:paraId="3969316C"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1399DC25" w14:textId="77777777" w:rsidR="001A20E6" w:rsidRDefault="00000000">
            <w:pPr>
              <w:pStyle w:val="TableCellCalendarDayHeader"/>
            </w:pPr>
            <w:r>
              <w:rPr>
                <w:color w:val="15803D"/>
              </w:rPr>
              <w:t>Friday</w:t>
            </w:r>
          </w:p>
          <w:p w14:paraId="109F3E1A" w14:textId="77777777" w:rsidR="001A20E6" w:rsidRDefault="00000000">
            <w:pPr>
              <w:pStyle w:val="TableCellCalendarDateHeader"/>
            </w:pPr>
            <w:r>
              <w:rPr>
                <w:color w:val="15803D"/>
              </w:rPr>
              <w:t>Aug 21</w:t>
            </w:r>
          </w:p>
          <w:p w14:paraId="481E29EF"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483BA265" w14:textId="77777777" w:rsidR="001A20E6" w:rsidRDefault="00000000">
            <w:pPr>
              <w:pStyle w:val="TableCellCalendarDayHeader"/>
            </w:pPr>
            <w:r>
              <w:rPr>
                <w:color w:val="F57C00"/>
              </w:rPr>
              <w:t>Saturday</w:t>
            </w:r>
          </w:p>
          <w:p w14:paraId="32D1DE19" w14:textId="77777777" w:rsidR="001A20E6" w:rsidRDefault="00000000">
            <w:pPr>
              <w:pStyle w:val="TableCellCalendarDateHeader"/>
            </w:pPr>
            <w:r>
              <w:rPr>
                <w:color w:val="F57C00"/>
              </w:rPr>
              <w:t>Aug 22</w:t>
            </w:r>
          </w:p>
          <w:p w14:paraId="38424404" w14:textId="77777777" w:rsidR="001A20E6" w:rsidRDefault="00000000">
            <w:pPr>
              <w:pStyle w:val="TableCellCatchupLabel"/>
            </w:pPr>
            <w:r>
              <w:rPr>
                <w:color w:val="F57C00"/>
              </w:rPr>
              <w:t>Catchup Day</w:t>
            </w:r>
          </w:p>
        </w:tc>
      </w:tr>
      <w:tr w:rsidR="001A20E6" w14:paraId="4D866291" w14:textId="77777777">
        <w:tc>
          <w:tcPr>
            <w:tcW w:w="700" w:type="pct"/>
            <w:shd w:val="clear" w:color="auto" w:fill="DCFCE7"/>
            <w:tcMar>
              <w:top w:w="150" w:type="dxa"/>
              <w:left w:w="100" w:type="dxa"/>
              <w:bottom w:w="150" w:type="dxa"/>
              <w:right w:w="100" w:type="dxa"/>
            </w:tcMar>
          </w:tcPr>
          <w:p w14:paraId="431450BC" w14:textId="77777777" w:rsidR="001A20E6" w:rsidRDefault="00000000">
            <w:pPr>
              <w:pStyle w:val="TableCellTaskSubject"/>
            </w:pPr>
            <w:r>
              <w:t>Indian Polity and Governance</w:t>
            </w:r>
          </w:p>
          <w:p w14:paraId="7D6A23FF" w14:textId="77777777" w:rsidR="001A20E6" w:rsidRDefault="00000000">
            <w:pPr>
              <w:pStyle w:val="TableCellTaskDetails"/>
            </w:pPr>
            <w:r>
              <w:t>• Test - TEST — 3h</w:t>
            </w:r>
          </w:p>
          <w:p w14:paraId="6BF3D676"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04774B35" w14:textId="77777777" w:rsidR="001A20E6" w:rsidRDefault="00000000">
            <w:pPr>
              <w:pStyle w:val="TableCellTaskSubject"/>
            </w:pPr>
            <w:r>
              <w:t>Indian Polity and Governance</w:t>
            </w:r>
          </w:p>
          <w:p w14:paraId="6F8CD7BD" w14:textId="77777777" w:rsidR="001A20E6" w:rsidRDefault="00000000">
            <w:pPr>
              <w:pStyle w:val="TableCellTaskDetails"/>
            </w:pPr>
            <w:r>
              <w:t>• Study - Non-Constitutional Bodies (P08) — 1h 30m</w:t>
            </w:r>
          </w:p>
          <w:p w14:paraId="093D634D" w14:textId="77777777" w:rsidR="001A20E6" w:rsidRDefault="00000000">
            <w:pPr>
              <w:pStyle w:val="TableCellTaskBadge"/>
              <w:shd w:val="clear" w:color="auto" w:fill="E3F2FD"/>
            </w:pPr>
            <w:r>
              <w:rPr>
                <w:b/>
                <w:bCs/>
                <w:color w:val="1976D2"/>
              </w:rPr>
              <w:t>STUDY</w:t>
            </w:r>
          </w:p>
          <w:p w14:paraId="13173B32" w14:textId="77777777" w:rsidR="001A20E6" w:rsidRDefault="00000000">
            <w:pPr>
              <w:pStyle w:val="TableCellTaskDetails"/>
            </w:pPr>
            <w:r>
              <w:t>• Revision - Political Dynamics (P10) — 30m</w:t>
            </w:r>
          </w:p>
          <w:p w14:paraId="7D46A5CE" w14:textId="77777777" w:rsidR="001A20E6" w:rsidRDefault="00000000">
            <w:pPr>
              <w:pStyle w:val="TableCellTaskBadge"/>
              <w:shd w:val="clear" w:color="auto" w:fill="FCE4EC"/>
            </w:pPr>
            <w:r>
              <w:rPr>
                <w:b/>
                <w:bCs/>
                <w:color w:val="C2185B"/>
              </w:rPr>
              <w:t>REVISION</w:t>
            </w:r>
          </w:p>
          <w:p w14:paraId="1A53DC54" w14:textId="77777777" w:rsidR="001A20E6" w:rsidRDefault="00000000">
            <w:pPr>
              <w:pStyle w:val="TableCellTaskDetails"/>
            </w:pPr>
            <w:r>
              <w:t>• Practice - Political Dynamics (P10) — 30m</w:t>
            </w:r>
          </w:p>
          <w:p w14:paraId="1E384C2C"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0CEFCAA" w14:textId="77777777" w:rsidR="001A20E6" w:rsidRDefault="00000000">
            <w:pPr>
              <w:pStyle w:val="TableCellTaskSubject"/>
            </w:pPr>
            <w:r>
              <w:t>Indian Polity and Governance</w:t>
            </w:r>
          </w:p>
          <w:p w14:paraId="4FBFE6F0" w14:textId="77777777" w:rsidR="001A20E6" w:rsidRDefault="00000000">
            <w:pPr>
              <w:pStyle w:val="TableCellTaskDetails"/>
            </w:pPr>
            <w:r>
              <w:t>• Study - Non-Constitutional Bodies (P08) — 1h 30m</w:t>
            </w:r>
          </w:p>
          <w:p w14:paraId="100B75A8" w14:textId="77777777" w:rsidR="001A20E6" w:rsidRDefault="00000000">
            <w:pPr>
              <w:pStyle w:val="TableCellTaskBadge"/>
              <w:shd w:val="clear" w:color="auto" w:fill="E3F2FD"/>
            </w:pPr>
            <w:r>
              <w:rPr>
                <w:b/>
                <w:bCs/>
                <w:color w:val="1976D2"/>
              </w:rPr>
              <w:t>STUDY</w:t>
            </w:r>
          </w:p>
          <w:p w14:paraId="22AD7A29" w14:textId="77777777" w:rsidR="001A20E6" w:rsidRDefault="00000000">
            <w:pPr>
              <w:pStyle w:val="TableCellTaskDetails"/>
            </w:pPr>
            <w:r>
              <w:t>• Revision - Political Dynamics (P10) — 30m</w:t>
            </w:r>
          </w:p>
          <w:p w14:paraId="74343F59" w14:textId="77777777" w:rsidR="001A20E6" w:rsidRDefault="00000000">
            <w:pPr>
              <w:pStyle w:val="TableCellTaskBadge"/>
              <w:shd w:val="clear" w:color="auto" w:fill="FCE4EC"/>
            </w:pPr>
            <w:r>
              <w:rPr>
                <w:b/>
                <w:bCs/>
                <w:color w:val="C2185B"/>
              </w:rPr>
              <w:t>REVISION</w:t>
            </w:r>
          </w:p>
          <w:p w14:paraId="136F2BFA" w14:textId="77777777" w:rsidR="001A20E6" w:rsidRDefault="00000000">
            <w:pPr>
              <w:pStyle w:val="TableCellTaskDetails"/>
            </w:pPr>
            <w:r>
              <w:t>• Practice - Political Dynamics (P10) — 30m</w:t>
            </w:r>
          </w:p>
          <w:p w14:paraId="2AF6C5DA"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811003B" w14:textId="77777777" w:rsidR="001A20E6" w:rsidRDefault="00000000">
            <w:pPr>
              <w:pStyle w:val="TableCellTaskSubject"/>
            </w:pPr>
            <w:r>
              <w:t>Indian Polity and Governance</w:t>
            </w:r>
          </w:p>
          <w:p w14:paraId="1F42AE94" w14:textId="77777777" w:rsidR="001A20E6" w:rsidRDefault="00000000">
            <w:pPr>
              <w:pStyle w:val="TableCellTaskDetails"/>
            </w:pPr>
            <w:r>
              <w:t>• Study - Other Constitutional Dimensions (P09) — 1h 30m</w:t>
            </w:r>
          </w:p>
          <w:p w14:paraId="5C3020C2" w14:textId="77777777" w:rsidR="001A20E6" w:rsidRDefault="00000000">
            <w:pPr>
              <w:pStyle w:val="TableCellTaskBadge"/>
              <w:shd w:val="clear" w:color="auto" w:fill="E3F2FD"/>
            </w:pPr>
            <w:r>
              <w:rPr>
                <w:b/>
                <w:bCs/>
                <w:color w:val="1976D2"/>
              </w:rPr>
              <w:t>STUDY</w:t>
            </w:r>
          </w:p>
          <w:p w14:paraId="3D6586C5" w14:textId="77777777" w:rsidR="001A20E6" w:rsidRDefault="00000000">
            <w:pPr>
              <w:pStyle w:val="TableCellTaskDetails"/>
            </w:pPr>
            <w:r>
              <w:t>• Revision - Governance (P11) — 30m</w:t>
            </w:r>
          </w:p>
          <w:p w14:paraId="7AF01AAA" w14:textId="77777777" w:rsidR="001A20E6" w:rsidRDefault="00000000">
            <w:pPr>
              <w:pStyle w:val="TableCellTaskBadge"/>
              <w:shd w:val="clear" w:color="auto" w:fill="FCE4EC"/>
            </w:pPr>
            <w:r>
              <w:rPr>
                <w:b/>
                <w:bCs/>
                <w:color w:val="C2185B"/>
              </w:rPr>
              <w:t>REVISION</w:t>
            </w:r>
          </w:p>
          <w:p w14:paraId="683BE98F" w14:textId="77777777" w:rsidR="001A20E6" w:rsidRDefault="00000000">
            <w:pPr>
              <w:pStyle w:val="TableCellTaskDetails"/>
            </w:pPr>
            <w:r>
              <w:t>• Practice - Governance (P11) — 30m</w:t>
            </w:r>
          </w:p>
          <w:p w14:paraId="5D7C1240"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BD51263" w14:textId="77777777" w:rsidR="001A20E6" w:rsidRDefault="00000000">
            <w:pPr>
              <w:pStyle w:val="TableCellTaskSubject"/>
            </w:pPr>
            <w:r>
              <w:t>Indian Polity and Governance</w:t>
            </w:r>
          </w:p>
          <w:p w14:paraId="382F6ACF" w14:textId="77777777" w:rsidR="001A20E6" w:rsidRDefault="00000000">
            <w:pPr>
              <w:pStyle w:val="TableCellTaskDetails"/>
            </w:pPr>
            <w:r>
              <w:t>• Study - Other Constitutional Dimensions (P09) — 1h 30m</w:t>
            </w:r>
          </w:p>
          <w:p w14:paraId="0E215102" w14:textId="77777777" w:rsidR="001A20E6" w:rsidRDefault="00000000">
            <w:pPr>
              <w:pStyle w:val="TableCellTaskBadge"/>
              <w:shd w:val="clear" w:color="auto" w:fill="E3F2FD"/>
            </w:pPr>
            <w:r>
              <w:rPr>
                <w:b/>
                <w:bCs/>
                <w:color w:val="1976D2"/>
              </w:rPr>
              <w:t>STUDY</w:t>
            </w:r>
          </w:p>
          <w:p w14:paraId="2F2D69FB" w14:textId="77777777" w:rsidR="001A20E6" w:rsidRDefault="00000000">
            <w:pPr>
              <w:pStyle w:val="TableCellTaskDetails"/>
            </w:pPr>
            <w:r>
              <w:t>• Revision - Governance (P11) — 30m</w:t>
            </w:r>
          </w:p>
          <w:p w14:paraId="7C479B1F" w14:textId="77777777" w:rsidR="001A20E6" w:rsidRDefault="00000000">
            <w:pPr>
              <w:pStyle w:val="TableCellTaskBadge"/>
              <w:shd w:val="clear" w:color="auto" w:fill="FCE4EC"/>
            </w:pPr>
            <w:r>
              <w:rPr>
                <w:b/>
                <w:bCs/>
                <w:color w:val="C2185B"/>
              </w:rPr>
              <w:t>REVISION</w:t>
            </w:r>
          </w:p>
          <w:p w14:paraId="6216E567" w14:textId="77777777" w:rsidR="001A20E6" w:rsidRDefault="00000000">
            <w:pPr>
              <w:pStyle w:val="TableCellTaskDetails"/>
            </w:pPr>
            <w:r>
              <w:t>• Practice - Governance (P11) — 30m</w:t>
            </w:r>
          </w:p>
          <w:p w14:paraId="236B84E6"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ED63548" w14:textId="77777777" w:rsidR="001A20E6" w:rsidRDefault="00000000">
            <w:pPr>
              <w:pStyle w:val="TableCellTaskSubject"/>
            </w:pPr>
            <w:r>
              <w:t>Indian Polity and Governance</w:t>
            </w:r>
          </w:p>
          <w:p w14:paraId="2AC7012C" w14:textId="77777777" w:rsidR="001A20E6" w:rsidRDefault="00000000">
            <w:pPr>
              <w:pStyle w:val="TableCellTaskDetails"/>
            </w:pPr>
            <w:r>
              <w:t>• Study - Other Constitutional Dimensions (P09) — 1h 30m</w:t>
            </w:r>
          </w:p>
          <w:p w14:paraId="2F84ABC2" w14:textId="77777777" w:rsidR="001A20E6" w:rsidRDefault="00000000">
            <w:pPr>
              <w:pStyle w:val="TableCellTaskBadge"/>
              <w:shd w:val="clear" w:color="auto" w:fill="E3F2FD"/>
            </w:pPr>
            <w:r>
              <w:rPr>
                <w:b/>
                <w:bCs/>
                <w:color w:val="1976D2"/>
              </w:rPr>
              <w:t>STUDY</w:t>
            </w:r>
          </w:p>
          <w:p w14:paraId="0FBE02DA" w14:textId="77777777" w:rsidR="001A20E6" w:rsidRDefault="00000000">
            <w:pPr>
              <w:pStyle w:val="TableCellTaskDetails"/>
            </w:pPr>
            <w:r>
              <w:t>• Revision - Governance (P11) — 30m</w:t>
            </w:r>
          </w:p>
          <w:p w14:paraId="078022B7" w14:textId="77777777" w:rsidR="001A20E6" w:rsidRDefault="00000000">
            <w:pPr>
              <w:pStyle w:val="TableCellTaskBadge"/>
              <w:shd w:val="clear" w:color="auto" w:fill="FCE4EC"/>
            </w:pPr>
            <w:r>
              <w:rPr>
                <w:b/>
                <w:bCs/>
                <w:color w:val="C2185B"/>
              </w:rPr>
              <w:t>REVISION</w:t>
            </w:r>
          </w:p>
          <w:p w14:paraId="59C07ED3" w14:textId="77777777" w:rsidR="001A20E6" w:rsidRDefault="00000000">
            <w:pPr>
              <w:pStyle w:val="TableCellTaskDetails"/>
            </w:pPr>
            <w:r>
              <w:t>• Practice - Governance (P11) — 30m</w:t>
            </w:r>
          </w:p>
          <w:p w14:paraId="48CE5545"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2EAA1222" w14:textId="77777777" w:rsidR="001A20E6" w:rsidRDefault="001A20E6"/>
        </w:tc>
      </w:tr>
      <w:tr w:rsidR="001A20E6" w14:paraId="42F97FF1" w14:textId="77777777">
        <w:tc>
          <w:tcPr>
            <w:tcW w:w="700" w:type="pct"/>
            <w:shd w:val="clear" w:color="auto" w:fill="DCFCE7"/>
            <w:tcMar>
              <w:top w:w="150" w:type="dxa"/>
              <w:left w:w="100" w:type="dxa"/>
              <w:bottom w:w="150" w:type="dxa"/>
              <w:right w:w="100" w:type="dxa"/>
            </w:tcMar>
          </w:tcPr>
          <w:p w14:paraId="378021B4" w14:textId="77777777" w:rsidR="001A20E6" w:rsidRDefault="00000000">
            <w:pPr>
              <w:pStyle w:val="TableCellTaskSubject"/>
            </w:pPr>
            <w:r>
              <w:t>Indian Economy</w:t>
            </w:r>
          </w:p>
          <w:p w14:paraId="4999C5BD" w14:textId="77777777" w:rsidR="001A20E6" w:rsidRDefault="00000000">
            <w:pPr>
              <w:pStyle w:val="TableCellTaskDetails"/>
            </w:pPr>
            <w:r>
              <w:t>• Test - TEST — 3h</w:t>
            </w:r>
          </w:p>
          <w:p w14:paraId="2B43CB36"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62D7B181" w14:textId="77777777" w:rsidR="001A20E6" w:rsidRDefault="00000000">
            <w:pPr>
              <w:pStyle w:val="TableCellTaskSubject"/>
            </w:pPr>
            <w:r>
              <w:t>Indian Economy</w:t>
            </w:r>
          </w:p>
          <w:p w14:paraId="07C1885E" w14:textId="77777777" w:rsidR="001A20E6" w:rsidRDefault="00000000">
            <w:pPr>
              <w:pStyle w:val="TableCellTaskDetails"/>
            </w:pPr>
            <w:r>
              <w:t>• Study - External Sector (E13) — 1h 30m</w:t>
            </w:r>
          </w:p>
          <w:p w14:paraId="26994435" w14:textId="77777777" w:rsidR="001A20E6" w:rsidRDefault="00000000">
            <w:pPr>
              <w:pStyle w:val="TableCellTaskBadge"/>
              <w:shd w:val="clear" w:color="auto" w:fill="E3F2FD"/>
            </w:pPr>
            <w:r>
              <w:rPr>
                <w:b/>
                <w:bCs/>
                <w:color w:val="1976D2"/>
              </w:rPr>
              <w:t>STUDY</w:t>
            </w:r>
          </w:p>
          <w:p w14:paraId="60DA78B9" w14:textId="77777777" w:rsidR="001A20E6" w:rsidRDefault="00000000">
            <w:pPr>
              <w:pStyle w:val="TableCellTaskDetails"/>
            </w:pPr>
            <w:r>
              <w:t>• Revision - Budget (E22) — 30m</w:t>
            </w:r>
          </w:p>
          <w:p w14:paraId="38563862" w14:textId="77777777" w:rsidR="001A20E6" w:rsidRDefault="00000000">
            <w:pPr>
              <w:pStyle w:val="TableCellTaskBadge"/>
              <w:shd w:val="clear" w:color="auto" w:fill="FCE4EC"/>
            </w:pPr>
            <w:r>
              <w:rPr>
                <w:b/>
                <w:bCs/>
                <w:color w:val="C2185B"/>
              </w:rPr>
              <w:t>REVISION</w:t>
            </w:r>
          </w:p>
          <w:p w14:paraId="5EBDE602" w14:textId="77777777" w:rsidR="001A20E6" w:rsidRDefault="00000000">
            <w:pPr>
              <w:pStyle w:val="TableCellTaskDetails"/>
            </w:pPr>
            <w:r>
              <w:t>• Practice - Budget (E22) — 30m</w:t>
            </w:r>
          </w:p>
          <w:p w14:paraId="362DD5D6"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77136EE" w14:textId="77777777" w:rsidR="001A20E6" w:rsidRDefault="00000000">
            <w:pPr>
              <w:pStyle w:val="TableCellTaskSubject"/>
            </w:pPr>
            <w:r>
              <w:t>Indian Economy</w:t>
            </w:r>
          </w:p>
          <w:p w14:paraId="6D55072C" w14:textId="77777777" w:rsidR="001A20E6" w:rsidRDefault="00000000">
            <w:pPr>
              <w:pStyle w:val="TableCellTaskDetails"/>
            </w:pPr>
            <w:r>
              <w:t>• Study - External Sector (E13) — 30m</w:t>
            </w:r>
          </w:p>
          <w:p w14:paraId="72012475" w14:textId="77777777" w:rsidR="001A20E6" w:rsidRDefault="00000000">
            <w:pPr>
              <w:pStyle w:val="TableCellTaskBadge"/>
              <w:shd w:val="clear" w:color="auto" w:fill="E3F2FD"/>
            </w:pPr>
            <w:r>
              <w:rPr>
                <w:b/>
                <w:bCs/>
                <w:color w:val="1976D2"/>
              </w:rPr>
              <w:t>STUDY</w:t>
            </w:r>
          </w:p>
          <w:p w14:paraId="30E097E9" w14:textId="77777777" w:rsidR="001A20E6" w:rsidRDefault="00000000">
            <w:pPr>
              <w:pStyle w:val="TableCellTaskDetails"/>
            </w:pPr>
            <w:r>
              <w:t>• Study - International Economic Organizations (E14) — 1h</w:t>
            </w:r>
          </w:p>
          <w:p w14:paraId="3330A5C7" w14:textId="77777777" w:rsidR="001A20E6" w:rsidRDefault="00000000">
            <w:pPr>
              <w:pStyle w:val="TableCellTaskBadge"/>
              <w:shd w:val="clear" w:color="auto" w:fill="E3F2FD"/>
            </w:pPr>
            <w:r>
              <w:rPr>
                <w:b/>
                <w:bCs/>
                <w:color w:val="1976D2"/>
              </w:rPr>
              <w:t>STUDY</w:t>
            </w:r>
          </w:p>
          <w:p w14:paraId="6C549EDA" w14:textId="77777777" w:rsidR="001A20E6" w:rsidRDefault="00000000">
            <w:pPr>
              <w:pStyle w:val="TableCellTaskDetails"/>
            </w:pPr>
            <w:r>
              <w:t>• Revision - Economic Survey (E23) — 30m</w:t>
            </w:r>
          </w:p>
          <w:p w14:paraId="055F100E" w14:textId="77777777" w:rsidR="001A20E6" w:rsidRDefault="00000000">
            <w:pPr>
              <w:pStyle w:val="TableCellTaskBadge"/>
              <w:shd w:val="clear" w:color="auto" w:fill="FCE4EC"/>
            </w:pPr>
            <w:r>
              <w:rPr>
                <w:b/>
                <w:bCs/>
                <w:color w:val="C2185B"/>
              </w:rPr>
              <w:t>REVISION</w:t>
            </w:r>
          </w:p>
          <w:p w14:paraId="2AF78A22" w14:textId="77777777" w:rsidR="001A20E6" w:rsidRDefault="00000000">
            <w:pPr>
              <w:pStyle w:val="TableCellTaskDetails"/>
            </w:pPr>
            <w:r>
              <w:t>• Practice - Economic Survey (E23) — 30m</w:t>
            </w:r>
          </w:p>
          <w:p w14:paraId="757AF1CC"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89B08D6" w14:textId="77777777" w:rsidR="001A20E6" w:rsidRDefault="00000000">
            <w:pPr>
              <w:pStyle w:val="TableCellTaskSubject"/>
            </w:pPr>
            <w:r>
              <w:t>Indian Economy</w:t>
            </w:r>
          </w:p>
          <w:p w14:paraId="3EAEB89C" w14:textId="77777777" w:rsidR="001A20E6" w:rsidRDefault="00000000">
            <w:pPr>
              <w:pStyle w:val="TableCellTaskDetails"/>
            </w:pPr>
            <w:r>
              <w:t>• Study - International Economic Organizations (E14) — 1h 30m</w:t>
            </w:r>
          </w:p>
          <w:p w14:paraId="4FECFB5B" w14:textId="77777777" w:rsidR="001A20E6" w:rsidRDefault="00000000">
            <w:pPr>
              <w:pStyle w:val="TableCellTaskBadge"/>
              <w:shd w:val="clear" w:color="auto" w:fill="E3F2FD"/>
            </w:pPr>
            <w:r>
              <w:rPr>
                <w:b/>
                <w:bCs/>
                <w:color w:val="1976D2"/>
              </w:rPr>
              <w:t>STUDY</w:t>
            </w:r>
          </w:p>
          <w:p w14:paraId="5173C539" w14:textId="77777777" w:rsidR="001A20E6" w:rsidRDefault="00000000">
            <w:pPr>
              <w:pStyle w:val="TableCellTaskDetails"/>
            </w:pPr>
            <w:r>
              <w:t>• Revision - NITI Aayog (E24) — 30m</w:t>
            </w:r>
          </w:p>
          <w:p w14:paraId="6161FC83" w14:textId="77777777" w:rsidR="001A20E6" w:rsidRDefault="00000000">
            <w:pPr>
              <w:pStyle w:val="TableCellTaskBadge"/>
              <w:shd w:val="clear" w:color="auto" w:fill="FCE4EC"/>
            </w:pPr>
            <w:r>
              <w:rPr>
                <w:b/>
                <w:bCs/>
                <w:color w:val="C2185B"/>
              </w:rPr>
              <w:t>REVISION</w:t>
            </w:r>
          </w:p>
          <w:p w14:paraId="07212182" w14:textId="77777777" w:rsidR="001A20E6" w:rsidRDefault="00000000">
            <w:pPr>
              <w:pStyle w:val="TableCellTaskDetails"/>
            </w:pPr>
            <w:r>
              <w:t>• Practice - NITI Aayog (E24) — 30m</w:t>
            </w:r>
          </w:p>
          <w:p w14:paraId="1D0F2BA1"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A098A31" w14:textId="77777777" w:rsidR="001A20E6" w:rsidRDefault="00000000">
            <w:pPr>
              <w:pStyle w:val="TableCellTaskSubject"/>
            </w:pPr>
            <w:r>
              <w:t>Indian Economy</w:t>
            </w:r>
          </w:p>
          <w:p w14:paraId="0B075751" w14:textId="77777777" w:rsidR="001A20E6" w:rsidRDefault="00000000">
            <w:pPr>
              <w:pStyle w:val="TableCellTaskDetails"/>
            </w:pPr>
            <w:r>
              <w:t>• Study - Banking and Insurance (E15) — 1h 30m</w:t>
            </w:r>
          </w:p>
          <w:p w14:paraId="33AD65EA" w14:textId="77777777" w:rsidR="001A20E6" w:rsidRDefault="00000000">
            <w:pPr>
              <w:pStyle w:val="TableCellTaskBadge"/>
              <w:shd w:val="clear" w:color="auto" w:fill="E3F2FD"/>
            </w:pPr>
            <w:r>
              <w:rPr>
                <w:b/>
                <w:bCs/>
                <w:color w:val="1976D2"/>
              </w:rPr>
              <w:t>STUDY</w:t>
            </w:r>
          </w:p>
          <w:p w14:paraId="1E2B9149" w14:textId="77777777" w:rsidR="001A20E6" w:rsidRDefault="00000000">
            <w:pPr>
              <w:pStyle w:val="TableCellTaskDetails"/>
            </w:pPr>
            <w:r>
              <w:t>• Revision - Sustainable Development (E25) — 30m</w:t>
            </w:r>
          </w:p>
          <w:p w14:paraId="087157BE" w14:textId="77777777" w:rsidR="001A20E6" w:rsidRDefault="00000000">
            <w:pPr>
              <w:pStyle w:val="TableCellTaskBadge"/>
              <w:shd w:val="clear" w:color="auto" w:fill="FCE4EC"/>
            </w:pPr>
            <w:r>
              <w:rPr>
                <w:b/>
                <w:bCs/>
                <w:color w:val="C2185B"/>
              </w:rPr>
              <w:t>REVISION</w:t>
            </w:r>
          </w:p>
          <w:p w14:paraId="7F3FCCAA" w14:textId="77777777" w:rsidR="001A20E6" w:rsidRDefault="00000000">
            <w:pPr>
              <w:pStyle w:val="TableCellTaskDetails"/>
            </w:pPr>
            <w:r>
              <w:t>• Practice - Sustainable Development (E25) — 30m</w:t>
            </w:r>
          </w:p>
          <w:p w14:paraId="4D9BA23F"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6AC3AE7" w14:textId="77777777" w:rsidR="001A20E6" w:rsidRDefault="00000000">
            <w:pPr>
              <w:pStyle w:val="TableCellTaskSubject"/>
            </w:pPr>
            <w:r>
              <w:t>Indian Economy</w:t>
            </w:r>
          </w:p>
          <w:p w14:paraId="785C9EF5" w14:textId="77777777" w:rsidR="001A20E6" w:rsidRDefault="00000000">
            <w:pPr>
              <w:pStyle w:val="TableCellTaskDetails"/>
            </w:pPr>
            <w:r>
              <w:t>• Study - Banking and Insurance (E15) — 1h</w:t>
            </w:r>
          </w:p>
          <w:p w14:paraId="144B248D" w14:textId="77777777" w:rsidR="001A20E6" w:rsidRDefault="00000000">
            <w:pPr>
              <w:pStyle w:val="TableCellTaskBadge"/>
              <w:shd w:val="clear" w:color="auto" w:fill="E3F2FD"/>
            </w:pPr>
            <w:r>
              <w:rPr>
                <w:b/>
                <w:bCs/>
                <w:color w:val="1976D2"/>
              </w:rPr>
              <w:t>STUDY</w:t>
            </w:r>
          </w:p>
          <w:p w14:paraId="21C5FF54" w14:textId="77777777" w:rsidR="001A20E6" w:rsidRDefault="00000000">
            <w:pPr>
              <w:pStyle w:val="TableCellTaskDetails"/>
            </w:pPr>
            <w:r>
              <w:t>• Study - Taxation (E16) — 30m</w:t>
            </w:r>
          </w:p>
          <w:p w14:paraId="43E105A5" w14:textId="77777777" w:rsidR="001A20E6" w:rsidRDefault="00000000">
            <w:pPr>
              <w:pStyle w:val="TableCellTaskBadge"/>
              <w:shd w:val="clear" w:color="auto" w:fill="E3F2FD"/>
            </w:pPr>
            <w:r>
              <w:rPr>
                <w:b/>
                <w:bCs/>
                <w:color w:val="1976D2"/>
              </w:rPr>
              <w:t>STUDY</w:t>
            </w:r>
          </w:p>
          <w:p w14:paraId="2AA25366" w14:textId="77777777" w:rsidR="001A20E6" w:rsidRDefault="00000000">
            <w:pPr>
              <w:pStyle w:val="TableCellTaskDetails"/>
            </w:pPr>
            <w:r>
              <w:t>• Revision - Broad / Overlap (E00) — 30m</w:t>
            </w:r>
          </w:p>
          <w:p w14:paraId="30663C55" w14:textId="77777777" w:rsidR="001A20E6" w:rsidRDefault="00000000">
            <w:pPr>
              <w:pStyle w:val="TableCellTaskBadge"/>
              <w:shd w:val="clear" w:color="auto" w:fill="FCE4EC"/>
            </w:pPr>
            <w:r>
              <w:rPr>
                <w:b/>
                <w:bCs/>
                <w:color w:val="C2185B"/>
              </w:rPr>
              <w:t>REVISION</w:t>
            </w:r>
          </w:p>
          <w:p w14:paraId="5D255F45" w14:textId="77777777" w:rsidR="001A20E6" w:rsidRDefault="00000000">
            <w:pPr>
              <w:pStyle w:val="TableCellTaskDetails"/>
            </w:pPr>
            <w:r>
              <w:t>• Practice - Broad / Overlap (E00) — 30m</w:t>
            </w:r>
          </w:p>
          <w:p w14:paraId="7DC4C476"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00B1E060" w14:textId="77777777" w:rsidR="001A20E6" w:rsidRDefault="001A20E6"/>
        </w:tc>
      </w:tr>
    </w:tbl>
    <w:p w14:paraId="78AE1BD0" w14:textId="77777777" w:rsidR="001A20E6" w:rsidRDefault="001A20E6">
      <w:pPr>
        <w:spacing w:after="400"/>
      </w:pPr>
    </w:p>
    <w:p w14:paraId="4A6DE902" w14:textId="77777777" w:rsidR="001A20E6" w:rsidRDefault="00000000">
      <w:pPr>
        <w:pStyle w:val="ResourceTitle"/>
      </w:pPr>
      <w:r>
        <w:t>📚 Resources for Aug 16 - Aug 22</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04A46593"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590C186" w14:textId="77777777" w:rsidR="001A20E6" w:rsidRDefault="00000000">
            <w:pPr>
              <w:pStyle w:val="TableCellSubjectName"/>
            </w:pPr>
            <w:r>
              <w:t>Indian Polity and Governance</w:t>
            </w:r>
          </w:p>
          <w:p w14:paraId="4D5D1CAD" w14:textId="77777777" w:rsidR="001A20E6" w:rsidRDefault="00000000">
            <w:pPr>
              <w:pStyle w:val="TableCellCategoryTitle"/>
            </w:pPr>
            <w:r>
              <w:t>📝 Practice Materials</w:t>
            </w:r>
          </w:p>
          <w:p w14:paraId="08220160" w14:textId="77777777" w:rsidR="001A20E6" w:rsidRDefault="00000000">
            <w:pPr>
              <w:pStyle w:val="TableCellResourceItem"/>
            </w:pPr>
            <w:r>
              <w:t>• La Excellence Polity Material</w:t>
            </w:r>
          </w:p>
          <w:p w14:paraId="1B9B8244" w14:textId="77777777" w:rsidR="001A20E6" w:rsidRDefault="00000000">
            <w:pPr>
              <w:pStyle w:val="TableCellResourceItem"/>
            </w:pPr>
            <w:r>
              <w:t>• Mains RRP + Prelims RRP</w:t>
            </w:r>
          </w:p>
          <w:p w14:paraId="37E11BA2" w14:textId="77777777" w:rsidR="001A20E6" w:rsidRDefault="00000000">
            <w:pPr>
              <w:pStyle w:val="TableCellResourceItem"/>
            </w:pPr>
            <w:r>
              <w:t>• Prelims &amp; Mains Workbooks</w:t>
            </w:r>
          </w:p>
          <w:p w14:paraId="51EDE0C7" w14:textId="77777777" w:rsidR="001A20E6" w:rsidRDefault="00000000">
            <w:pPr>
              <w:pStyle w:val="TableCellCategoryTitle"/>
            </w:pPr>
            <w:r>
              <w:t>📰 Current Affairs</w:t>
            </w:r>
          </w:p>
          <w:p w14:paraId="2DD524B6" w14:textId="77777777" w:rsidR="001A20E6" w:rsidRDefault="00000000">
            <w:pPr>
              <w:pStyle w:val="TableCellResourceItem"/>
            </w:pPr>
            <w:r>
              <w:t>• NITI Aayog Reports + PRS Briefs</w:t>
            </w:r>
          </w:p>
          <w:p w14:paraId="64EE1B9A" w14:textId="77777777" w:rsidR="001A20E6" w:rsidRDefault="00000000">
            <w:pPr>
              <w:pStyle w:val="TableCellResourceItem"/>
            </w:pPr>
            <w:r>
              <w:t>• Newspapers (The Hindu/Indian Express)</w:t>
            </w:r>
          </w:p>
          <w:p w14:paraId="1DA5D9B6"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7E9DCAC5" w14:textId="77777777" w:rsidR="001A20E6" w:rsidRDefault="00000000">
            <w:pPr>
              <w:pStyle w:val="TableCellSubjectName"/>
            </w:pPr>
            <w:r>
              <w:t>Indian Economy</w:t>
            </w:r>
          </w:p>
          <w:p w14:paraId="0678D57D" w14:textId="77777777" w:rsidR="001A20E6" w:rsidRDefault="00000000">
            <w:pPr>
              <w:pStyle w:val="TableCellCategoryTitle"/>
            </w:pPr>
            <w:r>
              <w:t>📝 Practice Materials</w:t>
            </w:r>
          </w:p>
          <w:p w14:paraId="64A2E1DE" w14:textId="77777777" w:rsidR="001A20E6" w:rsidRDefault="00000000">
            <w:pPr>
              <w:pStyle w:val="TableCellResourceItem"/>
            </w:pPr>
            <w:r>
              <w:t>• La Excellence Economy Material</w:t>
            </w:r>
          </w:p>
          <w:p w14:paraId="57BFEA19" w14:textId="77777777" w:rsidR="001A20E6" w:rsidRDefault="00000000">
            <w:pPr>
              <w:pStyle w:val="TableCellResourceItem"/>
            </w:pPr>
            <w:r>
              <w:t>• Mains RRP + Prelims RRP</w:t>
            </w:r>
          </w:p>
          <w:p w14:paraId="7884A2DC" w14:textId="77777777" w:rsidR="001A20E6" w:rsidRDefault="00000000">
            <w:pPr>
              <w:pStyle w:val="TableCellResourceItem"/>
            </w:pPr>
            <w:r>
              <w:t>• Prelims &amp; Mains Workbooks</w:t>
            </w:r>
          </w:p>
          <w:p w14:paraId="1368D3B3" w14:textId="77777777" w:rsidR="001A20E6" w:rsidRDefault="00000000">
            <w:pPr>
              <w:pStyle w:val="TableCellCategoryTitle"/>
            </w:pPr>
            <w:r>
              <w:t>📰 Current Affairs</w:t>
            </w:r>
          </w:p>
          <w:p w14:paraId="378E4495" w14:textId="77777777" w:rsidR="001A20E6" w:rsidRDefault="00000000">
            <w:pPr>
              <w:pStyle w:val="TableCellResourceItem"/>
            </w:pPr>
            <w:r>
              <w:t>• NITI Aayog Reports + Economic survey and Budget</w:t>
            </w:r>
          </w:p>
          <w:p w14:paraId="67E9D7B3" w14:textId="77777777" w:rsidR="001A20E6" w:rsidRDefault="00000000">
            <w:pPr>
              <w:pStyle w:val="TableCellResourceItem"/>
            </w:pPr>
            <w:r>
              <w:t>• Newspapers (Hindu and IE Explained)</w:t>
            </w:r>
          </w:p>
        </w:tc>
        <w:tc>
          <w:tcPr>
            <w:tcW w:w="1650" w:type="pct"/>
          </w:tcPr>
          <w:p w14:paraId="1104EA7D" w14:textId="77777777" w:rsidR="001A20E6" w:rsidRDefault="001A20E6"/>
        </w:tc>
      </w:tr>
    </w:tbl>
    <w:p w14:paraId="31D979AB"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0100C462" w14:textId="77777777">
        <w:tc>
          <w:tcPr>
            <w:tcW w:w="2500" w:type="pct"/>
            <w:tcMar>
              <w:top w:w="0" w:type="dxa"/>
              <w:left w:w="0" w:type="dxa"/>
              <w:bottom w:w="0" w:type="dxa"/>
              <w:right w:w="0" w:type="dxa"/>
            </w:tcMar>
          </w:tcPr>
          <w:p w14:paraId="7F1D509C" w14:textId="77777777" w:rsidR="001A20E6" w:rsidRDefault="00000000">
            <w:pPr>
              <w:pStyle w:val="WeekTitle"/>
            </w:pPr>
            <w:r>
              <w:rPr>
                <w:color w:val="15803D"/>
              </w:rPr>
              <w:t>📅 Aug 23 - Aug 29, 2026</w:t>
            </w:r>
          </w:p>
        </w:tc>
        <w:tc>
          <w:tcPr>
            <w:tcW w:w="2500" w:type="pct"/>
            <w:tcMar>
              <w:top w:w="0" w:type="dxa"/>
              <w:left w:w="0" w:type="dxa"/>
              <w:bottom w:w="0" w:type="dxa"/>
              <w:right w:w="0" w:type="dxa"/>
            </w:tcMar>
          </w:tcPr>
          <w:p w14:paraId="22AA796B" w14:textId="77777777" w:rsidR="001A20E6" w:rsidRDefault="00000000">
            <w:pPr>
              <w:pStyle w:val="WeekCycleName"/>
            </w:pPr>
            <w:r>
              <w:rPr>
                <w:color w:val="15803D"/>
              </w:rPr>
              <w:t>C2</w:t>
            </w:r>
          </w:p>
        </w:tc>
      </w:tr>
    </w:tbl>
    <w:p w14:paraId="157A9428"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7E26D727" w14:textId="77777777">
        <w:tc>
          <w:tcPr>
            <w:tcW w:w="700" w:type="pct"/>
            <w:shd w:val="clear" w:color="auto" w:fill="DCFCE7"/>
            <w:tcMar>
              <w:top w:w="200" w:type="dxa"/>
              <w:left w:w="100" w:type="dxa"/>
              <w:bottom w:w="200" w:type="dxa"/>
              <w:right w:w="100" w:type="dxa"/>
            </w:tcMar>
          </w:tcPr>
          <w:p w14:paraId="1A9290FC" w14:textId="77777777" w:rsidR="001A20E6" w:rsidRDefault="00000000">
            <w:pPr>
              <w:pStyle w:val="TableCellCalendarDayHeader"/>
            </w:pPr>
            <w:r>
              <w:rPr>
                <w:color w:val="15803D"/>
              </w:rPr>
              <w:t>Sunday</w:t>
            </w:r>
          </w:p>
          <w:p w14:paraId="03D0D959" w14:textId="77777777" w:rsidR="001A20E6" w:rsidRDefault="00000000">
            <w:pPr>
              <w:pStyle w:val="TableCellCalendarDateHeader"/>
            </w:pPr>
            <w:r>
              <w:rPr>
                <w:color w:val="15803D"/>
              </w:rPr>
              <w:t>Aug 23</w:t>
            </w:r>
          </w:p>
          <w:p w14:paraId="7E2ED33A"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56A60DA" w14:textId="77777777" w:rsidR="001A20E6" w:rsidRDefault="00000000">
            <w:pPr>
              <w:pStyle w:val="TableCellCalendarDayHeader"/>
            </w:pPr>
            <w:r>
              <w:rPr>
                <w:color w:val="15803D"/>
              </w:rPr>
              <w:t>Monday</w:t>
            </w:r>
          </w:p>
          <w:p w14:paraId="3D126855" w14:textId="77777777" w:rsidR="001A20E6" w:rsidRDefault="00000000">
            <w:pPr>
              <w:pStyle w:val="TableCellCalendarDateHeader"/>
            </w:pPr>
            <w:r>
              <w:rPr>
                <w:color w:val="15803D"/>
              </w:rPr>
              <w:t>Aug 24</w:t>
            </w:r>
          </w:p>
          <w:p w14:paraId="06395641"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0AEB921" w14:textId="77777777" w:rsidR="001A20E6" w:rsidRDefault="00000000">
            <w:pPr>
              <w:pStyle w:val="TableCellCalendarDayHeader"/>
            </w:pPr>
            <w:r>
              <w:rPr>
                <w:color w:val="15803D"/>
              </w:rPr>
              <w:t>Tuesday</w:t>
            </w:r>
          </w:p>
          <w:p w14:paraId="2A0105B3" w14:textId="77777777" w:rsidR="001A20E6" w:rsidRDefault="00000000">
            <w:pPr>
              <w:pStyle w:val="TableCellCalendarDateHeader"/>
            </w:pPr>
            <w:r>
              <w:rPr>
                <w:color w:val="15803D"/>
              </w:rPr>
              <w:t>Aug 25</w:t>
            </w:r>
          </w:p>
          <w:p w14:paraId="04446E49"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50479A38" w14:textId="77777777" w:rsidR="001A20E6" w:rsidRDefault="00000000">
            <w:pPr>
              <w:pStyle w:val="TableCellCalendarDayHeader"/>
            </w:pPr>
            <w:r>
              <w:rPr>
                <w:color w:val="15803D"/>
              </w:rPr>
              <w:t>Wednesday</w:t>
            </w:r>
          </w:p>
          <w:p w14:paraId="65F43CEB" w14:textId="77777777" w:rsidR="001A20E6" w:rsidRDefault="00000000">
            <w:pPr>
              <w:pStyle w:val="TableCellCalendarDateHeader"/>
            </w:pPr>
            <w:r>
              <w:rPr>
                <w:color w:val="15803D"/>
              </w:rPr>
              <w:t>Aug 26</w:t>
            </w:r>
          </w:p>
          <w:p w14:paraId="65D1F6C2"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42F46630" w14:textId="77777777" w:rsidR="001A20E6" w:rsidRDefault="00000000">
            <w:pPr>
              <w:pStyle w:val="TableCellCalendarDayHeader"/>
            </w:pPr>
            <w:r>
              <w:rPr>
                <w:color w:val="15803D"/>
              </w:rPr>
              <w:t>Thursday</w:t>
            </w:r>
          </w:p>
          <w:p w14:paraId="350126FD" w14:textId="77777777" w:rsidR="001A20E6" w:rsidRDefault="00000000">
            <w:pPr>
              <w:pStyle w:val="TableCellCalendarDateHeader"/>
            </w:pPr>
            <w:r>
              <w:rPr>
                <w:color w:val="15803D"/>
              </w:rPr>
              <w:t>Aug 27</w:t>
            </w:r>
          </w:p>
          <w:p w14:paraId="084192CD"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56A9829C" w14:textId="77777777" w:rsidR="001A20E6" w:rsidRDefault="00000000">
            <w:pPr>
              <w:pStyle w:val="TableCellCalendarDayHeader"/>
            </w:pPr>
            <w:r>
              <w:rPr>
                <w:color w:val="15803D"/>
              </w:rPr>
              <w:t>Friday</w:t>
            </w:r>
          </w:p>
          <w:p w14:paraId="40048718" w14:textId="77777777" w:rsidR="001A20E6" w:rsidRDefault="00000000">
            <w:pPr>
              <w:pStyle w:val="TableCellCalendarDateHeader"/>
            </w:pPr>
            <w:r>
              <w:rPr>
                <w:color w:val="15803D"/>
              </w:rPr>
              <w:t>Aug 28</w:t>
            </w:r>
          </w:p>
          <w:p w14:paraId="08BF7731"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344C539D" w14:textId="77777777" w:rsidR="001A20E6" w:rsidRDefault="00000000">
            <w:pPr>
              <w:pStyle w:val="TableCellCalendarDayHeader"/>
            </w:pPr>
            <w:r>
              <w:rPr>
                <w:color w:val="F57C00"/>
              </w:rPr>
              <w:t>Saturday</w:t>
            </w:r>
          </w:p>
          <w:p w14:paraId="6F308C71" w14:textId="77777777" w:rsidR="001A20E6" w:rsidRDefault="00000000">
            <w:pPr>
              <w:pStyle w:val="TableCellCalendarDateHeader"/>
            </w:pPr>
            <w:r>
              <w:rPr>
                <w:color w:val="F57C00"/>
              </w:rPr>
              <w:t>Aug 29</w:t>
            </w:r>
          </w:p>
          <w:p w14:paraId="3488C629" w14:textId="77777777" w:rsidR="001A20E6" w:rsidRDefault="00000000">
            <w:pPr>
              <w:pStyle w:val="TableCellCatchupLabel"/>
            </w:pPr>
            <w:r>
              <w:rPr>
                <w:color w:val="F57C00"/>
              </w:rPr>
              <w:t>Catchup Day</w:t>
            </w:r>
          </w:p>
        </w:tc>
      </w:tr>
      <w:tr w:rsidR="001A20E6" w14:paraId="033CD00C" w14:textId="77777777">
        <w:tc>
          <w:tcPr>
            <w:tcW w:w="700" w:type="pct"/>
            <w:shd w:val="clear" w:color="auto" w:fill="DCFCE7"/>
            <w:tcMar>
              <w:top w:w="150" w:type="dxa"/>
              <w:left w:w="100" w:type="dxa"/>
              <w:bottom w:w="150" w:type="dxa"/>
              <w:right w:w="100" w:type="dxa"/>
            </w:tcMar>
          </w:tcPr>
          <w:p w14:paraId="3318DF37" w14:textId="77777777" w:rsidR="001A20E6" w:rsidRDefault="00000000">
            <w:pPr>
              <w:pStyle w:val="TableCellTaskSubject"/>
            </w:pPr>
            <w:r>
              <w:t>Indian Polity and Governance</w:t>
            </w:r>
          </w:p>
          <w:p w14:paraId="5C3817F9" w14:textId="77777777" w:rsidR="001A20E6" w:rsidRDefault="00000000">
            <w:pPr>
              <w:pStyle w:val="TableCellTaskDetails"/>
            </w:pPr>
            <w:r>
              <w:t>• Test - TEST — 3h</w:t>
            </w:r>
          </w:p>
          <w:p w14:paraId="6EFC80DF"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67E8EDE9" w14:textId="77777777" w:rsidR="001A20E6" w:rsidRDefault="00000000">
            <w:pPr>
              <w:pStyle w:val="TableCellTaskSubject"/>
            </w:pPr>
            <w:r>
              <w:t>Indian Polity and Governance</w:t>
            </w:r>
          </w:p>
          <w:p w14:paraId="6DFBEA12" w14:textId="77777777" w:rsidR="001A20E6" w:rsidRDefault="00000000">
            <w:pPr>
              <w:pStyle w:val="TableCellTaskDetails"/>
            </w:pPr>
            <w:r>
              <w:t>• Study - Other Constitutional Dimensions (P09) — 1h</w:t>
            </w:r>
          </w:p>
          <w:p w14:paraId="744F99FD" w14:textId="77777777" w:rsidR="001A20E6" w:rsidRDefault="00000000">
            <w:pPr>
              <w:pStyle w:val="TableCellTaskBadge"/>
              <w:shd w:val="clear" w:color="auto" w:fill="E3F2FD"/>
            </w:pPr>
            <w:r>
              <w:rPr>
                <w:b/>
                <w:bCs/>
                <w:color w:val="1976D2"/>
              </w:rPr>
              <w:t>STUDY</w:t>
            </w:r>
          </w:p>
          <w:p w14:paraId="2CD37CDE" w14:textId="77777777" w:rsidR="001A20E6" w:rsidRDefault="00000000">
            <w:pPr>
              <w:pStyle w:val="TableCellTaskDetails"/>
            </w:pPr>
            <w:r>
              <w:t>• Study - Political Dynamics (P10) — 30m</w:t>
            </w:r>
          </w:p>
          <w:p w14:paraId="486A1129" w14:textId="77777777" w:rsidR="001A20E6" w:rsidRDefault="00000000">
            <w:pPr>
              <w:pStyle w:val="TableCellTaskBadge"/>
              <w:shd w:val="clear" w:color="auto" w:fill="E3F2FD"/>
            </w:pPr>
            <w:r>
              <w:rPr>
                <w:b/>
                <w:bCs/>
                <w:color w:val="1976D2"/>
              </w:rPr>
              <w:t>STUDY</w:t>
            </w:r>
          </w:p>
          <w:p w14:paraId="28213ACC" w14:textId="77777777" w:rsidR="001A20E6" w:rsidRDefault="00000000">
            <w:pPr>
              <w:pStyle w:val="TableCellTaskDetails"/>
            </w:pPr>
            <w:r>
              <w:t>• Revision - Broad / Overlap (P00) — 30m</w:t>
            </w:r>
          </w:p>
          <w:p w14:paraId="1DD962FA" w14:textId="77777777" w:rsidR="001A20E6" w:rsidRDefault="00000000">
            <w:pPr>
              <w:pStyle w:val="TableCellTaskBadge"/>
              <w:shd w:val="clear" w:color="auto" w:fill="FCE4EC"/>
            </w:pPr>
            <w:r>
              <w:rPr>
                <w:b/>
                <w:bCs/>
                <w:color w:val="C2185B"/>
              </w:rPr>
              <w:t>REVISION</w:t>
            </w:r>
          </w:p>
          <w:p w14:paraId="37B6D382" w14:textId="77777777" w:rsidR="001A20E6" w:rsidRDefault="00000000">
            <w:pPr>
              <w:pStyle w:val="TableCellTaskDetails"/>
            </w:pPr>
            <w:r>
              <w:t>• Practice - Broad / Overlap (P00) — 30m</w:t>
            </w:r>
          </w:p>
          <w:p w14:paraId="7BDCEF06"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5CAC059" w14:textId="77777777" w:rsidR="001A20E6" w:rsidRDefault="00000000">
            <w:pPr>
              <w:pStyle w:val="TableCellTaskSubject"/>
            </w:pPr>
            <w:r>
              <w:t>Indian Polity and Governance</w:t>
            </w:r>
          </w:p>
          <w:p w14:paraId="2E420A3F" w14:textId="77777777" w:rsidR="001A20E6" w:rsidRDefault="00000000">
            <w:pPr>
              <w:pStyle w:val="TableCellTaskDetails"/>
            </w:pPr>
            <w:r>
              <w:t>• Study - Political Dynamics (P10) — 1h 30m</w:t>
            </w:r>
          </w:p>
          <w:p w14:paraId="368FECA7" w14:textId="77777777" w:rsidR="001A20E6" w:rsidRDefault="00000000">
            <w:pPr>
              <w:pStyle w:val="TableCellTaskBadge"/>
              <w:shd w:val="clear" w:color="auto" w:fill="E3F2FD"/>
            </w:pPr>
            <w:r>
              <w:rPr>
                <w:b/>
                <w:bCs/>
                <w:color w:val="1976D2"/>
              </w:rPr>
              <w:t>STUDY</w:t>
            </w:r>
          </w:p>
          <w:p w14:paraId="4A768D5F" w14:textId="77777777" w:rsidR="001A20E6" w:rsidRDefault="00000000">
            <w:pPr>
              <w:pStyle w:val="TableCellTaskDetails"/>
            </w:pPr>
            <w:r>
              <w:t>• Revision - Constitutional Framework (P01) — 30m</w:t>
            </w:r>
          </w:p>
          <w:p w14:paraId="411A5306" w14:textId="77777777" w:rsidR="001A20E6" w:rsidRDefault="00000000">
            <w:pPr>
              <w:pStyle w:val="TableCellTaskBadge"/>
              <w:shd w:val="clear" w:color="auto" w:fill="FCE4EC"/>
            </w:pPr>
            <w:r>
              <w:rPr>
                <w:b/>
                <w:bCs/>
                <w:color w:val="C2185B"/>
              </w:rPr>
              <w:t>REVISION</w:t>
            </w:r>
          </w:p>
          <w:p w14:paraId="29EFDB08" w14:textId="77777777" w:rsidR="001A20E6" w:rsidRDefault="00000000">
            <w:pPr>
              <w:pStyle w:val="TableCellTaskDetails"/>
            </w:pPr>
            <w:r>
              <w:t>• Practice - Constitutional Framework (P01) — 30m</w:t>
            </w:r>
          </w:p>
          <w:p w14:paraId="71B2912D"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A78724B" w14:textId="77777777" w:rsidR="001A20E6" w:rsidRDefault="00000000">
            <w:pPr>
              <w:pStyle w:val="TableCellTaskSubject"/>
            </w:pPr>
            <w:r>
              <w:t>Indian Polity and Governance</w:t>
            </w:r>
          </w:p>
          <w:p w14:paraId="29C58655" w14:textId="77777777" w:rsidR="001A20E6" w:rsidRDefault="00000000">
            <w:pPr>
              <w:pStyle w:val="TableCellTaskDetails"/>
            </w:pPr>
            <w:r>
              <w:t>• Study - Political Dynamics (P10) — 1h 30m</w:t>
            </w:r>
          </w:p>
          <w:p w14:paraId="19BF319D" w14:textId="77777777" w:rsidR="001A20E6" w:rsidRDefault="00000000">
            <w:pPr>
              <w:pStyle w:val="TableCellTaskBadge"/>
              <w:shd w:val="clear" w:color="auto" w:fill="E3F2FD"/>
            </w:pPr>
            <w:r>
              <w:rPr>
                <w:b/>
                <w:bCs/>
                <w:color w:val="1976D2"/>
              </w:rPr>
              <w:t>STUDY</w:t>
            </w:r>
          </w:p>
          <w:p w14:paraId="56DF197E" w14:textId="77777777" w:rsidR="001A20E6" w:rsidRDefault="00000000">
            <w:pPr>
              <w:pStyle w:val="TableCellTaskDetails"/>
            </w:pPr>
            <w:r>
              <w:t>• Revision - System of Government (P02) — 30m</w:t>
            </w:r>
          </w:p>
          <w:p w14:paraId="47E1DF39" w14:textId="77777777" w:rsidR="001A20E6" w:rsidRDefault="00000000">
            <w:pPr>
              <w:pStyle w:val="TableCellTaskBadge"/>
              <w:shd w:val="clear" w:color="auto" w:fill="FCE4EC"/>
            </w:pPr>
            <w:r>
              <w:rPr>
                <w:b/>
                <w:bCs/>
                <w:color w:val="C2185B"/>
              </w:rPr>
              <w:t>REVISION</w:t>
            </w:r>
          </w:p>
          <w:p w14:paraId="3F3D6F7D" w14:textId="77777777" w:rsidR="001A20E6" w:rsidRDefault="00000000">
            <w:pPr>
              <w:pStyle w:val="TableCellTaskDetails"/>
            </w:pPr>
            <w:r>
              <w:t>• Practice - System of Government (P02) — 30m</w:t>
            </w:r>
          </w:p>
          <w:p w14:paraId="32EAE9D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9190E34" w14:textId="77777777" w:rsidR="001A20E6" w:rsidRDefault="00000000">
            <w:pPr>
              <w:pStyle w:val="TableCellTaskSubject"/>
            </w:pPr>
            <w:r>
              <w:t>Indian Economy</w:t>
            </w:r>
          </w:p>
          <w:p w14:paraId="5142D6D4" w14:textId="77777777" w:rsidR="001A20E6" w:rsidRDefault="00000000">
            <w:pPr>
              <w:pStyle w:val="TableCellTaskDetails"/>
            </w:pPr>
            <w:r>
              <w:t>• Study - Monetary Policy (E18) — 1h 30m</w:t>
            </w:r>
          </w:p>
          <w:p w14:paraId="0C38591D" w14:textId="77777777" w:rsidR="001A20E6" w:rsidRDefault="00000000">
            <w:pPr>
              <w:pStyle w:val="TableCellTaskBadge"/>
              <w:shd w:val="clear" w:color="auto" w:fill="E3F2FD"/>
            </w:pPr>
            <w:r>
              <w:rPr>
                <w:b/>
                <w:bCs/>
                <w:color w:val="1976D2"/>
              </w:rPr>
              <w:t>STUDY</w:t>
            </w:r>
          </w:p>
          <w:p w14:paraId="68BF55B2" w14:textId="77777777" w:rsidR="001A20E6" w:rsidRDefault="00000000">
            <w:pPr>
              <w:pStyle w:val="TableCellTaskDetails"/>
            </w:pPr>
            <w:r>
              <w:t>• Revision - Inclusive Growth (E04) — 30m</w:t>
            </w:r>
          </w:p>
          <w:p w14:paraId="0F47754B" w14:textId="77777777" w:rsidR="001A20E6" w:rsidRDefault="00000000">
            <w:pPr>
              <w:pStyle w:val="TableCellTaskBadge"/>
              <w:shd w:val="clear" w:color="auto" w:fill="FCE4EC"/>
            </w:pPr>
            <w:r>
              <w:rPr>
                <w:b/>
                <w:bCs/>
                <w:color w:val="C2185B"/>
              </w:rPr>
              <w:t>REVISION</w:t>
            </w:r>
          </w:p>
          <w:p w14:paraId="436B79BD" w14:textId="77777777" w:rsidR="001A20E6" w:rsidRDefault="00000000">
            <w:pPr>
              <w:pStyle w:val="TableCellTaskDetails"/>
            </w:pPr>
            <w:r>
              <w:t>• Practice - Inclusive Growth (E04) — 30m</w:t>
            </w:r>
          </w:p>
          <w:p w14:paraId="0D2A2A0B"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59BAE6E" w14:textId="77777777" w:rsidR="001A20E6" w:rsidRDefault="00000000">
            <w:pPr>
              <w:pStyle w:val="TableCellTaskSubject"/>
            </w:pPr>
            <w:r>
              <w:t>Indian Economy</w:t>
            </w:r>
          </w:p>
          <w:p w14:paraId="607F81E8" w14:textId="77777777" w:rsidR="001A20E6" w:rsidRDefault="00000000">
            <w:pPr>
              <w:pStyle w:val="TableCellTaskDetails"/>
            </w:pPr>
            <w:r>
              <w:t>• Study - Monetary Policy (E18) — 1h</w:t>
            </w:r>
          </w:p>
          <w:p w14:paraId="16A79A38" w14:textId="77777777" w:rsidR="001A20E6" w:rsidRDefault="00000000">
            <w:pPr>
              <w:pStyle w:val="TableCellTaskBadge"/>
              <w:shd w:val="clear" w:color="auto" w:fill="E3F2FD"/>
            </w:pPr>
            <w:r>
              <w:rPr>
                <w:b/>
                <w:bCs/>
                <w:color w:val="1976D2"/>
              </w:rPr>
              <w:t>STUDY</w:t>
            </w:r>
          </w:p>
          <w:p w14:paraId="36D41044" w14:textId="77777777" w:rsidR="001A20E6" w:rsidRDefault="00000000">
            <w:pPr>
              <w:pStyle w:val="TableCellTaskDetails"/>
            </w:pPr>
            <w:r>
              <w:t>• Study - Capital Market (E19) — 30m</w:t>
            </w:r>
          </w:p>
          <w:p w14:paraId="0080C3D8" w14:textId="77777777" w:rsidR="001A20E6" w:rsidRDefault="00000000">
            <w:pPr>
              <w:pStyle w:val="TableCellTaskBadge"/>
              <w:shd w:val="clear" w:color="auto" w:fill="E3F2FD"/>
            </w:pPr>
            <w:r>
              <w:rPr>
                <w:b/>
                <w:bCs/>
                <w:color w:val="1976D2"/>
              </w:rPr>
              <w:t>STUDY</w:t>
            </w:r>
          </w:p>
          <w:p w14:paraId="66E5DF5A" w14:textId="77777777" w:rsidR="001A20E6" w:rsidRDefault="00000000">
            <w:pPr>
              <w:pStyle w:val="TableCellTaskDetails"/>
            </w:pPr>
            <w:r>
              <w:t>• Revision - Poverty and Unemployment (E05) — 30m</w:t>
            </w:r>
          </w:p>
          <w:p w14:paraId="1BB66E25" w14:textId="77777777" w:rsidR="001A20E6" w:rsidRDefault="00000000">
            <w:pPr>
              <w:pStyle w:val="TableCellTaskBadge"/>
              <w:shd w:val="clear" w:color="auto" w:fill="FCE4EC"/>
            </w:pPr>
            <w:r>
              <w:rPr>
                <w:b/>
                <w:bCs/>
                <w:color w:val="C2185B"/>
              </w:rPr>
              <w:t>REVISION</w:t>
            </w:r>
          </w:p>
          <w:p w14:paraId="40AC3657" w14:textId="77777777" w:rsidR="001A20E6" w:rsidRDefault="00000000">
            <w:pPr>
              <w:pStyle w:val="TableCellTaskDetails"/>
            </w:pPr>
            <w:r>
              <w:t>• Practice - Poverty and Unemployment (E05) — 30m</w:t>
            </w:r>
          </w:p>
          <w:p w14:paraId="29AD8A96"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01AA7450" w14:textId="77777777" w:rsidR="001A20E6" w:rsidRDefault="001A20E6"/>
        </w:tc>
      </w:tr>
      <w:tr w:rsidR="001A20E6" w14:paraId="29E08D9A" w14:textId="77777777">
        <w:tc>
          <w:tcPr>
            <w:tcW w:w="700" w:type="pct"/>
            <w:shd w:val="clear" w:color="auto" w:fill="DCFCE7"/>
            <w:tcMar>
              <w:top w:w="150" w:type="dxa"/>
              <w:left w:w="100" w:type="dxa"/>
              <w:bottom w:w="150" w:type="dxa"/>
              <w:right w:w="100" w:type="dxa"/>
            </w:tcMar>
          </w:tcPr>
          <w:p w14:paraId="4F060B91" w14:textId="77777777" w:rsidR="001A20E6" w:rsidRDefault="00000000">
            <w:pPr>
              <w:pStyle w:val="TableCellTaskSubject"/>
            </w:pPr>
            <w:r>
              <w:t>Indian Economy</w:t>
            </w:r>
          </w:p>
          <w:p w14:paraId="35F694C9" w14:textId="77777777" w:rsidR="001A20E6" w:rsidRDefault="00000000">
            <w:pPr>
              <w:pStyle w:val="TableCellTaskDetails"/>
            </w:pPr>
            <w:r>
              <w:t>• Test - TEST — 3h</w:t>
            </w:r>
          </w:p>
          <w:p w14:paraId="4FB6B06B"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2E9AEB10" w14:textId="77777777" w:rsidR="001A20E6" w:rsidRDefault="00000000">
            <w:pPr>
              <w:pStyle w:val="TableCellTaskSubject"/>
            </w:pPr>
            <w:r>
              <w:t>Indian Economy</w:t>
            </w:r>
          </w:p>
          <w:p w14:paraId="083897C3" w14:textId="77777777" w:rsidR="001A20E6" w:rsidRDefault="00000000">
            <w:pPr>
              <w:pStyle w:val="TableCellTaskDetails"/>
            </w:pPr>
            <w:r>
              <w:t>• Study - Taxation (E16) — 1h 30m</w:t>
            </w:r>
          </w:p>
          <w:p w14:paraId="7E22CA3C" w14:textId="77777777" w:rsidR="001A20E6" w:rsidRDefault="00000000">
            <w:pPr>
              <w:pStyle w:val="TableCellTaskBadge"/>
              <w:shd w:val="clear" w:color="auto" w:fill="E3F2FD"/>
            </w:pPr>
            <w:r>
              <w:rPr>
                <w:b/>
                <w:bCs/>
                <w:color w:val="1976D2"/>
              </w:rPr>
              <w:t>STUDY</w:t>
            </w:r>
          </w:p>
          <w:p w14:paraId="17B55B0F" w14:textId="77777777" w:rsidR="001A20E6" w:rsidRDefault="00000000">
            <w:pPr>
              <w:pStyle w:val="TableCellTaskDetails"/>
            </w:pPr>
            <w:r>
              <w:t>• Revision - Basic concepts and definitions (E01) — 30m</w:t>
            </w:r>
          </w:p>
          <w:p w14:paraId="2372FA49" w14:textId="77777777" w:rsidR="001A20E6" w:rsidRDefault="00000000">
            <w:pPr>
              <w:pStyle w:val="TableCellTaskBadge"/>
              <w:shd w:val="clear" w:color="auto" w:fill="FCE4EC"/>
            </w:pPr>
            <w:r>
              <w:rPr>
                <w:b/>
                <w:bCs/>
                <w:color w:val="C2185B"/>
              </w:rPr>
              <w:t>REVISION</w:t>
            </w:r>
          </w:p>
          <w:p w14:paraId="0CF87FF7" w14:textId="77777777" w:rsidR="001A20E6" w:rsidRDefault="00000000">
            <w:pPr>
              <w:pStyle w:val="TableCellTaskDetails"/>
            </w:pPr>
            <w:r>
              <w:t>• Practice - Basic concepts and definitions (E01) — 30m</w:t>
            </w:r>
          </w:p>
          <w:p w14:paraId="3451D81C"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2DC788C" w14:textId="77777777" w:rsidR="001A20E6" w:rsidRDefault="00000000">
            <w:pPr>
              <w:pStyle w:val="TableCellTaskSubject"/>
            </w:pPr>
            <w:r>
              <w:t>Indian Economy</w:t>
            </w:r>
          </w:p>
          <w:p w14:paraId="1F096C8D" w14:textId="77777777" w:rsidR="001A20E6" w:rsidRDefault="00000000">
            <w:pPr>
              <w:pStyle w:val="TableCellTaskDetails"/>
            </w:pPr>
            <w:r>
              <w:t>• Study - Taxation (E16) — 30m</w:t>
            </w:r>
          </w:p>
          <w:p w14:paraId="479620F5" w14:textId="77777777" w:rsidR="001A20E6" w:rsidRDefault="00000000">
            <w:pPr>
              <w:pStyle w:val="TableCellTaskBadge"/>
              <w:shd w:val="clear" w:color="auto" w:fill="E3F2FD"/>
            </w:pPr>
            <w:r>
              <w:rPr>
                <w:b/>
                <w:bCs/>
                <w:color w:val="1976D2"/>
              </w:rPr>
              <w:t>STUDY</w:t>
            </w:r>
          </w:p>
          <w:p w14:paraId="657B38A2" w14:textId="77777777" w:rsidR="001A20E6" w:rsidRDefault="00000000">
            <w:pPr>
              <w:pStyle w:val="TableCellTaskDetails"/>
            </w:pPr>
            <w:r>
              <w:t>• Study - Fiscal Policy (E17) — 1h</w:t>
            </w:r>
          </w:p>
          <w:p w14:paraId="433892B1" w14:textId="77777777" w:rsidR="001A20E6" w:rsidRDefault="00000000">
            <w:pPr>
              <w:pStyle w:val="TableCellTaskBadge"/>
              <w:shd w:val="clear" w:color="auto" w:fill="E3F2FD"/>
            </w:pPr>
            <w:r>
              <w:rPr>
                <w:b/>
                <w:bCs/>
                <w:color w:val="1976D2"/>
              </w:rPr>
              <w:t>STUDY</w:t>
            </w:r>
          </w:p>
          <w:p w14:paraId="6C606318" w14:textId="77777777" w:rsidR="001A20E6" w:rsidRDefault="00000000">
            <w:pPr>
              <w:pStyle w:val="TableCellTaskDetails"/>
            </w:pPr>
            <w:r>
              <w:t>• Revision - Economic Planning (E02) — 30m</w:t>
            </w:r>
          </w:p>
          <w:p w14:paraId="48C684E8" w14:textId="77777777" w:rsidR="001A20E6" w:rsidRDefault="00000000">
            <w:pPr>
              <w:pStyle w:val="TableCellTaskBadge"/>
              <w:shd w:val="clear" w:color="auto" w:fill="FCE4EC"/>
            </w:pPr>
            <w:r>
              <w:rPr>
                <w:b/>
                <w:bCs/>
                <w:color w:val="C2185B"/>
              </w:rPr>
              <w:t>REVISION</w:t>
            </w:r>
          </w:p>
          <w:p w14:paraId="02E5956C" w14:textId="77777777" w:rsidR="001A20E6" w:rsidRDefault="00000000">
            <w:pPr>
              <w:pStyle w:val="TableCellTaskDetails"/>
            </w:pPr>
            <w:r>
              <w:t>• Practice - Economic Planning (E02) — 30m</w:t>
            </w:r>
          </w:p>
          <w:p w14:paraId="3CA1FB3E"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D305D68" w14:textId="77777777" w:rsidR="001A20E6" w:rsidRDefault="00000000">
            <w:pPr>
              <w:pStyle w:val="TableCellTaskSubject"/>
            </w:pPr>
            <w:r>
              <w:t>Indian Economy</w:t>
            </w:r>
          </w:p>
          <w:p w14:paraId="337C2E22" w14:textId="77777777" w:rsidR="001A20E6" w:rsidRDefault="00000000">
            <w:pPr>
              <w:pStyle w:val="TableCellTaskDetails"/>
            </w:pPr>
            <w:r>
              <w:t>• Study - Fiscal Policy (E17) — 1h 30m</w:t>
            </w:r>
          </w:p>
          <w:p w14:paraId="3E028F8A" w14:textId="77777777" w:rsidR="001A20E6" w:rsidRDefault="00000000">
            <w:pPr>
              <w:pStyle w:val="TableCellTaskBadge"/>
              <w:shd w:val="clear" w:color="auto" w:fill="E3F2FD"/>
            </w:pPr>
            <w:r>
              <w:rPr>
                <w:b/>
                <w:bCs/>
                <w:color w:val="1976D2"/>
              </w:rPr>
              <w:t>STUDY</w:t>
            </w:r>
          </w:p>
          <w:p w14:paraId="03497C06" w14:textId="77777777" w:rsidR="001A20E6" w:rsidRDefault="00000000">
            <w:pPr>
              <w:pStyle w:val="TableCellTaskDetails"/>
            </w:pPr>
            <w:r>
              <w:t>• Revision - Economic Reforms (E03) — 30m</w:t>
            </w:r>
          </w:p>
          <w:p w14:paraId="3527B252" w14:textId="77777777" w:rsidR="001A20E6" w:rsidRDefault="00000000">
            <w:pPr>
              <w:pStyle w:val="TableCellTaskBadge"/>
              <w:shd w:val="clear" w:color="auto" w:fill="FCE4EC"/>
            </w:pPr>
            <w:r>
              <w:rPr>
                <w:b/>
                <w:bCs/>
                <w:color w:val="C2185B"/>
              </w:rPr>
              <w:t>REVISION</w:t>
            </w:r>
          </w:p>
          <w:p w14:paraId="4EF0B9D9" w14:textId="77777777" w:rsidR="001A20E6" w:rsidRDefault="00000000">
            <w:pPr>
              <w:pStyle w:val="TableCellTaskDetails"/>
            </w:pPr>
            <w:r>
              <w:t>• Practice - Economic Reforms (E03) — 30m</w:t>
            </w:r>
          </w:p>
          <w:p w14:paraId="0416A44F"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3AA2271" w14:textId="77777777" w:rsidR="001A20E6" w:rsidRDefault="00000000">
            <w:pPr>
              <w:pStyle w:val="TableCellTaskSubject"/>
            </w:pPr>
            <w:r>
              <w:t>Governance</w:t>
            </w:r>
          </w:p>
          <w:p w14:paraId="60F84EA5" w14:textId="77777777" w:rsidR="001A20E6" w:rsidRDefault="00000000">
            <w:pPr>
              <w:pStyle w:val="TableCellTaskDetails"/>
            </w:pPr>
            <w:r>
              <w:t>• Study - Broad / Overlap (O00) — 1h 30m</w:t>
            </w:r>
          </w:p>
          <w:p w14:paraId="30EE0B0D" w14:textId="77777777" w:rsidR="001A20E6" w:rsidRDefault="00000000">
            <w:pPr>
              <w:pStyle w:val="TableCellTaskBadge"/>
              <w:shd w:val="clear" w:color="auto" w:fill="E3F2FD"/>
            </w:pPr>
            <w:r>
              <w:rPr>
                <w:b/>
                <w:bCs/>
                <w:color w:val="1976D2"/>
              </w:rPr>
              <w:t>STUDY</w:t>
            </w:r>
          </w:p>
          <w:p w14:paraId="372AB5E9" w14:textId="77777777" w:rsidR="001A20E6" w:rsidRDefault="00000000">
            <w:pPr>
              <w:pStyle w:val="TableCellTaskDetails"/>
            </w:pPr>
            <w:r>
              <w:t>• Revision - Broad / Overlap (O00) — 30m</w:t>
            </w:r>
          </w:p>
          <w:p w14:paraId="7C916A5B" w14:textId="77777777" w:rsidR="001A20E6" w:rsidRDefault="00000000">
            <w:pPr>
              <w:pStyle w:val="TableCellTaskBadge"/>
              <w:shd w:val="clear" w:color="auto" w:fill="FCE4EC"/>
            </w:pPr>
            <w:r>
              <w:rPr>
                <w:b/>
                <w:bCs/>
                <w:color w:val="C2185B"/>
              </w:rPr>
              <w:t>REVISION</w:t>
            </w:r>
          </w:p>
          <w:p w14:paraId="71AA2688" w14:textId="77777777" w:rsidR="001A20E6" w:rsidRDefault="00000000">
            <w:pPr>
              <w:pStyle w:val="TableCellTaskDetails"/>
            </w:pPr>
            <w:r>
              <w:t>• Practice - Broad / Overlap (O00) — 30m</w:t>
            </w:r>
          </w:p>
          <w:p w14:paraId="27952AD1"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0984DB3" w14:textId="77777777" w:rsidR="001A20E6" w:rsidRDefault="00000000">
            <w:pPr>
              <w:pStyle w:val="TableCellTaskSubject"/>
            </w:pPr>
            <w:r>
              <w:t>Governance</w:t>
            </w:r>
          </w:p>
          <w:p w14:paraId="0DE9813B" w14:textId="77777777" w:rsidR="001A20E6" w:rsidRDefault="00000000">
            <w:pPr>
              <w:pStyle w:val="TableCellTaskDetails"/>
            </w:pPr>
            <w:r>
              <w:t>• Study - Broad / Overlap (O00) — 30m</w:t>
            </w:r>
          </w:p>
          <w:p w14:paraId="520F668F" w14:textId="77777777" w:rsidR="001A20E6" w:rsidRDefault="00000000">
            <w:pPr>
              <w:pStyle w:val="TableCellTaskBadge"/>
              <w:shd w:val="clear" w:color="auto" w:fill="E3F2FD"/>
            </w:pPr>
            <w:r>
              <w:rPr>
                <w:b/>
                <w:bCs/>
                <w:color w:val="1976D2"/>
              </w:rPr>
              <w:t>STUDY</w:t>
            </w:r>
          </w:p>
          <w:p w14:paraId="33DE69A5" w14:textId="77777777" w:rsidR="001A20E6" w:rsidRDefault="00000000">
            <w:pPr>
              <w:pStyle w:val="TableCellTaskDetails"/>
            </w:pPr>
            <w:r>
              <w:t>• Study - Good governance and applications (O01) — 1h</w:t>
            </w:r>
          </w:p>
          <w:p w14:paraId="7687B5C8" w14:textId="77777777" w:rsidR="001A20E6" w:rsidRDefault="00000000">
            <w:pPr>
              <w:pStyle w:val="TableCellTaskBadge"/>
              <w:shd w:val="clear" w:color="auto" w:fill="E3F2FD"/>
            </w:pPr>
            <w:r>
              <w:rPr>
                <w:b/>
                <w:bCs/>
                <w:color w:val="1976D2"/>
              </w:rPr>
              <w:t>STUDY</w:t>
            </w:r>
          </w:p>
          <w:p w14:paraId="4F55A780" w14:textId="77777777" w:rsidR="001A20E6" w:rsidRDefault="00000000">
            <w:pPr>
              <w:pStyle w:val="TableCellTaskDetails"/>
            </w:pPr>
            <w:r>
              <w:t>• Revision - Good governance and applications (O01) — 30m</w:t>
            </w:r>
          </w:p>
          <w:p w14:paraId="2407BE48" w14:textId="77777777" w:rsidR="001A20E6" w:rsidRDefault="00000000">
            <w:pPr>
              <w:pStyle w:val="TableCellTaskBadge"/>
              <w:shd w:val="clear" w:color="auto" w:fill="FCE4EC"/>
            </w:pPr>
            <w:r>
              <w:rPr>
                <w:b/>
                <w:bCs/>
                <w:color w:val="C2185B"/>
              </w:rPr>
              <w:t>REVISION</w:t>
            </w:r>
          </w:p>
          <w:p w14:paraId="581B8F65" w14:textId="77777777" w:rsidR="001A20E6" w:rsidRDefault="00000000">
            <w:pPr>
              <w:pStyle w:val="TableCellTaskDetails"/>
            </w:pPr>
            <w:r>
              <w:t>• Practice - Good governance and applications (O01) — 30m</w:t>
            </w:r>
          </w:p>
          <w:p w14:paraId="3458FB38"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54AA71E7" w14:textId="77777777" w:rsidR="001A20E6" w:rsidRDefault="001A20E6"/>
        </w:tc>
      </w:tr>
    </w:tbl>
    <w:p w14:paraId="26A508E4" w14:textId="77777777" w:rsidR="001A20E6" w:rsidRDefault="001A20E6">
      <w:pPr>
        <w:spacing w:after="400"/>
      </w:pPr>
    </w:p>
    <w:p w14:paraId="2452D24B" w14:textId="77777777" w:rsidR="001A20E6" w:rsidRDefault="00000000">
      <w:pPr>
        <w:pStyle w:val="ResourceTitle"/>
      </w:pPr>
      <w:r>
        <w:t>📚 Resources for Aug 23 - Aug 29</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2B33DCA6" w14:textId="77777777">
        <w:tc>
          <w:tcPr>
            <w:tcW w:w="1650" w:type="pct"/>
            <w:tcBorders>
              <w:bottom w:val="single" w:sz="2" w:space="0" w:color="D1D5DB"/>
              <w:right w:val="single" w:sz="2" w:space="0" w:color="D1D5DB"/>
            </w:tcBorders>
            <w:tcMar>
              <w:top w:w="200" w:type="dxa"/>
              <w:left w:w="150" w:type="dxa"/>
              <w:bottom w:w="200" w:type="dxa"/>
              <w:right w:w="150" w:type="dxa"/>
            </w:tcMar>
          </w:tcPr>
          <w:p w14:paraId="185A5B52" w14:textId="77777777" w:rsidR="001A20E6" w:rsidRDefault="00000000">
            <w:pPr>
              <w:pStyle w:val="TableCellSubjectName"/>
            </w:pPr>
            <w:r>
              <w:t>Indian Polity and Governance</w:t>
            </w:r>
          </w:p>
          <w:p w14:paraId="5D6E049F" w14:textId="77777777" w:rsidR="001A20E6" w:rsidRDefault="00000000">
            <w:pPr>
              <w:pStyle w:val="TableCellCategoryTitle"/>
            </w:pPr>
            <w:r>
              <w:t>📝 Practice Materials</w:t>
            </w:r>
          </w:p>
          <w:p w14:paraId="60B42B91" w14:textId="77777777" w:rsidR="001A20E6" w:rsidRDefault="00000000">
            <w:pPr>
              <w:pStyle w:val="TableCellResourceItem"/>
            </w:pPr>
            <w:r>
              <w:t>• La Excellence Polity Material</w:t>
            </w:r>
          </w:p>
          <w:p w14:paraId="7AF8316A" w14:textId="77777777" w:rsidR="001A20E6" w:rsidRDefault="00000000">
            <w:pPr>
              <w:pStyle w:val="TableCellResourceItem"/>
            </w:pPr>
            <w:r>
              <w:t>• Mains RRP + Prelims RRP</w:t>
            </w:r>
          </w:p>
          <w:p w14:paraId="1E8CA440" w14:textId="77777777" w:rsidR="001A20E6" w:rsidRDefault="00000000">
            <w:pPr>
              <w:pStyle w:val="TableCellResourceItem"/>
            </w:pPr>
            <w:r>
              <w:t>• Prelims &amp; Mains Workbooks</w:t>
            </w:r>
          </w:p>
          <w:p w14:paraId="1485DE94" w14:textId="77777777" w:rsidR="001A20E6" w:rsidRDefault="00000000">
            <w:pPr>
              <w:pStyle w:val="TableCellCategoryTitle"/>
            </w:pPr>
            <w:r>
              <w:t>📰 Current Affairs</w:t>
            </w:r>
          </w:p>
          <w:p w14:paraId="6EB89780" w14:textId="77777777" w:rsidR="001A20E6" w:rsidRDefault="00000000">
            <w:pPr>
              <w:pStyle w:val="TableCellResourceItem"/>
            </w:pPr>
            <w:r>
              <w:t>• NITI Aayog Reports + PRS Briefs</w:t>
            </w:r>
          </w:p>
          <w:p w14:paraId="3A98EB22" w14:textId="77777777" w:rsidR="001A20E6" w:rsidRDefault="00000000">
            <w:pPr>
              <w:pStyle w:val="TableCellResourceItem"/>
            </w:pPr>
            <w:r>
              <w:t>• Newspapers (The Hindu/Indian Express)</w:t>
            </w:r>
          </w:p>
          <w:p w14:paraId="178144E8"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553D2BAE" w14:textId="77777777" w:rsidR="001A20E6" w:rsidRDefault="00000000">
            <w:pPr>
              <w:pStyle w:val="TableCellSubjectName"/>
            </w:pPr>
            <w:r>
              <w:t>Indian Economy</w:t>
            </w:r>
          </w:p>
          <w:p w14:paraId="26C1A348" w14:textId="77777777" w:rsidR="001A20E6" w:rsidRDefault="00000000">
            <w:pPr>
              <w:pStyle w:val="TableCellCategoryTitle"/>
            </w:pPr>
            <w:r>
              <w:t>📝 Practice Materials</w:t>
            </w:r>
          </w:p>
          <w:p w14:paraId="6DA1B84D" w14:textId="77777777" w:rsidR="001A20E6" w:rsidRDefault="00000000">
            <w:pPr>
              <w:pStyle w:val="TableCellResourceItem"/>
            </w:pPr>
            <w:r>
              <w:t>• La Excellence Economy Material</w:t>
            </w:r>
          </w:p>
          <w:p w14:paraId="7028562F" w14:textId="77777777" w:rsidR="001A20E6" w:rsidRDefault="00000000">
            <w:pPr>
              <w:pStyle w:val="TableCellResourceItem"/>
            </w:pPr>
            <w:r>
              <w:t>• Mains RRP + Prelims RRP</w:t>
            </w:r>
          </w:p>
          <w:p w14:paraId="567F3EC9" w14:textId="77777777" w:rsidR="001A20E6" w:rsidRDefault="00000000">
            <w:pPr>
              <w:pStyle w:val="TableCellResourceItem"/>
            </w:pPr>
            <w:r>
              <w:t>• Prelims &amp; Mains Workbooks</w:t>
            </w:r>
          </w:p>
          <w:p w14:paraId="6A988CA5" w14:textId="77777777" w:rsidR="001A20E6" w:rsidRDefault="00000000">
            <w:pPr>
              <w:pStyle w:val="TableCellCategoryTitle"/>
            </w:pPr>
            <w:r>
              <w:t>📰 Current Affairs</w:t>
            </w:r>
          </w:p>
          <w:p w14:paraId="795877CB" w14:textId="77777777" w:rsidR="001A20E6" w:rsidRDefault="00000000">
            <w:pPr>
              <w:pStyle w:val="TableCellResourceItem"/>
            </w:pPr>
            <w:r>
              <w:t>• NITI Aayog Reports + Economic survey and Budget</w:t>
            </w:r>
          </w:p>
          <w:p w14:paraId="51F8AF7D"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4C713B48" w14:textId="77777777" w:rsidR="001A20E6" w:rsidRDefault="00000000">
            <w:pPr>
              <w:pStyle w:val="TableCellSubjectName"/>
            </w:pPr>
            <w:r>
              <w:t>Governance</w:t>
            </w:r>
          </w:p>
          <w:p w14:paraId="2EFC1013" w14:textId="77777777" w:rsidR="001A20E6" w:rsidRDefault="00000000">
            <w:pPr>
              <w:pStyle w:val="TableCellCategoryTitle"/>
            </w:pPr>
            <w:r>
              <w:t>📚 Primary Books</w:t>
            </w:r>
          </w:p>
          <w:p w14:paraId="1701775B" w14:textId="77777777" w:rsidR="001A20E6" w:rsidRDefault="00000000">
            <w:pPr>
              <w:pStyle w:val="TableCellResourceItem"/>
            </w:pPr>
            <w:r>
              <w:t>• India Year Book (Schemes) + PIB</w:t>
            </w:r>
          </w:p>
          <w:p w14:paraId="2E4C985B" w14:textId="77777777" w:rsidR="001A20E6" w:rsidRDefault="00000000">
            <w:pPr>
              <w:pStyle w:val="TableCellResourceItem"/>
            </w:pPr>
            <w:r>
              <w:t>• Governance In India by M Laxmikanth</w:t>
            </w:r>
          </w:p>
          <w:p w14:paraId="4B7D9AAC" w14:textId="77777777" w:rsidR="001A20E6" w:rsidRDefault="00000000">
            <w:pPr>
              <w:pStyle w:val="TableCellCategoryTitle"/>
            </w:pPr>
            <w:r>
              <w:t>📝 Practice Materials</w:t>
            </w:r>
          </w:p>
          <w:p w14:paraId="2CA39A7E" w14:textId="77777777" w:rsidR="001A20E6" w:rsidRDefault="00000000">
            <w:pPr>
              <w:pStyle w:val="TableCellResourceItem"/>
            </w:pPr>
            <w:r>
              <w:t>• La Excellence Governance Material</w:t>
            </w:r>
          </w:p>
          <w:p w14:paraId="1B6A9DBB" w14:textId="77777777" w:rsidR="001A20E6" w:rsidRDefault="00000000">
            <w:pPr>
              <w:pStyle w:val="TableCellResourceItem"/>
            </w:pPr>
            <w:r>
              <w:t>• Mains Workbook</w:t>
            </w:r>
          </w:p>
          <w:p w14:paraId="6431CD1F" w14:textId="77777777" w:rsidR="001A20E6" w:rsidRDefault="00000000">
            <w:pPr>
              <w:pStyle w:val="TableCellCategoryTitle"/>
            </w:pPr>
            <w:r>
              <w:t>📰 Current Affairs</w:t>
            </w:r>
          </w:p>
          <w:p w14:paraId="65971552" w14:textId="77777777" w:rsidR="001A20E6" w:rsidRDefault="00000000">
            <w:pPr>
              <w:pStyle w:val="TableCellResourceItem"/>
            </w:pPr>
            <w:r>
              <w:t>• NITI Aayog + Yojana</w:t>
            </w:r>
          </w:p>
          <w:p w14:paraId="7019DCAD" w14:textId="77777777" w:rsidR="001A20E6" w:rsidRDefault="00000000">
            <w:pPr>
              <w:pStyle w:val="TableCellResourceItem"/>
            </w:pPr>
            <w:r>
              <w:t>• Newspapers (Hindu and IE Explained)</w:t>
            </w:r>
          </w:p>
        </w:tc>
      </w:tr>
    </w:tbl>
    <w:p w14:paraId="7FA49342"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63916F39" w14:textId="77777777">
        <w:tc>
          <w:tcPr>
            <w:tcW w:w="2500" w:type="pct"/>
            <w:tcMar>
              <w:top w:w="0" w:type="dxa"/>
              <w:left w:w="0" w:type="dxa"/>
              <w:bottom w:w="0" w:type="dxa"/>
              <w:right w:w="0" w:type="dxa"/>
            </w:tcMar>
          </w:tcPr>
          <w:p w14:paraId="67B24BB4" w14:textId="77777777" w:rsidR="001A20E6" w:rsidRDefault="00000000">
            <w:pPr>
              <w:pStyle w:val="WeekTitle"/>
            </w:pPr>
            <w:r>
              <w:rPr>
                <w:color w:val="15803D"/>
              </w:rPr>
              <w:t>📅 Aug 30 - Sep 05, 2026</w:t>
            </w:r>
          </w:p>
        </w:tc>
        <w:tc>
          <w:tcPr>
            <w:tcW w:w="2500" w:type="pct"/>
            <w:tcMar>
              <w:top w:w="0" w:type="dxa"/>
              <w:left w:w="0" w:type="dxa"/>
              <w:bottom w:w="0" w:type="dxa"/>
              <w:right w:w="0" w:type="dxa"/>
            </w:tcMar>
          </w:tcPr>
          <w:p w14:paraId="3E0F147A" w14:textId="77777777" w:rsidR="001A20E6" w:rsidRDefault="00000000">
            <w:pPr>
              <w:pStyle w:val="WeekCycleName"/>
            </w:pPr>
            <w:r>
              <w:rPr>
                <w:color w:val="15803D"/>
              </w:rPr>
              <w:t>C2</w:t>
            </w:r>
          </w:p>
        </w:tc>
      </w:tr>
    </w:tbl>
    <w:p w14:paraId="5D64D4EB"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376DFD5B" w14:textId="77777777">
        <w:tc>
          <w:tcPr>
            <w:tcW w:w="700" w:type="pct"/>
            <w:shd w:val="clear" w:color="auto" w:fill="DCFCE7"/>
            <w:tcMar>
              <w:top w:w="200" w:type="dxa"/>
              <w:left w:w="100" w:type="dxa"/>
              <w:bottom w:w="200" w:type="dxa"/>
              <w:right w:w="100" w:type="dxa"/>
            </w:tcMar>
          </w:tcPr>
          <w:p w14:paraId="004914D7" w14:textId="77777777" w:rsidR="001A20E6" w:rsidRDefault="00000000">
            <w:pPr>
              <w:pStyle w:val="TableCellCalendarDayHeader"/>
            </w:pPr>
            <w:r>
              <w:rPr>
                <w:color w:val="15803D"/>
              </w:rPr>
              <w:t>Sunday</w:t>
            </w:r>
          </w:p>
          <w:p w14:paraId="0EB12AF0" w14:textId="77777777" w:rsidR="001A20E6" w:rsidRDefault="00000000">
            <w:pPr>
              <w:pStyle w:val="TableCellCalendarDateHeader"/>
            </w:pPr>
            <w:r>
              <w:rPr>
                <w:color w:val="15803D"/>
              </w:rPr>
              <w:t>Aug 30</w:t>
            </w:r>
          </w:p>
          <w:p w14:paraId="3DC900D2"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3315302" w14:textId="77777777" w:rsidR="001A20E6" w:rsidRDefault="00000000">
            <w:pPr>
              <w:pStyle w:val="TableCellCalendarDayHeader"/>
            </w:pPr>
            <w:r>
              <w:rPr>
                <w:color w:val="15803D"/>
              </w:rPr>
              <w:t>Monday</w:t>
            </w:r>
          </w:p>
          <w:p w14:paraId="764A5428" w14:textId="77777777" w:rsidR="001A20E6" w:rsidRDefault="00000000">
            <w:pPr>
              <w:pStyle w:val="TableCellCalendarDateHeader"/>
            </w:pPr>
            <w:r>
              <w:rPr>
                <w:color w:val="15803D"/>
              </w:rPr>
              <w:t>Aug 31</w:t>
            </w:r>
          </w:p>
          <w:p w14:paraId="1C8B79F8"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DD2E71A" w14:textId="77777777" w:rsidR="001A20E6" w:rsidRDefault="00000000">
            <w:pPr>
              <w:pStyle w:val="TableCellCalendarDayHeader"/>
            </w:pPr>
            <w:r>
              <w:rPr>
                <w:color w:val="15803D"/>
              </w:rPr>
              <w:t>Tuesday</w:t>
            </w:r>
          </w:p>
          <w:p w14:paraId="0EF89947" w14:textId="77777777" w:rsidR="001A20E6" w:rsidRDefault="00000000">
            <w:pPr>
              <w:pStyle w:val="TableCellCalendarDateHeader"/>
            </w:pPr>
            <w:r>
              <w:rPr>
                <w:color w:val="15803D"/>
              </w:rPr>
              <w:t>Sep 01</w:t>
            </w:r>
          </w:p>
          <w:p w14:paraId="721D018C"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5DD14002" w14:textId="77777777" w:rsidR="001A20E6" w:rsidRDefault="00000000">
            <w:pPr>
              <w:pStyle w:val="TableCellCalendarDayHeader"/>
            </w:pPr>
            <w:r>
              <w:rPr>
                <w:color w:val="15803D"/>
              </w:rPr>
              <w:t>Wednesday</w:t>
            </w:r>
          </w:p>
          <w:p w14:paraId="3F917900" w14:textId="77777777" w:rsidR="001A20E6" w:rsidRDefault="00000000">
            <w:pPr>
              <w:pStyle w:val="TableCellCalendarDateHeader"/>
            </w:pPr>
            <w:r>
              <w:rPr>
                <w:color w:val="15803D"/>
              </w:rPr>
              <w:t>Sep 02</w:t>
            </w:r>
          </w:p>
          <w:p w14:paraId="4ADBBA88"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A8FE2D3" w14:textId="77777777" w:rsidR="001A20E6" w:rsidRDefault="00000000">
            <w:pPr>
              <w:pStyle w:val="TableCellCalendarDayHeader"/>
            </w:pPr>
            <w:r>
              <w:rPr>
                <w:color w:val="15803D"/>
              </w:rPr>
              <w:t>Thursday</w:t>
            </w:r>
          </w:p>
          <w:p w14:paraId="2CFD9650" w14:textId="77777777" w:rsidR="001A20E6" w:rsidRDefault="00000000">
            <w:pPr>
              <w:pStyle w:val="TableCellCalendarDateHeader"/>
            </w:pPr>
            <w:r>
              <w:rPr>
                <w:color w:val="15803D"/>
              </w:rPr>
              <w:t>Sep 03</w:t>
            </w:r>
          </w:p>
          <w:p w14:paraId="177C56DA"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181CB03B" w14:textId="77777777" w:rsidR="001A20E6" w:rsidRDefault="00000000">
            <w:pPr>
              <w:pStyle w:val="TableCellCalendarDayHeader"/>
            </w:pPr>
            <w:r>
              <w:rPr>
                <w:color w:val="15803D"/>
              </w:rPr>
              <w:t>Friday</w:t>
            </w:r>
          </w:p>
          <w:p w14:paraId="1FA18268" w14:textId="77777777" w:rsidR="001A20E6" w:rsidRDefault="00000000">
            <w:pPr>
              <w:pStyle w:val="TableCellCalendarDateHeader"/>
            </w:pPr>
            <w:r>
              <w:rPr>
                <w:color w:val="15803D"/>
              </w:rPr>
              <w:t>Sep 04</w:t>
            </w:r>
          </w:p>
          <w:p w14:paraId="12148163"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37B46FE2" w14:textId="77777777" w:rsidR="001A20E6" w:rsidRDefault="00000000">
            <w:pPr>
              <w:pStyle w:val="TableCellCalendarDayHeader"/>
            </w:pPr>
            <w:r>
              <w:rPr>
                <w:color w:val="F57C00"/>
              </w:rPr>
              <w:t>Saturday</w:t>
            </w:r>
          </w:p>
          <w:p w14:paraId="2034FE6E" w14:textId="77777777" w:rsidR="001A20E6" w:rsidRDefault="00000000">
            <w:pPr>
              <w:pStyle w:val="TableCellCalendarDateHeader"/>
            </w:pPr>
            <w:r>
              <w:rPr>
                <w:color w:val="F57C00"/>
              </w:rPr>
              <w:t>Sep 05</w:t>
            </w:r>
          </w:p>
          <w:p w14:paraId="2C1186D2" w14:textId="77777777" w:rsidR="001A20E6" w:rsidRDefault="00000000">
            <w:pPr>
              <w:pStyle w:val="TableCellCatchupLabel"/>
            </w:pPr>
            <w:r>
              <w:rPr>
                <w:color w:val="F57C00"/>
              </w:rPr>
              <w:t>Catchup Day</w:t>
            </w:r>
          </w:p>
        </w:tc>
      </w:tr>
      <w:tr w:rsidR="001A20E6" w14:paraId="1711B3DA" w14:textId="77777777">
        <w:tc>
          <w:tcPr>
            <w:tcW w:w="700" w:type="pct"/>
            <w:shd w:val="clear" w:color="auto" w:fill="DCFCE7"/>
            <w:tcMar>
              <w:top w:w="150" w:type="dxa"/>
              <w:left w:w="100" w:type="dxa"/>
              <w:bottom w:w="150" w:type="dxa"/>
              <w:right w:w="100" w:type="dxa"/>
            </w:tcMar>
          </w:tcPr>
          <w:p w14:paraId="119D6873" w14:textId="77777777" w:rsidR="001A20E6" w:rsidRDefault="00000000">
            <w:pPr>
              <w:pStyle w:val="TableCellTaskSubject"/>
            </w:pPr>
            <w:r>
              <w:t>Indian Economy</w:t>
            </w:r>
          </w:p>
          <w:p w14:paraId="5EBCB5D4" w14:textId="77777777" w:rsidR="001A20E6" w:rsidRDefault="00000000">
            <w:pPr>
              <w:pStyle w:val="TableCellTaskDetails"/>
            </w:pPr>
            <w:r>
              <w:t>• Test - TEST — 3h</w:t>
            </w:r>
          </w:p>
          <w:p w14:paraId="08986CBF"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5A908FFC" w14:textId="77777777" w:rsidR="001A20E6" w:rsidRDefault="00000000">
            <w:pPr>
              <w:pStyle w:val="TableCellTaskSubject"/>
            </w:pPr>
            <w:r>
              <w:t>Indian Economy</w:t>
            </w:r>
          </w:p>
          <w:p w14:paraId="76F0A404" w14:textId="77777777" w:rsidR="001A20E6" w:rsidRDefault="00000000">
            <w:pPr>
              <w:pStyle w:val="TableCellTaskDetails"/>
            </w:pPr>
            <w:r>
              <w:t>• Study - Capital Market (E19) — 1h 30m</w:t>
            </w:r>
          </w:p>
          <w:p w14:paraId="08D115C2" w14:textId="77777777" w:rsidR="001A20E6" w:rsidRDefault="00000000">
            <w:pPr>
              <w:pStyle w:val="TableCellTaskBadge"/>
              <w:shd w:val="clear" w:color="auto" w:fill="E3F2FD"/>
            </w:pPr>
            <w:r>
              <w:rPr>
                <w:b/>
                <w:bCs/>
                <w:color w:val="1976D2"/>
              </w:rPr>
              <w:t>STUDY</w:t>
            </w:r>
          </w:p>
          <w:p w14:paraId="583C60F5" w14:textId="77777777" w:rsidR="001A20E6" w:rsidRDefault="00000000">
            <w:pPr>
              <w:pStyle w:val="TableCellTaskDetails"/>
            </w:pPr>
            <w:r>
              <w:t>• Revision - Agriculture (E06) — 30m</w:t>
            </w:r>
          </w:p>
          <w:p w14:paraId="1F607AA9" w14:textId="77777777" w:rsidR="001A20E6" w:rsidRDefault="00000000">
            <w:pPr>
              <w:pStyle w:val="TableCellTaskBadge"/>
              <w:shd w:val="clear" w:color="auto" w:fill="FCE4EC"/>
            </w:pPr>
            <w:r>
              <w:rPr>
                <w:b/>
                <w:bCs/>
                <w:color w:val="C2185B"/>
              </w:rPr>
              <w:t>REVISION</w:t>
            </w:r>
          </w:p>
          <w:p w14:paraId="534E6F33" w14:textId="77777777" w:rsidR="001A20E6" w:rsidRDefault="00000000">
            <w:pPr>
              <w:pStyle w:val="TableCellTaskDetails"/>
            </w:pPr>
            <w:r>
              <w:t>• Practice - Agriculture (E06) — 30m</w:t>
            </w:r>
          </w:p>
          <w:p w14:paraId="030CCE26"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D4D3A62" w14:textId="77777777" w:rsidR="001A20E6" w:rsidRDefault="00000000">
            <w:pPr>
              <w:pStyle w:val="TableCellTaskSubject"/>
            </w:pPr>
            <w:r>
              <w:t>Indian Economy</w:t>
            </w:r>
          </w:p>
          <w:p w14:paraId="36C58C62" w14:textId="77777777" w:rsidR="001A20E6" w:rsidRDefault="00000000">
            <w:pPr>
              <w:pStyle w:val="TableCellTaskDetails"/>
            </w:pPr>
            <w:r>
              <w:t>• Study - Capital Market (E19) — 30m</w:t>
            </w:r>
          </w:p>
          <w:p w14:paraId="53A760B8" w14:textId="77777777" w:rsidR="001A20E6" w:rsidRDefault="00000000">
            <w:pPr>
              <w:pStyle w:val="TableCellTaskBadge"/>
              <w:shd w:val="clear" w:color="auto" w:fill="E3F2FD"/>
            </w:pPr>
            <w:r>
              <w:rPr>
                <w:b/>
                <w:bCs/>
                <w:color w:val="1976D2"/>
              </w:rPr>
              <w:t>STUDY</w:t>
            </w:r>
          </w:p>
          <w:p w14:paraId="573659DE" w14:textId="77777777" w:rsidR="001A20E6" w:rsidRDefault="00000000">
            <w:pPr>
              <w:pStyle w:val="TableCellTaskDetails"/>
            </w:pPr>
            <w:r>
              <w:t>• Study - Money Market (E20) — 1h</w:t>
            </w:r>
          </w:p>
          <w:p w14:paraId="5B22907C" w14:textId="77777777" w:rsidR="001A20E6" w:rsidRDefault="00000000">
            <w:pPr>
              <w:pStyle w:val="TableCellTaskBadge"/>
              <w:shd w:val="clear" w:color="auto" w:fill="E3F2FD"/>
            </w:pPr>
            <w:r>
              <w:rPr>
                <w:b/>
                <w:bCs/>
                <w:color w:val="1976D2"/>
              </w:rPr>
              <w:t>STUDY</w:t>
            </w:r>
          </w:p>
          <w:p w14:paraId="580DC208" w14:textId="77777777" w:rsidR="001A20E6" w:rsidRDefault="00000000">
            <w:pPr>
              <w:pStyle w:val="TableCellTaskDetails"/>
            </w:pPr>
            <w:r>
              <w:t>• Revision - Industry (E07) — 30m</w:t>
            </w:r>
          </w:p>
          <w:p w14:paraId="22D996B5" w14:textId="77777777" w:rsidR="001A20E6" w:rsidRDefault="00000000">
            <w:pPr>
              <w:pStyle w:val="TableCellTaskBadge"/>
              <w:shd w:val="clear" w:color="auto" w:fill="FCE4EC"/>
            </w:pPr>
            <w:r>
              <w:rPr>
                <w:b/>
                <w:bCs/>
                <w:color w:val="C2185B"/>
              </w:rPr>
              <w:t>REVISION</w:t>
            </w:r>
          </w:p>
          <w:p w14:paraId="10776384" w14:textId="77777777" w:rsidR="001A20E6" w:rsidRDefault="00000000">
            <w:pPr>
              <w:pStyle w:val="TableCellTaskDetails"/>
            </w:pPr>
            <w:r>
              <w:t>• Practice - Industry (E07) — 30m</w:t>
            </w:r>
          </w:p>
          <w:p w14:paraId="4F31768D"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79DD085" w14:textId="77777777" w:rsidR="001A20E6" w:rsidRDefault="00000000">
            <w:pPr>
              <w:pStyle w:val="TableCellTaskSubject"/>
            </w:pPr>
            <w:r>
              <w:t>Indian Economy</w:t>
            </w:r>
          </w:p>
          <w:p w14:paraId="3C555B3A" w14:textId="77777777" w:rsidR="001A20E6" w:rsidRDefault="00000000">
            <w:pPr>
              <w:pStyle w:val="TableCellTaskDetails"/>
            </w:pPr>
            <w:r>
              <w:t>• Study - Money Market (E20) — 1h 30m</w:t>
            </w:r>
          </w:p>
          <w:p w14:paraId="3199A2E7" w14:textId="77777777" w:rsidR="001A20E6" w:rsidRDefault="00000000">
            <w:pPr>
              <w:pStyle w:val="TableCellTaskBadge"/>
              <w:shd w:val="clear" w:color="auto" w:fill="E3F2FD"/>
            </w:pPr>
            <w:r>
              <w:rPr>
                <w:b/>
                <w:bCs/>
                <w:color w:val="1976D2"/>
              </w:rPr>
              <w:t>STUDY</w:t>
            </w:r>
          </w:p>
          <w:p w14:paraId="6E0B41CB" w14:textId="77777777" w:rsidR="001A20E6" w:rsidRDefault="00000000">
            <w:pPr>
              <w:pStyle w:val="TableCellTaskDetails"/>
            </w:pPr>
            <w:r>
              <w:t>• Revision - Services (E08) — 30m</w:t>
            </w:r>
          </w:p>
          <w:p w14:paraId="40E80CB2" w14:textId="77777777" w:rsidR="001A20E6" w:rsidRDefault="00000000">
            <w:pPr>
              <w:pStyle w:val="TableCellTaskBadge"/>
              <w:shd w:val="clear" w:color="auto" w:fill="FCE4EC"/>
            </w:pPr>
            <w:r>
              <w:rPr>
                <w:b/>
                <w:bCs/>
                <w:color w:val="C2185B"/>
              </w:rPr>
              <w:t>REVISION</w:t>
            </w:r>
          </w:p>
          <w:p w14:paraId="213BDD8F" w14:textId="77777777" w:rsidR="001A20E6" w:rsidRDefault="00000000">
            <w:pPr>
              <w:pStyle w:val="TableCellTaskDetails"/>
            </w:pPr>
            <w:r>
              <w:t>• Practice - Services (E08) — 30m</w:t>
            </w:r>
          </w:p>
          <w:p w14:paraId="10AF891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92A5460" w14:textId="77777777" w:rsidR="001A20E6" w:rsidRDefault="00000000">
            <w:pPr>
              <w:pStyle w:val="TableCellTaskSubject"/>
            </w:pPr>
            <w:r>
              <w:t>Indian Economy</w:t>
            </w:r>
          </w:p>
          <w:p w14:paraId="27F3C2BD" w14:textId="77777777" w:rsidR="001A20E6" w:rsidRDefault="00000000">
            <w:pPr>
              <w:pStyle w:val="TableCellTaskDetails"/>
            </w:pPr>
            <w:r>
              <w:t>• Study - Public Finance (E21) — 1h 30m</w:t>
            </w:r>
          </w:p>
          <w:p w14:paraId="4D829AA9" w14:textId="77777777" w:rsidR="001A20E6" w:rsidRDefault="00000000">
            <w:pPr>
              <w:pStyle w:val="TableCellTaskBadge"/>
              <w:shd w:val="clear" w:color="auto" w:fill="E3F2FD"/>
            </w:pPr>
            <w:r>
              <w:rPr>
                <w:b/>
                <w:bCs/>
                <w:color w:val="1976D2"/>
              </w:rPr>
              <w:t>STUDY</w:t>
            </w:r>
          </w:p>
          <w:p w14:paraId="2674229B" w14:textId="77777777" w:rsidR="001A20E6" w:rsidRDefault="00000000">
            <w:pPr>
              <w:pStyle w:val="TableCellTaskDetails"/>
            </w:pPr>
            <w:r>
              <w:t>• Revision - Infrastructure (E09) — 30m</w:t>
            </w:r>
          </w:p>
          <w:p w14:paraId="50606CA6" w14:textId="77777777" w:rsidR="001A20E6" w:rsidRDefault="00000000">
            <w:pPr>
              <w:pStyle w:val="TableCellTaskBadge"/>
              <w:shd w:val="clear" w:color="auto" w:fill="FCE4EC"/>
            </w:pPr>
            <w:r>
              <w:rPr>
                <w:b/>
                <w:bCs/>
                <w:color w:val="C2185B"/>
              </w:rPr>
              <w:t>REVISION</w:t>
            </w:r>
          </w:p>
          <w:p w14:paraId="1E34FC11" w14:textId="77777777" w:rsidR="001A20E6" w:rsidRDefault="00000000">
            <w:pPr>
              <w:pStyle w:val="TableCellTaskDetails"/>
            </w:pPr>
            <w:r>
              <w:t>• Practice - Infrastructure (E09) — 30m</w:t>
            </w:r>
          </w:p>
          <w:p w14:paraId="71B6D0E5"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D78CE4A" w14:textId="77777777" w:rsidR="001A20E6" w:rsidRDefault="00000000">
            <w:pPr>
              <w:pStyle w:val="TableCellTaskSubject"/>
            </w:pPr>
            <w:r>
              <w:t>Indian Economy</w:t>
            </w:r>
          </w:p>
          <w:p w14:paraId="6E8EB257" w14:textId="77777777" w:rsidR="001A20E6" w:rsidRDefault="00000000">
            <w:pPr>
              <w:pStyle w:val="TableCellTaskDetails"/>
            </w:pPr>
            <w:r>
              <w:t>• Study - Public Finance (E21) — 1h</w:t>
            </w:r>
          </w:p>
          <w:p w14:paraId="735C9C0D" w14:textId="77777777" w:rsidR="001A20E6" w:rsidRDefault="00000000">
            <w:pPr>
              <w:pStyle w:val="TableCellTaskBadge"/>
              <w:shd w:val="clear" w:color="auto" w:fill="E3F2FD"/>
            </w:pPr>
            <w:r>
              <w:rPr>
                <w:b/>
                <w:bCs/>
                <w:color w:val="1976D2"/>
              </w:rPr>
              <w:t>STUDY</w:t>
            </w:r>
          </w:p>
          <w:p w14:paraId="42DBA6DE" w14:textId="77777777" w:rsidR="001A20E6" w:rsidRDefault="00000000">
            <w:pPr>
              <w:pStyle w:val="TableCellTaskDetails"/>
            </w:pPr>
            <w:r>
              <w:t>• Study - Budget (E22) — 30m</w:t>
            </w:r>
          </w:p>
          <w:p w14:paraId="7F9D6E22" w14:textId="77777777" w:rsidR="001A20E6" w:rsidRDefault="00000000">
            <w:pPr>
              <w:pStyle w:val="TableCellTaskBadge"/>
              <w:shd w:val="clear" w:color="auto" w:fill="E3F2FD"/>
            </w:pPr>
            <w:r>
              <w:rPr>
                <w:b/>
                <w:bCs/>
                <w:color w:val="1976D2"/>
              </w:rPr>
              <w:t>STUDY</w:t>
            </w:r>
          </w:p>
          <w:p w14:paraId="5597063C" w14:textId="77777777" w:rsidR="001A20E6" w:rsidRDefault="00000000">
            <w:pPr>
              <w:pStyle w:val="TableCellTaskDetails"/>
            </w:pPr>
            <w:r>
              <w:t>• Revision - Investment Models (E10) — 30m</w:t>
            </w:r>
          </w:p>
          <w:p w14:paraId="1DD71D9E" w14:textId="77777777" w:rsidR="001A20E6" w:rsidRDefault="00000000">
            <w:pPr>
              <w:pStyle w:val="TableCellTaskBadge"/>
              <w:shd w:val="clear" w:color="auto" w:fill="FCE4EC"/>
            </w:pPr>
            <w:r>
              <w:rPr>
                <w:b/>
                <w:bCs/>
                <w:color w:val="C2185B"/>
              </w:rPr>
              <w:t>REVISION</w:t>
            </w:r>
          </w:p>
          <w:p w14:paraId="6097E680" w14:textId="77777777" w:rsidR="001A20E6" w:rsidRDefault="00000000">
            <w:pPr>
              <w:pStyle w:val="TableCellTaskDetails"/>
            </w:pPr>
            <w:r>
              <w:t>• Practice - Investment Models (E10) — 30m</w:t>
            </w:r>
          </w:p>
          <w:p w14:paraId="3E72ADDE"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5084F0AB" w14:textId="77777777" w:rsidR="001A20E6" w:rsidRDefault="001A20E6"/>
        </w:tc>
      </w:tr>
      <w:tr w:rsidR="001A20E6" w14:paraId="352D4FD2" w14:textId="77777777">
        <w:tc>
          <w:tcPr>
            <w:tcW w:w="700" w:type="pct"/>
            <w:shd w:val="clear" w:color="auto" w:fill="DCFCE7"/>
            <w:tcMar>
              <w:top w:w="150" w:type="dxa"/>
              <w:left w:w="100" w:type="dxa"/>
              <w:bottom w:w="150" w:type="dxa"/>
              <w:right w:w="100" w:type="dxa"/>
            </w:tcMar>
          </w:tcPr>
          <w:p w14:paraId="1D2D82F8" w14:textId="77777777" w:rsidR="001A20E6" w:rsidRDefault="00000000">
            <w:pPr>
              <w:pStyle w:val="TableCellTaskSubject"/>
            </w:pPr>
            <w:r>
              <w:t>Governance</w:t>
            </w:r>
          </w:p>
          <w:p w14:paraId="76063696" w14:textId="77777777" w:rsidR="001A20E6" w:rsidRDefault="00000000">
            <w:pPr>
              <w:pStyle w:val="TableCellTaskDetails"/>
            </w:pPr>
            <w:r>
              <w:t>• Test - TEST — 3h</w:t>
            </w:r>
          </w:p>
          <w:p w14:paraId="6769182B"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45D1173E" w14:textId="77777777" w:rsidR="001A20E6" w:rsidRDefault="00000000">
            <w:pPr>
              <w:pStyle w:val="TableCellTaskSubject"/>
            </w:pPr>
            <w:r>
              <w:t>Governance</w:t>
            </w:r>
          </w:p>
          <w:p w14:paraId="01757567" w14:textId="77777777" w:rsidR="001A20E6" w:rsidRDefault="00000000">
            <w:pPr>
              <w:pStyle w:val="TableCellTaskDetails"/>
            </w:pPr>
            <w:r>
              <w:t>• Study - Good governance and applications (O01) — 1h</w:t>
            </w:r>
          </w:p>
          <w:p w14:paraId="122595A9" w14:textId="77777777" w:rsidR="001A20E6" w:rsidRDefault="00000000">
            <w:pPr>
              <w:pStyle w:val="TableCellTaskBadge"/>
              <w:shd w:val="clear" w:color="auto" w:fill="E3F2FD"/>
            </w:pPr>
            <w:r>
              <w:rPr>
                <w:b/>
                <w:bCs/>
                <w:color w:val="1976D2"/>
              </w:rPr>
              <w:t>STUDY</w:t>
            </w:r>
          </w:p>
          <w:p w14:paraId="46EB3270" w14:textId="77777777" w:rsidR="001A20E6" w:rsidRDefault="00000000">
            <w:pPr>
              <w:pStyle w:val="TableCellTaskDetails"/>
            </w:pPr>
            <w:r>
              <w:t>• Study - Transparency (O02) — 30m</w:t>
            </w:r>
          </w:p>
          <w:p w14:paraId="47FAC0F3" w14:textId="77777777" w:rsidR="001A20E6" w:rsidRDefault="00000000">
            <w:pPr>
              <w:pStyle w:val="TableCellTaskBadge"/>
              <w:shd w:val="clear" w:color="auto" w:fill="E3F2FD"/>
            </w:pPr>
            <w:r>
              <w:rPr>
                <w:b/>
                <w:bCs/>
                <w:color w:val="1976D2"/>
              </w:rPr>
              <w:t>STUDY</w:t>
            </w:r>
          </w:p>
          <w:p w14:paraId="79C90CBB" w14:textId="77777777" w:rsidR="001A20E6" w:rsidRDefault="00000000">
            <w:pPr>
              <w:pStyle w:val="TableCellTaskDetails"/>
            </w:pPr>
            <w:r>
              <w:t>• Revision - Transparency (O02) — 30m</w:t>
            </w:r>
          </w:p>
          <w:p w14:paraId="30FA55B3" w14:textId="77777777" w:rsidR="001A20E6" w:rsidRDefault="00000000">
            <w:pPr>
              <w:pStyle w:val="TableCellTaskBadge"/>
              <w:shd w:val="clear" w:color="auto" w:fill="FCE4EC"/>
            </w:pPr>
            <w:r>
              <w:rPr>
                <w:b/>
                <w:bCs/>
                <w:color w:val="C2185B"/>
              </w:rPr>
              <w:t>REVISION</w:t>
            </w:r>
          </w:p>
          <w:p w14:paraId="0EB67FEF" w14:textId="77777777" w:rsidR="001A20E6" w:rsidRDefault="00000000">
            <w:pPr>
              <w:pStyle w:val="TableCellTaskDetails"/>
            </w:pPr>
            <w:r>
              <w:t>• Practice - Transparency (O02) — 30m</w:t>
            </w:r>
          </w:p>
          <w:p w14:paraId="0A56A761"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95FE684" w14:textId="77777777" w:rsidR="001A20E6" w:rsidRDefault="00000000">
            <w:pPr>
              <w:pStyle w:val="TableCellTaskSubject"/>
            </w:pPr>
            <w:r>
              <w:t>Governance</w:t>
            </w:r>
          </w:p>
          <w:p w14:paraId="2F1B2B39" w14:textId="77777777" w:rsidR="001A20E6" w:rsidRDefault="00000000">
            <w:pPr>
              <w:pStyle w:val="TableCellTaskDetails"/>
            </w:pPr>
            <w:r>
              <w:t>• Study - Transparency (O02) — 1h 30m</w:t>
            </w:r>
          </w:p>
          <w:p w14:paraId="4055F84F" w14:textId="77777777" w:rsidR="001A20E6" w:rsidRDefault="00000000">
            <w:pPr>
              <w:pStyle w:val="TableCellTaskBadge"/>
              <w:shd w:val="clear" w:color="auto" w:fill="E3F2FD"/>
            </w:pPr>
            <w:r>
              <w:rPr>
                <w:b/>
                <w:bCs/>
                <w:color w:val="1976D2"/>
              </w:rPr>
              <w:t>STUDY</w:t>
            </w:r>
          </w:p>
          <w:p w14:paraId="3D23B6EE" w14:textId="77777777" w:rsidR="001A20E6" w:rsidRDefault="00000000">
            <w:pPr>
              <w:pStyle w:val="TableCellTaskDetails"/>
            </w:pPr>
            <w:r>
              <w:t>• Revision - Accountability (O03) — 30m</w:t>
            </w:r>
          </w:p>
          <w:p w14:paraId="1E2DA633" w14:textId="77777777" w:rsidR="001A20E6" w:rsidRDefault="00000000">
            <w:pPr>
              <w:pStyle w:val="TableCellTaskBadge"/>
              <w:shd w:val="clear" w:color="auto" w:fill="FCE4EC"/>
            </w:pPr>
            <w:r>
              <w:rPr>
                <w:b/>
                <w:bCs/>
                <w:color w:val="C2185B"/>
              </w:rPr>
              <w:t>REVISION</w:t>
            </w:r>
          </w:p>
          <w:p w14:paraId="584DAEEB" w14:textId="77777777" w:rsidR="001A20E6" w:rsidRDefault="00000000">
            <w:pPr>
              <w:pStyle w:val="TableCellTaskDetails"/>
            </w:pPr>
            <w:r>
              <w:t>• Practice - Accountability (O03) — 30m</w:t>
            </w:r>
          </w:p>
          <w:p w14:paraId="373C56A5"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0D4D9A6" w14:textId="77777777" w:rsidR="001A20E6" w:rsidRDefault="00000000">
            <w:pPr>
              <w:pStyle w:val="TableCellTaskSubject"/>
            </w:pPr>
            <w:r>
              <w:t>Governance</w:t>
            </w:r>
          </w:p>
          <w:p w14:paraId="20AE89C0" w14:textId="77777777" w:rsidR="001A20E6" w:rsidRDefault="00000000">
            <w:pPr>
              <w:pStyle w:val="TableCellTaskDetails"/>
            </w:pPr>
            <w:r>
              <w:t>• Study - Accountability (O03) — 1h 30m</w:t>
            </w:r>
          </w:p>
          <w:p w14:paraId="62E7596C" w14:textId="77777777" w:rsidR="001A20E6" w:rsidRDefault="00000000">
            <w:pPr>
              <w:pStyle w:val="TableCellTaskBadge"/>
              <w:shd w:val="clear" w:color="auto" w:fill="E3F2FD"/>
            </w:pPr>
            <w:r>
              <w:rPr>
                <w:b/>
                <w:bCs/>
                <w:color w:val="1976D2"/>
              </w:rPr>
              <w:t>STUDY</w:t>
            </w:r>
          </w:p>
          <w:p w14:paraId="605E79CC" w14:textId="77777777" w:rsidR="001A20E6" w:rsidRDefault="00000000">
            <w:pPr>
              <w:pStyle w:val="TableCellTaskDetails"/>
            </w:pPr>
            <w:r>
              <w:t>• Revision - E-Governance (O04) — 30m</w:t>
            </w:r>
          </w:p>
          <w:p w14:paraId="237360BA" w14:textId="77777777" w:rsidR="001A20E6" w:rsidRDefault="00000000">
            <w:pPr>
              <w:pStyle w:val="TableCellTaskBadge"/>
              <w:shd w:val="clear" w:color="auto" w:fill="FCE4EC"/>
            </w:pPr>
            <w:r>
              <w:rPr>
                <w:b/>
                <w:bCs/>
                <w:color w:val="C2185B"/>
              </w:rPr>
              <w:t>REVISION</w:t>
            </w:r>
          </w:p>
          <w:p w14:paraId="1C527C57" w14:textId="77777777" w:rsidR="001A20E6" w:rsidRDefault="00000000">
            <w:pPr>
              <w:pStyle w:val="TableCellTaskDetails"/>
            </w:pPr>
            <w:r>
              <w:t>• Practice - E-Governance (O04) — 30m</w:t>
            </w:r>
          </w:p>
          <w:p w14:paraId="2378D4FF"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D9007BC" w14:textId="77777777" w:rsidR="001A20E6" w:rsidRDefault="00000000">
            <w:pPr>
              <w:pStyle w:val="TableCellTaskSubject"/>
            </w:pPr>
            <w:r>
              <w:t>Governance</w:t>
            </w:r>
          </w:p>
          <w:p w14:paraId="4985B3FA" w14:textId="77777777" w:rsidR="001A20E6" w:rsidRDefault="00000000">
            <w:pPr>
              <w:pStyle w:val="TableCellTaskDetails"/>
            </w:pPr>
            <w:r>
              <w:t>• Study - Accountability (O03) — 30m</w:t>
            </w:r>
          </w:p>
          <w:p w14:paraId="29566140" w14:textId="77777777" w:rsidR="001A20E6" w:rsidRDefault="00000000">
            <w:pPr>
              <w:pStyle w:val="TableCellTaskBadge"/>
              <w:shd w:val="clear" w:color="auto" w:fill="E3F2FD"/>
            </w:pPr>
            <w:r>
              <w:rPr>
                <w:b/>
                <w:bCs/>
                <w:color w:val="1976D2"/>
              </w:rPr>
              <w:t>STUDY</w:t>
            </w:r>
          </w:p>
          <w:p w14:paraId="71DDAF83" w14:textId="77777777" w:rsidR="001A20E6" w:rsidRDefault="00000000">
            <w:pPr>
              <w:pStyle w:val="TableCellTaskDetails"/>
            </w:pPr>
            <w:r>
              <w:t>• Study - E-Governance (O04) — 1h</w:t>
            </w:r>
          </w:p>
          <w:p w14:paraId="60A31792" w14:textId="77777777" w:rsidR="001A20E6" w:rsidRDefault="00000000">
            <w:pPr>
              <w:pStyle w:val="TableCellTaskBadge"/>
              <w:shd w:val="clear" w:color="auto" w:fill="E3F2FD"/>
            </w:pPr>
            <w:r>
              <w:rPr>
                <w:b/>
                <w:bCs/>
                <w:color w:val="1976D2"/>
              </w:rPr>
              <w:t>STUDY</w:t>
            </w:r>
          </w:p>
          <w:p w14:paraId="6BCC13ED" w14:textId="77777777" w:rsidR="001A20E6" w:rsidRDefault="00000000">
            <w:pPr>
              <w:pStyle w:val="TableCellTaskDetails"/>
            </w:pPr>
            <w:r>
              <w:t>• Revision - Citizens Charter (O05) — 30m</w:t>
            </w:r>
          </w:p>
          <w:p w14:paraId="0F256DC7" w14:textId="77777777" w:rsidR="001A20E6" w:rsidRDefault="00000000">
            <w:pPr>
              <w:pStyle w:val="TableCellTaskBadge"/>
              <w:shd w:val="clear" w:color="auto" w:fill="FCE4EC"/>
            </w:pPr>
            <w:r>
              <w:rPr>
                <w:b/>
                <w:bCs/>
                <w:color w:val="C2185B"/>
              </w:rPr>
              <w:t>REVISION</w:t>
            </w:r>
          </w:p>
          <w:p w14:paraId="29F11661" w14:textId="77777777" w:rsidR="001A20E6" w:rsidRDefault="00000000">
            <w:pPr>
              <w:pStyle w:val="TableCellTaskDetails"/>
            </w:pPr>
            <w:r>
              <w:t>• Practice - Citizens Charter (O05) — 30m</w:t>
            </w:r>
          </w:p>
          <w:p w14:paraId="20F44BBA"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709D2CB" w14:textId="77777777" w:rsidR="001A20E6" w:rsidRDefault="00000000">
            <w:pPr>
              <w:pStyle w:val="TableCellTaskSubject"/>
            </w:pPr>
            <w:r>
              <w:t>Governance</w:t>
            </w:r>
          </w:p>
          <w:p w14:paraId="2EE8A6BD" w14:textId="77777777" w:rsidR="001A20E6" w:rsidRDefault="00000000">
            <w:pPr>
              <w:pStyle w:val="TableCellTaskDetails"/>
            </w:pPr>
            <w:r>
              <w:t>• Study - E-Governance (O04) — 1h</w:t>
            </w:r>
          </w:p>
          <w:p w14:paraId="2E517734" w14:textId="77777777" w:rsidR="001A20E6" w:rsidRDefault="00000000">
            <w:pPr>
              <w:pStyle w:val="TableCellTaskBadge"/>
              <w:shd w:val="clear" w:color="auto" w:fill="E3F2FD"/>
            </w:pPr>
            <w:r>
              <w:rPr>
                <w:b/>
                <w:bCs/>
                <w:color w:val="1976D2"/>
              </w:rPr>
              <w:t>STUDY</w:t>
            </w:r>
          </w:p>
          <w:p w14:paraId="0656D7DE" w14:textId="77777777" w:rsidR="001A20E6" w:rsidRDefault="00000000">
            <w:pPr>
              <w:pStyle w:val="TableCellTaskDetails"/>
            </w:pPr>
            <w:r>
              <w:t>• Study - Citizens Charter (O05) — 30m</w:t>
            </w:r>
          </w:p>
          <w:p w14:paraId="4CA4082F" w14:textId="77777777" w:rsidR="001A20E6" w:rsidRDefault="00000000">
            <w:pPr>
              <w:pStyle w:val="TableCellTaskBadge"/>
              <w:shd w:val="clear" w:color="auto" w:fill="E3F2FD"/>
            </w:pPr>
            <w:r>
              <w:rPr>
                <w:b/>
                <w:bCs/>
                <w:color w:val="1976D2"/>
              </w:rPr>
              <w:t>STUDY</w:t>
            </w:r>
          </w:p>
          <w:p w14:paraId="4BDAD72E" w14:textId="77777777" w:rsidR="001A20E6" w:rsidRDefault="00000000">
            <w:pPr>
              <w:pStyle w:val="TableCellTaskDetails"/>
            </w:pPr>
            <w:r>
              <w:t>• Revision - Role of Civil services in a democracy (O06) — 30m</w:t>
            </w:r>
          </w:p>
          <w:p w14:paraId="257DCCF7" w14:textId="77777777" w:rsidR="001A20E6" w:rsidRDefault="00000000">
            <w:pPr>
              <w:pStyle w:val="TableCellTaskBadge"/>
              <w:shd w:val="clear" w:color="auto" w:fill="FCE4EC"/>
            </w:pPr>
            <w:r>
              <w:rPr>
                <w:b/>
                <w:bCs/>
                <w:color w:val="C2185B"/>
              </w:rPr>
              <w:t>REVISION</w:t>
            </w:r>
          </w:p>
          <w:p w14:paraId="662CDD9F" w14:textId="77777777" w:rsidR="001A20E6" w:rsidRDefault="00000000">
            <w:pPr>
              <w:pStyle w:val="TableCellTaskDetails"/>
            </w:pPr>
            <w:r>
              <w:t>• Practice - Role of Civil services in a democracy (O06) — 30m</w:t>
            </w:r>
          </w:p>
          <w:p w14:paraId="623EF7F3"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24BB014B" w14:textId="77777777" w:rsidR="001A20E6" w:rsidRDefault="001A20E6"/>
        </w:tc>
      </w:tr>
    </w:tbl>
    <w:p w14:paraId="265C0042" w14:textId="77777777" w:rsidR="001A20E6" w:rsidRDefault="001A20E6">
      <w:pPr>
        <w:spacing w:after="400"/>
      </w:pPr>
    </w:p>
    <w:p w14:paraId="3282BD11" w14:textId="77777777" w:rsidR="001A20E6" w:rsidRDefault="00000000">
      <w:pPr>
        <w:pStyle w:val="ResourceTitle"/>
      </w:pPr>
      <w:r>
        <w:t>📚 Resources for Aug 30 - Sep 05</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10E072DD" w14:textId="77777777">
        <w:tc>
          <w:tcPr>
            <w:tcW w:w="1650" w:type="pct"/>
            <w:tcBorders>
              <w:bottom w:val="single" w:sz="2" w:space="0" w:color="D1D5DB"/>
              <w:right w:val="single" w:sz="2" w:space="0" w:color="D1D5DB"/>
            </w:tcBorders>
            <w:tcMar>
              <w:top w:w="200" w:type="dxa"/>
              <w:left w:w="150" w:type="dxa"/>
              <w:bottom w:w="200" w:type="dxa"/>
              <w:right w:w="150" w:type="dxa"/>
            </w:tcMar>
          </w:tcPr>
          <w:p w14:paraId="5C9C0DE4" w14:textId="77777777" w:rsidR="001A20E6" w:rsidRDefault="00000000">
            <w:pPr>
              <w:pStyle w:val="TableCellSubjectName"/>
            </w:pPr>
            <w:r>
              <w:t>Indian Economy</w:t>
            </w:r>
          </w:p>
          <w:p w14:paraId="69CDC010" w14:textId="77777777" w:rsidR="001A20E6" w:rsidRDefault="00000000">
            <w:pPr>
              <w:pStyle w:val="TableCellCategoryTitle"/>
            </w:pPr>
            <w:r>
              <w:t>📝 Practice Materials</w:t>
            </w:r>
          </w:p>
          <w:p w14:paraId="154E16A8" w14:textId="77777777" w:rsidR="001A20E6" w:rsidRDefault="00000000">
            <w:pPr>
              <w:pStyle w:val="TableCellResourceItem"/>
            </w:pPr>
            <w:r>
              <w:t>• La Excellence Economy Material</w:t>
            </w:r>
          </w:p>
          <w:p w14:paraId="6FC7F3A2" w14:textId="77777777" w:rsidR="001A20E6" w:rsidRDefault="00000000">
            <w:pPr>
              <w:pStyle w:val="TableCellResourceItem"/>
            </w:pPr>
            <w:r>
              <w:t>• Mains RRP + Prelims RRP</w:t>
            </w:r>
          </w:p>
          <w:p w14:paraId="64DA8E6D" w14:textId="77777777" w:rsidR="001A20E6" w:rsidRDefault="00000000">
            <w:pPr>
              <w:pStyle w:val="TableCellResourceItem"/>
            </w:pPr>
            <w:r>
              <w:t>• Prelims &amp; Mains Workbooks</w:t>
            </w:r>
          </w:p>
          <w:p w14:paraId="2F96E01D" w14:textId="77777777" w:rsidR="001A20E6" w:rsidRDefault="00000000">
            <w:pPr>
              <w:pStyle w:val="TableCellCategoryTitle"/>
            </w:pPr>
            <w:r>
              <w:t>📰 Current Affairs</w:t>
            </w:r>
          </w:p>
          <w:p w14:paraId="4A207D52" w14:textId="77777777" w:rsidR="001A20E6" w:rsidRDefault="00000000">
            <w:pPr>
              <w:pStyle w:val="TableCellResourceItem"/>
            </w:pPr>
            <w:r>
              <w:t>• NITI Aayog Reports + Economic survey and Budget</w:t>
            </w:r>
          </w:p>
          <w:p w14:paraId="5B7482E3"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1FCE1EFA" w14:textId="77777777" w:rsidR="001A20E6" w:rsidRDefault="00000000">
            <w:pPr>
              <w:pStyle w:val="TableCellSubjectName"/>
            </w:pPr>
            <w:r>
              <w:t>Governance</w:t>
            </w:r>
          </w:p>
          <w:p w14:paraId="41870E7F" w14:textId="77777777" w:rsidR="001A20E6" w:rsidRDefault="00000000">
            <w:pPr>
              <w:pStyle w:val="TableCellCategoryTitle"/>
            </w:pPr>
            <w:r>
              <w:t>📚 Primary Books</w:t>
            </w:r>
          </w:p>
          <w:p w14:paraId="75440862" w14:textId="77777777" w:rsidR="001A20E6" w:rsidRDefault="00000000">
            <w:pPr>
              <w:pStyle w:val="TableCellResourceItem"/>
            </w:pPr>
            <w:r>
              <w:t>• India Year Book (Schemes) + PIB</w:t>
            </w:r>
          </w:p>
          <w:p w14:paraId="4E02872B" w14:textId="77777777" w:rsidR="001A20E6" w:rsidRDefault="00000000">
            <w:pPr>
              <w:pStyle w:val="TableCellResourceItem"/>
            </w:pPr>
            <w:r>
              <w:t>• Governance In India by M Laxmikanth</w:t>
            </w:r>
          </w:p>
          <w:p w14:paraId="5208684B" w14:textId="77777777" w:rsidR="001A20E6" w:rsidRDefault="00000000">
            <w:pPr>
              <w:pStyle w:val="TableCellCategoryTitle"/>
            </w:pPr>
            <w:r>
              <w:t>📝 Practice Materials</w:t>
            </w:r>
          </w:p>
          <w:p w14:paraId="2795DFC3" w14:textId="77777777" w:rsidR="001A20E6" w:rsidRDefault="00000000">
            <w:pPr>
              <w:pStyle w:val="TableCellResourceItem"/>
            </w:pPr>
            <w:r>
              <w:t>• La Excellence Governance Material</w:t>
            </w:r>
          </w:p>
          <w:p w14:paraId="3BB5FF80" w14:textId="77777777" w:rsidR="001A20E6" w:rsidRDefault="00000000">
            <w:pPr>
              <w:pStyle w:val="TableCellResourceItem"/>
            </w:pPr>
            <w:r>
              <w:t>• Mains Workbook</w:t>
            </w:r>
          </w:p>
          <w:p w14:paraId="5017AC2A" w14:textId="77777777" w:rsidR="001A20E6" w:rsidRDefault="00000000">
            <w:pPr>
              <w:pStyle w:val="TableCellCategoryTitle"/>
            </w:pPr>
            <w:r>
              <w:t>📰 Current Affairs</w:t>
            </w:r>
          </w:p>
          <w:p w14:paraId="373498DB" w14:textId="77777777" w:rsidR="001A20E6" w:rsidRDefault="00000000">
            <w:pPr>
              <w:pStyle w:val="TableCellResourceItem"/>
            </w:pPr>
            <w:r>
              <w:t>• NITI Aayog + Yojana</w:t>
            </w:r>
          </w:p>
          <w:p w14:paraId="77D8DBFA" w14:textId="77777777" w:rsidR="001A20E6" w:rsidRDefault="00000000">
            <w:pPr>
              <w:pStyle w:val="TableCellResourceItem"/>
            </w:pPr>
            <w:r>
              <w:t>• Newspapers (Hindu and IE Explained)</w:t>
            </w:r>
          </w:p>
        </w:tc>
        <w:tc>
          <w:tcPr>
            <w:tcW w:w="1650" w:type="pct"/>
          </w:tcPr>
          <w:p w14:paraId="557BFE87" w14:textId="77777777" w:rsidR="001A20E6" w:rsidRDefault="001A20E6"/>
        </w:tc>
      </w:tr>
    </w:tbl>
    <w:p w14:paraId="0DA33864"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725CA548" w14:textId="77777777">
        <w:tc>
          <w:tcPr>
            <w:tcW w:w="2500" w:type="pct"/>
            <w:tcMar>
              <w:top w:w="0" w:type="dxa"/>
              <w:left w:w="0" w:type="dxa"/>
              <w:bottom w:w="0" w:type="dxa"/>
              <w:right w:w="0" w:type="dxa"/>
            </w:tcMar>
          </w:tcPr>
          <w:p w14:paraId="49B71F55" w14:textId="77777777" w:rsidR="001A20E6" w:rsidRDefault="00000000">
            <w:pPr>
              <w:pStyle w:val="MonthTitle"/>
            </w:pPr>
            <w:r>
              <w:rPr>
                <w:color w:val="15803D"/>
              </w:rPr>
              <w:t xml:space="preserve">SEPTEMBER </w:t>
            </w:r>
            <w:commentRangeStart w:id="57"/>
            <w:r>
              <w:rPr>
                <w:color w:val="15803D"/>
              </w:rPr>
              <w:t>2026</w:t>
            </w:r>
            <w:commentRangeEnd w:id="57"/>
            <w:r w:rsidR="009E69A9">
              <w:rPr>
                <w:rStyle w:val="CommentReference"/>
                <w:rFonts w:ascii="Times New Roman" w:eastAsia="Times New Roman" w:hAnsi="Times New Roman" w:cs="Times New Roman"/>
                <w:b w:val="0"/>
                <w:bCs w:val="0"/>
                <w:color w:val="auto"/>
              </w:rPr>
              <w:commentReference w:id="57"/>
            </w:r>
          </w:p>
        </w:tc>
        <w:tc>
          <w:tcPr>
            <w:tcW w:w="2500" w:type="pct"/>
            <w:tcMar>
              <w:top w:w="0" w:type="dxa"/>
              <w:left w:w="0" w:type="dxa"/>
              <w:bottom w:w="0" w:type="dxa"/>
              <w:right w:w="0" w:type="dxa"/>
            </w:tcMar>
          </w:tcPr>
          <w:p w14:paraId="1139D2E7" w14:textId="77777777" w:rsidR="001A20E6" w:rsidRDefault="00000000">
            <w:pPr>
              <w:pStyle w:val="CycleName"/>
            </w:pPr>
            <w:r>
              <w:rPr>
                <w:color w:val="15803D"/>
              </w:rPr>
              <w:t>C2</w:t>
            </w:r>
          </w:p>
        </w:tc>
      </w:tr>
    </w:tbl>
    <w:p w14:paraId="673DB24A" w14:textId="77777777" w:rsidR="001A20E6" w:rsidRDefault="001A20E6">
      <w:pPr>
        <w:spacing w:after="4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3BA7731E" w14:textId="77777777">
        <w:tc>
          <w:tcPr>
            <w:tcW w:w="700" w:type="pct"/>
            <w:shd w:val="clear" w:color="auto" w:fill="F8F9FA"/>
            <w:tcMar>
              <w:top w:w="200" w:type="dxa"/>
              <w:left w:w="100" w:type="dxa"/>
              <w:bottom w:w="200" w:type="dxa"/>
              <w:right w:w="100" w:type="dxa"/>
            </w:tcMar>
          </w:tcPr>
          <w:p w14:paraId="44EDB9BE" w14:textId="77777777" w:rsidR="001A20E6" w:rsidRDefault="00000000">
            <w:pPr>
              <w:pStyle w:val="TableCellCalendarHeader"/>
            </w:pPr>
            <w:r>
              <w:t>Sunday</w:t>
            </w:r>
          </w:p>
        </w:tc>
        <w:tc>
          <w:tcPr>
            <w:tcW w:w="700" w:type="pct"/>
            <w:shd w:val="clear" w:color="auto" w:fill="F8F9FA"/>
            <w:tcMar>
              <w:top w:w="200" w:type="dxa"/>
              <w:left w:w="100" w:type="dxa"/>
              <w:bottom w:w="200" w:type="dxa"/>
              <w:right w:w="100" w:type="dxa"/>
            </w:tcMar>
          </w:tcPr>
          <w:p w14:paraId="6EFB8756" w14:textId="77777777" w:rsidR="001A20E6" w:rsidRDefault="00000000">
            <w:pPr>
              <w:pStyle w:val="TableCellCalendarHeader"/>
            </w:pPr>
            <w:r>
              <w:t>Monday</w:t>
            </w:r>
          </w:p>
        </w:tc>
        <w:tc>
          <w:tcPr>
            <w:tcW w:w="700" w:type="pct"/>
            <w:shd w:val="clear" w:color="auto" w:fill="F8F9FA"/>
            <w:tcMar>
              <w:top w:w="200" w:type="dxa"/>
              <w:left w:w="100" w:type="dxa"/>
              <w:bottom w:w="200" w:type="dxa"/>
              <w:right w:w="100" w:type="dxa"/>
            </w:tcMar>
          </w:tcPr>
          <w:p w14:paraId="4283DBDD" w14:textId="77777777" w:rsidR="001A20E6" w:rsidRDefault="00000000">
            <w:pPr>
              <w:pStyle w:val="TableCellCalendarHeader"/>
            </w:pPr>
            <w:r>
              <w:t>Tuesday</w:t>
            </w:r>
          </w:p>
        </w:tc>
        <w:tc>
          <w:tcPr>
            <w:tcW w:w="700" w:type="pct"/>
            <w:shd w:val="clear" w:color="auto" w:fill="F8F9FA"/>
            <w:tcMar>
              <w:top w:w="200" w:type="dxa"/>
              <w:left w:w="100" w:type="dxa"/>
              <w:bottom w:w="200" w:type="dxa"/>
              <w:right w:w="100" w:type="dxa"/>
            </w:tcMar>
          </w:tcPr>
          <w:p w14:paraId="57967D3C" w14:textId="77777777" w:rsidR="001A20E6" w:rsidRDefault="00000000">
            <w:pPr>
              <w:pStyle w:val="TableCellCalendarHeader"/>
            </w:pPr>
            <w:r>
              <w:t>Wednesday</w:t>
            </w:r>
          </w:p>
        </w:tc>
        <w:tc>
          <w:tcPr>
            <w:tcW w:w="700" w:type="pct"/>
            <w:shd w:val="clear" w:color="auto" w:fill="F8F9FA"/>
            <w:tcMar>
              <w:top w:w="200" w:type="dxa"/>
              <w:left w:w="100" w:type="dxa"/>
              <w:bottom w:w="200" w:type="dxa"/>
              <w:right w:w="100" w:type="dxa"/>
            </w:tcMar>
          </w:tcPr>
          <w:p w14:paraId="434F395E" w14:textId="77777777" w:rsidR="001A20E6" w:rsidRDefault="00000000">
            <w:pPr>
              <w:pStyle w:val="TableCellCalendarHeader"/>
            </w:pPr>
            <w:r>
              <w:t>Thursday</w:t>
            </w:r>
          </w:p>
        </w:tc>
        <w:tc>
          <w:tcPr>
            <w:tcW w:w="700" w:type="pct"/>
            <w:shd w:val="clear" w:color="auto" w:fill="F8F9FA"/>
            <w:tcMar>
              <w:top w:w="200" w:type="dxa"/>
              <w:left w:w="100" w:type="dxa"/>
              <w:bottom w:w="200" w:type="dxa"/>
              <w:right w:w="100" w:type="dxa"/>
            </w:tcMar>
          </w:tcPr>
          <w:p w14:paraId="5158AB6E" w14:textId="77777777" w:rsidR="001A20E6" w:rsidRDefault="00000000">
            <w:pPr>
              <w:pStyle w:val="TableCellCalendarHeader"/>
            </w:pPr>
            <w:r>
              <w:t>Friday</w:t>
            </w:r>
          </w:p>
        </w:tc>
        <w:tc>
          <w:tcPr>
            <w:tcW w:w="700" w:type="pct"/>
            <w:shd w:val="clear" w:color="auto" w:fill="F8F9FA"/>
            <w:tcMar>
              <w:top w:w="200" w:type="dxa"/>
              <w:left w:w="100" w:type="dxa"/>
              <w:bottom w:w="200" w:type="dxa"/>
              <w:right w:w="100" w:type="dxa"/>
            </w:tcMar>
          </w:tcPr>
          <w:p w14:paraId="51B58476" w14:textId="77777777" w:rsidR="001A20E6" w:rsidRDefault="00000000">
            <w:pPr>
              <w:pStyle w:val="TableCellCalendarHeader"/>
            </w:pPr>
            <w:r>
              <w:t>Saturday</w:t>
            </w:r>
          </w:p>
        </w:tc>
      </w:tr>
      <w:tr w:rsidR="001A20E6" w14:paraId="34A397CD" w14:textId="77777777">
        <w:tc>
          <w:tcPr>
            <w:tcW w:w="700" w:type="pct"/>
            <w:tcMar>
              <w:top w:w="200" w:type="dxa"/>
              <w:left w:w="100" w:type="dxa"/>
              <w:bottom w:w="200" w:type="dxa"/>
              <w:right w:w="100" w:type="dxa"/>
            </w:tcMar>
          </w:tcPr>
          <w:p w14:paraId="21F80DFB" w14:textId="77777777" w:rsidR="001A20E6" w:rsidRDefault="001A20E6"/>
        </w:tc>
        <w:tc>
          <w:tcPr>
            <w:tcW w:w="700" w:type="pct"/>
            <w:tcMar>
              <w:top w:w="200" w:type="dxa"/>
              <w:left w:w="100" w:type="dxa"/>
              <w:bottom w:w="200" w:type="dxa"/>
              <w:right w:w="100" w:type="dxa"/>
            </w:tcMar>
          </w:tcPr>
          <w:p w14:paraId="443D25FB" w14:textId="77777777" w:rsidR="001A20E6" w:rsidRDefault="001A20E6"/>
        </w:tc>
        <w:tc>
          <w:tcPr>
            <w:tcW w:w="700" w:type="pct"/>
            <w:shd w:val="clear" w:color="auto" w:fill="DCFCE7"/>
            <w:tcMar>
              <w:top w:w="200" w:type="dxa"/>
              <w:left w:w="100" w:type="dxa"/>
              <w:bottom w:w="200" w:type="dxa"/>
              <w:right w:w="100" w:type="dxa"/>
            </w:tcMar>
          </w:tcPr>
          <w:p w14:paraId="78E6F92E" w14:textId="77777777" w:rsidR="001A20E6" w:rsidRDefault="00000000">
            <w:pPr>
              <w:pStyle w:val="TableCellCalendarDayNumberBold"/>
            </w:pPr>
            <w:r>
              <w:t>1</w:t>
            </w:r>
          </w:p>
          <w:p w14:paraId="4FF2423C" w14:textId="77777777" w:rsidR="001A20E6" w:rsidRDefault="00000000">
            <w:pPr>
              <w:pStyle w:val="TableCellCalendarSubject"/>
            </w:pPr>
            <w:r>
              <w:t>Indian Economy</w:t>
            </w:r>
          </w:p>
          <w:p w14:paraId="1BE3E0A0" w14:textId="77777777" w:rsidR="001A20E6" w:rsidRDefault="00000000">
            <w:pPr>
              <w:pStyle w:val="TableCellCalendarSubject"/>
            </w:pPr>
            <w:r>
              <w:t>Governance</w:t>
            </w:r>
          </w:p>
        </w:tc>
        <w:tc>
          <w:tcPr>
            <w:tcW w:w="700" w:type="pct"/>
            <w:shd w:val="clear" w:color="auto" w:fill="DCFCE7"/>
            <w:tcMar>
              <w:top w:w="200" w:type="dxa"/>
              <w:left w:w="100" w:type="dxa"/>
              <w:bottom w:w="200" w:type="dxa"/>
              <w:right w:w="100" w:type="dxa"/>
            </w:tcMar>
          </w:tcPr>
          <w:p w14:paraId="102D1206" w14:textId="77777777" w:rsidR="001A20E6" w:rsidRDefault="00000000">
            <w:pPr>
              <w:pStyle w:val="TableCellCalendarDayNumberBold"/>
            </w:pPr>
            <w:r>
              <w:t>2</w:t>
            </w:r>
          </w:p>
          <w:p w14:paraId="2C1936FD" w14:textId="77777777" w:rsidR="001A20E6" w:rsidRDefault="00000000">
            <w:pPr>
              <w:pStyle w:val="TableCellCalendarSubject"/>
            </w:pPr>
            <w:r>
              <w:t>Indian Economy</w:t>
            </w:r>
          </w:p>
          <w:p w14:paraId="5E5F5456" w14:textId="77777777" w:rsidR="001A20E6" w:rsidRDefault="00000000">
            <w:pPr>
              <w:pStyle w:val="TableCellCalendarSubject"/>
            </w:pPr>
            <w:r>
              <w:t>Governance</w:t>
            </w:r>
          </w:p>
        </w:tc>
        <w:tc>
          <w:tcPr>
            <w:tcW w:w="700" w:type="pct"/>
            <w:shd w:val="clear" w:color="auto" w:fill="DCFCE7"/>
            <w:tcMar>
              <w:top w:w="200" w:type="dxa"/>
              <w:left w:w="100" w:type="dxa"/>
              <w:bottom w:w="200" w:type="dxa"/>
              <w:right w:w="100" w:type="dxa"/>
            </w:tcMar>
          </w:tcPr>
          <w:p w14:paraId="0A334B93" w14:textId="77777777" w:rsidR="001A20E6" w:rsidRDefault="00000000">
            <w:pPr>
              <w:pStyle w:val="TableCellCalendarDayNumberBold"/>
            </w:pPr>
            <w:r>
              <w:t>3</w:t>
            </w:r>
          </w:p>
          <w:p w14:paraId="6CE70231" w14:textId="77777777" w:rsidR="001A20E6" w:rsidRDefault="00000000">
            <w:pPr>
              <w:pStyle w:val="TableCellCalendarSubject"/>
            </w:pPr>
            <w:r>
              <w:t>Indian Economy</w:t>
            </w:r>
          </w:p>
          <w:p w14:paraId="754C100D" w14:textId="77777777" w:rsidR="001A20E6" w:rsidRDefault="00000000">
            <w:pPr>
              <w:pStyle w:val="TableCellCalendarSubject"/>
            </w:pPr>
            <w:r>
              <w:t>Governance</w:t>
            </w:r>
          </w:p>
        </w:tc>
        <w:tc>
          <w:tcPr>
            <w:tcW w:w="700" w:type="pct"/>
            <w:shd w:val="clear" w:color="auto" w:fill="DCFCE7"/>
            <w:tcMar>
              <w:top w:w="200" w:type="dxa"/>
              <w:left w:w="100" w:type="dxa"/>
              <w:bottom w:w="200" w:type="dxa"/>
              <w:right w:w="100" w:type="dxa"/>
            </w:tcMar>
          </w:tcPr>
          <w:p w14:paraId="0210C57A" w14:textId="77777777" w:rsidR="001A20E6" w:rsidRDefault="00000000">
            <w:pPr>
              <w:pStyle w:val="TableCellCalendarDayNumberBold"/>
            </w:pPr>
            <w:r>
              <w:t>4</w:t>
            </w:r>
          </w:p>
          <w:p w14:paraId="58748B72" w14:textId="77777777" w:rsidR="001A20E6" w:rsidRDefault="00000000">
            <w:pPr>
              <w:pStyle w:val="TableCellCalendarSubject"/>
            </w:pPr>
            <w:r>
              <w:t>Indian Economy</w:t>
            </w:r>
          </w:p>
          <w:p w14:paraId="0A16821D" w14:textId="77777777" w:rsidR="001A20E6" w:rsidRDefault="00000000">
            <w:pPr>
              <w:pStyle w:val="TableCellCalendarSubject"/>
            </w:pPr>
            <w:r>
              <w:t>Governance</w:t>
            </w:r>
          </w:p>
        </w:tc>
        <w:tc>
          <w:tcPr>
            <w:tcW w:w="700" w:type="pct"/>
            <w:shd w:val="clear" w:color="auto" w:fill="DCFCE7"/>
            <w:tcMar>
              <w:top w:w="200" w:type="dxa"/>
              <w:left w:w="100" w:type="dxa"/>
              <w:bottom w:w="200" w:type="dxa"/>
              <w:right w:w="100" w:type="dxa"/>
            </w:tcMar>
          </w:tcPr>
          <w:p w14:paraId="1C8A5A05" w14:textId="77777777" w:rsidR="001A20E6" w:rsidRDefault="00000000">
            <w:pPr>
              <w:pStyle w:val="TableCellCalendarDayNumberBold"/>
            </w:pPr>
            <w:r>
              <w:t>5</w:t>
            </w:r>
          </w:p>
          <w:p w14:paraId="02AC303C" w14:textId="77777777" w:rsidR="001A20E6" w:rsidRDefault="00000000">
            <w:pPr>
              <w:pStyle w:val="TableCellCalendarSubject"/>
            </w:pPr>
            <w:r>
              <w:t>Indian Economy</w:t>
            </w:r>
          </w:p>
          <w:p w14:paraId="22C32D0A" w14:textId="77777777" w:rsidR="001A20E6" w:rsidRDefault="00000000">
            <w:pPr>
              <w:pStyle w:val="TableCellCalendarSubject"/>
            </w:pPr>
            <w:r>
              <w:t>Governance</w:t>
            </w:r>
          </w:p>
        </w:tc>
      </w:tr>
      <w:tr w:rsidR="001A20E6" w14:paraId="6CC6630E" w14:textId="77777777">
        <w:tc>
          <w:tcPr>
            <w:tcW w:w="700" w:type="pct"/>
            <w:shd w:val="clear" w:color="auto" w:fill="DCFCE7"/>
            <w:tcMar>
              <w:top w:w="200" w:type="dxa"/>
              <w:left w:w="100" w:type="dxa"/>
              <w:bottom w:w="200" w:type="dxa"/>
              <w:right w:w="100" w:type="dxa"/>
            </w:tcMar>
          </w:tcPr>
          <w:p w14:paraId="030362AD" w14:textId="77777777" w:rsidR="001A20E6" w:rsidRDefault="00000000">
            <w:pPr>
              <w:pStyle w:val="TableCellCalendarDayNumberBold"/>
            </w:pPr>
            <w:r>
              <w:t>6</w:t>
            </w:r>
          </w:p>
          <w:p w14:paraId="33ED3A1A" w14:textId="77777777" w:rsidR="001A20E6" w:rsidRDefault="00000000">
            <w:pPr>
              <w:pStyle w:val="TableCellCalendarSubject"/>
            </w:pPr>
            <w:r>
              <w:t>Indian Economy</w:t>
            </w:r>
          </w:p>
          <w:p w14:paraId="2EDAB437" w14:textId="77777777" w:rsidR="001A20E6" w:rsidRDefault="00000000">
            <w:pPr>
              <w:pStyle w:val="TableCellCalendarSubject"/>
            </w:pPr>
            <w:r>
              <w:t>Governance</w:t>
            </w:r>
          </w:p>
        </w:tc>
        <w:tc>
          <w:tcPr>
            <w:tcW w:w="700" w:type="pct"/>
            <w:shd w:val="clear" w:color="auto" w:fill="DCFCE7"/>
            <w:tcMar>
              <w:top w:w="200" w:type="dxa"/>
              <w:left w:w="100" w:type="dxa"/>
              <w:bottom w:w="200" w:type="dxa"/>
              <w:right w:w="100" w:type="dxa"/>
            </w:tcMar>
          </w:tcPr>
          <w:p w14:paraId="17407860" w14:textId="77777777" w:rsidR="001A20E6" w:rsidRDefault="00000000">
            <w:pPr>
              <w:pStyle w:val="TableCellCalendarDayNumberBold"/>
            </w:pPr>
            <w:r>
              <w:t>7</w:t>
            </w:r>
          </w:p>
          <w:p w14:paraId="1F56BEEA" w14:textId="77777777" w:rsidR="001A20E6" w:rsidRDefault="00000000">
            <w:pPr>
              <w:pStyle w:val="TableCellCalendarSubject"/>
            </w:pPr>
            <w:r>
              <w:t>Indian Economy</w:t>
            </w:r>
          </w:p>
          <w:p w14:paraId="5DE6C7C9" w14:textId="77777777" w:rsidR="001A20E6" w:rsidRDefault="00000000">
            <w:pPr>
              <w:pStyle w:val="TableCellCalendarSubject"/>
            </w:pPr>
            <w:r>
              <w:t>Governance</w:t>
            </w:r>
          </w:p>
        </w:tc>
        <w:tc>
          <w:tcPr>
            <w:tcW w:w="700" w:type="pct"/>
            <w:shd w:val="clear" w:color="auto" w:fill="DCFCE7"/>
            <w:tcMar>
              <w:top w:w="200" w:type="dxa"/>
              <w:left w:w="100" w:type="dxa"/>
              <w:bottom w:w="200" w:type="dxa"/>
              <w:right w:w="100" w:type="dxa"/>
            </w:tcMar>
          </w:tcPr>
          <w:p w14:paraId="798B4D5F" w14:textId="77777777" w:rsidR="001A20E6" w:rsidRDefault="00000000">
            <w:pPr>
              <w:pStyle w:val="TableCellCalendarDayNumberBold"/>
            </w:pPr>
            <w:r>
              <w:t>8</w:t>
            </w:r>
          </w:p>
          <w:p w14:paraId="7024302B" w14:textId="77777777" w:rsidR="001A20E6" w:rsidRDefault="00000000">
            <w:pPr>
              <w:pStyle w:val="TableCellCalendarSubject"/>
            </w:pPr>
            <w:r>
              <w:t>Indian Economy</w:t>
            </w:r>
          </w:p>
          <w:p w14:paraId="3758C8CC" w14:textId="77777777" w:rsidR="001A20E6" w:rsidRDefault="00000000">
            <w:pPr>
              <w:pStyle w:val="TableCellCalendarSubject"/>
            </w:pPr>
            <w:r>
              <w:t>Governance</w:t>
            </w:r>
          </w:p>
        </w:tc>
        <w:tc>
          <w:tcPr>
            <w:tcW w:w="700" w:type="pct"/>
            <w:shd w:val="clear" w:color="auto" w:fill="DCFCE7"/>
            <w:tcMar>
              <w:top w:w="200" w:type="dxa"/>
              <w:left w:w="100" w:type="dxa"/>
              <w:bottom w:w="200" w:type="dxa"/>
              <w:right w:w="100" w:type="dxa"/>
            </w:tcMar>
          </w:tcPr>
          <w:p w14:paraId="641C1898" w14:textId="77777777" w:rsidR="001A20E6" w:rsidRDefault="00000000">
            <w:pPr>
              <w:pStyle w:val="TableCellCalendarDayNumberBold"/>
            </w:pPr>
            <w:r>
              <w:t>9</w:t>
            </w:r>
          </w:p>
          <w:p w14:paraId="24E85AEF" w14:textId="77777777" w:rsidR="001A20E6" w:rsidRDefault="00000000">
            <w:pPr>
              <w:pStyle w:val="TableCellCalendarSubject"/>
            </w:pPr>
            <w:r>
              <w:t>Governance</w:t>
            </w:r>
          </w:p>
          <w:p w14:paraId="00F542E4" w14:textId="77777777" w:rsidR="001A20E6" w:rsidRDefault="00000000">
            <w:pPr>
              <w:pStyle w:val="TableCellCalendarSubject"/>
            </w:pPr>
            <w:r>
              <w:t>International Relations</w:t>
            </w:r>
          </w:p>
        </w:tc>
        <w:tc>
          <w:tcPr>
            <w:tcW w:w="700" w:type="pct"/>
            <w:shd w:val="clear" w:color="auto" w:fill="DCFCE7"/>
            <w:tcMar>
              <w:top w:w="200" w:type="dxa"/>
              <w:left w:w="100" w:type="dxa"/>
              <w:bottom w:w="200" w:type="dxa"/>
              <w:right w:w="100" w:type="dxa"/>
            </w:tcMar>
          </w:tcPr>
          <w:p w14:paraId="5C13E3EB" w14:textId="77777777" w:rsidR="001A20E6" w:rsidRDefault="00000000">
            <w:pPr>
              <w:pStyle w:val="TableCellCalendarDayNumberBold"/>
            </w:pPr>
            <w:r>
              <w:t>10</w:t>
            </w:r>
          </w:p>
          <w:p w14:paraId="021B85F8" w14:textId="77777777" w:rsidR="001A20E6" w:rsidRDefault="00000000">
            <w:pPr>
              <w:pStyle w:val="TableCellCalendarSubject"/>
            </w:pPr>
            <w:r>
              <w:t>Governance</w:t>
            </w:r>
          </w:p>
          <w:p w14:paraId="74EF20A1" w14:textId="77777777" w:rsidR="001A20E6" w:rsidRDefault="00000000">
            <w:pPr>
              <w:pStyle w:val="TableCellCalendarSubject"/>
            </w:pPr>
            <w:r>
              <w:t>International Relations</w:t>
            </w:r>
          </w:p>
        </w:tc>
        <w:tc>
          <w:tcPr>
            <w:tcW w:w="700" w:type="pct"/>
            <w:shd w:val="clear" w:color="auto" w:fill="DCFCE7"/>
            <w:tcMar>
              <w:top w:w="200" w:type="dxa"/>
              <w:left w:w="100" w:type="dxa"/>
              <w:bottom w:w="200" w:type="dxa"/>
              <w:right w:w="100" w:type="dxa"/>
            </w:tcMar>
          </w:tcPr>
          <w:p w14:paraId="14C3C0C5" w14:textId="77777777" w:rsidR="001A20E6" w:rsidRDefault="00000000">
            <w:pPr>
              <w:pStyle w:val="TableCellCalendarDayNumberBold"/>
            </w:pPr>
            <w:r>
              <w:t>11</w:t>
            </w:r>
          </w:p>
          <w:p w14:paraId="34C70EC6" w14:textId="77777777" w:rsidR="001A20E6" w:rsidRDefault="00000000">
            <w:pPr>
              <w:pStyle w:val="TableCellCalendarSubject"/>
            </w:pPr>
            <w:r>
              <w:t>Governance</w:t>
            </w:r>
          </w:p>
          <w:p w14:paraId="538E872A" w14:textId="77777777" w:rsidR="001A20E6" w:rsidRDefault="00000000">
            <w:pPr>
              <w:pStyle w:val="TableCellCalendarSubject"/>
            </w:pPr>
            <w:r>
              <w:t>International Relations</w:t>
            </w:r>
          </w:p>
        </w:tc>
        <w:tc>
          <w:tcPr>
            <w:tcW w:w="700" w:type="pct"/>
            <w:shd w:val="clear" w:color="auto" w:fill="DCFCE7"/>
            <w:tcMar>
              <w:top w:w="200" w:type="dxa"/>
              <w:left w:w="100" w:type="dxa"/>
              <w:bottom w:w="200" w:type="dxa"/>
              <w:right w:w="100" w:type="dxa"/>
            </w:tcMar>
          </w:tcPr>
          <w:p w14:paraId="1DE429CE" w14:textId="77777777" w:rsidR="001A20E6" w:rsidRDefault="00000000">
            <w:pPr>
              <w:pStyle w:val="TableCellCalendarDayNumberBold"/>
            </w:pPr>
            <w:r>
              <w:t>12</w:t>
            </w:r>
          </w:p>
          <w:p w14:paraId="55248B9E" w14:textId="77777777" w:rsidR="001A20E6" w:rsidRDefault="00000000">
            <w:pPr>
              <w:pStyle w:val="TableCellCalendarSubject"/>
            </w:pPr>
            <w:r>
              <w:t>Governance</w:t>
            </w:r>
          </w:p>
          <w:p w14:paraId="760D06AF" w14:textId="77777777" w:rsidR="001A20E6" w:rsidRDefault="00000000">
            <w:pPr>
              <w:pStyle w:val="TableCellCalendarSubject"/>
            </w:pPr>
            <w:r>
              <w:t>International Relations</w:t>
            </w:r>
          </w:p>
        </w:tc>
      </w:tr>
      <w:tr w:rsidR="001A20E6" w14:paraId="547F1EE5" w14:textId="77777777">
        <w:tc>
          <w:tcPr>
            <w:tcW w:w="700" w:type="pct"/>
            <w:shd w:val="clear" w:color="auto" w:fill="DCFCE7"/>
            <w:tcMar>
              <w:top w:w="200" w:type="dxa"/>
              <w:left w:w="100" w:type="dxa"/>
              <w:bottom w:w="200" w:type="dxa"/>
              <w:right w:w="100" w:type="dxa"/>
            </w:tcMar>
          </w:tcPr>
          <w:p w14:paraId="11D2F71E" w14:textId="77777777" w:rsidR="001A20E6" w:rsidRDefault="00000000">
            <w:pPr>
              <w:pStyle w:val="TableCellCalendarDayNumberBold"/>
            </w:pPr>
            <w:r>
              <w:t>13</w:t>
            </w:r>
          </w:p>
          <w:p w14:paraId="655EE415" w14:textId="77777777" w:rsidR="001A20E6" w:rsidRDefault="00000000">
            <w:pPr>
              <w:pStyle w:val="TableCellCalendarSubject"/>
            </w:pPr>
            <w:r>
              <w:t>Governance</w:t>
            </w:r>
          </w:p>
          <w:p w14:paraId="0460DD96" w14:textId="77777777" w:rsidR="001A20E6" w:rsidRDefault="00000000">
            <w:pPr>
              <w:pStyle w:val="TableCellCalendarSubject"/>
            </w:pPr>
            <w:r>
              <w:t>International Relations</w:t>
            </w:r>
          </w:p>
        </w:tc>
        <w:tc>
          <w:tcPr>
            <w:tcW w:w="700" w:type="pct"/>
            <w:shd w:val="clear" w:color="auto" w:fill="DCFCE7"/>
            <w:tcMar>
              <w:top w:w="200" w:type="dxa"/>
              <w:left w:w="100" w:type="dxa"/>
              <w:bottom w:w="200" w:type="dxa"/>
              <w:right w:w="100" w:type="dxa"/>
            </w:tcMar>
          </w:tcPr>
          <w:p w14:paraId="132182CF" w14:textId="77777777" w:rsidR="001A20E6" w:rsidRDefault="00000000">
            <w:pPr>
              <w:pStyle w:val="TableCellCalendarDayNumberBold"/>
            </w:pPr>
            <w:r>
              <w:t>14</w:t>
            </w:r>
          </w:p>
          <w:p w14:paraId="07A40556" w14:textId="77777777" w:rsidR="001A20E6" w:rsidRDefault="00000000">
            <w:pPr>
              <w:pStyle w:val="TableCellCalendarSubject"/>
            </w:pPr>
            <w:r>
              <w:t>Governance</w:t>
            </w:r>
          </w:p>
          <w:p w14:paraId="3A6D6851" w14:textId="77777777" w:rsidR="001A20E6" w:rsidRDefault="00000000">
            <w:pPr>
              <w:pStyle w:val="TableCellCalendarSubject"/>
            </w:pPr>
            <w:r>
              <w:t>International Relations</w:t>
            </w:r>
          </w:p>
        </w:tc>
        <w:tc>
          <w:tcPr>
            <w:tcW w:w="700" w:type="pct"/>
            <w:shd w:val="clear" w:color="auto" w:fill="DCFCE7"/>
            <w:tcMar>
              <w:top w:w="200" w:type="dxa"/>
              <w:left w:w="100" w:type="dxa"/>
              <w:bottom w:w="200" w:type="dxa"/>
              <w:right w:w="100" w:type="dxa"/>
            </w:tcMar>
          </w:tcPr>
          <w:p w14:paraId="1247CE7C" w14:textId="77777777" w:rsidR="001A20E6" w:rsidRDefault="00000000">
            <w:pPr>
              <w:pStyle w:val="TableCellCalendarDayNumberBold"/>
            </w:pPr>
            <w:r>
              <w:t>15</w:t>
            </w:r>
          </w:p>
          <w:p w14:paraId="67C92377" w14:textId="77777777" w:rsidR="001A20E6" w:rsidRDefault="00000000">
            <w:pPr>
              <w:pStyle w:val="TableCellCalendarSubject"/>
            </w:pPr>
            <w:r>
              <w:t>International Relations</w:t>
            </w:r>
          </w:p>
          <w:p w14:paraId="2A6283D1" w14:textId="77777777" w:rsidR="001A20E6" w:rsidRDefault="00000000">
            <w:pPr>
              <w:pStyle w:val="TableCellCalendarSubject"/>
            </w:pPr>
            <w:r>
              <w:t>Internal Security</w:t>
            </w:r>
          </w:p>
        </w:tc>
        <w:tc>
          <w:tcPr>
            <w:tcW w:w="700" w:type="pct"/>
            <w:shd w:val="clear" w:color="auto" w:fill="DCFCE7"/>
            <w:tcMar>
              <w:top w:w="200" w:type="dxa"/>
              <w:left w:w="100" w:type="dxa"/>
              <w:bottom w:w="200" w:type="dxa"/>
              <w:right w:w="100" w:type="dxa"/>
            </w:tcMar>
          </w:tcPr>
          <w:p w14:paraId="2067BEDF" w14:textId="77777777" w:rsidR="001A20E6" w:rsidRDefault="00000000">
            <w:pPr>
              <w:pStyle w:val="TableCellCalendarDayNumberBold"/>
            </w:pPr>
            <w:r>
              <w:t>16</w:t>
            </w:r>
          </w:p>
          <w:p w14:paraId="4712319A" w14:textId="77777777" w:rsidR="001A20E6" w:rsidRDefault="00000000">
            <w:pPr>
              <w:pStyle w:val="TableCellCalendarSubject"/>
            </w:pPr>
            <w:r>
              <w:t>International Relations</w:t>
            </w:r>
          </w:p>
          <w:p w14:paraId="2005AA74" w14:textId="77777777" w:rsidR="001A20E6" w:rsidRDefault="00000000">
            <w:pPr>
              <w:pStyle w:val="TableCellCalendarSubject"/>
            </w:pPr>
            <w:r>
              <w:t>Internal Security</w:t>
            </w:r>
          </w:p>
        </w:tc>
        <w:tc>
          <w:tcPr>
            <w:tcW w:w="700" w:type="pct"/>
            <w:shd w:val="clear" w:color="auto" w:fill="DCFCE7"/>
            <w:tcMar>
              <w:top w:w="200" w:type="dxa"/>
              <w:left w:w="100" w:type="dxa"/>
              <w:bottom w:w="200" w:type="dxa"/>
              <w:right w:w="100" w:type="dxa"/>
            </w:tcMar>
          </w:tcPr>
          <w:p w14:paraId="1468DEE3" w14:textId="77777777" w:rsidR="001A20E6" w:rsidRDefault="00000000">
            <w:pPr>
              <w:pStyle w:val="TableCellCalendarDayNumberBold"/>
            </w:pPr>
            <w:r>
              <w:t>17</w:t>
            </w:r>
          </w:p>
          <w:p w14:paraId="163B6D87" w14:textId="77777777" w:rsidR="001A20E6" w:rsidRDefault="00000000">
            <w:pPr>
              <w:pStyle w:val="TableCellCalendarSubject"/>
            </w:pPr>
            <w:r>
              <w:t>International Relations</w:t>
            </w:r>
          </w:p>
          <w:p w14:paraId="00E59D54" w14:textId="77777777" w:rsidR="001A20E6" w:rsidRDefault="00000000">
            <w:pPr>
              <w:pStyle w:val="TableCellCalendarSubject"/>
            </w:pPr>
            <w:r>
              <w:t>Internal Security</w:t>
            </w:r>
          </w:p>
        </w:tc>
        <w:tc>
          <w:tcPr>
            <w:tcW w:w="700" w:type="pct"/>
            <w:shd w:val="clear" w:color="auto" w:fill="DCFCE7"/>
            <w:tcMar>
              <w:top w:w="200" w:type="dxa"/>
              <w:left w:w="100" w:type="dxa"/>
              <w:bottom w:w="200" w:type="dxa"/>
              <w:right w:w="100" w:type="dxa"/>
            </w:tcMar>
          </w:tcPr>
          <w:p w14:paraId="03D1455C" w14:textId="77777777" w:rsidR="001A20E6" w:rsidRDefault="00000000">
            <w:pPr>
              <w:pStyle w:val="TableCellCalendarDayNumberBold"/>
            </w:pPr>
            <w:r>
              <w:t>18</w:t>
            </w:r>
          </w:p>
          <w:p w14:paraId="0E5E837D" w14:textId="77777777" w:rsidR="001A20E6" w:rsidRDefault="00000000">
            <w:pPr>
              <w:pStyle w:val="TableCellCalendarSubject"/>
            </w:pPr>
            <w:r>
              <w:t>International Relations</w:t>
            </w:r>
          </w:p>
          <w:p w14:paraId="5AE6FFB4" w14:textId="77777777" w:rsidR="001A20E6" w:rsidRDefault="00000000">
            <w:pPr>
              <w:pStyle w:val="TableCellCalendarSubject"/>
            </w:pPr>
            <w:r>
              <w:t>Internal Security</w:t>
            </w:r>
          </w:p>
        </w:tc>
        <w:tc>
          <w:tcPr>
            <w:tcW w:w="700" w:type="pct"/>
            <w:shd w:val="clear" w:color="auto" w:fill="DCFCE7"/>
            <w:tcMar>
              <w:top w:w="200" w:type="dxa"/>
              <w:left w:w="100" w:type="dxa"/>
              <w:bottom w:w="200" w:type="dxa"/>
              <w:right w:w="100" w:type="dxa"/>
            </w:tcMar>
          </w:tcPr>
          <w:p w14:paraId="6AEC81CE" w14:textId="77777777" w:rsidR="001A20E6" w:rsidRDefault="00000000">
            <w:pPr>
              <w:pStyle w:val="TableCellCalendarDayNumberBold"/>
            </w:pPr>
            <w:r>
              <w:t>19</w:t>
            </w:r>
          </w:p>
          <w:p w14:paraId="0E3CA32A" w14:textId="77777777" w:rsidR="001A20E6" w:rsidRDefault="00000000">
            <w:pPr>
              <w:pStyle w:val="TableCellCalendarSubject"/>
            </w:pPr>
            <w:r>
              <w:t>International Relations</w:t>
            </w:r>
          </w:p>
          <w:p w14:paraId="474C4851" w14:textId="77777777" w:rsidR="001A20E6" w:rsidRDefault="00000000">
            <w:pPr>
              <w:pStyle w:val="TableCellCalendarSubject"/>
            </w:pPr>
            <w:r>
              <w:t>Internal Security</w:t>
            </w:r>
          </w:p>
        </w:tc>
      </w:tr>
      <w:tr w:rsidR="001A20E6" w14:paraId="30E2B4C3" w14:textId="77777777">
        <w:tc>
          <w:tcPr>
            <w:tcW w:w="700" w:type="pct"/>
            <w:shd w:val="clear" w:color="auto" w:fill="DCFCE7"/>
            <w:tcMar>
              <w:top w:w="200" w:type="dxa"/>
              <w:left w:w="100" w:type="dxa"/>
              <w:bottom w:w="200" w:type="dxa"/>
              <w:right w:w="100" w:type="dxa"/>
            </w:tcMar>
          </w:tcPr>
          <w:p w14:paraId="2BD11E5F" w14:textId="77777777" w:rsidR="001A20E6" w:rsidRDefault="00000000">
            <w:pPr>
              <w:pStyle w:val="TableCellCalendarDayNumberBold"/>
            </w:pPr>
            <w:r>
              <w:t>20</w:t>
            </w:r>
          </w:p>
          <w:p w14:paraId="1086DA90" w14:textId="77777777" w:rsidR="001A20E6" w:rsidRDefault="00000000">
            <w:pPr>
              <w:pStyle w:val="TableCellCalendarSubject"/>
            </w:pPr>
            <w:r>
              <w:t>International Relations</w:t>
            </w:r>
          </w:p>
          <w:p w14:paraId="207B74B2" w14:textId="77777777" w:rsidR="001A20E6" w:rsidRDefault="00000000">
            <w:pPr>
              <w:pStyle w:val="TableCellCalendarSubject"/>
            </w:pPr>
            <w:r>
              <w:t>Internal Security</w:t>
            </w:r>
          </w:p>
        </w:tc>
        <w:tc>
          <w:tcPr>
            <w:tcW w:w="700" w:type="pct"/>
            <w:shd w:val="clear" w:color="auto" w:fill="DCFCE7"/>
            <w:tcMar>
              <w:top w:w="200" w:type="dxa"/>
              <w:left w:w="100" w:type="dxa"/>
              <w:bottom w:w="200" w:type="dxa"/>
              <w:right w:w="100" w:type="dxa"/>
            </w:tcMar>
          </w:tcPr>
          <w:p w14:paraId="3B3894D9" w14:textId="77777777" w:rsidR="001A20E6" w:rsidRDefault="00000000">
            <w:pPr>
              <w:pStyle w:val="TableCellCalendarDayNumberBold"/>
            </w:pPr>
            <w:r>
              <w:t>21</w:t>
            </w:r>
          </w:p>
          <w:p w14:paraId="04B32DEA" w14:textId="77777777" w:rsidR="001A20E6" w:rsidRDefault="00000000">
            <w:pPr>
              <w:pStyle w:val="TableCellCalendarSubject"/>
            </w:pPr>
            <w:r>
              <w:t>International Relations</w:t>
            </w:r>
          </w:p>
          <w:p w14:paraId="68F51EC1" w14:textId="77777777" w:rsidR="001A20E6" w:rsidRDefault="00000000">
            <w:pPr>
              <w:pStyle w:val="TableCellCalendarSubject"/>
            </w:pPr>
            <w:r>
              <w:t>Internal Security</w:t>
            </w:r>
          </w:p>
        </w:tc>
        <w:tc>
          <w:tcPr>
            <w:tcW w:w="700" w:type="pct"/>
            <w:shd w:val="clear" w:color="auto" w:fill="DCFCE7"/>
            <w:tcMar>
              <w:top w:w="200" w:type="dxa"/>
              <w:left w:w="100" w:type="dxa"/>
              <w:bottom w:w="200" w:type="dxa"/>
              <w:right w:w="100" w:type="dxa"/>
            </w:tcMar>
          </w:tcPr>
          <w:p w14:paraId="1EA9CD86" w14:textId="77777777" w:rsidR="001A20E6" w:rsidRDefault="00000000">
            <w:pPr>
              <w:pStyle w:val="TableCellCalendarDayNumberBold"/>
            </w:pPr>
            <w:r>
              <w:t>22</w:t>
            </w:r>
          </w:p>
          <w:p w14:paraId="733E475F" w14:textId="77777777" w:rsidR="001A20E6" w:rsidRDefault="00000000">
            <w:pPr>
              <w:pStyle w:val="TableCellCalendarSubject"/>
            </w:pPr>
            <w:r>
              <w:t>International Relations</w:t>
            </w:r>
          </w:p>
          <w:p w14:paraId="37450278" w14:textId="77777777" w:rsidR="001A20E6" w:rsidRDefault="00000000">
            <w:pPr>
              <w:pStyle w:val="TableCellCalendarSubject"/>
            </w:pPr>
            <w:r>
              <w:t>Internal Security</w:t>
            </w:r>
          </w:p>
        </w:tc>
        <w:tc>
          <w:tcPr>
            <w:tcW w:w="700" w:type="pct"/>
            <w:shd w:val="clear" w:color="auto" w:fill="DCFCE7"/>
            <w:tcMar>
              <w:top w:w="200" w:type="dxa"/>
              <w:left w:w="100" w:type="dxa"/>
              <w:bottom w:w="200" w:type="dxa"/>
              <w:right w:w="100" w:type="dxa"/>
            </w:tcMar>
          </w:tcPr>
          <w:p w14:paraId="6D7C9247" w14:textId="77777777" w:rsidR="001A20E6" w:rsidRDefault="00000000">
            <w:pPr>
              <w:pStyle w:val="TableCellCalendarDayNumberBold"/>
            </w:pPr>
            <w:r>
              <w:t>23</w:t>
            </w:r>
          </w:p>
          <w:p w14:paraId="5F04A215" w14:textId="77777777" w:rsidR="001A20E6" w:rsidRDefault="00000000">
            <w:pPr>
              <w:pStyle w:val="TableCellCalendarSubject"/>
            </w:pPr>
            <w:r>
              <w:t>International Relations</w:t>
            </w:r>
          </w:p>
          <w:p w14:paraId="4FCAD5DF" w14:textId="77777777" w:rsidR="001A20E6" w:rsidRDefault="00000000">
            <w:pPr>
              <w:pStyle w:val="TableCellCalendarSubject"/>
            </w:pPr>
            <w:r>
              <w:t>Internal Security</w:t>
            </w:r>
          </w:p>
        </w:tc>
        <w:tc>
          <w:tcPr>
            <w:tcW w:w="700" w:type="pct"/>
            <w:shd w:val="clear" w:color="auto" w:fill="DCFCE7"/>
            <w:tcMar>
              <w:top w:w="200" w:type="dxa"/>
              <w:left w:w="100" w:type="dxa"/>
              <w:bottom w:w="200" w:type="dxa"/>
              <w:right w:w="100" w:type="dxa"/>
            </w:tcMar>
          </w:tcPr>
          <w:p w14:paraId="337BA879" w14:textId="77777777" w:rsidR="001A20E6" w:rsidRDefault="00000000">
            <w:pPr>
              <w:pStyle w:val="TableCellCalendarDayNumberBold"/>
            </w:pPr>
            <w:r>
              <w:t>24</w:t>
            </w:r>
          </w:p>
          <w:p w14:paraId="29FB0958" w14:textId="77777777" w:rsidR="001A20E6" w:rsidRDefault="00000000">
            <w:pPr>
              <w:pStyle w:val="TableCellCalendarSubject"/>
            </w:pPr>
            <w:r>
              <w:t>International Relations</w:t>
            </w:r>
          </w:p>
          <w:p w14:paraId="1EA23137" w14:textId="77777777" w:rsidR="001A20E6" w:rsidRDefault="00000000">
            <w:pPr>
              <w:pStyle w:val="TableCellCalendarSubject"/>
            </w:pPr>
            <w:r>
              <w:t>Internal Security</w:t>
            </w:r>
          </w:p>
        </w:tc>
        <w:tc>
          <w:tcPr>
            <w:tcW w:w="700" w:type="pct"/>
            <w:shd w:val="clear" w:color="auto" w:fill="DCFCE7"/>
            <w:tcMar>
              <w:top w:w="200" w:type="dxa"/>
              <w:left w:w="100" w:type="dxa"/>
              <w:bottom w:w="200" w:type="dxa"/>
              <w:right w:w="100" w:type="dxa"/>
            </w:tcMar>
          </w:tcPr>
          <w:p w14:paraId="4F46BFF4" w14:textId="77777777" w:rsidR="001A20E6" w:rsidRDefault="00000000">
            <w:pPr>
              <w:pStyle w:val="TableCellCalendarDayNumberBold"/>
            </w:pPr>
            <w:r>
              <w:t>25</w:t>
            </w:r>
          </w:p>
          <w:p w14:paraId="683EDD96" w14:textId="77777777" w:rsidR="001A20E6" w:rsidRDefault="00000000">
            <w:pPr>
              <w:pStyle w:val="TableCellCalendarSubject"/>
            </w:pPr>
            <w:r>
              <w:t>International Relations</w:t>
            </w:r>
          </w:p>
          <w:p w14:paraId="4EC7BD8D" w14:textId="77777777" w:rsidR="001A20E6" w:rsidRDefault="00000000">
            <w:pPr>
              <w:pStyle w:val="TableCellCalendarSubject"/>
            </w:pPr>
            <w:r>
              <w:t>Internal Security</w:t>
            </w:r>
          </w:p>
        </w:tc>
        <w:tc>
          <w:tcPr>
            <w:tcW w:w="700" w:type="pct"/>
            <w:shd w:val="clear" w:color="auto" w:fill="DCFCE7"/>
            <w:tcMar>
              <w:top w:w="200" w:type="dxa"/>
              <w:left w:w="100" w:type="dxa"/>
              <w:bottom w:w="200" w:type="dxa"/>
              <w:right w:w="100" w:type="dxa"/>
            </w:tcMar>
          </w:tcPr>
          <w:p w14:paraId="5FBF9FF0" w14:textId="77777777" w:rsidR="001A20E6" w:rsidRDefault="00000000">
            <w:pPr>
              <w:pStyle w:val="TableCellCalendarDayNumberBold"/>
            </w:pPr>
            <w:r>
              <w:t>26</w:t>
            </w:r>
          </w:p>
          <w:p w14:paraId="5567B299" w14:textId="77777777" w:rsidR="001A20E6" w:rsidRDefault="00000000">
            <w:pPr>
              <w:pStyle w:val="TableCellCalendarSubject"/>
            </w:pPr>
            <w:r>
              <w:t>International Relations</w:t>
            </w:r>
          </w:p>
          <w:p w14:paraId="063B6D74" w14:textId="77777777" w:rsidR="001A20E6" w:rsidRDefault="00000000">
            <w:pPr>
              <w:pStyle w:val="TableCellCalendarSubject"/>
            </w:pPr>
            <w:r>
              <w:t>Internal Security</w:t>
            </w:r>
          </w:p>
        </w:tc>
      </w:tr>
      <w:tr w:rsidR="001A20E6" w14:paraId="7CC96D02" w14:textId="77777777">
        <w:tc>
          <w:tcPr>
            <w:tcW w:w="700" w:type="pct"/>
            <w:shd w:val="clear" w:color="auto" w:fill="DCFCE7"/>
            <w:tcMar>
              <w:top w:w="200" w:type="dxa"/>
              <w:left w:w="100" w:type="dxa"/>
              <w:bottom w:w="200" w:type="dxa"/>
              <w:right w:w="100" w:type="dxa"/>
            </w:tcMar>
          </w:tcPr>
          <w:p w14:paraId="043D6A78" w14:textId="77777777" w:rsidR="001A20E6" w:rsidRDefault="00000000">
            <w:pPr>
              <w:pStyle w:val="TableCellCalendarDayNumberBold"/>
            </w:pPr>
            <w:r>
              <w:t>27</w:t>
            </w:r>
          </w:p>
          <w:p w14:paraId="432A37F7" w14:textId="77777777" w:rsidR="001A20E6" w:rsidRDefault="00000000">
            <w:pPr>
              <w:pStyle w:val="TableCellCalendarSubject"/>
            </w:pPr>
            <w:r>
              <w:t>International Relations</w:t>
            </w:r>
          </w:p>
          <w:p w14:paraId="45B1C550" w14:textId="77777777" w:rsidR="001A20E6" w:rsidRDefault="00000000">
            <w:pPr>
              <w:pStyle w:val="TableCellCalendarSubject"/>
            </w:pPr>
            <w:r>
              <w:t>Internal Security</w:t>
            </w:r>
          </w:p>
        </w:tc>
        <w:tc>
          <w:tcPr>
            <w:tcW w:w="700" w:type="pct"/>
            <w:shd w:val="clear" w:color="auto" w:fill="DCFCE7"/>
            <w:tcMar>
              <w:top w:w="200" w:type="dxa"/>
              <w:left w:w="100" w:type="dxa"/>
              <w:bottom w:w="200" w:type="dxa"/>
              <w:right w:w="100" w:type="dxa"/>
            </w:tcMar>
          </w:tcPr>
          <w:p w14:paraId="4FEB6BF2" w14:textId="77777777" w:rsidR="001A20E6" w:rsidRDefault="00000000">
            <w:pPr>
              <w:pStyle w:val="TableCellCalendarDayNumberBold"/>
            </w:pPr>
            <w:r>
              <w:t>28</w:t>
            </w:r>
          </w:p>
          <w:p w14:paraId="1599139C" w14:textId="77777777" w:rsidR="001A20E6" w:rsidRDefault="00000000">
            <w:pPr>
              <w:pStyle w:val="TableCellCalendarSubject"/>
            </w:pPr>
            <w:r>
              <w:t>Internal Security</w:t>
            </w:r>
          </w:p>
          <w:p w14:paraId="2C920258" w14:textId="77777777" w:rsidR="001A20E6" w:rsidRDefault="00000000">
            <w:pPr>
              <w:pStyle w:val="TableCellCalendarSubject"/>
            </w:pPr>
            <w:r>
              <w:t>Society and Social Justice</w:t>
            </w:r>
          </w:p>
        </w:tc>
        <w:tc>
          <w:tcPr>
            <w:tcW w:w="700" w:type="pct"/>
            <w:shd w:val="clear" w:color="auto" w:fill="DCFCE7"/>
            <w:tcMar>
              <w:top w:w="200" w:type="dxa"/>
              <w:left w:w="100" w:type="dxa"/>
              <w:bottom w:w="200" w:type="dxa"/>
              <w:right w:w="100" w:type="dxa"/>
            </w:tcMar>
          </w:tcPr>
          <w:p w14:paraId="7870A60F" w14:textId="77777777" w:rsidR="001A20E6" w:rsidRDefault="00000000">
            <w:pPr>
              <w:pStyle w:val="TableCellCalendarDayNumberBold"/>
            </w:pPr>
            <w:r>
              <w:t>29</w:t>
            </w:r>
          </w:p>
          <w:p w14:paraId="149F8137" w14:textId="77777777" w:rsidR="001A20E6" w:rsidRDefault="00000000">
            <w:pPr>
              <w:pStyle w:val="TableCellCalendarSubject"/>
            </w:pPr>
            <w:r>
              <w:t>Internal Security</w:t>
            </w:r>
          </w:p>
          <w:p w14:paraId="462CE6E2" w14:textId="77777777" w:rsidR="001A20E6" w:rsidRDefault="00000000">
            <w:pPr>
              <w:pStyle w:val="TableCellCalendarSubject"/>
            </w:pPr>
            <w:r>
              <w:t>Society and Social Justice</w:t>
            </w:r>
          </w:p>
        </w:tc>
        <w:tc>
          <w:tcPr>
            <w:tcW w:w="700" w:type="pct"/>
            <w:shd w:val="clear" w:color="auto" w:fill="DCFCE7"/>
            <w:tcMar>
              <w:top w:w="200" w:type="dxa"/>
              <w:left w:w="100" w:type="dxa"/>
              <w:bottom w:w="200" w:type="dxa"/>
              <w:right w:w="100" w:type="dxa"/>
            </w:tcMar>
          </w:tcPr>
          <w:p w14:paraId="43A24604" w14:textId="77777777" w:rsidR="001A20E6" w:rsidRDefault="00000000">
            <w:pPr>
              <w:pStyle w:val="TableCellCalendarDayNumberBold"/>
            </w:pPr>
            <w:r>
              <w:t>30</w:t>
            </w:r>
          </w:p>
          <w:p w14:paraId="4364E018" w14:textId="77777777" w:rsidR="001A20E6" w:rsidRDefault="00000000">
            <w:pPr>
              <w:pStyle w:val="TableCellCalendarSubject"/>
            </w:pPr>
            <w:r>
              <w:t>Internal Security</w:t>
            </w:r>
          </w:p>
          <w:p w14:paraId="0FF5CDFE" w14:textId="77777777" w:rsidR="001A20E6" w:rsidRDefault="00000000">
            <w:pPr>
              <w:pStyle w:val="TableCellCalendarSubject"/>
            </w:pPr>
            <w:r>
              <w:t>Society and Social Justice</w:t>
            </w:r>
          </w:p>
        </w:tc>
        <w:tc>
          <w:tcPr>
            <w:tcW w:w="700" w:type="pct"/>
            <w:tcMar>
              <w:top w:w="200" w:type="dxa"/>
              <w:left w:w="100" w:type="dxa"/>
              <w:bottom w:w="200" w:type="dxa"/>
              <w:right w:w="100" w:type="dxa"/>
            </w:tcMar>
          </w:tcPr>
          <w:p w14:paraId="63EC3182" w14:textId="77777777" w:rsidR="001A20E6" w:rsidRDefault="001A20E6"/>
        </w:tc>
        <w:tc>
          <w:tcPr>
            <w:tcW w:w="700" w:type="pct"/>
            <w:tcMar>
              <w:top w:w="200" w:type="dxa"/>
              <w:left w:w="100" w:type="dxa"/>
              <w:bottom w:w="200" w:type="dxa"/>
              <w:right w:w="100" w:type="dxa"/>
            </w:tcMar>
          </w:tcPr>
          <w:p w14:paraId="773436D1" w14:textId="77777777" w:rsidR="001A20E6" w:rsidRDefault="001A20E6"/>
        </w:tc>
        <w:tc>
          <w:tcPr>
            <w:tcW w:w="700" w:type="pct"/>
            <w:tcMar>
              <w:top w:w="200" w:type="dxa"/>
              <w:left w:w="100" w:type="dxa"/>
              <w:bottom w:w="200" w:type="dxa"/>
              <w:right w:w="100" w:type="dxa"/>
            </w:tcMar>
          </w:tcPr>
          <w:p w14:paraId="2927F407" w14:textId="77777777" w:rsidR="001A20E6" w:rsidRDefault="001A20E6"/>
        </w:tc>
      </w:tr>
    </w:tbl>
    <w:p w14:paraId="5667D5F8" w14:textId="77777777" w:rsidR="001A20E6" w:rsidRDefault="001A20E6">
      <w:pPr>
        <w:spacing w:after="400"/>
      </w:pPr>
    </w:p>
    <w:p w14:paraId="688868AD" w14:textId="77777777" w:rsidR="001A20E6" w:rsidRDefault="00000000">
      <w:pPr>
        <w:pStyle w:val="ResourceTitle"/>
      </w:pPr>
      <w:r>
        <w:t>📚 Resources for September 2026</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44C97996" w14:textId="77777777">
        <w:tc>
          <w:tcPr>
            <w:tcW w:w="1650" w:type="pct"/>
            <w:tcBorders>
              <w:bottom w:val="single" w:sz="2" w:space="0" w:color="D1D5DB"/>
              <w:right w:val="single" w:sz="2" w:space="0" w:color="D1D5DB"/>
            </w:tcBorders>
            <w:tcMar>
              <w:top w:w="200" w:type="dxa"/>
              <w:left w:w="150" w:type="dxa"/>
              <w:bottom w:w="200" w:type="dxa"/>
              <w:right w:w="150" w:type="dxa"/>
            </w:tcMar>
          </w:tcPr>
          <w:p w14:paraId="5424B007" w14:textId="77777777" w:rsidR="001A20E6" w:rsidRDefault="00000000">
            <w:pPr>
              <w:pStyle w:val="TableCellSubjectName"/>
            </w:pPr>
            <w:r>
              <w:t>Indian Economy</w:t>
            </w:r>
          </w:p>
          <w:p w14:paraId="1E81EE10" w14:textId="77777777" w:rsidR="001A20E6" w:rsidRDefault="00000000">
            <w:pPr>
              <w:pStyle w:val="TableCellCategoryTitle"/>
            </w:pPr>
            <w:r>
              <w:t>📝 Practice Materials</w:t>
            </w:r>
          </w:p>
          <w:p w14:paraId="79969667" w14:textId="77777777" w:rsidR="001A20E6" w:rsidRDefault="00000000">
            <w:pPr>
              <w:pStyle w:val="TableCellResourceItem"/>
            </w:pPr>
            <w:r>
              <w:t>• La Excellence Economy Material</w:t>
            </w:r>
          </w:p>
          <w:p w14:paraId="2114EF45" w14:textId="77777777" w:rsidR="001A20E6" w:rsidRDefault="00000000">
            <w:pPr>
              <w:pStyle w:val="TableCellResourceItem"/>
            </w:pPr>
            <w:r>
              <w:t>• Mains RRP + Prelims RRP</w:t>
            </w:r>
          </w:p>
          <w:p w14:paraId="3B2BFBAA" w14:textId="77777777" w:rsidR="001A20E6" w:rsidRDefault="00000000">
            <w:pPr>
              <w:pStyle w:val="TableCellResourceItem"/>
            </w:pPr>
            <w:r>
              <w:t>• Prelims &amp; Mains Workbooks</w:t>
            </w:r>
          </w:p>
          <w:p w14:paraId="21627B2E" w14:textId="77777777" w:rsidR="001A20E6" w:rsidRDefault="00000000">
            <w:pPr>
              <w:pStyle w:val="TableCellCategoryTitle"/>
            </w:pPr>
            <w:r>
              <w:t>📰 Current Affairs</w:t>
            </w:r>
          </w:p>
          <w:p w14:paraId="5A1C660E" w14:textId="77777777" w:rsidR="001A20E6" w:rsidRDefault="00000000">
            <w:pPr>
              <w:pStyle w:val="TableCellResourceItem"/>
            </w:pPr>
            <w:r>
              <w:t>• NITI Aayog Reports + Economic survey and Budget</w:t>
            </w:r>
          </w:p>
          <w:p w14:paraId="0E8418D5"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7CB94C83" w14:textId="77777777" w:rsidR="001A20E6" w:rsidRDefault="00000000">
            <w:pPr>
              <w:pStyle w:val="TableCellSubjectName"/>
            </w:pPr>
            <w:r>
              <w:t>Governance</w:t>
            </w:r>
          </w:p>
          <w:p w14:paraId="6BB93313" w14:textId="77777777" w:rsidR="001A20E6" w:rsidRDefault="00000000">
            <w:pPr>
              <w:pStyle w:val="TableCellCategoryTitle"/>
            </w:pPr>
            <w:r>
              <w:t>📚 Primary Books</w:t>
            </w:r>
          </w:p>
          <w:p w14:paraId="3AE958EA" w14:textId="77777777" w:rsidR="001A20E6" w:rsidRDefault="00000000">
            <w:pPr>
              <w:pStyle w:val="TableCellResourceItem"/>
            </w:pPr>
            <w:r>
              <w:t>• India Year Book (Schemes) + PIB</w:t>
            </w:r>
          </w:p>
          <w:p w14:paraId="2504C9F9" w14:textId="77777777" w:rsidR="001A20E6" w:rsidRDefault="00000000">
            <w:pPr>
              <w:pStyle w:val="TableCellResourceItem"/>
            </w:pPr>
            <w:r>
              <w:t>• Governance In India by M Laxmikanth</w:t>
            </w:r>
          </w:p>
          <w:p w14:paraId="43C51B71" w14:textId="77777777" w:rsidR="001A20E6" w:rsidRDefault="00000000">
            <w:pPr>
              <w:pStyle w:val="TableCellCategoryTitle"/>
            </w:pPr>
            <w:r>
              <w:t>📝 Practice Materials</w:t>
            </w:r>
          </w:p>
          <w:p w14:paraId="7BBA8A8D" w14:textId="77777777" w:rsidR="001A20E6" w:rsidRDefault="00000000">
            <w:pPr>
              <w:pStyle w:val="TableCellResourceItem"/>
            </w:pPr>
            <w:r>
              <w:t>• La Excellence Governance Material</w:t>
            </w:r>
          </w:p>
          <w:p w14:paraId="3E622E85" w14:textId="77777777" w:rsidR="001A20E6" w:rsidRDefault="00000000">
            <w:pPr>
              <w:pStyle w:val="TableCellResourceItem"/>
            </w:pPr>
            <w:r>
              <w:t>• Mains Workbook</w:t>
            </w:r>
          </w:p>
          <w:p w14:paraId="579F825A" w14:textId="77777777" w:rsidR="001A20E6" w:rsidRDefault="00000000">
            <w:pPr>
              <w:pStyle w:val="TableCellCategoryTitle"/>
            </w:pPr>
            <w:r>
              <w:t>📰 Current Affairs</w:t>
            </w:r>
          </w:p>
          <w:p w14:paraId="1D588EF7" w14:textId="77777777" w:rsidR="001A20E6" w:rsidRDefault="00000000">
            <w:pPr>
              <w:pStyle w:val="TableCellResourceItem"/>
            </w:pPr>
            <w:r>
              <w:t>• NITI Aayog + Yojana</w:t>
            </w:r>
          </w:p>
          <w:p w14:paraId="69714C28"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3A837DBD" w14:textId="77777777" w:rsidR="001A20E6" w:rsidRDefault="00000000">
            <w:pPr>
              <w:pStyle w:val="TableCellSubjectName"/>
            </w:pPr>
            <w:r>
              <w:t>International Relations</w:t>
            </w:r>
          </w:p>
          <w:p w14:paraId="617B8204" w14:textId="77777777" w:rsidR="001A20E6" w:rsidRDefault="00000000">
            <w:pPr>
              <w:pStyle w:val="TableCellCategoryTitle"/>
            </w:pPr>
            <w:r>
              <w:t>📝 Practice Materials</w:t>
            </w:r>
          </w:p>
          <w:p w14:paraId="5A37C2CC" w14:textId="77777777" w:rsidR="001A20E6" w:rsidRDefault="00000000">
            <w:pPr>
              <w:pStyle w:val="TableCellResourceItem"/>
            </w:pPr>
            <w:r>
              <w:t>• La Excellence IR Material</w:t>
            </w:r>
          </w:p>
          <w:p w14:paraId="2838E2CE" w14:textId="77777777" w:rsidR="001A20E6" w:rsidRDefault="00000000">
            <w:pPr>
              <w:pStyle w:val="TableCellResourceItem"/>
            </w:pPr>
            <w:r>
              <w:t>• Mains Workbook</w:t>
            </w:r>
          </w:p>
          <w:p w14:paraId="2961B262" w14:textId="77777777" w:rsidR="001A20E6" w:rsidRDefault="00000000">
            <w:pPr>
              <w:pStyle w:val="TableCellCategoryTitle"/>
            </w:pPr>
            <w:r>
              <w:t>📰 Current Affairs</w:t>
            </w:r>
          </w:p>
          <w:p w14:paraId="24052043" w14:textId="77777777" w:rsidR="001A20E6" w:rsidRDefault="00000000">
            <w:pPr>
              <w:pStyle w:val="TableCellResourceItem"/>
            </w:pPr>
            <w:r>
              <w:t>• IDSA / ORF / MEA briefs</w:t>
            </w:r>
          </w:p>
          <w:p w14:paraId="73B368D4" w14:textId="77777777" w:rsidR="001A20E6" w:rsidRDefault="00000000">
            <w:pPr>
              <w:pStyle w:val="TableCellResourceItem"/>
            </w:pPr>
            <w:r>
              <w:t>• Newspapers (The Hindu and IE – International page)</w:t>
            </w:r>
          </w:p>
        </w:tc>
      </w:tr>
      <w:tr w:rsidR="001A20E6" w14:paraId="246AC786" w14:textId="77777777">
        <w:tc>
          <w:tcPr>
            <w:tcW w:w="1650" w:type="pct"/>
            <w:tcBorders>
              <w:bottom w:val="single" w:sz="2" w:space="0" w:color="D1D5DB"/>
              <w:right w:val="single" w:sz="2" w:space="0" w:color="D1D5DB"/>
            </w:tcBorders>
            <w:tcMar>
              <w:top w:w="200" w:type="dxa"/>
              <w:left w:w="150" w:type="dxa"/>
              <w:bottom w:w="200" w:type="dxa"/>
              <w:right w:w="150" w:type="dxa"/>
            </w:tcMar>
          </w:tcPr>
          <w:p w14:paraId="004A50FA" w14:textId="77777777" w:rsidR="001A20E6" w:rsidRDefault="00000000">
            <w:pPr>
              <w:pStyle w:val="TableCellSubjectName"/>
            </w:pPr>
            <w:r>
              <w:t>Internal Security</w:t>
            </w:r>
          </w:p>
          <w:p w14:paraId="3E11465C" w14:textId="77777777" w:rsidR="001A20E6" w:rsidRDefault="00000000">
            <w:pPr>
              <w:pStyle w:val="TableCellCategoryTitle"/>
            </w:pPr>
            <w:r>
              <w:t>📝 Practice Materials</w:t>
            </w:r>
          </w:p>
          <w:p w14:paraId="37C51276" w14:textId="77777777" w:rsidR="001A20E6" w:rsidRDefault="00000000">
            <w:pPr>
              <w:pStyle w:val="TableCellResourceItem"/>
            </w:pPr>
            <w:r>
              <w:t>• La Excellence Security Material</w:t>
            </w:r>
          </w:p>
          <w:p w14:paraId="1E621555" w14:textId="77777777" w:rsidR="001A20E6" w:rsidRDefault="00000000">
            <w:pPr>
              <w:pStyle w:val="TableCellResourceItem"/>
            </w:pPr>
            <w:r>
              <w:t>• Mains Workbook</w:t>
            </w:r>
          </w:p>
          <w:p w14:paraId="33D916E7" w14:textId="77777777" w:rsidR="001A20E6" w:rsidRDefault="00000000">
            <w:pPr>
              <w:pStyle w:val="TableCellCategoryTitle"/>
            </w:pPr>
            <w:r>
              <w:t>📰 Current Affairs</w:t>
            </w:r>
          </w:p>
          <w:p w14:paraId="2A505829" w14:textId="77777777" w:rsidR="001A20E6" w:rsidRDefault="00000000">
            <w:pPr>
              <w:pStyle w:val="TableCellResourceItem"/>
            </w:pPr>
            <w:r>
              <w:t>• IDSA Reports</w:t>
            </w:r>
          </w:p>
          <w:p w14:paraId="6752F83B"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7509D961" w14:textId="77777777" w:rsidR="001A20E6" w:rsidRDefault="00000000">
            <w:pPr>
              <w:pStyle w:val="TableCellSubjectName"/>
            </w:pPr>
            <w:r>
              <w:t>Society and Social Justice</w:t>
            </w:r>
          </w:p>
          <w:p w14:paraId="15E5584D" w14:textId="77777777" w:rsidR="001A20E6" w:rsidRDefault="00000000">
            <w:pPr>
              <w:pStyle w:val="TableCellCategoryTitle"/>
            </w:pPr>
            <w:r>
              <w:t>📝 Practice Materials</w:t>
            </w:r>
          </w:p>
          <w:p w14:paraId="1A793168" w14:textId="77777777" w:rsidR="001A20E6" w:rsidRDefault="00000000">
            <w:pPr>
              <w:pStyle w:val="TableCellResourceItem"/>
            </w:pPr>
            <w:r>
              <w:t>• La Excellence Society Material</w:t>
            </w:r>
          </w:p>
          <w:p w14:paraId="3669156F" w14:textId="77777777" w:rsidR="001A20E6" w:rsidRDefault="00000000">
            <w:pPr>
              <w:pStyle w:val="TableCellResourceItem"/>
            </w:pPr>
            <w:r>
              <w:t>• Mains Workbook</w:t>
            </w:r>
          </w:p>
          <w:p w14:paraId="78681511" w14:textId="77777777" w:rsidR="001A20E6" w:rsidRDefault="00000000">
            <w:pPr>
              <w:pStyle w:val="TableCellCategoryTitle"/>
            </w:pPr>
            <w:r>
              <w:t>📰 Current Affairs</w:t>
            </w:r>
          </w:p>
          <w:p w14:paraId="4BFD33E5" w14:textId="77777777" w:rsidR="001A20E6" w:rsidRDefault="00000000">
            <w:pPr>
              <w:pStyle w:val="TableCellResourceItem"/>
            </w:pPr>
            <w:r>
              <w:t>• Newspapers (Hindu and IE Explained) (Social issues, NFHS reports)</w:t>
            </w:r>
          </w:p>
        </w:tc>
        <w:tc>
          <w:tcPr>
            <w:tcW w:w="1650" w:type="pct"/>
          </w:tcPr>
          <w:p w14:paraId="4BBCC8A9" w14:textId="77777777" w:rsidR="001A20E6" w:rsidRDefault="001A20E6"/>
        </w:tc>
      </w:tr>
    </w:tbl>
    <w:p w14:paraId="2F752823" w14:textId="77777777" w:rsidR="001A20E6" w:rsidRDefault="001A20E6">
      <w:pPr>
        <w:spacing w:after="400"/>
      </w:pPr>
    </w:p>
    <w:p w14:paraId="3C9192FE"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728999AC" w14:textId="77777777">
        <w:tc>
          <w:tcPr>
            <w:tcW w:w="2500" w:type="pct"/>
            <w:tcMar>
              <w:top w:w="0" w:type="dxa"/>
              <w:left w:w="0" w:type="dxa"/>
              <w:bottom w:w="0" w:type="dxa"/>
              <w:right w:w="0" w:type="dxa"/>
            </w:tcMar>
          </w:tcPr>
          <w:p w14:paraId="37C0F0AB" w14:textId="77777777" w:rsidR="001A20E6" w:rsidRDefault="00000000">
            <w:pPr>
              <w:pStyle w:val="WeekTitle"/>
            </w:pPr>
            <w:r>
              <w:rPr>
                <w:color w:val="15803D"/>
              </w:rPr>
              <w:t>📅 Aug 30 - Sep 05, 2026</w:t>
            </w:r>
          </w:p>
        </w:tc>
        <w:tc>
          <w:tcPr>
            <w:tcW w:w="2500" w:type="pct"/>
            <w:tcMar>
              <w:top w:w="0" w:type="dxa"/>
              <w:left w:w="0" w:type="dxa"/>
              <w:bottom w:w="0" w:type="dxa"/>
              <w:right w:w="0" w:type="dxa"/>
            </w:tcMar>
          </w:tcPr>
          <w:p w14:paraId="7FDD9427" w14:textId="77777777" w:rsidR="001A20E6" w:rsidRDefault="00000000">
            <w:pPr>
              <w:pStyle w:val="WeekCycleName"/>
            </w:pPr>
            <w:r>
              <w:rPr>
                <w:color w:val="15803D"/>
              </w:rPr>
              <w:t>C2</w:t>
            </w:r>
          </w:p>
        </w:tc>
      </w:tr>
    </w:tbl>
    <w:p w14:paraId="23D93EEB"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4DF1904C" w14:textId="77777777">
        <w:tc>
          <w:tcPr>
            <w:tcW w:w="700" w:type="pct"/>
            <w:shd w:val="clear" w:color="auto" w:fill="DCFCE7"/>
            <w:tcMar>
              <w:top w:w="200" w:type="dxa"/>
              <w:left w:w="100" w:type="dxa"/>
              <w:bottom w:w="200" w:type="dxa"/>
              <w:right w:w="100" w:type="dxa"/>
            </w:tcMar>
          </w:tcPr>
          <w:p w14:paraId="604F7258" w14:textId="77777777" w:rsidR="001A20E6" w:rsidRDefault="00000000">
            <w:pPr>
              <w:pStyle w:val="TableCellCalendarDayHeader"/>
            </w:pPr>
            <w:r>
              <w:rPr>
                <w:color w:val="15803D"/>
              </w:rPr>
              <w:t>Sunday</w:t>
            </w:r>
          </w:p>
          <w:p w14:paraId="62E283EA" w14:textId="77777777" w:rsidR="001A20E6" w:rsidRDefault="00000000">
            <w:pPr>
              <w:pStyle w:val="TableCellCalendarDateHeader"/>
            </w:pPr>
            <w:r>
              <w:rPr>
                <w:color w:val="15803D"/>
              </w:rPr>
              <w:t>Aug 30</w:t>
            </w:r>
          </w:p>
          <w:p w14:paraId="26EBA211"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38B53BE5" w14:textId="77777777" w:rsidR="001A20E6" w:rsidRDefault="00000000">
            <w:pPr>
              <w:pStyle w:val="TableCellCalendarDayHeader"/>
            </w:pPr>
            <w:r>
              <w:rPr>
                <w:color w:val="15803D"/>
              </w:rPr>
              <w:t>Monday</w:t>
            </w:r>
          </w:p>
          <w:p w14:paraId="1BC7923E" w14:textId="77777777" w:rsidR="001A20E6" w:rsidRDefault="00000000">
            <w:pPr>
              <w:pStyle w:val="TableCellCalendarDateHeader"/>
            </w:pPr>
            <w:r>
              <w:rPr>
                <w:color w:val="15803D"/>
              </w:rPr>
              <w:t>Aug 31</w:t>
            </w:r>
          </w:p>
          <w:p w14:paraId="52420407"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49A16087" w14:textId="77777777" w:rsidR="001A20E6" w:rsidRDefault="00000000">
            <w:pPr>
              <w:pStyle w:val="TableCellCalendarDayHeader"/>
            </w:pPr>
            <w:r>
              <w:rPr>
                <w:color w:val="15803D"/>
              </w:rPr>
              <w:t>Tuesday</w:t>
            </w:r>
          </w:p>
          <w:p w14:paraId="4F00E8AB" w14:textId="77777777" w:rsidR="001A20E6" w:rsidRDefault="00000000">
            <w:pPr>
              <w:pStyle w:val="TableCellCalendarDateHeader"/>
            </w:pPr>
            <w:r>
              <w:rPr>
                <w:color w:val="15803D"/>
              </w:rPr>
              <w:t>Sep 01</w:t>
            </w:r>
          </w:p>
          <w:p w14:paraId="70EAC8DA"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7A284023" w14:textId="77777777" w:rsidR="001A20E6" w:rsidRDefault="00000000">
            <w:pPr>
              <w:pStyle w:val="TableCellCalendarDayHeader"/>
            </w:pPr>
            <w:r>
              <w:rPr>
                <w:color w:val="15803D"/>
              </w:rPr>
              <w:t>Wednesday</w:t>
            </w:r>
          </w:p>
          <w:p w14:paraId="753182F6" w14:textId="77777777" w:rsidR="001A20E6" w:rsidRDefault="00000000">
            <w:pPr>
              <w:pStyle w:val="TableCellCalendarDateHeader"/>
            </w:pPr>
            <w:r>
              <w:rPr>
                <w:color w:val="15803D"/>
              </w:rPr>
              <w:t>Sep 02</w:t>
            </w:r>
          </w:p>
          <w:p w14:paraId="077A0823"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F96E86D" w14:textId="77777777" w:rsidR="001A20E6" w:rsidRDefault="00000000">
            <w:pPr>
              <w:pStyle w:val="TableCellCalendarDayHeader"/>
            </w:pPr>
            <w:r>
              <w:rPr>
                <w:color w:val="15803D"/>
              </w:rPr>
              <w:t>Thursday</w:t>
            </w:r>
          </w:p>
          <w:p w14:paraId="0B5F82E7" w14:textId="77777777" w:rsidR="001A20E6" w:rsidRDefault="00000000">
            <w:pPr>
              <w:pStyle w:val="TableCellCalendarDateHeader"/>
            </w:pPr>
            <w:r>
              <w:rPr>
                <w:color w:val="15803D"/>
              </w:rPr>
              <w:t>Sep 03</w:t>
            </w:r>
          </w:p>
          <w:p w14:paraId="6A2DA192"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739C4D14" w14:textId="77777777" w:rsidR="001A20E6" w:rsidRDefault="00000000">
            <w:pPr>
              <w:pStyle w:val="TableCellCalendarDayHeader"/>
            </w:pPr>
            <w:r>
              <w:rPr>
                <w:color w:val="15803D"/>
              </w:rPr>
              <w:t>Friday</w:t>
            </w:r>
          </w:p>
          <w:p w14:paraId="4E45FFCF" w14:textId="77777777" w:rsidR="001A20E6" w:rsidRDefault="00000000">
            <w:pPr>
              <w:pStyle w:val="TableCellCalendarDateHeader"/>
            </w:pPr>
            <w:r>
              <w:rPr>
                <w:color w:val="15803D"/>
              </w:rPr>
              <w:t>Sep 04</w:t>
            </w:r>
          </w:p>
          <w:p w14:paraId="6E7398AA"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63B4A43F" w14:textId="77777777" w:rsidR="001A20E6" w:rsidRDefault="00000000">
            <w:pPr>
              <w:pStyle w:val="TableCellCalendarDayHeader"/>
            </w:pPr>
            <w:r>
              <w:rPr>
                <w:color w:val="F57C00"/>
              </w:rPr>
              <w:t>Saturday</w:t>
            </w:r>
          </w:p>
          <w:p w14:paraId="240DF3B5" w14:textId="77777777" w:rsidR="001A20E6" w:rsidRDefault="00000000">
            <w:pPr>
              <w:pStyle w:val="TableCellCalendarDateHeader"/>
            </w:pPr>
            <w:r>
              <w:rPr>
                <w:color w:val="F57C00"/>
              </w:rPr>
              <w:t>Sep 05</w:t>
            </w:r>
          </w:p>
          <w:p w14:paraId="464B3308" w14:textId="77777777" w:rsidR="001A20E6" w:rsidRDefault="00000000">
            <w:pPr>
              <w:pStyle w:val="TableCellCatchupLabel"/>
            </w:pPr>
            <w:r>
              <w:rPr>
                <w:color w:val="F57C00"/>
              </w:rPr>
              <w:t>Catchup Day</w:t>
            </w:r>
          </w:p>
        </w:tc>
      </w:tr>
      <w:tr w:rsidR="001A20E6" w14:paraId="673FFABA" w14:textId="77777777">
        <w:tc>
          <w:tcPr>
            <w:tcW w:w="700" w:type="pct"/>
            <w:shd w:val="clear" w:color="auto" w:fill="DCFCE7"/>
            <w:tcMar>
              <w:top w:w="150" w:type="dxa"/>
              <w:left w:w="100" w:type="dxa"/>
              <w:bottom w:w="150" w:type="dxa"/>
              <w:right w:w="100" w:type="dxa"/>
            </w:tcMar>
          </w:tcPr>
          <w:p w14:paraId="47399E02" w14:textId="77777777" w:rsidR="001A20E6" w:rsidRDefault="00000000">
            <w:pPr>
              <w:pStyle w:val="TableCellTaskSubject"/>
            </w:pPr>
            <w:r>
              <w:t>Indian Economy</w:t>
            </w:r>
          </w:p>
          <w:p w14:paraId="086F89DF" w14:textId="77777777" w:rsidR="001A20E6" w:rsidRDefault="00000000">
            <w:pPr>
              <w:pStyle w:val="TableCellTaskDetails"/>
            </w:pPr>
            <w:r>
              <w:t>• Test - TEST — 3h</w:t>
            </w:r>
          </w:p>
          <w:p w14:paraId="3A08ED01"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037913A9" w14:textId="77777777" w:rsidR="001A20E6" w:rsidRDefault="00000000">
            <w:pPr>
              <w:pStyle w:val="TableCellTaskSubject"/>
            </w:pPr>
            <w:r>
              <w:t>Indian Economy</w:t>
            </w:r>
          </w:p>
          <w:p w14:paraId="56F3FB22" w14:textId="77777777" w:rsidR="001A20E6" w:rsidRDefault="00000000">
            <w:pPr>
              <w:pStyle w:val="TableCellTaskDetails"/>
            </w:pPr>
            <w:r>
              <w:t>• Study - Capital Market (E19) — 1h 30m</w:t>
            </w:r>
          </w:p>
          <w:p w14:paraId="68F61ECA" w14:textId="77777777" w:rsidR="001A20E6" w:rsidRDefault="00000000">
            <w:pPr>
              <w:pStyle w:val="TableCellTaskBadge"/>
              <w:shd w:val="clear" w:color="auto" w:fill="E3F2FD"/>
            </w:pPr>
            <w:r>
              <w:rPr>
                <w:b/>
                <w:bCs/>
                <w:color w:val="1976D2"/>
              </w:rPr>
              <w:t>STUDY</w:t>
            </w:r>
          </w:p>
          <w:p w14:paraId="45082A9C" w14:textId="77777777" w:rsidR="001A20E6" w:rsidRDefault="00000000">
            <w:pPr>
              <w:pStyle w:val="TableCellTaskDetails"/>
            </w:pPr>
            <w:r>
              <w:t>• Revision - Agriculture (E06) — 30m</w:t>
            </w:r>
          </w:p>
          <w:p w14:paraId="65578CD8" w14:textId="77777777" w:rsidR="001A20E6" w:rsidRDefault="00000000">
            <w:pPr>
              <w:pStyle w:val="TableCellTaskBadge"/>
              <w:shd w:val="clear" w:color="auto" w:fill="FCE4EC"/>
            </w:pPr>
            <w:r>
              <w:rPr>
                <w:b/>
                <w:bCs/>
                <w:color w:val="C2185B"/>
              </w:rPr>
              <w:t>REVISION</w:t>
            </w:r>
          </w:p>
          <w:p w14:paraId="6AC32311" w14:textId="77777777" w:rsidR="001A20E6" w:rsidRDefault="00000000">
            <w:pPr>
              <w:pStyle w:val="TableCellTaskDetails"/>
            </w:pPr>
            <w:r>
              <w:t>• Practice - Agriculture (E06) — 30m</w:t>
            </w:r>
          </w:p>
          <w:p w14:paraId="5B2532E4"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D1E4E5D" w14:textId="77777777" w:rsidR="001A20E6" w:rsidRDefault="00000000">
            <w:pPr>
              <w:pStyle w:val="TableCellTaskSubject"/>
            </w:pPr>
            <w:r>
              <w:t>Indian Economy</w:t>
            </w:r>
          </w:p>
          <w:p w14:paraId="4EB11116" w14:textId="77777777" w:rsidR="001A20E6" w:rsidRDefault="00000000">
            <w:pPr>
              <w:pStyle w:val="TableCellTaskDetails"/>
            </w:pPr>
            <w:r>
              <w:t>• Study - Capital Market (E19) — 30m</w:t>
            </w:r>
          </w:p>
          <w:p w14:paraId="79E967E2" w14:textId="77777777" w:rsidR="001A20E6" w:rsidRDefault="00000000">
            <w:pPr>
              <w:pStyle w:val="TableCellTaskBadge"/>
              <w:shd w:val="clear" w:color="auto" w:fill="E3F2FD"/>
            </w:pPr>
            <w:r>
              <w:rPr>
                <w:b/>
                <w:bCs/>
                <w:color w:val="1976D2"/>
              </w:rPr>
              <w:t>STUDY</w:t>
            </w:r>
          </w:p>
          <w:p w14:paraId="0A4342B7" w14:textId="77777777" w:rsidR="001A20E6" w:rsidRDefault="00000000">
            <w:pPr>
              <w:pStyle w:val="TableCellTaskDetails"/>
            </w:pPr>
            <w:r>
              <w:t>• Study - Money Market (E20) — 1h</w:t>
            </w:r>
          </w:p>
          <w:p w14:paraId="51631276" w14:textId="77777777" w:rsidR="001A20E6" w:rsidRDefault="00000000">
            <w:pPr>
              <w:pStyle w:val="TableCellTaskBadge"/>
              <w:shd w:val="clear" w:color="auto" w:fill="E3F2FD"/>
            </w:pPr>
            <w:r>
              <w:rPr>
                <w:b/>
                <w:bCs/>
                <w:color w:val="1976D2"/>
              </w:rPr>
              <w:t>STUDY</w:t>
            </w:r>
          </w:p>
          <w:p w14:paraId="60C82A9B" w14:textId="77777777" w:rsidR="001A20E6" w:rsidRDefault="00000000">
            <w:pPr>
              <w:pStyle w:val="TableCellTaskDetails"/>
            </w:pPr>
            <w:r>
              <w:t>• Revision - Industry (E07) — 30m</w:t>
            </w:r>
          </w:p>
          <w:p w14:paraId="7A17722B" w14:textId="77777777" w:rsidR="001A20E6" w:rsidRDefault="00000000">
            <w:pPr>
              <w:pStyle w:val="TableCellTaskBadge"/>
              <w:shd w:val="clear" w:color="auto" w:fill="FCE4EC"/>
            </w:pPr>
            <w:r>
              <w:rPr>
                <w:b/>
                <w:bCs/>
                <w:color w:val="C2185B"/>
              </w:rPr>
              <w:t>REVISION</w:t>
            </w:r>
          </w:p>
          <w:p w14:paraId="7083D11B" w14:textId="77777777" w:rsidR="001A20E6" w:rsidRDefault="00000000">
            <w:pPr>
              <w:pStyle w:val="TableCellTaskDetails"/>
            </w:pPr>
            <w:r>
              <w:t>• Practice - Industry (E07) — 30m</w:t>
            </w:r>
          </w:p>
          <w:p w14:paraId="0BF9F1D2"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EBEC641" w14:textId="77777777" w:rsidR="001A20E6" w:rsidRDefault="00000000">
            <w:pPr>
              <w:pStyle w:val="TableCellTaskSubject"/>
            </w:pPr>
            <w:r>
              <w:t>Indian Economy</w:t>
            </w:r>
          </w:p>
          <w:p w14:paraId="47C87199" w14:textId="77777777" w:rsidR="001A20E6" w:rsidRDefault="00000000">
            <w:pPr>
              <w:pStyle w:val="TableCellTaskDetails"/>
            </w:pPr>
            <w:r>
              <w:t>• Study - Money Market (E20) — 1h 30m</w:t>
            </w:r>
          </w:p>
          <w:p w14:paraId="6FBAC715" w14:textId="77777777" w:rsidR="001A20E6" w:rsidRDefault="00000000">
            <w:pPr>
              <w:pStyle w:val="TableCellTaskBadge"/>
              <w:shd w:val="clear" w:color="auto" w:fill="E3F2FD"/>
            </w:pPr>
            <w:r>
              <w:rPr>
                <w:b/>
                <w:bCs/>
                <w:color w:val="1976D2"/>
              </w:rPr>
              <w:t>STUDY</w:t>
            </w:r>
          </w:p>
          <w:p w14:paraId="6B745BED" w14:textId="77777777" w:rsidR="001A20E6" w:rsidRDefault="00000000">
            <w:pPr>
              <w:pStyle w:val="TableCellTaskDetails"/>
            </w:pPr>
            <w:r>
              <w:t>• Revision - Services (E08) — 30m</w:t>
            </w:r>
          </w:p>
          <w:p w14:paraId="69F77121" w14:textId="77777777" w:rsidR="001A20E6" w:rsidRDefault="00000000">
            <w:pPr>
              <w:pStyle w:val="TableCellTaskBadge"/>
              <w:shd w:val="clear" w:color="auto" w:fill="FCE4EC"/>
            </w:pPr>
            <w:r>
              <w:rPr>
                <w:b/>
                <w:bCs/>
                <w:color w:val="C2185B"/>
              </w:rPr>
              <w:t>REVISION</w:t>
            </w:r>
          </w:p>
          <w:p w14:paraId="54BBFDB1" w14:textId="77777777" w:rsidR="001A20E6" w:rsidRDefault="00000000">
            <w:pPr>
              <w:pStyle w:val="TableCellTaskDetails"/>
            </w:pPr>
            <w:r>
              <w:t>• Practice - Services (E08) — 30m</w:t>
            </w:r>
          </w:p>
          <w:p w14:paraId="4B004F0F"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5E5D188" w14:textId="77777777" w:rsidR="001A20E6" w:rsidRDefault="00000000">
            <w:pPr>
              <w:pStyle w:val="TableCellTaskSubject"/>
            </w:pPr>
            <w:r>
              <w:t>Indian Economy</w:t>
            </w:r>
          </w:p>
          <w:p w14:paraId="3CA43B81" w14:textId="77777777" w:rsidR="001A20E6" w:rsidRDefault="00000000">
            <w:pPr>
              <w:pStyle w:val="TableCellTaskDetails"/>
            </w:pPr>
            <w:r>
              <w:t>• Study - Public Finance (E21) — 1h 30m</w:t>
            </w:r>
          </w:p>
          <w:p w14:paraId="038B8953" w14:textId="77777777" w:rsidR="001A20E6" w:rsidRDefault="00000000">
            <w:pPr>
              <w:pStyle w:val="TableCellTaskBadge"/>
              <w:shd w:val="clear" w:color="auto" w:fill="E3F2FD"/>
            </w:pPr>
            <w:r>
              <w:rPr>
                <w:b/>
                <w:bCs/>
                <w:color w:val="1976D2"/>
              </w:rPr>
              <w:t>STUDY</w:t>
            </w:r>
          </w:p>
          <w:p w14:paraId="1B1FF73E" w14:textId="77777777" w:rsidR="001A20E6" w:rsidRDefault="00000000">
            <w:pPr>
              <w:pStyle w:val="TableCellTaskDetails"/>
            </w:pPr>
            <w:r>
              <w:t>• Revision - Infrastructure (E09) — 30m</w:t>
            </w:r>
          </w:p>
          <w:p w14:paraId="345CC0F1" w14:textId="77777777" w:rsidR="001A20E6" w:rsidRDefault="00000000">
            <w:pPr>
              <w:pStyle w:val="TableCellTaskBadge"/>
              <w:shd w:val="clear" w:color="auto" w:fill="FCE4EC"/>
            </w:pPr>
            <w:r>
              <w:rPr>
                <w:b/>
                <w:bCs/>
                <w:color w:val="C2185B"/>
              </w:rPr>
              <w:t>REVISION</w:t>
            </w:r>
          </w:p>
          <w:p w14:paraId="6562B8F6" w14:textId="77777777" w:rsidR="001A20E6" w:rsidRDefault="00000000">
            <w:pPr>
              <w:pStyle w:val="TableCellTaskDetails"/>
            </w:pPr>
            <w:r>
              <w:t>• Practice - Infrastructure (E09) — 30m</w:t>
            </w:r>
          </w:p>
          <w:p w14:paraId="175EA649"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51E0E18" w14:textId="77777777" w:rsidR="001A20E6" w:rsidRDefault="00000000">
            <w:pPr>
              <w:pStyle w:val="TableCellTaskSubject"/>
            </w:pPr>
            <w:r>
              <w:t>Indian Economy</w:t>
            </w:r>
          </w:p>
          <w:p w14:paraId="0D0F84D1" w14:textId="77777777" w:rsidR="001A20E6" w:rsidRDefault="00000000">
            <w:pPr>
              <w:pStyle w:val="TableCellTaskDetails"/>
            </w:pPr>
            <w:r>
              <w:t>• Study - Public Finance (E21) — 1h</w:t>
            </w:r>
          </w:p>
          <w:p w14:paraId="2766EE17" w14:textId="77777777" w:rsidR="001A20E6" w:rsidRDefault="00000000">
            <w:pPr>
              <w:pStyle w:val="TableCellTaskBadge"/>
              <w:shd w:val="clear" w:color="auto" w:fill="E3F2FD"/>
            </w:pPr>
            <w:r>
              <w:rPr>
                <w:b/>
                <w:bCs/>
                <w:color w:val="1976D2"/>
              </w:rPr>
              <w:t>STUDY</w:t>
            </w:r>
          </w:p>
          <w:p w14:paraId="32C8A99F" w14:textId="77777777" w:rsidR="001A20E6" w:rsidRDefault="00000000">
            <w:pPr>
              <w:pStyle w:val="TableCellTaskDetails"/>
            </w:pPr>
            <w:r>
              <w:t>• Study - Budget (E22) — 30m</w:t>
            </w:r>
          </w:p>
          <w:p w14:paraId="571FF441" w14:textId="77777777" w:rsidR="001A20E6" w:rsidRDefault="00000000">
            <w:pPr>
              <w:pStyle w:val="TableCellTaskBadge"/>
              <w:shd w:val="clear" w:color="auto" w:fill="E3F2FD"/>
            </w:pPr>
            <w:r>
              <w:rPr>
                <w:b/>
                <w:bCs/>
                <w:color w:val="1976D2"/>
              </w:rPr>
              <w:t>STUDY</w:t>
            </w:r>
          </w:p>
          <w:p w14:paraId="7FEA43FE" w14:textId="77777777" w:rsidR="001A20E6" w:rsidRDefault="00000000">
            <w:pPr>
              <w:pStyle w:val="TableCellTaskDetails"/>
            </w:pPr>
            <w:r>
              <w:t>• Revision - Investment Models (E10) — 30m</w:t>
            </w:r>
          </w:p>
          <w:p w14:paraId="593F5411" w14:textId="77777777" w:rsidR="001A20E6" w:rsidRDefault="00000000">
            <w:pPr>
              <w:pStyle w:val="TableCellTaskBadge"/>
              <w:shd w:val="clear" w:color="auto" w:fill="FCE4EC"/>
            </w:pPr>
            <w:r>
              <w:rPr>
                <w:b/>
                <w:bCs/>
                <w:color w:val="C2185B"/>
              </w:rPr>
              <w:t>REVISION</w:t>
            </w:r>
          </w:p>
          <w:p w14:paraId="6D89067C" w14:textId="77777777" w:rsidR="001A20E6" w:rsidRDefault="00000000">
            <w:pPr>
              <w:pStyle w:val="TableCellTaskDetails"/>
            </w:pPr>
            <w:r>
              <w:t>• Practice - Investment Models (E10) — 30m</w:t>
            </w:r>
          </w:p>
          <w:p w14:paraId="3CCABBFB"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489A6C77" w14:textId="77777777" w:rsidR="001A20E6" w:rsidRDefault="001A20E6"/>
        </w:tc>
      </w:tr>
      <w:tr w:rsidR="001A20E6" w14:paraId="342625A7" w14:textId="77777777">
        <w:tc>
          <w:tcPr>
            <w:tcW w:w="700" w:type="pct"/>
            <w:shd w:val="clear" w:color="auto" w:fill="DCFCE7"/>
            <w:tcMar>
              <w:top w:w="150" w:type="dxa"/>
              <w:left w:w="100" w:type="dxa"/>
              <w:bottom w:w="150" w:type="dxa"/>
              <w:right w:w="100" w:type="dxa"/>
            </w:tcMar>
          </w:tcPr>
          <w:p w14:paraId="1C82A82F" w14:textId="77777777" w:rsidR="001A20E6" w:rsidRDefault="00000000">
            <w:pPr>
              <w:pStyle w:val="TableCellTaskSubject"/>
            </w:pPr>
            <w:r>
              <w:t>Governance</w:t>
            </w:r>
          </w:p>
          <w:p w14:paraId="5B7ADB27" w14:textId="77777777" w:rsidR="001A20E6" w:rsidRDefault="00000000">
            <w:pPr>
              <w:pStyle w:val="TableCellTaskDetails"/>
            </w:pPr>
            <w:r>
              <w:t>• Test - TEST — 3h</w:t>
            </w:r>
          </w:p>
          <w:p w14:paraId="13365D55"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27A74A84" w14:textId="77777777" w:rsidR="001A20E6" w:rsidRDefault="00000000">
            <w:pPr>
              <w:pStyle w:val="TableCellTaskSubject"/>
            </w:pPr>
            <w:r>
              <w:t>Governance</w:t>
            </w:r>
          </w:p>
          <w:p w14:paraId="57E26C1D" w14:textId="77777777" w:rsidR="001A20E6" w:rsidRDefault="00000000">
            <w:pPr>
              <w:pStyle w:val="TableCellTaskDetails"/>
            </w:pPr>
            <w:r>
              <w:t>• Study - Good governance and applications (O01) — 1h</w:t>
            </w:r>
          </w:p>
          <w:p w14:paraId="245A7D49" w14:textId="77777777" w:rsidR="001A20E6" w:rsidRDefault="00000000">
            <w:pPr>
              <w:pStyle w:val="TableCellTaskBadge"/>
              <w:shd w:val="clear" w:color="auto" w:fill="E3F2FD"/>
            </w:pPr>
            <w:r>
              <w:rPr>
                <w:b/>
                <w:bCs/>
                <w:color w:val="1976D2"/>
              </w:rPr>
              <w:t>STUDY</w:t>
            </w:r>
          </w:p>
          <w:p w14:paraId="3E8530D0" w14:textId="77777777" w:rsidR="001A20E6" w:rsidRDefault="00000000">
            <w:pPr>
              <w:pStyle w:val="TableCellTaskDetails"/>
            </w:pPr>
            <w:r>
              <w:t>• Study - Transparency (O02) — 30m</w:t>
            </w:r>
          </w:p>
          <w:p w14:paraId="16AE667E" w14:textId="77777777" w:rsidR="001A20E6" w:rsidRDefault="00000000">
            <w:pPr>
              <w:pStyle w:val="TableCellTaskBadge"/>
              <w:shd w:val="clear" w:color="auto" w:fill="E3F2FD"/>
            </w:pPr>
            <w:r>
              <w:rPr>
                <w:b/>
                <w:bCs/>
                <w:color w:val="1976D2"/>
              </w:rPr>
              <w:t>STUDY</w:t>
            </w:r>
          </w:p>
          <w:p w14:paraId="3B9EBBD4" w14:textId="77777777" w:rsidR="001A20E6" w:rsidRDefault="00000000">
            <w:pPr>
              <w:pStyle w:val="TableCellTaskDetails"/>
            </w:pPr>
            <w:r>
              <w:t>• Revision - Transparency (O02) — 30m</w:t>
            </w:r>
          </w:p>
          <w:p w14:paraId="53987581" w14:textId="77777777" w:rsidR="001A20E6" w:rsidRDefault="00000000">
            <w:pPr>
              <w:pStyle w:val="TableCellTaskBadge"/>
              <w:shd w:val="clear" w:color="auto" w:fill="FCE4EC"/>
            </w:pPr>
            <w:r>
              <w:rPr>
                <w:b/>
                <w:bCs/>
                <w:color w:val="C2185B"/>
              </w:rPr>
              <w:t>REVISION</w:t>
            </w:r>
          </w:p>
          <w:p w14:paraId="1AE0A644" w14:textId="77777777" w:rsidR="001A20E6" w:rsidRDefault="00000000">
            <w:pPr>
              <w:pStyle w:val="TableCellTaskDetails"/>
            </w:pPr>
            <w:r>
              <w:t>• Practice - Transparency (O02) — 30m</w:t>
            </w:r>
          </w:p>
          <w:p w14:paraId="37572E5C"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69A46FB" w14:textId="77777777" w:rsidR="001A20E6" w:rsidRDefault="00000000">
            <w:pPr>
              <w:pStyle w:val="TableCellTaskSubject"/>
            </w:pPr>
            <w:r>
              <w:t>Governance</w:t>
            </w:r>
          </w:p>
          <w:p w14:paraId="07A1D092" w14:textId="77777777" w:rsidR="001A20E6" w:rsidRDefault="00000000">
            <w:pPr>
              <w:pStyle w:val="TableCellTaskDetails"/>
            </w:pPr>
            <w:r>
              <w:t>• Study - Transparency (O02) — 1h 30m</w:t>
            </w:r>
          </w:p>
          <w:p w14:paraId="65CB2C28" w14:textId="77777777" w:rsidR="001A20E6" w:rsidRDefault="00000000">
            <w:pPr>
              <w:pStyle w:val="TableCellTaskBadge"/>
              <w:shd w:val="clear" w:color="auto" w:fill="E3F2FD"/>
            </w:pPr>
            <w:r>
              <w:rPr>
                <w:b/>
                <w:bCs/>
                <w:color w:val="1976D2"/>
              </w:rPr>
              <w:t>STUDY</w:t>
            </w:r>
          </w:p>
          <w:p w14:paraId="3E69E06F" w14:textId="77777777" w:rsidR="001A20E6" w:rsidRDefault="00000000">
            <w:pPr>
              <w:pStyle w:val="TableCellTaskDetails"/>
            </w:pPr>
            <w:r>
              <w:t>• Revision - Accountability (O03) — 30m</w:t>
            </w:r>
          </w:p>
          <w:p w14:paraId="7ED3DD5C" w14:textId="77777777" w:rsidR="001A20E6" w:rsidRDefault="00000000">
            <w:pPr>
              <w:pStyle w:val="TableCellTaskBadge"/>
              <w:shd w:val="clear" w:color="auto" w:fill="FCE4EC"/>
            </w:pPr>
            <w:r>
              <w:rPr>
                <w:b/>
                <w:bCs/>
                <w:color w:val="C2185B"/>
              </w:rPr>
              <w:t>REVISION</w:t>
            </w:r>
          </w:p>
          <w:p w14:paraId="20E006DD" w14:textId="77777777" w:rsidR="001A20E6" w:rsidRDefault="00000000">
            <w:pPr>
              <w:pStyle w:val="TableCellTaskDetails"/>
            </w:pPr>
            <w:r>
              <w:t>• Practice - Accountability (O03) — 30m</w:t>
            </w:r>
          </w:p>
          <w:p w14:paraId="4D740A1A"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7B45BA9" w14:textId="77777777" w:rsidR="001A20E6" w:rsidRDefault="00000000">
            <w:pPr>
              <w:pStyle w:val="TableCellTaskSubject"/>
            </w:pPr>
            <w:r>
              <w:t>Governance</w:t>
            </w:r>
          </w:p>
          <w:p w14:paraId="5D2D68E4" w14:textId="77777777" w:rsidR="001A20E6" w:rsidRDefault="00000000">
            <w:pPr>
              <w:pStyle w:val="TableCellTaskDetails"/>
            </w:pPr>
            <w:r>
              <w:t>• Study - Accountability (O03) — 1h 30m</w:t>
            </w:r>
          </w:p>
          <w:p w14:paraId="321DCE77" w14:textId="77777777" w:rsidR="001A20E6" w:rsidRDefault="00000000">
            <w:pPr>
              <w:pStyle w:val="TableCellTaskBadge"/>
              <w:shd w:val="clear" w:color="auto" w:fill="E3F2FD"/>
            </w:pPr>
            <w:r>
              <w:rPr>
                <w:b/>
                <w:bCs/>
                <w:color w:val="1976D2"/>
              </w:rPr>
              <w:t>STUDY</w:t>
            </w:r>
          </w:p>
          <w:p w14:paraId="3C868AB1" w14:textId="77777777" w:rsidR="001A20E6" w:rsidRDefault="00000000">
            <w:pPr>
              <w:pStyle w:val="TableCellTaskDetails"/>
            </w:pPr>
            <w:r>
              <w:t>• Revision - E-Governance (O04) — 30m</w:t>
            </w:r>
          </w:p>
          <w:p w14:paraId="10836B84" w14:textId="77777777" w:rsidR="001A20E6" w:rsidRDefault="00000000">
            <w:pPr>
              <w:pStyle w:val="TableCellTaskBadge"/>
              <w:shd w:val="clear" w:color="auto" w:fill="FCE4EC"/>
            </w:pPr>
            <w:r>
              <w:rPr>
                <w:b/>
                <w:bCs/>
                <w:color w:val="C2185B"/>
              </w:rPr>
              <w:t>REVISION</w:t>
            </w:r>
          </w:p>
          <w:p w14:paraId="1CC057CF" w14:textId="77777777" w:rsidR="001A20E6" w:rsidRDefault="00000000">
            <w:pPr>
              <w:pStyle w:val="TableCellTaskDetails"/>
            </w:pPr>
            <w:r>
              <w:t>• Practice - E-Governance (O04) — 30m</w:t>
            </w:r>
          </w:p>
          <w:p w14:paraId="19F56429"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6104911" w14:textId="77777777" w:rsidR="001A20E6" w:rsidRDefault="00000000">
            <w:pPr>
              <w:pStyle w:val="TableCellTaskSubject"/>
            </w:pPr>
            <w:r>
              <w:t>Governance</w:t>
            </w:r>
          </w:p>
          <w:p w14:paraId="69CFF8A6" w14:textId="77777777" w:rsidR="001A20E6" w:rsidRDefault="00000000">
            <w:pPr>
              <w:pStyle w:val="TableCellTaskDetails"/>
            </w:pPr>
            <w:r>
              <w:t>• Study - Accountability (O03) — 30m</w:t>
            </w:r>
          </w:p>
          <w:p w14:paraId="6A82F2A9" w14:textId="77777777" w:rsidR="001A20E6" w:rsidRDefault="00000000">
            <w:pPr>
              <w:pStyle w:val="TableCellTaskBadge"/>
              <w:shd w:val="clear" w:color="auto" w:fill="E3F2FD"/>
            </w:pPr>
            <w:r>
              <w:rPr>
                <w:b/>
                <w:bCs/>
                <w:color w:val="1976D2"/>
              </w:rPr>
              <w:t>STUDY</w:t>
            </w:r>
          </w:p>
          <w:p w14:paraId="3CA42EFD" w14:textId="77777777" w:rsidR="001A20E6" w:rsidRDefault="00000000">
            <w:pPr>
              <w:pStyle w:val="TableCellTaskDetails"/>
            </w:pPr>
            <w:r>
              <w:t>• Study - E-Governance (O04) — 1h</w:t>
            </w:r>
          </w:p>
          <w:p w14:paraId="01AB617A" w14:textId="77777777" w:rsidR="001A20E6" w:rsidRDefault="00000000">
            <w:pPr>
              <w:pStyle w:val="TableCellTaskBadge"/>
              <w:shd w:val="clear" w:color="auto" w:fill="E3F2FD"/>
            </w:pPr>
            <w:r>
              <w:rPr>
                <w:b/>
                <w:bCs/>
                <w:color w:val="1976D2"/>
              </w:rPr>
              <w:t>STUDY</w:t>
            </w:r>
          </w:p>
          <w:p w14:paraId="26C73653" w14:textId="77777777" w:rsidR="001A20E6" w:rsidRDefault="00000000">
            <w:pPr>
              <w:pStyle w:val="TableCellTaskDetails"/>
            </w:pPr>
            <w:r>
              <w:t>• Revision - Citizens Charter (O05) — 30m</w:t>
            </w:r>
          </w:p>
          <w:p w14:paraId="437BE00D" w14:textId="77777777" w:rsidR="001A20E6" w:rsidRDefault="00000000">
            <w:pPr>
              <w:pStyle w:val="TableCellTaskBadge"/>
              <w:shd w:val="clear" w:color="auto" w:fill="FCE4EC"/>
            </w:pPr>
            <w:r>
              <w:rPr>
                <w:b/>
                <w:bCs/>
                <w:color w:val="C2185B"/>
              </w:rPr>
              <w:t>REVISION</w:t>
            </w:r>
          </w:p>
          <w:p w14:paraId="024F31A9" w14:textId="77777777" w:rsidR="001A20E6" w:rsidRDefault="00000000">
            <w:pPr>
              <w:pStyle w:val="TableCellTaskDetails"/>
            </w:pPr>
            <w:r>
              <w:t>• Practice - Citizens Charter (O05) — 30m</w:t>
            </w:r>
          </w:p>
          <w:p w14:paraId="3330D931"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408FA80" w14:textId="77777777" w:rsidR="001A20E6" w:rsidRDefault="00000000">
            <w:pPr>
              <w:pStyle w:val="TableCellTaskSubject"/>
            </w:pPr>
            <w:r>
              <w:t>Governance</w:t>
            </w:r>
          </w:p>
          <w:p w14:paraId="177EFF35" w14:textId="77777777" w:rsidR="001A20E6" w:rsidRDefault="00000000">
            <w:pPr>
              <w:pStyle w:val="TableCellTaskDetails"/>
            </w:pPr>
            <w:r>
              <w:t>• Study - E-Governance (O04) — 1h</w:t>
            </w:r>
          </w:p>
          <w:p w14:paraId="7E114DB8" w14:textId="77777777" w:rsidR="001A20E6" w:rsidRDefault="00000000">
            <w:pPr>
              <w:pStyle w:val="TableCellTaskBadge"/>
              <w:shd w:val="clear" w:color="auto" w:fill="E3F2FD"/>
            </w:pPr>
            <w:r>
              <w:rPr>
                <w:b/>
                <w:bCs/>
                <w:color w:val="1976D2"/>
              </w:rPr>
              <w:t>STUDY</w:t>
            </w:r>
          </w:p>
          <w:p w14:paraId="78DF9842" w14:textId="77777777" w:rsidR="001A20E6" w:rsidRDefault="00000000">
            <w:pPr>
              <w:pStyle w:val="TableCellTaskDetails"/>
            </w:pPr>
            <w:r>
              <w:t>• Study - Citizens Charter (O05) — 30m</w:t>
            </w:r>
          </w:p>
          <w:p w14:paraId="34E104F4" w14:textId="77777777" w:rsidR="001A20E6" w:rsidRDefault="00000000">
            <w:pPr>
              <w:pStyle w:val="TableCellTaskBadge"/>
              <w:shd w:val="clear" w:color="auto" w:fill="E3F2FD"/>
            </w:pPr>
            <w:r>
              <w:rPr>
                <w:b/>
                <w:bCs/>
                <w:color w:val="1976D2"/>
              </w:rPr>
              <w:t>STUDY</w:t>
            </w:r>
          </w:p>
          <w:p w14:paraId="3787CA8D" w14:textId="77777777" w:rsidR="001A20E6" w:rsidRDefault="00000000">
            <w:pPr>
              <w:pStyle w:val="TableCellTaskDetails"/>
            </w:pPr>
            <w:r>
              <w:t>• Revision - Role of Civil services in a democracy (O06) — 30m</w:t>
            </w:r>
          </w:p>
          <w:p w14:paraId="6F7248C1" w14:textId="77777777" w:rsidR="001A20E6" w:rsidRDefault="00000000">
            <w:pPr>
              <w:pStyle w:val="TableCellTaskBadge"/>
              <w:shd w:val="clear" w:color="auto" w:fill="FCE4EC"/>
            </w:pPr>
            <w:r>
              <w:rPr>
                <w:b/>
                <w:bCs/>
                <w:color w:val="C2185B"/>
              </w:rPr>
              <w:t>REVISION</w:t>
            </w:r>
          </w:p>
          <w:p w14:paraId="0E5E0389" w14:textId="77777777" w:rsidR="001A20E6" w:rsidRDefault="00000000">
            <w:pPr>
              <w:pStyle w:val="TableCellTaskDetails"/>
            </w:pPr>
            <w:r>
              <w:t>• Practice - Role of Civil services in a democracy (O06) — 30m</w:t>
            </w:r>
          </w:p>
          <w:p w14:paraId="47BA5624"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528785D5" w14:textId="77777777" w:rsidR="001A20E6" w:rsidRDefault="001A20E6"/>
        </w:tc>
      </w:tr>
    </w:tbl>
    <w:p w14:paraId="367F5960" w14:textId="77777777" w:rsidR="001A20E6" w:rsidRDefault="001A20E6">
      <w:pPr>
        <w:spacing w:after="400"/>
      </w:pPr>
    </w:p>
    <w:p w14:paraId="4E948C52" w14:textId="77777777" w:rsidR="001A20E6" w:rsidRDefault="00000000">
      <w:pPr>
        <w:pStyle w:val="ResourceTitle"/>
      </w:pPr>
      <w:r>
        <w:t>📚 Resources for Aug 30 - Sep 05</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6E097AAB" w14:textId="77777777">
        <w:tc>
          <w:tcPr>
            <w:tcW w:w="1650" w:type="pct"/>
            <w:tcBorders>
              <w:bottom w:val="single" w:sz="2" w:space="0" w:color="D1D5DB"/>
              <w:right w:val="single" w:sz="2" w:space="0" w:color="D1D5DB"/>
            </w:tcBorders>
            <w:tcMar>
              <w:top w:w="200" w:type="dxa"/>
              <w:left w:w="150" w:type="dxa"/>
              <w:bottom w:w="200" w:type="dxa"/>
              <w:right w:w="150" w:type="dxa"/>
            </w:tcMar>
          </w:tcPr>
          <w:p w14:paraId="33D7F477" w14:textId="77777777" w:rsidR="001A20E6" w:rsidRDefault="00000000">
            <w:pPr>
              <w:pStyle w:val="TableCellSubjectName"/>
            </w:pPr>
            <w:r>
              <w:t>Indian Economy</w:t>
            </w:r>
          </w:p>
          <w:p w14:paraId="7ECA486D" w14:textId="77777777" w:rsidR="001A20E6" w:rsidRDefault="00000000">
            <w:pPr>
              <w:pStyle w:val="TableCellCategoryTitle"/>
            </w:pPr>
            <w:r>
              <w:t>📝 Practice Materials</w:t>
            </w:r>
          </w:p>
          <w:p w14:paraId="31497D94" w14:textId="77777777" w:rsidR="001A20E6" w:rsidRDefault="00000000">
            <w:pPr>
              <w:pStyle w:val="TableCellResourceItem"/>
            </w:pPr>
            <w:r>
              <w:t>• La Excellence Economy Material</w:t>
            </w:r>
          </w:p>
          <w:p w14:paraId="6B635388" w14:textId="77777777" w:rsidR="001A20E6" w:rsidRDefault="00000000">
            <w:pPr>
              <w:pStyle w:val="TableCellResourceItem"/>
            </w:pPr>
            <w:r>
              <w:t>• Mains RRP + Prelims RRP</w:t>
            </w:r>
          </w:p>
          <w:p w14:paraId="5C886E28" w14:textId="77777777" w:rsidR="001A20E6" w:rsidRDefault="00000000">
            <w:pPr>
              <w:pStyle w:val="TableCellResourceItem"/>
            </w:pPr>
            <w:r>
              <w:t>• Prelims &amp; Mains Workbooks</w:t>
            </w:r>
          </w:p>
          <w:p w14:paraId="78F6E7FE" w14:textId="77777777" w:rsidR="001A20E6" w:rsidRDefault="00000000">
            <w:pPr>
              <w:pStyle w:val="TableCellCategoryTitle"/>
            </w:pPr>
            <w:r>
              <w:t>📰 Current Affairs</w:t>
            </w:r>
          </w:p>
          <w:p w14:paraId="332EF7F5" w14:textId="77777777" w:rsidR="001A20E6" w:rsidRDefault="00000000">
            <w:pPr>
              <w:pStyle w:val="TableCellResourceItem"/>
            </w:pPr>
            <w:r>
              <w:t>• NITI Aayog Reports + Economic survey and Budget</w:t>
            </w:r>
          </w:p>
          <w:p w14:paraId="2BEB2F12"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7879A0CC" w14:textId="77777777" w:rsidR="001A20E6" w:rsidRDefault="00000000">
            <w:pPr>
              <w:pStyle w:val="TableCellSubjectName"/>
            </w:pPr>
            <w:r>
              <w:t>Governance</w:t>
            </w:r>
          </w:p>
          <w:p w14:paraId="6D1ABB73" w14:textId="77777777" w:rsidR="001A20E6" w:rsidRDefault="00000000">
            <w:pPr>
              <w:pStyle w:val="TableCellCategoryTitle"/>
            </w:pPr>
            <w:r>
              <w:t>📚 Primary Books</w:t>
            </w:r>
          </w:p>
          <w:p w14:paraId="35962908" w14:textId="77777777" w:rsidR="001A20E6" w:rsidRDefault="00000000">
            <w:pPr>
              <w:pStyle w:val="TableCellResourceItem"/>
            </w:pPr>
            <w:r>
              <w:t>• India Year Book (Schemes) + PIB</w:t>
            </w:r>
          </w:p>
          <w:p w14:paraId="5CB0F44B" w14:textId="77777777" w:rsidR="001A20E6" w:rsidRDefault="00000000">
            <w:pPr>
              <w:pStyle w:val="TableCellResourceItem"/>
            </w:pPr>
            <w:r>
              <w:t>• Governance In India by M Laxmikanth</w:t>
            </w:r>
          </w:p>
          <w:p w14:paraId="0B98B9AA" w14:textId="77777777" w:rsidR="001A20E6" w:rsidRDefault="00000000">
            <w:pPr>
              <w:pStyle w:val="TableCellCategoryTitle"/>
            </w:pPr>
            <w:r>
              <w:t>📝 Practice Materials</w:t>
            </w:r>
          </w:p>
          <w:p w14:paraId="7D176F1E" w14:textId="77777777" w:rsidR="001A20E6" w:rsidRDefault="00000000">
            <w:pPr>
              <w:pStyle w:val="TableCellResourceItem"/>
            </w:pPr>
            <w:r>
              <w:t>• La Excellence Governance Material</w:t>
            </w:r>
          </w:p>
          <w:p w14:paraId="070ED33A" w14:textId="77777777" w:rsidR="001A20E6" w:rsidRDefault="00000000">
            <w:pPr>
              <w:pStyle w:val="TableCellResourceItem"/>
            </w:pPr>
            <w:r>
              <w:t>• Mains Workbook</w:t>
            </w:r>
          </w:p>
          <w:p w14:paraId="5ECA1F2D" w14:textId="77777777" w:rsidR="001A20E6" w:rsidRDefault="00000000">
            <w:pPr>
              <w:pStyle w:val="TableCellCategoryTitle"/>
            </w:pPr>
            <w:r>
              <w:t>📰 Current Affairs</w:t>
            </w:r>
          </w:p>
          <w:p w14:paraId="0B1AE9A7" w14:textId="77777777" w:rsidR="001A20E6" w:rsidRDefault="00000000">
            <w:pPr>
              <w:pStyle w:val="TableCellResourceItem"/>
            </w:pPr>
            <w:r>
              <w:t>• NITI Aayog + Yojana</w:t>
            </w:r>
          </w:p>
          <w:p w14:paraId="22825927" w14:textId="77777777" w:rsidR="001A20E6" w:rsidRDefault="00000000">
            <w:pPr>
              <w:pStyle w:val="TableCellResourceItem"/>
            </w:pPr>
            <w:r>
              <w:t>• Newspapers (Hindu and IE Explained)</w:t>
            </w:r>
          </w:p>
        </w:tc>
        <w:tc>
          <w:tcPr>
            <w:tcW w:w="1650" w:type="pct"/>
          </w:tcPr>
          <w:p w14:paraId="7DA2EA75" w14:textId="77777777" w:rsidR="001A20E6" w:rsidRDefault="001A20E6"/>
        </w:tc>
      </w:tr>
    </w:tbl>
    <w:p w14:paraId="7CB3EF2C"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5D2EF077" w14:textId="77777777">
        <w:tc>
          <w:tcPr>
            <w:tcW w:w="2500" w:type="pct"/>
            <w:tcMar>
              <w:top w:w="0" w:type="dxa"/>
              <w:left w:w="0" w:type="dxa"/>
              <w:bottom w:w="0" w:type="dxa"/>
              <w:right w:w="0" w:type="dxa"/>
            </w:tcMar>
          </w:tcPr>
          <w:p w14:paraId="1DEB7155" w14:textId="77777777" w:rsidR="001A20E6" w:rsidRDefault="00000000">
            <w:pPr>
              <w:pStyle w:val="WeekTitle"/>
            </w:pPr>
            <w:r>
              <w:rPr>
                <w:color w:val="15803D"/>
              </w:rPr>
              <w:t>📅 Sep 06 - Sep 12, 2026</w:t>
            </w:r>
          </w:p>
        </w:tc>
        <w:tc>
          <w:tcPr>
            <w:tcW w:w="2500" w:type="pct"/>
            <w:tcMar>
              <w:top w:w="0" w:type="dxa"/>
              <w:left w:w="0" w:type="dxa"/>
              <w:bottom w:w="0" w:type="dxa"/>
              <w:right w:w="0" w:type="dxa"/>
            </w:tcMar>
          </w:tcPr>
          <w:p w14:paraId="6C679794" w14:textId="77777777" w:rsidR="001A20E6" w:rsidRDefault="00000000">
            <w:pPr>
              <w:pStyle w:val="WeekCycleName"/>
            </w:pPr>
            <w:r>
              <w:rPr>
                <w:color w:val="15803D"/>
              </w:rPr>
              <w:t>C2</w:t>
            </w:r>
          </w:p>
        </w:tc>
      </w:tr>
    </w:tbl>
    <w:p w14:paraId="6CCBEE0E"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65486633" w14:textId="77777777">
        <w:tc>
          <w:tcPr>
            <w:tcW w:w="700" w:type="pct"/>
            <w:shd w:val="clear" w:color="auto" w:fill="DCFCE7"/>
            <w:tcMar>
              <w:top w:w="200" w:type="dxa"/>
              <w:left w:w="100" w:type="dxa"/>
              <w:bottom w:w="200" w:type="dxa"/>
              <w:right w:w="100" w:type="dxa"/>
            </w:tcMar>
          </w:tcPr>
          <w:p w14:paraId="66786D58" w14:textId="77777777" w:rsidR="001A20E6" w:rsidRDefault="00000000">
            <w:pPr>
              <w:pStyle w:val="TableCellCalendarDayHeader"/>
            </w:pPr>
            <w:r>
              <w:rPr>
                <w:color w:val="15803D"/>
              </w:rPr>
              <w:t>Sunday</w:t>
            </w:r>
          </w:p>
          <w:p w14:paraId="3507B624" w14:textId="77777777" w:rsidR="001A20E6" w:rsidRDefault="00000000">
            <w:pPr>
              <w:pStyle w:val="TableCellCalendarDateHeader"/>
            </w:pPr>
            <w:r>
              <w:rPr>
                <w:color w:val="15803D"/>
              </w:rPr>
              <w:t>Sep 06</w:t>
            </w:r>
          </w:p>
          <w:p w14:paraId="03E34F82"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426DEC31" w14:textId="77777777" w:rsidR="001A20E6" w:rsidRDefault="00000000">
            <w:pPr>
              <w:pStyle w:val="TableCellCalendarDayHeader"/>
            </w:pPr>
            <w:r>
              <w:rPr>
                <w:color w:val="15803D"/>
              </w:rPr>
              <w:t>Monday</w:t>
            </w:r>
          </w:p>
          <w:p w14:paraId="0E0AF5F6" w14:textId="77777777" w:rsidR="001A20E6" w:rsidRDefault="00000000">
            <w:pPr>
              <w:pStyle w:val="TableCellCalendarDateHeader"/>
            </w:pPr>
            <w:r>
              <w:rPr>
                <w:color w:val="15803D"/>
              </w:rPr>
              <w:t>Sep 07</w:t>
            </w:r>
          </w:p>
          <w:p w14:paraId="558A8FE5"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3FBF2081" w14:textId="77777777" w:rsidR="001A20E6" w:rsidRDefault="00000000">
            <w:pPr>
              <w:pStyle w:val="TableCellCalendarDayHeader"/>
            </w:pPr>
            <w:r>
              <w:rPr>
                <w:color w:val="15803D"/>
              </w:rPr>
              <w:t>Tuesday</w:t>
            </w:r>
          </w:p>
          <w:p w14:paraId="224EC650" w14:textId="77777777" w:rsidR="001A20E6" w:rsidRDefault="00000000">
            <w:pPr>
              <w:pStyle w:val="TableCellCalendarDateHeader"/>
            </w:pPr>
            <w:r>
              <w:rPr>
                <w:color w:val="15803D"/>
              </w:rPr>
              <w:t>Sep 08</w:t>
            </w:r>
          </w:p>
          <w:p w14:paraId="431AAF8C"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71CD6872" w14:textId="77777777" w:rsidR="001A20E6" w:rsidRDefault="00000000">
            <w:pPr>
              <w:pStyle w:val="TableCellCalendarDayHeader"/>
            </w:pPr>
            <w:r>
              <w:rPr>
                <w:color w:val="15803D"/>
              </w:rPr>
              <w:t>Wednesday</w:t>
            </w:r>
          </w:p>
          <w:p w14:paraId="702CCE67" w14:textId="77777777" w:rsidR="001A20E6" w:rsidRDefault="00000000">
            <w:pPr>
              <w:pStyle w:val="TableCellCalendarDateHeader"/>
            </w:pPr>
            <w:r>
              <w:rPr>
                <w:color w:val="15803D"/>
              </w:rPr>
              <w:t>Sep 09</w:t>
            </w:r>
          </w:p>
          <w:p w14:paraId="01F74254"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5B83C34" w14:textId="77777777" w:rsidR="001A20E6" w:rsidRDefault="00000000">
            <w:pPr>
              <w:pStyle w:val="TableCellCalendarDayHeader"/>
            </w:pPr>
            <w:r>
              <w:rPr>
                <w:color w:val="15803D"/>
              </w:rPr>
              <w:t>Thursday</w:t>
            </w:r>
          </w:p>
          <w:p w14:paraId="07EA4667" w14:textId="77777777" w:rsidR="001A20E6" w:rsidRDefault="00000000">
            <w:pPr>
              <w:pStyle w:val="TableCellCalendarDateHeader"/>
            </w:pPr>
            <w:r>
              <w:rPr>
                <w:color w:val="15803D"/>
              </w:rPr>
              <w:t>Sep 10</w:t>
            </w:r>
          </w:p>
          <w:p w14:paraId="419B87AC"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6B0B4C9" w14:textId="77777777" w:rsidR="001A20E6" w:rsidRDefault="00000000">
            <w:pPr>
              <w:pStyle w:val="TableCellCalendarDayHeader"/>
            </w:pPr>
            <w:r>
              <w:rPr>
                <w:color w:val="15803D"/>
              </w:rPr>
              <w:t>Friday</w:t>
            </w:r>
          </w:p>
          <w:p w14:paraId="4414487A" w14:textId="77777777" w:rsidR="001A20E6" w:rsidRDefault="00000000">
            <w:pPr>
              <w:pStyle w:val="TableCellCalendarDateHeader"/>
            </w:pPr>
            <w:r>
              <w:rPr>
                <w:color w:val="15803D"/>
              </w:rPr>
              <w:t>Sep 11</w:t>
            </w:r>
          </w:p>
          <w:p w14:paraId="592D58C5"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3BB35F59" w14:textId="77777777" w:rsidR="001A20E6" w:rsidRDefault="00000000">
            <w:pPr>
              <w:pStyle w:val="TableCellCalendarDayHeader"/>
            </w:pPr>
            <w:r>
              <w:rPr>
                <w:color w:val="F57C00"/>
              </w:rPr>
              <w:t>Saturday</w:t>
            </w:r>
          </w:p>
          <w:p w14:paraId="6B5DB4BE" w14:textId="77777777" w:rsidR="001A20E6" w:rsidRDefault="00000000">
            <w:pPr>
              <w:pStyle w:val="TableCellCalendarDateHeader"/>
            </w:pPr>
            <w:r>
              <w:rPr>
                <w:color w:val="F57C00"/>
              </w:rPr>
              <w:t>Sep 12</w:t>
            </w:r>
          </w:p>
          <w:p w14:paraId="04EBCDF2" w14:textId="77777777" w:rsidR="001A20E6" w:rsidRDefault="00000000">
            <w:pPr>
              <w:pStyle w:val="TableCellCatchupLabel"/>
            </w:pPr>
            <w:r>
              <w:rPr>
                <w:color w:val="F57C00"/>
              </w:rPr>
              <w:t>Catchup Day</w:t>
            </w:r>
          </w:p>
        </w:tc>
      </w:tr>
      <w:tr w:rsidR="001A20E6" w14:paraId="008710F7" w14:textId="77777777">
        <w:tc>
          <w:tcPr>
            <w:tcW w:w="700" w:type="pct"/>
            <w:shd w:val="clear" w:color="auto" w:fill="DCFCE7"/>
            <w:tcMar>
              <w:top w:w="150" w:type="dxa"/>
              <w:left w:w="100" w:type="dxa"/>
              <w:bottom w:w="150" w:type="dxa"/>
              <w:right w:w="100" w:type="dxa"/>
            </w:tcMar>
          </w:tcPr>
          <w:p w14:paraId="25858F97" w14:textId="77777777" w:rsidR="001A20E6" w:rsidRDefault="00000000">
            <w:pPr>
              <w:pStyle w:val="TableCellTaskSubject"/>
            </w:pPr>
            <w:r>
              <w:t>Indian Economy</w:t>
            </w:r>
          </w:p>
          <w:p w14:paraId="0FE25E43" w14:textId="77777777" w:rsidR="001A20E6" w:rsidRDefault="00000000">
            <w:pPr>
              <w:pStyle w:val="TableCellTaskDetails"/>
            </w:pPr>
            <w:r>
              <w:t>• Test - TEST — 3h</w:t>
            </w:r>
          </w:p>
          <w:p w14:paraId="7A46F1F9"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0EBDE229" w14:textId="77777777" w:rsidR="001A20E6" w:rsidRDefault="00000000">
            <w:pPr>
              <w:pStyle w:val="TableCellTaskSubject"/>
            </w:pPr>
            <w:r>
              <w:t>Indian Economy</w:t>
            </w:r>
          </w:p>
          <w:p w14:paraId="2599E662" w14:textId="77777777" w:rsidR="001A20E6" w:rsidRDefault="00000000">
            <w:pPr>
              <w:pStyle w:val="TableCellTaskDetails"/>
            </w:pPr>
            <w:r>
              <w:t>• Study - Budget (E22) — 1h 30m</w:t>
            </w:r>
          </w:p>
          <w:p w14:paraId="1C280CE1" w14:textId="77777777" w:rsidR="001A20E6" w:rsidRDefault="00000000">
            <w:pPr>
              <w:pStyle w:val="TableCellTaskBadge"/>
              <w:shd w:val="clear" w:color="auto" w:fill="E3F2FD"/>
            </w:pPr>
            <w:r>
              <w:rPr>
                <w:b/>
                <w:bCs/>
                <w:color w:val="1976D2"/>
              </w:rPr>
              <w:t>STUDY</w:t>
            </w:r>
          </w:p>
          <w:p w14:paraId="4782CDF5" w14:textId="77777777" w:rsidR="001A20E6" w:rsidRDefault="00000000">
            <w:pPr>
              <w:pStyle w:val="TableCellTaskDetails"/>
            </w:pPr>
            <w:r>
              <w:t>• Revision - Land Reforms (E11) — 30m</w:t>
            </w:r>
          </w:p>
          <w:p w14:paraId="00240F04" w14:textId="77777777" w:rsidR="001A20E6" w:rsidRDefault="00000000">
            <w:pPr>
              <w:pStyle w:val="TableCellTaskBadge"/>
              <w:shd w:val="clear" w:color="auto" w:fill="FCE4EC"/>
            </w:pPr>
            <w:r>
              <w:rPr>
                <w:b/>
                <w:bCs/>
                <w:color w:val="C2185B"/>
              </w:rPr>
              <w:t>REVISION</w:t>
            </w:r>
          </w:p>
          <w:p w14:paraId="0260CC39" w14:textId="77777777" w:rsidR="001A20E6" w:rsidRDefault="00000000">
            <w:pPr>
              <w:pStyle w:val="TableCellTaskDetails"/>
            </w:pPr>
            <w:r>
              <w:t>• Practice - Land Reforms (E11) — 30m</w:t>
            </w:r>
          </w:p>
          <w:p w14:paraId="568749EC"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F2BD930" w14:textId="77777777" w:rsidR="001A20E6" w:rsidRDefault="00000000">
            <w:pPr>
              <w:pStyle w:val="TableCellTaskSubject"/>
            </w:pPr>
            <w:r>
              <w:t>Indian Economy</w:t>
            </w:r>
          </w:p>
          <w:p w14:paraId="7037C0A7" w14:textId="77777777" w:rsidR="001A20E6" w:rsidRDefault="00000000">
            <w:pPr>
              <w:pStyle w:val="TableCellTaskDetails"/>
            </w:pPr>
            <w:r>
              <w:t>• Study - Budget (E22) — 30m</w:t>
            </w:r>
          </w:p>
          <w:p w14:paraId="25E6CC0B" w14:textId="77777777" w:rsidR="001A20E6" w:rsidRDefault="00000000">
            <w:pPr>
              <w:pStyle w:val="TableCellTaskBadge"/>
              <w:shd w:val="clear" w:color="auto" w:fill="E3F2FD"/>
            </w:pPr>
            <w:r>
              <w:rPr>
                <w:b/>
                <w:bCs/>
                <w:color w:val="1976D2"/>
              </w:rPr>
              <w:t>STUDY</w:t>
            </w:r>
          </w:p>
          <w:p w14:paraId="222E81C3" w14:textId="77777777" w:rsidR="001A20E6" w:rsidRDefault="00000000">
            <w:pPr>
              <w:pStyle w:val="TableCellTaskDetails"/>
            </w:pPr>
            <w:r>
              <w:t>• Study - Economic Survey (E23) — 1h</w:t>
            </w:r>
          </w:p>
          <w:p w14:paraId="6D34DF6B" w14:textId="77777777" w:rsidR="001A20E6" w:rsidRDefault="00000000">
            <w:pPr>
              <w:pStyle w:val="TableCellTaskBadge"/>
              <w:shd w:val="clear" w:color="auto" w:fill="E3F2FD"/>
            </w:pPr>
            <w:r>
              <w:rPr>
                <w:b/>
                <w:bCs/>
                <w:color w:val="1976D2"/>
              </w:rPr>
              <w:t>STUDY</w:t>
            </w:r>
          </w:p>
          <w:p w14:paraId="206BF3F3" w14:textId="77777777" w:rsidR="001A20E6" w:rsidRDefault="00000000">
            <w:pPr>
              <w:pStyle w:val="TableCellTaskDetails"/>
            </w:pPr>
            <w:r>
              <w:t>• Revision - Effects of Liberalization (E12) — 30m</w:t>
            </w:r>
          </w:p>
          <w:p w14:paraId="687A704A" w14:textId="77777777" w:rsidR="001A20E6" w:rsidRDefault="00000000">
            <w:pPr>
              <w:pStyle w:val="TableCellTaskBadge"/>
              <w:shd w:val="clear" w:color="auto" w:fill="FCE4EC"/>
            </w:pPr>
            <w:r>
              <w:rPr>
                <w:b/>
                <w:bCs/>
                <w:color w:val="C2185B"/>
              </w:rPr>
              <w:t>REVISION</w:t>
            </w:r>
          </w:p>
          <w:p w14:paraId="3C32BDDF" w14:textId="77777777" w:rsidR="001A20E6" w:rsidRDefault="00000000">
            <w:pPr>
              <w:pStyle w:val="TableCellTaskDetails"/>
            </w:pPr>
            <w:r>
              <w:t>• Practice - Effects of Liberalization (E12) — 30m</w:t>
            </w:r>
          </w:p>
          <w:p w14:paraId="01AAD89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2433A99" w14:textId="77777777" w:rsidR="001A20E6" w:rsidRDefault="00000000">
            <w:pPr>
              <w:pStyle w:val="TableCellTaskSubject"/>
            </w:pPr>
            <w:r>
              <w:t>Governance</w:t>
            </w:r>
          </w:p>
          <w:p w14:paraId="382BC618" w14:textId="77777777" w:rsidR="001A20E6" w:rsidRDefault="00000000">
            <w:pPr>
              <w:pStyle w:val="TableCellTaskDetails"/>
            </w:pPr>
            <w:r>
              <w:t>• Study - Role of Civil services in a democracy (O06) — 30m</w:t>
            </w:r>
          </w:p>
          <w:p w14:paraId="025B4E48" w14:textId="77777777" w:rsidR="001A20E6" w:rsidRDefault="00000000">
            <w:pPr>
              <w:pStyle w:val="TableCellTaskBadge"/>
              <w:shd w:val="clear" w:color="auto" w:fill="E3F2FD"/>
            </w:pPr>
            <w:r>
              <w:rPr>
                <w:b/>
                <w:bCs/>
                <w:color w:val="1976D2"/>
              </w:rPr>
              <w:t>STUDY</w:t>
            </w:r>
          </w:p>
          <w:p w14:paraId="03D6BF2E" w14:textId="77777777" w:rsidR="001A20E6" w:rsidRDefault="00000000">
            <w:pPr>
              <w:pStyle w:val="TableCellTaskDetails"/>
            </w:pPr>
            <w:r>
              <w:t>• Study - Social Institutions-Civil society activism and NGO's (O07) — 1h</w:t>
            </w:r>
          </w:p>
          <w:p w14:paraId="607102D4" w14:textId="77777777" w:rsidR="001A20E6" w:rsidRDefault="00000000">
            <w:pPr>
              <w:pStyle w:val="TableCellTaskBadge"/>
              <w:shd w:val="clear" w:color="auto" w:fill="E3F2FD"/>
            </w:pPr>
            <w:r>
              <w:rPr>
                <w:b/>
                <w:bCs/>
                <w:color w:val="1976D2"/>
              </w:rPr>
              <w:t>STUDY</w:t>
            </w:r>
          </w:p>
          <w:p w14:paraId="6A867BEA" w14:textId="77777777" w:rsidR="001A20E6" w:rsidRDefault="00000000">
            <w:pPr>
              <w:pStyle w:val="TableCellTaskDetails"/>
            </w:pPr>
            <w:r>
              <w:t>• Revision - Government Policies (O09) — 30m</w:t>
            </w:r>
          </w:p>
          <w:p w14:paraId="444CB0B3" w14:textId="77777777" w:rsidR="001A20E6" w:rsidRDefault="00000000">
            <w:pPr>
              <w:pStyle w:val="TableCellTaskBadge"/>
              <w:shd w:val="clear" w:color="auto" w:fill="FCE4EC"/>
            </w:pPr>
            <w:r>
              <w:rPr>
                <w:b/>
                <w:bCs/>
                <w:color w:val="C2185B"/>
              </w:rPr>
              <w:t>REVISION</w:t>
            </w:r>
          </w:p>
          <w:p w14:paraId="4D23A40F" w14:textId="77777777" w:rsidR="001A20E6" w:rsidRDefault="00000000">
            <w:pPr>
              <w:pStyle w:val="TableCellTaskDetails"/>
            </w:pPr>
            <w:r>
              <w:t>• Practice - Government Policies (O09) — 30m</w:t>
            </w:r>
          </w:p>
          <w:p w14:paraId="6B59B5E7"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BA452AE" w14:textId="77777777" w:rsidR="001A20E6" w:rsidRDefault="00000000">
            <w:pPr>
              <w:pStyle w:val="TableCellTaskSubject"/>
            </w:pPr>
            <w:r>
              <w:t>Governance</w:t>
            </w:r>
          </w:p>
          <w:p w14:paraId="1A04CF7B" w14:textId="77777777" w:rsidR="001A20E6" w:rsidRDefault="00000000">
            <w:pPr>
              <w:pStyle w:val="TableCellTaskDetails"/>
            </w:pPr>
            <w:r>
              <w:t>• Study - Social Institutions-Civil society activism and NGO's (O07) — 1h</w:t>
            </w:r>
          </w:p>
          <w:p w14:paraId="4598554F" w14:textId="77777777" w:rsidR="001A20E6" w:rsidRDefault="00000000">
            <w:pPr>
              <w:pStyle w:val="TableCellTaskBadge"/>
              <w:shd w:val="clear" w:color="auto" w:fill="E3F2FD"/>
            </w:pPr>
            <w:r>
              <w:rPr>
                <w:b/>
                <w:bCs/>
                <w:color w:val="1976D2"/>
              </w:rPr>
              <w:t>STUDY</w:t>
            </w:r>
          </w:p>
          <w:p w14:paraId="000D9750" w14:textId="77777777" w:rsidR="001A20E6" w:rsidRDefault="00000000">
            <w:pPr>
              <w:pStyle w:val="TableCellTaskDetails"/>
            </w:pPr>
            <w:r>
              <w:t>• Study - Self Help Groups (O08) — 30m</w:t>
            </w:r>
          </w:p>
          <w:p w14:paraId="247282D9" w14:textId="77777777" w:rsidR="001A20E6" w:rsidRDefault="00000000">
            <w:pPr>
              <w:pStyle w:val="TableCellTaskBadge"/>
              <w:shd w:val="clear" w:color="auto" w:fill="E3F2FD"/>
            </w:pPr>
            <w:r>
              <w:rPr>
                <w:b/>
                <w:bCs/>
                <w:color w:val="1976D2"/>
              </w:rPr>
              <w:t>STUDY</w:t>
            </w:r>
          </w:p>
          <w:p w14:paraId="58128DCF" w14:textId="77777777" w:rsidR="001A20E6" w:rsidRDefault="00000000">
            <w:pPr>
              <w:pStyle w:val="TableCellTaskDetails"/>
            </w:pPr>
            <w:r>
              <w:t>• Revision - Broad / Overlap (O00) — 30m</w:t>
            </w:r>
          </w:p>
          <w:p w14:paraId="5AD7108B" w14:textId="77777777" w:rsidR="001A20E6" w:rsidRDefault="00000000">
            <w:pPr>
              <w:pStyle w:val="TableCellTaskBadge"/>
              <w:shd w:val="clear" w:color="auto" w:fill="FCE4EC"/>
            </w:pPr>
            <w:r>
              <w:rPr>
                <w:b/>
                <w:bCs/>
                <w:color w:val="C2185B"/>
              </w:rPr>
              <w:t>REVISION</w:t>
            </w:r>
          </w:p>
          <w:p w14:paraId="07A2963E" w14:textId="77777777" w:rsidR="001A20E6" w:rsidRDefault="00000000">
            <w:pPr>
              <w:pStyle w:val="TableCellTaskDetails"/>
            </w:pPr>
            <w:r>
              <w:t>• Practice - Broad / Overlap (O00) — 30m</w:t>
            </w:r>
          </w:p>
          <w:p w14:paraId="036A71AA"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5972F85" w14:textId="77777777" w:rsidR="001A20E6" w:rsidRDefault="00000000">
            <w:pPr>
              <w:pStyle w:val="TableCellTaskSubject"/>
            </w:pPr>
            <w:r>
              <w:t>Governance</w:t>
            </w:r>
          </w:p>
          <w:p w14:paraId="3406D3F7" w14:textId="77777777" w:rsidR="001A20E6" w:rsidRDefault="00000000">
            <w:pPr>
              <w:pStyle w:val="TableCellTaskDetails"/>
            </w:pPr>
            <w:r>
              <w:t>• Study - Self Help Groups (O08) — 1h 30m</w:t>
            </w:r>
          </w:p>
          <w:p w14:paraId="04FE6B9F" w14:textId="77777777" w:rsidR="001A20E6" w:rsidRDefault="00000000">
            <w:pPr>
              <w:pStyle w:val="TableCellTaskBadge"/>
              <w:shd w:val="clear" w:color="auto" w:fill="E3F2FD"/>
            </w:pPr>
            <w:r>
              <w:rPr>
                <w:b/>
                <w:bCs/>
                <w:color w:val="1976D2"/>
              </w:rPr>
              <w:t>STUDY</w:t>
            </w:r>
          </w:p>
          <w:p w14:paraId="2F7371C7" w14:textId="77777777" w:rsidR="001A20E6" w:rsidRDefault="00000000">
            <w:pPr>
              <w:pStyle w:val="TableCellTaskDetails"/>
            </w:pPr>
            <w:r>
              <w:t>• Revision - Good governance and applications (O01) — 30m</w:t>
            </w:r>
          </w:p>
          <w:p w14:paraId="7AE0AFEA" w14:textId="77777777" w:rsidR="001A20E6" w:rsidRDefault="00000000">
            <w:pPr>
              <w:pStyle w:val="TableCellTaskBadge"/>
              <w:shd w:val="clear" w:color="auto" w:fill="FCE4EC"/>
            </w:pPr>
            <w:r>
              <w:rPr>
                <w:b/>
                <w:bCs/>
                <w:color w:val="C2185B"/>
              </w:rPr>
              <w:t>REVISION</w:t>
            </w:r>
          </w:p>
          <w:p w14:paraId="18C98EEF" w14:textId="77777777" w:rsidR="001A20E6" w:rsidRDefault="00000000">
            <w:pPr>
              <w:pStyle w:val="TableCellTaskDetails"/>
            </w:pPr>
            <w:r>
              <w:t>• Practice - Good governance and applications (O01) — 30m</w:t>
            </w:r>
          </w:p>
          <w:p w14:paraId="077D2219"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6691C031" w14:textId="77777777" w:rsidR="001A20E6" w:rsidRDefault="001A20E6"/>
        </w:tc>
      </w:tr>
      <w:tr w:rsidR="001A20E6" w14:paraId="55C1C8FB" w14:textId="77777777">
        <w:tc>
          <w:tcPr>
            <w:tcW w:w="700" w:type="pct"/>
            <w:shd w:val="clear" w:color="auto" w:fill="DCFCE7"/>
            <w:tcMar>
              <w:top w:w="150" w:type="dxa"/>
              <w:left w:w="100" w:type="dxa"/>
              <w:bottom w:w="150" w:type="dxa"/>
              <w:right w:w="100" w:type="dxa"/>
            </w:tcMar>
          </w:tcPr>
          <w:p w14:paraId="58A27C31" w14:textId="77777777" w:rsidR="001A20E6" w:rsidRDefault="00000000">
            <w:pPr>
              <w:pStyle w:val="TableCellTaskSubject"/>
            </w:pPr>
            <w:r>
              <w:t>Governance</w:t>
            </w:r>
          </w:p>
          <w:p w14:paraId="6C8340EF" w14:textId="77777777" w:rsidR="001A20E6" w:rsidRDefault="00000000">
            <w:pPr>
              <w:pStyle w:val="TableCellTaskDetails"/>
            </w:pPr>
            <w:r>
              <w:t>• Test - TEST — 3h</w:t>
            </w:r>
          </w:p>
          <w:p w14:paraId="025F1407"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1490061F" w14:textId="77777777" w:rsidR="001A20E6" w:rsidRDefault="00000000">
            <w:pPr>
              <w:pStyle w:val="TableCellTaskSubject"/>
            </w:pPr>
            <w:r>
              <w:t>Governance</w:t>
            </w:r>
          </w:p>
          <w:p w14:paraId="744781DE" w14:textId="77777777" w:rsidR="001A20E6" w:rsidRDefault="00000000">
            <w:pPr>
              <w:pStyle w:val="TableCellTaskDetails"/>
            </w:pPr>
            <w:r>
              <w:t>• Study - Citizens Charter (O05) — 1h 30m</w:t>
            </w:r>
          </w:p>
          <w:p w14:paraId="764E11BD" w14:textId="77777777" w:rsidR="001A20E6" w:rsidRDefault="00000000">
            <w:pPr>
              <w:pStyle w:val="TableCellTaskBadge"/>
              <w:shd w:val="clear" w:color="auto" w:fill="E3F2FD"/>
            </w:pPr>
            <w:r>
              <w:rPr>
                <w:b/>
                <w:bCs/>
                <w:color w:val="1976D2"/>
              </w:rPr>
              <w:t>STUDY</w:t>
            </w:r>
          </w:p>
          <w:p w14:paraId="2C0B75AC" w14:textId="77777777" w:rsidR="001A20E6" w:rsidRDefault="00000000">
            <w:pPr>
              <w:pStyle w:val="TableCellTaskDetails"/>
            </w:pPr>
            <w:r>
              <w:t>• Revision - Social Institutions-Civil society activism and NGO's (O07) — 30m</w:t>
            </w:r>
          </w:p>
          <w:p w14:paraId="4EAE249F" w14:textId="77777777" w:rsidR="001A20E6" w:rsidRDefault="00000000">
            <w:pPr>
              <w:pStyle w:val="TableCellTaskBadge"/>
              <w:shd w:val="clear" w:color="auto" w:fill="FCE4EC"/>
            </w:pPr>
            <w:r>
              <w:rPr>
                <w:b/>
                <w:bCs/>
                <w:color w:val="C2185B"/>
              </w:rPr>
              <w:t>REVISION</w:t>
            </w:r>
          </w:p>
          <w:p w14:paraId="09BFB923" w14:textId="77777777" w:rsidR="001A20E6" w:rsidRDefault="00000000">
            <w:pPr>
              <w:pStyle w:val="TableCellTaskDetails"/>
            </w:pPr>
            <w:r>
              <w:t>• Practice - Social Institutions-Civil society activism and NGO's (O07) — 30m</w:t>
            </w:r>
          </w:p>
          <w:p w14:paraId="1B2E313C"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6238324" w14:textId="77777777" w:rsidR="001A20E6" w:rsidRDefault="00000000">
            <w:pPr>
              <w:pStyle w:val="TableCellTaskSubject"/>
            </w:pPr>
            <w:r>
              <w:t>Governance</w:t>
            </w:r>
          </w:p>
          <w:p w14:paraId="2B6AECB2" w14:textId="77777777" w:rsidR="001A20E6" w:rsidRDefault="00000000">
            <w:pPr>
              <w:pStyle w:val="TableCellTaskDetails"/>
            </w:pPr>
            <w:r>
              <w:t>• Study - Role of Civil services in a democracy (O06) — 1h 30m</w:t>
            </w:r>
          </w:p>
          <w:p w14:paraId="400742BA" w14:textId="77777777" w:rsidR="001A20E6" w:rsidRDefault="00000000">
            <w:pPr>
              <w:pStyle w:val="TableCellTaskBadge"/>
              <w:shd w:val="clear" w:color="auto" w:fill="E3F2FD"/>
            </w:pPr>
            <w:r>
              <w:rPr>
                <w:b/>
                <w:bCs/>
                <w:color w:val="1976D2"/>
              </w:rPr>
              <w:t>STUDY</w:t>
            </w:r>
          </w:p>
          <w:p w14:paraId="7197C025" w14:textId="77777777" w:rsidR="001A20E6" w:rsidRDefault="00000000">
            <w:pPr>
              <w:pStyle w:val="TableCellTaskDetails"/>
            </w:pPr>
            <w:r>
              <w:t>• Revision - Self Help Groups (O08) — 30m</w:t>
            </w:r>
          </w:p>
          <w:p w14:paraId="65B33ED4" w14:textId="77777777" w:rsidR="001A20E6" w:rsidRDefault="00000000">
            <w:pPr>
              <w:pStyle w:val="TableCellTaskBadge"/>
              <w:shd w:val="clear" w:color="auto" w:fill="FCE4EC"/>
            </w:pPr>
            <w:r>
              <w:rPr>
                <w:b/>
                <w:bCs/>
                <w:color w:val="C2185B"/>
              </w:rPr>
              <w:t>REVISION</w:t>
            </w:r>
          </w:p>
          <w:p w14:paraId="287E40BB" w14:textId="77777777" w:rsidR="001A20E6" w:rsidRDefault="00000000">
            <w:pPr>
              <w:pStyle w:val="TableCellTaskDetails"/>
            </w:pPr>
            <w:r>
              <w:t>• Practice - Self Help Groups (O08) — 30m</w:t>
            </w:r>
          </w:p>
          <w:p w14:paraId="0E860720"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6CC0B26" w14:textId="77777777" w:rsidR="001A20E6" w:rsidRDefault="00000000">
            <w:pPr>
              <w:pStyle w:val="TableCellTaskSubject"/>
            </w:pPr>
            <w:r>
              <w:t>International Relations</w:t>
            </w:r>
          </w:p>
          <w:p w14:paraId="1CD4974F" w14:textId="77777777" w:rsidR="001A20E6" w:rsidRDefault="00000000">
            <w:pPr>
              <w:pStyle w:val="TableCellTaskDetails"/>
            </w:pPr>
            <w:r>
              <w:t>• Study - Broad / Overlap (I00) — 1h 30m</w:t>
            </w:r>
          </w:p>
          <w:p w14:paraId="22BD77C2" w14:textId="77777777" w:rsidR="001A20E6" w:rsidRDefault="00000000">
            <w:pPr>
              <w:pStyle w:val="TableCellTaskBadge"/>
              <w:shd w:val="clear" w:color="auto" w:fill="E3F2FD"/>
            </w:pPr>
            <w:r>
              <w:rPr>
                <w:b/>
                <w:bCs/>
                <w:color w:val="1976D2"/>
              </w:rPr>
              <w:t>STUDY</w:t>
            </w:r>
          </w:p>
          <w:p w14:paraId="59A820F2" w14:textId="77777777" w:rsidR="001A20E6" w:rsidRDefault="00000000">
            <w:pPr>
              <w:pStyle w:val="TableCellTaskDetails"/>
            </w:pPr>
            <w:r>
              <w:t>• Revision - Broad / Overlap (I00) — 30m</w:t>
            </w:r>
          </w:p>
          <w:p w14:paraId="2204CB18" w14:textId="77777777" w:rsidR="001A20E6" w:rsidRDefault="00000000">
            <w:pPr>
              <w:pStyle w:val="TableCellTaskBadge"/>
              <w:shd w:val="clear" w:color="auto" w:fill="FCE4EC"/>
            </w:pPr>
            <w:r>
              <w:rPr>
                <w:b/>
                <w:bCs/>
                <w:color w:val="C2185B"/>
              </w:rPr>
              <w:t>REVISION</w:t>
            </w:r>
          </w:p>
          <w:p w14:paraId="2CF00FC4" w14:textId="77777777" w:rsidR="001A20E6" w:rsidRDefault="00000000">
            <w:pPr>
              <w:pStyle w:val="TableCellTaskDetails"/>
            </w:pPr>
            <w:r>
              <w:t>• Practice - Broad / Overlap (I00) — 30m</w:t>
            </w:r>
          </w:p>
          <w:p w14:paraId="1099A6F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1A67C76" w14:textId="77777777" w:rsidR="001A20E6" w:rsidRDefault="00000000">
            <w:pPr>
              <w:pStyle w:val="TableCellTaskSubject"/>
            </w:pPr>
            <w:r>
              <w:t>International Relations</w:t>
            </w:r>
          </w:p>
          <w:p w14:paraId="1B019FF3" w14:textId="77777777" w:rsidR="001A20E6" w:rsidRDefault="00000000">
            <w:pPr>
              <w:pStyle w:val="TableCellTaskDetails"/>
            </w:pPr>
            <w:r>
              <w:t>• Study - Broad / Overlap (I00) — 30m</w:t>
            </w:r>
          </w:p>
          <w:p w14:paraId="2861E21B" w14:textId="77777777" w:rsidR="001A20E6" w:rsidRDefault="00000000">
            <w:pPr>
              <w:pStyle w:val="TableCellTaskBadge"/>
              <w:shd w:val="clear" w:color="auto" w:fill="E3F2FD"/>
            </w:pPr>
            <w:r>
              <w:rPr>
                <w:b/>
                <w:bCs/>
                <w:color w:val="1976D2"/>
              </w:rPr>
              <w:t>STUDY</w:t>
            </w:r>
          </w:p>
          <w:p w14:paraId="4E2BDB75" w14:textId="77777777" w:rsidR="001A20E6" w:rsidRDefault="00000000">
            <w:pPr>
              <w:pStyle w:val="TableCellTaskDetails"/>
            </w:pPr>
            <w:r>
              <w:t>• Study - India's foreign policy (I01) — 1h</w:t>
            </w:r>
          </w:p>
          <w:p w14:paraId="038EF372" w14:textId="77777777" w:rsidR="001A20E6" w:rsidRDefault="00000000">
            <w:pPr>
              <w:pStyle w:val="TableCellTaskBadge"/>
              <w:shd w:val="clear" w:color="auto" w:fill="E3F2FD"/>
            </w:pPr>
            <w:r>
              <w:rPr>
                <w:b/>
                <w:bCs/>
                <w:color w:val="1976D2"/>
              </w:rPr>
              <w:t>STUDY</w:t>
            </w:r>
          </w:p>
          <w:p w14:paraId="1E1E0B06" w14:textId="77777777" w:rsidR="001A20E6" w:rsidRDefault="00000000">
            <w:pPr>
              <w:pStyle w:val="TableCellTaskDetails"/>
            </w:pPr>
            <w:r>
              <w:t>• Revision - India's foreign policy (I01) — 30m</w:t>
            </w:r>
          </w:p>
          <w:p w14:paraId="019997E9" w14:textId="77777777" w:rsidR="001A20E6" w:rsidRDefault="00000000">
            <w:pPr>
              <w:pStyle w:val="TableCellTaskBadge"/>
              <w:shd w:val="clear" w:color="auto" w:fill="FCE4EC"/>
            </w:pPr>
            <w:r>
              <w:rPr>
                <w:b/>
                <w:bCs/>
                <w:color w:val="C2185B"/>
              </w:rPr>
              <w:t>REVISION</w:t>
            </w:r>
          </w:p>
          <w:p w14:paraId="7C6577FE" w14:textId="77777777" w:rsidR="001A20E6" w:rsidRDefault="00000000">
            <w:pPr>
              <w:pStyle w:val="TableCellTaskDetails"/>
            </w:pPr>
            <w:r>
              <w:t>• Practice - India's foreign policy (I01) — 30m</w:t>
            </w:r>
          </w:p>
          <w:p w14:paraId="5BB94DE0"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EED6051" w14:textId="77777777" w:rsidR="001A20E6" w:rsidRDefault="00000000">
            <w:pPr>
              <w:pStyle w:val="TableCellTaskSubject"/>
            </w:pPr>
            <w:r>
              <w:t>International Relations</w:t>
            </w:r>
          </w:p>
          <w:p w14:paraId="2394EA61" w14:textId="77777777" w:rsidR="001A20E6" w:rsidRDefault="00000000">
            <w:pPr>
              <w:pStyle w:val="TableCellTaskDetails"/>
            </w:pPr>
            <w:r>
              <w:t>• Study - India's foreign policy (I01) — 1h</w:t>
            </w:r>
          </w:p>
          <w:p w14:paraId="22F054BF" w14:textId="77777777" w:rsidR="001A20E6" w:rsidRDefault="00000000">
            <w:pPr>
              <w:pStyle w:val="TableCellTaskBadge"/>
              <w:shd w:val="clear" w:color="auto" w:fill="E3F2FD"/>
            </w:pPr>
            <w:r>
              <w:rPr>
                <w:b/>
                <w:bCs/>
                <w:color w:val="1976D2"/>
              </w:rPr>
              <w:t>STUDY</w:t>
            </w:r>
          </w:p>
          <w:p w14:paraId="78EFDE21" w14:textId="77777777" w:rsidR="001A20E6" w:rsidRDefault="00000000">
            <w:pPr>
              <w:pStyle w:val="TableCellTaskDetails"/>
            </w:pPr>
            <w:r>
              <w:t>• Study - India and its neighborhood (I02) — 30m</w:t>
            </w:r>
          </w:p>
          <w:p w14:paraId="2529816A" w14:textId="77777777" w:rsidR="001A20E6" w:rsidRDefault="00000000">
            <w:pPr>
              <w:pStyle w:val="TableCellTaskBadge"/>
              <w:shd w:val="clear" w:color="auto" w:fill="E3F2FD"/>
            </w:pPr>
            <w:r>
              <w:rPr>
                <w:b/>
                <w:bCs/>
                <w:color w:val="1976D2"/>
              </w:rPr>
              <w:t>STUDY</w:t>
            </w:r>
          </w:p>
          <w:p w14:paraId="445688DD" w14:textId="77777777" w:rsidR="001A20E6" w:rsidRDefault="00000000">
            <w:pPr>
              <w:pStyle w:val="TableCellTaskDetails"/>
            </w:pPr>
            <w:r>
              <w:t>• Revision - India and its neighborhood (I02) — 30m</w:t>
            </w:r>
          </w:p>
          <w:p w14:paraId="46CD5975" w14:textId="77777777" w:rsidR="001A20E6" w:rsidRDefault="00000000">
            <w:pPr>
              <w:pStyle w:val="TableCellTaskBadge"/>
              <w:shd w:val="clear" w:color="auto" w:fill="FCE4EC"/>
            </w:pPr>
            <w:r>
              <w:rPr>
                <w:b/>
                <w:bCs/>
                <w:color w:val="C2185B"/>
              </w:rPr>
              <w:t>REVISION</w:t>
            </w:r>
          </w:p>
          <w:p w14:paraId="4EEDA8CE" w14:textId="77777777" w:rsidR="001A20E6" w:rsidRDefault="00000000">
            <w:pPr>
              <w:pStyle w:val="TableCellTaskDetails"/>
            </w:pPr>
            <w:r>
              <w:t>• Practice - India and its neighborhood (I02) — 30m</w:t>
            </w:r>
          </w:p>
          <w:p w14:paraId="0E71D5BC"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40213A2E" w14:textId="77777777" w:rsidR="001A20E6" w:rsidRDefault="001A20E6"/>
        </w:tc>
      </w:tr>
    </w:tbl>
    <w:p w14:paraId="06482FF6" w14:textId="77777777" w:rsidR="001A20E6" w:rsidRDefault="001A20E6">
      <w:pPr>
        <w:spacing w:after="400"/>
      </w:pPr>
    </w:p>
    <w:p w14:paraId="1A649DA0" w14:textId="77777777" w:rsidR="001A20E6" w:rsidRDefault="00000000">
      <w:pPr>
        <w:pStyle w:val="ResourceTitle"/>
      </w:pPr>
      <w:r>
        <w:t>📚 Resources for Sep 06 - Sep 12</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52A32DCC" w14:textId="77777777">
        <w:tc>
          <w:tcPr>
            <w:tcW w:w="1650" w:type="pct"/>
            <w:tcBorders>
              <w:bottom w:val="single" w:sz="2" w:space="0" w:color="D1D5DB"/>
              <w:right w:val="single" w:sz="2" w:space="0" w:color="D1D5DB"/>
            </w:tcBorders>
            <w:tcMar>
              <w:top w:w="200" w:type="dxa"/>
              <w:left w:w="150" w:type="dxa"/>
              <w:bottom w:w="200" w:type="dxa"/>
              <w:right w:w="150" w:type="dxa"/>
            </w:tcMar>
          </w:tcPr>
          <w:p w14:paraId="20FFD1E0" w14:textId="77777777" w:rsidR="001A20E6" w:rsidRDefault="00000000">
            <w:pPr>
              <w:pStyle w:val="TableCellSubjectName"/>
            </w:pPr>
            <w:r>
              <w:t>Indian Economy</w:t>
            </w:r>
          </w:p>
          <w:p w14:paraId="1123548C" w14:textId="77777777" w:rsidR="001A20E6" w:rsidRDefault="00000000">
            <w:pPr>
              <w:pStyle w:val="TableCellCategoryTitle"/>
            </w:pPr>
            <w:r>
              <w:t>📝 Practice Materials</w:t>
            </w:r>
          </w:p>
          <w:p w14:paraId="136F2DFE" w14:textId="77777777" w:rsidR="001A20E6" w:rsidRDefault="00000000">
            <w:pPr>
              <w:pStyle w:val="TableCellResourceItem"/>
            </w:pPr>
            <w:r>
              <w:t>• La Excellence Economy Material</w:t>
            </w:r>
          </w:p>
          <w:p w14:paraId="2B44266B" w14:textId="77777777" w:rsidR="001A20E6" w:rsidRDefault="00000000">
            <w:pPr>
              <w:pStyle w:val="TableCellResourceItem"/>
            </w:pPr>
            <w:r>
              <w:t>• Mains RRP + Prelims RRP</w:t>
            </w:r>
          </w:p>
          <w:p w14:paraId="708292BC" w14:textId="77777777" w:rsidR="001A20E6" w:rsidRDefault="00000000">
            <w:pPr>
              <w:pStyle w:val="TableCellResourceItem"/>
            </w:pPr>
            <w:r>
              <w:t>• Prelims &amp; Mains Workbooks</w:t>
            </w:r>
          </w:p>
          <w:p w14:paraId="5C443B85" w14:textId="77777777" w:rsidR="001A20E6" w:rsidRDefault="00000000">
            <w:pPr>
              <w:pStyle w:val="TableCellCategoryTitle"/>
            </w:pPr>
            <w:r>
              <w:t>📰 Current Affairs</w:t>
            </w:r>
          </w:p>
          <w:p w14:paraId="40AC3582" w14:textId="77777777" w:rsidR="001A20E6" w:rsidRDefault="00000000">
            <w:pPr>
              <w:pStyle w:val="TableCellResourceItem"/>
            </w:pPr>
            <w:r>
              <w:t>• NITI Aayog Reports + Economic survey and Budget</w:t>
            </w:r>
          </w:p>
          <w:p w14:paraId="298D8E0D"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368F49B0" w14:textId="77777777" w:rsidR="001A20E6" w:rsidRDefault="00000000">
            <w:pPr>
              <w:pStyle w:val="TableCellSubjectName"/>
            </w:pPr>
            <w:r>
              <w:t>Governance</w:t>
            </w:r>
          </w:p>
          <w:p w14:paraId="320AAAEC" w14:textId="77777777" w:rsidR="001A20E6" w:rsidRDefault="00000000">
            <w:pPr>
              <w:pStyle w:val="TableCellCategoryTitle"/>
            </w:pPr>
            <w:r>
              <w:t>📚 Primary Books</w:t>
            </w:r>
          </w:p>
          <w:p w14:paraId="5E4BEC3C" w14:textId="77777777" w:rsidR="001A20E6" w:rsidRDefault="00000000">
            <w:pPr>
              <w:pStyle w:val="TableCellResourceItem"/>
            </w:pPr>
            <w:r>
              <w:t>• India Year Book (Schemes) + PIB</w:t>
            </w:r>
          </w:p>
          <w:p w14:paraId="21B2A519" w14:textId="77777777" w:rsidR="001A20E6" w:rsidRDefault="00000000">
            <w:pPr>
              <w:pStyle w:val="TableCellResourceItem"/>
            </w:pPr>
            <w:r>
              <w:t>• Governance In India by M Laxmikanth</w:t>
            </w:r>
          </w:p>
          <w:p w14:paraId="5D7467C1" w14:textId="77777777" w:rsidR="001A20E6" w:rsidRDefault="00000000">
            <w:pPr>
              <w:pStyle w:val="TableCellCategoryTitle"/>
            </w:pPr>
            <w:r>
              <w:t>📝 Practice Materials</w:t>
            </w:r>
          </w:p>
          <w:p w14:paraId="55BD2F61" w14:textId="77777777" w:rsidR="001A20E6" w:rsidRDefault="00000000">
            <w:pPr>
              <w:pStyle w:val="TableCellResourceItem"/>
            </w:pPr>
            <w:r>
              <w:t>• La Excellence Governance Material</w:t>
            </w:r>
          </w:p>
          <w:p w14:paraId="55CF7507" w14:textId="77777777" w:rsidR="001A20E6" w:rsidRDefault="00000000">
            <w:pPr>
              <w:pStyle w:val="TableCellResourceItem"/>
            </w:pPr>
            <w:r>
              <w:t>• Mains Workbook</w:t>
            </w:r>
          </w:p>
          <w:p w14:paraId="12C970C0" w14:textId="77777777" w:rsidR="001A20E6" w:rsidRDefault="00000000">
            <w:pPr>
              <w:pStyle w:val="TableCellCategoryTitle"/>
            </w:pPr>
            <w:r>
              <w:t>📰 Current Affairs</w:t>
            </w:r>
          </w:p>
          <w:p w14:paraId="54F73C1B" w14:textId="77777777" w:rsidR="001A20E6" w:rsidRDefault="00000000">
            <w:pPr>
              <w:pStyle w:val="TableCellResourceItem"/>
            </w:pPr>
            <w:r>
              <w:t>• NITI Aayog + Yojana</w:t>
            </w:r>
          </w:p>
          <w:p w14:paraId="2BC9C727"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76E9F9DB" w14:textId="77777777" w:rsidR="001A20E6" w:rsidRDefault="00000000">
            <w:pPr>
              <w:pStyle w:val="TableCellSubjectName"/>
            </w:pPr>
            <w:r>
              <w:t>International Relations</w:t>
            </w:r>
          </w:p>
          <w:p w14:paraId="09234CD5" w14:textId="77777777" w:rsidR="001A20E6" w:rsidRDefault="00000000">
            <w:pPr>
              <w:pStyle w:val="TableCellCategoryTitle"/>
            </w:pPr>
            <w:r>
              <w:t>📝 Practice Materials</w:t>
            </w:r>
          </w:p>
          <w:p w14:paraId="2A474E0A" w14:textId="77777777" w:rsidR="001A20E6" w:rsidRDefault="00000000">
            <w:pPr>
              <w:pStyle w:val="TableCellResourceItem"/>
            </w:pPr>
            <w:r>
              <w:t>• La Excellence IR Material</w:t>
            </w:r>
          </w:p>
          <w:p w14:paraId="0C899420" w14:textId="77777777" w:rsidR="001A20E6" w:rsidRDefault="00000000">
            <w:pPr>
              <w:pStyle w:val="TableCellResourceItem"/>
            </w:pPr>
            <w:r>
              <w:t>• Mains Workbook</w:t>
            </w:r>
          </w:p>
          <w:p w14:paraId="150455D6" w14:textId="77777777" w:rsidR="001A20E6" w:rsidRDefault="00000000">
            <w:pPr>
              <w:pStyle w:val="TableCellCategoryTitle"/>
            </w:pPr>
            <w:r>
              <w:t>📰 Current Affairs</w:t>
            </w:r>
          </w:p>
          <w:p w14:paraId="625DADC9" w14:textId="77777777" w:rsidR="001A20E6" w:rsidRDefault="00000000">
            <w:pPr>
              <w:pStyle w:val="TableCellResourceItem"/>
            </w:pPr>
            <w:r>
              <w:t>• IDSA / ORF / MEA briefs</w:t>
            </w:r>
          </w:p>
          <w:p w14:paraId="3EE0D6F4" w14:textId="77777777" w:rsidR="001A20E6" w:rsidRDefault="00000000">
            <w:pPr>
              <w:pStyle w:val="TableCellResourceItem"/>
            </w:pPr>
            <w:r>
              <w:t>• Newspapers (The Hindu and IE – International page)</w:t>
            </w:r>
          </w:p>
        </w:tc>
      </w:tr>
    </w:tbl>
    <w:p w14:paraId="5920DF2C"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684D9350" w14:textId="77777777">
        <w:tc>
          <w:tcPr>
            <w:tcW w:w="2500" w:type="pct"/>
            <w:tcMar>
              <w:top w:w="0" w:type="dxa"/>
              <w:left w:w="0" w:type="dxa"/>
              <w:bottom w:w="0" w:type="dxa"/>
              <w:right w:w="0" w:type="dxa"/>
            </w:tcMar>
          </w:tcPr>
          <w:p w14:paraId="5D1E82AF" w14:textId="77777777" w:rsidR="001A20E6" w:rsidRDefault="00000000">
            <w:pPr>
              <w:pStyle w:val="WeekTitle"/>
            </w:pPr>
            <w:r>
              <w:rPr>
                <w:color w:val="15803D"/>
              </w:rPr>
              <w:t>📅 Sep 13 - Sep 19, 2026</w:t>
            </w:r>
          </w:p>
        </w:tc>
        <w:tc>
          <w:tcPr>
            <w:tcW w:w="2500" w:type="pct"/>
            <w:tcMar>
              <w:top w:w="0" w:type="dxa"/>
              <w:left w:w="0" w:type="dxa"/>
              <w:bottom w:w="0" w:type="dxa"/>
              <w:right w:w="0" w:type="dxa"/>
            </w:tcMar>
          </w:tcPr>
          <w:p w14:paraId="76885C65" w14:textId="77777777" w:rsidR="001A20E6" w:rsidRDefault="00000000">
            <w:pPr>
              <w:pStyle w:val="WeekCycleName"/>
            </w:pPr>
            <w:r>
              <w:rPr>
                <w:color w:val="15803D"/>
              </w:rPr>
              <w:t>C2</w:t>
            </w:r>
          </w:p>
        </w:tc>
      </w:tr>
    </w:tbl>
    <w:p w14:paraId="0319513D"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0513107E" w14:textId="77777777">
        <w:tc>
          <w:tcPr>
            <w:tcW w:w="700" w:type="pct"/>
            <w:shd w:val="clear" w:color="auto" w:fill="DCFCE7"/>
            <w:tcMar>
              <w:top w:w="200" w:type="dxa"/>
              <w:left w:w="100" w:type="dxa"/>
              <w:bottom w:w="200" w:type="dxa"/>
              <w:right w:w="100" w:type="dxa"/>
            </w:tcMar>
          </w:tcPr>
          <w:p w14:paraId="7D4E3738" w14:textId="77777777" w:rsidR="001A20E6" w:rsidRDefault="00000000">
            <w:pPr>
              <w:pStyle w:val="TableCellCalendarDayHeader"/>
            </w:pPr>
            <w:r>
              <w:rPr>
                <w:color w:val="15803D"/>
              </w:rPr>
              <w:t>Sunday</w:t>
            </w:r>
          </w:p>
          <w:p w14:paraId="3CA96A0A" w14:textId="77777777" w:rsidR="001A20E6" w:rsidRDefault="00000000">
            <w:pPr>
              <w:pStyle w:val="TableCellCalendarDateHeader"/>
            </w:pPr>
            <w:r>
              <w:rPr>
                <w:color w:val="15803D"/>
              </w:rPr>
              <w:t>Sep 13</w:t>
            </w:r>
          </w:p>
          <w:p w14:paraId="4A55D46E"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59C34EC9" w14:textId="77777777" w:rsidR="001A20E6" w:rsidRDefault="00000000">
            <w:pPr>
              <w:pStyle w:val="TableCellCalendarDayHeader"/>
            </w:pPr>
            <w:r>
              <w:rPr>
                <w:color w:val="15803D"/>
              </w:rPr>
              <w:t>Monday</w:t>
            </w:r>
          </w:p>
          <w:p w14:paraId="34B25228" w14:textId="77777777" w:rsidR="001A20E6" w:rsidRDefault="00000000">
            <w:pPr>
              <w:pStyle w:val="TableCellCalendarDateHeader"/>
            </w:pPr>
            <w:r>
              <w:rPr>
                <w:color w:val="15803D"/>
              </w:rPr>
              <w:t>Sep 14</w:t>
            </w:r>
          </w:p>
          <w:p w14:paraId="380699E7"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704B16CB" w14:textId="77777777" w:rsidR="001A20E6" w:rsidRDefault="00000000">
            <w:pPr>
              <w:pStyle w:val="TableCellCalendarDayHeader"/>
            </w:pPr>
            <w:r>
              <w:rPr>
                <w:color w:val="15803D"/>
              </w:rPr>
              <w:t>Tuesday</w:t>
            </w:r>
          </w:p>
          <w:p w14:paraId="0BB66ED2" w14:textId="77777777" w:rsidR="001A20E6" w:rsidRDefault="00000000">
            <w:pPr>
              <w:pStyle w:val="TableCellCalendarDateHeader"/>
            </w:pPr>
            <w:r>
              <w:rPr>
                <w:color w:val="15803D"/>
              </w:rPr>
              <w:t>Sep 15</w:t>
            </w:r>
          </w:p>
          <w:p w14:paraId="70C6388A"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7F74068E" w14:textId="77777777" w:rsidR="001A20E6" w:rsidRDefault="00000000">
            <w:pPr>
              <w:pStyle w:val="TableCellCalendarDayHeader"/>
            </w:pPr>
            <w:r>
              <w:rPr>
                <w:color w:val="15803D"/>
              </w:rPr>
              <w:t>Wednesday</w:t>
            </w:r>
          </w:p>
          <w:p w14:paraId="212C8287" w14:textId="77777777" w:rsidR="001A20E6" w:rsidRDefault="00000000">
            <w:pPr>
              <w:pStyle w:val="TableCellCalendarDateHeader"/>
            </w:pPr>
            <w:r>
              <w:rPr>
                <w:color w:val="15803D"/>
              </w:rPr>
              <w:t>Sep 16</w:t>
            </w:r>
          </w:p>
          <w:p w14:paraId="43984225"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432E5BC2" w14:textId="77777777" w:rsidR="001A20E6" w:rsidRDefault="00000000">
            <w:pPr>
              <w:pStyle w:val="TableCellCalendarDayHeader"/>
            </w:pPr>
            <w:r>
              <w:rPr>
                <w:color w:val="15803D"/>
              </w:rPr>
              <w:t>Thursday</w:t>
            </w:r>
          </w:p>
          <w:p w14:paraId="648304E8" w14:textId="77777777" w:rsidR="001A20E6" w:rsidRDefault="00000000">
            <w:pPr>
              <w:pStyle w:val="TableCellCalendarDateHeader"/>
            </w:pPr>
            <w:r>
              <w:rPr>
                <w:color w:val="15803D"/>
              </w:rPr>
              <w:t>Sep 17</w:t>
            </w:r>
          </w:p>
          <w:p w14:paraId="1160138C"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DDA9E7A" w14:textId="77777777" w:rsidR="001A20E6" w:rsidRDefault="00000000">
            <w:pPr>
              <w:pStyle w:val="TableCellCalendarDayHeader"/>
            </w:pPr>
            <w:r>
              <w:rPr>
                <w:color w:val="15803D"/>
              </w:rPr>
              <w:t>Friday</w:t>
            </w:r>
          </w:p>
          <w:p w14:paraId="36FE8623" w14:textId="77777777" w:rsidR="001A20E6" w:rsidRDefault="00000000">
            <w:pPr>
              <w:pStyle w:val="TableCellCalendarDateHeader"/>
            </w:pPr>
            <w:r>
              <w:rPr>
                <w:color w:val="15803D"/>
              </w:rPr>
              <w:t>Sep 18</w:t>
            </w:r>
          </w:p>
          <w:p w14:paraId="5D6CC20F"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305D8F05" w14:textId="77777777" w:rsidR="001A20E6" w:rsidRDefault="00000000">
            <w:pPr>
              <w:pStyle w:val="TableCellCalendarDayHeader"/>
            </w:pPr>
            <w:r>
              <w:rPr>
                <w:color w:val="F57C00"/>
              </w:rPr>
              <w:t>Saturday</w:t>
            </w:r>
          </w:p>
          <w:p w14:paraId="104476EE" w14:textId="77777777" w:rsidR="001A20E6" w:rsidRDefault="00000000">
            <w:pPr>
              <w:pStyle w:val="TableCellCalendarDateHeader"/>
            </w:pPr>
            <w:r>
              <w:rPr>
                <w:color w:val="F57C00"/>
              </w:rPr>
              <w:t>Sep 19</w:t>
            </w:r>
          </w:p>
          <w:p w14:paraId="2D934036" w14:textId="77777777" w:rsidR="001A20E6" w:rsidRDefault="00000000">
            <w:pPr>
              <w:pStyle w:val="TableCellCatchupLabel"/>
            </w:pPr>
            <w:r>
              <w:rPr>
                <w:color w:val="F57C00"/>
              </w:rPr>
              <w:t>Catchup Day</w:t>
            </w:r>
          </w:p>
        </w:tc>
      </w:tr>
      <w:tr w:rsidR="001A20E6" w14:paraId="4BB42FCF" w14:textId="77777777">
        <w:tc>
          <w:tcPr>
            <w:tcW w:w="700" w:type="pct"/>
            <w:shd w:val="clear" w:color="auto" w:fill="DCFCE7"/>
            <w:tcMar>
              <w:top w:w="150" w:type="dxa"/>
              <w:left w:w="100" w:type="dxa"/>
              <w:bottom w:w="150" w:type="dxa"/>
              <w:right w:w="100" w:type="dxa"/>
            </w:tcMar>
          </w:tcPr>
          <w:p w14:paraId="476C6014" w14:textId="77777777" w:rsidR="001A20E6" w:rsidRDefault="00000000">
            <w:pPr>
              <w:pStyle w:val="TableCellTaskSubject"/>
            </w:pPr>
            <w:r>
              <w:t>Governance</w:t>
            </w:r>
          </w:p>
          <w:p w14:paraId="23AEC2D9" w14:textId="77777777" w:rsidR="001A20E6" w:rsidRDefault="00000000">
            <w:pPr>
              <w:pStyle w:val="TableCellTaskDetails"/>
            </w:pPr>
            <w:r>
              <w:t>• Test - TEST — 3h</w:t>
            </w:r>
          </w:p>
          <w:p w14:paraId="0275C1AC"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7A9397DB" w14:textId="77777777" w:rsidR="001A20E6" w:rsidRDefault="00000000">
            <w:pPr>
              <w:pStyle w:val="TableCellTaskSubject"/>
            </w:pPr>
            <w:r>
              <w:t>Governance</w:t>
            </w:r>
          </w:p>
          <w:p w14:paraId="0B35AB7E" w14:textId="77777777" w:rsidR="001A20E6" w:rsidRDefault="00000000">
            <w:pPr>
              <w:pStyle w:val="TableCellTaskDetails"/>
            </w:pPr>
            <w:r>
              <w:t>• Study - Government Policies (O09) — 1h 30m</w:t>
            </w:r>
          </w:p>
          <w:p w14:paraId="2500BFA4" w14:textId="77777777" w:rsidR="001A20E6" w:rsidRDefault="00000000">
            <w:pPr>
              <w:pStyle w:val="TableCellTaskBadge"/>
              <w:shd w:val="clear" w:color="auto" w:fill="E3F2FD"/>
            </w:pPr>
            <w:r>
              <w:rPr>
                <w:b/>
                <w:bCs/>
                <w:color w:val="1976D2"/>
              </w:rPr>
              <w:t>STUDY</w:t>
            </w:r>
          </w:p>
          <w:p w14:paraId="28C4B944" w14:textId="77777777" w:rsidR="001A20E6" w:rsidRDefault="00000000">
            <w:pPr>
              <w:pStyle w:val="TableCellTaskDetails"/>
            </w:pPr>
            <w:r>
              <w:t>• Revision - Transparency (O02) — 30m</w:t>
            </w:r>
          </w:p>
          <w:p w14:paraId="1E043282" w14:textId="77777777" w:rsidR="001A20E6" w:rsidRDefault="00000000">
            <w:pPr>
              <w:pStyle w:val="TableCellTaskBadge"/>
              <w:shd w:val="clear" w:color="auto" w:fill="FCE4EC"/>
            </w:pPr>
            <w:r>
              <w:rPr>
                <w:b/>
                <w:bCs/>
                <w:color w:val="C2185B"/>
              </w:rPr>
              <w:t>REVISION</w:t>
            </w:r>
          </w:p>
          <w:p w14:paraId="22125FAC" w14:textId="77777777" w:rsidR="001A20E6" w:rsidRDefault="00000000">
            <w:pPr>
              <w:pStyle w:val="TableCellTaskDetails"/>
            </w:pPr>
            <w:r>
              <w:t>• Practice - Transparency (O02) — 30m</w:t>
            </w:r>
          </w:p>
          <w:p w14:paraId="35ED1709"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3998E08" w14:textId="77777777" w:rsidR="001A20E6" w:rsidRDefault="00000000">
            <w:pPr>
              <w:pStyle w:val="TableCellTaskSubject"/>
            </w:pPr>
            <w:r>
              <w:t>International Relations</w:t>
            </w:r>
          </w:p>
          <w:p w14:paraId="14EAB9FA" w14:textId="77777777" w:rsidR="001A20E6" w:rsidRDefault="00000000">
            <w:pPr>
              <w:pStyle w:val="TableCellTaskDetails"/>
            </w:pPr>
            <w:r>
              <w:t>• Study - India's relations with major powers (I03) — 1h 30m</w:t>
            </w:r>
          </w:p>
          <w:p w14:paraId="0BED62F9" w14:textId="77777777" w:rsidR="001A20E6" w:rsidRDefault="00000000">
            <w:pPr>
              <w:pStyle w:val="TableCellTaskBadge"/>
              <w:shd w:val="clear" w:color="auto" w:fill="E3F2FD"/>
            </w:pPr>
            <w:r>
              <w:rPr>
                <w:b/>
                <w:bCs/>
                <w:color w:val="1976D2"/>
              </w:rPr>
              <w:t>STUDY</w:t>
            </w:r>
          </w:p>
          <w:p w14:paraId="2CFA91F2" w14:textId="77777777" w:rsidR="001A20E6" w:rsidRDefault="00000000">
            <w:pPr>
              <w:pStyle w:val="TableCellTaskDetails"/>
            </w:pPr>
            <w:r>
              <w:t>• Revision - India's relations with other nations (I04) — 30m</w:t>
            </w:r>
          </w:p>
          <w:p w14:paraId="23BDC031" w14:textId="77777777" w:rsidR="001A20E6" w:rsidRDefault="00000000">
            <w:pPr>
              <w:pStyle w:val="TableCellTaskBadge"/>
              <w:shd w:val="clear" w:color="auto" w:fill="FCE4EC"/>
            </w:pPr>
            <w:r>
              <w:rPr>
                <w:b/>
                <w:bCs/>
                <w:color w:val="C2185B"/>
              </w:rPr>
              <w:t>REVISION</w:t>
            </w:r>
          </w:p>
          <w:p w14:paraId="4182D205" w14:textId="77777777" w:rsidR="001A20E6" w:rsidRDefault="00000000">
            <w:pPr>
              <w:pStyle w:val="TableCellTaskDetails"/>
            </w:pPr>
            <w:r>
              <w:t>• Practice - India's relations with other nations (I04) — 30m</w:t>
            </w:r>
          </w:p>
          <w:p w14:paraId="52BFE8D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753CCC8" w14:textId="77777777" w:rsidR="001A20E6" w:rsidRDefault="00000000">
            <w:pPr>
              <w:pStyle w:val="TableCellTaskSubject"/>
            </w:pPr>
            <w:r>
              <w:t>International Relations</w:t>
            </w:r>
          </w:p>
          <w:p w14:paraId="54E3DE3C" w14:textId="77777777" w:rsidR="001A20E6" w:rsidRDefault="00000000">
            <w:pPr>
              <w:pStyle w:val="TableCellTaskDetails"/>
            </w:pPr>
            <w:r>
              <w:t>• Study - India's relations with major powers (I03) — 30m</w:t>
            </w:r>
          </w:p>
          <w:p w14:paraId="44D18BDF" w14:textId="77777777" w:rsidR="001A20E6" w:rsidRDefault="00000000">
            <w:pPr>
              <w:pStyle w:val="TableCellTaskBadge"/>
              <w:shd w:val="clear" w:color="auto" w:fill="E3F2FD"/>
            </w:pPr>
            <w:r>
              <w:rPr>
                <w:b/>
                <w:bCs/>
                <w:color w:val="1976D2"/>
              </w:rPr>
              <w:t>STUDY</w:t>
            </w:r>
          </w:p>
          <w:p w14:paraId="35EFCF51" w14:textId="77777777" w:rsidR="001A20E6" w:rsidRDefault="00000000">
            <w:pPr>
              <w:pStyle w:val="TableCellTaskDetails"/>
            </w:pPr>
            <w:r>
              <w:t>• Study - India's relations with other nations (I04) — 1h</w:t>
            </w:r>
          </w:p>
          <w:p w14:paraId="4BF12014" w14:textId="77777777" w:rsidR="001A20E6" w:rsidRDefault="00000000">
            <w:pPr>
              <w:pStyle w:val="TableCellTaskBadge"/>
              <w:shd w:val="clear" w:color="auto" w:fill="E3F2FD"/>
            </w:pPr>
            <w:r>
              <w:rPr>
                <w:b/>
                <w:bCs/>
                <w:color w:val="1976D2"/>
              </w:rPr>
              <w:t>STUDY</w:t>
            </w:r>
          </w:p>
          <w:p w14:paraId="7C688E4E" w14:textId="77777777" w:rsidR="001A20E6" w:rsidRDefault="00000000">
            <w:pPr>
              <w:pStyle w:val="TableCellTaskDetails"/>
            </w:pPr>
            <w:r>
              <w:t>• Revision - Agreements involving India and/or affecting India's interests (I05) — 30m</w:t>
            </w:r>
          </w:p>
          <w:p w14:paraId="52284DE1" w14:textId="77777777" w:rsidR="001A20E6" w:rsidRDefault="00000000">
            <w:pPr>
              <w:pStyle w:val="TableCellTaskBadge"/>
              <w:shd w:val="clear" w:color="auto" w:fill="FCE4EC"/>
            </w:pPr>
            <w:r>
              <w:rPr>
                <w:b/>
                <w:bCs/>
                <w:color w:val="C2185B"/>
              </w:rPr>
              <w:t>REVISION</w:t>
            </w:r>
          </w:p>
          <w:p w14:paraId="6F40A134" w14:textId="77777777" w:rsidR="001A20E6" w:rsidRDefault="00000000">
            <w:pPr>
              <w:pStyle w:val="TableCellTaskDetails"/>
            </w:pPr>
            <w:r>
              <w:t>• Practice - Agreements involving India and/or affecting India's interests (I05) — 30m</w:t>
            </w:r>
          </w:p>
          <w:p w14:paraId="1D753A62"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54D8A0F" w14:textId="77777777" w:rsidR="001A20E6" w:rsidRDefault="00000000">
            <w:pPr>
              <w:pStyle w:val="TableCellTaskSubject"/>
            </w:pPr>
            <w:r>
              <w:t>International Relations</w:t>
            </w:r>
          </w:p>
          <w:p w14:paraId="7AB62DB9" w14:textId="77777777" w:rsidR="001A20E6" w:rsidRDefault="00000000">
            <w:pPr>
              <w:pStyle w:val="TableCellTaskDetails"/>
            </w:pPr>
            <w:r>
              <w:t>• Study - India's relations with other nations (I04) — 1h</w:t>
            </w:r>
          </w:p>
          <w:p w14:paraId="3A050EF7" w14:textId="77777777" w:rsidR="001A20E6" w:rsidRDefault="00000000">
            <w:pPr>
              <w:pStyle w:val="TableCellTaskBadge"/>
              <w:shd w:val="clear" w:color="auto" w:fill="E3F2FD"/>
            </w:pPr>
            <w:r>
              <w:rPr>
                <w:b/>
                <w:bCs/>
                <w:color w:val="1976D2"/>
              </w:rPr>
              <w:t>STUDY</w:t>
            </w:r>
          </w:p>
          <w:p w14:paraId="6F1BDDD6" w14:textId="77777777" w:rsidR="001A20E6" w:rsidRDefault="00000000">
            <w:pPr>
              <w:pStyle w:val="TableCellTaskDetails"/>
            </w:pPr>
            <w:r>
              <w:t>• Study - Agreements involving India and/or affecting India's interests (I05) — 30m</w:t>
            </w:r>
          </w:p>
          <w:p w14:paraId="1B1A5F38" w14:textId="77777777" w:rsidR="001A20E6" w:rsidRDefault="00000000">
            <w:pPr>
              <w:pStyle w:val="TableCellTaskBadge"/>
              <w:shd w:val="clear" w:color="auto" w:fill="E3F2FD"/>
            </w:pPr>
            <w:r>
              <w:rPr>
                <w:b/>
                <w:bCs/>
                <w:color w:val="1976D2"/>
              </w:rPr>
              <w:t>STUDY</w:t>
            </w:r>
          </w:p>
          <w:p w14:paraId="5DC3A036" w14:textId="77777777" w:rsidR="001A20E6" w:rsidRDefault="00000000">
            <w:pPr>
              <w:pStyle w:val="TableCellTaskDetails"/>
            </w:pPr>
            <w:r>
              <w:t>• Revision - Regional and global groupings (I06) — 30m</w:t>
            </w:r>
          </w:p>
          <w:p w14:paraId="34E632A7" w14:textId="77777777" w:rsidR="001A20E6" w:rsidRDefault="00000000">
            <w:pPr>
              <w:pStyle w:val="TableCellTaskBadge"/>
              <w:shd w:val="clear" w:color="auto" w:fill="FCE4EC"/>
            </w:pPr>
            <w:r>
              <w:rPr>
                <w:b/>
                <w:bCs/>
                <w:color w:val="C2185B"/>
              </w:rPr>
              <w:t>REVISION</w:t>
            </w:r>
          </w:p>
          <w:p w14:paraId="7E31EDE2" w14:textId="77777777" w:rsidR="001A20E6" w:rsidRDefault="00000000">
            <w:pPr>
              <w:pStyle w:val="TableCellTaskDetails"/>
            </w:pPr>
            <w:r>
              <w:t>• Practice - Regional and global groupings (I06) — 30m</w:t>
            </w:r>
          </w:p>
          <w:p w14:paraId="5C7FE04D"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0CCC4B6" w14:textId="77777777" w:rsidR="001A20E6" w:rsidRDefault="00000000">
            <w:pPr>
              <w:pStyle w:val="TableCellTaskSubject"/>
            </w:pPr>
            <w:r>
              <w:t>International Relations</w:t>
            </w:r>
          </w:p>
          <w:p w14:paraId="3AA352AF" w14:textId="77777777" w:rsidR="001A20E6" w:rsidRDefault="00000000">
            <w:pPr>
              <w:pStyle w:val="TableCellTaskDetails"/>
            </w:pPr>
            <w:r>
              <w:t>• Study - Agreements involving India and/or affecting India's interests (I05) — 1h 30m</w:t>
            </w:r>
          </w:p>
          <w:p w14:paraId="26A7D1E0" w14:textId="77777777" w:rsidR="001A20E6" w:rsidRDefault="00000000">
            <w:pPr>
              <w:pStyle w:val="TableCellTaskBadge"/>
              <w:shd w:val="clear" w:color="auto" w:fill="E3F2FD"/>
            </w:pPr>
            <w:r>
              <w:rPr>
                <w:b/>
                <w:bCs/>
                <w:color w:val="1976D2"/>
              </w:rPr>
              <w:t>STUDY</w:t>
            </w:r>
          </w:p>
          <w:p w14:paraId="0F2B5119" w14:textId="77777777" w:rsidR="001A20E6" w:rsidRDefault="00000000">
            <w:pPr>
              <w:pStyle w:val="TableCellTaskDetails"/>
            </w:pPr>
            <w:r>
              <w:t>• Revision - International institutions, agencies and fora (I07) — 30m</w:t>
            </w:r>
          </w:p>
          <w:p w14:paraId="0BD2F3F1" w14:textId="77777777" w:rsidR="001A20E6" w:rsidRDefault="00000000">
            <w:pPr>
              <w:pStyle w:val="TableCellTaskBadge"/>
              <w:shd w:val="clear" w:color="auto" w:fill="FCE4EC"/>
            </w:pPr>
            <w:r>
              <w:rPr>
                <w:b/>
                <w:bCs/>
                <w:color w:val="C2185B"/>
              </w:rPr>
              <w:t>REVISION</w:t>
            </w:r>
          </w:p>
          <w:p w14:paraId="36E51F72" w14:textId="77777777" w:rsidR="001A20E6" w:rsidRDefault="00000000">
            <w:pPr>
              <w:pStyle w:val="TableCellTaskDetails"/>
            </w:pPr>
            <w:r>
              <w:t>• Practice - International institutions, agencies and fora (I07) — 30m</w:t>
            </w:r>
          </w:p>
          <w:p w14:paraId="0EF4296A"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47E5888C" w14:textId="77777777" w:rsidR="001A20E6" w:rsidRDefault="001A20E6"/>
        </w:tc>
      </w:tr>
      <w:tr w:rsidR="001A20E6" w14:paraId="4889E6CF" w14:textId="77777777">
        <w:tc>
          <w:tcPr>
            <w:tcW w:w="700" w:type="pct"/>
            <w:shd w:val="clear" w:color="auto" w:fill="DCFCE7"/>
            <w:tcMar>
              <w:top w:w="150" w:type="dxa"/>
              <w:left w:w="100" w:type="dxa"/>
              <w:bottom w:w="150" w:type="dxa"/>
              <w:right w:w="100" w:type="dxa"/>
            </w:tcMar>
          </w:tcPr>
          <w:p w14:paraId="5A9B06F1" w14:textId="77777777" w:rsidR="001A20E6" w:rsidRDefault="00000000">
            <w:pPr>
              <w:pStyle w:val="TableCellTaskSubject"/>
            </w:pPr>
            <w:r>
              <w:t>International Relations</w:t>
            </w:r>
          </w:p>
          <w:p w14:paraId="0866373A" w14:textId="77777777" w:rsidR="001A20E6" w:rsidRDefault="00000000">
            <w:pPr>
              <w:pStyle w:val="TableCellTaskDetails"/>
            </w:pPr>
            <w:r>
              <w:t>• Test - TEST — 3h</w:t>
            </w:r>
          </w:p>
          <w:p w14:paraId="54616038"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36B52E5E" w14:textId="77777777" w:rsidR="001A20E6" w:rsidRDefault="00000000">
            <w:pPr>
              <w:pStyle w:val="TableCellTaskSubject"/>
            </w:pPr>
            <w:r>
              <w:t>International Relations</w:t>
            </w:r>
          </w:p>
          <w:p w14:paraId="5FC0A6CF" w14:textId="77777777" w:rsidR="001A20E6" w:rsidRDefault="00000000">
            <w:pPr>
              <w:pStyle w:val="TableCellTaskDetails"/>
            </w:pPr>
            <w:r>
              <w:t>• Study - India and its neighborhood (I02) — 1h 30m</w:t>
            </w:r>
          </w:p>
          <w:p w14:paraId="7CCC4B28" w14:textId="77777777" w:rsidR="001A20E6" w:rsidRDefault="00000000">
            <w:pPr>
              <w:pStyle w:val="TableCellTaskBadge"/>
              <w:shd w:val="clear" w:color="auto" w:fill="E3F2FD"/>
            </w:pPr>
            <w:r>
              <w:rPr>
                <w:b/>
                <w:bCs/>
                <w:color w:val="1976D2"/>
              </w:rPr>
              <w:t>STUDY</w:t>
            </w:r>
          </w:p>
          <w:p w14:paraId="446C3651" w14:textId="77777777" w:rsidR="001A20E6" w:rsidRDefault="00000000">
            <w:pPr>
              <w:pStyle w:val="TableCellTaskDetails"/>
            </w:pPr>
            <w:r>
              <w:t>• Revision - India's relations with major powers (I03) — 30m</w:t>
            </w:r>
          </w:p>
          <w:p w14:paraId="066C93C7" w14:textId="77777777" w:rsidR="001A20E6" w:rsidRDefault="00000000">
            <w:pPr>
              <w:pStyle w:val="TableCellTaskBadge"/>
              <w:shd w:val="clear" w:color="auto" w:fill="FCE4EC"/>
            </w:pPr>
            <w:r>
              <w:rPr>
                <w:b/>
                <w:bCs/>
                <w:color w:val="C2185B"/>
              </w:rPr>
              <w:t>REVISION</w:t>
            </w:r>
          </w:p>
          <w:p w14:paraId="0E6DDE50" w14:textId="77777777" w:rsidR="001A20E6" w:rsidRDefault="00000000">
            <w:pPr>
              <w:pStyle w:val="TableCellTaskDetails"/>
            </w:pPr>
            <w:r>
              <w:t>• Practice - India's relations with major powers (I03) — 30m</w:t>
            </w:r>
          </w:p>
          <w:p w14:paraId="27F64C3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ED60FA7" w14:textId="77777777" w:rsidR="001A20E6" w:rsidRDefault="00000000">
            <w:pPr>
              <w:pStyle w:val="TableCellTaskSubject"/>
            </w:pPr>
            <w:r>
              <w:t>Internal Security</w:t>
            </w:r>
          </w:p>
          <w:p w14:paraId="65234C50" w14:textId="77777777" w:rsidR="001A20E6" w:rsidRDefault="00000000">
            <w:pPr>
              <w:pStyle w:val="TableCellTaskDetails"/>
            </w:pPr>
            <w:r>
              <w:t>• Study - Broad / Overlap (C00) — 1h 30m</w:t>
            </w:r>
          </w:p>
          <w:p w14:paraId="16338051" w14:textId="77777777" w:rsidR="001A20E6" w:rsidRDefault="00000000">
            <w:pPr>
              <w:pStyle w:val="TableCellTaskBadge"/>
              <w:shd w:val="clear" w:color="auto" w:fill="E3F2FD"/>
            </w:pPr>
            <w:r>
              <w:rPr>
                <w:b/>
                <w:bCs/>
                <w:color w:val="1976D2"/>
              </w:rPr>
              <w:t>STUDY</w:t>
            </w:r>
          </w:p>
          <w:p w14:paraId="50CE6271" w14:textId="77777777" w:rsidR="001A20E6" w:rsidRDefault="00000000">
            <w:pPr>
              <w:pStyle w:val="TableCellTaskDetails"/>
            </w:pPr>
            <w:r>
              <w:t>• Revision - Broad / Overlap (C00) — 30m</w:t>
            </w:r>
          </w:p>
          <w:p w14:paraId="18A359AD" w14:textId="77777777" w:rsidR="001A20E6" w:rsidRDefault="00000000">
            <w:pPr>
              <w:pStyle w:val="TableCellTaskBadge"/>
              <w:shd w:val="clear" w:color="auto" w:fill="FCE4EC"/>
            </w:pPr>
            <w:r>
              <w:rPr>
                <w:b/>
                <w:bCs/>
                <w:color w:val="C2185B"/>
              </w:rPr>
              <w:t>REVISION</w:t>
            </w:r>
          </w:p>
          <w:p w14:paraId="4DB40668" w14:textId="77777777" w:rsidR="001A20E6" w:rsidRDefault="00000000">
            <w:pPr>
              <w:pStyle w:val="TableCellTaskDetails"/>
            </w:pPr>
            <w:r>
              <w:t>• Practice - Broad / Overlap (C00) — 30m</w:t>
            </w:r>
          </w:p>
          <w:p w14:paraId="0E66A557"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2E1C11E" w14:textId="77777777" w:rsidR="001A20E6" w:rsidRDefault="00000000">
            <w:pPr>
              <w:pStyle w:val="TableCellTaskSubject"/>
            </w:pPr>
            <w:r>
              <w:t>Internal Security</w:t>
            </w:r>
          </w:p>
          <w:p w14:paraId="79BA4C73" w14:textId="77777777" w:rsidR="001A20E6" w:rsidRDefault="00000000">
            <w:pPr>
              <w:pStyle w:val="TableCellTaskDetails"/>
            </w:pPr>
            <w:r>
              <w:t>• Study - Broad / Overlap (C00) — 30m</w:t>
            </w:r>
          </w:p>
          <w:p w14:paraId="7B13CC96" w14:textId="77777777" w:rsidR="001A20E6" w:rsidRDefault="00000000">
            <w:pPr>
              <w:pStyle w:val="TableCellTaskBadge"/>
              <w:shd w:val="clear" w:color="auto" w:fill="E3F2FD"/>
            </w:pPr>
            <w:r>
              <w:rPr>
                <w:b/>
                <w:bCs/>
                <w:color w:val="1976D2"/>
              </w:rPr>
              <w:t>STUDY</w:t>
            </w:r>
          </w:p>
          <w:p w14:paraId="419C9D97" w14:textId="77777777" w:rsidR="001A20E6" w:rsidRDefault="00000000">
            <w:pPr>
              <w:pStyle w:val="TableCellTaskDetails"/>
            </w:pPr>
            <w:r>
              <w:t>• Study - Role of external state and non-state actors (C01) — 1h</w:t>
            </w:r>
          </w:p>
          <w:p w14:paraId="30567084" w14:textId="77777777" w:rsidR="001A20E6" w:rsidRDefault="00000000">
            <w:pPr>
              <w:pStyle w:val="TableCellTaskBadge"/>
              <w:shd w:val="clear" w:color="auto" w:fill="E3F2FD"/>
            </w:pPr>
            <w:r>
              <w:rPr>
                <w:b/>
                <w:bCs/>
                <w:color w:val="1976D2"/>
              </w:rPr>
              <w:t>STUDY</w:t>
            </w:r>
          </w:p>
          <w:p w14:paraId="7F273671" w14:textId="77777777" w:rsidR="001A20E6" w:rsidRDefault="00000000">
            <w:pPr>
              <w:pStyle w:val="TableCellTaskDetails"/>
            </w:pPr>
            <w:r>
              <w:t>• Revision - Role of external state and non-state actors (C01) — 30m</w:t>
            </w:r>
          </w:p>
          <w:p w14:paraId="1E6079A0" w14:textId="77777777" w:rsidR="001A20E6" w:rsidRDefault="00000000">
            <w:pPr>
              <w:pStyle w:val="TableCellTaskBadge"/>
              <w:shd w:val="clear" w:color="auto" w:fill="FCE4EC"/>
            </w:pPr>
            <w:r>
              <w:rPr>
                <w:b/>
                <w:bCs/>
                <w:color w:val="C2185B"/>
              </w:rPr>
              <w:t>REVISION</w:t>
            </w:r>
          </w:p>
          <w:p w14:paraId="7626AA3E" w14:textId="77777777" w:rsidR="001A20E6" w:rsidRDefault="00000000">
            <w:pPr>
              <w:pStyle w:val="TableCellTaskDetails"/>
            </w:pPr>
            <w:r>
              <w:t>• Practice - Role of external state and non-state actors (C01) — 30m</w:t>
            </w:r>
          </w:p>
          <w:p w14:paraId="445DF26D"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32A1AA2" w14:textId="77777777" w:rsidR="001A20E6" w:rsidRDefault="00000000">
            <w:pPr>
              <w:pStyle w:val="TableCellTaskSubject"/>
            </w:pPr>
            <w:r>
              <w:t>Internal Security</w:t>
            </w:r>
          </w:p>
          <w:p w14:paraId="614CAD4A" w14:textId="77777777" w:rsidR="001A20E6" w:rsidRDefault="00000000">
            <w:pPr>
              <w:pStyle w:val="TableCellTaskDetails"/>
            </w:pPr>
            <w:r>
              <w:t>• Study - Role of external state and non-state actors (C01) — 1h</w:t>
            </w:r>
          </w:p>
          <w:p w14:paraId="55A0D410" w14:textId="77777777" w:rsidR="001A20E6" w:rsidRDefault="00000000">
            <w:pPr>
              <w:pStyle w:val="TableCellTaskBadge"/>
              <w:shd w:val="clear" w:color="auto" w:fill="E3F2FD"/>
            </w:pPr>
            <w:r>
              <w:rPr>
                <w:b/>
                <w:bCs/>
                <w:color w:val="1976D2"/>
              </w:rPr>
              <w:t>STUDY</w:t>
            </w:r>
          </w:p>
          <w:p w14:paraId="15F43E09" w14:textId="77777777" w:rsidR="001A20E6" w:rsidRDefault="00000000">
            <w:pPr>
              <w:pStyle w:val="TableCellTaskDetails"/>
            </w:pPr>
            <w:r>
              <w:t>• Study - North-East regional issues (C02) — 30m</w:t>
            </w:r>
          </w:p>
          <w:p w14:paraId="55FC990A" w14:textId="77777777" w:rsidR="001A20E6" w:rsidRDefault="00000000">
            <w:pPr>
              <w:pStyle w:val="TableCellTaskBadge"/>
              <w:shd w:val="clear" w:color="auto" w:fill="E3F2FD"/>
            </w:pPr>
            <w:r>
              <w:rPr>
                <w:b/>
                <w:bCs/>
                <w:color w:val="1976D2"/>
              </w:rPr>
              <w:t>STUDY</w:t>
            </w:r>
          </w:p>
          <w:p w14:paraId="5687F032" w14:textId="77777777" w:rsidR="001A20E6" w:rsidRDefault="00000000">
            <w:pPr>
              <w:pStyle w:val="TableCellTaskDetails"/>
            </w:pPr>
            <w:r>
              <w:t>• Revision - North-East regional issues (C02) — 30m</w:t>
            </w:r>
          </w:p>
          <w:p w14:paraId="381686A8" w14:textId="77777777" w:rsidR="001A20E6" w:rsidRDefault="00000000">
            <w:pPr>
              <w:pStyle w:val="TableCellTaskBadge"/>
              <w:shd w:val="clear" w:color="auto" w:fill="FCE4EC"/>
            </w:pPr>
            <w:r>
              <w:rPr>
                <w:b/>
                <w:bCs/>
                <w:color w:val="C2185B"/>
              </w:rPr>
              <w:t>REVISION</w:t>
            </w:r>
          </w:p>
          <w:p w14:paraId="5338A25D" w14:textId="77777777" w:rsidR="001A20E6" w:rsidRDefault="00000000">
            <w:pPr>
              <w:pStyle w:val="TableCellTaskDetails"/>
            </w:pPr>
            <w:r>
              <w:t>• Practice - North-East regional issues (C02) — 30m</w:t>
            </w:r>
          </w:p>
          <w:p w14:paraId="3EB9A0A1"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25407F8" w14:textId="77777777" w:rsidR="001A20E6" w:rsidRDefault="00000000">
            <w:pPr>
              <w:pStyle w:val="TableCellTaskSubject"/>
            </w:pPr>
            <w:r>
              <w:t>Internal Security</w:t>
            </w:r>
          </w:p>
          <w:p w14:paraId="1CC299E0" w14:textId="77777777" w:rsidR="001A20E6" w:rsidRDefault="00000000">
            <w:pPr>
              <w:pStyle w:val="TableCellTaskDetails"/>
            </w:pPr>
            <w:r>
              <w:t>• Study - North-East regional issues (C02) — 1h 30m</w:t>
            </w:r>
          </w:p>
          <w:p w14:paraId="7095E5B0" w14:textId="77777777" w:rsidR="001A20E6" w:rsidRDefault="00000000">
            <w:pPr>
              <w:pStyle w:val="TableCellTaskBadge"/>
              <w:shd w:val="clear" w:color="auto" w:fill="E3F2FD"/>
            </w:pPr>
            <w:r>
              <w:rPr>
                <w:b/>
                <w:bCs/>
                <w:color w:val="1976D2"/>
              </w:rPr>
              <w:t>STUDY</w:t>
            </w:r>
          </w:p>
          <w:p w14:paraId="41997D6F" w14:textId="77777777" w:rsidR="001A20E6" w:rsidRDefault="00000000">
            <w:pPr>
              <w:pStyle w:val="TableCellTaskDetails"/>
            </w:pPr>
            <w:r>
              <w:t>• Revision - Jammu &amp; Kashmir - Issues (C03) — 30m</w:t>
            </w:r>
          </w:p>
          <w:p w14:paraId="386DE5C3" w14:textId="77777777" w:rsidR="001A20E6" w:rsidRDefault="00000000">
            <w:pPr>
              <w:pStyle w:val="TableCellTaskBadge"/>
              <w:shd w:val="clear" w:color="auto" w:fill="FCE4EC"/>
            </w:pPr>
            <w:r>
              <w:rPr>
                <w:b/>
                <w:bCs/>
                <w:color w:val="C2185B"/>
              </w:rPr>
              <w:t>REVISION</w:t>
            </w:r>
          </w:p>
          <w:p w14:paraId="6B144CE5" w14:textId="77777777" w:rsidR="001A20E6" w:rsidRDefault="00000000">
            <w:pPr>
              <w:pStyle w:val="TableCellTaskDetails"/>
            </w:pPr>
            <w:r>
              <w:t>• Practice - Jammu &amp; Kashmir - Issues (C03) — 30m</w:t>
            </w:r>
          </w:p>
          <w:p w14:paraId="04D6CBFB"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3F5C071E" w14:textId="77777777" w:rsidR="001A20E6" w:rsidRDefault="001A20E6"/>
        </w:tc>
      </w:tr>
    </w:tbl>
    <w:p w14:paraId="6D687607" w14:textId="77777777" w:rsidR="001A20E6" w:rsidRDefault="001A20E6">
      <w:pPr>
        <w:spacing w:after="400"/>
      </w:pPr>
    </w:p>
    <w:p w14:paraId="5B84DAC9" w14:textId="77777777" w:rsidR="001A20E6" w:rsidRDefault="00000000">
      <w:pPr>
        <w:pStyle w:val="ResourceTitle"/>
      </w:pPr>
      <w:r>
        <w:t>📚 Resources for Sep 13 - Sep 19</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0FEDFC5D" w14:textId="77777777">
        <w:tc>
          <w:tcPr>
            <w:tcW w:w="1650" w:type="pct"/>
            <w:tcBorders>
              <w:bottom w:val="single" w:sz="2" w:space="0" w:color="D1D5DB"/>
              <w:right w:val="single" w:sz="2" w:space="0" w:color="D1D5DB"/>
            </w:tcBorders>
            <w:tcMar>
              <w:top w:w="200" w:type="dxa"/>
              <w:left w:w="150" w:type="dxa"/>
              <w:bottom w:w="200" w:type="dxa"/>
              <w:right w:w="150" w:type="dxa"/>
            </w:tcMar>
          </w:tcPr>
          <w:p w14:paraId="12CA2E9C" w14:textId="77777777" w:rsidR="001A20E6" w:rsidRDefault="00000000">
            <w:pPr>
              <w:pStyle w:val="TableCellSubjectName"/>
            </w:pPr>
            <w:r>
              <w:t>Governance</w:t>
            </w:r>
          </w:p>
          <w:p w14:paraId="716AC520" w14:textId="77777777" w:rsidR="001A20E6" w:rsidRDefault="00000000">
            <w:pPr>
              <w:pStyle w:val="TableCellCategoryTitle"/>
            </w:pPr>
            <w:r>
              <w:t>📚 Primary Books</w:t>
            </w:r>
          </w:p>
          <w:p w14:paraId="28194E25" w14:textId="77777777" w:rsidR="001A20E6" w:rsidRDefault="00000000">
            <w:pPr>
              <w:pStyle w:val="TableCellResourceItem"/>
            </w:pPr>
            <w:r>
              <w:t>• India Year Book (Schemes) + PIB</w:t>
            </w:r>
          </w:p>
          <w:p w14:paraId="6DD79C1C" w14:textId="77777777" w:rsidR="001A20E6" w:rsidRDefault="00000000">
            <w:pPr>
              <w:pStyle w:val="TableCellResourceItem"/>
            </w:pPr>
            <w:r>
              <w:t>• Governance In India by M Laxmikanth</w:t>
            </w:r>
          </w:p>
          <w:p w14:paraId="038CC0A2" w14:textId="77777777" w:rsidR="001A20E6" w:rsidRDefault="00000000">
            <w:pPr>
              <w:pStyle w:val="TableCellCategoryTitle"/>
            </w:pPr>
            <w:r>
              <w:t>📝 Practice Materials</w:t>
            </w:r>
          </w:p>
          <w:p w14:paraId="49C6ADE4" w14:textId="77777777" w:rsidR="001A20E6" w:rsidRDefault="00000000">
            <w:pPr>
              <w:pStyle w:val="TableCellResourceItem"/>
            </w:pPr>
            <w:r>
              <w:t>• La Excellence Governance Material</w:t>
            </w:r>
          </w:p>
          <w:p w14:paraId="6609CFA7" w14:textId="77777777" w:rsidR="001A20E6" w:rsidRDefault="00000000">
            <w:pPr>
              <w:pStyle w:val="TableCellResourceItem"/>
            </w:pPr>
            <w:r>
              <w:t>• Mains Workbook</w:t>
            </w:r>
          </w:p>
          <w:p w14:paraId="217032FB" w14:textId="77777777" w:rsidR="001A20E6" w:rsidRDefault="00000000">
            <w:pPr>
              <w:pStyle w:val="TableCellCategoryTitle"/>
            </w:pPr>
            <w:r>
              <w:t>📰 Current Affairs</w:t>
            </w:r>
          </w:p>
          <w:p w14:paraId="68607D94" w14:textId="77777777" w:rsidR="001A20E6" w:rsidRDefault="00000000">
            <w:pPr>
              <w:pStyle w:val="TableCellResourceItem"/>
            </w:pPr>
            <w:r>
              <w:t>• NITI Aayog + Yojana</w:t>
            </w:r>
          </w:p>
          <w:p w14:paraId="58BE9205"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21F4C24E" w14:textId="77777777" w:rsidR="001A20E6" w:rsidRDefault="00000000">
            <w:pPr>
              <w:pStyle w:val="TableCellSubjectName"/>
            </w:pPr>
            <w:r>
              <w:t>International Relations</w:t>
            </w:r>
          </w:p>
          <w:p w14:paraId="45CEE0CF" w14:textId="77777777" w:rsidR="001A20E6" w:rsidRDefault="00000000">
            <w:pPr>
              <w:pStyle w:val="TableCellCategoryTitle"/>
            </w:pPr>
            <w:r>
              <w:t>📝 Practice Materials</w:t>
            </w:r>
          </w:p>
          <w:p w14:paraId="2C934110" w14:textId="77777777" w:rsidR="001A20E6" w:rsidRDefault="00000000">
            <w:pPr>
              <w:pStyle w:val="TableCellResourceItem"/>
            </w:pPr>
            <w:r>
              <w:t>• La Excellence IR Material</w:t>
            </w:r>
          </w:p>
          <w:p w14:paraId="2833D0D1" w14:textId="77777777" w:rsidR="001A20E6" w:rsidRDefault="00000000">
            <w:pPr>
              <w:pStyle w:val="TableCellResourceItem"/>
            </w:pPr>
            <w:r>
              <w:t>• Mains Workbook</w:t>
            </w:r>
          </w:p>
          <w:p w14:paraId="66DE98C5" w14:textId="77777777" w:rsidR="001A20E6" w:rsidRDefault="00000000">
            <w:pPr>
              <w:pStyle w:val="TableCellCategoryTitle"/>
            </w:pPr>
            <w:r>
              <w:t>📰 Current Affairs</w:t>
            </w:r>
          </w:p>
          <w:p w14:paraId="0497BC46" w14:textId="77777777" w:rsidR="001A20E6" w:rsidRDefault="00000000">
            <w:pPr>
              <w:pStyle w:val="TableCellResourceItem"/>
            </w:pPr>
            <w:r>
              <w:t>• IDSA / ORF / MEA briefs</w:t>
            </w:r>
          </w:p>
          <w:p w14:paraId="4C1E82D3" w14:textId="77777777" w:rsidR="001A20E6" w:rsidRDefault="00000000">
            <w:pPr>
              <w:pStyle w:val="TableCellResourceItem"/>
            </w:pPr>
            <w:r>
              <w:t>• Newspapers (The Hindu and IE – International page)</w:t>
            </w:r>
          </w:p>
        </w:tc>
        <w:tc>
          <w:tcPr>
            <w:tcW w:w="1650" w:type="pct"/>
            <w:tcBorders>
              <w:bottom w:val="single" w:sz="2" w:space="0" w:color="D1D5DB"/>
              <w:right w:val="single" w:sz="2" w:space="0" w:color="D1D5DB"/>
            </w:tcBorders>
            <w:tcMar>
              <w:top w:w="200" w:type="dxa"/>
              <w:left w:w="150" w:type="dxa"/>
              <w:bottom w:w="200" w:type="dxa"/>
              <w:right w:w="150" w:type="dxa"/>
            </w:tcMar>
          </w:tcPr>
          <w:p w14:paraId="498DB7BC" w14:textId="77777777" w:rsidR="001A20E6" w:rsidRDefault="00000000">
            <w:pPr>
              <w:pStyle w:val="TableCellSubjectName"/>
            </w:pPr>
            <w:r>
              <w:t>Internal Security</w:t>
            </w:r>
          </w:p>
          <w:p w14:paraId="5CCE9464" w14:textId="77777777" w:rsidR="001A20E6" w:rsidRDefault="00000000">
            <w:pPr>
              <w:pStyle w:val="TableCellCategoryTitle"/>
            </w:pPr>
            <w:r>
              <w:t>📝 Practice Materials</w:t>
            </w:r>
          </w:p>
          <w:p w14:paraId="7C1FAC26" w14:textId="77777777" w:rsidR="001A20E6" w:rsidRDefault="00000000">
            <w:pPr>
              <w:pStyle w:val="TableCellResourceItem"/>
            </w:pPr>
            <w:r>
              <w:t>• La Excellence Security Material</w:t>
            </w:r>
          </w:p>
          <w:p w14:paraId="661C1641" w14:textId="77777777" w:rsidR="001A20E6" w:rsidRDefault="00000000">
            <w:pPr>
              <w:pStyle w:val="TableCellResourceItem"/>
            </w:pPr>
            <w:r>
              <w:t>• Mains Workbook</w:t>
            </w:r>
          </w:p>
          <w:p w14:paraId="5E8E9D65" w14:textId="77777777" w:rsidR="001A20E6" w:rsidRDefault="00000000">
            <w:pPr>
              <w:pStyle w:val="TableCellCategoryTitle"/>
            </w:pPr>
            <w:r>
              <w:t>📰 Current Affairs</w:t>
            </w:r>
          </w:p>
          <w:p w14:paraId="2039071B" w14:textId="77777777" w:rsidR="001A20E6" w:rsidRDefault="00000000">
            <w:pPr>
              <w:pStyle w:val="TableCellResourceItem"/>
            </w:pPr>
            <w:r>
              <w:t>• IDSA Reports</w:t>
            </w:r>
          </w:p>
          <w:p w14:paraId="46D2615D" w14:textId="77777777" w:rsidR="001A20E6" w:rsidRDefault="00000000">
            <w:pPr>
              <w:pStyle w:val="TableCellResourceItem"/>
            </w:pPr>
            <w:r>
              <w:t>• Newspapers (Hindu and IE Explained)</w:t>
            </w:r>
          </w:p>
        </w:tc>
      </w:tr>
    </w:tbl>
    <w:p w14:paraId="37F72B84"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7E3ED5C4" w14:textId="77777777">
        <w:tc>
          <w:tcPr>
            <w:tcW w:w="2500" w:type="pct"/>
            <w:tcMar>
              <w:top w:w="0" w:type="dxa"/>
              <w:left w:w="0" w:type="dxa"/>
              <w:bottom w:w="0" w:type="dxa"/>
              <w:right w:w="0" w:type="dxa"/>
            </w:tcMar>
          </w:tcPr>
          <w:p w14:paraId="204D357B" w14:textId="77777777" w:rsidR="001A20E6" w:rsidRDefault="00000000">
            <w:pPr>
              <w:pStyle w:val="WeekTitle"/>
            </w:pPr>
            <w:r>
              <w:rPr>
                <w:color w:val="15803D"/>
              </w:rPr>
              <w:t>📅 Sep 20 - Sep 26, 2026</w:t>
            </w:r>
          </w:p>
        </w:tc>
        <w:tc>
          <w:tcPr>
            <w:tcW w:w="2500" w:type="pct"/>
            <w:tcMar>
              <w:top w:w="0" w:type="dxa"/>
              <w:left w:w="0" w:type="dxa"/>
              <w:bottom w:w="0" w:type="dxa"/>
              <w:right w:w="0" w:type="dxa"/>
            </w:tcMar>
          </w:tcPr>
          <w:p w14:paraId="4D0970F2" w14:textId="77777777" w:rsidR="001A20E6" w:rsidRDefault="00000000">
            <w:pPr>
              <w:pStyle w:val="WeekCycleName"/>
            </w:pPr>
            <w:r>
              <w:rPr>
                <w:color w:val="15803D"/>
              </w:rPr>
              <w:t>C2</w:t>
            </w:r>
          </w:p>
        </w:tc>
      </w:tr>
    </w:tbl>
    <w:p w14:paraId="4B9BC8F2"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3D6545D2" w14:textId="77777777">
        <w:tc>
          <w:tcPr>
            <w:tcW w:w="700" w:type="pct"/>
            <w:shd w:val="clear" w:color="auto" w:fill="DCFCE7"/>
            <w:tcMar>
              <w:top w:w="200" w:type="dxa"/>
              <w:left w:w="100" w:type="dxa"/>
              <w:bottom w:w="200" w:type="dxa"/>
              <w:right w:w="100" w:type="dxa"/>
            </w:tcMar>
          </w:tcPr>
          <w:p w14:paraId="3278D8C9" w14:textId="77777777" w:rsidR="001A20E6" w:rsidRDefault="00000000">
            <w:pPr>
              <w:pStyle w:val="TableCellCalendarDayHeader"/>
            </w:pPr>
            <w:r>
              <w:rPr>
                <w:color w:val="15803D"/>
              </w:rPr>
              <w:t>Sunday</w:t>
            </w:r>
          </w:p>
          <w:p w14:paraId="61216DEF" w14:textId="77777777" w:rsidR="001A20E6" w:rsidRDefault="00000000">
            <w:pPr>
              <w:pStyle w:val="TableCellCalendarDateHeader"/>
            </w:pPr>
            <w:r>
              <w:rPr>
                <w:color w:val="15803D"/>
              </w:rPr>
              <w:t>Sep 20</w:t>
            </w:r>
          </w:p>
          <w:p w14:paraId="5A835EA3"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7CD273DE" w14:textId="77777777" w:rsidR="001A20E6" w:rsidRDefault="00000000">
            <w:pPr>
              <w:pStyle w:val="TableCellCalendarDayHeader"/>
            </w:pPr>
            <w:r>
              <w:rPr>
                <w:color w:val="15803D"/>
              </w:rPr>
              <w:t>Monday</w:t>
            </w:r>
          </w:p>
          <w:p w14:paraId="30B417FE" w14:textId="77777777" w:rsidR="001A20E6" w:rsidRDefault="00000000">
            <w:pPr>
              <w:pStyle w:val="TableCellCalendarDateHeader"/>
            </w:pPr>
            <w:r>
              <w:rPr>
                <w:color w:val="15803D"/>
              </w:rPr>
              <w:t>Sep 21</w:t>
            </w:r>
          </w:p>
          <w:p w14:paraId="080926FF"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229AF32" w14:textId="77777777" w:rsidR="001A20E6" w:rsidRDefault="00000000">
            <w:pPr>
              <w:pStyle w:val="TableCellCalendarDayHeader"/>
            </w:pPr>
            <w:r>
              <w:rPr>
                <w:color w:val="15803D"/>
              </w:rPr>
              <w:t>Tuesday</w:t>
            </w:r>
          </w:p>
          <w:p w14:paraId="7432F198" w14:textId="77777777" w:rsidR="001A20E6" w:rsidRDefault="00000000">
            <w:pPr>
              <w:pStyle w:val="TableCellCalendarDateHeader"/>
            </w:pPr>
            <w:r>
              <w:rPr>
                <w:color w:val="15803D"/>
              </w:rPr>
              <w:t>Sep 22</w:t>
            </w:r>
          </w:p>
          <w:p w14:paraId="616B4BA7"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C423409" w14:textId="77777777" w:rsidR="001A20E6" w:rsidRDefault="00000000">
            <w:pPr>
              <w:pStyle w:val="TableCellCalendarDayHeader"/>
            </w:pPr>
            <w:r>
              <w:rPr>
                <w:color w:val="15803D"/>
              </w:rPr>
              <w:t>Wednesday</w:t>
            </w:r>
          </w:p>
          <w:p w14:paraId="42D32C77" w14:textId="77777777" w:rsidR="001A20E6" w:rsidRDefault="00000000">
            <w:pPr>
              <w:pStyle w:val="TableCellCalendarDateHeader"/>
            </w:pPr>
            <w:r>
              <w:rPr>
                <w:color w:val="15803D"/>
              </w:rPr>
              <w:t>Sep 23</w:t>
            </w:r>
          </w:p>
          <w:p w14:paraId="3A5D99FD"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33E940B3" w14:textId="77777777" w:rsidR="001A20E6" w:rsidRDefault="00000000">
            <w:pPr>
              <w:pStyle w:val="TableCellCalendarDayHeader"/>
            </w:pPr>
            <w:r>
              <w:rPr>
                <w:color w:val="15803D"/>
              </w:rPr>
              <w:t>Thursday</w:t>
            </w:r>
          </w:p>
          <w:p w14:paraId="1663D8F0" w14:textId="77777777" w:rsidR="001A20E6" w:rsidRDefault="00000000">
            <w:pPr>
              <w:pStyle w:val="TableCellCalendarDateHeader"/>
            </w:pPr>
            <w:r>
              <w:rPr>
                <w:color w:val="15803D"/>
              </w:rPr>
              <w:t>Sep 24</w:t>
            </w:r>
          </w:p>
          <w:p w14:paraId="0F8634B9"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AA16644" w14:textId="77777777" w:rsidR="001A20E6" w:rsidRDefault="00000000">
            <w:pPr>
              <w:pStyle w:val="TableCellCalendarDayHeader"/>
            </w:pPr>
            <w:r>
              <w:rPr>
                <w:color w:val="15803D"/>
              </w:rPr>
              <w:t>Friday</w:t>
            </w:r>
          </w:p>
          <w:p w14:paraId="0CDCF601" w14:textId="77777777" w:rsidR="001A20E6" w:rsidRDefault="00000000">
            <w:pPr>
              <w:pStyle w:val="TableCellCalendarDateHeader"/>
            </w:pPr>
            <w:r>
              <w:rPr>
                <w:color w:val="15803D"/>
              </w:rPr>
              <w:t>Sep 25</w:t>
            </w:r>
          </w:p>
          <w:p w14:paraId="13D639CA"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1C73C16B" w14:textId="77777777" w:rsidR="001A20E6" w:rsidRDefault="00000000">
            <w:pPr>
              <w:pStyle w:val="TableCellCalendarDayHeader"/>
            </w:pPr>
            <w:r>
              <w:rPr>
                <w:color w:val="F57C00"/>
              </w:rPr>
              <w:t>Saturday</w:t>
            </w:r>
          </w:p>
          <w:p w14:paraId="1FCFE0D8" w14:textId="77777777" w:rsidR="001A20E6" w:rsidRDefault="00000000">
            <w:pPr>
              <w:pStyle w:val="TableCellCalendarDateHeader"/>
            </w:pPr>
            <w:r>
              <w:rPr>
                <w:color w:val="F57C00"/>
              </w:rPr>
              <w:t>Sep 26</w:t>
            </w:r>
          </w:p>
          <w:p w14:paraId="04F17013" w14:textId="77777777" w:rsidR="001A20E6" w:rsidRDefault="00000000">
            <w:pPr>
              <w:pStyle w:val="TableCellCatchupLabel"/>
            </w:pPr>
            <w:r>
              <w:rPr>
                <w:color w:val="F57C00"/>
              </w:rPr>
              <w:t>Catchup Day</w:t>
            </w:r>
          </w:p>
        </w:tc>
      </w:tr>
      <w:tr w:rsidR="001A20E6" w14:paraId="0BD94F18" w14:textId="77777777">
        <w:tc>
          <w:tcPr>
            <w:tcW w:w="700" w:type="pct"/>
            <w:shd w:val="clear" w:color="auto" w:fill="DCFCE7"/>
            <w:tcMar>
              <w:top w:w="150" w:type="dxa"/>
              <w:left w:w="100" w:type="dxa"/>
              <w:bottom w:w="150" w:type="dxa"/>
              <w:right w:w="100" w:type="dxa"/>
            </w:tcMar>
          </w:tcPr>
          <w:p w14:paraId="7134569D" w14:textId="77777777" w:rsidR="001A20E6" w:rsidRDefault="00000000">
            <w:pPr>
              <w:pStyle w:val="TableCellTaskSubject"/>
            </w:pPr>
            <w:r>
              <w:t>International Relations</w:t>
            </w:r>
          </w:p>
          <w:p w14:paraId="7FEBB041" w14:textId="77777777" w:rsidR="001A20E6" w:rsidRDefault="00000000">
            <w:pPr>
              <w:pStyle w:val="TableCellTaskDetails"/>
            </w:pPr>
            <w:r>
              <w:t>• Test - TEST — 3h</w:t>
            </w:r>
          </w:p>
          <w:p w14:paraId="0FD5AB1F"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13128155" w14:textId="77777777" w:rsidR="001A20E6" w:rsidRDefault="00000000">
            <w:pPr>
              <w:pStyle w:val="TableCellTaskSubject"/>
            </w:pPr>
            <w:r>
              <w:t>International Relations</w:t>
            </w:r>
          </w:p>
          <w:p w14:paraId="47F84EC7" w14:textId="77777777" w:rsidR="001A20E6" w:rsidRDefault="00000000">
            <w:pPr>
              <w:pStyle w:val="TableCellTaskDetails"/>
            </w:pPr>
            <w:r>
              <w:t>• Study - Regional and global groupings (I06) — 1h 30m</w:t>
            </w:r>
          </w:p>
          <w:p w14:paraId="1BF30B47" w14:textId="77777777" w:rsidR="001A20E6" w:rsidRDefault="00000000">
            <w:pPr>
              <w:pStyle w:val="TableCellTaskBadge"/>
              <w:shd w:val="clear" w:color="auto" w:fill="E3F2FD"/>
            </w:pPr>
            <w:r>
              <w:rPr>
                <w:b/>
                <w:bCs/>
                <w:color w:val="1976D2"/>
              </w:rPr>
              <w:t>STUDY</w:t>
            </w:r>
          </w:p>
          <w:p w14:paraId="5604543F" w14:textId="77777777" w:rsidR="001A20E6" w:rsidRDefault="00000000">
            <w:pPr>
              <w:pStyle w:val="TableCellTaskDetails"/>
            </w:pPr>
            <w:r>
              <w:t>• Revision - Indian diaspora (I08) — 30m</w:t>
            </w:r>
          </w:p>
          <w:p w14:paraId="7F20CA3A" w14:textId="77777777" w:rsidR="001A20E6" w:rsidRDefault="00000000">
            <w:pPr>
              <w:pStyle w:val="TableCellTaskBadge"/>
              <w:shd w:val="clear" w:color="auto" w:fill="FCE4EC"/>
            </w:pPr>
            <w:r>
              <w:rPr>
                <w:b/>
                <w:bCs/>
                <w:color w:val="C2185B"/>
              </w:rPr>
              <w:t>REVISION</w:t>
            </w:r>
          </w:p>
          <w:p w14:paraId="27FB0F01" w14:textId="77777777" w:rsidR="001A20E6" w:rsidRDefault="00000000">
            <w:pPr>
              <w:pStyle w:val="TableCellTaskDetails"/>
            </w:pPr>
            <w:r>
              <w:t>• Practice - Indian diaspora (I08) — 30m</w:t>
            </w:r>
          </w:p>
          <w:p w14:paraId="657B5D79"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8BDC911" w14:textId="77777777" w:rsidR="001A20E6" w:rsidRDefault="00000000">
            <w:pPr>
              <w:pStyle w:val="TableCellTaskSubject"/>
            </w:pPr>
            <w:r>
              <w:t>International Relations</w:t>
            </w:r>
          </w:p>
          <w:p w14:paraId="33D77069" w14:textId="77777777" w:rsidR="001A20E6" w:rsidRDefault="00000000">
            <w:pPr>
              <w:pStyle w:val="TableCellTaskDetails"/>
            </w:pPr>
            <w:r>
              <w:t>• Study - Regional and global groupings (I06) — 30m</w:t>
            </w:r>
          </w:p>
          <w:p w14:paraId="6B0040D0" w14:textId="77777777" w:rsidR="001A20E6" w:rsidRDefault="00000000">
            <w:pPr>
              <w:pStyle w:val="TableCellTaskBadge"/>
              <w:shd w:val="clear" w:color="auto" w:fill="E3F2FD"/>
            </w:pPr>
            <w:r>
              <w:rPr>
                <w:b/>
                <w:bCs/>
                <w:color w:val="1976D2"/>
              </w:rPr>
              <w:t>STUDY</w:t>
            </w:r>
          </w:p>
          <w:p w14:paraId="03C34F25" w14:textId="77777777" w:rsidR="001A20E6" w:rsidRDefault="00000000">
            <w:pPr>
              <w:pStyle w:val="TableCellTaskDetails"/>
            </w:pPr>
            <w:r>
              <w:t>• Study - International institutions, agencies and fora (I07) — 1h</w:t>
            </w:r>
          </w:p>
          <w:p w14:paraId="76C00159" w14:textId="77777777" w:rsidR="001A20E6" w:rsidRDefault="00000000">
            <w:pPr>
              <w:pStyle w:val="TableCellTaskBadge"/>
              <w:shd w:val="clear" w:color="auto" w:fill="E3F2FD"/>
            </w:pPr>
            <w:r>
              <w:rPr>
                <w:b/>
                <w:bCs/>
                <w:color w:val="1976D2"/>
              </w:rPr>
              <w:t>STUDY</w:t>
            </w:r>
          </w:p>
          <w:p w14:paraId="3F00BB67" w14:textId="77777777" w:rsidR="001A20E6" w:rsidRDefault="00000000">
            <w:pPr>
              <w:pStyle w:val="TableCellTaskDetails"/>
            </w:pPr>
            <w:r>
              <w:t>• Revision - Global issues (I09) — 30m</w:t>
            </w:r>
          </w:p>
          <w:p w14:paraId="1A2232DD" w14:textId="77777777" w:rsidR="001A20E6" w:rsidRDefault="00000000">
            <w:pPr>
              <w:pStyle w:val="TableCellTaskBadge"/>
              <w:shd w:val="clear" w:color="auto" w:fill="FCE4EC"/>
            </w:pPr>
            <w:r>
              <w:rPr>
                <w:b/>
                <w:bCs/>
                <w:color w:val="C2185B"/>
              </w:rPr>
              <w:t>REVISION</w:t>
            </w:r>
          </w:p>
          <w:p w14:paraId="2D0616F6" w14:textId="77777777" w:rsidR="001A20E6" w:rsidRDefault="00000000">
            <w:pPr>
              <w:pStyle w:val="TableCellTaskDetails"/>
            </w:pPr>
            <w:r>
              <w:t>• Practice - Global issues (I09) — 30m</w:t>
            </w:r>
          </w:p>
          <w:p w14:paraId="5DABAA91"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DBB564B" w14:textId="77777777" w:rsidR="001A20E6" w:rsidRDefault="00000000">
            <w:pPr>
              <w:pStyle w:val="TableCellTaskSubject"/>
            </w:pPr>
            <w:r>
              <w:t>International Relations</w:t>
            </w:r>
          </w:p>
          <w:p w14:paraId="36EA3804" w14:textId="77777777" w:rsidR="001A20E6" w:rsidRDefault="00000000">
            <w:pPr>
              <w:pStyle w:val="TableCellTaskDetails"/>
            </w:pPr>
            <w:r>
              <w:t>• Study - International institutions, agencies and fora (I07) — 1h</w:t>
            </w:r>
          </w:p>
          <w:p w14:paraId="5273B0D7" w14:textId="77777777" w:rsidR="001A20E6" w:rsidRDefault="00000000">
            <w:pPr>
              <w:pStyle w:val="TableCellTaskBadge"/>
              <w:shd w:val="clear" w:color="auto" w:fill="E3F2FD"/>
            </w:pPr>
            <w:r>
              <w:rPr>
                <w:b/>
                <w:bCs/>
                <w:color w:val="1976D2"/>
              </w:rPr>
              <w:t>STUDY</w:t>
            </w:r>
          </w:p>
          <w:p w14:paraId="3B541B92" w14:textId="77777777" w:rsidR="001A20E6" w:rsidRDefault="00000000">
            <w:pPr>
              <w:pStyle w:val="TableCellTaskDetails"/>
            </w:pPr>
            <w:r>
              <w:t>• Study - Indian diaspora (I08) — 30m</w:t>
            </w:r>
          </w:p>
          <w:p w14:paraId="24B2865C" w14:textId="77777777" w:rsidR="001A20E6" w:rsidRDefault="00000000">
            <w:pPr>
              <w:pStyle w:val="TableCellTaskBadge"/>
              <w:shd w:val="clear" w:color="auto" w:fill="E3F2FD"/>
            </w:pPr>
            <w:r>
              <w:rPr>
                <w:b/>
                <w:bCs/>
                <w:color w:val="1976D2"/>
              </w:rPr>
              <w:t>STUDY</w:t>
            </w:r>
          </w:p>
          <w:p w14:paraId="6FD9347C" w14:textId="77777777" w:rsidR="001A20E6" w:rsidRDefault="00000000">
            <w:pPr>
              <w:pStyle w:val="TableCellTaskDetails"/>
            </w:pPr>
            <w:r>
              <w:t>• Revision - Broad / Overlap (I00) — 30m</w:t>
            </w:r>
          </w:p>
          <w:p w14:paraId="7ABF7AAB" w14:textId="77777777" w:rsidR="001A20E6" w:rsidRDefault="00000000">
            <w:pPr>
              <w:pStyle w:val="TableCellTaskBadge"/>
              <w:shd w:val="clear" w:color="auto" w:fill="FCE4EC"/>
            </w:pPr>
            <w:r>
              <w:rPr>
                <w:b/>
                <w:bCs/>
                <w:color w:val="C2185B"/>
              </w:rPr>
              <w:t>REVISION</w:t>
            </w:r>
          </w:p>
          <w:p w14:paraId="1ED1FB78" w14:textId="77777777" w:rsidR="001A20E6" w:rsidRDefault="00000000">
            <w:pPr>
              <w:pStyle w:val="TableCellTaskDetails"/>
            </w:pPr>
            <w:r>
              <w:t>• Practice - Broad / Overlap (I00) — 30m</w:t>
            </w:r>
          </w:p>
          <w:p w14:paraId="78A8DC1E"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1116D94" w14:textId="77777777" w:rsidR="001A20E6" w:rsidRDefault="00000000">
            <w:pPr>
              <w:pStyle w:val="TableCellTaskSubject"/>
            </w:pPr>
            <w:r>
              <w:t>International Relations</w:t>
            </w:r>
          </w:p>
          <w:p w14:paraId="14A571DA" w14:textId="77777777" w:rsidR="001A20E6" w:rsidRDefault="00000000">
            <w:pPr>
              <w:pStyle w:val="TableCellTaskDetails"/>
            </w:pPr>
            <w:r>
              <w:t>• Study - Indian diaspora (I08) — 1h 30m</w:t>
            </w:r>
          </w:p>
          <w:p w14:paraId="2A0D7CAF" w14:textId="77777777" w:rsidR="001A20E6" w:rsidRDefault="00000000">
            <w:pPr>
              <w:pStyle w:val="TableCellTaskBadge"/>
              <w:shd w:val="clear" w:color="auto" w:fill="E3F2FD"/>
            </w:pPr>
            <w:r>
              <w:rPr>
                <w:b/>
                <w:bCs/>
                <w:color w:val="1976D2"/>
              </w:rPr>
              <w:t>STUDY</w:t>
            </w:r>
          </w:p>
          <w:p w14:paraId="6275054D" w14:textId="77777777" w:rsidR="001A20E6" w:rsidRDefault="00000000">
            <w:pPr>
              <w:pStyle w:val="TableCellTaskDetails"/>
            </w:pPr>
            <w:r>
              <w:t>• Revision - India's foreign policy (I01) — 30m</w:t>
            </w:r>
          </w:p>
          <w:p w14:paraId="3E593440" w14:textId="77777777" w:rsidR="001A20E6" w:rsidRDefault="00000000">
            <w:pPr>
              <w:pStyle w:val="TableCellTaskBadge"/>
              <w:shd w:val="clear" w:color="auto" w:fill="FCE4EC"/>
            </w:pPr>
            <w:r>
              <w:rPr>
                <w:b/>
                <w:bCs/>
                <w:color w:val="C2185B"/>
              </w:rPr>
              <w:t>REVISION</w:t>
            </w:r>
          </w:p>
          <w:p w14:paraId="7F36523D" w14:textId="77777777" w:rsidR="001A20E6" w:rsidRDefault="00000000">
            <w:pPr>
              <w:pStyle w:val="TableCellTaskDetails"/>
            </w:pPr>
            <w:r>
              <w:t>• Practice - India's foreign policy (I01) — 30m</w:t>
            </w:r>
          </w:p>
          <w:p w14:paraId="61FDE9F1"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5049F16" w14:textId="77777777" w:rsidR="001A20E6" w:rsidRDefault="00000000">
            <w:pPr>
              <w:pStyle w:val="TableCellTaskSubject"/>
            </w:pPr>
            <w:r>
              <w:t>International Relations</w:t>
            </w:r>
          </w:p>
          <w:p w14:paraId="7D57F557" w14:textId="77777777" w:rsidR="001A20E6" w:rsidRDefault="00000000">
            <w:pPr>
              <w:pStyle w:val="TableCellTaskDetails"/>
            </w:pPr>
            <w:r>
              <w:t>• Study - Global issues (I09) — 1h 30m</w:t>
            </w:r>
          </w:p>
          <w:p w14:paraId="326C0F74" w14:textId="77777777" w:rsidR="001A20E6" w:rsidRDefault="00000000">
            <w:pPr>
              <w:pStyle w:val="TableCellTaskBadge"/>
              <w:shd w:val="clear" w:color="auto" w:fill="E3F2FD"/>
            </w:pPr>
            <w:r>
              <w:rPr>
                <w:b/>
                <w:bCs/>
                <w:color w:val="1976D2"/>
              </w:rPr>
              <w:t>STUDY</w:t>
            </w:r>
          </w:p>
          <w:p w14:paraId="7699B0ED" w14:textId="77777777" w:rsidR="001A20E6" w:rsidRDefault="00000000">
            <w:pPr>
              <w:pStyle w:val="TableCellTaskDetails"/>
            </w:pPr>
            <w:r>
              <w:t>• Revision - India and its neighborhood (I02) — 30m</w:t>
            </w:r>
          </w:p>
          <w:p w14:paraId="0125617F" w14:textId="77777777" w:rsidR="001A20E6" w:rsidRDefault="00000000">
            <w:pPr>
              <w:pStyle w:val="TableCellTaskBadge"/>
              <w:shd w:val="clear" w:color="auto" w:fill="FCE4EC"/>
            </w:pPr>
            <w:r>
              <w:rPr>
                <w:b/>
                <w:bCs/>
                <w:color w:val="C2185B"/>
              </w:rPr>
              <w:t>REVISION</w:t>
            </w:r>
          </w:p>
          <w:p w14:paraId="121A001C" w14:textId="77777777" w:rsidR="001A20E6" w:rsidRDefault="00000000">
            <w:pPr>
              <w:pStyle w:val="TableCellTaskDetails"/>
            </w:pPr>
            <w:r>
              <w:t>• Practice - India and its neighborhood (I02) — 30m</w:t>
            </w:r>
          </w:p>
          <w:p w14:paraId="0A82E3C7"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5A6911B6" w14:textId="77777777" w:rsidR="001A20E6" w:rsidRDefault="001A20E6"/>
        </w:tc>
      </w:tr>
      <w:tr w:rsidR="001A20E6" w14:paraId="0485DA02" w14:textId="77777777">
        <w:tc>
          <w:tcPr>
            <w:tcW w:w="700" w:type="pct"/>
            <w:shd w:val="clear" w:color="auto" w:fill="DCFCE7"/>
            <w:tcMar>
              <w:top w:w="150" w:type="dxa"/>
              <w:left w:w="100" w:type="dxa"/>
              <w:bottom w:w="150" w:type="dxa"/>
              <w:right w:w="100" w:type="dxa"/>
            </w:tcMar>
          </w:tcPr>
          <w:p w14:paraId="2ABC1107" w14:textId="77777777" w:rsidR="001A20E6" w:rsidRDefault="00000000">
            <w:pPr>
              <w:pStyle w:val="TableCellTaskSubject"/>
            </w:pPr>
            <w:r>
              <w:t>Internal Security</w:t>
            </w:r>
          </w:p>
          <w:p w14:paraId="0BE6140F" w14:textId="77777777" w:rsidR="001A20E6" w:rsidRDefault="00000000">
            <w:pPr>
              <w:pStyle w:val="TableCellTaskDetails"/>
            </w:pPr>
            <w:r>
              <w:t>• Test - TEST — 3h</w:t>
            </w:r>
          </w:p>
          <w:p w14:paraId="149C471D"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4A60D7D6" w14:textId="77777777" w:rsidR="001A20E6" w:rsidRDefault="00000000">
            <w:pPr>
              <w:pStyle w:val="TableCellTaskSubject"/>
            </w:pPr>
            <w:r>
              <w:t>Internal Security</w:t>
            </w:r>
          </w:p>
          <w:p w14:paraId="0044FE58" w14:textId="77777777" w:rsidR="001A20E6" w:rsidRDefault="00000000">
            <w:pPr>
              <w:pStyle w:val="TableCellTaskDetails"/>
            </w:pPr>
            <w:r>
              <w:t>• Study - Jammu &amp; Kashmir - Issues (C03) — 1h 30m</w:t>
            </w:r>
          </w:p>
          <w:p w14:paraId="71DE2206" w14:textId="77777777" w:rsidR="001A20E6" w:rsidRDefault="00000000">
            <w:pPr>
              <w:pStyle w:val="TableCellTaskBadge"/>
              <w:shd w:val="clear" w:color="auto" w:fill="E3F2FD"/>
            </w:pPr>
            <w:r>
              <w:rPr>
                <w:b/>
                <w:bCs/>
                <w:color w:val="1976D2"/>
              </w:rPr>
              <w:t>STUDY</w:t>
            </w:r>
          </w:p>
          <w:p w14:paraId="71CC38E3" w14:textId="77777777" w:rsidR="001A20E6" w:rsidRDefault="00000000">
            <w:pPr>
              <w:pStyle w:val="TableCellTaskDetails"/>
            </w:pPr>
            <w:r>
              <w:t>• Revision - Challenges to Internal security through communication networks (C04) — 30m</w:t>
            </w:r>
          </w:p>
          <w:p w14:paraId="42AF5C84" w14:textId="77777777" w:rsidR="001A20E6" w:rsidRDefault="00000000">
            <w:pPr>
              <w:pStyle w:val="TableCellTaskBadge"/>
              <w:shd w:val="clear" w:color="auto" w:fill="FCE4EC"/>
            </w:pPr>
            <w:r>
              <w:rPr>
                <w:b/>
                <w:bCs/>
                <w:color w:val="C2185B"/>
              </w:rPr>
              <w:t>REVISION</w:t>
            </w:r>
          </w:p>
          <w:p w14:paraId="5C7D1E20" w14:textId="77777777" w:rsidR="001A20E6" w:rsidRDefault="00000000">
            <w:pPr>
              <w:pStyle w:val="TableCellTaskDetails"/>
            </w:pPr>
            <w:r>
              <w:t>• Practice - Challenges to Internal security through communication networks (C04) — 30m</w:t>
            </w:r>
          </w:p>
          <w:p w14:paraId="46F99A3A"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09E6C6C" w14:textId="77777777" w:rsidR="001A20E6" w:rsidRDefault="00000000">
            <w:pPr>
              <w:pStyle w:val="TableCellTaskSubject"/>
            </w:pPr>
            <w:r>
              <w:t>Internal Security</w:t>
            </w:r>
          </w:p>
          <w:p w14:paraId="08B264C6" w14:textId="77777777" w:rsidR="001A20E6" w:rsidRDefault="00000000">
            <w:pPr>
              <w:pStyle w:val="TableCellTaskDetails"/>
            </w:pPr>
            <w:r>
              <w:t>• Study - Jammu &amp; Kashmir - Issues (C03) — 30m</w:t>
            </w:r>
          </w:p>
          <w:p w14:paraId="3ED0A4DF" w14:textId="77777777" w:rsidR="001A20E6" w:rsidRDefault="00000000">
            <w:pPr>
              <w:pStyle w:val="TableCellTaskBadge"/>
              <w:shd w:val="clear" w:color="auto" w:fill="E3F2FD"/>
            </w:pPr>
            <w:r>
              <w:rPr>
                <w:b/>
                <w:bCs/>
                <w:color w:val="1976D2"/>
              </w:rPr>
              <w:t>STUDY</w:t>
            </w:r>
          </w:p>
          <w:p w14:paraId="6551C78A" w14:textId="77777777" w:rsidR="001A20E6" w:rsidRDefault="00000000">
            <w:pPr>
              <w:pStyle w:val="TableCellTaskDetails"/>
            </w:pPr>
            <w:r>
              <w:t>• Study - Challenges to Internal security through communication networks (C04) — 1h</w:t>
            </w:r>
          </w:p>
          <w:p w14:paraId="0D60F2BF" w14:textId="77777777" w:rsidR="001A20E6" w:rsidRDefault="00000000">
            <w:pPr>
              <w:pStyle w:val="TableCellTaskBadge"/>
              <w:shd w:val="clear" w:color="auto" w:fill="E3F2FD"/>
            </w:pPr>
            <w:r>
              <w:rPr>
                <w:b/>
                <w:bCs/>
                <w:color w:val="1976D2"/>
              </w:rPr>
              <w:t>STUDY</w:t>
            </w:r>
          </w:p>
          <w:p w14:paraId="5B4D354B" w14:textId="77777777" w:rsidR="001A20E6" w:rsidRDefault="00000000">
            <w:pPr>
              <w:pStyle w:val="TableCellTaskDetails"/>
            </w:pPr>
            <w:r>
              <w:t>• Revision - Cyber security (C05) — 30m</w:t>
            </w:r>
          </w:p>
          <w:p w14:paraId="3C026905" w14:textId="77777777" w:rsidR="001A20E6" w:rsidRDefault="00000000">
            <w:pPr>
              <w:pStyle w:val="TableCellTaskBadge"/>
              <w:shd w:val="clear" w:color="auto" w:fill="FCE4EC"/>
            </w:pPr>
            <w:r>
              <w:rPr>
                <w:b/>
                <w:bCs/>
                <w:color w:val="C2185B"/>
              </w:rPr>
              <w:t>REVISION</w:t>
            </w:r>
          </w:p>
          <w:p w14:paraId="4383B870" w14:textId="77777777" w:rsidR="001A20E6" w:rsidRDefault="00000000">
            <w:pPr>
              <w:pStyle w:val="TableCellTaskDetails"/>
            </w:pPr>
            <w:r>
              <w:t>• Practice - Cyber security (C05) — 30m</w:t>
            </w:r>
          </w:p>
          <w:p w14:paraId="2F476F70"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28AF1DA" w14:textId="77777777" w:rsidR="001A20E6" w:rsidRDefault="00000000">
            <w:pPr>
              <w:pStyle w:val="TableCellTaskSubject"/>
            </w:pPr>
            <w:r>
              <w:t>Internal Security</w:t>
            </w:r>
          </w:p>
          <w:p w14:paraId="076D340E" w14:textId="77777777" w:rsidR="001A20E6" w:rsidRDefault="00000000">
            <w:pPr>
              <w:pStyle w:val="TableCellTaskDetails"/>
            </w:pPr>
            <w:r>
              <w:t>• Study - Challenges to Internal security through communication networks (C04) — 1h</w:t>
            </w:r>
          </w:p>
          <w:p w14:paraId="0372BA3B" w14:textId="77777777" w:rsidR="001A20E6" w:rsidRDefault="00000000">
            <w:pPr>
              <w:pStyle w:val="TableCellTaskBadge"/>
              <w:shd w:val="clear" w:color="auto" w:fill="E3F2FD"/>
            </w:pPr>
            <w:r>
              <w:rPr>
                <w:b/>
                <w:bCs/>
                <w:color w:val="1976D2"/>
              </w:rPr>
              <w:t>STUDY</w:t>
            </w:r>
          </w:p>
          <w:p w14:paraId="635F254D" w14:textId="77777777" w:rsidR="001A20E6" w:rsidRDefault="00000000">
            <w:pPr>
              <w:pStyle w:val="TableCellTaskDetails"/>
            </w:pPr>
            <w:r>
              <w:t>• Study - Cyber security (C05) — 30m</w:t>
            </w:r>
          </w:p>
          <w:p w14:paraId="5426D9D5" w14:textId="77777777" w:rsidR="001A20E6" w:rsidRDefault="00000000">
            <w:pPr>
              <w:pStyle w:val="TableCellTaskBadge"/>
              <w:shd w:val="clear" w:color="auto" w:fill="E3F2FD"/>
            </w:pPr>
            <w:r>
              <w:rPr>
                <w:b/>
                <w:bCs/>
                <w:color w:val="1976D2"/>
              </w:rPr>
              <w:t>STUDY</w:t>
            </w:r>
          </w:p>
          <w:p w14:paraId="717F9891" w14:textId="77777777" w:rsidR="001A20E6" w:rsidRDefault="00000000">
            <w:pPr>
              <w:pStyle w:val="TableCellTaskDetails"/>
            </w:pPr>
            <w:r>
              <w:t>• Revision - Left wing Extremism (C06) — 30m</w:t>
            </w:r>
          </w:p>
          <w:p w14:paraId="470CEADC" w14:textId="77777777" w:rsidR="001A20E6" w:rsidRDefault="00000000">
            <w:pPr>
              <w:pStyle w:val="TableCellTaskBadge"/>
              <w:shd w:val="clear" w:color="auto" w:fill="FCE4EC"/>
            </w:pPr>
            <w:r>
              <w:rPr>
                <w:b/>
                <w:bCs/>
                <w:color w:val="C2185B"/>
              </w:rPr>
              <w:t>REVISION</w:t>
            </w:r>
          </w:p>
          <w:p w14:paraId="559AE13F" w14:textId="77777777" w:rsidR="001A20E6" w:rsidRDefault="00000000">
            <w:pPr>
              <w:pStyle w:val="TableCellTaskDetails"/>
            </w:pPr>
            <w:r>
              <w:t>• Practice - Left wing Extremism (C06) — 30m</w:t>
            </w:r>
          </w:p>
          <w:p w14:paraId="31C01A3C"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1BB3C4D" w14:textId="77777777" w:rsidR="001A20E6" w:rsidRDefault="00000000">
            <w:pPr>
              <w:pStyle w:val="TableCellTaskSubject"/>
            </w:pPr>
            <w:r>
              <w:t>Internal Security</w:t>
            </w:r>
          </w:p>
          <w:p w14:paraId="77051AE7" w14:textId="77777777" w:rsidR="001A20E6" w:rsidRDefault="00000000">
            <w:pPr>
              <w:pStyle w:val="TableCellTaskDetails"/>
            </w:pPr>
            <w:r>
              <w:t>• Study - Cyber security (C05) — 1h 30m</w:t>
            </w:r>
          </w:p>
          <w:p w14:paraId="19E61452" w14:textId="77777777" w:rsidR="001A20E6" w:rsidRDefault="00000000">
            <w:pPr>
              <w:pStyle w:val="TableCellTaskBadge"/>
              <w:shd w:val="clear" w:color="auto" w:fill="E3F2FD"/>
            </w:pPr>
            <w:r>
              <w:rPr>
                <w:b/>
                <w:bCs/>
                <w:color w:val="1976D2"/>
              </w:rPr>
              <w:t>STUDY</w:t>
            </w:r>
          </w:p>
          <w:p w14:paraId="2AA63FC5" w14:textId="77777777" w:rsidR="001A20E6" w:rsidRDefault="00000000">
            <w:pPr>
              <w:pStyle w:val="TableCellTaskDetails"/>
            </w:pPr>
            <w:r>
              <w:t>• Revision - Terrorism &amp; extremism (C07) — 30m</w:t>
            </w:r>
          </w:p>
          <w:p w14:paraId="46E921F6" w14:textId="77777777" w:rsidR="001A20E6" w:rsidRDefault="00000000">
            <w:pPr>
              <w:pStyle w:val="TableCellTaskBadge"/>
              <w:shd w:val="clear" w:color="auto" w:fill="FCE4EC"/>
            </w:pPr>
            <w:r>
              <w:rPr>
                <w:b/>
                <w:bCs/>
                <w:color w:val="C2185B"/>
              </w:rPr>
              <w:t>REVISION</w:t>
            </w:r>
          </w:p>
          <w:p w14:paraId="78C8B973" w14:textId="77777777" w:rsidR="001A20E6" w:rsidRDefault="00000000">
            <w:pPr>
              <w:pStyle w:val="TableCellTaskDetails"/>
            </w:pPr>
            <w:r>
              <w:t>• Practice - Terrorism &amp; extremism (C07) — 30m</w:t>
            </w:r>
          </w:p>
          <w:p w14:paraId="477F5DDF"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C411FD5" w14:textId="77777777" w:rsidR="001A20E6" w:rsidRDefault="00000000">
            <w:pPr>
              <w:pStyle w:val="TableCellTaskSubject"/>
            </w:pPr>
            <w:r>
              <w:t>Internal Security</w:t>
            </w:r>
          </w:p>
          <w:p w14:paraId="696F16D4" w14:textId="77777777" w:rsidR="001A20E6" w:rsidRDefault="00000000">
            <w:pPr>
              <w:pStyle w:val="TableCellTaskDetails"/>
            </w:pPr>
            <w:r>
              <w:t>• Study - Left wing Extremism (C06) — 1h 30m</w:t>
            </w:r>
          </w:p>
          <w:p w14:paraId="65CBA4CC" w14:textId="77777777" w:rsidR="001A20E6" w:rsidRDefault="00000000">
            <w:pPr>
              <w:pStyle w:val="TableCellTaskBadge"/>
              <w:shd w:val="clear" w:color="auto" w:fill="E3F2FD"/>
            </w:pPr>
            <w:r>
              <w:rPr>
                <w:b/>
                <w:bCs/>
                <w:color w:val="1976D2"/>
              </w:rPr>
              <w:t>STUDY</w:t>
            </w:r>
          </w:p>
          <w:p w14:paraId="507E0185" w14:textId="77777777" w:rsidR="001A20E6" w:rsidRDefault="00000000">
            <w:pPr>
              <w:pStyle w:val="TableCellTaskDetails"/>
            </w:pPr>
            <w:r>
              <w:t>• Revision - Organised crime and its linkages with terrorism (C08) — 30m</w:t>
            </w:r>
          </w:p>
          <w:p w14:paraId="0D0D3C3D" w14:textId="77777777" w:rsidR="001A20E6" w:rsidRDefault="00000000">
            <w:pPr>
              <w:pStyle w:val="TableCellTaskBadge"/>
              <w:shd w:val="clear" w:color="auto" w:fill="FCE4EC"/>
            </w:pPr>
            <w:r>
              <w:rPr>
                <w:b/>
                <w:bCs/>
                <w:color w:val="C2185B"/>
              </w:rPr>
              <w:t>REVISION</w:t>
            </w:r>
          </w:p>
          <w:p w14:paraId="4FCC995F" w14:textId="77777777" w:rsidR="001A20E6" w:rsidRDefault="00000000">
            <w:pPr>
              <w:pStyle w:val="TableCellTaskDetails"/>
            </w:pPr>
            <w:r>
              <w:t>• Practice - Organised crime and its linkages with terrorism (C08) — 30m</w:t>
            </w:r>
          </w:p>
          <w:p w14:paraId="7724A79A"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543EB3D5" w14:textId="77777777" w:rsidR="001A20E6" w:rsidRDefault="001A20E6"/>
        </w:tc>
      </w:tr>
    </w:tbl>
    <w:p w14:paraId="1E093A39" w14:textId="77777777" w:rsidR="001A20E6" w:rsidRDefault="001A20E6">
      <w:pPr>
        <w:spacing w:after="400"/>
      </w:pPr>
    </w:p>
    <w:p w14:paraId="630B58B9" w14:textId="77777777" w:rsidR="001A20E6" w:rsidRDefault="00000000">
      <w:pPr>
        <w:pStyle w:val="ResourceTitle"/>
      </w:pPr>
      <w:r>
        <w:t>📚 Resources for Sep 20 - Sep 26</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41677C2D" w14:textId="77777777">
        <w:tc>
          <w:tcPr>
            <w:tcW w:w="1650" w:type="pct"/>
            <w:tcBorders>
              <w:bottom w:val="single" w:sz="2" w:space="0" w:color="D1D5DB"/>
              <w:right w:val="single" w:sz="2" w:space="0" w:color="D1D5DB"/>
            </w:tcBorders>
            <w:tcMar>
              <w:top w:w="200" w:type="dxa"/>
              <w:left w:w="150" w:type="dxa"/>
              <w:bottom w:w="200" w:type="dxa"/>
              <w:right w:w="150" w:type="dxa"/>
            </w:tcMar>
          </w:tcPr>
          <w:p w14:paraId="45579E01" w14:textId="77777777" w:rsidR="001A20E6" w:rsidRDefault="00000000">
            <w:pPr>
              <w:pStyle w:val="TableCellSubjectName"/>
            </w:pPr>
            <w:r>
              <w:t>International Relations</w:t>
            </w:r>
          </w:p>
          <w:p w14:paraId="4D555C50" w14:textId="77777777" w:rsidR="001A20E6" w:rsidRDefault="00000000">
            <w:pPr>
              <w:pStyle w:val="TableCellCategoryTitle"/>
            </w:pPr>
            <w:r>
              <w:t>📝 Practice Materials</w:t>
            </w:r>
          </w:p>
          <w:p w14:paraId="5EC33BA2" w14:textId="77777777" w:rsidR="001A20E6" w:rsidRDefault="00000000">
            <w:pPr>
              <w:pStyle w:val="TableCellResourceItem"/>
            </w:pPr>
            <w:r>
              <w:t>• La Excellence IR Material</w:t>
            </w:r>
          </w:p>
          <w:p w14:paraId="02D39623" w14:textId="77777777" w:rsidR="001A20E6" w:rsidRDefault="00000000">
            <w:pPr>
              <w:pStyle w:val="TableCellResourceItem"/>
            </w:pPr>
            <w:r>
              <w:t>• Mains Workbook</w:t>
            </w:r>
          </w:p>
          <w:p w14:paraId="0A337FDB" w14:textId="77777777" w:rsidR="001A20E6" w:rsidRDefault="00000000">
            <w:pPr>
              <w:pStyle w:val="TableCellCategoryTitle"/>
            </w:pPr>
            <w:r>
              <w:t>📰 Current Affairs</w:t>
            </w:r>
          </w:p>
          <w:p w14:paraId="74BC9E71" w14:textId="77777777" w:rsidR="001A20E6" w:rsidRDefault="00000000">
            <w:pPr>
              <w:pStyle w:val="TableCellResourceItem"/>
            </w:pPr>
            <w:r>
              <w:t>• IDSA / ORF / MEA briefs</w:t>
            </w:r>
          </w:p>
          <w:p w14:paraId="03175A7E" w14:textId="77777777" w:rsidR="001A20E6" w:rsidRDefault="00000000">
            <w:pPr>
              <w:pStyle w:val="TableCellResourceItem"/>
            </w:pPr>
            <w:r>
              <w:t>• Newspapers (The Hindu and IE – International page)</w:t>
            </w:r>
          </w:p>
        </w:tc>
        <w:tc>
          <w:tcPr>
            <w:tcW w:w="1650" w:type="pct"/>
            <w:tcBorders>
              <w:bottom w:val="single" w:sz="2" w:space="0" w:color="D1D5DB"/>
              <w:right w:val="single" w:sz="2" w:space="0" w:color="D1D5DB"/>
            </w:tcBorders>
            <w:tcMar>
              <w:top w:w="200" w:type="dxa"/>
              <w:left w:w="150" w:type="dxa"/>
              <w:bottom w:w="200" w:type="dxa"/>
              <w:right w:w="150" w:type="dxa"/>
            </w:tcMar>
          </w:tcPr>
          <w:p w14:paraId="31F74B4C" w14:textId="77777777" w:rsidR="001A20E6" w:rsidRDefault="00000000">
            <w:pPr>
              <w:pStyle w:val="TableCellSubjectName"/>
            </w:pPr>
            <w:r>
              <w:t>Internal Security</w:t>
            </w:r>
          </w:p>
          <w:p w14:paraId="77106CF0" w14:textId="77777777" w:rsidR="001A20E6" w:rsidRDefault="00000000">
            <w:pPr>
              <w:pStyle w:val="TableCellCategoryTitle"/>
            </w:pPr>
            <w:r>
              <w:t>📝 Practice Materials</w:t>
            </w:r>
          </w:p>
          <w:p w14:paraId="4C302B39" w14:textId="77777777" w:rsidR="001A20E6" w:rsidRDefault="00000000">
            <w:pPr>
              <w:pStyle w:val="TableCellResourceItem"/>
            </w:pPr>
            <w:r>
              <w:t>• La Excellence Security Material</w:t>
            </w:r>
          </w:p>
          <w:p w14:paraId="6EF70318" w14:textId="77777777" w:rsidR="001A20E6" w:rsidRDefault="00000000">
            <w:pPr>
              <w:pStyle w:val="TableCellResourceItem"/>
            </w:pPr>
            <w:r>
              <w:t>• Mains Workbook</w:t>
            </w:r>
          </w:p>
          <w:p w14:paraId="153EA44F" w14:textId="77777777" w:rsidR="001A20E6" w:rsidRDefault="00000000">
            <w:pPr>
              <w:pStyle w:val="TableCellCategoryTitle"/>
            </w:pPr>
            <w:r>
              <w:t>📰 Current Affairs</w:t>
            </w:r>
          </w:p>
          <w:p w14:paraId="1F323674" w14:textId="77777777" w:rsidR="001A20E6" w:rsidRDefault="00000000">
            <w:pPr>
              <w:pStyle w:val="TableCellResourceItem"/>
            </w:pPr>
            <w:r>
              <w:t>• IDSA Reports</w:t>
            </w:r>
          </w:p>
          <w:p w14:paraId="645FCC1E" w14:textId="77777777" w:rsidR="001A20E6" w:rsidRDefault="00000000">
            <w:pPr>
              <w:pStyle w:val="TableCellResourceItem"/>
            </w:pPr>
            <w:r>
              <w:t>• Newspapers (Hindu and IE Explained)</w:t>
            </w:r>
          </w:p>
        </w:tc>
        <w:tc>
          <w:tcPr>
            <w:tcW w:w="1650" w:type="pct"/>
          </w:tcPr>
          <w:p w14:paraId="4A267BC8" w14:textId="77777777" w:rsidR="001A20E6" w:rsidRDefault="001A20E6"/>
        </w:tc>
      </w:tr>
    </w:tbl>
    <w:p w14:paraId="3A139FFE"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2BB3652F" w14:textId="77777777">
        <w:tc>
          <w:tcPr>
            <w:tcW w:w="2500" w:type="pct"/>
            <w:tcMar>
              <w:top w:w="0" w:type="dxa"/>
              <w:left w:w="0" w:type="dxa"/>
              <w:bottom w:w="0" w:type="dxa"/>
              <w:right w:w="0" w:type="dxa"/>
            </w:tcMar>
          </w:tcPr>
          <w:p w14:paraId="1DED9E5B" w14:textId="77777777" w:rsidR="001A20E6" w:rsidRDefault="00000000">
            <w:pPr>
              <w:pStyle w:val="WeekTitle"/>
            </w:pPr>
            <w:r>
              <w:rPr>
                <w:color w:val="15803D"/>
              </w:rPr>
              <w:t>📅 Sep 27 - Oct 03, 2026</w:t>
            </w:r>
          </w:p>
        </w:tc>
        <w:tc>
          <w:tcPr>
            <w:tcW w:w="2500" w:type="pct"/>
            <w:tcMar>
              <w:top w:w="0" w:type="dxa"/>
              <w:left w:w="0" w:type="dxa"/>
              <w:bottom w:w="0" w:type="dxa"/>
              <w:right w:w="0" w:type="dxa"/>
            </w:tcMar>
          </w:tcPr>
          <w:p w14:paraId="3FE0BCAF" w14:textId="77777777" w:rsidR="001A20E6" w:rsidRDefault="00000000">
            <w:pPr>
              <w:pStyle w:val="WeekCycleName"/>
            </w:pPr>
            <w:r>
              <w:rPr>
                <w:color w:val="15803D"/>
              </w:rPr>
              <w:t>C2</w:t>
            </w:r>
          </w:p>
        </w:tc>
      </w:tr>
    </w:tbl>
    <w:p w14:paraId="1C3D8D39"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102567A1" w14:textId="77777777">
        <w:tc>
          <w:tcPr>
            <w:tcW w:w="700" w:type="pct"/>
            <w:shd w:val="clear" w:color="auto" w:fill="DCFCE7"/>
            <w:tcMar>
              <w:top w:w="200" w:type="dxa"/>
              <w:left w:w="100" w:type="dxa"/>
              <w:bottom w:w="200" w:type="dxa"/>
              <w:right w:w="100" w:type="dxa"/>
            </w:tcMar>
          </w:tcPr>
          <w:p w14:paraId="005F92B0" w14:textId="77777777" w:rsidR="001A20E6" w:rsidRDefault="00000000">
            <w:pPr>
              <w:pStyle w:val="TableCellCalendarDayHeader"/>
            </w:pPr>
            <w:r>
              <w:rPr>
                <w:color w:val="15803D"/>
              </w:rPr>
              <w:t>Sunday</w:t>
            </w:r>
          </w:p>
          <w:p w14:paraId="6D8B0848" w14:textId="77777777" w:rsidR="001A20E6" w:rsidRDefault="00000000">
            <w:pPr>
              <w:pStyle w:val="TableCellCalendarDateHeader"/>
            </w:pPr>
            <w:r>
              <w:rPr>
                <w:color w:val="15803D"/>
              </w:rPr>
              <w:t>Sep 27</w:t>
            </w:r>
          </w:p>
          <w:p w14:paraId="09C9A1A8"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174B5053" w14:textId="77777777" w:rsidR="001A20E6" w:rsidRDefault="00000000">
            <w:pPr>
              <w:pStyle w:val="TableCellCalendarDayHeader"/>
            </w:pPr>
            <w:r>
              <w:rPr>
                <w:color w:val="15803D"/>
              </w:rPr>
              <w:t>Monday</w:t>
            </w:r>
          </w:p>
          <w:p w14:paraId="3F552CA9" w14:textId="77777777" w:rsidR="001A20E6" w:rsidRDefault="00000000">
            <w:pPr>
              <w:pStyle w:val="TableCellCalendarDateHeader"/>
            </w:pPr>
            <w:r>
              <w:rPr>
                <w:color w:val="15803D"/>
              </w:rPr>
              <w:t>Sep 28</w:t>
            </w:r>
          </w:p>
          <w:p w14:paraId="419F2530"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11627B75" w14:textId="77777777" w:rsidR="001A20E6" w:rsidRDefault="00000000">
            <w:pPr>
              <w:pStyle w:val="TableCellCalendarDayHeader"/>
            </w:pPr>
            <w:r>
              <w:rPr>
                <w:color w:val="15803D"/>
              </w:rPr>
              <w:t>Tuesday</w:t>
            </w:r>
          </w:p>
          <w:p w14:paraId="0A26E2E4" w14:textId="77777777" w:rsidR="001A20E6" w:rsidRDefault="00000000">
            <w:pPr>
              <w:pStyle w:val="TableCellCalendarDateHeader"/>
            </w:pPr>
            <w:r>
              <w:rPr>
                <w:color w:val="15803D"/>
              </w:rPr>
              <w:t>Sep 29</w:t>
            </w:r>
          </w:p>
          <w:p w14:paraId="10DAFED3"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3C6EAEC2" w14:textId="77777777" w:rsidR="001A20E6" w:rsidRDefault="00000000">
            <w:pPr>
              <w:pStyle w:val="TableCellCalendarDayHeader"/>
            </w:pPr>
            <w:r>
              <w:rPr>
                <w:color w:val="15803D"/>
              </w:rPr>
              <w:t>Wednesday</w:t>
            </w:r>
          </w:p>
          <w:p w14:paraId="7D33149A" w14:textId="77777777" w:rsidR="001A20E6" w:rsidRDefault="00000000">
            <w:pPr>
              <w:pStyle w:val="TableCellCalendarDateHeader"/>
            </w:pPr>
            <w:r>
              <w:rPr>
                <w:color w:val="15803D"/>
              </w:rPr>
              <w:t>Sep 30</w:t>
            </w:r>
          </w:p>
          <w:p w14:paraId="2BAA46C4"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3E69998E" w14:textId="77777777" w:rsidR="001A20E6" w:rsidRDefault="00000000">
            <w:pPr>
              <w:pStyle w:val="TableCellCalendarDayHeader"/>
            </w:pPr>
            <w:r>
              <w:rPr>
                <w:color w:val="15803D"/>
              </w:rPr>
              <w:t>Thursday</w:t>
            </w:r>
          </w:p>
          <w:p w14:paraId="7434B9F2" w14:textId="77777777" w:rsidR="001A20E6" w:rsidRDefault="00000000">
            <w:pPr>
              <w:pStyle w:val="TableCellCalendarDateHeader"/>
            </w:pPr>
            <w:r>
              <w:rPr>
                <w:color w:val="15803D"/>
              </w:rPr>
              <w:t>Oct 01</w:t>
            </w:r>
          </w:p>
          <w:p w14:paraId="25CE5F31"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7926B264" w14:textId="77777777" w:rsidR="001A20E6" w:rsidRDefault="00000000">
            <w:pPr>
              <w:pStyle w:val="TableCellCalendarDayHeader"/>
            </w:pPr>
            <w:r>
              <w:rPr>
                <w:color w:val="15803D"/>
              </w:rPr>
              <w:t>Friday</w:t>
            </w:r>
          </w:p>
          <w:p w14:paraId="5C968D21" w14:textId="77777777" w:rsidR="001A20E6" w:rsidRDefault="00000000">
            <w:pPr>
              <w:pStyle w:val="TableCellCalendarDateHeader"/>
            </w:pPr>
            <w:r>
              <w:rPr>
                <w:color w:val="15803D"/>
              </w:rPr>
              <w:t>Oct 02</w:t>
            </w:r>
          </w:p>
          <w:p w14:paraId="16B10CEC"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21497CB9" w14:textId="77777777" w:rsidR="001A20E6" w:rsidRDefault="00000000">
            <w:pPr>
              <w:pStyle w:val="TableCellCalendarDayHeader"/>
            </w:pPr>
            <w:r>
              <w:rPr>
                <w:color w:val="F57C00"/>
              </w:rPr>
              <w:t>Saturday</w:t>
            </w:r>
          </w:p>
          <w:p w14:paraId="1B428785" w14:textId="77777777" w:rsidR="001A20E6" w:rsidRDefault="00000000">
            <w:pPr>
              <w:pStyle w:val="TableCellCalendarDateHeader"/>
            </w:pPr>
            <w:r>
              <w:rPr>
                <w:color w:val="F57C00"/>
              </w:rPr>
              <w:t>Oct 03</w:t>
            </w:r>
          </w:p>
          <w:p w14:paraId="6255C9A3" w14:textId="77777777" w:rsidR="001A20E6" w:rsidRDefault="00000000">
            <w:pPr>
              <w:pStyle w:val="TableCellCatchupLabel"/>
            </w:pPr>
            <w:r>
              <w:rPr>
                <w:color w:val="F57C00"/>
              </w:rPr>
              <w:t>Catchup Day</w:t>
            </w:r>
          </w:p>
        </w:tc>
      </w:tr>
      <w:tr w:rsidR="001A20E6" w14:paraId="7EA6C955" w14:textId="77777777">
        <w:tc>
          <w:tcPr>
            <w:tcW w:w="700" w:type="pct"/>
            <w:shd w:val="clear" w:color="auto" w:fill="DCFCE7"/>
            <w:tcMar>
              <w:top w:w="150" w:type="dxa"/>
              <w:left w:w="100" w:type="dxa"/>
              <w:bottom w:w="150" w:type="dxa"/>
              <w:right w:w="100" w:type="dxa"/>
            </w:tcMar>
          </w:tcPr>
          <w:p w14:paraId="0605572B" w14:textId="77777777" w:rsidR="001A20E6" w:rsidRDefault="00000000">
            <w:pPr>
              <w:pStyle w:val="TableCellTaskSubject"/>
            </w:pPr>
            <w:r>
              <w:t>International Relations</w:t>
            </w:r>
          </w:p>
          <w:p w14:paraId="15EDD1A2" w14:textId="77777777" w:rsidR="001A20E6" w:rsidRDefault="00000000">
            <w:pPr>
              <w:pStyle w:val="TableCellTaskDetails"/>
            </w:pPr>
            <w:r>
              <w:t>• Test - TEST — 3h</w:t>
            </w:r>
          </w:p>
          <w:p w14:paraId="5F8FF27D"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30569FEB" w14:textId="77777777" w:rsidR="001A20E6" w:rsidRDefault="00000000">
            <w:pPr>
              <w:pStyle w:val="TableCellTaskSubject"/>
            </w:pPr>
            <w:r>
              <w:t>Internal Security</w:t>
            </w:r>
          </w:p>
          <w:p w14:paraId="0641D38A" w14:textId="77777777" w:rsidR="001A20E6" w:rsidRDefault="00000000">
            <w:pPr>
              <w:pStyle w:val="TableCellTaskDetails"/>
            </w:pPr>
            <w:r>
              <w:t>• Study - Left wing Extremism (C06) — 30m</w:t>
            </w:r>
          </w:p>
          <w:p w14:paraId="265D0E74" w14:textId="77777777" w:rsidR="001A20E6" w:rsidRDefault="00000000">
            <w:pPr>
              <w:pStyle w:val="TableCellTaskBadge"/>
              <w:shd w:val="clear" w:color="auto" w:fill="E3F2FD"/>
            </w:pPr>
            <w:r>
              <w:rPr>
                <w:b/>
                <w:bCs/>
                <w:color w:val="1976D2"/>
              </w:rPr>
              <w:t>STUDY</w:t>
            </w:r>
          </w:p>
          <w:p w14:paraId="5B005041" w14:textId="77777777" w:rsidR="001A20E6" w:rsidRDefault="00000000">
            <w:pPr>
              <w:pStyle w:val="TableCellTaskDetails"/>
            </w:pPr>
            <w:r>
              <w:t>• Study - Terrorism &amp; extremism (C07) — 1h</w:t>
            </w:r>
          </w:p>
          <w:p w14:paraId="3613BED5" w14:textId="77777777" w:rsidR="001A20E6" w:rsidRDefault="00000000">
            <w:pPr>
              <w:pStyle w:val="TableCellTaskBadge"/>
              <w:shd w:val="clear" w:color="auto" w:fill="E3F2FD"/>
            </w:pPr>
            <w:r>
              <w:rPr>
                <w:b/>
                <w:bCs/>
                <w:color w:val="1976D2"/>
              </w:rPr>
              <w:t>STUDY</w:t>
            </w:r>
          </w:p>
          <w:p w14:paraId="2E8CB677" w14:textId="77777777" w:rsidR="001A20E6" w:rsidRDefault="00000000">
            <w:pPr>
              <w:pStyle w:val="TableCellTaskDetails"/>
            </w:pPr>
            <w:r>
              <w:t>• Revision - Money Laundering and prevention (C09) — 30m</w:t>
            </w:r>
          </w:p>
          <w:p w14:paraId="6740B8D6" w14:textId="77777777" w:rsidR="001A20E6" w:rsidRDefault="00000000">
            <w:pPr>
              <w:pStyle w:val="TableCellTaskBadge"/>
              <w:shd w:val="clear" w:color="auto" w:fill="FCE4EC"/>
            </w:pPr>
            <w:r>
              <w:rPr>
                <w:b/>
                <w:bCs/>
                <w:color w:val="C2185B"/>
              </w:rPr>
              <w:t>REVISION</w:t>
            </w:r>
          </w:p>
          <w:p w14:paraId="38FFE021" w14:textId="77777777" w:rsidR="001A20E6" w:rsidRDefault="00000000">
            <w:pPr>
              <w:pStyle w:val="TableCellTaskDetails"/>
            </w:pPr>
            <w:r>
              <w:t>• Practice - Money Laundering and prevention (C09) — 30m</w:t>
            </w:r>
          </w:p>
          <w:p w14:paraId="4B462B87"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E00B634" w14:textId="77777777" w:rsidR="001A20E6" w:rsidRDefault="00000000">
            <w:pPr>
              <w:pStyle w:val="TableCellTaskSubject"/>
            </w:pPr>
            <w:r>
              <w:t>Internal Security</w:t>
            </w:r>
          </w:p>
          <w:p w14:paraId="5C5AD2C3" w14:textId="77777777" w:rsidR="001A20E6" w:rsidRDefault="00000000">
            <w:pPr>
              <w:pStyle w:val="TableCellTaskDetails"/>
            </w:pPr>
            <w:r>
              <w:t>• Study - Terrorism &amp; extremism (C07) — 1h</w:t>
            </w:r>
          </w:p>
          <w:p w14:paraId="235475EF" w14:textId="77777777" w:rsidR="001A20E6" w:rsidRDefault="00000000">
            <w:pPr>
              <w:pStyle w:val="TableCellTaskBadge"/>
              <w:shd w:val="clear" w:color="auto" w:fill="E3F2FD"/>
            </w:pPr>
            <w:r>
              <w:rPr>
                <w:b/>
                <w:bCs/>
                <w:color w:val="1976D2"/>
              </w:rPr>
              <w:t>STUDY</w:t>
            </w:r>
          </w:p>
          <w:p w14:paraId="7A3D054C" w14:textId="77777777" w:rsidR="001A20E6" w:rsidRDefault="00000000">
            <w:pPr>
              <w:pStyle w:val="TableCellTaskDetails"/>
            </w:pPr>
            <w:r>
              <w:t>• Study - Organised crime and its linkages with terrorism (C08) — 30m</w:t>
            </w:r>
          </w:p>
          <w:p w14:paraId="12012CA6" w14:textId="77777777" w:rsidR="001A20E6" w:rsidRDefault="00000000">
            <w:pPr>
              <w:pStyle w:val="TableCellTaskBadge"/>
              <w:shd w:val="clear" w:color="auto" w:fill="E3F2FD"/>
            </w:pPr>
            <w:r>
              <w:rPr>
                <w:b/>
                <w:bCs/>
                <w:color w:val="1976D2"/>
              </w:rPr>
              <w:t>STUDY</w:t>
            </w:r>
          </w:p>
          <w:p w14:paraId="521A8F55" w14:textId="77777777" w:rsidR="001A20E6" w:rsidRDefault="00000000">
            <w:pPr>
              <w:pStyle w:val="TableCellTaskDetails"/>
            </w:pPr>
            <w:r>
              <w:t>• Revision - Border Management (C10) — 30m</w:t>
            </w:r>
          </w:p>
          <w:p w14:paraId="5FF97E1A" w14:textId="77777777" w:rsidR="001A20E6" w:rsidRDefault="00000000">
            <w:pPr>
              <w:pStyle w:val="TableCellTaskBadge"/>
              <w:shd w:val="clear" w:color="auto" w:fill="FCE4EC"/>
            </w:pPr>
            <w:r>
              <w:rPr>
                <w:b/>
                <w:bCs/>
                <w:color w:val="C2185B"/>
              </w:rPr>
              <w:t>REVISION</w:t>
            </w:r>
          </w:p>
          <w:p w14:paraId="01679D91" w14:textId="77777777" w:rsidR="001A20E6" w:rsidRDefault="00000000">
            <w:pPr>
              <w:pStyle w:val="TableCellTaskDetails"/>
            </w:pPr>
            <w:r>
              <w:t>• Practice - Border Management (C10) — 30m</w:t>
            </w:r>
          </w:p>
          <w:p w14:paraId="7F146949"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D181CC4" w14:textId="77777777" w:rsidR="001A20E6" w:rsidRDefault="00000000">
            <w:pPr>
              <w:pStyle w:val="TableCellTaskSubject"/>
            </w:pPr>
            <w:r>
              <w:t>Internal Security</w:t>
            </w:r>
          </w:p>
          <w:p w14:paraId="31146B30" w14:textId="77777777" w:rsidR="001A20E6" w:rsidRDefault="00000000">
            <w:pPr>
              <w:pStyle w:val="TableCellTaskDetails"/>
            </w:pPr>
            <w:r>
              <w:t>• Study - Organised crime and its linkages with terrorism (C08) — 1h 30m</w:t>
            </w:r>
          </w:p>
          <w:p w14:paraId="7760DE0F" w14:textId="77777777" w:rsidR="001A20E6" w:rsidRDefault="00000000">
            <w:pPr>
              <w:pStyle w:val="TableCellTaskBadge"/>
              <w:shd w:val="clear" w:color="auto" w:fill="E3F2FD"/>
            </w:pPr>
            <w:r>
              <w:rPr>
                <w:b/>
                <w:bCs/>
                <w:color w:val="1976D2"/>
              </w:rPr>
              <w:t>STUDY</w:t>
            </w:r>
          </w:p>
          <w:p w14:paraId="5A33EC8B" w14:textId="77777777" w:rsidR="001A20E6" w:rsidRDefault="00000000">
            <w:pPr>
              <w:pStyle w:val="TableCellTaskDetails"/>
            </w:pPr>
            <w:r>
              <w:t>• Revision - Emerging Security challenges- Global commons. (C11) — 30m</w:t>
            </w:r>
          </w:p>
          <w:p w14:paraId="15067D85" w14:textId="77777777" w:rsidR="001A20E6" w:rsidRDefault="00000000">
            <w:pPr>
              <w:pStyle w:val="TableCellTaskBadge"/>
              <w:shd w:val="clear" w:color="auto" w:fill="FCE4EC"/>
            </w:pPr>
            <w:r>
              <w:rPr>
                <w:b/>
                <w:bCs/>
                <w:color w:val="C2185B"/>
              </w:rPr>
              <w:t>REVISION</w:t>
            </w:r>
          </w:p>
          <w:p w14:paraId="350A15CF" w14:textId="77777777" w:rsidR="001A20E6" w:rsidRDefault="00000000">
            <w:pPr>
              <w:pStyle w:val="TableCellTaskDetails"/>
            </w:pPr>
            <w:r>
              <w:t>• Practice - Emerging Security challenges- Global commons. (C11) — 30m</w:t>
            </w:r>
          </w:p>
          <w:p w14:paraId="5EF36C68"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B92B330" w14:textId="77777777" w:rsidR="001A20E6" w:rsidRDefault="00000000">
            <w:pPr>
              <w:pStyle w:val="TableCellTaskSubject"/>
            </w:pPr>
            <w:r>
              <w:t>Internal Security</w:t>
            </w:r>
          </w:p>
          <w:p w14:paraId="05F11760" w14:textId="77777777" w:rsidR="001A20E6" w:rsidRDefault="00000000">
            <w:pPr>
              <w:pStyle w:val="TableCellTaskDetails"/>
            </w:pPr>
            <w:r>
              <w:t>• Study - Money Laundering and prevention (C09) — 1h 30m</w:t>
            </w:r>
          </w:p>
          <w:p w14:paraId="0D1A76AD" w14:textId="77777777" w:rsidR="001A20E6" w:rsidRDefault="00000000">
            <w:pPr>
              <w:pStyle w:val="TableCellTaskBadge"/>
              <w:shd w:val="clear" w:color="auto" w:fill="E3F2FD"/>
            </w:pPr>
            <w:r>
              <w:rPr>
                <w:b/>
                <w:bCs/>
                <w:color w:val="1976D2"/>
              </w:rPr>
              <w:t>STUDY</w:t>
            </w:r>
          </w:p>
          <w:p w14:paraId="4B47722F" w14:textId="77777777" w:rsidR="001A20E6" w:rsidRDefault="00000000">
            <w:pPr>
              <w:pStyle w:val="TableCellTaskDetails"/>
            </w:pPr>
            <w:r>
              <w:t>• Revision - Security forces and their mandate (C12) — 30m</w:t>
            </w:r>
          </w:p>
          <w:p w14:paraId="0EF45CC7" w14:textId="77777777" w:rsidR="001A20E6" w:rsidRDefault="00000000">
            <w:pPr>
              <w:pStyle w:val="TableCellTaskBadge"/>
              <w:shd w:val="clear" w:color="auto" w:fill="FCE4EC"/>
            </w:pPr>
            <w:r>
              <w:rPr>
                <w:b/>
                <w:bCs/>
                <w:color w:val="C2185B"/>
              </w:rPr>
              <w:t>REVISION</w:t>
            </w:r>
          </w:p>
          <w:p w14:paraId="4F9800C1" w14:textId="77777777" w:rsidR="001A20E6" w:rsidRDefault="00000000">
            <w:pPr>
              <w:pStyle w:val="TableCellTaskDetails"/>
            </w:pPr>
            <w:r>
              <w:t>• Practice - Security forces and their mandate (C12) — 30m</w:t>
            </w:r>
          </w:p>
          <w:p w14:paraId="1561CA60"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39D8BAE" w14:textId="77777777" w:rsidR="001A20E6" w:rsidRDefault="00000000">
            <w:pPr>
              <w:pStyle w:val="TableCellTaskSubject"/>
            </w:pPr>
            <w:r>
              <w:t>Internal Security</w:t>
            </w:r>
          </w:p>
          <w:p w14:paraId="2E048501" w14:textId="77777777" w:rsidR="001A20E6" w:rsidRDefault="00000000">
            <w:pPr>
              <w:pStyle w:val="TableCellTaskDetails"/>
            </w:pPr>
            <w:r>
              <w:t>• Study - Money Laundering and prevention (C09) — 30m</w:t>
            </w:r>
          </w:p>
          <w:p w14:paraId="7E6F3553" w14:textId="77777777" w:rsidR="001A20E6" w:rsidRDefault="00000000">
            <w:pPr>
              <w:pStyle w:val="TableCellTaskBadge"/>
              <w:shd w:val="clear" w:color="auto" w:fill="E3F2FD"/>
            </w:pPr>
            <w:r>
              <w:rPr>
                <w:b/>
                <w:bCs/>
                <w:color w:val="1976D2"/>
              </w:rPr>
              <w:t>STUDY</w:t>
            </w:r>
          </w:p>
          <w:p w14:paraId="0B5DB9AD" w14:textId="77777777" w:rsidR="001A20E6" w:rsidRDefault="00000000">
            <w:pPr>
              <w:pStyle w:val="TableCellTaskDetails"/>
            </w:pPr>
            <w:r>
              <w:t>• Study - Border Management (C10) — 1h</w:t>
            </w:r>
          </w:p>
          <w:p w14:paraId="25A8D361" w14:textId="77777777" w:rsidR="001A20E6" w:rsidRDefault="00000000">
            <w:pPr>
              <w:pStyle w:val="TableCellTaskBadge"/>
              <w:shd w:val="clear" w:color="auto" w:fill="E3F2FD"/>
            </w:pPr>
            <w:r>
              <w:rPr>
                <w:b/>
                <w:bCs/>
                <w:color w:val="1976D2"/>
              </w:rPr>
              <w:t>STUDY</w:t>
            </w:r>
          </w:p>
          <w:p w14:paraId="58C1E62F" w14:textId="77777777" w:rsidR="001A20E6" w:rsidRDefault="00000000">
            <w:pPr>
              <w:pStyle w:val="TableCellTaskDetails"/>
            </w:pPr>
            <w:r>
              <w:t>• Revision - Maritime Security (C13) — 30m</w:t>
            </w:r>
          </w:p>
          <w:p w14:paraId="21A890E3" w14:textId="77777777" w:rsidR="001A20E6" w:rsidRDefault="00000000">
            <w:pPr>
              <w:pStyle w:val="TableCellTaskBadge"/>
              <w:shd w:val="clear" w:color="auto" w:fill="FCE4EC"/>
            </w:pPr>
            <w:r>
              <w:rPr>
                <w:b/>
                <w:bCs/>
                <w:color w:val="C2185B"/>
              </w:rPr>
              <w:t>REVISION</w:t>
            </w:r>
          </w:p>
          <w:p w14:paraId="5ACB18F3" w14:textId="77777777" w:rsidR="001A20E6" w:rsidRDefault="00000000">
            <w:pPr>
              <w:pStyle w:val="TableCellTaskDetails"/>
            </w:pPr>
            <w:r>
              <w:t>• Practice - Maritime Security (C13) — 30m</w:t>
            </w:r>
          </w:p>
          <w:p w14:paraId="3C88FCDE"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6E599B46" w14:textId="77777777" w:rsidR="001A20E6" w:rsidRDefault="001A20E6"/>
        </w:tc>
      </w:tr>
      <w:tr w:rsidR="001A20E6" w14:paraId="008AFFEC" w14:textId="77777777">
        <w:tc>
          <w:tcPr>
            <w:tcW w:w="700" w:type="pct"/>
            <w:shd w:val="clear" w:color="auto" w:fill="DCFCE7"/>
            <w:tcMar>
              <w:top w:w="150" w:type="dxa"/>
              <w:left w:w="100" w:type="dxa"/>
              <w:bottom w:w="150" w:type="dxa"/>
              <w:right w:w="100" w:type="dxa"/>
            </w:tcMar>
          </w:tcPr>
          <w:p w14:paraId="5F86BA49" w14:textId="77777777" w:rsidR="001A20E6" w:rsidRDefault="00000000">
            <w:pPr>
              <w:pStyle w:val="TableCellTaskSubject"/>
            </w:pPr>
            <w:r>
              <w:t>Internal Security</w:t>
            </w:r>
          </w:p>
          <w:p w14:paraId="4EA57ED3" w14:textId="77777777" w:rsidR="001A20E6" w:rsidRDefault="00000000">
            <w:pPr>
              <w:pStyle w:val="TableCellTaskDetails"/>
            </w:pPr>
            <w:r>
              <w:t>• Test - TEST — 3h</w:t>
            </w:r>
          </w:p>
          <w:p w14:paraId="3DFF4B9B"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060442D1" w14:textId="77777777" w:rsidR="001A20E6" w:rsidRDefault="00000000">
            <w:pPr>
              <w:pStyle w:val="TableCellTaskSubject"/>
            </w:pPr>
            <w:r>
              <w:t>Society and Social Justice</w:t>
            </w:r>
          </w:p>
          <w:p w14:paraId="6C8406AB" w14:textId="77777777" w:rsidR="001A20E6" w:rsidRDefault="00000000">
            <w:pPr>
              <w:pStyle w:val="TableCellTaskDetails"/>
            </w:pPr>
            <w:r>
              <w:t>• Study - Broad / Overlap (S00) — 1h</w:t>
            </w:r>
          </w:p>
          <w:p w14:paraId="2000B78C" w14:textId="77777777" w:rsidR="001A20E6" w:rsidRDefault="00000000">
            <w:pPr>
              <w:pStyle w:val="TableCellTaskBadge"/>
              <w:shd w:val="clear" w:color="auto" w:fill="E3F2FD"/>
            </w:pPr>
            <w:r>
              <w:rPr>
                <w:b/>
                <w:bCs/>
                <w:color w:val="1976D2"/>
              </w:rPr>
              <w:t>STUDY</w:t>
            </w:r>
          </w:p>
          <w:p w14:paraId="568E3F37" w14:textId="77777777" w:rsidR="001A20E6" w:rsidRDefault="00000000">
            <w:pPr>
              <w:pStyle w:val="TableCellTaskDetails"/>
            </w:pPr>
            <w:r>
              <w:t>• Study - Salient features of Indian Society (S01) — 30m</w:t>
            </w:r>
          </w:p>
          <w:p w14:paraId="2A1BF427" w14:textId="77777777" w:rsidR="001A20E6" w:rsidRDefault="00000000">
            <w:pPr>
              <w:pStyle w:val="TableCellTaskBadge"/>
              <w:shd w:val="clear" w:color="auto" w:fill="E3F2FD"/>
            </w:pPr>
            <w:r>
              <w:rPr>
                <w:b/>
                <w:bCs/>
                <w:color w:val="1976D2"/>
              </w:rPr>
              <w:t>STUDY</w:t>
            </w:r>
          </w:p>
          <w:p w14:paraId="0D724779" w14:textId="77777777" w:rsidR="001A20E6" w:rsidRDefault="00000000">
            <w:pPr>
              <w:pStyle w:val="TableCellTaskDetails"/>
            </w:pPr>
            <w:r>
              <w:t>• Revision - Broad / Overlap (S00) — 30m</w:t>
            </w:r>
          </w:p>
          <w:p w14:paraId="742CB57C" w14:textId="77777777" w:rsidR="001A20E6" w:rsidRDefault="00000000">
            <w:pPr>
              <w:pStyle w:val="TableCellTaskBadge"/>
              <w:shd w:val="clear" w:color="auto" w:fill="FCE4EC"/>
            </w:pPr>
            <w:r>
              <w:rPr>
                <w:b/>
                <w:bCs/>
                <w:color w:val="C2185B"/>
              </w:rPr>
              <w:t>REVISION</w:t>
            </w:r>
          </w:p>
          <w:p w14:paraId="723B4FA7" w14:textId="77777777" w:rsidR="001A20E6" w:rsidRDefault="00000000">
            <w:pPr>
              <w:pStyle w:val="TableCellTaskDetails"/>
            </w:pPr>
            <w:r>
              <w:t>• Practice - Broad / Overlap (S00) — 30m</w:t>
            </w:r>
          </w:p>
          <w:p w14:paraId="686BB260"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6A6FEB2" w14:textId="77777777" w:rsidR="001A20E6" w:rsidRDefault="00000000">
            <w:pPr>
              <w:pStyle w:val="TableCellTaskSubject"/>
            </w:pPr>
            <w:r>
              <w:t>Society and Social Justice</w:t>
            </w:r>
          </w:p>
          <w:p w14:paraId="4F85A2C4" w14:textId="77777777" w:rsidR="001A20E6" w:rsidRDefault="00000000">
            <w:pPr>
              <w:pStyle w:val="TableCellTaskDetails"/>
            </w:pPr>
            <w:r>
              <w:t>• Study - Salient features of Indian Society (S01) — 30m</w:t>
            </w:r>
          </w:p>
          <w:p w14:paraId="54C22A92" w14:textId="77777777" w:rsidR="001A20E6" w:rsidRDefault="00000000">
            <w:pPr>
              <w:pStyle w:val="TableCellTaskBadge"/>
              <w:shd w:val="clear" w:color="auto" w:fill="E3F2FD"/>
            </w:pPr>
            <w:r>
              <w:rPr>
                <w:b/>
                <w:bCs/>
                <w:color w:val="1976D2"/>
              </w:rPr>
              <w:t>STUDY</w:t>
            </w:r>
          </w:p>
          <w:p w14:paraId="37E7F60F" w14:textId="77777777" w:rsidR="001A20E6" w:rsidRDefault="00000000">
            <w:pPr>
              <w:pStyle w:val="TableCellTaskDetails"/>
            </w:pPr>
            <w:r>
              <w:t>• Study - Diversity of India (S02) — 1h</w:t>
            </w:r>
          </w:p>
          <w:p w14:paraId="58D7812D" w14:textId="77777777" w:rsidR="001A20E6" w:rsidRDefault="00000000">
            <w:pPr>
              <w:pStyle w:val="TableCellTaskBadge"/>
              <w:shd w:val="clear" w:color="auto" w:fill="E3F2FD"/>
            </w:pPr>
            <w:r>
              <w:rPr>
                <w:b/>
                <w:bCs/>
                <w:color w:val="1976D2"/>
              </w:rPr>
              <w:t>STUDY</w:t>
            </w:r>
          </w:p>
          <w:p w14:paraId="5E83927B" w14:textId="77777777" w:rsidR="001A20E6" w:rsidRDefault="00000000">
            <w:pPr>
              <w:pStyle w:val="TableCellTaskDetails"/>
            </w:pPr>
            <w:r>
              <w:t>• Revision - Salient features of Indian Society (S01) — 30m</w:t>
            </w:r>
          </w:p>
          <w:p w14:paraId="7897718A" w14:textId="77777777" w:rsidR="001A20E6" w:rsidRDefault="00000000">
            <w:pPr>
              <w:pStyle w:val="TableCellTaskBadge"/>
              <w:shd w:val="clear" w:color="auto" w:fill="FCE4EC"/>
            </w:pPr>
            <w:r>
              <w:rPr>
                <w:b/>
                <w:bCs/>
                <w:color w:val="C2185B"/>
              </w:rPr>
              <w:t>REVISION</w:t>
            </w:r>
          </w:p>
          <w:p w14:paraId="64EBBACF" w14:textId="77777777" w:rsidR="001A20E6" w:rsidRDefault="00000000">
            <w:pPr>
              <w:pStyle w:val="TableCellTaskDetails"/>
            </w:pPr>
            <w:r>
              <w:t>• Practice - Salient features of Indian Society (S01) — 30m</w:t>
            </w:r>
          </w:p>
          <w:p w14:paraId="426A84D2"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B763C2B" w14:textId="77777777" w:rsidR="001A20E6" w:rsidRDefault="00000000">
            <w:pPr>
              <w:pStyle w:val="TableCellTaskSubject"/>
            </w:pPr>
            <w:r>
              <w:t>Society and Social Justice</w:t>
            </w:r>
          </w:p>
          <w:p w14:paraId="51EEE2DC" w14:textId="77777777" w:rsidR="001A20E6" w:rsidRDefault="00000000">
            <w:pPr>
              <w:pStyle w:val="TableCellTaskDetails"/>
            </w:pPr>
            <w:r>
              <w:t>• Study - Issues of women (S03) — 1h</w:t>
            </w:r>
          </w:p>
          <w:p w14:paraId="5481F653" w14:textId="77777777" w:rsidR="001A20E6" w:rsidRDefault="00000000">
            <w:pPr>
              <w:pStyle w:val="TableCellTaskBadge"/>
              <w:shd w:val="clear" w:color="auto" w:fill="E3F2FD"/>
            </w:pPr>
            <w:r>
              <w:rPr>
                <w:b/>
                <w:bCs/>
                <w:color w:val="1976D2"/>
              </w:rPr>
              <w:t>STUDY</w:t>
            </w:r>
          </w:p>
          <w:p w14:paraId="18D3B748" w14:textId="77777777" w:rsidR="001A20E6" w:rsidRDefault="00000000">
            <w:pPr>
              <w:pStyle w:val="TableCellTaskDetails"/>
            </w:pPr>
            <w:r>
              <w:t>• Study - Urbanization - Problems and remedies (S04) — 30m</w:t>
            </w:r>
          </w:p>
          <w:p w14:paraId="0D2AF291" w14:textId="77777777" w:rsidR="001A20E6" w:rsidRDefault="00000000">
            <w:pPr>
              <w:pStyle w:val="TableCellTaskBadge"/>
              <w:shd w:val="clear" w:color="auto" w:fill="E3F2FD"/>
            </w:pPr>
            <w:r>
              <w:rPr>
                <w:b/>
                <w:bCs/>
                <w:color w:val="1976D2"/>
              </w:rPr>
              <w:t>STUDY</w:t>
            </w:r>
          </w:p>
          <w:p w14:paraId="43A85B00" w14:textId="77777777" w:rsidR="001A20E6" w:rsidRDefault="00000000">
            <w:pPr>
              <w:pStyle w:val="TableCellTaskDetails"/>
            </w:pPr>
            <w:r>
              <w:t>• Revision - Diversity of India (S02) — 30m</w:t>
            </w:r>
          </w:p>
          <w:p w14:paraId="2CB7DCED" w14:textId="77777777" w:rsidR="001A20E6" w:rsidRDefault="00000000">
            <w:pPr>
              <w:pStyle w:val="TableCellTaskBadge"/>
              <w:shd w:val="clear" w:color="auto" w:fill="FCE4EC"/>
            </w:pPr>
            <w:r>
              <w:rPr>
                <w:b/>
                <w:bCs/>
                <w:color w:val="C2185B"/>
              </w:rPr>
              <w:t>REVISION</w:t>
            </w:r>
          </w:p>
          <w:p w14:paraId="24A34658" w14:textId="77777777" w:rsidR="001A20E6" w:rsidRDefault="00000000">
            <w:pPr>
              <w:pStyle w:val="TableCellTaskDetails"/>
            </w:pPr>
            <w:r>
              <w:t>• Practice - Diversity of India (S02) — 30m</w:t>
            </w:r>
          </w:p>
          <w:p w14:paraId="26CE5412"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47BEF8F" w14:textId="77777777" w:rsidR="001A20E6" w:rsidRDefault="00000000">
            <w:pPr>
              <w:pStyle w:val="TableCellTaskSubject"/>
            </w:pPr>
            <w:r>
              <w:t>Society and Social Justice</w:t>
            </w:r>
          </w:p>
          <w:p w14:paraId="31A2238E" w14:textId="77777777" w:rsidR="001A20E6" w:rsidRDefault="00000000">
            <w:pPr>
              <w:pStyle w:val="TableCellTaskDetails"/>
            </w:pPr>
            <w:r>
              <w:t>• Study - Urbanization - Problems and remedies (S04) — 30m</w:t>
            </w:r>
          </w:p>
          <w:p w14:paraId="343AD9ED" w14:textId="77777777" w:rsidR="001A20E6" w:rsidRDefault="00000000">
            <w:pPr>
              <w:pStyle w:val="TableCellTaskBadge"/>
              <w:shd w:val="clear" w:color="auto" w:fill="E3F2FD"/>
            </w:pPr>
            <w:r>
              <w:rPr>
                <w:b/>
                <w:bCs/>
                <w:color w:val="1976D2"/>
              </w:rPr>
              <w:t>STUDY</w:t>
            </w:r>
          </w:p>
          <w:p w14:paraId="50C71CAF" w14:textId="77777777" w:rsidR="001A20E6" w:rsidRDefault="00000000">
            <w:pPr>
              <w:pStyle w:val="TableCellTaskDetails"/>
            </w:pPr>
            <w:r>
              <w:t>• Study - Impact of Globalisation on Indian society (S05) — 1h</w:t>
            </w:r>
          </w:p>
          <w:p w14:paraId="01A43946" w14:textId="77777777" w:rsidR="001A20E6" w:rsidRDefault="00000000">
            <w:pPr>
              <w:pStyle w:val="TableCellTaskBadge"/>
              <w:shd w:val="clear" w:color="auto" w:fill="E3F2FD"/>
            </w:pPr>
            <w:r>
              <w:rPr>
                <w:b/>
                <w:bCs/>
                <w:color w:val="1976D2"/>
              </w:rPr>
              <w:t>STUDY</w:t>
            </w:r>
          </w:p>
          <w:p w14:paraId="1435E1CA" w14:textId="77777777" w:rsidR="001A20E6" w:rsidRDefault="00000000">
            <w:pPr>
              <w:pStyle w:val="TableCellTaskDetails"/>
            </w:pPr>
            <w:r>
              <w:t>• Revision - Issues of women (S03) — 30m</w:t>
            </w:r>
          </w:p>
          <w:p w14:paraId="7223AE10" w14:textId="77777777" w:rsidR="001A20E6" w:rsidRDefault="00000000">
            <w:pPr>
              <w:pStyle w:val="TableCellTaskBadge"/>
              <w:shd w:val="clear" w:color="auto" w:fill="FCE4EC"/>
            </w:pPr>
            <w:r>
              <w:rPr>
                <w:b/>
                <w:bCs/>
                <w:color w:val="C2185B"/>
              </w:rPr>
              <w:t>REVISION</w:t>
            </w:r>
          </w:p>
          <w:p w14:paraId="5DD9A38B" w14:textId="77777777" w:rsidR="001A20E6" w:rsidRDefault="00000000">
            <w:pPr>
              <w:pStyle w:val="TableCellTaskDetails"/>
            </w:pPr>
            <w:r>
              <w:t>• Practice - Issues of women (S03) — 30m</w:t>
            </w:r>
          </w:p>
          <w:p w14:paraId="0163FA2B"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38101F5" w14:textId="77777777" w:rsidR="001A20E6" w:rsidRDefault="00000000">
            <w:pPr>
              <w:pStyle w:val="TableCellTaskSubject"/>
            </w:pPr>
            <w:r>
              <w:t>Society and Social Justice</w:t>
            </w:r>
          </w:p>
          <w:p w14:paraId="37351901" w14:textId="77777777" w:rsidR="001A20E6" w:rsidRDefault="00000000">
            <w:pPr>
              <w:pStyle w:val="TableCellTaskDetails"/>
            </w:pPr>
            <w:r>
              <w:t>• Study - Population and associated issues (S06) — 1h</w:t>
            </w:r>
          </w:p>
          <w:p w14:paraId="0B0D0A1E" w14:textId="77777777" w:rsidR="001A20E6" w:rsidRDefault="00000000">
            <w:pPr>
              <w:pStyle w:val="TableCellTaskBadge"/>
              <w:shd w:val="clear" w:color="auto" w:fill="E3F2FD"/>
            </w:pPr>
            <w:r>
              <w:rPr>
                <w:b/>
                <w:bCs/>
                <w:color w:val="1976D2"/>
              </w:rPr>
              <w:t>STUDY</w:t>
            </w:r>
          </w:p>
          <w:p w14:paraId="0E49D0B5" w14:textId="77777777" w:rsidR="001A20E6" w:rsidRDefault="00000000">
            <w:pPr>
              <w:pStyle w:val="TableCellTaskDetails"/>
            </w:pPr>
            <w:r>
              <w:t>• Study - Poverty, Hunger and developmental issues (S07) — 30m</w:t>
            </w:r>
          </w:p>
          <w:p w14:paraId="40D85EE2" w14:textId="77777777" w:rsidR="001A20E6" w:rsidRDefault="00000000">
            <w:pPr>
              <w:pStyle w:val="TableCellTaskBadge"/>
              <w:shd w:val="clear" w:color="auto" w:fill="E3F2FD"/>
            </w:pPr>
            <w:r>
              <w:rPr>
                <w:b/>
                <w:bCs/>
                <w:color w:val="1976D2"/>
              </w:rPr>
              <w:t>STUDY</w:t>
            </w:r>
          </w:p>
          <w:p w14:paraId="47BCE79B" w14:textId="77777777" w:rsidR="001A20E6" w:rsidRDefault="00000000">
            <w:pPr>
              <w:pStyle w:val="TableCellTaskDetails"/>
            </w:pPr>
            <w:r>
              <w:t>• Revision - Urbanization - Problems and remedies (S04) — 30m</w:t>
            </w:r>
          </w:p>
          <w:p w14:paraId="350E078A" w14:textId="77777777" w:rsidR="001A20E6" w:rsidRDefault="00000000">
            <w:pPr>
              <w:pStyle w:val="TableCellTaskBadge"/>
              <w:shd w:val="clear" w:color="auto" w:fill="FCE4EC"/>
            </w:pPr>
            <w:r>
              <w:rPr>
                <w:b/>
                <w:bCs/>
                <w:color w:val="C2185B"/>
              </w:rPr>
              <w:t>REVISION</w:t>
            </w:r>
          </w:p>
          <w:p w14:paraId="764417FD" w14:textId="77777777" w:rsidR="001A20E6" w:rsidRDefault="00000000">
            <w:pPr>
              <w:pStyle w:val="TableCellTaskDetails"/>
            </w:pPr>
            <w:r>
              <w:t>• Practice - Urbanization - Problems and remedies (S04) — 30m</w:t>
            </w:r>
          </w:p>
          <w:p w14:paraId="2D594377"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547DFE20" w14:textId="77777777" w:rsidR="001A20E6" w:rsidRDefault="001A20E6"/>
        </w:tc>
      </w:tr>
    </w:tbl>
    <w:p w14:paraId="6F88C298" w14:textId="77777777" w:rsidR="001A20E6" w:rsidRDefault="001A20E6">
      <w:pPr>
        <w:spacing w:after="400"/>
      </w:pPr>
    </w:p>
    <w:p w14:paraId="6C9E3475" w14:textId="77777777" w:rsidR="001A20E6" w:rsidRDefault="00000000">
      <w:pPr>
        <w:pStyle w:val="ResourceTitle"/>
      </w:pPr>
      <w:r>
        <w:t>📚 Resources for Sep 27 - Oct 03</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7B13B8DE" w14:textId="77777777">
        <w:tc>
          <w:tcPr>
            <w:tcW w:w="1650" w:type="pct"/>
            <w:tcBorders>
              <w:bottom w:val="single" w:sz="2" w:space="0" w:color="D1D5DB"/>
              <w:right w:val="single" w:sz="2" w:space="0" w:color="D1D5DB"/>
            </w:tcBorders>
            <w:tcMar>
              <w:top w:w="200" w:type="dxa"/>
              <w:left w:w="150" w:type="dxa"/>
              <w:bottom w:w="200" w:type="dxa"/>
              <w:right w:w="150" w:type="dxa"/>
            </w:tcMar>
          </w:tcPr>
          <w:p w14:paraId="0C4F5FD2" w14:textId="77777777" w:rsidR="001A20E6" w:rsidRDefault="00000000">
            <w:pPr>
              <w:pStyle w:val="TableCellSubjectName"/>
            </w:pPr>
            <w:r>
              <w:t>Internal Security</w:t>
            </w:r>
          </w:p>
          <w:p w14:paraId="5C1BC3BE" w14:textId="77777777" w:rsidR="001A20E6" w:rsidRDefault="00000000">
            <w:pPr>
              <w:pStyle w:val="TableCellCategoryTitle"/>
            </w:pPr>
            <w:r>
              <w:t>📝 Practice Materials</w:t>
            </w:r>
          </w:p>
          <w:p w14:paraId="303142AA" w14:textId="77777777" w:rsidR="001A20E6" w:rsidRDefault="00000000">
            <w:pPr>
              <w:pStyle w:val="TableCellResourceItem"/>
            </w:pPr>
            <w:r>
              <w:t>• La Excellence Security Material</w:t>
            </w:r>
          </w:p>
          <w:p w14:paraId="6CD74A26" w14:textId="77777777" w:rsidR="001A20E6" w:rsidRDefault="00000000">
            <w:pPr>
              <w:pStyle w:val="TableCellResourceItem"/>
            </w:pPr>
            <w:r>
              <w:t>• Mains Workbook</w:t>
            </w:r>
          </w:p>
          <w:p w14:paraId="1A447E35" w14:textId="77777777" w:rsidR="001A20E6" w:rsidRDefault="00000000">
            <w:pPr>
              <w:pStyle w:val="TableCellCategoryTitle"/>
            </w:pPr>
            <w:r>
              <w:t>📰 Current Affairs</w:t>
            </w:r>
          </w:p>
          <w:p w14:paraId="50AA6808" w14:textId="77777777" w:rsidR="001A20E6" w:rsidRDefault="00000000">
            <w:pPr>
              <w:pStyle w:val="TableCellResourceItem"/>
            </w:pPr>
            <w:r>
              <w:t>• IDSA Reports</w:t>
            </w:r>
          </w:p>
          <w:p w14:paraId="3465DE43"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430C84A2" w14:textId="77777777" w:rsidR="001A20E6" w:rsidRDefault="00000000">
            <w:pPr>
              <w:pStyle w:val="TableCellSubjectName"/>
            </w:pPr>
            <w:r>
              <w:t>Society and Social Justice</w:t>
            </w:r>
          </w:p>
          <w:p w14:paraId="524921F4" w14:textId="77777777" w:rsidR="001A20E6" w:rsidRDefault="00000000">
            <w:pPr>
              <w:pStyle w:val="TableCellCategoryTitle"/>
            </w:pPr>
            <w:r>
              <w:t>📝 Practice Materials</w:t>
            </w:r>
          </w:p>
          <w:p w14:paraId="5AA86515" w14:textId="77777777" w:rsidR="001A20E6" w:rsidRDefault="00000000">
            <w:pPr>
              <w:pStyle w:val="TableCellResourceItem"/>
            </w:pPr>
            <w:r>
              <w:t>• La Excellence Society Material</w:t>
            </w:r>
          </w:p>
          <w:p w14:paraId="093AAF7F" w14:textId="77777777" w:rsidR="001A20E6" w:rsidRDefault="00000000">
            <w:pPr>
              <w:pStyle w:val="TableCellResourceItem"/>
            </w:pPr>
            <w:r>
              <w:t>• Mains Workbook</w:t>
            </w:r>
          </w:p>
          <w:p w14:paraId="2B6B5EF3" w14:textId="77777777" w:rsidR="001A20E6" w:rsidRDefault="00000000">
            <w:pPr>
              <w:pStyle w:val="TableCellCategoryTitle"/>
            </w:pPr>
            <w:r>
              <w:t>📰 Current Affairs</w:t>
            </w:r>
          </w:p>
          <w:p w14:paraId="51265283" w14:textId="77777777" w:rsidR="001A20E6" w:rsidRDefault="00000000">
            <w:pPr>
              <w:pStyle w:val="TableCellResourceItem"/>
            </w:pPr>
            <w:r>
              <w:t>• Newspapers (Hindu and IE Explained) (Social issues, NFHS reports)</w:t>
            </w:r>
          </w:p>
        </w:tc>
        <w:tc>
          <w:tcPr>
            <w:tcW w:w="1650" w:type="pct"/>
          </w:tcPr>
          <w:p w14:paraId="46385B4F" w14:textId="77777777" w:rsidR="001A20E6" w:rsidRDefault="001A20E6"/>
        </w:tc>
      </w:tr>
    </w:tbl>
    <w:p w14:paraId="3EA80E51"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541FBE69" w14:textId="77777777">
        <w:tc>
          <w:tcPr>
            <w:tcW w:w="2500" w:type="pct"/>
            <w:tcMar>
              <w:top w:w="0" w:type="dxa"/>
              <w:left w:w="0" w:type="dxa"/>
              <w:bottom w:w="0" w:type="dxa"/>
              <w:right w:w="0" w:type="dxa"/>
            </w:tcMar>
          </w:tcPr>
          <w:p w14:paraId="503A0208" w14:textId="77777777" w:rsidR="001A20E6" w:rsidRDefault="00000000">
            <w:pPr>
              <w:pStyle w:val="MonthTitle"/>
            </w:pPr>
            <w:r>
              <w:rPr>
                <w:color w:val="15803D"/>
              </w:rPr>
              <w:t xml:space="preserve">OCTOBER </w:t>
            </w:r>
            <w:commentRangeStart w:id="58"/>
            <w:r>
              <w:rPr>
                <w:color w:val="15803D"/>
              </w:rPr>
              <w:t>2026</w:t>
            </w:r>
            <w:commentRangeEnd w:id="58"/>
            <w:r w:rsidR="009E69A9">
              <w:rPr>
                <w:rStyle w:val="CommentReference"/>
                <w:rFonts w:ascii="Times New Roman" w:eastAsia="Times New Roman" w:hAnsi="Times New Roman" w:cs="Times New Roman"/>
                <w:b w:val="0"/>
                <w:bCs w:val="0"/>
                <w:color w:val="auto"/>
              </w:rPr>
              <w:commentReference w:id="58"/>
            </w:r>
          </w:p>
        </w:tc>
        <w:tc>
          <w:tcPr>
            <w:tcW w:w="2500" w:type="pct"/>
            <w:tcMar>
              <w:top w:w="0" w:type="dxa"/>
              <w:left w:w="0" w:type="dxa"/>
              <w:bottom w:w="0" w:type="dxa"/>
              <w:right w:w="0" w:type="dxa"/>
            </w:tcMar>
          </w:tcPr>
          <w:p w14:paraId="5C6CC71E" w14:textId="77777777" w:rsidR="001A20E6" w:rsidRDefault="00000000">
            <w:pPr>
              <w:pStyle w:val="CycleName"/>
            </w:pPr>
            <w:r>
              <w:rPr>
                <w:color w:val="15803D"/>
              </w:rPr>
              <w:t>C2</w:t>
            </w:r>
          </w:p>
        </w:tc>
      </w:tr>
    </w:tbl>
    <w:p w14:paraId="60D8AD4A" w14:textId="59CB0E3D" w:rsidR="001A20E6" w:rsidRDefault="009E3968">
      <w:pPr>
        <w:spacing w:after="400"/>
      </w:pPr>
      <w:ins w:id="59" w:author="kalyan inampudi" w:date="2025-10-29T20:51:00Z" w16du:dateUtc="2025-10-29T15:21:00Z">
        <w:r>
          <w:t xml:space="preserve">C2 ends here. </w:t>
        </w:r>
      </w:ins>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429A22F8" w14:textId="77777777">
        <w:tc>
          <w:tcPr>
            <w:tcW w:w="700" w:type="pct"/>
            <w:shd w:val="clear" w:color="auto" w:fill="F8F9FA"/>
            <w:tcMar>
              <w:top w:w="200" w:type="dxa"/>
              <w:left w:w="100" w:type="dxa"/>
              <w:bottom w:w="200" w:type="dxa"/>
              <w:right w:w="100" w:type="dxa"/>
            </w:tcMar>
          </w:tcPr>
          <w:p w14:paraId="737CE657" w14:textId="77777777" w:rsidR="001A20E6" w:rsidRDefault="00000000">
            <w:pPr>
              <w:pStyle w:val="TableCellCalendarHeader"/>
            </w:pPr>
            <w:r>
              <w:t>Sunday</w:t>
            </w:r>
          </w:p>
        </w:tc>
        <w:tc>
          <w:tcPr>
            <w:tcW w:w="700" w:type="pct"/>
            <w:shd w:val="clear" w:color="auto" w:fill="F8F9FA"/>
            <w:tcMar>
              <w:top w:w="200" w:type="dxa"/>
              <w:left w:w="100" w:type="dxa"/>
              <w:bottom w:w="200" w:type="dxa"/>
              <w:right w:w="100" w:type="dxa"/>
            </w:tcMar>
          </w:tcPr>
          <w:p w14:paraId="199D9E7B" w14:textId="77777777" w:rsidR="001A20E6" w:rsidRDefault="00000000">
            <w:pPr>
              <w:pStyle w:val="TableCellCalendarHeader"/>
            </w:pPr>
            <w:r>
              <w:t>Monday</w:t>
            </w:r>
          </w:p>
        </w:tc>
        <w:tc>
          <w:tcPr>
            <w:tcW w:w="700" w:type="pct"/>
            <w:shd w:val="clear" w:color="auto" w:fill="F8F9FA"/>
            <w:tcMar>
              <w:top w:w="200" w:type="dxa"/>
              <w:left w:w="100" w:type="dxa"/>
              <w:bottom w:w="200" w:type="dxa"/>
              <w:right w:w="100" w:type="dxa"/>
            </w:tcMar>
          </w:tcPr>
          <w:p w14:paraId="4ED5865C" w14:textId="77777777" w:rsidR="001A20E6" w:rsidRDefault="00000000">
            <w:pPr>
              <w:pStyle w:val="TableCellCalendarHeader"/>
            </w:pPr>
            <w:r>
              <w:t>Tuesday</w:t>
            </w:r>
          </w:p>
        </w:tc>
        <w:tc>
          <w:tcPr>
            <w:tcW w:w="700" w:type="pct"/>
            <w:shd w:val="clear" w:color="auto" w:fill="F8F9FA"/>
            <w:tcMar>
              <w:top w:w="200" w:type="dxa"/>
              <w:left w:w="100" w:type="dxa"/>
              <w:bottom w:w="200" w:type="dxa"/>
              <w:right w:w="100" w:type="dxa"/>
            </w:tcMar>
          </w:tcPr>
          <w:p w14:paraId="709061AB" w14:textId="77777777" w:rsidR="001A20E6" w:rsidRDefault="00000000">
            <w:pPr>
              <w:pStyle w:val="TableCellCalendarHeader"/>
            </w:pPr>
            <w:r>
              <w:t>Wednesday</w:t>
            </w:r>
          </w:p>
        </w:tc>
        <w:tc>
          <w:tcPr>
            <w:tcW w:w="700" w:type="pct"/>
            <w:shd w:val="clear" w:color="auto" w:fill="F8F9FA"/>
            <w:tcMar>
              <w:top w:w="200" w:type="dxa"/>
              <w:left w:w="100" w:type="dxa"/>
              <w:bottom w:w="200" w:type="dxa"/>
              <w:right w:w="100" w:type="dxa"/>
            </w:tcMar>
          </w:tcPr>
          <w:p w14:paraId="6DFFCCB0" w14:textId="77777777" w:rsidR="001A20E6" w:rsidRDefault="00000000">
            <w:pPr>
              <w:pStyle w:val="TableCellCalendarHeader"/>
            </w:pPr>
            <w:r>
              <w:t>Thursday</w:t>
            </w:r>
          </w:p>
        </w:tc>
        <w:tc>
          <w:tcPr>
            <w:tcW w:w="700" w:type="pct"/>
            <w:shd w:val="clear" w:color="auto" w:fill="F8F9FA"/>
            <w:tcMar>
              <w:top w:w="200" w:type="dxa"/>
              <w:left w:w="100" w:type="dxa"/>
              <w:bottom w:w="200" w:type="dxa"/>
              <w:right w:w="100" w:type="dxa"/>
            </w:tcMar>
          </w:tcPr>
          <w:p w14:paraId="095C679D" w14:textId="77777777" w:rsidR="001A20E6" w:rsidRDefault="00000000">
            <w:pPr>
              <w:pStyle w:val="TableCellCalendarHeader"/>
            </w:pPr>
            <w:r>
              <w:t>Friday</w:t>
            </w:r>
          </w:p>
        </w:tc>
        <w:tc>
          <w:tcPr>
            <w:tcW w:w="700" w:type="pct"/>
            <w:shd w:val="clear" w:color="auto" w:fill="F8F9FA"/>
            <w:tcMar>
              <w:top w:w="200" w:type="dxa"/>
              <w:left w:w="100" w:type="dxa"/>
              <w:bottom w:w="200" w:type="dxa"/>
              <w:right w:w="100" w:type="dxa"/>
            </w:tcMar>
          </w:tcPr>
          <w:p w14:paraId="38FFA643" w14:textId="77777777" w:rsidR="001A20E6" w:rsidRDefault="00000000">
            <w:pPr>
              <w:pStyle w:val="TableCellCalendarHeader"/>
            </w:pPr>
            <w:r>
              <w:t>Saturday</w:t>
            </w:r>
          </w:p>
        </w:tc>
      </w:tr>
      <w:tr w:rsidR="001A20E6" w14:paraId="4112215C" w14:textId="77777777">
        <w:tc>
          <w:tcPr>
            <w:tcW w:w="700" w:type="pct"/>
            <w:tcMar>
              <w:top w:w="200" w:type="dxa"/>
              <w:left w:w="100" w:type="dxa"/>
              <w:bottom w:w="200" w:type="dxa"/>
              <w:right w:w="100" w:type="dxa"/>
            </w:tcMar>
          </w:tcPr>
          <w:p w14:paraId="2E3C5AA3" w14:textId="77777777" w:rsidR="001A20E6" w:rsidRDefault="001A20E6"/>
        </w:tc>
        <w:tc>
          <w:tcPr>
            <w:tcW w:w="700" w:type="pct"/>
            <w:tcMar>
              <w:top w:w="200" w:type="dxa"/>
              <w:left w:w="100" w:type="dxa"/>
              <w:bottom w:w="200" w:type="dxa"/>
              <w:right w:w="100" w:type="dxa"/>
            </w:tcMar>
          </w:tcPr>
          <w:p w14:paraId="5C6DF12F" w14:textId="77777777" w:rsidR="001A20E6" w:rsidRDefault="001A20E6"/>
        </w:tc>
        <w:tc>
          <w:tcPr>
            <w:tcW w:w="700" w:type="pct"/>
            <w:tcMar>
              <w:top w:w="200" w:type="dxa"/>
              <w:left w:w="100" w:type="dxa"/>
              <w:bottom w:w="200" w:type="dxa"/>
              <w:right w:w="100" w:type="dxa"/>
            </w:tcMar>
          </w:tcPr>
          <w:p w14:paraId="00CA8D57" w14:textId="77777777" w:rsidR="001A20E6" w:rsidRDefault="001A20E6"/>
        </w:tc>
        <w:tc>
          <w:tcPr>
            <w:tcW w:w="700" w:type="pct"/>
            <w:tcMar>
              <w:top w:w="200" w:type="dxa"/>
              <w:left w:w="100" w:type="dxa"/>
              <w:bottom w:w="200" w:type="dxa"/>
              <w:right w:w="100" w:type="dxa"/>
            </w:tcMar>
          </w:tcPr>
          <w:p w14:paraId="759D0058" w14:textId="77777777" w:rsidR="001A20E6" w:rsidRDefault="001A20E6"/>
        </w:tc>
        <w:tc>
          <w:tcPr>
            <w:tcW w:w="700" w:type="pct"/>
            <w:shd w:val="clear" w:color="auto" w:fill="DCFCE7"/>
            <w:tcMar>
              <w:top w:w="200" w:type="dxa"/>
              <w:left w:w="100" w:type="dxa"/>
              <w:bottom w:w="200" w:type="dxa"/>
              <w:right w:w="100" w:type="dxa"/>
            </w:tcMar>
          </w:tcPr>
          <w:p w14:paraId="23232396" w14:textId="77777777" w:rsidR="001A20E6" w:rsidRDefault="00000000">
            <w:pPr>
              <w:pStyle w:val="TableCellCalendarDayNumberBold"/>
            </w:pPr>
            <w:r>
              <w:t>1</w:t>
            </w:r>
          </w:p>
          <w:p w14:paraId="1618FADA" w14:textId="77777777" w:rsidR="001A20E6" w:rsidRDefault="00000000">
            <w:pPr>
              <w:pStyle w:val="TableCellCalendarSubject"/>
            </w:pPr>
            <w:r>
              <w:t>Internal Security</w:t>
            </w:r>
          </w:p>
          <w:p w14:paraId="575C2A00" w14:textId="77777777" w:rsidR="001A20E6" w:rsidRDefault="00000000">
            <w:pPr>
              <w:pStyle w:val="TableCellCalendarSubject"/>
            </w:pPr>
            <w:r>
              <w:t>Society and Social Justice</w:t>
            </w:r>
          </w:p>
        </w:tc>
        <w:tc>
          <w:tcPr>
            <w:tcW w:w="700" w:type="pct"/>
            <w:shd w:val="clear" w:color="auto" w:fill="DCFCE7"/>
            <w:tcMar>
              <w:top w:w="200" w:type="dxa"/>
              <w:left w:w="100" w:type="dxa"/>
              <w:bottom w:w="200" w:type="dxa"/>
              <w:right w:w="100" w:type="dxa"/>
            </w:tcMar>
          </w:tcPr>
          <w:p w14:paraId="05C433AC" w14:textId="77777777" w:rsidR="001A20E6" w:rsidRDefault="00000000">
            <w:pPr>
              <w:pStyle w:val="TableCellCalendarDayNumberBold"/>
            </w:pPr>
            <w:r>
              <w:t>2</w:t>
            </w:r>
          </w:p>
          <w:p w14:paraId="52FEEFA7" w14:textId="77777777" w:rsidR="001A20E6" w:rsidRDefault="00000000">
            <w:pPr>
              <w:pStyle w:val="TableCellCalendarSubject"/>
            </w:pPr>
            <w:r>
              <w:t>Internal Security</w:t>
            </w:r>
          </w:p>
          <w:p w14:paraId="193CACEA" w14:textId="77777777" w:rsidR="001A20E6" w:rsidRDefault="00000000">
            <w:pPr>
              <w:pStyle w:val="TableCellCalendarSubject"/>
            </w:pPr>
            <w:r>
              <w:t>Society and Social Justice</w:t>
            </w:r>
          </w:p>
        </w:tc>
        <w:tc>
          <w:tcPr>
            <w:tcW w:w="700" w:type="pct"/>
            <w:shd w:val="clear" w:color="auto" w:fill="DCFCE7"/>
            <w:tcMar>
              <w:top w:w="200" w:type="dxa"/>
              <w:left w:w="100" w:type="dxa"/>
              <w:bottom w:w="200" w:type="dxa"/>
              <w:right w:w="100" w:type="dxa"/>
            </w:tcMar>
          </w:tcPr>
          <w:p w14:paraId="47C25F47" w14:textId="77777777" w:rsidR="001A20E6" w:rsidRDefault="00000000">
            <w:pPr>
              <w:pStyle w:val="TableCellCalendarDayNumberBold"/>
            </w:pPr>
            <w:r>
              <w:t>3</w:t>
            </w:r>
          </w:p>
          <w:p w14:paraId="06CE1192" w14:textId="77777777" w:rsidR="001A20E6" w:rsidRDefault="00000000">
            <w:pPr>
              <w:pStyle w:val="TableCellCalendarSubject"/>
            </w:pPr>
            <w:r>
              <w:t>Internal Security</w:t>
            </w:r>
          </w:p>
          <w:p w14:paraId="2A84BB4C" w14:textId="77777777" w:rsidR="001A20E6" w:rsidRDefault="00000000">
            <w:pPr>
              <w:pStyle w:val="TableCellCalendarSubject"/>
            </w:pPr>
            <w:r>
              <w:t>Society and Social Justice</w:t>
            </w:r>
          </w:p>
        </w:tc>
      </w:tr>
      <w:tr w:rsidR="001A20E6" w14:paraId="4C731C45" w14:textId="77777777">
        <w:tc>
          <w:tcPr>
            <w:tcW w:w="700" w:type="pct"/>
            <w:shd w:val="clear" w:color="auto" w:fill="DCFCE7"/>
            <w:tcMar>
              <w:top w:w="200" w:type="dxa"/>
              <w:left w:w="100" w:type="dxa"/>
              <w:bottom w:w="200" w:type="dxa"/>
              <w:right w:w="100" w:type="dxa"/>
            </w:tcMar>
          </w:tcPr>
          <w:p w14:paraId="6F969C96" w14:textId="77777777" w:rsidR="001A20E6" w:rsidRDefault="00000000">
            <w:pPr>
              <w:pStyle w:val="TableCellCalendarDayNumberBold"/>
            </w:pPr>
            <w:r>
              <w:t>4</w:t>
            </w:r>
          </w:p>
          <w:p w14:paraId="0002225A" w14:textId="77777777" w:rsidR="001A20E6" w:rsidRDefault="00000000">
            <w:pPr>
              <w:pStyle w:val="TableCellCalendarSubject"/>
            </w:pPr>
            <w:r>
              <w:t>Internal Security</w:t>
            </w:r>
          </w:p>
          <w:p w14:paraId="6CEC93E9" w14:textId="77777777" w:rsidR="001A20E6" w:rsidRDefault="00000000">
            <w:pPr>
              <w:pStyle w:val="TableCellCalendarSubject"/>
            </w:pPr>
            <w:r>
              <w:t>Society and Social Justice</w:t>
            </w:r>
          </w:p>
        </w:tc>
        <w:tc>
          <w:tcPr>
            <w:tcW w:w="700" w:type="pct"/>
            <w:shd w:val="clear" w:color="auto" w:fill="DCFCE7"/>
            <w:tcMar>
              <w:top w:w="200" w:type="dxa"/>
              <w:left w:w="100" w:type="dxa"/>
              <w:bottom w:w="200" w:type="dxa"/>
              <w:right w:w="100" w:type="dxa"/>
            </w:tcMar>
          </w:tcPr>
          <w:p w14:paraId="4AF33AD8" w14:textId="77777777" w:rsidR="001A20E6" w:rsidRDefault="00000000">
            <w:pPr>
              <w:pStyle w:val="TableCellCalendarDayNumberBold"/>
            </w:pPr>
            <w:r>
              <w:t>5</w:t>
            </w:r>
          </w:p>
          <w:p w14:paraId="702558FE" w14:textId="77777777" w:rsidR="001A20E6" w:rsidRDefault="00000000">
            <w:pPr>
              <w:pStyle w:val="TableCellCalendarSubject"/>
            </w:pPr>
            <w:r>
              <w:t>Internal Security</w:t>
            </w:r>
          </w:p>
          <w:p w14:paraId="63D3F105" w14:textId="77777777" w:rsidR="001A20E6" w:rsidRDefault="00000000">
            <w:pPr>
              <w:pStyle w:val="TableCellCalendarSubject"/>
            </w:pPr>
            <w:r>
              <w:t>Society and Social Justice</w:t>
            </w:r>
          </w:p>
        </w:tc>
        <w:tc>
          <w:tcPr>
            <w:tcW w:w="700" w:type="pct"/>
            <w:shd w:val="clear" w:color="auto" w:fill="DCFCE7"/>
            <w:tcMar>
              <w:top w:w="200" w:type="dxa"/>
              <w:left w:w="100" w:type="dxa"/>
              <w:bottom w:w="200" w:type="dxa"/>
              <w:right w:w="100" w:type="dxa"/>
            </w:tcMar>
          </w:tcPr>
          <w:p w14:paraId="54D24A78" w14:textId="77777777" w:rsidR="001A20E6" w:rsidRDefault="00000000">
            <w:pPr>
              <w:pStyle w:val="TableCellCalendarDayNumberBold"/>
            </w:pPr>
            <w:r>
              <w:t>6</w:t>
            </w:r>
          </w:p>
          <w:p w14:paraId="227FCEE3" w14:textId="77777777" w:rsidR="001A20E6" w:rsidRDefault="00000000">
            <w:pPr>
              <w:pStyle w:val="TableCellCalendarSubject"/>
            </w:pPr>
            <w:r>
              <w:t>Internal Security</w:t>
            </w:r>
          </w:p>
          <w:p w14:paraId="1C30A685" w14:textId="77777777" w:rsidR="001A20E6" w:rsidRDefault="00000000">
            <w:pPr>
              <w:pStyle w:val="TableCellCalendarSubject"/>
            </w:pPr>
            <w:r>
              <w:t>Society and Social Justice</w:t>
            </w:r>
          </w:p>
        </w:tc>
        <w:tc>
          <w:tcPr>
            <w:tcW w:w="700" w:type="pct"/>
            <w:shd w:val="clear" w:color="auto" w:fill="DCFCE7"/>
            <w:tcMar>
              <w:top w:w="200" w:type="dxa"/>
              <w:left w:w="100" w:type="dxa"/>
              <w:bottom w:w="200" w:type="dxa"/>
              <w:right w:w="100" w:type="dxa"/>
            </w:tcMar>
          </w:tcPr>
          <w:p w14:paraId="1170FDCF" w14:textId="77777777" w:rsidR="001A20E6" w:rsidRDefault="00000000">
            <w:pPr>
              <w:pStyle w:val="TableCellCalendarDayNumberBold"/>
            </w:pPr>
            <w:r>
              <w:t>7</w:t>
            </w:r>
          </w:p>
          <w:p w14:paraId="36C5983C" w14:textId="77777777" w:rsidR="001A20E6" w:rsidRDefault="00000000">
            <w:pPr>
              <w:pStyle w:val="TableCellCalendarSubject"/>
            </w:pPr>
            <w:r>
              <w:t>Internal Security</w:t>
            </w:r>
          </w:p>
          <w:p w14:paraId="556E0BD0" w14:textId="77777777" w:rsidR="001A20E6" w:rsidRDefault="00000000">
            <w:pPr>
              <w:pStyle w:val="TableCellCalendarSubject"/>
            </w:pPr>
            <w:r>
              <w:t>Society and Social Justice</w:t>
            </w:r>
          </w:p>
        </w:tc>
        <w:tc>
          <w:tcPr>
            <w:tcW w:w="700" w:type="pct"/>
            <w:shd w:val="clear" w:color="auto" w:fill="DCFCE7"/>
            <w:tcMar>
              <w:top w:w="200" w:type="dxa"/>
              <w:left w:w="100" w:type="dxa"/>
              <w:bottom w:w="200" w:type="dxa"/>
              <w:right w:w="100" w:type="dxa"/>
            </w:tcMar>
          </w:tcPr>
          <w:p w14:paraId="79C8187B" w14:textId="77777777" w:rsidR="001A20E6" w:rsidRDefault="00000000">
            <w:pPr>
              <w:pStyle w:val="TableCellCalendarDayNumberBold"/>
            </w:pPr>
            <w:r>
              <w:t>8</w:t>
            </w:r>
          </w:p>
          <w:p w14:paraId="0C60126F" w14:textId="77777777" w:rsidR="001A20E6" w:rsidRDefault="00000000">
            <w:pPr>
              <w:pStyle w:val="TableCellCalendarSubject"/>
            </w:pPr>
            <w:r>
              <w:t>Society and Social Justice</w:t>
            </w:r>
          </w:p>
          <w:p w14:paraId="5CAFE771" w14:textId="77777777" w:rsidR="001A20E6" w:rsidRDefault="00000000">
            <w:pPr>
              <w:pStyle w:val="TableCellCalendarSubject"/>
            </w:pPr>
            <w:r>
              <w:t>Essay</w:t>
            </w:r>
          </w:p>
        </w:tc>
        <w:tc>
          <w:tcPr>
            <w:tcW w:w="700" w:type="pct"/>
            <w:shd w:val="clear" w:color="auto" w:fill="DCFCE7"/>
            <w:tcMar>
              <w:top w:w="200" w:type="dxa"/>
              <w:left w:w="100" w:type="dxa"/>
              <w:bottom w:w="200" w:type="dxa"/>
              <w:right w:w="100" w:type="dxa"/>
            </w:tcMar>
          </w:tcPr>
          <w:p w14:paraId="634EBFF4" w14:textId="77777777" w:rsidR="001A20E6" w:rsidRDefault="00000000">
            <w:pPr>
              <w:pStyle w:val="TableCellCalendarDayNumberBold"/>
            </w:pPr>
            <w:r>
              <w:t>9</w:t>
            </w:r>
          </w:p>
          <w:p w14:paraId="5F26CEAD" w14:textId="77777777" w:rsidR="001A20E6" w:rsidRDefault="00000000">
            <w:pPr>
              <w:pStyle w:val="TableCellCalendarSubject"/>
            </w:pPr>
            <w:r>
              <w:t>Society and Social Justice</w:t>
            </w:r>
          </w:p>
          <w:p w14:paraId="6ED3B749" w14:textId="77777777" w:rsidR="001A20E6" w:rsidRDefault="00000000">
            <w:pPr>
              <w:pStyle w:val="TableCellCalendarSubject"/>
            </w:pPr>
            <w:r>
              <w:t>Essay</w:t>
            </w:r>
          </w:p>
        </w:tc>
        <w:tc>
          <w:tcPr>
            <w:tcW w:w="700" w:type="pct"/>
            <w:shd w:val="clear" w:color="auto" w:fill="DCFCE7"/>
            <w:tcMar>
              <w:top w:w="200" w:type="dxa"/>
              <w:left w:w="100" w:type="dxa"/>
              <w:bottom w:w="200" w:type="dxa"/>
              <w:right w:w="100" w:type="dxa"/>
            </w:tcMar>
          </w:tcPr>
          <w:p w14:paraId="4B2B4FB3" w14:textId="77777777" w:rsidR="001A20E6" w:rsidRDefault="00000000">
            <w:pPr>
              <w:pStyle w:val="TableCellCalendarDayNumberBold"/>
            </w:pPr>
            <w:r>
              <w:t>10</w:t>
            </w:r>
          </w:p>
          <w:p w14:paraId="579D5A52" w14:textId="77777777" w:rsidR="001A20E6" w:rsidRDefault="00000000">
            <w:pPr>
              <w:pStyle w:val="TableCellCalendarSubject"/>
            </w:pPr>
            <w:r>
              <w:t>Society and Social Justice</w:t>
            </w:r>
          </w:p>
          <w:p w14:paraId="4A9EE2E4" w14:textId="77777777" w:rsidR="001A20E6" w:rsidRDefault="00000000">
            <w:pPr>
              <w:pStyle w:val="TableCellCalendarSubject"/>
            </w:pPr>
            <w:r>
              <w:t>Essay</w:t>
            </w:r>
          </w:p>
        </w:tc>
      </w:tr>
      <w:tr w:rsidR="001A20E6" w14:paraId="1A8DA277" w14:textId="77777777">
        <w:tc>
          <w:tcPr>
            <w:tcW w:w="700" w:type="pct"/>
            <w:shd w:val="clear" w:color="auto" w:fill="DCFCE7"/>
            <w:tcMar>
              <w:top w:w="200" w:type="dxa"/>
              <w:left w:w="100" w:type="dxa"/>
              <w:bottom w:w="200" w:type="dxa"/>
              <w:right w:w="100" w:type="dxa"/>
            </w:tcMar>
          </w:tcPr>
          <w:p w14:paraId="77105BEE" w14:textId="77777777" w:rsidR="001A20E6" w:rsidRDefault="00000000">
            <w:pPr>
              <w:pStyle w:val="TableCellCalendarDayNumberBold"/>
            </w:pPr>
            <w:r>
              <w:t>11</w:t>
            </w:r>
          </w:p>
          <w:p w14:paraId="49A3A3A2" w14:textId="77777777" w:rsidR="001A20E6" w:rsidRDefault="00000000">
            <w:pPr>
              <w:pStyle w:val="TableCellCalendarSubject"/>
            </w:pPr>
            <w:r>
              <w:t>Society and Social Justice</w:t>
            </w:r>
          </w:p>
          <w:p w14:paraId="25C96687" w14:textId="77777777" w:rsidR="001A20E6" w:rsidRDefault="00000000">
            <w:pPr>
              <w:pStyle w:val="TableCellCalendarSubject"/>
            </w:pPr>
            <w:r>
              <w:t>Essay</w:t>
            </w:r>
          </w:p>
        </w:tc>
        <w:tc>
          <w:tcPr>
            <w:tcW w:w="700" w:type="pct"/>
            <w:shd w:val="clear" w:color="auto" w:fill="DCFCE7"/>
            <w:tcMar>
              <w:top w:w="200" w:type="dxa"/>
              <w:left w:w="100" w:type="dxa"/>
              <w:bottom w:w="200" w:type="dxa"/>
              <w:right w:w="100" w:type="dxa"/>
            </w:tcMar>
          </w:tcPr>
          <w:p w14:paraId="3A6F195E" w14:textId="77777777" w:rsidR="001A20E6" w:rsidRDefault="00000000">
            <w:pPr>
              <w:pStyle w:val="TableCellCalendarDayNumberBold"/>
            </w:pPr>
            <w:r>
              <w:t>12</w:t>
            </w:r>
          </w:p>
          <w:p w14:paraId="532CFA32" w14:textId="77777777" w:rsidR="001A20E6" w:rsidRDefault="00000000">
            <w:pPr>
              <w:pStyle w:val="TableCellCalendarSubject"/>
            </w:pPr>
            <w:r>
              <w:t>Society and Social Justice</w:t>
            </w:r>
          </w:p>
          <w:p w14:paraId="7F874234" w14:textId="77777777" w:rsidR="001A20E6" w:rsidRDefault="00000000">
            <w:pPr>
              <w:pStyle w:val="TableCellCalendarSubject"/>
            </w:pPr>
            <w:r>
              <w:t>Essay</w:t>
            </w:r>
          </w:p>
        </w:tc>
        <w:tc>
          <w:tcPr>
            <w:tcW w:w="700" w:type="pct"/>
            <w:shd w:val="clear" w:color="auto" w:fill="DCFCE7"/>
            <w:tcMar>
              <w:top w:w="200" w:type="dxa"/>
              <w:left w:w="100" w:type="dxa"/>
              <w:bottom w:w="200" w:type="dxa"/>
              <w:right w:w="100" w:type="dxa"/>
            </w:tcMar>
          </w:tcPr>
          <w:p w14:paraId="0303B044" w14:textId="77777777" w:rsidR="001A20E6" w:rsidRDefault="00000000">
            <w:pPr>
              <w:pStyle w:val="TableCellCalendarDayNumberBold"/>
            </w:pPr>
            <w:r>
              <w:t>13</w:t>
            </w:r>
          </w:p>
          <w:p w14:paraId="3F8DDF6B" w14:textId="77777777" w:rsidR="001A20E6" w:rsidRDefault="00000000">
            <w:pPr>
              <w:pStyle w:val="TableCellCalendarSubject"/>
            </w:pPr>
            <w:r>
              <w:t>Society and Social Justice</w:t>
            </w:r>
          </w:p>
          <w:p w14:paraId="40C0E6FD" w14:textId="77777777" w:rsidR="001A20E6" w:rsidRDefault="00000000">
            <w:pPr>
              <w:pStyle w:val="TableCellCalendarSubject"/>
            </w:pPr>
            <w:r>
              <w:t>Essay</w:t>
            </w:r>
          </w:p>
        </w:tc>
        <w:tc>
          <w:tcPr>
            <w:tcW w:w="700" w:type="pct"/>
            <w:shd w:val="clear" w:color="auto" w:fill="DCFCE7"/>
            <w:tcMar>
              <w:top w:w="200" w:type="dxa"/>
              <w:left w:w="100" w:type="dxa"/>
              <w:bottom w:w="200" w:type="dxa"/>
              <w:right w:w="100" w:type="dxa"/>
            </w:tcMar>
          </w:tcPr>
          <w:p w14:paraId="436A3D98" w14:textId="77777777" w:rsidR="001A20E6" w:rsidRDefault="00000000">
            <w:pPr>
              <w:pStyle w:val="TableCellCalendarDayNumberBold"/>
            </w:pPr>
            <w:r>
              <w:t>14</w:t>
            </w:r>
          </w:p>
          <w:p w14:paraId="5DC9C736" w14:textId="77777777" w:rsidR="001A20E6" w:rsidRDefault="00000000">
            <w:pPr>
              <w:pStyle w:val="TableCellCalendarSubject"/>
            </w:pPr>
            <w:r>
              <w:t>Society and Social Justice</w:t>
            </w:r>
          </w:p>
          <w:p w14:paraId="20EC380A" w14:textId="77777777" w:rsidR="001A20E6" w:rsidRDefault="00000000">
            <w:pPr>
              <w:pStyle w:val="TableCellCalendarSubject"/>
            </w:pPr>
            <w:r>
              <w:t>Essay</w:t>
            </w:r>
          </w:p>
        </w:tc>
        <w:tc>
          <w:tcPr>
            <w:tcW w:w="700" w:type="pct"/>
            <w:shd w:val="clear" w:color="auto" w:fill="DCFCE7"/>
            <w:tcMar>
              <w:top w:w="200" w:type="dxa"/>
              <w:left w:w="100" w:type="dxa"/>
              <w:bottom w:w="200" w:type="dxa"/>
              <w:right w:w="100" w:type="dxa"/>
            </w:tcMar>
          </w:tcPr>
          <w:p w14:paraId="212E8DCF" w14:textId="77777777" w:rsidR="001A20E6" w:rsidRDefault="00000000">
            <w:pPr>
              <w:pStyle w:val="TableCellCalendarDayNumberBold"/>
            </w:pPr>
            <w:r>
              <w:t>15</w:t>
            </w:r>
          </w:p>
          <w:p w14:paraId="1202FE31" w14:textId="77777777" w:rsidR="001A20E6" w:rsidRDefault="00000000">
            <w:pPr>
              <w:pStyle w:val="TableCellCalendarSubject"/>
            </w:pPr>
            <w:r>
              <w:t>Society and Social Justice</w:t>
            </w:r>
          </w:p>
          <w:p w14:paraId="17DE55ED" w14:textId="77777777" w:rsidR="001A20E6" w:rsidRDefault="00000000">
            <w:pPr>
              <w:pStyle w:val="TableCellCalendarSubject"/>
            </w:pPr>
            <w:r>
              <w:t>Essay</w:t>
            </w:r>
          </w:p>
        </w:tc>
        <w:tc>
          <w:tcPr>
            <w:tcW w:w="700" w:type="pct"/>
            <w:shd w:val="clear" w:color="auto" w:fill="DCFCE7"/>
            <w:tcMar>
              <w:top w:w="200" w:type="dxa"/>
              <w:left w:w="100" w:type="dxa"/>
              <w:bottom w:w="200" w:type="dxa"/>
              <w:right w:w="100" w:type="dxa"/>
            </w:tcMar>
          </w:tcPr>
          <w:p w14:paraId="47931A72" w14:textId="77777777" w:rsidR="001A20E6" w:rsidRDefault="00000000">
            <w:pPr>
              <w:pStyle w:val="TableCellCalendarDayNumberBold"/>
            </w:pPr>
            <w:r>
              <w:t>16</w:t>
            </w:r>
          </w:p>
          <w:p w14:paraId="716A6DD7" w14:textId="77777777" w:rsidR="001A20E6" w:rsidRDefault="00000000">
            <w:pPr>
              <w:pStyle w:val="TableCellCalendarSubject"/>
            </w:pPr>
            <w:r>
              <w:t>Society and Social Justice</w:t>
            </w:r>
          </w:p>
          <w:p w14:paraId="1B04B690" w14:textId="77777777" w:rsidR="001A20E6" w:rsidRDefault="00000000">
            <w:pPr>
              <w:pStyle w:val="TableCellCalendarSubject"/>
            </w:pPr>
            <w:r>
              <w:t>Essay</w:t>
            </w:r>
          </w:p>
        </w:tc>
        <w:tc>
          <w:tcPr>
            <w:tcW w:w="700" w:type="pct"/>
            <w:shd w:val="clear" w:color="auto" w:fill="DCFCE7"/>
            <w:tcMar>
              <w:top w:w="200" w:type="dxa"/>
              <w:left w:w="100" w:type="dxa"/>
              <w:bottom w:w="200" w:type="dxa"/>
              <w:right w:w="100" w:type="dxa"/>
            </w:tcMar>
          </w:tcPr>
          <w:p w14:paraId="1EDC638B" w14:textId="77777777" w:rsidR="001A20E6" w:rsidRDefault="00000000">
            <w:pPr>
              <w:pStyle w:val="TableCellCalendarDayNumberBold"/>
            </w:pPr>
            <w:r>
              <w:t>17</w:t>
            </w:r>
          </w:p>
          <w:p w14:paraId="07E38BF0" w14:textId="77777777" w:rsidR="001A20E6" w:rsidRDefault="00000000">
            <w:pPr>
              <w:pStyle w:val="TableCellCalendarSubject"/>
            </w:pPr>
            <w:r>
              <w:t>Society and Social Justice</w:t>
            </w:r>
          </w:p>
          <w:p w14:paraId="3F7C31C1" w14:textId="77777777" w:rsidR="001A20E6" w:rsidRDefault="00000000">
            <w:pPr>
              <w:pStyle w:val="TableCellCalendarSubject"/>
            </w:pPr>
            <w:r>
              <w:t>Essay</w:t>
            </w:r>
          </w:p>
        </w:tc>
      </w:tr>
      <w:tr w:rsidR="001A20E6" w14:paraId="187B4D94" w14:textId="77777777">
        <w:tc>
          <w:tcPr>
            <w:tcW w:w="700" w:type="pct"/>
            <w:shd w:val="clear" w:color="auto" w:fill="DCFCE7"/>
            <w:tcMar>
              <w:top w:w="200" w:type="dxa"/>
              <w:left w:w="100" w:type="dxa"/>
              <w:bottom w:w="200" w:type="dxa"/>
              <w:right w:w="100" w:type="dxa"/>
            </w:tcMar>
          </w:tcPr>
          <w:p w14:paraId="469E718B" w14:textId="77777777" w:rsidR="001A20E6" w:rsidRDefault="00000000">
            <w:pPr>
              <w:pStyle w:val="TableCellCalendarDayNumberBold"/>
            </w:pPr>
            <w:r>
              <w:t>18</w:t>
            </w:r>
          </w:p>
          <w:p w14:paraId="4776B1D2" w14:textId="77777777" w:rsidR="001A20E6" w:rsidRDefault="00000000">
            <w:pPr>
              <w:pStyle w:val="TableCellCalendarSubject"/>
            </w:pPr>
            <w:r>
              <w:t>Society and Social Justice</w:t>
            </w:r>
          </w:p>
          <w:p w14:paraId="2F909457" w14:textId="77777777" w:rsidR="001A20E6" w:rsidRDefault="00000000">
            <w:pPr>
              <w:pStyle w:val="TableCellCalendarSubject"/>
            </w:pPr>
            <w:r>
              <w:t>Essay</w:t>
            </w:r>
          </w:p>
        </w:tc>
        <w:tc>
          <w:tcPr>
            <w:tcW w:w="700" w:type="pct"/>
            <w:shd w:val="clear" w:color="auto" w:fill="DCFCE7"/>
            <w:tcMar>
              <w:top w:w="200" w:type="dxa"/>
              <w:left w:w="100" w:type="dxa"/>
              <w:bottom w:w="200" w:type="dxa"/>
              <w:right w:w="100" w:type="dxa"/>
            </w:tcMar>
          </w:tcPr>
          <w:p w14:paraId="58979948" w14:textId="77777777" w:rsidR="001A20E6" w:rsidRDefault="00000000">
            <w:pPr>
              <w:pStyle w:val="TableCellCalendarDayNumberBold"/>
            </w:pPr>
            <w:r>
              <w:t>19</w:t>
            </w:r>
          </w:p>
          <w:p w14:paraId="4AE04A87" w14:textId="77777777" w:rsidR="001A20E6" w:rsidRDefault="00000000">
            <w:pPr>
              <w:pStyle w:val="TableCellCalendarSubject"/>
            </w:pPr>
            <w:r>
              <w:t>Society and Social Justice</w:t>
            </w:r>
          </w:p>
          <w:p w14:paraId="1998020D" w14:textId="77777777" w:rsidR="001A20E6" w:rsidRDefault="00000000">
            <w:pPr>
              <w:pStyle w:val="TableCellCalendarSubject"/>
            </w:pPr>
            <w:r>
              <w:t>Essay</w:t>
            </w:r>
          </w:p>
        </w:tc>
        <w:tc>
          <w:tcPr>
            <w:tcW w:w="700" w:type="pct"/>
            <w:shd w:val="clear" w:color="auto" w:fill="DCFCE7"/>
            <w:tcMar>
              <w:top w:w="200" w:type="dxa"/>
              <w:left w:w="100" w:type="dxa"/>
              <w:bottom w:w="200" w:type="dxa"/>
              <w:right w:w="100" w:type="dxa"/>
            </w:tcMar>
          </w:tcPr>
          <w:p w14:paraId="77935A80" w14:textId="77777777" w:rsidR="001A20E6" w:rsidRDefault="00000000">
            <w:pPr>
              <w:pStyle w:val="TableCellCalendarDayNumberBold"/>
            </w:pPr>
            <w:r>
              <w:t>20</w:t>
            </w:r>
          </w:p>
          <w:p w14:paraId="6B03E007" w14:textId="77777777" w:rsidR="001A20E6" w:rsidRDefault="00000000">
            <w:pPr>
              <w:pStyle w:val="TableCellCalendarSubject"/>
            </w:pPr>
            <w:r>
              <w:t>Society and Social Justice</w:t>
            </w:r>
          </w:p>
          <w:p w14:paraId="0EB64C3B" w14:textId="77777777" w:rsidR="001A20E6" w:rsidRDefault="00000000">
            <w:pPr>
              <w:pStyle w:val="TableCellCalendarSubject"/>
            </w:pPr>
            <w:r>
              <w:t>Essay</w:t>
            </w:r>
          </w:p>
        </w:tc>
        <w:tc>
          <w:tcPr>
            <w:tcW w:w="700" w:type="pct"/>
            <w:shd w:val="clear" w:color="auto" w:fill="DCFCE7"/>
            <w:tcMar>
              <w:top w:w="200" w:type="dxa"/>
              <w:left w:w="100" w:type="dxa"/>
              <w:bottom w:w="200" w:type="dxa"/>
              <w:right w:w="100" w:type="dxa"/>
            </w:tcMar>
          </w:tcPr>
          <w:p w14:paraId="02972544" w14:textId="77777777" w:rsidR="001A20E6" w:rsidRDefault="00000000">
            <w:pPr>
              <w:pStyle w:val="TableCellCalendarDayNumberBold"/>
            </w:pPr>
            <w:r>
              <w:t>21</w:t>
            </w:r>
          </w:p>
          <w:p w14:paraId="7B7D4D29" w14:textId="77777777" w:rsidR="001A20E6" w:rsidRDefault="00000000">
            <w:pPr>
              <w:pStyle w:val="TableCellCalendarSubject"/>
            </w:pPr>
            <w:r>
              <w:t>Society and Social Justice</w:t>
            </w:r>
          </w:p>
          <w:p w14:paraId="1106053A" w14:textId="77777777" w:rsidR="001A20E6" w:rsidRDefault="00000000">
            <w:pPr>
              <w:pStyle w:val="TableCellCalendarSubject"/>
            </w:pPr>
            <w:r>
              <w:t>Essay</w:t>
            </w:r>
          </w:p>
        </w:tc>
        <w:tc>
          <w:tcPr>
            <w:tcW w:w="700" w:type="pct"/>
            <w:shd w:val="clear" w:color="auto" w:fill="DCFCE7"/>
            <w:tcMar>
              <w:top w:w="200" w:type="dxa"/>
              <w:left w:w="100" w:type="dxa"/>
              <w:bottom w:w="200" w:type="dxa"/>
              <w:right w:w="100" w:type="dxa"/>
            </w:tcMar>
          </w:tcPr>
          <w:p w14:paraId="2F0338B2" w14:textId="77777777" w:rsidR="001A20E6" w:rsidRDefault="00000000">
            <w:pPr>
              <w:pStyle w:val="TableCellCalendarDayNumberBold"/>
            </w:pPr>
            <w:r>
              <w:t>22</w:t>
            </w:r>
          </w:p>
          <w:p w14:paraId="29A2C81A" w14:textId="77777777" w:rsidR="001A20E6" w:rsidRDefault="00000000">
            <w:pPr>
              <w:pStyle w:val="TableCellCalendarSubject"/>
            </w:pPr>
            <w:r>
              <w:t>Society and Social Justice</w:t>
            </w:r>
          </w:p>
          <w:p w14:paraId="64E35334" w14:textId="77777777" w:rsidR="001A20E6" w:rsidRDefault="00000000">
            <w:pPr>
              <w:pStyle w:val="TableCellCalendarSubject"/>
            </w:pPr>
            <w:r>
              <w:t>Essay</w:t>
            </w:r>
          </w:p>
        </w:tc>
        <w:tc>
          <w:tcPr>
            <w:tcW w:w="700" w:type="pct"/>
            <w:shd w:val="clear" w:color="auto" w:fill="DCFCE7"/>
            <w:tcMar>
              <w:top w:w="200" w:type="dxa"/>
              <w:left w:w="100" w:type="dxa"/>
              <w:bottom w:w="200" w:type="dxa"/>
              <w:right w:w="100" w:type="dxa"/>
            </w:tcMar>
          </w:tcPr>
          <w:p w14:paraId="7FFBCFD9" w14:textId="77777777" w:rsidR="001A20E6" w:rsidRDefault="00000000">
            <w:pPr>
              <w:pStyle w:val="TableCellCalendarDayNumberBold"/>
            </w:pPr>
            <w:r>
              <w:t>23</w:t>
            </w:r>
          </w:p>
          <w:p w14:paraId="7A61AF7D" w14:textId="77777777" w:rsidR="001A20E6" w:rsidRDefault="00000000">
            <w:pPr>
              <w:pStyle w:val="TableCellCalendarSubject"/>
            </w:pPr>
            <w:r>
              <w:t>Society and Social Justice</w:t>
            </w:r>
          </w:p>
          <w:p w14:paraId="109651C3" w14:textId="77777777" w:rsidR="001A20E6" w:rsidRDefault="00000000">
            <w:pPr>
              <w:pStyle w:val="TableCellCalendarSubject"/>
            </w:pPr>
            <w:r>
              <w:t>Essay</w:t>
            </w:r>
          </w:p>
        </w:tc>
        <w:tc>
          <w:tcPr>
            <w:tcW w:w="700" w:type="pct"/>
            <w:shd w:val="clear" w:color="auto" w:fill="DCFCE7"/>
            <w:tcMar>
              <w:top w:w="200" w:type="dxa"/>
              <w:left w:w="100" w:type="dxa"/>
              <w:bottom w:w="200" w:type="dxa"/>
              <w:right w:w="100" w:type="dxa"/>
            </w:tcMar>
          </w:tcPr>
          <w:p w14:paraId="71CB6959" w14:textId="77777777" w:rsidR="001A20E6" w:rsidRDefault="00000000">
            <w:pPr>
              <w:pStyle w:val="TableCellCalendarDayNumberBold"/>
            </w:pPr>
            <w:r>
              <w:t>24</w:t>
            </w:r>
          </w:p>
          <w:p w14:paraId="23956E6D" w14:textId="77777777" w:rsidR="001A20E6" w:rsidRDefault="00000000">
            <w:pPr>
              <w:pStyle w:val="TableCellCalendarSubject"/>
            </w:pPr>
            <w:r>
              <w:t>Society and Social Justice</w:t>
            </w:r>
          </w:p>
          <w:p w14:paraId="36B9FF13" w14:textId="77777777" w:rsidR="001A20E6" w:rsidRDefault="00000000">
            <w:pPr>
              <w:pStyle w:val="TableCellCalendarSubject"/>
            </w:pPr>
            <w:r>
              <w:t>Essay</w:t>
            </w:r>
          </w:p>
        </w:tc>
      </w:tr>
      <w:tr w:rsidR="001A20E6" w14:paraId="256DB0D6" w14:textId="77777777">
        <w:tc>
          <w:tcPr>
            <w:tcW w:w="700" w:type="pct"/>
            <w:shd w:val="clear" w:color="auto" w:fill="DCFCE7"/>
            <w:tcMar>
              <w:top w:w="200" w:type="dxa"/>
              <w:left w:w="100" w:type="dxa"/>
              <w:bottom w:w="200" w:type="dxa"/>
              <w:right w:w="100" w:type="dxa"/>
            </w:tcMar>
          </w:tcPr>
          <w:p w14:paraId="4D5BD9CB" w14:textId="77777777" w:rsidR="001A20E6" w:rsidRDefault="00000000">
            <w:pPr>
              <w:pStyle w:val="TableCellCalendarDayNumberBold"/>
            </w:pPr>
            <w:r>
              <w:t>25</w:t>
            </w:r>
          </w:p>
          <w:p w14:paraId="57BF0EF8" w14:textId="77777777" w:rsidR="001A20E6" w:rsidRDefault="00000000">
            <w:pPr>
              <w:pStyle w:val="TableCellCalendarSubject"/>
            </w:pPr>
            <w:r>
              <w:t>Society and Social Justice</w:t>
            </w:r>
          </w:p>
          <w:p w14:paraId="57AE3235" w14:textId="77777777" w:rsidR="001A20E6" w:rsidRDefault="00000000">
            <w:pPr>
              <w:pStyle w:val="TableCellCalendarSubject"/>
            </w:pPr>
            <w:r>
              <w:t>Essay</w:t>
            </w:r>
          </w:p>
        </w:tc>
        <w:tc>
          <w:tcPr>
            <w:tcW w:w="700" w:type="pct"/>
            <w:shd w:val="clear" w:color="auto" w:fill="DCFCE7"/>
            <w:tcMar>
              <w:top w:w="200" w:type="dxa"/>
              <w:left w:w="100" w:type="dxa"/>
              <w:bottom w:w="200" w:type="dxa"/>
              <w:right w:w="100" w:type="dxa"/>
            </w:tcMar>
          </w:tcPr>
          <w:p w14:paraId="50C90D98" w14:textId="77777777" w:rsidR="001A20E6" w:rsidRDefault="00000000">
            <w:pPr>
              <w:pStyle w:val="TableCellCalendarDayNumberBold"/>
            </w:pPr>
            <w:r>
              <w:t>26</w:t>
            </w:r>
          </w:p>
          <w:p w14:paraId="4C1B611A" w14:textId="77777777" w:rsidR="001A20E6" w:rsidRDefault="00000000">
            <w:pPr>
              <w:pStyle w:val="TableCellCalendarSubject"/>
            </w:pPr>
            <w:r>
              <w:t>Essay</w:t>
            </w:r>
          </w:p>
          <w:p w14:paraId="5168F6F7" w14:textId="77777777" w:rsidR="001A20E6" w:rsidRDefault="00000000">
            <w:pPr>
              <w:pStyle w:val="TableCellCalendarSubject"/>
            </w:pPr>
            <w:r>
              <w:t>Sociology</w:t>
            </w:r>
          </w:p>
        </w:tc>
        <w:tc>
          <w:tcPr>
            <w:tcW w:w="700" w:type="pct"/>
            <w:shd w:val="clear" w:color="auto" w:fill="DCFCE7"/>
            <w:tcMar>
              <w:top w:w="200" w:type="dxa"/>
              <w:left w:w="100" w:type="dxa"/>
              <w:bottom w:w="200" w:type="dxa"/>
              <w:right w:w="100" w:type="dxa"/>
            </w:tcMar>
          </w:tcPr>
          <w:p w14:paraId="42D73760" w14:textId="77777777" w:rsidR="001A20E6" w:rsidRDefault="00000000">
            <w:pPr>
              <w:pStyle w:val="TableCellCalendarDayNumberBold"/>
            </w:pPr>
            <w:r>
              <w:t>27</w:t>
            </w:r>
          </w:p>
          <w:p w14:paraId="557428F4" w14:textId="77777777" w:rsidR="001A20E6" w:rsidRDefault="00000000">
            <w:pPr>
              <w:pStyle w:val="TableCellCalendarSubject"/>
            </w:pPr>
            <w:r>
              <w:t>Essay</w:t>
            </w:r>
          </w:p>
          <w:p w14:paraId="6453F2A1" w14:textId="77777777" w:rsidR="001A20E6" w:rsidRDefault="00000000">
            <w:pPr>
              <w:pStyle w:val="TableCellCalendarSubject"/>
            </w:pPr>
            <w:r>
              <w:t>Sociology</w:t>
            </w:r>
          </w:p>
        </w:tc>
        <w:tc>
          <w:tcPr>
            <w:tcW w:w="700" w:type="pct"/>
            <w:shd w:val="clear" w:color="auto" w:fill="DCFCE7"/>
            <w:tcMar>
              <w:top w:w="200" w:type="dxa"/>
              <w:left w:w="100" w:type="dxa"/>
              <w:bottom w:w="200" w:type="dxa"/>
              <w:right w:w="100" w:type="dxa"/>
            </w:tcMar>
          </w:tcPr>
          <w:p w14:paraId="038FEA1A" w14:textId="77777777" w:rsidR="001A20E6" w:rsidRDefault="00000000">
            <w:pPr>
              <w:pStyle w:val="TableCellCalendarDayNumberBold"/>
            </w:pPr>
            <w:r>
              <w:t>28</w:t>
            </w:r>
          </w:p>
          <w:p w14:paraId="4314923B" w14:textId="77777777" w:rsidR="001A20E6" w:rsidRDefault="00000000">
            <w:pPr>
              <w:pStyle w:val="TableCellCalendarSubject"/>
            </w:pPr>
            <w:r>
              <w:t>Essay</w:t>
            </w:r>
          </w:p>
          <w:p w14:paraId="073AB069" w14:textId="77777777" w:rsidR="001A20E6" w:rsidRDefault="00000000">
            <w:pPr>
              <w:pStyle w:val="TableCellCalendarSubject"/>
            </w:pPr>
            <w:r>
              <w:t>Sociology</w:t>
            </w:r>
          </w:p>
        </w:tc>
        <w:tc>
          <w:tcPr>
            <w:tcW w:w="700" w:type="pct"/>
            <w:shd w:val="clear" w:color="auto" w:fill="DCFCE7"/>
            <w:tcMar>
              <w:top w:w="200" w:type="dxa"/>
              <w:left w:w="100" w:type="dxa"/>
              <w:bottom w:w="200" w:type="dxa"/>
              <w:right w:w="100" w:type="dxa"/>
            </w:tcMar>
          </w:tcPr>
          <w:p w14:paraId="718E70DA" w14:textId="77777777" w:rsidR="001A20E6" w:rsidRDefault="00000000">
            <w:pPr>
              <w:pStyle w:val="TableCellCalendarDayNumberBold"/>
            </w:pPr>
            <w:r>
              <w:t>29</w:t>
            </w:r>
          </w:p>
          <w:p w14:paraId="008C4AB1" w14:textId="77777777" w:rsidR="001A20E6" w:rsidRDefault="00000000">
            <w:pPr>
              <w:pStyle w:val="TableCellCalendarSubject"/>
            </w:pPr>
            <w:r>
              <w:t>Essay</w:t>
            </w:r>
          </w:p>
          <w:p w14:paraId="211A2692" w14:textId="77777777" w:rsidR="001A20E6" w:rsidRDefault="00000000">
            <w:pPr>
              <w:pStyle w:val="TableCellCalendarSubject"/>
            </w:pPr>
            <w:r>
              <w:t>Sociology</w:t>
            </w:r>
          </w:p>
        </w:tc>
        <w:tc>
          <w:tcPr>
            <w:tcW w:w="700" w:type="pct"/>
            <w:shd w:val="clear" w:color="auto" w:fill="DCFCE7"/>
            <w:tcMar>
              <w:top w:w="200" w:type="dxa"/>
              <w:left w:w="100" w:type="dxa"/>
              <w:bottom w:w="200" w:type="dxa"/>
              <w:right w:w="100" w:type="dxa"/>
            </w:tcMar>
          </w:tcPr>
          <w:p w14:paraId="03466059" w14:textId="77777777" w:rsidR="001A20E6" w:rsidRDefault="00000000">
            <w:pPr>
              <w:pStyle w:val="TableCellCalendarDayNumberBold"/>
            </w:pPr>
            <w:r>
              <w:t>30</w:t>
            </w:r>
          </w:p>
          <w:p w14:paraId="3DEAE2E1" w14:textId="77777777" w:rsidR="001A20E6" w:rsidRDefault="00000000">
            <w:pPr>
              <w:pStyle w:val="TableCellCalendarSubject"/>
            </w:pPr>
            <w:r>
              <w:t>Essay</w:t>
            </w:r>
          </w:p>
          <w:p w14:paraId="770E97D5" w14:textId="77777777" w:rsidR="001A20E6" w:rsidRDefault="00000000">
            <w:pPr>
              <w:pStyle w:val="TableCellCalendarSubject"/>
            </w:pPr>
            <w:r>
              <w:t>Sociology</w:t>
            </w:r>
          </w:p>
        </w:tc>
        <w:tc>
          <w:tcPr>
            <w:tcW w:w="700" w:type="pct"/>
            <w:shd w:val="clear" w:color="auto" w:fill="DCFCE7"/>
            <w:tcMar>
              <w:top w:w="200" w:type="dxa"/>
              <w:left w:w="100" w:type="dxa"/>
              <w:bottom w:w="200" w:type="dxa"/>
              <w:right w:w="100" w:type="dxa"/>
            </w:tcMar>
          </w:tcPr>
          <w:p w14:paraId="05E3C77C" w14:textId="77777777" w:rsidR="001A20E6" w:rsidRDefault="00000000">
            <w:pPr>
              <w:pStyle w:val="TableCellCalendarDayNumberBold"/>
            </w:pPr>
            <w:r>
              <w:t>31</w:t>
            </w:r>
          </w:p>
          <w:p w14:paraId="0E689254" w14:textId="77777777" w:rsidR="001A20E6" w:rsidRDefault="00000000">
            <w:pPr>
              <w:pStyle w:val="TableCellCalendarSubject"/>
            </w:pPr>
            <w:r>
              <w:t>Essay</w:t>
            </w:r>
          </w:p>
          <w:p w14:paraId="5CC24F6B" w14:textId="77777777" w:rsidR="001A20E6" w:rsidRDefault="00000000">
            <w:pPr>
              <w:pStyle w:val="TableCellCalendarSubject"/>
            </w:pPr>
            <w:r>
              <w:t>Sociology</w:t>
            </w:r>
          </w:p>
        </w:tc>
      </w:tr>
      <w:tr w:rsidR="001A20E6" w14:paraId="4050B19B" w14:textId="77777777">
        <w:tc>
          <w:tcPr>
            <w:tcW w:w="700" w:type="pct"/>
            <w:tcMar>
              <w:top w:w="200" w:type="dxa"/>
              <w:left w:w="100" w:type="dxa"/>
              <w:bottom w:w="200" w:type="dxa"/>
              <w:right w:w="100" w:type="dxa"/>
            </w:tcMar>
          </w:tcPr>
          <w:p w14:paraId="7C25C9F8" w14:textId="77777777" w:rsidR="001A20E6" w:rsidRDefault="001A20E6"/>
        </w:tc>
        <w:tc>
          <w:tcPr>
            <w:tcW w:w="700" w:type="pct"/>
            <w:tcMar>
              <w:top w:w="200" w:type="dxa"/>
              <w:left w:w="100" w:type="dxa"/>
              <w:bottom w:w="200" w:type="dxa"/>
              <w:right w:w="100" w:type="dxa"/>
            </w:tcMar>
          </w:tcPr>
          <w:p w14:paraId="50C23331" w14:textId="77777777" w:rsidR="001A20E6" w:rsidRDefault="001A20E6"/>
        </w:tc>
        <w:tc>
          <w:tcPr>
            <w:tcW w:w="700" w:type="pct"/>
            <w:tcMar>
              <w:top w:w="200" w:type="dxa"/>
              <w:left w:w="100" w:type="dxa"/>
              <w:bottom w:w="200" w:type="dxa"/>
              <w:right w:w="100" w:type="dxa"/>
            </w:tcMar>
          </w:tcPr>
          <w:p w14:paraId="4532C1A2" w14:textId="77777777" w:rsidR="001A20E6" w:rsidRDefault="001A20E6"/>
        </w:tc>
        <w:tc>
          <w:tcPr>
            <w:tcW w:w="700" w:type="pct"/>
            <w:tcMar>
              <w:top w:w="200" w:type="dxa"/>
              <w:left w:w="100" w:type="dxa"/>
              <w:bottom w:w="200" w:type="dxa"/>
              <w:right w:w="100" w:type="dxa"/>
            </w:tcMar>
          </w:tcPr>
          <w:p w14:paraId="473B2DBB" w14:textId="77777777" w:rsidR="001A20E6" w:rsidRDefault="001A20E6"/>
        </w:tc>
        <w:tc>
          <w:tcPr>
            <w:tcW w:w="700" w:type="pct"/>
            <w:tcMar>
              <w:top w:w="200" w:type="dxa"/>
              <w:left w:w="100" w:type="dxa"/>
              <w:bottom w:w="200" w:type="dxa"/>
              <w:right w:w="100" w:type="dxa"/>
            </w:tcMar>
          </w:tcPr>
          <w:p w14:paraId="44563C85" w14:textId="77777777" w:rsidR="001A20E6" w:rsidRDefault="001A20E6"/>
        </w:tc>
        <w:tc>
          <w:tcPr>
            <w:tcW w:w="700" w:type="pct"/>
            <w:tcMar>
              <w:top w:w="200" w:type="dxa"/>
              <w:left w:w="100" w:type="dxa"/>
              <w:bottom w:w="200" w:type="dxa"/>
              <w:right w:w="100" w:type="dxa"/>
            </w:tcMar>
          </w:tcPr>
          <w:p w14:paraId="3B5C8F23" w14:textId="77777777" w:rsidR="001A20E6" w:rsidRDefault="001A20E6"/>
        </w:tc>
        <w:tc>
          <w:tcPr>
            <w:tcW w:w="700" w:type="pct"/>
            <w:tcMar>
              <w:top w:w="200" w:type="dxa"/>
              <w:left w:w="100" w:type="dxa"/>
              <w:bottom w:w="200" w:type="dxa"/>
              <w:right w:w="100" w:type="dxa"/>
            </w:tcMar>
          </w:tcPr>
          <w:p w14:paraId="68EBFCDE" w14:textId="77777777" w:rsidR="001A20E6" w:rsidRDefault="001A20E6"/>
        </w:tc>
      </w:tr>
    </w:tbl>
    <w:p w14:paraId="72BA62CB" w14:textId="77777777" w:rsidR="001A20E6" w:rsidRDefault="001A20E6">
      <w:pPr>
        <w:spacing w:after="400"/>
      </w:pPr>
    </w:p>
    <w:p w14:paraId="736CFDA1" w14:textId="77777777" w:rsidR="001A20E6" w:rsidRDefault="00000000">
      <w:pPr>
        <w:pStyle w:val="ResourceTitle"/>
      </w:pPr>
      <w:r>
        <w:t>📚 Resources for October 2026</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715684C9" w14:textId="77777777">
        <w:tc>
          <w:tcPr>
            <w:tcW w:w="1650" w:type="pct"/>
            <w:tcBorders>
              <w:bottom w:val="single" w:sz="2" w:space="0" w:color="D1D5DB"/>
              <w:right w:val="single" w:sz="2" w:space="0" w:color="D1D5DB"/>
            </w:tcBorders>
            <w:tcMar>
              <w:top w:w="200" w:type="dxa"/>
              <w:left w:w="150" w:type="dxa"/>
              <w:bottom w:w="200" w:type="dxa"/>
              <w:right w:w="150" w:type="dxa"/>
            </w:tcMar>
          </w:tcPr>
          <w:p w14:paraId="374AFB4E" w14:textId="77777777" w:rsidR="001A20E6" w:rsidRDefault="00000000">
            <w:pPr>
              <w:pStyle w:val="TableCellSubjectName"/>
            </w:pPr>
            <w:r>
              <w:t>Internal Security</w:t>
            </w:r>
          </w:p>
          <w:p w14:paraId="5297B5E1" w14:textId="77777777" w:rsidR="001A20E6" w:rsidRDefault="00000000">
            <w:pPr>
              <w:pStyle w:val="TableCellCategoryTitle"/>
            </w:pPr>
            <w:r>
              <w:t>📝 Practice Materials</w:t>
            </w:r>
          </w:p>
          <w:p w14:paraId="21294AB6" w14:textId="77777777" w:rsidR="001A20E6" w:rsidRDefault="00000000">
            <w:pPr>
              <w:pStyle w:val="TableCellResourceItem"/>
            </w:pPr>
            <w:r>
              <w:t>• La Excellence Security Material</w:t>
            </w:r>
          </w:p>
          <w:p w14:paraId="4823F704" w14:textId="77777777" w:rsidR="001A20E6" w:rsidRDefault="00000000">
            <w:pPr>
              <w:pStyle w:val="TableCellResourceItem"/>
            </w:pPr>
            <w:r>
              <w:t>• Mains Workbook</w:t>
            </w:r>
          </w:p>
          <w:p w14:paraId="26C8388F" w14:textId="77777777" w:rsidR="001A20E6" w:rsidRDefault="00000000">
            <w:pPr>
              <w:pStyle w:val="TableCellCategoryTitle"/>
            </w:pPr>
            <w:r>
              <w:t>📰 Current Affairs</w:t>
            </w:r>
          </w:p>
          <w:p w14:paraId="6A2E9333" w14:textId="77777777" w:rsidR="001A20E6" w:rsidRDefault="00000000">
            <w:pPr>
              <w:pStyle w:val="TableCellResourceItem"/>
            </w:pPr>
            <w:r>
              <w:t>• IDSA Reports</w:t>
            </w:r>
          </w:p>
          <w:p w14:paraId="17D1EFC9"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6BE8A6D7" w14:textId="77777777" w:rsidR="001A20E6" w:rsidRDefault="00000000">
            <w:pPr>
              <w:pStyle w:val="TableCellSubjectName"/>
            </w:pPr>
            <w:r>
              <w:t>Society and Social Justice</w:t>
            </w:r>
          </w:p>
          <w:p w14:paraId="5755887B" w14:textId="77777777" w:rsidR="001A20E6" w:rsidRDefault="00000000">
            <w:pPr>
              <w:pStyle w:val="TableCellCategoryTitle"/>
            </w:pPr>
            <w:r>
              <w:t>📝 Practice Materials</w:t>
            </w:r>
          </w:p>
          <w:p w14:paraId="0761B2A0" w14:textId="77777777" w:rsidR="001A20E6" w:rsidRDefault="00000000">
            <w:pPr>
              <w:pStyle w:val="TableCellResourceItem"/>
            </w:pPr>
            <w:r>
              <w:t>• La Excellence Society Material</w:t>
            </w:r>
          </w:p>
          <w:p w14:paraId="4A0E52BB" w14:textId="77777777" w:rsidR="001A20E6" w:rsidRDefault="00000000">
            <w:pPr>
              <w:pStyle w:val="TableCellResourceItem"/>
            </w:pPr>
            <w:r>
              <w:t>• Mains Workbook</w:t>
            </w:r>
          </w:p>
          <w:p w14:paraId="2288A907" w14:textId="77777777" w:rsidR="001A20E6" w:rsidRDefault="00000000">
            <w:pPr>
              <w:pStyle w:val="TableCellCategoryTitle"/>
            </w:pPr>
            <w:r>
              <w:t>📰 Current Affairs</w:t>
            </w:r>
          </w:p>
          <w:p w14:paraId="6FC923E4" w14:textId="77777777" w:rsidR="001A20E6" w:rsidRDefault="00000000">
            <w:pPr>
              <w:pStyle w:val="TableCellResourceItem"/>
            </w:pPr>
            <w:r>
              <w:t>• Newspapers (Hindu and IE Explained) (Social issues, NFHS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1272E46E" w14:textId="77777777" w:rsidR="001A20E6" w:rsidRDefault="00000000">
            <w:pPr>
              <w:pStyle w:val="TableCellSubjectName"/>
            </w:pPr>
            <w:r>
              <w:t>Essay</w:t>
            </w:r>
          </w:p>
          <w:p w14:paraId="5CB21A83" w14:textId="77777777" w:rsidR="001A20E6" w:rsidRDefault="00000000">
            <w:pPr>
              <w:pStyle w:val="TableCellCategoryTitle"/>
            </w:pPr>
            <w:r>
              <w:t>📚 Primary Books</w:t>
            </w:r>
          </w:p>
          <w:p w14:paraId="37B00987" w14:textId="77777777" w:rsidR="001A20E6" w:rsidRDefault="00000000">
            <w:pPr>
              <w:pStyle w:val="TableCellResourceItem"/>
            </w:pPr>
            <w:r>
              <w:t>• Michael Sandel – Justice</w:t>
            </w:r>
          </w:p>
          <w:p w14:paraId="776A5622" w14:textId="77777777" w:rsidR="001A20E6" w:rsidRDefault="00000000">
            <w:pPr>
              <w:pStyle w:val="TableCellResourceItem"/>
            </w:pPr>
            <w:r>
              <w:t>• Ethics by Jitin Yadav</w:t>
            </w:r>
          </w:p>
          <w:p w14:paraId="45774B3D" w14:textId="77777777" w:rsidR="001A20E6" w:rsidRDefault="00000000">
            <w:pPr>
              <w:pStyle w:val="TableCellResourceItem"/>
            </w:pPr>
            <w:r>
              <w:t>• 2nd ARC (4th, 10th – Ethics in Governance)</w:t>
            </w:r>
          </w:p>
          <w:p w14:paraId="0C8E4ACA" w14:textId="77777777" w:rsidR="001A20E6" w:rsidRDefault="00000000">
            <w:pPr>
              <w:pStyle w:val="TableCellCategoryTitle"/>
            </w:pPr>
            <w:r>
              <w:t>📝 Practice Materials</w:t>
            </w:r>
          </w:p>
          <w:p w14:paraId="49D7E2E0" w14:textId="77777777" w:rsidR="001A20E6" w:rsidRDefault="00000000">
            <w:pPr>
              <w:pStyle w:val="TableCellResourceItem"/>
            </w:pPr>
            <w:r>
              <w:t>• La Excellence Ethics Material</w:t>
            </w:r>
          </w:p>
          <w:p w14:paraId="7A278DC1" w14:textId="77777777" w:rsidR="001A20E6" w:rsidRDefault="00000000">
            <w:pPr>
              <w:pStyle w:val="TableCellResourceItem"/>
            </w:pPr>
            <w:r>
              <w:t>• Prelims &amp; Mains Workbooks</w:t>
            </w:r>
          </w:p>
          <w:p w14:paraId="5A7611E8" w14:textId="77777777" w:rsidR="001A20E6" w:rsidRDefault="00000000">
            <w:pPr>
              <w:pStyle w:val="TableCellCategoryTitle"/>
            </w:pPr>
            <w:r>
              <w:t>📰 Current Affairs</w:t>
            </w:r>
          </w:p>
          <w:p w14:paraId="7E99E797" w14:textId="77777777" w:rsidR="001A20E6" w:rsidRDefault="00000000">
            <w:pPr>
              <w:pStyle w:val="TableCellResourceItem"/>
            </w:pPr>
            <w:r>
              <w:t>• Newspapers (case studies, ethical dilemmas in news)</w:t>
            </w:r>
          </w:p>
        </w:tc>
      </w:tr>
      <w:tr w:rsidR="001A20E6" w14:paraId="306D2E8C" w14:textId="77777777">
        <w:tc>
          <w:tcPr>
            <w:tcW w:w="1650" w:type="pct"/>
            <w:tcBorders>
              <w:bottom w:val="single" w:sz="2" w:space="0" w:color="D1D5DB"/>
              <w:right w:val="single" w:sz="2" w:space="0" w:color="D1D5DB"/>
            </w:tcBorders>
            <w:tcMar>
              <w:top w:w="200" w:type="dxa"/>
              <w:left w:w="150" w:type="dxa"/>
              <w:bottom w:w="200" w:type="dxa"/>
              <w:right w:w="150" w:type="dxa"/>
            </w:tcMar>
          </w:tcPr>
          <w:p w14:paraId="1F3119AB" w14:textId="77777777" w:rsidR="001A20E6" w:rsidRDefault="00000000">
            <w:pPr>
              <w:pStyle w:val="TableCellSubjectName"/>
            </w:pPr>
            <w:r>
              <w:t>Sociology</w:t>
            </w:r>
          </w:p>
          <w:p w14:paraId="39B27855" w14:textId="77777777" w:rsidR="001A20E6" w:rsidRDefault="00000000">
            <w:pPr>
              <w:pStyle w:val="TableCellCategoryTitle"/>
            </w:pPr>
            <w:r>
              <w:t>📝 Practice Materials</w:t>
            </w:r>
          </w:p>
          <w:p w14:paraId="0EBF2C19" w14:textId="77777777" w:rsidR="001A20E6" w:rsidRDefault="00000000">
            <w:pPr>
              <w:pStyle w:val="TableCellResourceItem"/>
            </w:pPr>
            <w:r>
              <w:t>• La Excellence Sociology Material</w:t>
            </w:r>
          </w:p>
          <w:p w14:paraId="570B7F0A" w14:textId="77777777" w:rsidR="001A20E6" w:rsidRDefault="00000000">
            <w:pPr>
              <w:pStyle w:val="TableCellResourceItem"/>
            </w:pPr>
            <w:r>
              <w:t>• Mains RRP + Prelims RRP</w:t>
            </w:r>
          </w:p>
          <w:p w14:paraId="6F15992B" w14:textId="77777777" w:rsidR="001A20E6" w:rsidRDefault="00000000">
            <w:pPr>
              <w:pStyle w:val="TableCellResourceItem"/>
            </w:pPr>
            <w:r>
              <w:t>• Prelims &amp; Mains Workbooks</w:t>
            </w:r>
          </w:p>
          <w:p w14:paraId="2AA1EE19" w14:textId="77777777" w:rsidR="001A20E6" w:rsidRDefault="00000000">
            <w:pPr>
              <w:pStyle w:val="TableCellResourceItem"/>
            </w:pPr>
            <w:r>
              <w:t>• Previous Year Question Papers</w:t>
            </w:r>
          </w:p>
          <w:p w14:paraId="21380914" w14:textId="77777777" w:rsidR="001A20E6" w:rsidRDefault="00000000">
            <w:pPr>
              <w:pStyle w:val="TableCellResourceItem"/>
            </w:pPr>
            <w:r>
              <w:t>• Mock Tests</w:t>
            </w:r>
          </w:p>
          <w:p w14:paraId="7DC10F7D" w14:textId="77777777" w:rsidR="001A20E6" w:rsidRDefault="00000000">
            <w:pPr>
              <w:pStyle w:val="TableCellResourceItem"/>
            </w:pPr>
            <w:r>
              <w:t>• La Excellence Indian Society Material</w:t>
            </w:r>
          </w:p>
          <w:p w14:paraId="727C3CB2" w14:textId="77777777" w:rsidR="001A20E6" w:rsidRDefault="00000000">
            <w:pPr>
              <w:pStyle w:val="TableCellResourceItem"/>
            </w:pPr>
            <w:r>
              <w:t>• Mains Workbook - Paper I</w:t>
            </w:r>
          </w:p>
          <w:p w14:paraId="23317679" w14:textId="77777777" w:rsidR="001A20E6" w:rsidRDefault="00000000">
            <w:pPr>
              <w:pStyle w:val="TableCellResourceItem"/>
            </w:pPr>
            <w:r>
              <w:t>• La Excellence Social Change Material</w:t>
            </w:r>
          </w:p>
          <w:p w14:paraId="3B9AB289" w14:textId="77777777" w:rsidR="001A20E6" w:rsidRDefault="00000000">
            <w:pPr>
              <w:pStyle w:val="TableCellResourceItem"/>
            </w:pPr>
            <w:r>
              <w:t>• Mains Workbook - Paper II</w:t>
            </w:r>
          </w:p>
          <w:p w14:paraId="38BFFC8C" w14:textId="77777777" w:rsidR="001A20E6" w:rsidRDefault="00000000">
            <w:pPr>
              <w:pStyle w:val="TableCellResourceItem"/>
            </w:pPr>
            <w:r>
              <w:t>• La Excellence Sociology of Religion Material</w:t>
            </w:r>
          </w:p>
          <w:p w14:paraId="38486B57" w14:textId="77777777" w:rsidR="001A20E6" w:rsidRDefault="00000000">
            <w:pPr>
              <w:pStyle w:val="TableCellResourceItem"/>
            </w:pPr>
            <w:r>
              <w:t>• Mains Workbook</w:t>
            </w:r>
          </w:p>
          <w:p w14:paraId="4D4AB256" w14:textId="77777777" w:rsidR="001A20E6" w:rsidRDefault="00000000">
            <w:pPr>
              <w:pStyle w:val="TableCellResourceItem"/>
            </w:pPr>
            <w:r>
              <w:t>• La Excellence Sociology of Education Material</w:t>
            </w:r>
          </w:p>
          <w:p w14:paraId="45A85CE4" w14:textId="77777777" w:rsidR="001A20E6" w:rsidRDefault="00000000">
            <w:pPr>
              <w:pStyle w:val="TableCellResourceItem"/>
            </w:pPr>
            <w:r>
              <w:t>• Mains Workbook</w:t>
            </w:r>
          </w:p>
          <w:p w14:paraId="670073E3" w14:textId="77777777" w:rsidR="001A20E6" w:rsidRDefault="00000000">
            <w:pPr>
              <w:pStyle w:val="TableCellResourceItem"/>
            </w:pPr>
            <w:r>
              <w:t>• La Excellence Social Stratification Material</w:t>
            </w:r>
          </w:p>
          <w:p w14:paraId="176ABC3C" w14:textId="77777777" w:rsidR="001A20E6" w:rsidRDefault="00000000">
            <w:pPr>
              <w:pStyle w:val="TableCellResourceItem"/>
            </w:pPr>
            <w:r>
              <w:t>• Mains Workbook</w:t>
            </w:r>
          </w:p>
          <w:p w14:paraId="74C40B6E" w14:textId="77777777" w:rsidR="001A20E6" w:rsidRDefault="00000000">
            <w:pPr>
              <w:pStyle w:val="TableCellResourceItem"/>
            </w:pPr>
            <w:r>
              <w:t>• La Excellence Gender Studies Material</w:t>
            </w:r>
          </w:p>
          <w:p w14:paraId="1FF77FA9" w14:textId="77777777" w:rsidR="001A20E6" w:rsidRDefault="00000000">
            <w:pPr>
              <w:pStyle w:val="TableCellResourceItem"/>
            </w:pPr>
            <w:r>
              <w:t>• Mains Workbook</w:t>
            </w:r>
          </w:p>
          <w:p w14:paraId="74E9443E" w14:textId="77777777" w:rsidR="001A20E6" w:rsidRDefault="00000000">
            <w:pPr>
              <w:pStyle w:val="TableCellResourceItem"/>
            </w:pPr>
            <w:r>
              <w:t>• La Excellence Urban Sociology Material</w:t>
            </w:r>
          </w:p>
          <w:p w14:paraId="33EBF429" w14:textId="77777777" w:rsidR="001A20E6" w:rsidRDefault="00000000">
            <w:pPr>
              <w:pStyle w:val="TableCellResourceItem"/>
            </w:pPr>
            <w:r>
              <w:t>• Mains Workbook</w:t>
            </w:r>
          </w:p>
          <w:p w14:paraId="7E02A979" w14:textId="77777777" w:rsidR="001A20E6" w:rsidRDefault="00000000">
            <w:pPr>
              <w:pStyle w:val="TableCellResourceItem"/>
            </w:pPr>
            <w:r>
              <w:t>• La Excellence Rural Sociology Material</w:t>
            </w:r>
          </w:p>
          <w:p w14:paraId="472C8C54" w14:textId="77777777" w:rsidR="001A20E6" w:rsidRDefault="00000000">
            <w:pPr>
              <w:pStyle w:val="TableCellResourceItem"/>
            </w:pPr>
            <w:r>
              <w:t>• Mains Workbook</w:t>
            </w:r>
          </w:p>
          <w:p w14:paraId="131058A5" w14:textId="77777777" w:rsidR="001A20E6" w:rsidRDefault="00000000">
            <w:pPr>
              <w:pStyle w:val="TableCellResourceItem"/>
            </w:pPr>
            <w:r>
              <w:t>• La Excellence Social Movements Material</w:t>
            </w:r>
          </w:p>
          <w:p w14:paraId="75257B85" w14:textId="77777777" w:rsidR="001A20E6" w:rsidRDefault="00000000">
            <w:pPr>
              <w:pStyle w:val="TableCellResourceItem"/>
            </w:pPr>
            <w:r>
              <w:t>• Mains Workbook</w:t>
            </w:r>
          </w:p>
          <w:p w14:paraId="3A008564" w14:textId="77777777" w:rsidR="001A20E6" w:rsidRDefault="00000000">
            <w:pPr>
              <w:pStyle w:val="TableCellResourceItem"/>
            </w:pPr>
            <w:r>
              <w:t>• La Excellence Sociology of Health Material</w:t>
            </w:r>
          </w:p>
          <w:p w14:paraId="410A32B5" w14:textId="77777777" w:rsidR="001A20E6" w:rsidRDefault="00000000">
            <w:pPr>
              <w:pStyle w:val="TableCellResourceItem"/>
            </w:pPr>
            <w:r>
              <w:t>• Mains Workbook</w:t>
            </w:r>
          </w:p>
          <w:p w14:paraId="3F481A61" w14:textId="77777777" w:rsidR="001A20E6" w:rsidRDefault="00000000">
            <w:pPr>
              <w:pStyle w:val="TableCellResourceItem"/>
            </w:pPr>
            <w:r>
              <w:t>• La Excellence Sociology of Law Material</w:t>
            </w:r>
          </w:p>
          <w:p w14:paraId="4C28BFCC" w14:textId="77777777" w:rsidR="001A20E6" w:rsidRDefault="00000000">
            <w:pPr>
              <w:pStyle w:val="TableCellResourceItem"/>
            </w:pPr>
            <w:r>
              <w:t>• Mains Workbook</w:t>
            </w:r>
          </w:p>
          <w:p w14:paraId="5252D6AA" w14:textId="77777777" w:rsidR="001A20E6" w:rsidRDefault="00000000">
            <w:pPr>
              <w:pStyle w:val="TableCellResourceItem"/>
            </w:pPr>
            <w:r>
              <w:t>• La Excellence Sociology of Media Material</w:t>
            </w:r>
          </w:p>
          <w:p w14:paraId="4F0224A1" w14:textId="77777777" w:rsidR="001A20E6" w:rsidRDefault="00000000">
            <w:pPr>
              <w:pStyle w:val="TableCellResourceItem"/>
            </w:pPr>
            <w:r>
              <w:t>• Mains Workbook</w:t>
            </w:r>
          </w:p>
          <w:p w14:paraId="20440B68" w14:textId="77777777" w:rsidR="001A20E6" w:rsidRDefault="00000000">
            <w:pPr>
              <w:pStyle w:val="TableCellResourceItem"/>
            </w:pPr>
            <w:r>
              <w:t>• La Excellence Sociology of Science Material</w:t>
            </w:r>
          </w:p>
          <w:p w14:paraId="6D76633B" w14:textId="77777777" w:rsidR="001A20E6" w:rsidRDefault="00000000">
            <w:pPr>
              <w:pStyle w:val="TableCellResourceItem"/>
            </w:pPr>
            <w:r>
              <w:t>• Mains Workbook</w:t>
            </w:r>
          </w:p>
          <w:p w14:paraId="71C9AF17" w14:textId="77777777" w:rsidR="001A20E6" w:rsidRDefault="00000000">
            <w:pPr>
              <w:pStyle w:val="TableCellResourceItem"/>
            </w:pPr>
            <w:r>
              <w:t>• La Excellence Sociology of Environment Material</w:t>
            </w:r>
          </w:p>
          <w:p w14:paraId="614EEB55" w14:textId="77777777" w:rsidR="001A20E6" w:rsidRDefault="00000000">
            <w:pPr>
              <w:pStyle w:val="TableCellResourceItem"/>
            </w:pPr>
            <w:r>
              <w:t>• Mains Workbook</w:t>
            </w:r>
          </w:p>
          <w:p w14:paraId="2BA6FDF6" w14:textId="77777777" w:rsidR="001A20E6" w:rsidRDefault="00000000">
            <w:pPr>
              <w:pStyle w:val="TableCellResourceItem"/>
            </w:pPr>
            <w:r>
              <w:t>• La Excellence Sociology of Globalization Material</w:t>
            </w:r>
          </w:p>
          <w:p w14:paraId="4069974A" w14:textId="77777777" w:rsidR="001A20E6" w:rsidRDefault="00000000">
            <w:pPr>
              <w:pStyle w:val="TableCellResourceItem"/>
            </w:pPr>
            <w:r>
              <w:t>• Mains Workbook</w:t>
            </w:r>
          </w:p>
          <w:p w14:paraId="2DDDD251" w14:textId="77777777" w:rsidR="001A20E6" w:rsidRDefault="00000000">
            <w:pPr>
              <w:pStyle w:val="TableCellResourceItem"/>
            </w:pPr>
            <w:r>
              <w:t>• La Excellence Sociology of Work Material</w:t>
            </w:r>
          </w:p>
          <w:p w14:paraId="31DA3E80" w14:textId="77777777" w:rsidR="001A20E6" w:rsidRDefault="00000000">
            <w:pPr>
              <w:pStyle w:val="TableCellResourceItem"/>
            </w:pPr>
            <w:r>
              <w:t>• Mains Workbook</w:t>
            </w:r>
          </w:p>
          <w:p w14:paraId="1C9C7C82" w14:textId="77777777" w:rsidR="001A20E6" w:rsidRDefault="00000000">
            <w:pPr>
              <w:pStyle w:val="TableCellCategoryTitle"/>
            </w:pPr>
            <w:r>
              <w:t>📰 Current Affairs</w:t>
            </w:r>
          </w:p>
          <w:p w14:paraId="3A61500F" w14:textId="77777777" w:rsidR="001A20E6" w:rsidRDefault="00000000">
            <w:pPr>
              <w:pStyle w:val="TableCellResourceItem"/>
            </w:pPr>
            <w:r>
              <w:t>• Indian Sociological Review</w:t>
            </w:r>
          </w:p>
          <w:p w14:paraId="42491834" w14:textId="77777777" w:rsidR="001A20E6" w:rsidRDefault="00000000">
            <w:pPr>
              <w:pStyle w:val="TableCellResourceItem"/>
            </w:pPr>
            <w:r>
              <w:t>• Economic and Political Weekly (EPW)</w:t>
            </w:r>
          </w:p>
          <w:p w14:paraId="09326B0B" w14:textId="77777777" w:rsidR="001A20E6" w:rsidRDefault="00000000">
            <w:pPr>
              <w:pStyle w:val="TableCellResourceItem"/>
            </w:pPr>
            <w:r>
              <w:t>• Newspapers (The Hindu, Indian Express - Social issues)</w:t>
            </w:r>
          </w:p>
          <w:p w14:paraId="6E414AE7" w14:textId="77777777" w:rsidR="001A20E6" w:rsidRDefault="00000000">
            <w:pPr>
              <w:pStyle w:val="TableCellResourceItem"/>
            </w:pPr>
            <w:r>
              <w:t>• Yojana Magazine</w:t>
            </w:r>
          </w:p>
          <w:p w14:paraId="59E36BD0" w14:textId="77777777" w:rsidR="001A20E6" w:rsidRDefault="00000000">
            <w:pPr>
              <w:pStyle w:val="TableCellResourceItem"/>
            </w:pPr>
            <w:r>
              <w:t>• Kurukshetra Magazine</w:t>
            </w:r>
          </w:p>
          <w:p w14:paraId="04ABF9FC" w14:textId="77777777" w:rsidR="001A20E6" w:rsidRDefault="00000000">
            <w:pPr>
              <w:pStyle w:val="TableCellResourceItem"/>
            </w:pPr>
            <w:r>
              <w:t>• Social Watch India Reports</w:t>
            </w:r>
          </w:p>
          <w:p w14:paraId="54A1EFD8" w14:textId="77777777" w:rsidR="001A20E6" w:rsidRDefault="00000000">
            <w:pPr>
              <w:pStyle w:val="TableCellResourceItem"/>
            </w:pPr>
            <w:r>
              <w:t>• NSSO Reports</w:t>
            </w:r>
          </w:p>
          <w:p w14:paraId="637B0D41" w14:textId="77777777" w:rsidR="001A20E6" w:rsidRDefault="00000000">
            <w:pPr>
              <w:pStyle w:val="TableCellResourceItem"/>
            </w:pPr>
            <w:r>
              <w:t>• NFHS Reports</w:t>
            </w:r>
          </w:p>
          <w:p w14:paraId="02B86403" w14:textId="77777777" w:rsidR="001A20E6" w:rsidRDefault="00000000">
            <w:pPr>
              <w:pStyle w:val="TableCellResourceItem"/>
            </w:pPr>
            <w:r>
              <w:t>• EPW Articles on Indian Society</w:t>
            </w:r>
          </w:p>
          <w:p w14:paraId="76E1820E" w14:textId="77777777" w:rsidR="001A20E6" w:rsidRDefault="00000000">
            <w:pPr>
              <w:pStyle w:val="TableCellResourceItem"/>
            </w:pPr>
            <w:r>
              <w:t>• Census Reports</w:t>
            </w:r>
          </w:p>
          <w:p w14:paraId="4447516B" w14:textId="77777777" w:rsidR="001A20E6" w:rsidRDefault="00000000">
            <w:pPr>
              <w:pStyle w:val="TableCellResourceItem"/>
            </w:pPr>
            <w:r>
              <w:t>• Social Development Reports</w:t>
            </w:r>
          </w:p>
          <w:p w14:paraId="7F0B49B6" w14:textId="77777777" w:rsidR="001A20E6" w:rsidRDefault="00000000">
            <w:pPr>
              <w:pStyle w:val="TableCellResourceItem"/>
            </w:pPr>
            <w:r>
              <w:t>• Planning Commission Reports</w:t>
            </w:r>
          </w:p>
          <w:p w14:paraId="6F17D522" w14:textId="77777777" w:rsidR="001A20E6" w:rsidRDefault="00000000">
            <w:pPr>
              <w:pStyle w:val="TableCellResourceItem"/>
            </w:pPr>
            <w:r>
              <w:t>• NITI Aayog Reports</w:t>
            </w:r>
          </w:p>
          <w:p w14:paraId="00586986" w14:textId="77777777" w:rsidR="001A20E6" w:rsidRDefault="00000000">
            <w:pPr>
              <w:pStyle w:val="TableCellResourceItem"/>
            </w:pPr>
            <w:r>
              <w:t>• World Bank Reports on India</w:t>
            </w:r>
          </w:p>
          <w:p w14:paraId="5AD4EA02" w14:textId="77777777" w:rsidR="001A20E6" w:rsidRDefault="00000000">
            <w:pPr>
              <w:pStyle w:val="TableCellResourceItem"/>
            </w:pPr>
            <w:r>
              <w:t>• Religious Demographics Reports</w:t>
            </w:r>
          </w:p>
          <w:p w14:paraId="35222EA3" w14:textId="77777777" w:rsidR="001A20E6" w:rsidRDefault="00000000">
            <w:pPr>
              <w:pStyle w:val="TableCellResourceItem"/>
            </w:pPr>
            <w:r>
              <w:t>• Minority Commission Reports</w:t>
            </w:r>
          </w:p>
          <w:p w14:paraId="7B63F841" w14:textId="77777777" w:rsidR="001A20E6" w:rsidRDefault="00000000">
            <w:pPr>
              <w:pStyle w:val="TableCellResourceItem"/>
            </w:pPr>
            <w:r>
              <w:t>• ASER Reports</w:t>
            </w:r>
          </w:p>
          <w:p w14:paraId="4537DC09" w14:textId="77777777" w:rsidR="001A20E6" w:rsidRDefault="00000000">
            <w:pPr>
              <w:pStyle w:val="TableCellResourceItem"/>
            </w:pPr>
            <w:r>
              <w:t>• NEP 2020</w:t>
            </w:r>
          </w:p>
          <w:p w14:paraId="0B0119DE" w14:textId="77777777" w:rsidR="001A20E6" w:rsidRDefault="00000000">
            <w:pPr>
              <w:pStyle w:val="TableCellResourceItem"/>
            </w:pPr>
            <w:r>
              <w:t>• Education Statistics Reports</w:t>
            </w:r>
          </w:p>
          <w:p w14:paraId="444A0FE6" w14:textId="77777777" w:rsidR="001A20E6" w:rsidRDefault="00000000">
            <w:pPr>
              <w:pStyle w:val="TableCellResourceItem"/>
            </w:pPr>
            <w:r>
              <w:t>• Sachar Committee Report</w:t>
            </w:r>
          </w:p>
          <w:p w14:paraId="6850B182" w14:textId="77777777" w:rsidR="001A20E6" w:rsidRDefault="00000000">
            <w:pPr>
              <w:pStyle w:val="TableCellResourceItem"/>
            </w:pPr>
            <w:r>
              <w:t>• Mandal Commission Report</w:t>
            </w:r>
          </w:p>
          <w:p w14:paraId="7AB6C8F3" w14:textId="77777777" w:rsidR="001A20E6" w:rsidRDefault="00000000">
            <w:pPr>
              <w:pStyle w:val="TableCellResourceItem"/>
            </w:pPr>
            <w:r>
              <w:t>• Caste Census Data</w:t>
            </w:r>
          </w:p>
          <w:p w14:paraId="514814BA" w14:textId="77777777" w:rsidR="001A20E6" w:rsidRDefault="00000000">
            <w:pPr>
              <w:pStyle w:val="TableCellResourceItem"/>
            </w:pPr>
            <w:r>
              <w:t>• Gender Budget Reports</w:t>
            </w:r>
          </w:p>
          <w:p w14:paraId="5550068D" w14:textId="77777777" w:rsidR="001A20E6" w:rsidRDefault="00000000">
            <w:pPr>
              <w:pStyle w:val="TableCellResourceItem"/>
            </w:pPr>
            <w:r>
              <w:t>• Women and Child Development Ministry Reports</w:t>
            </w:r>
          </w:p>
          <w:p w14:paraId="7A182709" w14:textId="77777777" w:rsidR="001A20E6" w:rsidRDefault="00000000">
            <w:pPr>
              <w:pStyle w:val="TableCellResourceItem"/>
            </w:pPr>
            <w:r>
              <w:t>• NFHS Gender Data</w:t>
            </w:r>
          </w:p>
          <w:p w14:paraId="0B9E7FFB" w14:textId="77777777" w:rsidR="001A20E6" w:rsidRDefault="00000000">
            <w:pPr>
              <w:pStyle w:val="TableCellResourceItem"/>
            </w:pPr>
            <w:r>
              <w:t>• Census Urban Data</w:t>
            </w:r>
          </w:p>
          <w:p w14:paraId="5AA06F76" w14:textId="77777777" w:rsidR="001A20E6" w:rsidRDefault="00000000">
            <w:pPr>
              <w:pStyle w:val="TableCellResourceItem"/>
            </w:pPr>
            <w:r>
              <w:t>• Smart Cities Mission Reports</w:t>
            </w:r>
          </w:p>
          <w:p w14:paraId="57E0F34F" w14:textId="77777777" w:rsidR="001A20E6" w:rsidRDefault="00000000">
            <w:pPr>
              <w:pStyle w:val="TableCellResourceItem"/>
            </w:pPr>
            <w:r>
              <w:t>• Urban Development Ministry Reports</w:t>
            </w:r>
          </w:p>
          <w:p w14:paraId="6BE2F7B0" w14:textId="77777777" w:rsidR="001A20E6" w:rsidRDefault="00000000">
            <w:pPr>
              <w:pStyle w:val="TableCellResourceItem"/>
            </w:pPr>
            <w:r>
              <w:t>• Rural Development Ministry Reports</w:t>
            </w:r>
          </w:p>
          <w:p w14:paraId="7D44FA8B" w14:textId="77777777" w:rsidR="001A20E6" w:rsidRDefault="00000000">
            <w:pPr>
              <w:pStyle w:val="TableCellResourceItem"/>
            </w:pPr>
            <w:r>
              <w:t>• MGNREGA Reports</w:t>
            </w:r>
          </w:p>
          <w:p w14:paraId="5A4C9E01" w14:textId="77777777" w:rsidR="001A20E6" w:rsidRDefault="00000000">
            <w:pPr>
              <w:pStyle w:val="TableCellResourceItem"/>
            </w:pPr>
            <w:r>
              <w:t>• Panchayati Raj Statistics</w:t>
            </w:r>
          </w:p>
          <w:p w14:paraId="485681C7" w14:textId="77777777" w:rsidR="001A20E6" w:rsidRDefault="00000000">
            <w:pPr>
              <w:pStyle w:val="TableCellResourceItem"/>
            </w:pPr>
            <w:r>
              <w:t>• Social Movement Case Studies</w:t>
            </w:r>
          </w:p>
          <w:p w14:paraId="39BD7AF9" w14:textId="77777777" w:rsidR="001A20E6" w:rsidRDefault="00000000">
            <w:pPr>
              <w:pStyle w:val="TableCellResourceItem"/>
            </w:pPr>
            <w:r>
              <w:t>• Civil Society Reports</w:t>
            </w:r>
          </w:p>
          <w:p w14:paraId="35236778" w14:textId="77777777" w:rsidR="001A20E6" w:rsidRDefault="00000000">
            <w:pPr>
              <w:pStyle w:val="TableCellResourceItem"/>
            </w:pPr>
            <w:r>
              <w:t>• Human Rights Reports</w:t>
            </w:r>
          </w:p>
          <w:p w14:paraId="2A45253C" w14:textId="77777777" w:rsidR="001A20E6" w:rsidRDefault="00000000">
            <w:pPr>
              <w:pStyle w:val="TableCellResourceItem"/>
            </w:pPr>
            <w:r>
              <w:t>• Health Ministry Reports</w:t>
            </w:r>
          </w:p>
          <w:p w14:paraId="39B242F1" w14:textId="77777777" w:rsidR="001A20E6" w:rsidRDefault="00000000">
            <w:pPr>
              <w:pStyle w:val="TableCellResourceItem"/>
            </w:pPr>
            <w:r>
              <w:t>• WHO Reports on India</w:t>
            </w:r>
          </w:p>
          <w:p w14:paraId="06BEF0B8" w14:textId="77777777" w:rsidR="001A20E6" w:rsidRDefault="00000000">
            <w:pPr>
              <w:pStyle w:val="TableCellResourceItem"/>
            </w:pPr>
            <w:r>
              <w:t>• Ayushman Bharat Reports</w:t>
            </w:r>
          </w:p>
          <w:p w14:paraId="66257C29" w14:textId="77777777" w:rsidR="001A20E6" w:rsidRDefault="00000000">
            <w:pPr>
              <w:pStyle w:val="TableCellResourceItem"/>
            </w:pPr>
            <w:r>
              <w:t>• Law Commission Reports</w:t>
            </w:r>
          </w:p>
          <w:p w14:paraId="47192F60" w14:textId="77777777" w:rsidR="001A20E6" w:rsidRDefault="00000000">
            <w:pPr>
              <w:pStyle w:val="TableCellResourceItem"/>
            </w:pPr>
            <w:r>
              <w:t>• Supreme Court Judgments</w:t>
            </w:r>
          </w:p>
          <w:p w14:paraId="2C3B40BB" w14:textId="77777777" w:rsidR="001A20E6" w:rsidRDefault="00000000">
            <w:pPr>
              <w:pStyle w:val="TableCellResourceItem"/>
            </w:pPr>
            <w:r>
              <w:t>• Legal Aid Reports</w:t>
            </w:r>
          </w:p>
          <w:p w14:paraId="782F0B04" w14:textId="77777777" w:rsidR="001A20E6" w:rsidRDefault="00000000">
            <w:pPr>
              <w:pStyle w:val="TableCellResourceItem"/>
            </w:pPr>
            <w:r>
              <w:t>• Media Reports</w:t>
            </w:r>
          </w:p>
          <w:p w14:paraId="3FC6846D" w14:textId="77777777" w:rsidR="001A20E6" w:rsidRDefault="00000000">
            <w:pPr>
              <w:pStyle w:val="TableCellResourceItem"/>
            </w:pPr>
            <w:r>
              <w:t>• Broadcasting Ministry Reports</w:t>
            </w:r>
          </w:p>
          <w:p w14:paraId="3DD319B2" w14:textId="77777777" w:rsidR="001A20E6" w:rsidRDefault="00000000">
            <w:pPr>
              <w:pStyle w:val="TableCellResourceItem"/>
            </w:pPr>
            <w:r>
              <w:t>• Social Media Impact Studies</w:t>
            </w:r>
          </w:p>
          <w:p w14:paraId="668DA22B" w14:textId="77777777" w:rsidR="001A20E6" w:rsidRDefault="00000000">
            <w:pPr>
              <w:pStyle w:val="TableCellResourceItem"/>
            </w:pPr>
            <w:r>
              <w:t>• Science and Technology Ministry Reports</w:t>
            </w:r>
          </w:p>
          <w:p w14:paraId="62934A06" w14:textId="77777777" w:rsidR="001A20E6" w:rsidRDefault="00000000">
            <w:pPr>
              <w:pStyle w:val="TableCellResourceItem"/>
            </w:pPr>
            <w:r>
              <w:t>• ISRO Reports</w:t>
            </w:r>
          </w:p>
          <w:p w14:paraId="478BB26E" w14:textId="77777777" w:rsidR="001A20E6" w:rsidRDefault="00000000">
            <w:pPr>
              <w:pStyle w:val="TableCellResourceItem"/>
            </w:pPr>
            <w:r>
              <w:t>• Digital India Reports</w:t>
            </w:r>
          </w:p>
          <w:p w14:paraId="5548EF2A" w14:textId="77777777" w:rsidR="001A20E6" w:rsidRDefault="00000000">
            <w:pPr>
              <w:pStyle w:val="TableCellResourceItem"/>
            </w:pPr>
            <w:r>
              <w:t>• Environment Ministry Reports</w:t>
            </w:r>
          </w:p>
          <w:p w14:paraId="6A0C09DA" w14:textId="77777777" w:rsidR="001A20E6" w:rsidRDefault="00000000">
            <w:pPr>
              <w:pStyle w:val="TableCellResourceItem"/>
            </w:pPr>
            <w:r>
              <w:t>• Climate Change Reports</w:t>
            </w:r>
          </w:p>
          <w:p w14:paraId="6AE2EA1A" w14:textId="77777777" w:rsidR="001A20E6" w:rsidRDefault="00000000">
            <w:pPr>
              <w:pStyle w:val="TableCellResourceItem"/>
            </w:pPr>
            <w:r>
              <w:t>• Sustainable Development Reports</w:t>
            </w:r>
          </w:p>
          <w:p w14:paraId="1E3BD598" w14:textId="77777777" w:rsidR="001A20E6" w:rsidRDefault="00000000">
            <w:pPr>
              <w:pStyle w:val="TableCellResourceItem"/>
            </w:pPr>
            <w:r>
              <w:t>• WTO Reports</w:t>
            </w:r>
          </w:p>
          <w:p w14:paraId="787DDC24" w14:textId="77777777" w:rsidR="001A20E6" w:rsidRDefault="00000000">
            <w:pPr>
              <w:pStyle w:val="TableCellResourceItem"/>
            </w:pPr>
            <w:r>
              <w:t>• Globalization Impact Studies</w:t>
            </w:r>
          </w:p>
          <w:p w14:paraId="0F734C90" w14:textId="77777777" w:rsidR="001A20E6" w:rsidRDefault="00000000">
            <w:pPr>
              <w:pStyle w:val="TableCellResourceItem"/>
            </w:pPr>
            <w:r>
              <w:t>• International Migration Reports</w:t>
            </w:r>
          </w:p>
          <w:p w14:paraId="554CF0FA" w14:textId="77777777" w:rsidR="001A20E6" w:rsidRDefault="00000000">
            <w:pPr>
              <w:pStyle w:val="TableCellResourceItem"/>
            </w:pPr>
            <w:r>
              <w:t>• Labor Ministry Reports</w:t>
            </w:r>
          </w:p>
          <w:p w14:paraId="03C5774C" w14:textId="77777777" w:rsidR="001A20E6" w:rsidRDefault="00000000">
            <w:pPr>
              <w:pStyle w:val="TableCellResourceItem"/>
            </w:pPr>
            <w:r>
              <w:t>• Industrial Relations Reports</w:t>
            </w:r>
          </w:p>
          <w:p w14:paraId="497E553B" w14:textId="77777777" w:rsidR="001A20E6" w:rsidRDefault="00000000">
            <w:pPr>
              <w:pStyle w:val="TableCellResourceItem"/>
            </w:pPr>
            <w:r>
              <w:t>• Skill Development Reports</w:t>
            </w:r>
          </w:p>
        </w:tc>
        <w:tc>
          <w:tcPr>
            <w:tcW w:w="1650" w:type="pct"/>
          </w:tcPr>
          <w:p w14:paraId="0E98A23C" w14:textId="77777777" w:rsidR="001A20E6" w:rsidRDefault="001A20E6"/>
        </w:tc>
        <w:tc>
          <w:tcPr>
            <w:tcW w:w="1650" w:type="pct"/>
          </w:tcPr>
          <w:p w14:paraId="10949D8F" w14:textId="77777777" w:rsidR="001A20E6" w:rsidRDefault="001A20E6"/>
        </w:tc>
      </w:tr>
    </w:tbl>
    <w:p w14:paraId="679F8228" w14:textId="77777777" w:rsidR="001A20E6" w:rsidRDefault="001A20E6">
      <w:pPr>
        <w:spacing w:after="400"/>
      </w:pPr>
    </w:p>
    <w:p w14:paraId="6D511571"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6EA587A3" w14:textId="77777777">
        <w:tc>
          <w:tcPr>
            <w:tcW w:w="2500" w:type="pct"/>
            <w:tcMar>
              <w:top w:w="0" w:type="dxa"/>
              <w:left w:w="0" w:type="dxa"/>
              <w:bottom w:w="0" w:type="dxa"/>
              <w:right w:w="0" w:type="dxa"/>
            </w:tcMar>
          </w:tcPr>
          <w:p w14:paraId="5AB072E1" w14:textId="77777777" w:rsidR="001A20E6" w:rsidRDefault="00000000">
            <w:pPr>
              <w:pStyle w:val="WeekTitle"/>
            </w:pPr>
            <w:r>
              <w:rPr>
                <w:color w:val="15803D"/>
              </w:rPr>
              <w:t>📅 Sep 27 - Oct 03, 2026</w:t>
            </w:r>
          </w:p>
        </w:tc>
        <w:tc>
          <w:tcPr>
            <w:tcW w:w="2500" w:type="pct"/>
            <w:tcMar>
              <w:top w:w="0" w:type="dxa"/>
              <w:left w:w="0" w:type="dxa"/>
              <w:bottom w:w="0" w:type="dxa"/>
              <w:right w:w="0" w:type="dxa"/>
            </w:tcMar>
          </w:tcPr>
          <w:p w14:paraId="3E34120E" w14:textId="77777777" w:rsidR="001A20E6" w:rsidRDefault="00000000">
            <w:pPr>
              <w:pStyle w:val="WeekCycleName"/>
            </w:pPr>
            <w:r>
              <w:rPr>
                <w:color w:val="15803D"/>
              </w:rPr>
              <w:t>C2</w:t>
            </w:r>
          </w:p>
        </w:tc>
      </w:tr>
    </w:tbl>
    <w:p w14:paraId="5F516F46"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37F2EFC6" w14:textId="77777777">
        <w:tc>
          <w:tcPr>
            <w:tcW w:w="700" w:type="pct"/>
            <w:shd w:val="clear" w:color="auto" w:fill="DCFCE7"/>
            <w:tcMar>
              <w:top w:w="200" w:type="dxa"/>
              <w:left w:w="100" w:type="dxa"/>
              <w:bottom w:w="200" w:type="dxa"/>
              <w:right w:w="100" w:type="dxa"/>
            </w:tcMar>
          </w:tcPr>
          <w:p w14:paraId="5226C265" w14:textId="77777777" w:rsidR="001A20E6" w:rsidRDefault="00000000">
            <w:pPr>
              <w:pStyle w:val="TableCellCalendarDayHeader"/>
            </w:pPr>
            <w:r>
              <w:rPr>
                <w:color w:val="15803D"/>
              </w:rPr>
              <w:t>Sunday</w:t>
            </w:r>
          </w:p>
          <w:p w14:paraId="33FC8119" w14:textId="77777777" w:rsidR="001A20E6" w:rsidRDefault="00000000">
            <w:pPr>
              <w:pStyle w:val="TableCellCalendarDateHeader"/>
            </w:pPr>
            <w:r>
              <w:rPr>
                <w:color w:val="15803D"/>
              </w:rPr>
              <w:t>Sep 27</w:t>
            </w:r>
          </w:p>
          <w:p w14:paraId="78F15ED7"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5ED0583D" w14:textId="77777777" w:rsidR="001A20E6" w:rsidRDefault="00000000">
            <w:pPr>
              <w:pStyle w:val="TableCellCalendarDayHeader"/>
            </w:pPr>
            <w:r>
              <w:rPr>
                <w:color w:val="15803D"/>
              </w:rPr>
              <w:t>Monday</w:t>
            </w:r>
          </w:p>
          <w:p w14:paraId="79D5F8D8" w14:textId="77777777" w:rsidR="001A20E6" w:rsidRDefault="00000000">
            <w:pPr>
              <w:pStyle w:val="TableCellCalendarDateHeader"/>
            </w:pPr>
            <w:r>
              <w:rPr>
                <w:color w:val="15803D"/>
              </w:rPr>
              <w:t>Sep 28</w:t>
            </w:r>
          </w:p>
          <w:p w14:paraId="20B86AC2"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5DE46AB8" w14:textId="77777777" w:rsidR="001A20E6" w:rsidRDefault="00000000">
            <w:pPr>
              <w:pStyle w:val="TableCellCalendarDayHeader"/>
            </w:pPr>
            <w:r>
              <w:rPr>
                <w:color w:val="15803D"/>
              </w:rPr>
              <w:t>Tuesday</w:t>
            </w:r>
          </w:p>
          <w:p w14:paraId="1EDEF14F" w14:textId="77777777" w:rsidR="001A20E6" w:rsidRDefault="00000000">
            <w:pPr>
              <w:pStyle w:val="TableCellCalendarDateHeader"/>
            </w:pPr>
            <w:r>
              <w:rPr>
                <w:color w:val="15803D"/>
              </w:rPr>
              <w:t>Sep 29</w:t>
            </w:r>
          </w:p>
          <w:p w14:paraId="69DC1CB8"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3C46A173" w14:textId="77777777" w:rsidR="001A20E6" w:rsidRDefault="00000000">
            <w:pPr>
              <w:pStyle w:val="TableCellCalendarDayHeader"/>
            </w:pPr>
            <w:r>
              <w:rPr>
                <w:color w:val="15803D"/>
              </w:rPr>
              <w:t>Wednesday</w:t>
            </w:r>
          </w:p>
          <w:p w14:paraId="7CAC941D" w14:textId="77777777" w:rsidR="001A20E6" w:rsidRDefault="00000000">
            <w:pPr>
              <w:pStyle w:val="TableCellCalendarDateHeader"/>
            </w:pPr>
            <w:r>
              <w:rPr>
                <w:color w:val="15803D"/>
              </w:rPr>
              <w:t>Sep 30</w:t>
            </w:r>
          </w:p>
          <w:p w14:paraId="03BB067D"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38F496BE" w14:textId="77777777" w:rsidR="001A20E6" w:rsidRDefault="00000000">
            <w:pPr>
              <w:pStyle w:val="TableCellCalendarDayHeader"/>
            </w:pPr>
            <w:r>
              <w:rPr>
                <w:color w:val="15803D"/>
              </w:rPr>
              <w:t>Thursday</w:t>
            </w:r>
          </w:p>
          <w:p w14:paraId="1A47CCBE" w14:textId="77777777" w:rsidR="001A20E6" w:rsidRDefault="00000000">
            <w:pPr>
              <w:pStyle w:val="TableCellCalendarDateHeader"/>
            </w:pPr>
            <w:r>
              <w:rPr>
                <w:color w:val="15803D"/>
              </w:rPr>
              <w:t>Oct 01</w:t>
            </w:r>
          </w:p>
          <w:p w14:paraId="4F866712"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722CF367" w14:textId="77777777" w:rsidR="001A20E6" w:rsidRDefault="00000000">
            <w:pPr>
              <w:pStyle w:val="TableCellCalendarDayHeader"/>
            </w:pPr>
            <w:r>
              <w:rPr>
                <w:color w:val="15803D"/>
              </w:rPr>
              <w:t>Friday</w:t>
            </w:r>
          </w:p>
          <w:p w14:paraId="4182BCC4" w14:textId="77777777" w:rsidR="001A20E6" w:rsidRDefault="00000000">
            <w:pPr>
              <w:pStyle w:val="TableCellCalendarDateHeader"/>
            </w:pPr>
            <w:r>
              <w:rPr>
                <w:color w:val="15803D"/>
              </w:rPr>
              <w:t>Oct 02</w:t>
            </w:r>
          </w:p>
          <w:p w14:paraId="4F9078E7"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747B1D9E" w14:textId="77777777" w:rsidR="001A20E6" w:rsidRDefault="00000000">
            <w:pPr>
              <w:pStyle w:val="TableCellCalendarDayHeader"/>
            </w:pPr>
            <w:r>
              <w:rPr>
                <w:color w:val="F57C00"/>
              </w:rPr>
              <w:t>Saturday</w:t>
            </w:r>
          </w:p>
          <w:p w14:paraId="322C1F39" w14:textId="77777777" w:rsidR="001A20E6" w:rsidRDefault="00000000">
            <w:pPr>
              <w:pStyle w:val="TableCellCalendarDateHeader"/>
            </w:pPr>
            <w:r>
              <w:rPr>
                <w:color w:val="F57C00"/>
              </w:rPr>
              <w:t>Oct 03</w:t>
            </w:r>
          </w:p>
          <w:p w14:paraId="61B6AC0A" w14:textId="77777777" w:rsidR="001A20E6" w:rsidRDefault="00000000">
            <w:pPr>
              <w:pStyle w:val="TableCellCatchupLabel"/>
            </w:pPr>
            <w:r>
              <w:rPr>
                <w:color w:val="F57C00"/>
              </w:rPr>
              <w:t>Catchup Day</w:t>
            </w:r>
          </w:p>
        </w:tc>
      </w:tr>
      <w:tr w:rsidR="001A20E6" w14:paraId="56E6D1BD" w14:textId="77777777">
        <w:tc>
          <w:tcPr>
            <w:tcW w:w="700" w:type="pct"/>
            <w:shd w:val="clear" w:color="auto" w:fill="DCFCE7"/>
            <w:tcMar>
              <w:top w:w="150" w:type="dxa"/>
              <w:left w:w="100" w:type="dxa"/>
              <w:bottom w:w="150" w:type="dxa"/>
              <w:right w:w="100" w:type="dxa"/>
            </w:tcMar>
          </w:tcPr>
          <w:p w14:paraId="7DE5473B" w14:textId="77777777" w:rsidR="001A20E6" w:rsidRDefault="00000000">
            <w:pPr>
              <w:pStyle w:val="TableCellTaskSubject"/>
            </w:pPr>
            <w:r>
              <w:t>International Relations</w:t>
            </w:r>
          </w:p>
          <w:p w14:paraId="5FEAAD80" w14:textId="77777777" w:rsidR="001A20E6" w:rsidRDefault="00000000">
            <w:pPr>
              <w:pStyle w:val="TableCellTaskDetails"/>
            </w:pPr>
            <w:r>
              <w:t>• Test - TEST — 3h</w:t>
            </w:r>
          </w:p>
          <w:p w14:paraId="490EE622"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5B9F9000" w14:textId="77777777" w:rsidR="001A20E6" w:rsidRDefault="00000000">
            <w:pPr>
              <w:pStyle w:val="TableCellTaskSubject"/>
            </w:pPr>
            <w:r>
              <w:t>Internal Security</w:t>
            </w:r>
          </w:p>
          <w:p w14:paraId="13642E30" w14:textId="77777777" w:rsidR="001A20E6" w:rsidRDefault="00000000">
            <w:pPr>
              <w:pStyle w:val="TableCellTaskDetails"/>
            </w:pPr>
            <w:r>
              <w:t>• Study - Left wing Extremism (C06) — 30m</w:t>
            </w:r>
          </w:p>
          <w:p w14:paraId="054CA748" w14:textId="77777777" w:rsidR="001A20E6" w:rsidRDefault="00000000">
            <w:pPr>
              <w:pStyle w:val="TableCellTaskBadge"/>
              <w:shd w:val="clear" w:color="auto" w:fill="E3F2FD"/>
            </w:pPr>
            <w:r>
              <w:rPr>
                <w:b/>
                <w:bCs/>
                <w:color w:val="1976D2"/>
              </w:rPr>
              <w:t>STUDY</w:t>
            </w:r>
          </w:p>
          <w:p w14:paraId="68BA1F57" w14:textId="77777777" w:rsidR="001A20E6" w:rsidRDefault="00000000">
            <w:pPr>
              <w:pStyle w:val="TableCellTaskDetails"/>
            </w:pPr>
            <w:r>
              <w:t>• Study - Terrorism &amp; extremism (C07) — 1h</w:t>
            </w:r>
          </w:p>
          <w:p w14:paraId="4751308F" w14:textId="77777777" w:rsidR="001A20E6" w:rsidRDefault="00000000">
            <w:pPr>
              <w:pStyle w:val="TableCellTaskBadge"/>
              <w:shd w:val="clear" w:color="auto" w:fill="E3F2FD"/>
            </w:pPr>
            <w:r>
              <w:rPr>
                <w:b/>
                <w:bCs/>
                <w:color w:val="1976D2"/>
              </w:rPr>
              <w:t>STUDY</w:t>
            </w:r>
          </w:p>
          <w:p w14:paraId="10C0C3A1" w14:textId="77777777" w:rsidR="001A20E6" w:rsidRDefault="00000000">
            <w:pPr>
              <w:pStyle w:val="TableCellTaskDetails"/>
            </w:pPr>
            <w:r>
              <w:t>• Revision - Money Laundering and prevention (C09) — 30m</w:t>
            </w:r>
          </w:p>
          <w:p w14:paraId="4E1DBD9F" w14:textId="77777777" w:rsidR="001A20E6" w:rsidRDefault="00000000">
            <w:pPr>
              <w:pStyle w:val="TableCellTaskBadge"/>
              <w:shd w:val="clear" w:color="auto" w:fill="FCE4EC"/>
            </w:pPr>
            <w:r>
              <w:rPr>
                <w:b/>
                <w:bCs/>
                <w:color w:val="C2185B"/>
              </w:rPr>
              <w:t>REVISION</w:t>
            </w:r>
          </w:p>
          <w:p w14:paraId="66005733" w14:textId="77777777" w:rsidR="001A20E6" w:rsidRDefault="00000000">
            <w:pPr>
              <w:pStyle w:val="TableCellTaskDetails"/>
            </w:pPr>
            <w:r>
              <w:t>• Practice - Money Laundering and prevention (C09) — 30m</w:t>
            </w:r>
          </w:p>
          <w:p w14:paraId="361E2295"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D218CEA" w14:textId="77777777" w:rsidR="001A20E6" w:rsidRDefault="00000000">
            <w:pPr>
              <w:pStyle w:val="TableCellTaskSubject"/>
            </w:pPr>
            <w:r>
              <w:t>Internal Security</w:t>
            </w:r>
          </w:p>
          <w:p w14:paraId="4B27BE3B" w14:textId="77777777" w:rsidR="001A20E6" w:rsidRDefault="00000000">
            <w:pPr>
              <w:pStyle w:val="TableCellTaskDetails"/>
            </w:pPr>
            <w:r>
              <w:t>• Study - Terrorism &amp; extremism (C07) — 1h</w:t>
            </w:r>
          </w:p>
          <w:p w14:paraId="4EB9B360" w14:textId="77777777" w:rsidR="001A20E6" w:rsidRDefault="00000000">
            <w:pPr>
              <w:pStyle w:val="TableCellTaskBadge"/>
              <w:shd w:val="clear" w:color="auto" w:fill="E3F2FD"/>
            </w:pPr>
            <w:r>
              <w:rPr>
                <w:b/>
                <w:bCs/>
                <w:color w:val="1976D2"/>
              </w:rPr>
              <w:t>STUDY</w:t>
            </w:r>
          </w:p>
          <w:p w14:paraId="452350D4" w14:textId="77777777" w:rsidR="001A20E6" w:rsidRDefault="00000000">
            <w:pPr>
              <w:pStyle w:val="TableCellTaskDetails"/>
            </w:pPr>
            <w:r>
              <w:t>• Study - Organised crime and its linkages with terrorism (C08) — 30m</w:t>
            </w:r>
          </w:p>
          <w:p w14:paraId="76E09E84" w14:textId="77777777" w:rsidR="001A20E6" w:rsidRDefault="00000000">
            <w:pPr>
              <w:pStyle w:val="TableCellTaskBadge"/>
              <w:shd w:val="clear" w:color="auto" w:fill="E3F2FD"/>
            </w:pPr>
            <w:r>
              <w:rPr>
                <w:b/>
                <w:bCs/>
                <w:color w:val="1976D2"/>
              </w:rPr>
              <w:t>STUDY</w:t>
            </w:r>
          </w:p>
          <w:p w14:paraId="222E356D" w14:textId="77777777" w:rsidR="001A20E6" w:rsidRDefault="00000000">
            <w:pPr>
              <w:pStyle w:val="TableCellTaskDetails"/>
            </w:pPr>
            <w:r>
              <w:t>• Revision - Border Management (C10) — 30m</w:t>
            </w:r>
          </w:p>
          <w:p w14:paraId="61C459A8" w14:textId="77777777" w:rsidR="001A20E6" w:rsidRDefault="00000000">
            <w:pPr>
              <w:pStyle w:val="TableCellTaskBadge"/>
              <w:shd w:val="clear" w:color="auto" w:fill="FCE4EC"/>
            </w:pPr>
            <w:r>
              <w:rPr>
                <w:b/>
                <w:bCs/>
                <w:color w:val="C2185B"/>
              </w:rPr>
              <w:t>REVISION</w:t>
            </w:r>
          </w:p>
          <w:p w14:paraId="44B071AD" w14:textId="77777777" w:rsidR="001A20E6" w:rsidRDefault="00000000">
            <w:pPr>
              <w:pStyle w:val="TableCellTaskDetails"/>
            </w:pPr>
            <w:r>
              <w:t>• Practice - Border Management (C10) — 30m</w:t>
            </w:r>
          </w:p>
          <w:p w14:paraId="4005C60D"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88BB026" w14:textId="77777777" w:rsidR="001A20E6" w:rsidRDefault="00000000">
            <w:pPr>
              <w:pStyle w:val="TableCellTaskSubject"/>
            </w:pPr>
            <w:r>
              <w:t>Internal Security</w:t>
            </w:r>
          </w:p>
          <w:p w14:paraId="61F169F5" w14:textId="77777777" w:rsidR="001A20E6" w:rsidRDefault="00000000">
            <w:pPr>
              <w:pStyle w:val="TableCellTaskDetails"/>
            </w:pPr>
            <w:r>
              <w:t>• Study - Organised crime and its linkages with terrorism (C08) — 1h 30m</w:t>
            </w:r>
          </w:p>
          <w:p w14:paraId="057AD923" w14:textId="77777777" w:rsidR="001A20E6" w:rsidRDefault="00000000">
            <w:pPr>
              <w:pStyle w:val="TableCellTaskBadge"/>
              <w:shd w:val="clear" w:color="auto" w:fill="E3F2FD"/>
            </w:pPr>
            <w:r>
              <w:rPr>
                <w:b/>
                <w:bCs/>
                <w:color w:val="1976D2"/>
              </w:rPr>
              <w:t>STUDY</w:t>
            </w:r>
          </w:p>
          <w:p w14:paraId="54E8D43A" w14:textId="77777777" w:rsidR="001A20E6" w:rsidRDefault="00000000">
            <w:pPr>
              <w:pStyle w:val="TableCellTaskDetails"/>
            </w:pPr>
            <w:r>
              <w:t>• Revision - Emerging Security challenges- Global commons. (C11) — 30m</w:t>
            </w:r>
          </w:p>
          <w:p w14:paraId="03229DF9" w14:textId="77777777" w:rsidR="001A20E6" w:rsidRDefault="00000000">
            <w:pPr>
              <w:pStyle w:val="TableCellTaskBadge"/>
              <w:shd w:val="clear" w:color="auto" w:fill="FCE4EC"/>
            </w:pPr>
            <w:r>
              <w:rPr>
                <w:b/>
                <w:bCs/>
                <w:color w:val="C2185B"/>
              </w:rPr>
              <w:t>REVISION</w:t>
            </w:r>
          </w:p>
          <w:p w14:paraId="62131852" w14:textId="77777777" w:rsidR="001A20E6" w:rsidRDefault="00000000">
            <w:pPr>
              <w:pStyle w:val="TableCellTaskDetails"/>
            </w:pPr>
            <w:r>
              <w:t>• Practice - Emerging Security challenges- Global commons. (C11) — 30m</w:t>
            </w:r>
          </w:p>
          <w:p w14:paraId="1198EAD8"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2761DE9" w14:textId="77777777" w:rsidR="001A20E6" w:rsidRDefault="00000000">
            <w:pPr>
              <w:pStyle w:val="TableCellTaskSubject"/>
            </w:pPr>
            <w:r>
              <w:t>Internal Security</w:t>
            </w:r>
          </w:p>
          <w:p w14:paraId="78664B62" w14:textId="77777777" w:rsidR="001A20E6" w:rsidRDefault="00000000">
            <w:pPr>
              <w:pStyle w:val="TableCellTaskDetails"/>
            </w:pPr>
            <w:r>
              <w:t>• Study - Money Laundering and prevention (C09) — 1h 30m</w:t>
            </w:r>
          </w:p>
          <w:p w14:paraId="0766E358" w14:textId="77777777" w:rsidR="001A20E6" w:rsidRDefault="00000000">
            <w:pPr>
              <w:pStyle w:val="TableCellTaskBadge"/>
              <w:shd w:val="clear" w:color="auto" w:fill="E3F2FD"/>
            </w:pPr>
            <w:r>
              <w:rPr>
                <w:b/>
                <w:bCs/>
                <w:color w:val="1976D2"/>
              </w:rPr>
              <w:t>STUDY</w:t>
            </w:r>
          </w:p>
          <w:p w14:paraId="112C5A4C" w14:textId="77777777" w:rsidR="001A20E6" w:rsidRDefault="00000000">
            <w:pPr>
              <w:pStyle w:val="TableCellTaskDetails"/>
            </w:pPr>
            <w:r>
              <w:t>• Revision - Security forces and their mandate (C12) — 30m</w:t>
            </w:r>
          </w:p>
          <w:p w14:paraId="6D90D958" w14:textId="77777777" w:rsidR="001A20E6" w:rsidRDefault="00000000">
            <w:pPr>
              <w:pStyle w:val="TableCellTaskBadge"/>
              <w:shd w:val="clear" w:color="auto" w:fill="FCE4EC"/>
            </w:pPr>
            <w:r>
              <w:rPr>
                <w:b/>
                <w:bCs/>
                <w:color w:val="C2185B"/>
              </w:rPr>
              <w:t>REVISION</w:t>
            </w:r>
          </w:p>
          <w:p w14:paraId="68EEE699" w14:textId="77777777" w:rsidR="001A20E6" w:rsidRDefault="00000000">
            <w:pPr>
              <w:pStyle w:val="TableCellTaskDetails"/>
            </w:pPr>
            <w:r>
              <w:t>• Practice - Security forces and their mandate (C12) — 30m</w:t>
            </w:r>
          </w:p>
          <w:p w14:paraId="30116F7F"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7EF34E7" w14:textId="77777777" w:rsidR="001A20E6" w:rsidRDefault="00000000">
            <w:pPr>
              <w:pStyle w:val="TableCellTaskSubject"/>
            </w:pPr>
            <w:r>
              <w:t>Internal Security</w:t>
            </w:r>
          </w:p>
          <w:p w14:paraId="1ECD4CA0" w14:textId="77777777" w:rsidR="001A20E6" w:rsidRDefault="00000000">
            <w:pPr>
              <w:pStyle w:val="TableCellTaskDetails"/>
            </w:pPr>
            <w:r>
              <w:t>• Study - Money Laundering and prevention (C09) — 30m</w:t>
            </w:r>
          </w:p>
          <w:p w14:paraId="45014D46" w14:textId="77777777" w:rsidR="001A20E6" w:rsidRDefault="00000000">
            <w:pPr>
              <w:pStyle w:val="TableCellTaskBadge"/>
              <w:shd w:val="clear" w:color="auto" w:fill="E3F2FD"/>
            </w:pPr>
            <w:r>
              <w:rPr>
                <w:b/>
                <w:bCs/>
                <w:color w:val="1976D2"/>
              </w:rPr>
              <w:t>STUDY</w:t>
            </w:r>
          </w:p>
          <w:p w14:paraId="5DFE4447" w14:textId="77777777" w:rsidR="001A20E6" w:rsidRDefault="00000000">
            <w:pPr>
              <w:pStyle w:val="TableCellTaskDetails"/>
            </w:pPr>
            <w:r>
              <w:t>• Study - Border Management (C10) — 1h</w:t>
            </w:r>
          </w:p>
          <w:p w14:paraId="7E8E4D6D" w14:textId="77777777" w:rsidR="001A20E6" w:rsidRDefault="00000000">
            <w:pPr>
              <w:pStyle w:val="TableCellTaskBadge"/>
              <w:shd w:val="clear" w:color="auto" w:fill="E3F2FD"/>
            </w:pPr>
            <w:r>
              <w:rPr>
                <w:b/>
                <w:bCs/>
                <w:color w:val="1976D2"/>
              </w:rPr>
              <w:t>STUDY</w:t>
            </w:r>
          </w:p>
          <w:p w14:paraId="343D558B" w14:textId="77777777" w:rsidR="001A20E6" w:rsidRDefault="00000000">
            <w:pPr>
              <w:pStyle w:val="TableCellTaskDetails"/>
            </w:pPr>
            <w:r>
              <w:t>• Revision - Maritime Security (C13) — 30m</w:t>
            </w:r>
          </w:p>
          <w:p w14:paraId="30079495" w14:textId="77777777" w:rsidR="001A20E6" w:rsidRDefault="00000000">
            <w:pPr>
              <w:pStyle w:val="TableCellTaskBadge"/>
              <w:shd w:val="clear" w:color="auto" w:fill="FCE4EC"/>
            </w:pPr>
            <w:r>
              <w:rPr>
                <w:b/>
                <w:bCs/>
                <w:color w:val="C2185B"/>
              </w:rPr>
              <w:t>REVISION</w:t>
            </w:r>
          </w:p>
          <w:p w14:paraId="2DDBDEDD" w14:textId="77777777" w:rsidR="001A20E6" w:rsidRDefault="00000000">
            <w:pPr>
              <w:pStyle w:val="TableCellTaskDetails"/>
            </w:pPr>
            <w:r>
              <w:t>• Practice - Maritime Security (C13) — 30m</w:t>
            </w:r>
          </w:p>
          <w:p w14:paraId="670189BE"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410E2679" w14:textId="77777777" w:rsidR="001A20E6" w:rsidRDefault="001A20E6"/>
        </w:tc>
      </w:tr>
      <w:tr w:rsidR="001A20E6" w14:paraId="5DB88445" w14:textId="77777777">
        <w:tc>
          <w:tcPr>
            <w:tcW w:w="700" w:type="pct"/>
            <w:shd w:val="clear" w:color="auto" w:fill="DCFCE7"/>
            <w:tcMar>
              <w:top w:w="150" w:type="dxa"/>
              <w:left w:w="100" w:type="dxa"/>
              <w:bottom w:w="150" w:type="dxa"/>
              <w:right w:w="100" w:type="dxa"/>
            </w:tcMar>
          </w:tcPr>
          <w:p w14:paraId="70091B12" w14:textId="77777777" w:rsidR="001A20E6" w:rsidRDefault="00000000">
            <w:pPr>
              <w:pStyle w:val="TableCellTaskSubject"/>
            </w:pPr>
            <w:r>
              <w:t>Internal Security</w:t>
            </w:r>
          </w:p>
          <w:p w14:paraId="28607275" w14:textId="77777777" w:rsidR="001A20E6" w:rsidRDefault="00000000">
            <w:pPr>
              <w:pStyle w:val="TableCellTaskDetails"/>
            </w:pPr>
            <w:r>
              <w:t>• Test - TEST — 3h</w:t>
            </w:r>
          </w:p>
          <w:p w14:paraId="1713C228"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6C0C2F3A" w14:textId="77777777" w:rsidR="001A20E6" w:rsidRDefault="00000000">
            <w:pPr>
              <w:pStyle w:val="TableCellTaskSubject"/>
            </w:pPr>
            <w:r>
              <w:t>Society and Social Justice</w:t>
            </w:r>
          </w:p>
          <w:p w14:paraId="2A7CB4D7" w14:textId="77777777" w:rsidR="001A20E6" w:rsidRDefault="00000000">
            <w:pPr>
              <w:pStyle w:val="TableCellTaskDetails"/>
            </w:pPr>
            <w:r>
              <w:t>• Study - Broad / Overlap (S00) — 1h</w:t>
            </w:r>
          </w:p>
          <w:p w14:paraId="0D325DD2" w14:textId="77777777" w:rsidR="001A20E6" w:rsidRDefault="00000000">
            <w:pPr>
              <w:pStyle w:val="TableCellTaskBadge"/>
              <w:shd w:val="clear" w:color="auto" w:fill="E3F2FD"/>
            </w:pPr>
            <w:r>
              <w:rPr>
                <w:b/>
                <w:bCs/>
                <w:color w:val="1976D2"/>
              </w:rPr>
              <w:t>STUDY</w:t>
            </w:r>
          </w:p>
          <w:p w14:paraId="6046003A" w14:textId="77777777" w:rsidR="001A20E6" w:rsidRDefault="00000000">
            <w:pPr>
              <w:pStyle w:val="TableCellTaskDetails"/>
            </w:pPr>
            <w:r>
              <w:t>• Study - Salient features of Indian Society (S01) — 30m</w:t>
            </w:r>
          </w:p>
          <w:p w14:paraId="7883A116" w14:textId="77777777" w:rsidR="001A20E6" w:rsidRDefault="00000000">
            <w:pPr>
              <w:pStyle w:val="TableCellTaskBadge"/>
              <w:shd w:val="clear" w:color="auto" w:fill="E3F2FD"/>
            </w:pPr>
            <w:r>
              <w:rPr>
                <w:b/>
                <w:bCs/>
                <w:color w:val="1976D2"/>
              </w:rPr>
              <w:t>STUDY</w:t>
            </w:r>
          </w:p>
          <w:p w14:paraId="6CC7B809" w14:textId="77777777" w:rsidR="001A20E6" w:rsidRDefault="00000000">
            <w:pPr>
              <w:pStyle w:val="TableCellTaskDetails"/>
            </w:pPr>
            <w:r>
              <w:t>• Revision - Broad / Overlap (S00) — 30m</w:t>
            </w:r>
          </w:p>
          <w:p w14:paraId="44EC1274" w14:textId="77777777" w:rsidR="001A20E6" w:rsidRDefault="00000000">
            <w:pPr>
              <w:pStyle w:val="TableCellTaskBadge"/>
              <w:shd w:val="clear" w:color="auto" w:fill="FCE4EC"/>
            </w:pPr>
            <w:r>
              <w:rPr>
                <w:b/>
                <w:bCs/>
                <w:color w:val="C2185B"/>
              </w:rPr>
              <w:t>REVISION</w:t>
            </w:r>
          </w:p>
          <w:p w14:paraId="2F8CB63F" w14:textId="77777777" w:rsidR="001A20E6" w:rsidRDefault="00000000">
            <w:pPr>
              <w:pStyle w:val="TableCellTaskDetails"/>
            </w:pPr>
            <w:r>
              <w:t>• Practice - Broad / Overlap (S00) — 30m</w:t>
            </w:r>
          </w:p>
          <w:p w14:paraId="44385B04"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10870E9" w14:textId="77777777" w:rsidR="001A20E6" w:rsidRDefault="00000000">
            <w:pPr>
              <w:pStyle w:val="TableCellTaskSubject"/>
            </w:pPr>
            <w:r>
              <w:t>Society and Social Justice</w:t>
            </w:r>
          </w:p>
          <w:p w14:paraId="7BE066EB" w14:textId="77777777" w:rsidR="001A20E6" w:rsidRDefault="00000000">
            <w:pPr>
              <w:pStyle w:val="TableCellTaskDetails"/>
            </w:pPr>
            <w:r>
              <w:t>• Study - Salient features of Indian Society (S01) — 30m</w:t>
            </w:r>
          </w:p>
          <w:p w14:paraId="6AD94220" w14:textId="77777777" w:rsidR="001A20E6" w:rsidRDefault="00000000">
            <w:pPr>
              <w:pStyle w:val="TableCellTaskBadge"/>
              <w:shd w:val="clear" w:color="auto" w:fill="E3F2FD"/>
            </w:pPr>
            <w:r>
              <w:rPr>
                <w:b/>
                <w:bCs/>
                <w:color w:val="1976D2"/>
              </w:rPr>
              <w:t>STUDY</w:t>
            </w:r>
          </w:p>
          <w:p w14:paraId="2BCAB01A" w14:textId="77777777" w:rsidR="001A20E6" w:rsidRDefault="00000000">
            <w:pPr>
              <w:pStyle w:val="TableCellTaskDetails"/>
            </w:pPr>
            <w:r>
              <w:t>• Study - Diversity of India (S02) — 1h</w:t>
            </w:r>
          </w:p>
          <w:p w14:paraId="19D28D45" w14:textId="77777777" w:rsidR="001A20E6" w:rsidRDefault="00000000">
            <w:pPr>
              <w:pStyle w:val="TableCellTaskBadge"/>
              <w:shd w:val="clear" w:color="auto" w:fill="E3F2FD"/>
            </w:pPr>
            <w:r>
              <w:rPr>
                <w:b/>
                <w:bCs/>
                <w:color w:val="1976D2"/>
              </w:rPr>
              <w:t>STUDY</w:t>
            </w:r>
          </w:p>
          <w:p w14:paraId="3D824FE8" w14:textId="77777777" w:rsidR="001A20E6" w:rsidRDefault="00000000">
            <w:pPr>
              <w:pStyle w:val="TableCellTaskDetails"/>
            </w:pPr>
            <w:r>
              <w:t>• Revision - Salient features of Indian Society (S01) — 30m</w:t>
            </w:r>
          </w:p>
          <w:p w14:paraId="4B4047D4" w14:textId="77777777" w:rsidR="001A20E6" w:rsidRDefault="00000000">
            <w:pPr>
              <w:pStyle w:val="TableCellTaskBadge"/>
              <w:shd w:val="clear" w:color="auto" w:fill="FCE4EC"/>
            </w:pPr>
            <w:r>
              <w:rPr>
                <w:b/>
                <w:bCs/>
                <w:color w:val="C2185B"/>
              </w:rPr>
              <w:t>REVISION</w:t>
            </w:r>
          </w:p>
          <w:p w14:paraId="7C1073F7" w14:textId="77777777" w:rsidR="001A20E6" w:rsidRDefault="00000000">
            <w:pPr>
              <w:pStyle w:val="TableCellTaskDetails"/>
            </w:pPr>
            <w:r>
              <w:t>• Practice - Salient features of Indian Society (S01) — 30m</w:t>
            </w:r>
          </w:p>
          <w:p w14:paraId="1E3DD6C6"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5653023" w14:textId="77777777" w:rsidR="001A20E6" w:rsidRDefault="00000000">
            <w:pPr>
              <w:pStyle w:val="TableCellTaskSubject"/>
            </w:pPr>
            <w:r>
              <w:t>Society and Social Justice</w:t>
            </w:r>
          </w:p>
          <w:p w14:paraId="55F4901F" w14:textId="77777777" w:rsidR="001A20E6" w:rsidRDefault="00000000">
            <w:pPr>
              <w:pStyle w:val="TableCellTaskDetails"/>
            </w:pPr>
            <w:r>
              <w:t>• Study - Issues of women (S03) — 1h</w:t>
            </w:r>
          </w:p>
          <w:p w14:paraId="2249D433" w14:textId="77777777" w:rsidR="001A20E6" w:rsidRDefault="00000000">
            <w:pPr>
              <w:pStyle w:val="TableCellTaskBadge"/>
              <w:shd w:val="clear" w:color="auto" w:fill="E3F2FD"/>
            </w:pPr>
            <w:r>
              <w:rPr>
                <w:b/>
                <w:bCs/>
                <w:color w:val="1976D2"/>
              </w:rPr>
              <w:t>STUDY</w:t>
            </w:r>
          </w:p>
          <w:p w14:paraId="055E6154" w14:textId="77777777" w:rsidR="001A20E6" w:rsidRDefault="00000000">
            <w:pPr>
              <w:pStyle w:val="TableCellTaskDetails"/>
            </w:pPr>
            <w:r>
              <w:t>• Study - Urbanization - Problems and remedies (S04) — 30m</w:t>
            </w:r>
          </w:p>
          <w:p w14:paraId="10C87ADB" w14:textId="77777777" w:rsidR="001A20E6" w:rsidRDefault="00000000">
            <w:pPr>
              <w:pStyle w:val="TableCellTaskBadge"/>
              <w:shd w:val="clear" w:color="auto" w:fill="E3F2FD"/>
            </w:pPr>
            <w:r>
              <w:rPr>
                <w:b/>
                <w:bCs/>
                <w:color w:val="1976D2"/>
              </w:rPr>
              <w:t>STUDY</w:t>
            </w:r>
          </w:p>
          <w:p w14:paraId="761DE4E5" w14:textId="77777777" w:rsidR="001A20E6" w:rsidRDefault="00000000">
            <w:pPr>
              <w:pStyle w:val="TableCellTaskDetails"/>
            </w:pPr>
            <w:r>
              <w:t>• Revision - Diversity of India (S02) — 30m</w:t>
            </w:r>
          </w:p>
          <w:p w14:paraId="73E30E03" w14:textId="77777777" w:rsidR="001A20E6" w:rsidRDefault="00000000">
            <w:pPr>
              <w:pStyle w:val="TableCellTaskBadge"/>
              <w:shd w:val="clear" w:color="auto" w:fill="FCE4EC"/>
            </w:pPr>
            <w:r>
              <w:rPr>
                <w:b/>
                <w:bCs/>
                <w:color w:val="C2185B"/>
              </w:rPr>
              <w:t>REVISION</w:t>
            </w:r>
          </w:p>
          <w:p w14:paraId="689D8DC9" w14:textId="77777777" w:rsidR="001A20E6" w:rsidRDefault="00000000">
            <w:pPr>
              <w:pStyle w:val="TableCellTaskDetails"/>
            </w:pPr>
            <w:r>
              <w:t>• Practice - Diversity of India (S02) — 30m</w:t>
            </w:r>
          </w:p>
          <w:p w14:paraId="7F554C3B"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65A6913" w14:textId="77777777" w:rsidR="001A20E6" w:rsidRDefault="00000000">
            <w:pPr>
              <w:pStyle w:val="TableCellTaskSubject"/>
            </w:pPr>
            <w:r>
              <w:t>Society and Social Justice</w:t>
            </w:r>
          </w:p>
          <w:p w14:paraId="557DB81F" w14:textId="77777777" w:rsidR="001A20E6" w:rsidRDefault="00000000">
            <w:pPr>
              <w:pStyle w:val="TableCellTaskDetails"/>
            </w:pPr>
            <w:r>
              <w:t>• Study - Urbanization - Problems and remedies (S04) — 30m</w:t>
            </w:r>
          </w:p>
          <w:p w14:paraId="530D5C45" w14:textId="77777777" w:rsidR="001A20E6" w:rsidRDefault="00000000">
            <w:pPr>
              <w:pStyle w:val="TableCellTaskBadge"/>
              <w:shd w:val="clear" w:color="auto" w:fill="E3F2FD"/>
            </w:pPr>
            <w:r>
              <w:rPr>
                <w:b/>
                <w:bCs/>
                <w:color w:val="1976D2"/>
              </w:rPr>
              <w:t>STUDY</w:t>
            </w:r>
          </w:p>
          <w:p w14:paraId="4299A932" w14:textId="77777777" w:rsidR="001A20E6" w:rsidRDefault="00000000">
            <w:pPr>
              <w:pStyle w:val="TableCellTaskDetails"/>
            </w:pPr>
            <w:r>
              <w:t>• Study - Impact of Globalisation on Indian society (S05) — 1h</w:t>
            </w:r>
          </w:p>
          <w:p w14:paraId="1BFCACBF" w14:textId="77777777" w:rsidR="001A20E6" w:rsidRDefault="00000000">
            <w:pPr>
              <w:pStyle w:val="TableCellTaskBadge"/>
              <w:shd w:val="clear" w:color="auto" w:fill="E3F2FD"/>
            </w:pPr>
            <w:r>
              <w:rPr>
                <w:b/>
                <w:bCs/>
                <w:color w:val="1976D2"/>
              </w:rPr>
              <w:t>STUDY</w:t>
            </w:r>
          </w:p>
          <w:p w14:paraId="477BDD19" w14:textId="77777777" w:rsidR="001A20E6" w:rsidRDefault="00000000">
            <w:pPr>
              <w:pStyle w:val="TableCellTaskDetails"/>
            </w:pPr>
            <w:r>
              <w:t>• Revision - Issues of women (S03) — 30m</w:t>
            </w:r>
          </w:p>
          <w:p w14:paraId="75DDED62" w14:textId="77777777" w:rsidR="001A20E6" w:rsidRDefault="00000000">
            <w:pPr>
              <w:pStyle w:val="TableCellTaskBadge"/>
              <w:shd w:val="clear" w:color="auto" w:fill="FCE4EC"/>
            </w:pPr>
            <w:r>
              <w:rPr>
                <w:b/>
                <w:bCs/>
                <w:color w:val="C2185B"/>
              </w:rPr>
              <w:t>REVISION</w:t>
            </w:r>
          </w:p>
          <w:p w14:paraId="5DE8B89E" w14:textId="77777777" w:rsidR="001A20E6" w:rsidRDefault="00000000">
            <w:pPr>
              <w:pStyle w:val="TableCellTaskDetails"/>
            </w:pPr>
            <w:r>
              <w:t>• Practice - Issues of women (S03) — 30m</w:t>
            </w:r>
          </w:p>
          <w:p w14:paraId="43FF7484"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A25D41B" w14:textId="77777777" w:rsidR="001A20E6" w:rsidRDefault="00000000">
            <w:pPr>
              <w:pStyle w:val="TableCellTaskSubject"/>
            </w:pPr>
            <w:r>
              <w:t>Society and Social Justice</w:t>
            </w:r>
          </w:p>
          <w:p w14:paraId="5846D5B7" w14:textId="77777777" w:rsidR="001A20E6" w:rsidRDefault="00000000">
            <w:pPr>
              <w:pStyle w:val="TableCellTaskDetails"/>
            </w:pPr>
            <w:r>
              <w:t>• Study - Population and associated issues (S06) — 1h</w:t>
            </w:r>
          </w:p>
          <w:p w14:paraId="3081B961" w14:textId="77777777" w:rsidR="001A20E6" w:rsidRDefault="00000000">
            <w:pPr>
              <w:pStyle w:val="TableCellTaskBadge"/>
              <w:shd w:val="clear" w:color="auto" w:fill="E3F2FD"/>
            </w:pPr>
            <w:r>
              <w:rPr>
                <w:b/>
                <w:bCs/>
                <w:color w:val="1976D2"/>
              </w:rPr>
              <w:t>STUDY</w:t>
            </w:r>
          </w:p>
          <w:p w14:paraId="7BB1874A" w14:textId="77777777" w:rsidR="001A20E6" w:rsidRDefault="00000000">
            <w:pPr>
              <w:pStyle w:val="TableCellTaskDetails"/>
            </w:pPr>
            <w:r>
              <w:t>• Study - Poverty, Hunger and developmental issues (S07) — 30m</w:t>
            </w:r>
          </w:p>
          <w:p w14:paraId="64A025E8" w14:textId="77777777" w:rsidR="001A20E6" w:rsidRDefault="00000000">
            <w:pPr>
              <w:pStyle w:val="TableCellTaskBadge"/>
              <w:shd w:val="clear" w:color="auto" w:fill="E3F2FD"/>
            </w:pPr>
            <w:r>
              <w:rPr>
                <w:b/>
                <w:bCs/>
                <w:color w:val="1976D2"/>
              </w:rPr>
              <w:t>STUDY</w:t>
            </w:r>
          </w:p>
          <w:p w14:paraId="6EDB1111" w14:textId="77777777" w:rsidR="001A20E6" w:rsidRDefault="00000000">
            <w:pPr>
              <w:pStyle w:val="TableCellTaskDetails"/>
            </w:pPr>
            <w:r>
              <w:t>• Revision - Urbanization - Problems and remedies (S04) — 30m</w:t>
            </w:r>
          </w:p>
          <w:p w14:paraId="652AA692" w14:textId="77777777" w:rsidR="001A20E6" w:rsidRDefault="00000000">
            <w:pPr>
              <w:pStyle w:val="TableCellTaskBadge"/>
              <w:shd w:val="clear" w:color="auto" w:fill="FCE4EC"/>
            </w:pPr>
            <w:r>
              <w:rPr>
                <w:b/>
                <w:bCs/>
                <w:color w:val="C2185B"/>
              </w:rPr>
              <w:t>REVISION</w:t>
            </w:r>
          </w:p>
          <w:p w14:paraId="3045105F" w14:textId="77777777" w:rsidR="001A20E6" w:rsidRDefault="00000000">
            <w:pPr>
              <w:pStyle w:val="TableCellTaskDetails"/>
            </w:pPr>
            <w:r>
              <w:t>• Practice - Urbanization - Problems and remedies (S04) — 30m</w:t>
            </w:r>
          </w:p>
          <w:p w14:paraId="6491E47A"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4BF6FF9A" w14:textId="77777777" w:rsidR="001A20E6" w:rsidRDefault="001A20E6"/>
        </w:tc>
      </w:tr>
    </w:tbl>
    <w:p w14:paraId="0AB7364B" w14:textId="77777777" w:rsidR="001A20E6" w:rsidRDefault="001A20E6">
      <w:pPr>
        <w:spacing w:after="400"/>
      </w:pPr>
    </w:p>
    <w:p w14:paraId="31AA8BF3" w14:textId="77777777" w:rsidR="001A20E6" w:rsidRDefault="00000000">
      <w:pPr>
        <w:pStyle w:val="ResourceTitle"/>
      </w:pPr>
      <w:r>
        <w:t>📚 Resources for Sep 27 - Oct 03</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546449B9"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6C7C5A9" w14:textId="77777777" w:rsidR="001A20E6" w:rsidRDefault="00000000">
            <w:pPr>
              <w:pStyle w:val="TableCellSubjectName"/>
            </w:pPr>
            <w:r>
              <w:t>Internal Security</w:t>
            </w:r>
          </w:p>
          <w:p w14:paraId="68F6E32C" w14:textId="77777777" w:rsidR="001A20E6" w:rsidRDefault="00000000">
            <w:pPr>
              <w:pStyle w:val="TableCellCategoryTitle"/>
            </w:pPr>
            <w:r>
              <w:t>📝 Practice Materials</w:t>
            </w:r>
          </w:p>
          <w:p w14:paraId="6275F5B6" w14:textId="77777777" w:rsidR="001A20E6" w:rsidRDefault="00000000">
            <w:pPr>
              <w:pStyle w:val="TableCellResourceItem"/>
            </w:pPr>
            <w:r>
              <w:t>• La Excellence Security Material</w:t>
            </w:r>
          </w:p>
          <w:p w14:paraId="62602214" w14:textId="77777777" w:rsidR="001A20E6" w:rsidRDefault="00000000">
            <w:pPr>
              <w:pStyle w:val="TableCellResourceItem"/>
            </w:pPr>
            <w:r>
              <w:t>• Mains Workbook</w:t>
            </w:r>
          </w:p>
          <w:p w14:paraId="1D0846BD" w14:textId="77777777" w:rsidR="001A20E6" w:rsidRDefault="00000000">
            <w:pPr>
              <w:pStyle w:val="TableCellCategoryTitle"/>
            </w:pPr>
            <w:r>
              <w:t>📰 Current Affairs</w:t>
            </w:r>
          </w:p>
          <w:p w14:paraId="618E8298" w14:textId="77777777" w:rsidR="001A20E6" w:rsidRDefault="00000000">
            <w:pPr>
              <w:pStyle w:val="TableCellResourceItem"/>
            </w:pPr>
            <w:r>
              <w:t>• IDSA Reports</w:t>
            </w:r>
          </w:p>
          <w:p w14:paraId="3334FB6E"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129E6841" w14:textId="77777777" w:rsidR="001A20E6" w:rsidRDefault="00000000">
            <w:pPr>
              <w:pStyle w:val="TableCellSubjectName"/>
            </w:pPr>
            <w:r>
              <w:t>Society and Social Justice</w:t>
            </w:r>
          </w:p>
          <w:p w14:paraId="62124F6A" w14:textId="77777777" w:rsidR="001A20E6" w:rsidRDefault="00000000">
            <w:pPr>
              <w:pStyle w:val="TableCellCategoryTitle"/>
            </w:pPr>
            <w:r>
              <w:t>📝 Practice Materials</w:t>
            </w:r>
          </w:p>
          <w:p w14:paraId="737D927C" w14:textId="77777777" w:rsidR="001A20E6" w:rsidRDefault="00000000">
            <w:pPr>
              <w:pStyle w:val="TableCellResourceItem"/>
            </w:pPr>
            <w:r>
              <w:t>• La Excellence Society Material</w:t>
            </w:r>
          </w:p>
          <w:p w14:paraId="33699E5A" w14:textId="77777777" w:rsidR="001A20E6" w:rsidRDefault="00000000">
            <w:pPr>
              <w:pStyle w:val="TableCellResourceItem"/>
            </w:pPr>
            <w:r>
              <w:t>• Mains Workbook</w:t>
            </w:r>
          </w:p>
          <w:p w14:paraId="75ECAD8C" w14:textId="77777777" w:rsidR="001A20E6" w:rsidRDefault="00000000">
            <w:pPr>
              <w:pStyle w:val="TableCellCategoryTitle"/>
            </w:pPr>
            <w:r>
              <w:t>📰 Current Affairs</w:t>
            </w:r>
          </w:p>
          <w:p w14:paraId="13CABF4F" w14:textId="77777777" w:rsidR="001A20E6" w:rsidRDefault="00000000">
            <w:pPr>
              <w:pStyle w:val="TableCellResourceItem"/>
            </w:pPr>
            <w:r>
              <w:t>• Newspapers (Hindu and IE Explained) (Social issues, NFHS reports)</w:t>
            </w:r>
          </w:p>
        </w:tc>
        <w:tc>
          <w:tcPr>
            <w:tcW w:w="1650" w:type="pct"/>
          </w:tcPr>
          <w:p w14:paraId="6419FF4E" w14:textId="77777777" w:rsidR="001A20E6" w:rsidRDefault="001A20E6"/>
        </w:tc>
      </w:tr>
    </w:tbl>
    <w:p w14:paraId="266D17C0"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25CAD306" w14:textId="77777777">
        <w:tc>
          <w:tcPr>
            <w:tcW w:w="2500" w:type="pct"/>
            <w:tcMar>
              <w:top w:w="0" w:type="dxa"/>
              <w:left w:w="0" w:type="dxa"/>
              <w:bottom w:w="0" w:type="dxa"/>
              <w:right w:w="0" w:type="dxa"/>
            </w:tcMar>
          </w:tcPr>
          <w:p w14:paraId="4234D68C" w14:textId="77777777" w:rsidR="001A20E6" w:rsidRDefault="00000000">
            <w:pPr>
              <w:pStyle w:val="WeekTitle"/>
            </w:pPr>
            <w:r>
              <w:rPr>
                <w:color w:val="15803D"/>
              </w:rPr>
              <w:t>📅 Oct 04 - Oct 10, 2026</w:t>
            </w:r>
          </w:p>
        </w:tc>
        <w:tc>
          <w:tcPr>
            <w:tcW w:w="2500" w:type="pct"/>
            <w:tcMar>
              <w:top w:w="0" w:type="dxa"/>
              <w:left w:w="0" w:type="dxa"/>
              <w:bottom w:w="0" w:type="dxa"/>
              <w:right w:w="0" w:type="dxa"/>
            </w:tcMar>
          </w:tcPr>
          <w:p w14:paraId="0017A2BD" w14:textId="77777777" w:rsidR="001A20E6" w:rsidRDefault="00000000">
            <w:pPr>
              <w:pStyle w:val="WeekCycleName"/>
            </w:pPr>
            <w:r>
              <w:rPr>
                <w:color w:val="15803D"/>
              </w:rPr>
              <w:t>C2</w:t>
            </w:r>
          </w:p>
        </w:tc>
      </w:tr>
    </w:tbl>
    <w:p w14:paraId="710E6704"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7230A1B6" w14:textId="77777777">
        <w:tc>
          <w:tcPr>
            <w:tcW w:w="700" w:type="pct"/>
            <w:shd w:val="clear" w:color="auto" w:fill="DCFCE7"/>
            <w:tcMar>
              <w:top w:w="200" w:type="dxa"/>
              <w:left w:w="100" w:type="dxa"/>
              <w:bottom w:w="200" w:type="dxa"/>
              <w:right w:w="100" w:type="dxa"/>
            </w:tcMar>
          </w:tcPr>
          <w:p w14:paraId="50930A20" w14:textId="77777777" w:rsidR="001A20E6" w:rsidRDefault="00000000">
            <w:pPr>
              <w:pStyle w:val="TableCellCalendarDayHeader"/>
            </w:pPr>
            <w:r>
              <w:rPr>
                <w:color w:val="15803D"/>
              </w:rPr>
              <w:t>Sunday</w:t>
            </w:r>
          </w:p>
          <w:p w14:paraId="33F84943" w14:textId="77777777" w:rsidR="001A20E6" w:rsidRDefault="00000000">
            <w:pPr>
              <w:pStyle w:val="TableCellCalendarDateHeader"/>
            </w:pPr>
            <w:r>
              <w:rPr>
                <w:color w:val="15803D"/>
              </w:rPr>
              <w:t>Oct 04</w:t>
            </w:r>
          </w:p>
          <w:p w14:paraId="571F6ECC"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BEA71AE" w14:textId="77777777" w:rsidR="001A20E6" w:rsidRDefault="00000000">
            <w:pPr>
              <w:pStyle w:val="TableCellCalendarDayHeader"/>
            </w:pPr>
            <w:r>
              <w:rPr>
                <w:color w:val="15803D"/>
              </w:rPr>
              <w:t>Monday</w:t>
            </w:r>
          </w:p>
          <w:p w14:paraId="1C181DCB" w14:textId="77777777" w:rsidR="001A20E6" w:rsidRDefault="00000000">
            <w:pPr>
              <w:pStyle w:val="TableCellCalendarDateHeader"/>
            </w:pPr>
            <w:r>
              <w:rPr>
                <w:color w:val="15803D"/>
              </w:rPr>
              <w:t>Oct 05</w:t>
            </w:r>
          </w:p>
          <w:p w14:paraId="643BB8B4"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229C7ED" w14:textId="77777777" w:rsidR="001A20E6" w:rsidRDefault="00000000">
            <w:pPr>
              <w:pStyle w:val="TableCellCalendarDayHeader"/>
            </w:pPr>
            <w:r>
              <w:rPr>
                <w:color w:val="15803D"/>
              </w:rPr>
              <w:t>Tuesday</w:t>
            </w:r>
          </w:p>
          <w:p w14:paraId="77E7B692" w14:textId="77777777" w:rsidR="001A20E6" w:rsidRDefault="00000000">
            <w:pPr>
              <w:pStyle w:val="TableCellCalendarDateHeader"/>
            </w:pPr>
            <w:r>
              <w:rPr>
                <w:color w:val="15803D"/>
              </w:rPr>
              <w:t>Oct 06</w:t>
            </w:r>
          </w:p>
          <w:p w14:paraId="0F53F953"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390A96A" w14:textId="77777777" w:rsidR="001A20E6" w:rsidRDefault="00000000">
            <w:pPr>
              <w:pStyle w:val="TableCellCalendarDayHeader"/>
            </w:pPr>
            <w:r>
              <w:rPr>
                <w:color w:val="15803D"/>
              </w:rPr>
              <w:t>Wednesday</w:t>
            </w:r>
          </w:p>
          <w:p w14:paraId="7FC00D30" w14:textId="77777777" w:rsidR="001A20E6" w:rsidRDefault="00000000">
            <w:pPr>
              <w:pStyle w:val="TableCellCalendarDateHeader"/>
            </w:pPr>
            <w:r>
              <w:rPr>
                <w:color w:val="15803D"/>
              </w:rPr>
              <w:t>Oct 07</w:t>
            </w:r>
          </w:p>
          <w:p w14:paraId="05C6E7CC"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3AB72C3D" w14:textId="77777777" w:rsidR="001A20E6" w:rsidRDefault="00000000">
            <w:pPr>
              <w:pStyle w:val="TableCellCalendarDayHeader"/>
            </w:pPr>
            <w:r>
              <w:rPr>
                <w:color w:val="15803D"/>
              </w:rPr>
              <w:t>Thursday</w:t>
            </w:r>
          </w:p>
          <w:p w14:paraId="202903AB" w14:textId="77777777" w:rsidR="001A20E6" w:rsidRDefault="00000000">
            <w:pPr>
              <w:pStyle w:val="TableCellCalendarDateHeader"/>
            </w:pPr>
            <w:r>
              <w:rPr>
                <w:color w:val="15803D"/>
              </w:rPr>
              <w:t>Oct 08</w:t>
            </w:r>
          </w:p>
          <w:p w14:paraId="607E72FD"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E0E32C4" w14:textId="77777777" w:rsidR="001A20E6" w:rsidRDefault="00000000">
            <w:pPr>
              <w:pStyle w:val="TableCellCalendarDayHeader"/>
            </w:pPr>
            <w:r>
              <w:rPr>
                <w:color w:val="15803D"/>
              </w:rPr>
              <w:t>Friday</w:t>
            </w:r>
          </w:p>
          <w:p w14:paraId="31BE87C2" w14:textId="77777777" w:rsidR="001A20E6" w:rsidRDefault="00000000">
            <w:pPr>
              <w:pStyle w:val="TableCellCalendarDateHeader"/>
            </w:pPr>
            <w:r>
              <w:rPr>
                <w:color w:val="15803D"/>
              </w:rPr>
              <w:t>Oct 09</w:t>
            </w:r>
          </w:p>
          <w:p w14:paraId="756AEF5F"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226DFDCF" w14:textId="77777777" w:rsidR="001A20E6" w:rsidRDefault="00000000">
            <w:pPr>
              <w:pStyle w:val="TableCellCalendarDayHeader"/>
            </w:pPr>
            <w:r>
              <w:rPr>
                <w:color w:val="F57C00"/>
              </w:rPr>
              <w:t>Saturday</w:t>
            </w:r>
          </w:p>
          <w:p w14:paraId="70AEB00F" w14:textId="77777777" w:rsidR="001A20E6" w:rsidRDefault="00000000">
            <w:pPr>
              <w:pStyle w:val="TableCellCalendarDateHeader"/>
            </w:pPr>
            <w:r>
              <w:rPr>
                <w:color w:val="F57C00"/>
              </w:rPr>
              <w:t>Oct 10</w:t>
            </w:r>
          </w:p>
          <w:p w14:paraId="78A522B0" w14:textId="77777777" w:rsidR="001A20E6" w:rsidRDefault="00000000">
            <w:pPr>
              <w:pStyle w:val="TableCellCatchupLabel"/>
            </w:pPr>
            <w:r>
              <w:rPr>
                <w:color w:val="F57C00"/>
              </w:rPr>
              <w:t>Catchup Day</w:t>
            </w:r>
          </w:p>
        </w:tc>
      </w:tr>
      <w:tr w:rsidR="001A20E6" w14:paraId="55B55125" w14:textId="77777777">
        <w:tc>
          <w:tcPr>
            <w:tcW w:w="700" w:type="pct"/>
            <w:shd w:val="clear" w:color="auto" w:fill="DCFCE7"/>
            <w:tcMar>
              <w:top w:w="150" w:type="dxa"/>
              <w:left w:w="100" w:type="dxa"/>
              <w:bottom w:w="150" w:type="dxa"/>
              <w:right w:w="100" w:type="dxa"/>
            </w:tcMar>
          </w:tcPr>
          <w:p w14:paraId="4EB8B2FC" w14:textId="77777777" w:rsidR="001A20E6" w:rsidRDefault="00000000">
            <w:pPr>
              <w:pStyle w:val="TableCellTaskSubject"/>
            </w:pPr>
            <w:r>
              <w:t>Internal Security</w:t>
            </w:r>
          </w:p>
          <w:p w14:paraId="1EB74EBB" w14:textId="77777777" w:rsidR="001A20E6" w:rsidRDefault="00000000">
            <w:pPr>
              <w:pStyle w:val="TableCellTaskDetails"/>
            </w:pPr>
            <w:r>
              <w:t>• Test - TEST — 3h</w:t>
            </w:r>
          </w:p>
          <w:p w14:paraId="795425F6"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2C4139E4" w14:textId="77777777" w:rsidR="001A20E6" w:rsidRDefault="00000000">
            <w:pPr>
              <w:pStyle w:val="TableCellTaskSubject"/>
            </w:pPr>
            <w:r>
              <w:t>Internal Security</w:t>
            </w:r>
          </w:p>
          <w:p w14:paraId="5D56AC7A" w14:textId="77777777" w:rsidR="001A20E6" w:rsidRDefault="00000000">
            <w:pPr>
              <w:pStyle w:val="TableCellTaskDetails"/>
            </w:pPr>
            <w:r>
              <w:t>• Study - Border Management (C10) — 1h</w:t>
            </w:r>
          </w:p>
          <w:p w14:paraId="6123BD8D" w14:textId="77777777" w:rsidR="001A20E6" w:rsidRDefault="00000000">
            <w:pPr>
              <w:pStyle w:val="TableCellTaskBadge"/>
              <w:shd w:val="clear" w:color="auto" w:fill="E3F2FD"/>
            </w:pPr>
            <w:r>
              <w:rPr>
                <w:b/>
                <w:bCs/>
                <w:color w:val="1976D2"/>
              </w:rPr>
              <w:t>STUDY</w:t>
            </w:r>
          </w:p>
          <w:p w14:paraId="332BC661" w14:textId="77777777" w:rsidR="001A20E6" w:rsidRDefault="00000000">
            <w:pPr>
              <w:pStyle w:val="TableCellTaskDetails"/>
            </w:pPr>
            <w:r>
              <w:t>• Study - Emerging Security challenges- Global commons. (C11) — 30m</w:t>
            </w:r>
          </w:p>
          <w:p w14:paraId="31665041" w14:textId="77777777" w:rsidR="001A20E6" w:rsidRDefault="00000000">
            <w:pPr>
              <w:pStyle w:val="TableCellTaskBadge"/>
              <w:shd w:val="clear" w:color="auto" w:fill="E3F2FD"/>
            </w:pPr>
            <w:r>
              <w:rPr>
                <w:b/>
                <w:bCs/>
                <w:color w:val="1976D2"/>
              </w:rPr>
              <w:t>STUDY</w:t>
            </w:r>
          </w:p>
          <w:p w14:paraId="3D219F5C" w14:textId="77777777" w:rsidR="001A20E6" w:rsidRDefault="00000000">
            <w:pPr>
              <w:pStyle w:val="TableCellTaskDetails"/>
            </w:pPr>
            <w:r>
              <w:t>• Revision - Broad / Overlap (C00) — 30m</w:t>
            </w:r>
          </w:p>
          <w:p w14:paraId="4DEB6CC7" w14:textId="77777777" w:rsidR="001A20E6" w:rsidRDefault="00000000">
            <w:pPr>
              <w:pStyle w:val="TableCellTaskBadge"/>
              <w:shd w:val="clear" w:color="auto" w:fill="FCE4EC"/>
            </w:pPr>
            <w:r>
              <w:rPr>
                <w:b/>
                <w:bCs/>
                <w:color w:val="C2185B"/>
              </w:rPr>
              <w:t>REVISION</w:t>
            </w:r>
          </w:p>
          <w:p w14:paraId="5BB8FEC2" w14:textId="77777777" w:rsidR="001A20E6" w:rsidRDefault="00000000">
            <w:pPr>
              <w:pStyle w:val="TableCellTaskDetails"/>
            </w:pPr>
            <w:r>
              <w:t>• Practice - Broad / Overlap (C00) — 30m</w:t>
            </w:r>
          </w:p>
          <w:p w14:paraId="63124AF7"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FD2D48C" w14:textId="77777777" w:rsidR="001A20E6" w:rsidRDefault="00000000">
            <w:pPr>
              <w:pStyle w:val="TableCellTaskSubject"/>
            </w:pPr>
            <w:r>
              <w:t>Internal Security</w:t>
            </w:r>
          </w:p>
          <w:p w14:paraId="6630F17F" w14:textId="77777777" w:rsidR="001A20E6" w:rsidRDefault="00000000">
            <w:pPr>
              <w:pStyle w:val="TableCellTaskDetails"/>
            </w:pPr>
            <w:r>
              <w:t>• Study - Emerging Security challenges- Global commons. (C11) — 1h 30m</w:t>
            </w:r>
          </w:p>
          <w:p w14:paraId="7EAD91E4" w14:textId="77777777" w:rsidR="001A20E6" w:rsidRDefault="00000000">
            <w:pPr>
              <w:pStyle w:val="TableCellTaskBadge"/>
              <w:shd w:val="clear" w:color="auto" w:fill="E3F2FD"/>
            </w:pPr>
            <w:r>
              <w:rPr>
                <w:b/>
                <w:bCs/>
                <w:color w:val="1976D2"/>
              </w:rPr>
              <w:t>STUDY</w:t>
            </w:r>
          </w:p>
          <w:p w14:paraId="63C2C239" w14:textId="77777777" w:rsidR="001A20E6" w:rsidRDefault="00000000">
            <w:pPr>
              <w:pStyle w:val="TableCellTaskDetails"/>
            </w:pPr>
            <w:r>
              <w:t>• Revision - Role of external state and non-state actors (C01) — 30m</w:t>
            </w:r>
          </w:p>
          <w:p w14:paraId="41A20236" w14:textId="77777777" w:rsidR="001A20E6" w:rsidRDefault="00000000">
            <w:pPr>
              <w:pStyle w:val="TableCellTaskBadge"/>
              <w:shd w:val="clear" w:color="auto" w:fill="FCE4EC"/>
            </w:pPr>
            <w:r>
              <w:rPr>
                <w:b/>
                <w:bCs/>
                <w:color w:val="C2185B"/>
              </w:rPr>
              <w:t>REVISION</w:t>
            </w:r>
          </w:p>
          <w:p w14:paraId="7F3BB4F8" w14:textId="77777777" w:rsidR="001A20E6" w:rsidRDefault="00000000">
            <w:pPr>
              <w:pStyle w:val="TableCellTaskDetails"/>
            </w:pPr>
            <w:r>
              <w:t>• Practice - Role of external state and non-state actors (C01) — 30m</w:t>
            </w:r>
          </w:p>
          <w:p w14:paraId="309A88C1"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37D14ED" w14:textId="77777777" w:rsidR="001A20E6" w:rsidRDefault="00000000">
            <w:pPr>
              <w:pStyle w:val="TableCellTaskSubject"/>
            </w:pPr>
            <w:r>
              <w:t>Internal Security</w:t>
            </w:r>
          </w:p>
          <w:p w14:paraId="6098A681" w14:textId="77777777" w:rsidR="001A20E6" w:rsidRDefault="00000000">
            <w:pPr>
              <w:pStyle w:val="TableCellTaskDetails"/>
            </w:pPr>
            <w:r>
              <w:t>• Study - Security forces and their mandate (C12) — 1h 30m</w:t>
            </w:r>
          </w:p>
          <w:p w14:paraId="5B389DF8" w14:textId="77777777" w:rsidR="001A20E6" w:rsidRDefault="00000000">
            <w:pPr>
              <w:pStyle w:val="TableCellTaskBadge"/>
              <w:shd w:val="clear" w:color="auto" w:fill="E3F2FD"/>
            </w:pPr>
            <w:r>
              <w:rPr>
                <w:b/>
                <w:bCs/>
                <w:color w:val="1976D2"/>
              </w:rPr>
              <w:t>STUDY</w:t>
            </w:r>
          </w:p>
          <w:p w14:paraId="26111DA5" w14:textId="77777777" w:rsidR="001A20E6" w:rsidRDefault="00000000">
            <w:pPr>
              <w:pStyle w:val="TableCellTaskDetails"/>
            </w:pPr>
            <w:r>
              <w:t>• Revision - North-East regional issues (C02) — 30m</w:t>
            </w:r>
          </w:p>
          <w:p w14:paraId="79AB01A7" w14:textId="77777777" w:rsidR="001A20E6" w:rsidRDefault="00000000">
            <w:pPr>
              <w:pStyle w:val="TableCellTaskBadge"/>
              <w:shd w:val="clear" w:color="auto" w:fill="FCE4EC"/>
            </w:pPr>
            <w:r>
              <w:rPr>
                <w:b/>
                <w:bCs/>
                <w:color w:val="C2185B"/>
              </w:rPr>
              <w:t>REVISION</w:t>
            </w:r>
          </w:p>
          <w:p w14:paraId="306B6525" w14:textId="77777777" w:rsidR="001A20E6" w:rsidRDefault="00000000">
            <w:pPr>
              <w:pStyle w:val="TableCellTaskDetails"/>
            </w:pPr>
            <w:r>
              <w:t>• Practice - North-East regional issues (C02) — 30m</w:t>
            </w:r>
          </w:p>
          <w:p w14:paraId="2314117D"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3EFA21B" w14:textId="77777777" w:rsidR="001A20E6" w:rsidRDefault="00000000">
            <w:pPr>
              <w:pStyle w:val="TableCellTaskSubject"/>
            </w:pPr>
            <w:r>
              <w:t>Society and Social Justice</w:t>
            </w:r>
          </w:p>
          <w:p w14:paraId="2B2ABA67" w14:textId="77777777" w:rsidR="001A20E6" w:rsidRDefault="00000000">
            <w:pPr>
              <w:pStyle w:val="TableCellTaskDetails"/>
            </w:pPr>
            <w:r>
              <w:t>• Study - Welfare schemes, mechanisms,laws and institutions related to SCs (S12) — 1h</w:t>
            </w:r>
          </w:p>
          <w:p w14:paraId="213DDE08" w14:textId="77777777" w:rsidR="001A20E6" w:rsidRDefault="00000000">
            <w:pPr>
              <w:pStyle w:val="TableCellTaskBadge"/>
              <w:shd w:val="clear" w:color="auto" w:fill="E3F2FD"/>
            </w:pPr>
            <w:r>
              <w:rPr>
                <w:b/>
                <w:bCs/>
                <w:color w:val="1976D2"/>
              </w:rPr>
              <w:t>STUDY</w:t>
            </w:r>
          </w:p>
          <w:p w14:paraId="5D7B9FDD" w14:textId="77777777" w:rsidR="001A20E6" w:rsidRDefault="00000000">
            <w:pPr>
              <w:pStyle w:val="TableCellTaskDetails"/>
            </w:pPr>
            <w:r>
              <w:t>• Study - Welfare schemes, mechanisms and institutions related to STs (S13) — 30m</w:t>
            </w:r>
          </w:p>
          <w:p w14:paraId="6AB0BBA5" w14:textId="77777777" w:rsidR="001A20E6" w:rsidRDefault="00000000">
            <w:pPr>
              <w:pStyle w:val="TableCellTaskBadge"/>
              <w:shd w:val="clear" w:color="auto" w:fill="E3F2FD"/>
            </w:pPr>
            <w:r>
              <w:rPr>
                <w:b/>
                <w:bCs/>
                <w:color w:val="1976D2"/>
              </w:rPr>
              <w:t>STUDY</w:t>
            </w:r>
          </w:p>
          <w:p w14:paraId="191BAB65" w14:textId="77777777" w:rsidR="001A20E6" w:rsidRDefault="00000000">
            <w:pPr>
              <w:pStyle w:val="TableCellTaskDetails"/>
            </w:pPr>
            <w:r>
              <w:t>• Revision - Regionalism (S08) — 30m</w:t>
            </w:r>
          </w:p>
          <w:p w14:paraId="558AFE3C" w14:textId="77777777" w:rsidR="001A20E6" w:rsidRDefault="00000000">
            <w:pPr>
              <w:pStyle w:val="TableCellTaskBadge"/>
              <w:shd w:val="clear" w:color="auto" w:fill="FCE4EC"/>
            </w:pPr>
            <w:r>
              <w:rPr>
                <w:b/>
                <w:bCs/>
                <w:color w:val="C2185B"/>
              </w:rPr>
              <w:t>REVISION</w:t>
            </w:r>
          </w:p>
          <w:p w14:paraId="504814A5" w14:textId="77777777" w:rsidR="001A20E6" w:rsidRDefault="00000000">
            <w:pPr>
              <w:pStyle w:val="TableCellTaskDetails"/>
            </w:pPr>
            <w:r>
              <w:t>• Practice - Regionalism (S08) — 30m</w:t>
            </w:r>
          </w:p>
          <w:p w14:paraId="784CD767"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6F085FA" w14:textId="77777777" w:rsidR="001A20E6" w:rsidRDefault="00000000">
            <w:pPr>
              <w:pStyle w:val="TableCellTaskSubject"/>
            </w:pPr>
            <w:r>
              <w:t>Society and Social Justice</w:t>
            </w:r>
          </w:p>
          <w:p w14:paraId="44508F87" w14:textId="77777777" w:rsidR="001A20E6" w:rsidRDefault="00000000">
            <w:pPr>
              <w:pStyle w:val="TableCellTaskDetails"/>
            </w:pPr>
            <w:r>
              <w:t>• Study - Welfare schemes, mechanisms and institutions related to STs (S13) — 30m</w:t>
            </w:r>
          </w:p>
          <w:p w14:paraId="619F015D" w14:textId="77777777" w:rsidR="001A20E6" w:rsidRDefault="00000000">
            <w:pPr>
              <w:pStyle w:val="TableCellTaskBadge"/>
              <w:shd w:val="clear" w:color="auto" w:fill="E3F2FD"/>
            </w:pPr>
            <w:r>
              <w:rPr>
                <w:b/>
                <w:bCs/>
                <w:color w:val="1976D2"/>
              </w:rPr>
              <w:t>STUDY</w:t>
            </w:r>
          </w:p>
          <w:p w14:paraId="2C042607" w14:textId="77777777" w:rsidR="001A20E6" w:rsidRDefault="00000000">
            <w:pPr>
              <w:pStyle w:val="TableCellTaskDetails"/>
            </w:pPr>
            <w:r>
              <w:t>• Study - Welfare schemes, mechanisms,laws and institutions related to Women (S14) — 1h</w:t>
            </w:r>
          </w:p>
          <w:p w14:paraId="36339AD5" w14:textId="77777777" w:rsidR="001A20E6" w:rsidRDefault="00000000">
            <w:pPr>
              <w:pStyle w:val="TableCellTaskBadge"/>
              <w:shd w:val="clear" w:color="auto" w:fill="E3F2FD"/>
            </w:pPr>
            <w:r>
              <w:rPr>
                <w:b/>
                <w:bCs/>
                <w:color w:val="1976D2"/>
              </w:rPr>
              <w:t>STUDY</w:t>
            </w:r>
          </w:p>
          <w:p w14:paraId="74C7B15F" w14:textId="77777777" w:rsidR="001A20E6" w:rsidRDefault="00000000">
            <w:pPr>
              <w:pStyle w:val="TableCellTaskDetails"/>
            </w:pPr>
            <w:r>
              <w:t>• Revision - Communalism (S09) — 30m</w:t>
            </w:r>
          </w:p>
          <w:p w14:paraId="2BEC7B1B" w14:textId="77777777" w:rsidR="001A20E6" w:rsidRDefault="00000000">
            <w:pPr>
              <w:pStyle w:val="TableCellTaskBadge"/>
              <w:shd w:val="clear" w:color="auto" w:fill="FCE4EC"/>
            </w:pPr>
            <w:r>
              <w:rPr>
                <w:b/>
                <w:bCs/>
                <w:color w:val="C2185B"/>
              </w:rPr>
              <w:t>REVISION</w:t>
            </w:r>
          </w:p>
          <w:p w14:paraId="2A3B7C5F" w14:textId="77777777" w:rsidR="001A20E6" w:rsidRDefault="00000000">
            <w:pPr>
              <w:pStyle w:val="TableCellTaskDetails"/>
            </w:pPr>
            <w:r>
              <w:t>• Practice - Communalism (S09) — 30m</w:t>
            </w:r>
          </w:p>
          <w:p w14:paraId="471F1FE1"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1016CCA3" w14:textId="77777777" w:rsidR="001A20E6" w:rsidRDefault="001A20E6"/>
        </w:tc>
      </w:tr>
      <w:tr w:rsidR="001A20E6" w14:paraId="2244B664" w14:textId="77777777">
        <w:tc>
          <w:tcPr>
            <w:tcW w:w="700" w:type="pct"/>
            <w:shd w:val="clear" w:color="auto" w:fill="DCFCE7"/>
            <w:tcMar>
              <w:top w:w="150" w:type="dxa"/>
              <w:left w:w="100" w:type="dxa"/>
              <w:bottom w:w="150" w:type="dxa"/>
              <w:right w:w="100" w:type="dxa"/>
            </w:tcMar>
          </w:tcPr>
          <w:p w14:paraId="27F6E0AB" w14:textId="77777777" w:rsidR="001A20E6" w:rsidRDefault="00000000">
            <w:pPr>
              <w:pStyle w:val="TableCellTaskSubject"/>
            </w:pPr>
            <w:r>
              <w:t>Society and Social Justice</w:t>
            </w:r>
          </w:p>
          <w:p w14:paraId="4515CCFF" w14:textId="77777777" w:rsidR="001A20E6" w:rsidRDefault="00000000">
            <w:pPr>
              <w:pStyle w:val="TableCellTaskDetails"/>
            </w:pPr>
            <w:r>
              <w:t>• Test - TEST — 3h</w:t>
            </w:r>
          </w:p>
          <w:p w14:paraId="70663A69"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1CDBBDF1" w14:textId="77777777" w:rsidR="001A20E6" w:rsidRDefault="00000000">
            <w:pPr>
              <w:pStyle w:val="TableCellTaskSubject"/>
            </w:pPr>
            <w:r>
              <w:t>Society and Social Justice</w:t>
            </w:r>
          </w:p>
          <w:p w14:paraId="35127A54" w14:textId="77777777" w:rsidR="001A20E6" w:rsidRDefault="00000000">
            <w:pPr>
              <w:pStyle w:val="TableCellTaskDetails"/>
            </w:pPr>
            <w:r>
              <w:t>• Study - Poverty, Hunger and developmental issues (S07) — 30m</w:t>
            </w:r>
          </w:p>
          <w:p w14:paraId="20EBAFB3" w14:textId="77777777" w:rsidR="001A20E6" w:rsidRDefault="00000000">
            <w:pPr>
              <w:pStyle w:val="TableCellTaskBadge"/>
              <w:shd w:val="clear" w:color="auto" w:fill="E3F2FD"/>
            </w:pPr>
            <w:r>
              <w:rPr>
                <w:b/>
                <w:bCs/>
                <w:color w:val="1976D2"/>
              </w:rPr>
              <w:t>STUDY</w:t>
            </w:r>
          </w:p>
          <w:p w14:paraId="0CC02EF0" w14:textId="77777777" w:rsidR="001A20E6" w:rsidRDefault="00000000">
            <w:pPr>
              <w:pStyle w:val="TableCellTaskDetails"/>
            </w:pPr>
            <w:r>
              <w:t>• Study - Regionalism (S08) — 1h</w:t>
            </w:r>
          </w:p>
          <w:p w14:paraId="43D5568C" w14:textId="77777777" w:rsidR="001A20E6" w:rsidRDefault="00000000">
            <w:pPr>
              <w:pStyle w:val="TableCellTaskBadge"/>
              <w:shd w:val="clear" w:color="auto" w:fill="E3F2FD"/>
            </w:pPr>
            <w:r>
              <w:rPr>
                <w:b/>
                <w:bCs/>
                <w:color w:val="1976D2"/>
              </w:rPr>
              <w:t>STUDY</w:t>
            </w:r>
          </w:p>
          <w:p w14:paraId="6A661CE3" w14:textId="77777777" w:rsidR="001A20E6" w:rsidRDefault="00000000">
            <w:pPr>
              <w:pStyle w:val="TableCellTaskDetails"/>
            </w:pPr>
            <w:r>
              <w:t>• Revision - Impact of Globalisation on Indian society (S05) — 30m</w:t>
            </w:r>
          </w:p>
          <w:p w14:paraId="6A6F1D1C" w14:textId="77777777" w:rsidR="001A20E6" w:rsidRDefault="00000000">
            <w:pPr>
              <w:pStyle w:val="TableCellTaskBadge"/>
              <w:shd w:val="clear" w:color="auto" w:fill="FCE4EC"/>
            </w:pPr>
            <w:r>
              <w:rPr>
                <w:b/>
                <w:bCs/>
                <w:color w:val="C2185B"/>
              </w:rPr>
              <w:t>REVISION</w:t>
            </w:r>
          </w:p>
          <w:p w14:paraId="43BCA38C" w14:textId="77777777" w:rsidR="001A20E6" w:rsidRDefault="00000000">
            <w:pPr>
              <w:pStyle w:val="TableCellTaskDetails"/>
            </w:pPr>
            <w:r>
              <w:t>• Practice - Impact of Globalisation on Indian society (S05) — 30m</w:t>
            </w:r>
          </w:p>
          <w:p w14:paraId="36DB0CAC"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C820205" w14:textId="77777777" w:rsidR="001A20E6" w:rsidRDefault="00000000">
            <w:pPr>
              <w:pStyle w:val="TableCellTaskSubject"/>
            </w:pPr>
            <w:r>
              <w:t>Society and Social Justice</w:t>
            </w:r>
          </w:p>
          <w:p w14:paraId="729443FE" w14:textId="77777777" w:rsidR="001A20E6" w:rsidRDefault="00000000">
            <w:pPr>
              <w:pStyle w:val="TableCellTaskDetails"/>
            </w:pPr>
            <w:r>
              <w:t>• Study - Communalism (S09) — 1h</w:t>
            </w:r>
          </w:p>
          <w:p w14:paraId="3D0160BC" w14:textId="77777777" w:rsidR="001A20E6" w:rsidRDefault="00000000">
            <w:pPr>
              <w:pStyle w:val="TableCellTaskBadge"/>
              <w:shd w:val="clear" w:color="auto" w:fill="E3F2FD"/>
            </w:pPr>
            <w:r>
              <w:rPr>
                <w:b/>
                <w:bCs/>
                <w:color w:val="1976D2"/>
              </w:rPr>
              <w:t>STUDY</w:t>
            </w:r>
          </w:p>
          <w:p w14:paraId="78E8D0B4" w14:textId="77777777" w:rsidR="001A20E6" w:rsidRDefault="00000000">
            <w:pPr>
              <w:pStyle w:val="TableCellTaskDetails"/>
            </w:pPr>
            <w:r>
              <w:t>• Study - Secularism (S10) — 30m</w:t>
            </w:r>
          </w:p>
          <w:p w14:paraId="169B8360" w14:textId="77777777" w:rsidR="001A20E6" w:rsidRDefault="00000000">
            <w:pPr>
              <w:pStyle w:val="TableCellTaskBadge"/>
              <w:shd w:val="clear" w:color="auto" w:fill="E3F2FD"/>
            </w:pPr>
            <w:r>
              <w:rPr>
                <w:b/>
                <w:bCs/>
                <w:color w:val="1976D2"/>
              </w:rPr>
              <w:t>STUDY</w:t>
            </w:r>
          </w:p>
          <w:p w14:paraId="670BC89F" w14:textId="77777777" w:rsidR="001A20E6" w:rsidRDefault="00000000">
            <w:pPr>
              <w:pStyle w:val="TableCellTaskDetails"/>
            </w:pPr>
            <w:r>
              <w:t>• Revision - Population and associated issues (S06) — 30m</w:t>
            </w:r>
          </w:p>
          <w:p w14:paraId="4A1C784B" w14:textId="77777777" w:rsidR="001A20E6" w:rsidRDefault="00000000">
            <w:pPr>
              <w:pStyle w:val="TableCellTaskBadge"/>
              <w:shd w:val="clear" w:color="auto" w:fill="FCE4EC"/>
            </w:pPr>
            <w:r>
              <w:rPr>
                <w:b/>
                <w:bCs/>
                <w:color w:val="C2185B"/>
              </w:rPr>
              <w:t>REVISION</w:t>
            </w:r>
          </w:p>
          <w:p w14:paraId="413FAABD" w14:textId="77777777" w:rsidR="001A20E6" w:rsidRDefault="00000000">
            <w:pPr>
              <w:pStyle w:val="TableCellTaskDetails"/>
            </w:pPr>
            <w:r>
              <w:t>• Practice - Population and associated issues (S06) — 30m</w:t>
            </w:r>
          </w:p>
          <w:p w14:paraId="4285F82A"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88E457E" w14:textId="77777777" w:rsidR="001A20E6" w:rsidRDefault="00000000">
            <w:pPr>
              <w:pStyle w:val="TableCellTaskSubject"/>
            </w:pPr>
            <w:r>
              <w:t>Society and Social Justice</w:t>
            </w:r>
          </w:p>
          <w:p w14:paraId="750CAB44" w14:textId="77777777" w:rsidR="001A20E6" w:rsidRDefault="00000000">
            <w:pPr>
              <w:pStyle w:val="TableCellTaskDetails"/>
            </w:pPr>
            <w:r>
              <w:t>• Study - Secularism (S10) — 30m</w:t>
            </w:r>
          </w:p>
          <w:p w14:paraId="02134E43" w14:textId="77777777" w:rsidR="001A20E6" w:rsidRDefault="00000000">
            <w:pPr>
              <w:pStyle w:val="TableCellTaskBadge"/>
              <w:shd w:val="clear" w:color="auto" w:fill="E3F2FD"/>
            </w:pPr>
            <w:r>
              <w:rPr>
                <w:b/>
                <w:bCs/>
                <w:color w:val="1976D2"/>
              </w:rPr>
              <w:t>STUDY</w:t>
            </w:r>
          </w:p>
          <w:p w14:paraId="39AE0BE0" w14:textId="77777777" w:rsidR="001A20E6" w:rsidRDefault="00000000">
            <w:pPr>
              <w:pStyle w:val="TableCellTaskDetails"/>
            </w:pPr>
            <w:r>
              <w:t>• Study - Social empowerment and welfare (S11) — 1h</w:t>
            </w:r>
          </w:p>
          <w:p w14:paraId="650A584E" w14:textId="77777777" w:rsidR="001A20E6" w:rsidRDefault="00000000">
            <w:pPr>
              <w:pStyle w:val="TableCellTaskBadge"/>
              <w:shd w:val="clear" w:color="auto" w:fill="E3F2FD"/>
            </w:pPr>
            <w:r>
              <w:rPr>
                <w:b/>
                <w:bCs/>
                <w:color w:val="1976D2"/>
              </w:rPr>
              <w:t>STUDY</w:t>
            </w:r>
          </w:p>
          <w:p w14:paraId="58EAA790" w14:textId="77777777" w:rsidR="001A20E6" w:rsidRDefault="00000000">
            <w:pPr>
              <w:pStyle w:val="TableCellTaskDetails"/>
            </w:pPr>
            <w:r>
              <w:t>• Revision - Poverty, Hunger and developmental issues (S07) — 30m</w:t>
            </w:r>
          </w:p>
          <w:p w14:paraId="3D2B297D" w14:textId="77777777" w:rsidR="001A20E6" w:rsidRDefault="00000000">
            <w:pPr>
              <w:pStyle w:val="TableCellTaskBadge"/>
              <w:shd w:val="clear" w:color="auto" w:fill="FCE4EC"/>
            </w:pPr>
            <w:r>
              <w:rPr>
                <w:b/>
                <w:bCs/>
                <w:color w:val="C2185B"/>
              </w:rPr>
              <w:t>REVISION</w:t>
            </w:r>
          </w:p>
          <w:p w14:paraId="3BE362A6" w14:textId="77777777" w:rsidR="001A20E6" w:rsidRDefault="00000000">
            <w:pPr>
              <w:pStyle w:val="TableCellTaskDetails"/>
            </w:pPr>
            <w:r>
              <w:t>• Practice - Poverty, Hunger and developmental issues (S07) — 30m</w:t>
            </w:r>
          </w:p>
          <w:p w14:paraId="1D4C43A9"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1CC7D91" w14:textId="77777777" w:rsidR="001A20E6" w:rsidRDefault="00000000">
            <w:pPr>
              <w:pStyle w:val="TableCellTaskSubject"/>
            </w:pPr>
            <w:r>
              <w:t>Essay</w:t>
            </w:r>
          </w:p>
          <w:p w14:paraId="6CF9EEFA" w14:textId="77777777" w:rsidR="001A20E6" w:rsidRDefault="00000000">
            <w:pPr>
              <w:pStyle w:val="TableCellTaskDetails"/>
            </w:pPr>
            <w:r>
              <w:t>• Study - Philosophical topics (Z01) — 1h 30m</w:t>
            </w:r>
          </w:p>
          <w:p w14:paraId="4B51DBB7" w14:textId="77777777" w:rsidR="001A20E6" w:rsidRDefault="00000000">
            <w:pPr>
              <w:pStyle w:val="TableCellTaskBadge"/>
              <w:shd w:val="clear" w:color="auto" w:fill="E3F2FD"/>
            </w:pPr>
            <w:r>
              <w:rPr>
                <w:b/>
                <w:bCs/>
                <w:color w:val="1976D2"/>
              </w:rPr>
              <w:t>STUDY</w:t>
            </w:r>
          </w:p>
          <w:p w14:paraId="1E66CEBA" w14:textId="77777777" w:rsidR="001A20E6" w:rsidRDefault="00000000">
            <w:pPr>
              <w:pStyle w:val="TableCellTaskDetails"/>
            </w:pPr>
            <w:r>
              <w:t>• Revision - Philosophical topics (Z01) — 30m</w:t>
            </w:r>
          </w:p>
          <w:p w14:paraId="691587D7" w14:textId="77777777" w:rsidR="001A20E6" w:rsidRDefault="00000000">
            <w:pPr>
              <w:pStyle w:val="TableCellTaskBadge"/>
              <w:shd w:val="clear" w:color="auto" w:fill="FCE4EC"/>
            </w:pPr>
            <w:r>
              <w:rPr>
                <w:b/>
                <w:bCs/>
                <w:color w:val="C2185B"/>
              </w:rPr>
              <w:t>REVISION</w:t>
            </w:r>
          </w:p>
          <w:p w14:paraId="7A092DE0" w14:textId="77777777" w:rsidR="001A20E6" w:rsidRDefault="00000000">
            <w:pPr>
              <w:pStyle w:val="TableCellTaskDetails"/>
            </w:pPr>
            <w:r>
              <w:t>• Practice - Philosophical topics (Z01) — 30m</w:t>
            </w:r>
          </w:p>
          <w:p w14:paraId="4D31E45C"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E126C2D" w14:textId="77777777" w:rsidR="001A20E6" w:rsidRDefault="00000000">
            <w:pPr>
              <w:pStyle w:val="TableCellTaskSubject"/>
            </w:pPr>
            <w:r>
              <w:t>Essay</w:t>
            </w:r>
          </w:p>
          <w:p w14:paraId="73CCAA26" w14:textId="77777777" w:rsidR="001A20E6" w:rsidRDefault="00000000">
            <w:pPr>
              <w:pStyle w:val="TableCellTaskDetails"/>
            </w:pPr>
            <w:r>
              <w:t>• Study - Philosophical topics (Z01) — 1h 30m</w:t>
            </w:r>
          </w:p>
          <w:p w14:paraId="0DA86FAA" w14:textId="77777777" w:rsidR="001A20E6" w:rsidRDefault="00000000">
            <w:pPr>
              <w:pStyle w:val="TableCellTaskBadge"/>
              <w:shd w:val="clear" w:color="auto" w:fill="E3F2FD"/>
            </w:pPr>
            <w:r>
              <w:rPr>
                <w:b/>
                <w:bCs/>
                <w:color w:val="1976D2"/>
              </w:rPr>
              <w:t>STUDY</w:t>
            </w:r>
          </w:p>
          <w:p w14:paraId="11D089FA" w14:textId="77777777" w:rsidR="001A20E6" w:rsidRDefault="00000000">
            <w:pPr>
              <w:pStyle w:val="TableCellTaskDetails"/>
            </w:pPr>
            <w:r>
              <w:t>• Revision - Philosophical topics (Z01) — 30m</w:t>
            </w:r>
          </w:p>
          <w:p w14:paraId="0849FEA9" w14:textId="77777777" w:rsidR="001A20E6" w:rsidRDefault="00000000">
            <w:pPr>
              <w:pStyle w:val="TableCellTaskBadge"/>
              <w:shd w:val="clear" w:color="auto" w:fill="FCE4EC"/>
            </w:pPr>
            <w:r>
              <w:rPr>
                <w:b/>
                <w:bCs/>
                <w:color w:val="C2185B"/>
              </w:rPr>
              <w:t>REVISION</w:t>
            </w:r>
          </w:p>
          <w:p w14:paraId="19BB4DC6" w14:textId="77777777" w:rsidR="001A20E6" w:rsidRDefault="00000000">
            <w:pPr>
              <w:pStyle w:val="TableCellTaskDetails"/>
            </w:pPr>
            <w:r>
              <w:t>• Practice - Philosophical topics (Z01) — 30m</w:t>
            </w:r>
          </w:p>
          <w:p w14:paraId="41A35722"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325281A7" w14:textId="77777777" w:rsidR="001A20E6" w:rsidRDefault="001A20E6"/>
        </w:tc>
      </w:tr>
    </w:tbl>
    <w:p w14:paraId="4115E22F" w14:textId="77777777" w:rsidR="001A20E6" w:rsidRDefault="001A20E6">
      <w:pPr>
        <w:spacing w:after="400"/>
      </w:pPr>
    </w:p>
    <w:p w14:paraId="7F930654" w14:textId="77777777" w:rsidR="001A20E6" w:rsidRDefault="00000000">
      <w:pPr>
        <w:pStyle w:val="ResourceTitle"/>
      </w:pPr>
      <w:r>
        <w:t>📚 Resources for Oct 04 - Oct 10</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63076877" w14:textId="77777777">
        <w:tc>
          <w:tcPr>
            <w:tcW w:w="1650" w:type="pct"/>
            <w:tcBorders>
              <w:bottom w:val="single" w:sz="2" w:space="0" w:color="D1D5DB"/>
              <w:right w:val="single" w:sz="2" w:space="0" w:color="D1D5DB"/>
            </w:tcBorders>
            <w:tcMar>
              <w:top w:w="200" w:type="dxa"/>
              <w:left w:w="150" w:type="dxa"/>
              <w:bottom w:w="200" w:type="dxa"/>
              <w:right w:w="150" w:type="dxa"/>
            </w:tcMar>
          </w:tcPr>
          <w:p w14:paraId="4666BBE0" w14:textId="77777777" w:rsidR="001A20E6" w:rsidRDefault="00000000">
            <w:pPr>
              <w:pStyle w:val="TableCellSubjectName"/>
            </w:pPr>
            <w:r>
              <w:t>Internal Security</w:t>
            </w:r>
          </w:p>
          <w:p w14:paraId="6E4267D9" w14:textId="77777777" w:rsidR="001A20E6" w:rsidRDefault="00000000">
            <w:pPr>
              <w:pStyle w:val="TableCellCategoryTitle"/>
            </w:pPr>
            <w:r>
              <w:t>📝 Practice Materials</w:t>
            </w:r>
          </w:p>
          <w:p w14:paraId="0496EA1E" w14:textId="77777777" w:rsidR="001A20E6" w:rsidRDefault="00000000">
            <w:pPr>
              <w:pStyle w:val="TableCellResourceItem"/>
            </w:pPr>
            <w:r>
              <w:t>• La Excellence Security Material</w:t>
            </w:r>
          </w:p>
          <w:p w14:paraId="2CA04529" w14:textId="77777777" w:rsidR="001A20E6" w:rsidRDefault="00000000">
            <w:pPr>
              <w:pStyle w:val="TableCellResourceItem"/>
            </w:pPr>
            <w:r>
              <w:t>• Mains Workbook</w:t>
            </w:r>
          </w:p>
          <w:p w14:paraId="1B89FB95" w14:textId="77777777" w:rsidR="001A20E6" w:rsidRDefault="00000000">
            <w:pPr>
              <w:pStyle w:val="TableCellCategoryTitle"/>
            </w:pPr>
            <w:r>
              <w:t>📰 Current Affairs</w:t>
            </w:r>
          </w:p>
          <w:p w14:paraId="178533C3" w14:textId="77777777" w:rsidR="001A20E6" w:rsidRDefault="00000000">
            <w:pPr>
              <w:pStyle w:val="TableCellResourceItem"/>
            </w:pPr>
            <w:r>
              <w:t>• IDSA Reports</w:t>
            </w:r>
          </w:p>
          <w:p w14:paraId="6C1F6EE4"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0CEE23BB" w14:textId="77777777" w:rsidR="001A20E6" w:rsidRDefault="00000000">
            <w:pPr>
              <w:pStyle w:val="TableCellSubjectName"/>
            </w:pPr>
            <w:r>
              <w:t>Society and Social Justice</w:t>
            </w:r>
          </w:p>
          <w:p w14:paraId="26DD7D00" w14:textId="77777777" w:rsidR="001A20E6" w:rsidRDefault="00000000">
            <w:pPr>
              <w:pStyle w:val="TableCellCategoryTitle"/>
            </w:pPr>
            <w:r>
              <w:t>📝 Practice Materials</w:t>
            </w:r>
          </w:p>
          <w:p w14:paraId="1A112818" w14:textId="77777777" w:rsidR="001A20E6" w:rsidRDefault="00000000">
            <w:pPr>
              <w:pStyle w:val="TableCellResourceItem"/>
            </w:pPr>
            <w:r>
              <w:t>• La Excellence Society Material</w:t>
            </w:r>
          </w:p>
          <w:p w14:paraId="1F3BD1F3" w14:textId="77777777" w:rsidR="001A20E6" w:rsidRDefault="00000000">
            <w:pPr>
              <w:pStyle w:val="TableCellResourceItem"/>
            </w:pPr>
            <w:r>
              <w:t>• Mains Workbook</w:t>
            </w:r>
          </w:p>
          <w:p w14:paraId="54F217B7" w14:textId="77777777" w:rsidR="001A20E6" w:rsidRDefault="00000000">
            <w:pPr>
              <w:pStyle w:val="TableCellCategoryTitle"/>
            </w:pPr>
            <w:r>
              <w:t>📰 Current Affairs</w:t>
            </w:r>
          </w:p>
          <w:p w14:paraId="6684A969" w14:textId="77777777" w:rsidR="001A20E6" w:rsidRDefault="00000000">
            <w:pPr>
              <w:pStyle w:val="TableCellResourceItem"/>
            </w:pPr>
            <w:r>
              <w:t>• Newspapers (Hindu and IE Explained) (Social issues, NFHS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0A640A7F" w14:textId="77777777" w:rsidR="001A20E6" w:rsidRDefault="00000000">
            <w:pPr>
              <w:pStyle w:val="TableCellSubjectName"/>
            </w:pPr>
            <w:r>
              <w:t>Essay</w:t>
            </w:r>
          </w:p>
          <w:p w14:paraId="3AF36C73" w14:textId="77777777" w:rsidR="001A20E6" w:rsidRDefault="00000000">
            <w:pPr>
              <w:pStyle w:val="TableCellCategoryTitle"/>
            </w:pPr>
            <w:r>
              <w:t>📚 Primary Books</w:t>
            </w:r>
          </w:p>
          <w:p w14:paraId="2794481A" w14:textId="77777777" w:rsidR="001A20E6" w:rsidRDefault="00000000">
            <w:pPr>
              <w:pStyle w:val="TableCellResourceItem"/>
            </w:pPr>
            <w:r>
              <w:t>• Michael Sandel – Justice</w:t>
            </w:r>
          </w:p>
          <w:p w14:paraId="7E9EDC7E" w14:textId="77777777" w:rsidR="001A20E6" w:rsidRDefault="00000000">
            <w:pPr>
              <w:pStyle w:val="TableCellResourceItem"/>
            </w:pPr>
            <w:r>
              <w:t>• Ethics by Jitin Yadav</w:t>
            </w:r>
          </w:p>
          <w:p w14:paraId="2F7DBFD1" w14:textId="77777777" w:rsidR="001A20E6" w:rsidRDefault="00000000">
            <w:pPr>
              <w:pStyle w:val="TableCellResourceItem"/>
            </w:pPr>
            <w:r>
              <w:t>• 2nd ARC (4th, 10th – Ethics in Governance)</w:t>
            </w:r>
          </w:p>
          <w:p w14:paraId="063479F0" w14:textId="77777777" w:rsidR="001A20E6" w:rsidRDefault="00000000">
            <w:pPr>
              <w:pStyle w:val="TableCellCategoryTitle"/>
            </w:pPr>
            <w:r>
              <w:t>📝 Practice Materials</w:t>
            </w:r>
          </w:p>
          <w:p w14:paraId="2636AAD4" w14:textId="77777777" w:rsidR="001A20E6" w:rsidRDefault="00000000">
            <w:pPr>
              <w:pStyle w:val="TableCellResourceItem"/>
            </w:pPr>
            <w:r>
              <w:t>• La Excellence Ethics Material</w:t>
            </w:r>
          </w:p>
          <w:p w14:paraId="1A445B2A" w14:textId="77777777" w:rsidR="001A20E6" w:rsidRDefault="00000000">
            <w:pPr>
              <w:pStyle w:val="TableCellResourceItem"/>
            </w:pPr>
            <w:r>
              <w:t>• Prelims &amp; Mains Workbooks</w:t>
            </w:r>
          </w:p>
          <w:p w14:paraId="4B6A0D0F" w14:textId="77777777" w:rsidR="001A20E6" w:rsidRDefault="00000000">
            <w:pPr>
              <w:pStyle w:val="TableCellCategoryTitle"/>
            </w:pPr>
            <w:r>
              <w:t>📰 Current Affairs</w:t>
            </w:r>
          </w:p>
          <w:p w14:paraId="3E83D822" w14:textId="77777777" w:rsidR="001A20E6" w:rsidRDefault="00000000">
            <w:pPr>
              <w:pStyle w:val="TableCellResourceItem"/>
            </w:pPr>
            <w:r>
              <w:t>• Newspapers (case studies, ethical dilemmas in news)</w:t>
            </w:r>
          </w:p>
        </w:tc>
      </w:tr>
    </w:tbl>
    <w:p w14:paraId="2E3F8E73"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53485E37" w14:textId="77777777">
        <w:tc>
          <w:tcPr>
            <w:tcW w:w="2500" w:type="pct"/>
            <w:tcMar>
              <w:top w:w="0" w:type="dxa"/>
              <w:left w:w="0" w:type="dxa"/>
              <w:bottom w:w="0" w:type="dxa"/>
              <w:right w:w="0" w:type="dxa"/>
            </w:tcMar>
          </w:tcPr>
          <w:p w14:paraId="574896DC" w14:textId="77777777" w:rsidR="001A20E6" w:rsidRDefault="00000000">
            <w:pPr>
              <w:pStyle w:val="WeekTitle"/>
            </w:pPr>
            <w:r>
              <w:rPr>
                <w:color w:val="15803D"/>
              </w:rPr>
              <w:t>📅 Oct 11 - Oct 17, 2026</w:t>
            </w:r>
          </w:p>
        </w:tc>
        <w:tc>
          <w:tcPr>
            <w:tcW w:w="2500" w:type="pct"/>
            <w:tcMar>
              <w:top w:w="0" w:type="dxa"/>
              <w:left w:w="0" w:type="dxa"/>
              <w:bottom w:w="0" w:type="dxa"/>
              <w:right w:w="0" w:type="dxa"/>
            </w:tcMar>
          </w:tcPr>
          <w:p w14:paraId="16D061E5" w14:textId="77777777" w:rsidR="001A20E6" w:rsidRDefault="00000000">
            <w:pPr>
              <w:pStyle w:val="WeekCycleName"/>
            </w:pPr>
            <w:r>
              <w:rPr>
                <w:color w:val="15803D"/>
              </w:rPr>
              <w:t>C2</w:t>
            </w:r>
          </w:p>
        </w:tc>
      </w:tr>
    </w:tbl>
    <w:p w14:paraId="1A533D86"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00308933" w14:textId="77777777">
        <w:tc>
          <w:tcPr>
            <w:tcW w:w="700" w:type="pct"/>
            <w:shd w:val="clear" w:color="auto" w:fill="DCFCE7"/>
            <w:tcMar>
              <w:top w:w="200" w:type="dxa"/>
              <w:left w:w="100" w:type="dxa"/>
              <w:bottom w:w="200" w:type="dxa"/>
              <w:right w:w="100" w:type="dxa"/>
            </w:tcMar>
          </w:tcPr>
          <w:p w14:paraId="066BF37B" w14:textId="77777777" w:rsidR="001A20E6" w:rsidRDefault="00000000">
            <w:pPr>
              <w:pStyle w:val="TableCellCalendarDayHeader"/>
            </w:pPr>
            <w:r>
              <w:rPr>
                <w:color w:val="15803D"/>
              </w:rPr>
              <w:t>Sunday</w:t>
            </w:r>
          </w:p>
          <w:p w14:paraId="76687931" w14:textId="77777777" w:rsidR="001A20E6" w:rsidRDefault="00000000">
            <w:pPr>
              <w:pStyle w:val="TableCellCalendarDateHeader"/>
            </w:pPr>
            <w:r>
              <w:rPr>
                <w:color w:val="15803D"/>
              </w:rPr>
              <w:t>Oct 11</w:t>
            </w:r>
          </w:p>
          <w:p w14:paraId="20FE3FE5"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54E5E7AB" w14:textId="77777777" w:rsidR="001A20E6" w:rsidRDefault="00000000">
            <w:pPr>
              <w:pStyle w:val="TableCellCalendarDayHeader"/>
            </w:pPr>
            <w:r>
              <w:rPr>
                <w:color w:val="15803D"/>
              </w:rPr>
              <w:t>Monday</w:t>
            </w:r>
          </w:p>
          <w:p w14:paraId="12F55CCC" w14:textId="77777777" w:rsidR="001A20E6" w:rsidRDefault="00000000">
            <w:pPr>
              <w:pStyle w:val="TableCellCalendarDateHeader"/>
            </w:pPr>
            <w:r>
              <w:rPr>
                <w:color w:val="15803D"/>
              </w:rPr>
              <w:t>Oct 12</w:t>
            </w:r>
          </w:p>
          <w:p w14:paraId="69F5B122"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119959F1" w14:textId="77777777" w:rsidR="001A20E6" w:rsidRDefault="00000000">
            <w:pPr>
              <w:pStyle w:val="TableCellCalendarDayHeader"/>
            </w:pPr>
            <w:r>
              <w:rPr>
                <w:color w:val="15803D"/>
              </w:rPr>
              <w:t>Tuesday</w:t>
            </w:r>
          </w:p>
          <w:p w14:paraId="431C3E4E" w14:textId="77777777" w:rsidR="001A20E6" w:rsidRDefault="00000000">
            <w:pPr>
              <w:pStyle w:val="TableCellCalendarDateHeader"/>
            </w:pPr>
            <w:r>
              <w:rPr>
                <w:color w:val="15803D"/>
              </w:rPr>
              <w:t>Oct 13</w:t>
            </w:r>
          </w:p>
          <w:p w14:paraId="2D8F0251"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25897F1" w14:textId="77777777" w:rsidR="001A20E6" w:rsidRDefault="00000000">
            <w:pPr>
              <w:pStyle w:val="TableCellCalendarDayHeader"/>
            </w:pPr>
            <w:r>
              <w:rPr>
                <w:color w:val="15803D"/>
              </w:rPr>
              <w:t>Wednesday</w:t>
            </w:r>
          </w:p>
          <w:p w14:paraId="7BC9F36E" w14:textId="77777777" w:rsidR="001A20E6" w:rsidRDefault="00000000">
            <w:pPr>
              <w:pStyle w:val="TableCellCalendarDateHeader"/>
            </w:pPr>
            <w:r>
              <w:rPr>
                <w:color w:val="15803D"/>
              </w:rPr>
              <w:t>Oct 14</w:t>
            </w:r>
          </w:p>
          <w:p w14:paraId="0D8CBEF8"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6B86FB3F" w14:textId="77777777" w:rsidR="001A20E6" w:rsidRDefault="00000000">
            <w:pPr>
              <w:pStyle w:val="TableCellCalendarDayHeader"/>
            </w:pPr>
            <w:r>
              <w:rPr>
                <w:color w:val="15803D"/>
              </w:rPr>
              <w:t>Thursday</w:t>
            </w:r>
          </w:p>
          <w:p w14:paraId="346180D8" w14:textId="77777777" w:rsidR="001A20E6" w:rsidRDefault="00000000">
            <w:pPr>
              <w:pStyle w:val="TableCellCalendarDateHeader"/>
            </w:pPr>
            <w:r>
              <w:rPr>
                <w:color w:val="15803D"/>
              </w:rPr>
              <w:t>Oct 15</w:t>
            </w:r>
          </w:p>
          <w:p w14:paraId="1B98B9F5"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4D22BD87" w14:textId="77777777" w:rsidR="001A20E6" w:rsidRDefault="00000000">
            <w:pPr>
              <w:pStyle w:val="TableCellCalendarDayHeader"/>
            </w:pPr>
            <w:r>
              <w:rPr>
                <w:color w:val="15803D"/>
              </w:rPr>
              <w:t>Friday</w:t>
            </w:r>
          </w:p>
          <w:p w14:paraId="48CDAF7F" w14:textId="77777777" w:rsidR="001A20E6" w:rsidRDefault="00000000">
            <w:pPr>
              <w:pStyle w:val="TableCellCalendarDateHeader"/>
            </w:pPr>
            <w:r>
              <w:rPr>
                <w:color w:val="15803D"/>
              </w:rPr>
              <w:t>Oct 16</w:t>
            </w:r>
          </w:p>
          <w:p w14:paraId="15D2719B"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455D1250" w14:textId="77777777" w:rsidR="001A20E6" w:rsidRDefault="00000000">
            <w:pPr>
              <w:pStyle w:val="TableCellCalendarDayHeader"/>
            </w:pPr>
            <w:r>
              <w:rPr>
                <w:color w:val="F57C00"/>
              </w:rPr>
              <w:t>Saturday</w:t>
            </w:r>
          </w:p>
          <w:p w14:paraId="1E945A16" w14:textId="77777777" w:rsidR="001A20E6" w:rsidRDefault="00000000">
            <w:pPr>
              <w:pStyle w:val="TableCellCalendarDateHeader"/>
            </w:pPr>
            <w:r>
              <w:rPr>
                <w:color w:val="F57C00"/>
              </w:rPr>
              <w:t>Oct 17</w:t>
            </w:r>
          </w:p>
          <w:p w14:paraId="3C50BB5C" w14:textId="77777777" w:rsidR="001A20E6" w:rsidRDefault="00000000">
            <w:pPr>
              <w:pStyle w:val="TableCellCatchupLabel"/>
            </w:pPr>
            <w:r>
              <w:rPr>
                <w:color w:val="F57C00"/>
              </w:rPr>
              <w:t>Catchup Day</w:t>
            </w:r>
          </w:p>
        </w:tc>
      </w:tr>
      <w:tr w:rsidR="001A20E6" w14:paraId="1EBD507F" w14:textId="77777777">
        <w:tc>
          <w:tcPr>
            <w:tcW w:w="700" w:type="pct"/>
            <w:shd w:val="clear" w:color="auto" w:fill="DCFCE7"/>
            <w:tcMar>
              <w:top w:w="150" w:type="dxa"/>
              <w:left w:w="100" w:type="dxa"/>
              <w:bottom w:w="150" w:type="dxa"/>
              <w:right w:w="100" w:type="dxa"/>
            </w:tcMar>
          </w:tcPr>
          <w:p w14:paraId="610C15A9" w14:textId="77777777" w:rsidR="001A20E6" w:rsidRDefault="00000000">
            <w:pPr>
              <w:pStyle w:val="TableCellTaskSubject"/>
            </w:pPr>
            <w:r>
              <w:t>Society and Social Justice</w:t>
            </w:r>
          </w:p>
          <w:p w14:paraId="27A7CDB6" w14:textId="77777777" w:rsidR="001A20E6" w:rsidRDefault="00000000">
            <w:pPr>
              <w:pStyle w:val="TableCellTaskDetails"/>
            </w:pPr>
            <w:r>
              <w:t>• Test - TEST — 3h</w:t>
            </w:r>
          </w:p>
          <w:p w14:paraId="6B8B94C2"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64D6C7EB" w14:textId="77777777" w:rsidR="001A20E6" w:rsidRDefault="00000000">
            <w:pPr>
              <w:pStyle w:val="TableCellTaskSubject"/>
            </w:pPr>
            <w:r>
              <w:t>Society and Social Justice</w:t>
            </w:r>
          </w:p>
          <w:p w14:paraId="1EC05C5D" w14:textId="77777777" w:rsidR="001A20E6" w:rsidRDefault="00000000">
            <w:pPr>
              <w:pStyle w:val="TableCellTaskDetails"/>
            </w:pPr>
            <w:r>
              <w:t>• Study - Welfare schemes, mechanisms,laws and institutions related to children (S15) — 1h</w:t>
            </w:r>
          </w:p>
          <w:p w14:paraId="54A41508" w14:textId="77777777" w:rsidR="001A20E6" w:rsidRDefault="00000000">
            <w:pPr>
              <w:pStyle w:val="TableCellTaskBadge"/>
              <w:shd w:val="clear" w:color="auto" w:fill="E3F2FD"/>
            </w:pPr>
            <w:r>
              <w:rPr>
                <w:b/>
                <w:bCs/>
                <w:color w:val="1976D2"/>
              </w:rPr>
              <w:t>STUDY</w:t>
            </w:r>
          </w:p>
          <w:p w14:paraId="35C7A50E" w14:textId="77777777" w:rsidR="001A20E6" w:rsidRDefault="00000000">
            <w:pPr>
              <w:pStyle w:val="TableCellTaskDetails"/>
            </w:pPr>
            <w:r>
              <w:t>• Study - Welfare schemes, mechanisms,laws and institutions related to youth (S16) — 30m</w:t>
            </w:r>
          </w:p>
          <w:p w14:paraId="4713D90F" w14:textId="77777777" w:rsidR="001A20E6" w:rsidRDefault="00000000">
            <w:pPr>
              <w:pStyle w:val="TableCellTaskBadge"/>
              <w:shd w:val="clear" w:color="auto" w:fill="E3F2FD"/>
            </w:pPr>
            <w:r>
              <w:rPr>
                <w:b/>
                <w:bCs/>
                <w:color w:val="1976D2"/>
              </w:rPr>
              <w:t>STUDY</w:t>
            </w:r>
          </w:p>
          <w:p w14:paraId="5F7AFF85" w14:textId="77777777" w:rsidR="001A20E6" w:rsidRDefault="00000000">
            <w:pPr>
              <w:pStyle w:val="TableCellTaskDetails"/>
            </w:pPr>
            <w:r>
              <w:t>• Revision - Secularism (S10) — 30m</w:t>
            </w:r>
          </w:p>
          <w:p w14:paraId="0CA980D0" w14:textId="77777777" w:rsidR="001A20E6" w:rsidRDefault="00000000">
            <w:pPr>
              <w:pStyle w:val="TableCellTaskBadge"/>
              <w:shd w:val="clear" w:color="auto" w:fill="FCE4EC"/>
            </w:pPr>
            <w:r>
              <w:rPr>
                <w:b/>
                <w:bCs/>
                <w:color w:val="C2185B"/>
              </w:rPr>
              <w:t>REVISION</w:t>
            </w:r>
          </w:p>
          <w:p w14:paraId="5DBF69D4" w14:textId="77777777" w:rsidR="001A20E6" w:rsidRDefault="00000000">
            <w:pPr>
              <w:pStyle w:val="TableCellTaskDetails"/>
            </w:pPr>
            <w:r>
              <w:t>• Practice - Secularism (S10) — 30m</w:t>
            </w:r>
          </w:p>
          <w:p w14:paraId="134BC1AF"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C521DFB" w14:textId="77777777" w:rsidR="001A20E6" w:rsidRDefault="00000000">
            <w:pPr>
              <w:pStyle w:val="TableCellTaskSubject"/>
            </w:pPr>
            <w:r>
              <w:t>Society and Social Justice</w:t>
            </w:r>
          </w:p>
          <w:p w14:paraId="555503FE" w14:textId="77777777" w:rsidR="001A20E6" w:rsidRDefault="00000000">
            <w:pPr>
              <w:pStyle w:val="TableCellTaskDetails"/>
            </w:pPr>
            <w:r>
              <w:t>• Study - Welfare schemes, mechanisms,laws and institutions related to youth (S16) — 30m</w:t>
            </w:r>
          </w:p>
          <w:p w14:paraId="398710FF" w14:textId="77777777" w:rsidR="001A20E6" w:rsidRDefault="00000000">
            <w:pPr>
              <w:pStyle w:val="TableCellTaskBadge"/>
              <w:shd w:val="clear" w:color="auto" w:fill="E3F2FD"/>
            </w:pPr>
            <w:r>
              <w:rPr>
                <w:b/>
                <w:bCs/>
                <w:color w:val="1976D2"/>
              </w:rPr>
              <w:t>STUDY</w:t>
            </w:r>
          </w:p>
          <w:p w14:paraId="0DA3EBCB" w14:textId="77777777" w:rsidR="001A20E6" w:rsidRDefault="00000000">
            <w:pPr>
              <w:pStyle w:val="TableCellTaskDetails"/>
            </w:pPr>
            <w:r>
              <w:t>• Study - Welfare schemes, mechanisms,laws and institutions related to Aged (S17) — 1h</w:t>
            </w:r>
          </w:p>
          <w:p w14:paraId="64998676" w14:textId="77777777" w:rsidR="001A20E6" w:rsidRDefault="00000000">
            <w:pPr>
              <w:pStyle w:val="TableCellTaskBadge"/>
              <w:shd w:val="clear" w:color="auto" w:fill="E3F2FD"/>
            </w:pPr>
            <w:r>
              <w:rPr>
                <w:b/>
                <w:bCs/>
                <w:color w:val="1976D2"/>
              </w:rPr>
              <w:t>STUDY</w:t>
            </w:r>
          </w:p>
          <w:p w14:paraId="70C85426" w14:textId="77777777" w:rsidR="001A20E6" w:rsidRDefault="00000000">
            <w:pPr>
              <w:pStyle w:val="TableCellTaskDetails"/>
            </w:pPr>
            <w:r>
              <w:t>• Revision - Social empowerment and welfare (S11) — 30m</w:t>
            </w:r>
          </w:p>
          <w:p w14:paraId="50513C9A" w14:textId="77777777" w:rsidR="001A20E6" w:rsidRDefault="00000000">
            <w:pPr>
              <w:pStyle w:val="TableCellTaskBadge"/>
              <w:shd w:val="clear" w:color="auto" w:fill="FCE4EC"/>
            </w:pPr>
            <w:r>
              <w:rPr>
                <w:b/>
                <w:bCs/>
                <w:color w:val="C2185B"/>
              </w:rPr>
              <w:t>REVISION</w:t>
            </w:r>
          </w:p>
          <w:p w14:paraId="578EB117" w14:textId="77777777" w:rsidR="001A20E6" w:rsidRDefault="00000000">
            <w:pPr>
              <w:pStyle w:val="TableCellTaskDetails"/>
            </w:pPr>
            <w:r>
              <w:t>• Practice - Social empowerment and welfare (S11) — 30m</w:t>
            </w:r>
          </w:p>
          <w:p w14:paraId="182CB4B2"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61CD561" w14:textId="77777777" w:rsidR="001A20E6" w:rsidRDefault="00000000">
            <w:pPr>
              <w:pStyle w:val="TableCellTaskSubject"/>
            </w:pPr>
            <w:r>
              <w:t>Society and Social Justice</w:t>
            </w:r>
          </w:p>
          <w:p w14:paraId="1B328D02" w14:textId="77777777" w:rsidR="001A20E6" w:rsidRDefault="00000000">
            <w:pPr>
              <w:pStyle w:val="TableCellTaskDetails"/>
            </w:pPr>
            <w:r>
              <w:t>• Study - Welfare schemes, mechanisms,laws and institutions related to Migrants (S18) — 1h</w:t>
            </w:r>
          </w:p>
          <w:p w14:paraId="7D5843FD" w14:textId="77777777" w:rsidR="001A20E6" w:rsidRDefault="00000000">
            <w:pPr>
              <w:pStyle w:val="TableCellTaskBadge"/>
              <w:shd w:val="clear" w:color="auto" w:fill="E3F2FD"/>
            </w:pPr>
            <w:r>
              <w:rPr>
                <w:b/>
                <w:bCs/>
                <w:color w:val="1976D2"/>
              </w:rPr>
              <w:t>STUDY</w:t>
            </w:r>
          </w:p>
          <w:p w14:paraId="3E353EF1" w14:textId="77777777" w:rsidR="001A20E6" w:rsidRDefault="00000000">
            <w:pPr>
              <w:pStyle w:val="TableCellTaskDetails"/>
            </w:pPr>
            <w:r>
              <w:t>• Study - Welfare schemes, mechanisms,laws and institutions related to minorities (S19) — 30m</w:t>
            </w:r>
          </w:p>
          <w:p w14:paraId="1BBC6AF6" w14:textId="77777777" w:rsidR="001A20E6" w:rsidRDefault="00000000">
            <w:pPr>
              <w:pStyle w:val="TableCellTaskBadge"/>
              <w:shd w:val="clear" w:color="auto" w:fill="E3F2FD"/>
            </w:pPr>
            <w:r>
              <w:rPr>
                <w:b/>
                <w:bCs/>
                <w:color w:val="1976D2"/>
              </w:rPr>
              <w:t>STUDY</w:t>
            </w:r>
          </w:p>
          <w:p w14:paraId="266016D1" w14:textId="77777777" w:rsidR="001A20E6" w:rsidRDefault="00000000">
            <w:pPr>
              <w:pStyle w:val="TableCellTaskDetails"/>
            </w:pPr>
            <w:r>
              <w:t>• Revision - Welfare schemes, mechanisms,laws and institutions related to SCs (S12) — 30m</w:t>
            </w:r>
          </w:p>
          <w:p w14:paraId="4F581349" w14:textId="77777777" w:rsidR="001A20E6" w:rsidRDefault="00000000">
            <w:pPr>
              <w:pStyle w:val="TableCellTaskBadge"/>
              <w:shd w:val="clear" w:color="auto" w:fill="FCE4EC"/>
            </w:pPr>
            <w:r>
              <w:rPr>
                <w:b/>
                <w:bCs/>
                <w:color w:val="C2185B"/>
              </w:rPr>
              <w:t>REVISION</w:t>
            </w:r>
          </w:p>
          <w:p w14:paraId="00E8BCAD" w14:textId="77777777" w:rsidR="001A20E6" w:rsidRDefault="00000000">
            <w:pPr>
              <w:pStyle w:val="TableCellTaskDetails"/>
            </w:pPr>
            <w:r>
              <w:t>• Practice - Welfare schemes, mechanisms,laws and institutions related to SCs (S12) — 30m</w:t>
            </w:r>
          </w:p>
          <w:p w14:paraId="7B9AF490"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02A52F9B" w14:textId="77777777" w:rsidR="001A20E6" w:rsidRDefault="00000000">
            <w:pPr>
              <w:pStyle w:val="TableCellTaskSubject"/>
            </w:pPr>
            <w:r>
              <w:t>Society and Social Justice</w:t>
            </w:r>
          </w:p>
          <w:p w14:paraId="161FEC8E" w14:textId="77777777" w:rsidR="001A20E6" w:rsidRDefault="00000000">
            <w:pPr>
              <w:pStyle w:val="TableCellTaskDetails"/>
            </w:pPr>
            <w:r>
              <w:t>• Study - Welfare schemes, mechanisms,laws and institutions related to minorities (S19) — 30m</w:t>
            </w:r>
          </w:p>
          <w:p w14:paraId="61C2D39C" w14:textId="77777777" w:rsidR="001A20E6" w:rsidRDefault="00000000">
            <w:pPr>
              <w:pStyle w:val="TableCellTaskBadge"/>
              <w:shd w:val="clear" w:color="auto" w:fill="E3F2FD"/>
            </w:pPr>
            <w:r>
              <w:rPr>
                <w:b/>
                <w:bCs/>
                <w:color w:val="1976D2"/>
              </w:rPr>
              <w:t>STUDY</w:t>
            </w:r>
          </w:p>
          <w:p w14:paraId="0A3CF838" w14:textId="77777777" w:rsidR="001A20E6" w:rsidRDefault="00000000">
            <w:pPr>
              <w:pStyle w:val="TableCellTaskDetails"/>
            </w:pPr>
            <w:r>
              <w:t>• Study - Welfare schemes, mechanisms,laws and institutions related to disabled (S20) — 1h</w:t>
            </w:r>
          </w:p>
          <w:p w14:paraId="600B2913" w14:textId="77777777" w:rsidR="001A20E6" w:rsidRDefault="00000000">
            <w:pPr>
              <w:pStyle w:val="TableCellTaskBadge"/>
              <w:shd w:val="clear" w:color="auto" w:fill="E3F2FD"/>
            </w:pPr>
            <w:r>
              <w:rPr>
                <w:b/>
                <w:bCs/>
                <w:color w:val="1976D2"/>
              </w:rPr>
              <w:t>STUDY</w:t>
            </w:r>
          </w:p>
          <w:p w14:paraId="2733A89A" w14:textId="77777777" w:rsidR="001A20E6" w:rsidRDefault="00000000">
            <w:pPr>
              <w:pStyle w:val="TableCellTaskDetails"/>
            </w:pPr>
            <w:r>
              <w:t>• Revision - Welfare schemes, mechanisms and institutions related to STs (S13) — 30m</w:t>
            </w:r>
          </w:p>
          <w:p w14:paraId="03D7E89A" w14:textId="77777777" w:rsidR="001A20E6" w:rsidRDefault="00000000">
            <w:pPr>
              <w:pStyle w:val="TableCellTaskBadge"/>
              <w:shd w:val="clear" w:color="auto" w:fill="FCE4EC"/>
            </w:pPr>
            <w:r>
              <w:rPr>
                <w:b/>
                <w:bCs/>
                <w:color w:val="C2185B"/>
              </w:rPr>
              <w:t>REVISION</w:t>
            </w:r>
          </w:p>
          <w:p w14:paraId="0D030875" w14:textId="77777777" w:rsidR="001A20E6" w:rsidRDefault="00000000">
            <w:pPr>
              <w:pStyle w:val="TableCellTaskDetails"/>
            </w:pPr>
            <w:r>
              <w:t>• Practice - Welfare schemes, mechanisms and institutions related to STs (S13) — 30m</w:t>
            </w:r>
          </w:p>
          <w:p w14:paraId="48681FEF"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D9DECD6" w14:textId="77777777" w:rsidR="001A20E6" w:rsidRDefault="00000000">
            <w:pPr>
              <w:pStyle w:val="TableCellTaskSubject"/>
            </w:pPr>
            <w:r>
              <w:t>Society and Social Justice</w:t>
            </w:r>
          </w:p>
          <w:p w14:paraId="0E93C5DB" w14:textId="77777777" w:rsidR="001A20E6" w:rsidRDefault="00000000">
            <w:pPr>
              <w:pStyle w:val="TableCellTaskDetails"/>
            </w:pPr>
            <w:r>
              <w:t>• Study - Welfare schemes, mechanisms,laws and institutions related to LGBTQIA+ (S21) — 1h</w:t>
            </w:r>
          </w:p>
          <w:p w14:paraId="561A1C8D" w14:textId="77777777" w:rsidR="001A20E6" w:rsidRDefault="00000000">
            <w:pPr>
              <w:pStyle w:val="TableCellTaskBadge"/>
              <w:shd w:val="clear" w:color="auto" w:fill="E3F2FD"/>
            </w:pPr>
            <w:r>
              <w:rPr>
                <w:b/>
                <w:bCs/>
                <w:color w:val="1976D2"/>
              </w:rPr>
              <w:t>STUDY</w:t>
            </w:r>
          </w:p>
          <w:p w14:paraId="42C63DB1" w14:textId="77777777" w:rsidR="001A20E6" w:rsidRDefault="00000000">
            <w:pPr>
              <w:pStyle w:val="TableCellTaskDetails"/>
            </w:pPr>
            <w:r>
              <w:t>• Study - Social sector - Health (S22) — 30m</w:t>
            </w:r>
          </w:p>
          <w:p w14:paraId="4A397B6D" w14:textId="77777777" w:rsidR="001A20E6" w:rsidRDefault="00000000">
            <w:pPr>
              <w:pStyle w:val="TableCellTaskBadge"/>
              <w:shd w:val="clear" w:color="auto" w:fill="E3F2FD"/>
            </w:pPr>
            <w:r>
              <w:rPr>
                <w:b/>
                <w:bCs/>
                <w:color w:val="1976D2"/>
              </w:rPr>
              <w:t>STUDY</w:t>
            </w:r>
          </w:p>
          <w:p w14:paraId="1A40F36B" w14:textId="77777777" w:rsidR="001A20E6" w:rsidRDefault="00000000">
            <w:pPr>
              <w:pStyle w:val="TableCellTaskDetails"/>
            </w:pPr>
            <w:r>
              <w:t>• Revision - Welfare schemes, mechanisms,laws and institutions related to Women (S14) — 30m</w:t>
            </w:r>
          </w:p>
          <w:p w14:paraId="48C71C26" w14:textId="77777777" w:rsidR="001A20E6" w:rsidRDefault="00000000">
            <w:pPr>
              <w:pStyle w:val="TableCellTaskBadge"/>
              <w:shd w:val="clear" w:color="auto" w:fill="FCE4EC"/>
            </w:pPr>
            <w:r>
              <w:rPr>
                <w:b/>
                <w:bCs/>
                <w:color w:val="C2185B"/>
              </w:rPr>
              <w:t>REVISION</w:t>
            </w:r>
          </w:p>
          <w:p w14:paraId="198FB433" w14:textId="77777777" w:rsidR="001A20E6" w:rsidRDefault="00000000">
            <w:pPr>
              <w:pStyle w:val="TableCellTaskDetails"/>
            </w:pPr>
            <w:r>
              <w:t>• Practice - Welfare schemes, mechanisms,laws and institutions related to Women (S14) — 30m</w:t>
            </w:r>
          </w:p>
          <w:p w14:paraId="3900CC90"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6EB48774" w14:textId="77777777" w:rsidR="001A20E6" w:rsidRDefault="001A20E6"/>
        </w:tc>
      </w:tr>
      <w:tr w:rsidR="001A20E6" w14:paraId="42EDFB42" w14:textId="77777777">
        <w:tc>
          <w:tcPr>
            <w:tcW w:w="700" w:type="pct"/>
            <w:shd w:val="clear" w:color="auto" w:fill="DCFCE7"/>
            <w:tcMar>
              <w:top w:w="150" w:type="dxa"/>
              <w:left w:w="100" w:type="dxa"/>
              <w:bottom w:w="150" w:type="dxa"/>
              <w:right w:w="100" w:type="dxa"/>
            </w:tcMar>
          </w:tcPr>
          <w:p w14:paraId="5FC5EC6E" w14:textId="77777777" w:rsidR="001A20E6" w:rsidRDefault="00000000">
            <w:pPr>
              <w:pStyle w:val="TableCellTaskSubject"/>
            </w:pPr>
            <w:r>
              <w:t>Essay</w:t>
            </w:r>
          </w:p>
          <w:p w14:paraId="470C1F10" w14:textId="77777777" w:rsidR="001A20E6" w:rsidRDefault="00000000">
            <w:pPr>
              <w:pStyle w:val="TableCellTaskDetails"/>
            </w:pPr>
            <w:r>
              <w:t>• Test - TEST — 3h</w:t>
            </w:r>
          </w:p>
          <w:p w14:paraId="37108041"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0F15167B" w14:textId="77777777" w:rsidR="001A20E6" w:rsidRDefault="00000000">
            <w:pPr>
              <w:pStyle w:val="TableCellTaskSubject"/>
            </w:pPr>
            <w:r>
              <w:t>Essay</w:t>
            </w:r>
          </w:p>
          <w:p w14:paraId="370C307F" w14:textId="77777777" w:rsidR="001A20E6" w:rsidRDefault="00000000">
            <w:pPr>
              <w:pStyle w:val="TableCellTaskDetails"/>
            </w:pPr>
            <w:r>
              <w:t>• Study - Philosophical topics (Z01) — 1h 30m</w:t>
            </w:r>
          </w:p>
          <w:p w14:paraId="69AD3A5F" w14:textId="77777777" w:rsidR="001A20E6" w:rsidRDefault="00000000">
            <w:pPr>
              <w:pStyle w:val="TableCellTaskBadge"/>
              <w:shd w:val="clear" w:color="auto" w:fill="E3F2FD"/>
            </w:pPr>
            <w:r>
              <w:rPr>
                <w:b/>
                <w:bCs/>
                <w:color w:val="1976D2"/>
              </w:rPr>
              <w:t>STUDY</w:t>
            </w:r>
          </w:p>
          <w:p w14:paraId="35A53E3B" w14:textId="77777777" w:rsidR="001A20E6" w:rsidRDefault="00000000">
            <w:pPr>
              <w:pStyle w:val="TableCellTaskDetails"/>
            </w:pPr>
            <w:r>
              <w:t>• Revision - Philosophical topics (Z01) — 30m</w:t>
            </w:r>
          </w:p>
          <w:p w14:paraId="1F51309B" w14:textId="77777777" w:rsidR="001A20E6" w:rsidRDefault="00000000">
            <w:pPr>
              <w:pStyle w:val="TableCellTaskBadge"/>
              <w:shd w:val="clear" w:color="auto" w:fill="FCE4EC"/>
            </w:pPr>
            <w:r>
              <w:rPr>
                <w:b/>
                <w:bCs/>
                <w:color w:val="C2185B"/>
              </w:rPr>
              <w:t>REVISION</w:t>
            </w:r>
          </w:p>
          <w:p w14:paraId="08C2759D" w14:textId="77777777" w:rsidR="001A20E6" w:rsidRDefault="00000000">
            <w:pPr>
              <w:pStyle w:val="TableCellTaskDetails"/>
            </w:pPr>
            <w:r>
              <w:t>• Practice - Philosophical topics (Z01) — 30m</w:t>
            </w:r>
          </w:p>
          <w:p w14:paraId="2726D091"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71C1DED" w14:textId="77777777" w:rsidR="001A20E6" w:rsidRDefault="00000000">
            <w:pPr>
              <w:pStyle w:val="TableCellTaskSubject"/>
            </w:pPr>
            <w:r>
              <w:t>Essay</w:t>
            </w:r>
          </w:p>
          <w:p w14:paraId="2CB4B902" w14:textId="77777777" w:rsidR="001A20E6" w:rsidRDefault="00000000">
            <w:pPr>
              <w:pStyle w:val="TableCellTaskDetails"/>
            </w:pPr>
            <w:r>
              <w:t>• Study - Philosophical topics (Z01) — 1h 30m</w:t>
            </w:r>
          </w:p>
          <w:p w14:paraId="2C2A4623" w14:textId="77777777" w:rsidR="001A20E6" w:rsidRDefault="00000000">
            <w:pPr>
              <w:pStyle w:val="TableCellTaskBadge"/>
              <w:shd w:val="clear" w:color="auto" w:fill="E3F2FD"/>
            </w:pPr>
            <w:r>
              <w:rPr>
                <w:b/>
                <w:bCs/>
                <w:color w:val="1976D2"/>
              </w:rPr>
              <w:t>STUDY</w:t>
            </w:r>
          </w:p>
          <w:p w14:paraId="6CD18055" w14:textId="77777777" w:rsidR="001A20E6" w:rsidRDefault="00000000">
            <w:pPr>
              <w:pStyle w:val="TableCellTaskDetails"/>
            </w:pPr>
            <w:r>
              <w:t>• Revision - Philosophical topics (Z01) — 30m</w:t>
            </w:r>
          </w:p>
          <w:p w14:paraId="3C3531FE" w14:textId="77777777" w:rsidR="001A20E6" w:rsidRDefault="00000000">
            <w:pPr>
              <w:pStyle w:val="TableCellTaskBadge"/>
              <w:shd w:val="clear" w:color="auto" w:fill="FCE4EC"/>
            </w:pPr>
            <w:r>
              <w:rPr>
                <w:b/>
                <w:bCs/>
                <w:color w:val="C2185B"/>
              </w:rPr>
              <w:t>REVISION</w:t>
            </w:r>
          </w:p>
          <w:p w14:paraId="5FCBB384" w14:textId="77777777" w:rsidR="001A20E6" w:rsidRDefault="00000000">
            <w:pPr>
              <w:pStyle w:val="TableCellTaskDetails"/>
            </w:pPr>
            <w:r>
              <w:t>• Practice - Philosophical topics (Z01) — 30m</w:t>
            </w:r>
          </w:p>
          <w:p w14:paraId="24B2AB6B"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566E0E3" w14:textId="77777777" w:rsidR="001A20E6" w:rsidRDefault="00000000">
            <w:pPr>
              <w:pStyle w:val="TableCellTaskSubject"/>
            </w:pPr>
            <w:r>
              <w:t>Essay</w:t>
            </w:r>
          </w:p>
          <w:p w14:paraId="06CE6D70" w14:textId="77777777" w:rsidR="001A20E6" w:rsidRDefault="00000000">
            <w:pPr>
              <w:pStyle w:val="TableCellTaskDetails"/>
            </w:pPr>
            <w:r>
              <w:t>• Study - Philosophical topics (Z01) — 1h</w:t>
            </w:r>
          </w:p>
          <w:p w14:paraId="384916AA" w14:textId="77777777" w:rsidR="001A20E6" w:rsidRDefault="00000000">
            <w:pPr>
              <w:pStyle w:val="TableCellTaskBadge"/>
              <w:shd w:val="clear" w:color="auto" w:fill="E3F2FD"/>
            </w:pPr>
            <w:r>
              <w:rPr>
                <w:b/>
                <w:bCs/>
                <w:color w:val="1976D2"/>
              </w:rPr>
              <w:t>STUDY</w:t>
            </w:r>
          </w:p>
          <w:p w14:paraId="66F73B57" w14:textId="77777777" w:rsidR="001A20E6" w:rsidRDefault="00000000">
            <w:pPr>
              <w:pStyle w:val="TableCellTaskDetails"/>
            </w:pPr>
            <w:r>
              <w:t>• Study - Women based topics (Z02) — 30m</w:t>
            </w:r>
          </w:p>
          <w:p w14:paraId="35AC72AA" w14:textId="77777777" w:rsidR="001A20E6" w:rsidRDefault="00000000">
            <w:pPr>
              <w:pStyle w:val="TableCellTaskBadge"/>
              <w:shd w:val="clear" w:color="auto" w:fill="E3F2FD"/>
            </w:pPr>
            <w:r>
              <w:rPr>
                <w:b/>
                <w:bCs/>
                <w:color w:val="1976D2"/>
              </w:rPr>
              <w:t>STUDY</w:t>
            </w:r>
          </w:p>
          <w:p w14:paraId="33B7B97A" w14:textId="77777777" w:rsidR="001A20E6" w:rsidRDefault="00000000">
            <w:pPr>
              <w:pStyle w:val="TableCellTaskDetails"/>
            </w:pPr>
            <w:r>
              <w:t>• Revision - Women based topics (Z02) — 30m</w:t>
            </w:r>
          </w:p>
          <w:p w14:paraId="2A534F5E" w14:textId="77777777" w:rsidR="001A20E6" w:rsidRDefault="00000000">
            <w:pPr>
              <w:pStyle w:val="TableCellTaskBadge"/>
              <w:shd w:val="clear" w:color="auto" w:fill="FCE4EC"/>
            </w:pPr>
            <w:r>
              <w:rPr>
                <w:b/>
                <w:bCs/>
                <w:color w:val="C2185B"/>
              </w:rPr>
              <w:t>REVISION</w:t>
            </w:r>
          </w:p>
          <w:p w14:paraId="59189F04" w14:textId="77777777" w:rsidR="001A20E6" w:rsidRDefault="00000000">
            <w:pPr>
              <w:pStyle w:val="TableCellTaskDetails"/>
            </w:pPr>
            <w:r>
              <w:t>• Practice - Women based topics (Z02) — 30m</w:t>
            </w:r>
          </w:p>
          <w:p w14:paraId="20993C70"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31B06250" w14:textId="77777777" w:rsidR="001A20E6" w:rsidRDefault="00000000">
            <w:pPr>
              <w:pStyle w:val="TableCellTaskSubject"/>
            </w:pPr>
            <w:r>
              <w:t>Essay</w:t>
            </w:r>
          </w:p>
          <w:p w14:paraId="56B877CB" w14:textId="77777777" w:rsidR="001A20E6" w:rsidRDefault="00000000">
            <w:pPr>
              <w:pStyle w:val="TableCellTaskDetails"/>
            </w:pPr>
            <w:r>
              <w:t>• Study - Women based topics (Z02) — 1h 30m</w:t>
            </w:r>
          </w:p>
          <w:p w14:paraId="7DD893B0" w14:textId="77777777" w:rsidR="001A20E6" w:rsidRDefault="00000000">
            <w:pPr>
              <w:pStyle w:val="TableCellTaskBadge"/>
              <w:shd w:val="clear" w:color="auto" w:fill="E3F2FD"/>
            </w:pPr>
            <w:r>
              <w:rPr>
                <w:b/>
                <w:bCs/>
                <w:color w:val="1976D2"/>
              </w:rPr>
              <w:t>STUDY</w:t>
            </w:r>
          </w:p>
          <w:p w14:paraId="78A6CB2F" w14:textId="77777777" w:rsidR="001A20E6" w:rsidRDefault="00000000">
            <w:pPr>
              <w:pStyle w:val="TableCellTaskDetails"/>
            </w:pPr>
            <w:r>
              <w:t>• Revision - Women based topics (Z02) — 30m</w:t>
            </w:r>
          </w:p>
          <w:p w14:paraId="31CDBAD8" w14:textId="77777777" w:rsidR="001A20E6" w:rsidRDefault="00000000">
            <w:pPr>
              <w:pStyle w:val="TableCellTaskBadge"/>
              <w:shd w:val="clear" w:color="auto" w:fill="FCE4EC"/>
            </w:pPr>
            <w:r>
              <w:rPr>
                <w:b/>
                <w:bCs/>
                <w:color w:val="C2185B"/>
              </w:rPr>
              <w:t>REVISION</w:t>
            </w:r>
          </w:p>
          <w:p w14:paraId="3C85B22E" w14:textId="77777777" w:rsidR="001A20E6" w:rsidRDefault="00000000">
            <w:pPr>
              <w:pStyle w:val="TableCellTaskDetails"/>
            </w:pPr>
            <w:r>
              <w:t>• Practice - Women based topics (Z02) — 30m</w:t>
            </w:r>
          </w:p>
          <w:p w14:paraId="70117403"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89C871B" w14:textId="77777777" w:rsidR="001A20E6" w:rsidRDefault="00000000">
            <w:pPr>
              <w:pStyle w:val="TableCellTaskSubject"/>
            </w:pPr>
            <w:r>
              <w:t>Essay</w:t>
            </w:r>
          </w:p>
          <w:p w14:paraId="57F805ED" w14:textId="77777777" w:rsidR="001A20E6" w:rsidRDefault="00000000">
            <w:pPr>
              <w:pStyle w:val="TableCellTaskDetails"/>
            </w:pPr>
            <w:r>
              <w:t>• Study - Women based topics (Z02) — 1h 30m</w:t>
            </w:r>
          </w:p>
          <w:p w14:paraId="61083D3F" w14:textId="77777777" w:rsidR="001A20E6" w:rsidRDefault="00000000">
            <w:pPr>
              <w:pStyle w:val="TableCellTaskBadge"/>
              <w:shd w:val="clear" w:color="auto" w:fill="E3F2FD"/>
            </w:pPr>
            <w:r>
              <w:rPr>
                <w:b/>
                <w:bCs/>
                <w:color w:val="1976D2"/>
              </w:rPr>
              <w:t>STUDY</w:t>
            </w:r>
          </w:p>
          <w:p w14:paraId="14228629" w14:textId="77777777" w:rsidR="001A20E6" w:rsidRDefault="00000000">
            <w:pPr>
              <w:pStyle w:val="TableCellTaskDetails"/>
            </w:pPr>
            <w:r>
              <w:t>• Revision - Women based topics (Z02) — 30m</w:t>
            </w:r>
          </w:p>
          <w:p w14:paraId="0B81986E" w14:textId="77777777" w:rsidR="001A20E6" w:rsidRDefault="00000000">
            <w:pPr>
              <w:pStyle w:val="TableCellTaskBadge"/>
              <w:shd w:val="clear" w:color="auto" w:fill="FCE4EC"/>
            </w:pPr>
            <w:r>
              <w:rPr>
                <w:b/>
                <w:bCs/>
                <w:color w:val="C2185B"/>
              </w:rPr>
              <w:t>REVISION</w:t>
            </w:r>
          </w:p>
          <w:p w14:paraId="05C17D05" w14:textId="77777777" w:rsidR="001A20E6" w:rsidRDefault="00000000">
            <w:pPr>
              <w:pStyle w:val="TableCellTaskDetails"/>
            </w:pPr>
            <w:r>
              <w:t>• Practice - Women based topics (Z02) — 30m</w:t>
            </w:r>
          </w:p>
          <w:p w14:paraId="6AE5E01C"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0FD39453" w14:textId="77777777" w:rsidR="001A20E6" w:rsidRDefault="001A20E6"/>
        </w:tc>
      </w:tr>
    </w:tbl>
    <w:p w14:paraId="3ECCFB47" w14:textId="77777777" w:rsidR="001A20E6" w:rsidRDefault="001A20E6">
      <w:pPr>
        <w:spacing w:after="400"/>
      </w:pPr>
    </w:p>
    <w:p w14:paraId="58D0A6A3" w14:textId="77777777" w:rsidR="001A20E6" w:rsidRDefault="00000000">
      <w:pPr>
        <w:pStyle w:val="ResourceTitle"/>
      </w:pPr>
      <w:r>
        <w:t>📚 Resources for Oct 11 - Oct 17</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30A4AB1B" w14:textId="77777777">
        <w:tc>
          <w:tcPr>
            <w:tcW w:w="1650" w:type="pct"/>
            <w:tcBorders>
              <w:bottom w:val="single" w:sz="2" w:space="0" w:color="D1D5DB"/>
              <w:right w:val="single" w:sz="2" w:space="0" w:color="D1D5DB"/>
            </w:tcBorders>
            <w:tcMar>
              <w:top w:w="200" w:type="dxa"/>
              <w:left w:w="150" w:type="dxa"/>
              <w:bottom w:w="200" w:type="dxa"/>
              <w:right w:w="150" w:type="dxa"/>
            </w:tcMar>
          </w:tcPr>
          <w:p w14:paraId="57959EDE" w14:textId="77777777" w:rsidR="001A20E6" w:rsidRDefault="00000000">
            <w:pPr>
              <w:pStyle w:val="TableCellSubjectName"/>
            </w:pPr>
            <w:r>
              <w:t>Society and Social Justice</w:t>
            </w:r>
          </w:p>
          <w:p w14:paraId="21FC9AD1" w14:textId="77777777" w:rsidR="001A20E6" w:rsidRDefault="00000000">
            <w:pPr>
              <w:pStyle w:val="TableCellCategoryTitle"/>
            </w:pPr>
            <w:r>
              <w:t>📝 Practice Materials</w:t>
            </w:r>
          </w:p>
          <w:p w14:paraId="72CC1A8A" w14:textId="77777777" w:rsidR="001A20E6" w:rsidRDefault="00000000">
            <w:pPr>
              <w:pStyle w:val="TableCellResourceItem"/>
            </w:pPr>
            <w:r>
              <w:t>• La Excellence Society Material</w:t>
            </w:r>
          </w:p>
          <w:p w14:paraId="1B231F70" w14:textId="77777777" w:rsidR="001A20E6" w:rsidRDefault="00000000">
            <w:pPr>
              <w:pStyle w:val="TableCellResourceItem"/>
            </w:pPr>
            <w:r>
              <w:t>• Mains Workbook</w:t>
            </w:r>
          </w:p>
          <w:p w14:paraId="2D79D68B" w14:textId="77777777" w:rsidR="001A20E6" w:rsidRDefault="00000000">
            <w:pPr>
              <w:pStyle w:val="TableCellCategoryTitle"/>
            </w:pPr>
            <w:r>
              <w:t>📰 Current Affairs</w:t>
            </w:r>
          </w:p>
          <w:p w14:paraId="36285795" w14:textId="77777777" w:rsidR="001A20E6" w:rsidRDefault="00000000">
            <w:pPr>
              <w:pStyle w:val="TableCellResourceItem"/>
            </w:pPr>
            <w:r>
              <w:t>• Newspapers (Hindu and IE Explained) (Social issues, NFHS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44B4B4BD" w14:textId="77777777" w:rsidR="001A20E6" w:rsidRDefault="00000000">
            <w:pPr>
              <w:pStyle w:val="TableCellSubjectName"/>
            </w:pPr>
            <w:r>
              <w:t>Essay</w:t>
            </w:r>
          </w:p>
          <w:p w14:paraId="638686AF" w14:textId="77777777" w:rsidR="001A20E6" w:rsidRDefault="00000000">
            <w:pPr>
              <w:pStyle w:val="TableCellCategoryTitle"/>
            </w:pPr>
            <w:r>
              <w:t>📚 Primary Books</w:t>
            </w:r>
          </w:p>
          <w:p w14:paraId="3AE9C11D" w14:textId="77777777" w:rsidR="001A20E6" w:rsidRDefault="00000000">
            <w:pPr>
              <w:pStyle w:val="TableCellResourceItem"/>
            </w:pPr>
            <w:r>
              <w:t>• Michael Sandel – Justice</w:t>
            </w:r>
          </w:p>
          <w:p w14:paraId="34A251B3" w14:textId="77777777" w:rsidR="001A20E6" w:rsidRDefault="00000000">
            <w:pPr>
              <w:pStyle w:val="TableCellResourceItem"/>
            </w:pPr>
            <w:r>
              <w:t>• Ethics by Jitin Yadav</w:t>
            </w:r>
          </w:p>
          <w:p w14:paraId="52250389" w14:textId="77777777" w:rsidR="001A20E6" w:rsidRDefault="00000000">
            <w:pPr>
              <w:pStyle w:val="TableCellResourceItem"/>
            </w:pPr>
            <w:r>
              <w:t>• 2nd ARC (4th, 10th – Ethics in Governance)</w:t>
            </w:r>
          </w:p>
          <w:p w14:paraId="710591DB" w14:textId="77777777" w:rsidR="001A20E6" w:rsidRDefault="00000000">
            <w:pPr>
              <w:pStyle w:val="TableCellCategoryTitle"/>
            </w:pPr>
            <w:r>
              <w:t>📝 Practice Materials</w:t>
            </w:r>
          </w:p>
          <w:p w14:paraId="7DB97EC2" w14:textId="77777777" w:rsidR="001A20E6" w:rsidRDefault="00000000">
            <w:pPr>
              <w:pStyle w:val="TableCellResourceItem"/>
            </w:pPr>
            <w:r>
              <w:t>• La Excellence Ethics Material</w:t>
            </w:r>
          </w:p>
          <w:p w14:paraId="5040D096" w14:textId="77777777" w:rsidR="001A20E6" w:rsidRDefault="00000000">
            <w:pPr>
              <w:pStyle w:val="TableCellResourceItem"/>
            </w:pPr>
            <w:r>
              <w:t>• Prelims &amp; Mains Workbooks</w:t>
            </w:r>
          </w:p>
          <w:p w14:paraId="618EEAEC" w14:textId="77777777" w:rsidR="001A20E6" w:rsidRDefault="00000000">
            <w:pPr>
              <w:pStyle w:val="TableCellCategoryTitle"/>
            </w:pPr>
            <w:r>
              <w:t>📰 Current Affairs</w:t>
            </w:r>
          </w:p>
          <w:p w14:paraId="42D7572C" w14:textId="77777777" w:rsidR="001A20E6" w:rsidRDefault="00000000">
            <w:pPr>
              <w:pStyle w:val="TableCellResourceItem"/>
            </w:pPr>
            <w:r>
              <w:t>• Newspapers (case studies, ethical dilemmas in news)</w:t>
            </w:r>
          </w:p>
        </w:tc>
        <w:tc>
          <w:tcPr>
            <w:tcW w:w="1650" w:type="pct"/>
          </w:tcPr>
          <w:p w14:paraId="5A37FAFD" w14:textId="77777777" w:rsidR="001A20E6" w:rsidRDefault="001A20E6"/>
        </w:tc>
      </w:tr>
    </w:tbl>
    <w:p w14:paraId="3844F391"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0802949E" w14:textId="77777777">
        <w:tc>
          <w:tcPr>
            <w:tcW w:w="2500" w:type="pct"/>
            <w:tcMar>
              <w:top w:w="0" w:type="dxa"/>
              <w:left w:w="0" w:type="dxa"/>
              <w:bottom w:w="0" w:type="dxa"/>
              <w:right w:w="0" w:type="dxa"/>
            </w:tcMar>
          </w:tcPr>
          <w:p w14:paraId="4840C376" w14:textId="77777777" w:rsidR="001A20E6" w:rsidRDefault="00000000">
            <w:pPr>
              <w:pStyle w:val="WeekTitle"/>
            </w:pPr>
            <w:r>
              <w:rPr>
                <w:color w:val="15803D"/>
              </w:rPr>
              <w:t>📅 Oct 18 - Oct 24, 2026</w:t>
            </w:r>
          </w:p>
        </w:tc>
        <w:tc>
          <w:tcPr>
            <w:tcW w:w="2500" w:type="pct"/>
            <w:tcMar>
              <w:top w:w="0" w:type="dxa"/>
              <w:left w:w="0" w:type="dxa"/>
              <w:bottom w:w="0" w:type="dxa"/>
              <w:right w:w="0" w:type="dxa"/>
            </w:tcMar>
          </w:tcPr>
          <w:p w14:paraId="77977223" w14:textId="77777777" w:rsidR="001A20E6" w:rsidRDefault="00000000">
            <w:pPr>
              <w:pStyle w:val="WeekCycleName"/>
            </w:pPr>
            <w:r>
              <w:rPr>
                <w:color w:val="15803D"/>
              </w:rPr>
              <w:t>C2</w:t>
            </w:r>
          </w:p>
        </w:tc>
      </w:tr>
    </w:tbl>
    <w:p w14:paraId="660C1417"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66B04DA3" w14:textId="77777777">
        <w:tc>
          <w:tcPr>
            <w:tcW w:w="700" w:type="pct"/>
            <w:shd w:val="clear" w:color="auto" w:fill="DCFCE7"/>
            <w:tcMar>
              <w:top w:w="200" w:type="dxa"/>
              <w:left w:w="100" w:type="dxa"/>
              <w:bottom w:w="200" w:type="dxa"/>
              <w:right w:w="100" w:type="dxa"/>
            </w:tcMar>
          </w:tcPr>
          <w:p w14:paraId="786B9403" w14:textId="77777777" w:rsidR="001A20E6" w:rsidRDefault="00000000">
            <w:pPr>
              <w:pStyle w:val="TableCellCalendarDayHeader"/>
            </w:pPr>
            <w:r>
              <w:rPr>
                <w:color w:val="15803D"/>
              </w:rPr>
              <w:t>Sunday</w:t>
            </w:r>
          </w:p>
          <w:p w14:paraId="521A393D" w14:textId="77777777" w:rsidR="001A20E6" w:rsidRDefault="00000000">
            <w:pPr>
              <w:pStyle w:val="TableCellCalendarDateHeader"/>
            </w:pPr>
            <w:r>
              <w:rPr>
                <w:color w:val="15803D"/>
              </w:rPr>
              <w:t>Oct 18</w:t>
            </w:r>
          </w:p>
          <w:p w14:paraId="5312C6A1"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125AF6CB" w14:textId="77777777" w:rsidR="001A20E6" w:rsidRDefault="00000000">
            <w:pPr>
              <w:pStyle w:val="TableCellCalendarDayHeader"/>
            </w:pPr>
            <w:r>
              <w:rPr>
                <w:color w:val="15803D"/>
              </w:rPr>
              <w:t>Monday</w:t>
            </w:r>
          </w:p>
          <w:p w14:paraId="46BA773A" w14:textId="77777777" w:rsidR="001A20E6" w:rsidRDefault="00000000">
            <w:pPr>
              <w:pStyle w:val="TableCellCalendarDateHeader"/>
            </w:pPr>
            <w:r>
              <w:rPr>
                <w:color w:val="15803D"/>
              </w:rPr>
              <w:t>Oct 19</w:t>
            </w:r>
          </w:p>
          <w:p w14:paraId="7A7CCFB9"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139DC60" w14:textId="77777777" w:rsidR="001A20E6" w:rsidRDefault="00000000">
            <w:pPr>
              <w:pStyle w:val="TableCellCalendarDayHeader"/>
            </w:pPr>
            <w:r>
              <w:rPr>
                <w:color w:val="15803D"/>
              </w:rPr>
              <w:t>Tuesday</w:t>
            </w:r>
          </w:p>
          <w:p w14:paraId="43C82591" w14:textId="77777777" w:rsidR="001A20E6" w:rsidRDefault="00000000">
            <w:pPr>
              <w:pStyle w:val="TableCellCalendarDateHeader"/>
            </w:pPr>
            <w:r>
              <w:rPr>
                <w:color w:val="15803D"/>
              </w:rPr>
              <w:t>Oct 20</w:t>
            </w:r>
          </w:p>
          <w:p w14:paraId="70560B95"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30074027" w14:textId="77777777" w:rsidR="001A20E6" w:rsidRDefault="00000000">
            <w:pPr>
              <w:pStyle w:val="TableCellCalendarDayHeader"/>
            </w:pPr>
            <w:r>
              <w:rPr>
                <w:color w:val="15803D"/>
              </w:rPr>
              <w:t>Wednesday</w:t>
            </w:r>
          </w:p>
          <w:p w14:paraId="2134D6BC" w14:textId="77777777" w:rsidR="001A20E6" w:rsidRDefault="00000000">
            <w:pPr>
              <w:pStyle w:val="TableCellCalendarDateHeader"/>
            </w:pPr>
            <w:r>
              <w:rPr>
                <w:color w:val="15803D"/>
              </w:rPr>
              <w:t>Oct 21</w:t>
            </w:r>
          </w:p>
          <w:p w14:paraId="031EB77A"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4C717A3E" w14:textId="77777777" w:rsidR="001A20E6" w:rsidRDefault="00000000">
            <w:pPr>
              <w:pStyle w:val="TableCellCalendarDayHeader"/>
            </w:pPr>
            <w:r>
              <w:rPr>
                <w:color w:val="15803D"/>
              </w:rPr>
              <w:t>Thursday</w:t>
            </w:r>
          </w:p>
          <w:p w14:paraId="386B7BD6" w14:textId="77777777" w:rsidR="001A20E6" w:rsidRDefault="00000000">
            <w:pPr>
              <w:pStyle w:val="TableCellCalendarDateHeader"/>
            </w:pPr>
            <w:r>
              <w:rPr>
                <w:color w:val="15803D"/>
              </w:rPr>
              <w:t>Oct 22</w:t>
            </w:r>
          </w:p>
          <w:p w14:paraId="0E7A8D06"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0E80CF36" w14:textId="77777777" w:rsidR="001A20E6" w:rsidRDefault="00000000">
            <w:pPr>
              <w:pStyle w:val="TableCellCalendarDayHeader"/>
            </w:pPr>
            <w:r>
              <w:rPr>
                <w:color w:val="15803D"/>
              </w:rPr>
              <w:t>Friday</w:t>
            </w:r>
          </w:p>
          <w:p w14:paraId="7E9A0EA6" w14:textId="77777777" w:rsidR="001A20E6" w:rsidRDefault="00000000">
            <w:pPr>
              <w:pStyle w:val="TableCellCalendarDateHeader"/>
            </w:pPr>
            <w:r>
              <w:rPr>
                <w:color w:val="15803D"/>
              </w:rPr>
              <w:t>Oct 23</w:t>
            </w:r>
          </w:p>
          <w:p w14:paraId="7730F3CE"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2C062FA1" w14:textId="77777777" w:rsidR="001A20E6" w:rsidRDefault="00000000">
            <w:pPr>
              <w:pStyle w:val="TableCellCalendarDayHeader"/>
            </w:pPr>
            <w:r>
              <w:rPr>
                <w:color w:val="F57C00"/>
              </w:rPr>
              <w:t>Saturday</w:t>
            </w:r>
          </w:p>
          <w:p w14:paraId="045E0ED4" w14:textId="77777777" w:rsidR="001A20E6" w:rsidRDefault="00000000">
            <w:pPr>
              <w:pStyle w:val="TableCellCalendarDateHeader"/>
            </w:pPr>
            <w:r>
              <w:rPr>
                <w:color w:val="F57C00"/>
              </w:rPr>
              <w:t>Oct 24</w:t>
            </w:r>
          </w:p>
          <w:p w14:paraId="276B9E9A" w14:textId="77777777" w:rsidR="001A20E6" w:rsidRDefault="00000000">
            <w:pPr>
              <w:pStyle w:val="TableCellCatchupLabel"/>
            </w:pPr>
            <w:r>
              <w:rPr>
                <w:color w:val="F57C00"/>
              </w:rPr>
              <w:t>Catchup Day</w:t>
            </w:r>
          </w:p>
        </w:tc>
      </w:tr>
      <w:tr w:rsidR="001A20E6" w14:paraId="334D9967" w14:textId="77777777">
        <w:tc>
          <w:tcPr>
            <w:tcW w:w="700" w:type="pct"/>
            <w:shd w:val="clear" w:color="auto" w:fill="DCFCE7"/>
            <w:tcMar>
              <w:top w:w="150" w:type="dxa"/>
              <w:left w:w="100" w:type="dxa"/>
              <w:bottom w:w="150" w:type="dxa"/>
              <w:right w:w="100" w:type="dxa"/>
            </w:tcMar>
          </w:tcPr>
          <w:p w14:paraId="149F624D" w14:textId="77777777" w:rsidR="001A20E6" w:rsidRDefault="00000000">
            <w:pPr>
              <w:pStyle w:val="TableCellTaskSubject"/>
            </w:pPr>
            <w:r>
              <w:t>Society and Social Justice</w:t>
            </w:r>
          </w:p>
          <w:p w14:paraId="418ACFA8" w14:textId="77777777" w:rsidR="001A20E6" w:rsidRDefault="00000000">
            <w:pPr>
              <w:pStyle w:val="TableCellTaskDetails"/>
            </w:pPr>
            <w:r>
              <w:t>• Test - TEST — 3h</w:t>
            </w:r>
          </w:p>
          <w:p w14:paraId="054D35E7"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7E199889" w14:textId="77777777" w:rsidR="001A20E6" w:rsidRDefault="00000000">
            <w:pPr>
              <w:pStyle w:val="TableCellTaskSubject"/>
            </w:pPr>
            <w:r>
              <w:t>Society and Social Justice</w:t>
            </w:r>
          </w:p>
          <w:p w14:paraId="36FDB3C2" w14:textId="77777777" w:rsidR="001A20E6" w:rsidRDefault="00000000">
            <w:pPr>
              <w:pStyle w:val="TableCellTaskDetails"/>
            </w:pPr>
            <w:r>
              <w:t>• Study - Social sector - Health (S22) — 30m</w:t>
            </w:r>
          </w:p>
          <w:p w14:paraId="3DE5FA36" w14:textId="77777777" w:rsidR="001A20E6" w:rsidRDefault="00000000">
            <w:pPr>
              <w:pStyle w:val="TableCellTaskBadge"/>
              <w:shd w:val="clear" w:color="auto" w:fill="E3F2FD"/>
            </w:pPr>
            <w:r>
              <w:rPr>
                <w:b/>
                <w:bCs/>
                <w:color w:val="1976D2"/>
              </w:rPr>
              <w:t>STUDY</w:t>
            </w:r>
          </w:p>
          <w:p w14:paraId="3ABCB033" w14:textId="77777777" w:rsidR="001A20E6" w:rsidRDefault="00000000">
            <w:pPr>
              <w:pStyle w:val="TableCellTaskDetails"/>
            </w:pPr>
            <w:r>
              <w:t>• Study - Social Sector - Education (S23) — 1h</w:t>
            </w:r>
          </w:p>
          <w:p w14:paraId="73C07269" w14:textId="77777777" w:rsidR="001A20E6" w:rsidRDefault="00000000">
            <w:pPr>
              <w:pStyle w:val="TableCellTaskBadge"/>
              <w:shd w:val="clear" w:color="auto" w:fill="E3F2FD"/>
            </w:pPr>
            <w:r>
              <w:rPr>
                <w:b/>
                <w:bCs/>
                <w:color w:val="1976D2"/>
              </w:rPr>
              <w:t>STUDY</w:t>
            </w:r>
          </w:p>
          <w:p w14:paraId="38F216D6" w14:textId="77777777" w:rsidR="001A20E6" w:rsidRDefault="00000000">
            <w:pPr>
              <w:pStyle w:val="TableCellTaskDetails"/>
            </w:pPr>
            <w:r>
              <w:t>• Revision - Welfare schemes, mechanisms,laws and institutions related to children (S15) — 30m</w:t>
            </w:r>
          </w:p>
          <w:p w14:paraId="3A62F0C6" w14:textId="77777777" w:rsidR="001A20E6" w:rsidRDefault="00000000">
            <w:pPr>
              <w:pStyle w:val="TableCellTaskBadge"/>
              <w:shd w:val="clear" w:color="auto" w:fill="FCE4EC"/>
            </w:pPr>
            <w:r>
              <w:rPr>
                <w:b/>
                <w:bCs/>
                <w:color w:val="C2185B"/>
              </w:rPr>
              <w:t>REVISION</w:t>
            </w:r>
          </w:p>
          <w:p w14:paraId="00BBBE64" w14:textId="77777777" w:rsidR="001A20E6" w:rsidRDefault="00000000">
            <w:pPr>
              <w:pStyle w:val="TableCellTaskDetails"/>
            </w:pPr>
            <w:r>
              <w:t>• Practice - Welfare schemes, mechanisms,laws and institutions related to children (S15) — 30m</w:t>
            </w:r>
          </w:p>
          <w:p w14:paraId="3D83A95E"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F0546F9" w14:textId="77777777" w:rsidR="001A20E6" w:rsidRDefault="00000000">
            <w:pPr>
              <w:pStyle w:val="TableCellTaskSubject"/>
            </w:pPr>
            <w:r>
              <w:t>Society and Social Justice</w:t>
            </w:r>
          </w:p>
          <w:p w14:paraId="0880C33C" w14:textId="77777777" w:rsidR="001A20E6" w:rsidRDefault="00000000">
            <w:pPr>
              <w:pStyle w:val="TableCellTaskDetails"/>
            </w:pPr>
            <w:r>
              <w:t>• Study - Social sector - Human resources (S24) — 1h</w:t>
            </w:r>
          </w:p>
          <w:p w14:paraId="4ECE832D" w14:textId="77777777" w:rsidR="001A20E6" w:rsidRDefault="00000000">
            <w:pPr>
              <w:pStyle w:val="TableCellTaskBadge"/>
              <w:shd w:val="clear" w:color="auto" w:fill="E3F2FD"/>
            </w:pPr>
            <w:r>
              <w:rPr>
                <w:b/>
                <w:bCs/>
                <w:color w:val="1976D2"/>
              </w:rPr>
              <w:t>STUDY</w:t>
            </w:r>
          </w:p>
          <w:p w14:paraId="638B3FE5" w14:textId="77777777" w:rsidR="001A20E6" w:rsidRDefault="00000000">
            <w:pPr>
              <w:pStyle w:val="TableCellTaskDetails"/>
            </w:pPr>
            <w:r>
              <w:t>• Study - Broad / Overlap (S25) — 30m</w:t>
            </w:r>
          </w:p>
          <w:p w14:paraId="701F1944" w14:textId="77777777" w:rsidR="001A20E6" w:rsidRDefault="00000000">
            <w:pPr>
              <w:pStyle w:val="TableCellTaskBadge"/>
              <w:shd w:val="clear" w:color="auto" w:fill="E3F2FD"/>
            </w:pPr>
            <w:r>
              <w:rPr>
                <w:b/>
                <w:bCs/>
                <w:color w:val="1976D2"/>
              </w:rPr>
              <w:t>STUDY</w:t>
            </w:r>
          </w:p>
          <w:p w14:paraId="7419472D" w14:textId="77777777" w:rsidR="001A20E6" w:rsidRDefault="00000000">
            <w:pPr>
              <w:pStyle w:val="TableCellTaskDetails"/>
            </w:pPr>
            <w:r>
              <w:t>• Revision - Welfare schemes, mechanisms,laws and institutions related to youth (S16) — 30m</w:t>
            </w:r>
          </w:p>
          <w:p w14:paraId="08CC84C2" w14:textId="77777777" w:rsidR="001A20E6" w:rsidRDefault="00000000">
            <w:pPr>
              <w:pStyle w:val="TableCellTaskBadge"/>
              <w:shd w:val="clear" w:color="auto" w:fill="FCE4EC"/>
            </w:pPr>
            <w:r>
              <w:rPr>
                <w:b/>
                <w:bCs/>
                <w:color w:val="C2185B"/>
              </w:rPr>
              <w:t>REVISION</w:t>
            </w:r>
          </w:p>
          <w:p w14:paraId="290DC03F" w14:textId="77777777" w:rsidR="001A20E6" w:rsidRDefault="00000000">
            <w:pPr>
              <w:pStyle w:val="TableCellTaskDetails"/>
            </w:pPr>
            <w:r>
              <w:t>• Practice - Welfare schemes, mechanisms,laws and institutions related to youth (S16) — 30m</w:t>
            </w:r>
          </w:p>
          <w:p w14:paraId="0F950C74"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40B7044" w14:textId="77777777" w:rsidR="001A20E6" w:rsidRDefault="00000000">
            <w:pPr>
              <w:pStyle w:val="TableCellTaskSubject"/>
            </w:pPr>
            <w:r>
              <w:t>Society and Social Justice</w:t>
            </w:r>
          </w:p>
          <w:p w14:paraId="25DECE66" w14:textId="77777777" w:rsidR="001A20E6" w:rsidRDefault="00000000">
            <w:pPr>
              <w:pStyle w:val="TableCellTaskDetails"/>
            </w:pPr>
            <w:r>
              <w:t>• Study - Broad / Overlap (S25) — 30m</w:t>
            </w:r>
          </w:p>
          <w:p w14:paraId="6FA0F5E5" w14:textId="77777777" w:rsidR="001A20E6" w:rsidRDefault="00000000">
            <w:pPr>
              <w:pStyle w:val="TableCellTaskBadge"/>
              <w:shd w:val="clear" w:color="auto" w:fill="E3F2FD"/>
            </w:pPr>
            <w:r>
              <w:rPr>
                <w:b/>
                <w:bCs/>
                <w:color w:val="1976D2"/>
              </w:rPr>
              <w:t>STUDY</w:t>
            </w:r>
          </w:p>
          <w:p w14:paraId="0D06400A" w14:textId="77777777" w:rsidR="001A20E6" w:rsidRDefault="00000000">
            <w:pPr>
              <w:pStyle w:val="TableCellTaskDetails"/>
            </w:pPr>
            <w:r>
              <w:t>• Study - Broad / Overlap (S00) — 30m</w:t>
            </w:r>
          </w:p>
          <w:p w14:paraId="43D37E0C" w14:textId="77777777" w:rsidR="001A20E6" w:rsidRDefault="00000000">
            <w:pPr>
              <w:pStyle w:val="TableCellTaskBadge"/>
              <w:shd w:val="clear" w:color="auto" w:fill="E3F2FD"/>
            </w:pPr>
            <w:r>
              <w:rPr>
                <w:b/>
                <w:bCs/>
                <w:color w:val="1976D2"/>
              </w:rPr>
              <w:t>STUDY</w:t>
            </w:r>
          </w:p>
          <w:p w14:paraId="239777F7" w14:textId="77777777" w:rsidR="001A20E6" w:rsidRDefault="00000000">
            <w:pPr>
              <w:pStyle w:val="TableCellTaskDetails"/>
            </w:pPr>
            <w:r>
              <w:t>• Study - Salient features of Indian Society (S01) — 30m</w:t>
            </w:r>
          </w:p>
          <w:p w14:paraId="04E1FDE6" w14:textId="77777777" w:rsidR="001A20E6" w:rsidRDefault="00000000">
            <w:pPr>
              <w:pStyle w:val="TableCellTaskBadge"/>
              <w:shd w:val="clear" w:color="auto" w:fill="E3F2FD"/>
            </w:pPr>
            <w:r>
              <w:rPr>
                <w:b/>
                <w:bCs/>
                <w:color w:val="1976D2"/>
              </w:rPr>
              <w:t>STUDY</w:t>
            </w:r>
          </w:p>
          <w:p w14:paraId="6CD618C0" w14:textId="77777777" w:rsidR="001A20E6" w:rsidRDefault="00000000">
            <w:pPr>
              <w:pStyle w:val="TableCellTaskDetails"/>
            </w:pPr>
            <w:r>
              <w:t>• Revision - Welfare schemes, mechanisms,laws and institutions related to Aged (S17) — 30m</w:t>
            </w:r>
          </w:p>
          <w:p w14:paraId="6C80606E" w14:textId="77777777" w:rsidR="001A20E6" w:rsidRDefault="00000000">
            <w:pPr>
              <w:pStyle w:val="TableCellTaskBadge"/>
              <w:shd w:val="clear" w:color="auto" w:fill="FCE4EC"/>
            </w:pPr>
            <w:r>
              <w:rPr>
                <w:b/>
                <w:bCs/>
                <w:color w:val="C2185B"/>
              </w:rPr>
              <w:t>REVISION</w:t>
            </w:r>
          </w:p>
          <w:p w14:paraId="14003E58" w14:textId="77777777" w:rsidR="001A20E6" w:rsidRDefault="00000000">
            <w:pPr>
              <w:pStyle w:val="TableCellTaskDetails"/>
            </w:pPr>
            <w:r>
              <w:t>• Practice - Welfare schemes, mechanisms,laws and institutions related to Aged (S17) — 30m</w:t>
            </w:r>
          </w:p>
          <w:p w14:paraId="68647C79"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2082B3C" w14:textId="77777777" w:rsidR="001A20E6" w:rsidRDefault="00000000">
            <w:pPr>
              <w:pStyle w:val="TableCellTaskSubject"/>
            </w:pPr>
            <w:r>
              <w:t>Society and Social Justice</w:t>
            </w:r>
          </w:p>
          <w:p w14:paraId="3E6F919C" w14:textId="77777777" w:rsidR="001A20E6" w:rsidRDefault="00000000">
            <w:pPr>
              <w:pStyle w:val="TableCellTaskDetails"/>
            </w:pPr>
            <w:r>
              <w:t>• Study - Diversity of India (S02) — 30m</w:t>
            </w:r>
          </w:p>
          <w:p w14:paraId="5931EE67" w14:textId="77777777" w:rsidR="001A20E6" w:rsidRDefault="00000000">
            <w:pPr>
              <w:pStyle w:val="TableCellTaskBadge"/>
              <w:shd w:val="clear" w:color="auto" w:fill="E3F2FD"/>
            </w:pPr>
            <w:r>
              <w:rPr>
                <w:b/>
                <w:bCs/>
                <w:color w:val="1976D2"/>
              </w:rPr>
              <w:t>STUDY</w:t>
            </w:r>
          </w:p>
          <w:p w14:paraId="6B93D25D" w14:textId="77777777" w:rsidR="001A20E6" w:rsidRDefault="00000000">
            <w:pPr>
              <w:pStyle w:val="TableCellTaskDetails"/>
            </w:pPr>
            <w:r>
              <w:t>• Study - Issues of women (S03) — 30m</w:t>
            </w:r>
          </w:p>
          <w:p w14:paraId="20FA17AC" w14:textId="77777777" w:rsidR="001A20E6" w:rsidRDefault="00000000">
            <w:pPr>
              <w:pStyle w:val="TableCellTaskBadge"/>
              <w:shd w:val="clear" w:color="auto" w:fill="E3F2FD"/>
            </w:pPr>
            <w:r>
              <w:rPr>
                <w:b/>
                <w:bCs/>
                <w:color w:val="1976D2"/>
              </w:rPr>
              <w:t>STUDY</w:t>
            </w:r>
          </w:p>
          <w:p w14:paraId="356AEBE4" w14:textId="77777777" w:rsidR="001A20E6" w:rsidRDefault="00000000">
            <w:pPr>
              <w:pStyle w:val="TableCellTaskDetails"/>
            </w:pPr>
            <w:r>
              <w:t>• Study - Urbanization - Problems and remedies (S04) — 30m</w:t>
            </w:r>
          </w:p>
          <w:p w14:paraId="61E84B77" w14:textId="77777777" w:rsidR="001A20E6" w:rsidRDefault="00000000">
            <w:pPr>
              <w:pStyle w:val="TableCellTaskBadge"/>
              <w:shd w:val="clear" w:color="auto" w:fill="E3F2FD"/>
            </w:pPr>
            <w:r>
              <w:rPr>
                <w:b/>
                <w:bCs/>
                <w:color w:val="1976D2"/>
              </w:rPr>
              <w:t>STUDY</w:t>
            </w:r>
          </w:p>
          <w:p w14:paraId="27A3F291" w14:textId="77777777" w:rsidR="001A20E6" w:rsidRDefault="00000000">
            <w:pPr>
              <w:pStyle w:val="TableCellTaskDetails"/>
            </w:pPr>
            <w:r>
              <w:t>• Revision - Welfare schemes, mechanisms,laws and institutions related to Migrants (S18) — 30m</w:t>
            </w:r>
          </w:p>
          <w:p w14:paraId="579D7273" w14:textId="77777777" w:rsidR="001A20E6" w:rsidRDefault="00000000">
            <w:pPr>
              <w:pStyle w:val="TableCellTaskBadge"/>
              <w:shd w:val="clear" w:color="auto" w:fill="FCE4EC"/>
            </w:pPr>
            <w:r>
              <w:rPr>
                <w:b/>
                <w:bCs/>
                <w:color w:val="C2185B"/>
              </w:rPr>
              <w:t>REVISION</w:t>
            </w:r>
          </w:p>
          <w:p w14:paraId="4E3C9472" w14:textId="77777777" w:rsidR="001A20E6" w:rsidRDefault="00000000">
            <w:pPr>
              <w:pStyle w:val="TableCellTaskDetails"/>
            </w:pPr>
            <w:r>
              <w:t>• Practice - Welfare schemes, mechanisms,laws and institutions related to Migrants (S18) — 30m</w:t>
            </w:r>
          </w:p>
          <w:p w14:paraId="0517BE1F"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AE56388" w14:textId="77777777" w:rsidR="001A20E6" w:rsidRDefault="00000000">
            <w:pPr>
              <w:pStyle w:val="TableCellTaskSubject"/>
            </w:pPr>
            <w:r>
              <w:t>Society and Social Justice</w:t>
            </w:r>
          </w:p>
          <w:p w14:paraId="4D28420E" w14:textId="77777777" w:rsidR="001A20E6" w:rsidRDefault="00000000">
            <w:pPr>
              <w:pStyle w:val="TableCellTaskDetails"/>
            </w:pPr>
            <w:r>
              <w:t>• Study - Impact of Globalisation on Indian society (S05) — 30m</w:t>
            </w:r>
          </w:p>
          <w:p w14:paraId="1C7AF146" w14:textId="77777777" w:rsidR="001A20E6" w:rsidRDefault="00000000">
            <w:pPr>
              <w:pStyle w:val="TableCellTaskBadge"/>
              <w:shd w:val="clear" w:color="auto" w:fill="E3F2FD"/>
            </w:pPr>
            <w:r>
              <w:rPr>
                <w:b/>
                <w:bCs/>
                <w:color w:val="1976D2"/>
              </w:rPr>
              <w:t>STUDY</w:t>
            </w:r>
          </w:p>
          <w:p w14:paraId="3386CA45" w14:textId="77777777" w:rsidR="001A20E6" w:rsidRDefault="00000000">
            <w:pPr>
              <w:pStyle w:val="TableCellTaskDetails"/>
            </w:pPr>
            <w:r>
              <w:t>• Study - Population and associated issues (S06) — 30m</w:t>
            </w:r>
          </w:p>
          <w:p w14:paraId="550A899D" w14:textId="77777777" w:rsidR="001A20E6" w:rsidRDefault="00000000">
            <w:pPr>
              <w:pStyle w:val="TableCellTaskBadge"/>
              <w:shd w:val="clear" w:color="auto" w:fill="E3F2FD"/>
            </w:pPr>
            <w:r>
              <w:rPr>
                <w:b/>
                <w:bCs/>
                <w:color w:val="1976D2"/>
              </w:rPr>
              <w:t>STUDY</w:t>
            </w:r>
          </w:p>
          <w:p w14:paraId="104E2FFE" w14:textId="77777777" w:rsidR="001A20E6" w:rsidRDefault="00000000">
            <w:pPr>
              <w:pStyle w:val="TableCellTaskDetails"/>
            </w:pPr>
            <w:r>
              <w:t>• Study - Poverty, Hunger and developmental issues (S07) — 30m</w:t>
            </w:r>
          </w:p>
          <w:p w14:paraId="2293E297" w14:textId="77777777" w:rsidR="001A20E6" w:rsidRDefault="00000000">
            <w:pPr>
              <w:pStyle w:val="TableCellTaskBadge"/>
              <w:shd w:val="clear" w:color="auto" w:fill="E3F2FD"/>
            </w:pPr>
            <w:r>
              <w:rPr>
                <w:b/>
                <w:bCs/>
                <w:color w:val="1976D2"/>
              </w:rPr>
              <w:t>STUDY</w:t>
            </w:r>
          </w:p>
          <w:p w14:paraId="1E6880FE" w14:textId="77777777" w:rsidR="001A20E6" w:rsidRDefault="00000000">
            <w:pPr>
              <w:pStyle w:val="TableCellTaskDetails"/>
            </w:pPr>
            <w:r>
              <w:t>• Revision - Welfare schemes, mechanisms,laws and institutions related to minorities (S19) — 30m</w:t>
            </w:r>
          </w:p>
          <w:p w14:paraId="2A29445A" w14:textId="77777777" w:rsidR="001A20E6" w:rsidRDefault="00000000">
            <w:pPr>
              <w:pStyle w:val="TableCellTaskBadge"/>
              <w:shd w:val="clear" w:color="auto" w:fill="FCE4EC"/>
            </w:pPr>
            <w:r>
              <w:rPr>
                <w:b/>
                <w:bCs/>
                <w:color w:val="C2185B"/>
              </w:rPr>
              <w:t>REVISION</w:t>
            </w:r>
          </w:p>
          <w:p w14:paraId="0C2FED64" w14:textId="77777777" w:rsidR="001A20E6" w:rsidRDefault="00000000">
            <w:pPr>
              <w:pStyle w:val="TableCellTaskDetails"/>
            </w:pPr>
            <w:r>
              <w:t>• Practice - Welfare schemes, mechanisms,laws and institutions related to minorities (S19) — 30m</w:t>
            </w:r>
          </w:p>
          <w:p w14:paraId="25B2CDC0"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578C0FF9" w14:textId="77777777" w:rsidR="001A20E6" w:rsidRDefault="001A20E6"/>
        </w:tc>
      </w:tr>
      <w:tr w:rsidR="001A20E6" w14:paraId="7F8CC756" w14:textId="77777777">
        <w:tc>
          <w:tcPr>
            <w:tcW w:w="700" w:type="pct"/>
            <w:shd w:val="clear" w:color="auto" w:fill="DCFCE7"/>
            <w:tcMar>
              <w:top w:w="150" w:type="dxa"/>
              <w:left w:w="100" w:type="dxa"/>
              <w:bottom w:w="150" w:type="dxa"/>
              <w:right w:w="100" w:type="dxa"/>
            </w:tcMar>
          </w:tcPr>
          <w:p w14:paraId="4302C502" w14:textId="77777777" w:rsidR="001A20E6" w:rsidRDefault="00000000">
            <w:pPr>
              <w:pStyle w:val="TableCellTaskSubject"/>
            </w:pPr>
            <w:r>
              <w:t>Essay</w:t>
            </w:r>
          </w:p>
          <w:p w14:paraId="5C4CA73B" w14:textId="77777777" w:rsidR="001A20E6" w:rsidRDefault="00000000">
            <w:pPr>
              <w:pStyle w:val="TableCellTaskDetails"/>
            </w:pPr>
            <w:r>
              <w:t>• Test - TEST — 3h</w:t>
            </w:r>
          </w:p>
          <w:p w14:paraId="03B8638B"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53CF8E8E" w14:textId="77777777" w:rsidR="001A20E6" w:rsidRDefault="00000000">
            <w:pPr>
              <w:pStyle w:val="TableCellTaskSubject"/>
            </w:pPr>
            <w:r>
              <w:t>Essay</w:t>
            </w:r>
          </w:p>
          <w:p w14:paraId="5C9CCD3A" w14:textId="77777777" w:rsidR="001A20E6" w:rsidRDefault="00000000">
            <w:pPr>
              <w:pStyle w:val="TableCellTaskDetails"/>
            </w:pPr>
            <w:r>
              <w:t>• Study - Women based topics (Z02) — 1h 30m</w:t>
            </w:r>
          </w:p>
          <w:p w14:paraId="067A1CA4" w14:textId="77777777" w:rsidR="001A20E6" w:rsidRDefault="00000000">
            <w:pPr>
              <w:pStyle w:val="TableCellTaskBadge"/>
              <w:shd w:val="clear" w:color="auto" w:fill="E3F2FD"/>
            </w:pPr>
            <w:r>
              <w:rPr>
                <w:b/>
                <w:bCs/>
                <w:color w:val="1976D2"/>
              </w:rPr>
              <w:t>STUDY</w:t>
            </w:r>
          </w:p>
          <w:p w14:paraId="15A968A4" w14:textId="77777777" w:rsidR="001A20E6" w:rsidRDefault="00000000">
            <w:pPr>
              <w:pStyle w:val="TableCellTaskDetails"/>
            </w:pPr>
            <w:r>
              <w:t>• Revision - Women based topics (Z02) — 30m</w:t>
            </w:r>
          </w:p>
          <w:p w14:paraId="1F2023BD" w14:textId="77777777" w:rsidR="001A20E6" w:rsidRDefault="00000000">
            <w:pPr>
              <w:pStyle w:val="TableCellTaskBadge"/>
              <w:shd w:val="clear" w:color="auto" w:fill="FCE4EC"/>
            </w:pPr>
            <w:r>
              <w:rPr>
                <w:b/>
                <w:bCs/>
                <w:color w:val="C2185B"/>
              </w:rPr>
              <w:t>REVISION</w:t>
            </w:r>
          </w:p>
          <w:p w14:paraId="2F07BA11" w14:textId="77777777" w:rsidR="001A20E6" w:rsidRDefault="00000000">
            <w:pPr>
              <w:pStyle w:val="TableCellTaskDetails"/>
            </w:pPr>
            <w:r>
              <w:t>• Practice - Women based topics (Z02) — 30m</w:t>
            </w:r>
          </w:p>
          <w:p w14:paraId="5679DEB0"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1C60EED7" w14:textId="77777777" w:rsidR="001A20E6" w:rsidRDefault="00000000">
            <w:pPr>
              <w:pStyle w:val="TableCellTaskSubject"/>
            </w:pPr>
            <w:r>
              <w:t>Essay</w:t>
            </w:r>
          </w:p>
          <w:p w14:paraId="4DB76CF8" w14:textId="77777777" w:rsidR="001A20E6" w:rsidRDefault="00000000">
            <w:pPr>
              <w:pStyle w:val="TableCellTaskDetails"/>
            </w:pPr>
            <w:r>
              <w:t>• Study - Women based topics (Z02) — 1h 30m</w:t>
            </w:r>
          </w:p>
          <w:p w14:paraId="10DC4F25" w14:textId="77777777" w:rsidR="001A20E6" w:rsidRDefault="00000000">
            <w:pPr>
              <w:pStyle w:val="TableCellTaskBadge"/>
              <w:shd w:val="clear" w:color="auto" w:fill="E3F2FD"/>
            </w:pPr>
            <w:r>
              <w:rPr>
                <w:b/>
                <w:bCs/>
                <w:color w:val="1976D2"/>
              </w:rPr>
              <w:t>STUDY</w:t>
            </w:r>
          </w:p>
          <w:p w14:paraId="6ED50B3E" w14:textId="77777777" w:rsidR="001A20E6" w:rsidRDefault="00000000">
            <w:pPr>
              <w:pStyle w:val="TableCellTaskDetails"/>
            </w:pPr>
            <w:r>
              <w:t>• Revision - Education &amp; Health based topics (Z03) — 30m</w:t>
            </w:r>
          </w:p>
          <w:p w14:paraId="7E1D2A54" w14:textId="77777777" w:rsidR="001A20E6" w:rsidRDefault="00000000">
            <w:pPr>
              <w:pStyle w:val="TableCellTaskBadge"/>
              <w:shd w:val="clear" w:color="auto" w:fill="FCE4EC"/>
            </w:pPr>
            <w:r>
              <w:rPr>
                <w:b/>
                <w:bCs/>
                <w:color w:val="C2185B"/>
              </w:rPr>
              <w:t>REVISION</w:t>
            </w:r>
          </w:p>
          <w:p w14:paraId="3FEDCC6E" w14:textId="77777777" w:rsidR="001A20E6" w:rsidRDefault="00000000">
            <w:pPr>
              <w:pStyle w:val="TableCellTaskDetails"/>
            </w:pPr>
            <w:r>
              <w:t>• Practice - Education &amp; Health based topics (Z03) — 30m</w:t>
            </w:r>
          </w:p>
          <w:p w14:paraId="20C871CD"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4C29725" w14:textId="77777777" w:rsidR="001A20E6" w:rsidRDefault="00000000">
            <w:pPr>
              <w:pStyle w:val="TableCellTaskSubject"/>
            </w:pPr>
            <w:r>
              <w:t>Essay</w:t>
            </w:r>
          </w:p>
          <w:p w14:paraId="782D3FD4" w14:textId="77777777" w:rsidR="001A20E6" w:rsidRDefault="00000000">
            <w:pPr>
              <w:pStyle w:val="TableCellTaskDetails"/>
            </w:pPr>
            <w:r>
              <w:t>• Study - Women based topics (Z02) — 30m</w:t>
            </w:r>
          </w:p>
          <w:p w14:paraId="7AF69C9A" w14:textId="77777777" w:rsidR="001A20E6" w:rsidRDefault="00000000">
            <w:pPr>
              <w:pStyle w:val="TableCellTaskBadge"/>
              <w:shd w:val="clear" w:color="auto" w:fill="E3F2FD"/>
            </w:pPr>
            <w:r>
              <w:rPr>
                <w:b/>
                <w:bCs/>
                <w:color w:val="1976D2"/>
              </w:rPr>
              <w:t>STUDY</w:t>
            </w:r>
          </w:p>
          <w:p w14:paraId="61E2B20F" w14:textId="77777777" w:rsidR="001A20E6" w:rsidRDefault="00000000">
            <w:pPr>
              <w:pStyle w:val="TableCellTaskDetails"/>
            </w:pPr>
            <w:r>
              <w:t>• Study - Education &amp; Health based topics (Z03) — 1h</w:t>
            </w:r>
          </w:p>
          <w:p w14:paraId="50D5DBDD" w14:textId="77777777" w:rsidR="001A20E6" w:rsidRDefault="00000000">
            <w:pPr>
              <w:pStyle w:val="TableCellTaskBadge"/>
              <w:shd w:val="clear" w:color="auto" w:fill="E3F2FD"/>
            </w:pPr>
            <w:r>
              <w:rPr>
                <w:b/>
                <w:bCs/>
                <w:color w:val="1976D2"/>
              </w:rPr>
              <w:t>STUDY</w:t>
            </w:r>
          </w:p>
          <w:p w14:paraId="37609523" w14:textId="77777777" w:rsidR="001A20E6" w:rsidRDefault="00000000">
            <w:pPr>
              <w:pStyle w:val="TableCellTaskDetails"/>
            </w:pPr>
            <w:r>
              <w:t>• Revision - Education &amp; Health based topics (Z03) — 30m</w:t>
            </w:r>
          </w:p>
          <w:p w14:paraId="0F46301E" w14:textId="77777777" w:rsidR="001A20E6" w:rsidRDefault="00000000">
            <w:pPr>
              <w:pStyle w:val="TableCellTaskBadge"/>
              <w:shd w:val="clear" w:color="auto" w:fill="FCE4EC"/>
            </w:pPr>
            <w:r>
              <w:rPr>
                <w:b/>
                <w:bCs/>
                <w:color w:val="C2185B"/>
              </w:rPr>
              <w:t>REVISION</w:t>
            </w:r>
          </w:p>
          <w:p w14:paraId="12B09E8E" w14:textId="77777777" w:rsidR="001A20E6" w:rsidRDefault="00000000">
            <w:pPr>
              <w:pStyle w:val="TableCellTaskDetails"/>
            </w:pPr>
            <w:r>
              <w:t>• Practice - Education &amp; Health based topics (Z03) — 30m</w:t>
            </w:r>
          </w:p>
          <w:p w14:paraId="1CBF7525"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7FDD1D2" w14:textId="77777777" w:rsidR="001A20E6" w:rsidRDefault="00000000">
            <w:pPr>
              <w:pStyle w:val="TableCellTaskSubject"/>
            </w:pPr>
            <w:r>
              <w:t>Essay</w:t>
            </w:r>
          </w:p>
          <w:p w14:paraId="5F676D22" w14:textId="77777777" w:rsidR="001A20E6" w:rsidRDefault="00000000">
            <w:pPr>
              <w:pStyle w:val="TableCellTaskDetails"/>
            </w:pPr>
            <w:r>
              <w:t>• Study - Education &amp; Health based topics (Z03) — 1h 30m</w:t>
            </w:r>
          </w:p>
          <w:p w14:paraId="1DD29755" w14:textId="77777777" w:rsidR="001A20E6" w:rsidRDefault="00000000">
            <w:pPr>
              <w:pStyle w:val="TableCellTaskBadge"/>
              <w:shd w:val="clear" w:color="auto" w:fill="E3F2FD"/>
            </w:pPr>
            <w:r>
              <w:rPr>
                <w:b/>
                <w:bCs/>
                <w:color w:val="1976D2"/>
              </w:rPr>
              <w:t>STUDY</w:t>
            </w:r>
          </w:p>
          <w:p w14:paraId="33045386" w14:textId="77777777" w:rsidR="001A20E6" w:rsidRDefault="00000000">
            <w:pPr>
              <w:pStyle w:val="TableCellTaskDetails"/>
            </w:pPr>
            <w:r>
              <w:t>• Revision - Education &amp; Health based topics (Z03) — 30m</w:t>
            </w:r>
          </w:p>
          <w:p w14:paraId="480505A2" w14:textId="77777777" w:rsidR="001A20E6" w:rsidRDefault="00000000">
            <w:pPr>
              <w:pStyle w:val="TableCellTaskBadge"/>
              <w:shd w:val="clear" w:color="auto" w:fill="FCE4EC"/>
            </w:pPr>
            <w:r>
              <w:rPr>
                <w:b/>
                <w:bCs/>
                <w:color w:val="C2185B"/>
              </w:rPr>
              <w:t>REVISION</w:t>
            </w:r>
          </w:p>
          <w:p w14:paraId="03B5FC69" w14:textId="77777777" w:rsidR="001A20E6" w:rsidRDefault="00000000">
            <w:pPr>
              <w:pStyle w:val="TableCellTaskDetails"/>
            </w:pPr>
            <w:r>
              <w:t>• Practice - Education &amp; Health based topics (Z03) — 30m</w:t>
            </w:r>
          </w:p>
          <w:p w14:paraId="77A0F27A"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4832435" w14:textId="77777777" w:rsidR="001A20E6" w:rsidRDefault="00000000">
            <w:pPr>
              <w:pStyle w:val="TableCellTaskSubject"/>
            </w:pPr>
            <w:r>
              <w:t>Essay</w:t>
            </w:r>
          </w:p>
          <w:p w14:paraId="6611090D" w14:textId="77777777" w:rsidR="001A20E6" w:rsidRDefault="00000000">
            <w:pPr>
              <w:pStyle w:val="TableCellTaskDetails"/>
            </w:pPr>
            <w:r>
              <w:t>• Study - Education &amp; Health based topics (Z03) — 1h 30m</w:t>
            </w:r>
          </w:p>
          <w:p w14:paraId="3695250B" w14:textId="77777777" w:rsidR="001A20E6" w:rsidRDefault="00000000">
            <w:pPr>
              <w:pStyle w:val="TableCellTaskBadge"/>
              <w:shd w:val="clear" w:color="auto" w:fill="E3F2FD"/>
            </w:pPr>
            <w:r>
              <w:rPr>
                <w:b/>
                <w:bCs/>
                <w:color w:val="1976D2"/>
              </w:rPr>
              <w:t>STUDY</w:t>
            </w:r>
          </w:p>
          <w:p w14:paraId="12BAF15D" w14:textId="77777777" w:rsidR="001A20E6" w:rsidRDefault="00000000">
            <w:pPr>
              <w:pStyle w:val="TableCellTaskDetails"/>
            </w:pPr>
            <w:r>
              <w:t>• Revision - Education &amp; Health based topics (Z03) — 30m</w:t>
            </w:r>
          </w:p>
          <w:p w14:paraId="28CA3283" w14:textId="77777777" w:rsidR="001A20E6" w:rsidRDefault="00000000">
            <w:pPr>
              <w:pStyle w:val="TableCellTaskBadge"/>
              <w:shd w:val="clear" w:color="auto" w:fill="FCE4EC"/>
            </w:pPr>
            <w:r>
              <w:rPr>
                <w:b/>
                <w:bCs/>
                <w:color w:val="C2185B"/>
              </w:rPr>
              <w:t>REVISION</w:t>
            </w:r>
          </w:p>
          <w:p w14:paraId="70008821" w14:textId="77777777" w:rsidR="001A20E6" w:rsidRDefault="00000000">
            <w:pPr>
              <w:pStyle w:val="TableCellTaskDetails"/>
            </w:pPr>
            <w:r>
              <w:t>• Practice - Education &amp; Health based topics (Z03) — 30m</w:t>
            </w:r>
          </w:p>
          <w:p w14:paraId="5F735133"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65FEEB11" w14:textId="77777777" w:rsidR="001A20E6" w:rsidRDefault="001A20E6"/>
        </w:tc>
      </w:tr>
    </w:tbl>
    <w:p w14:paraId="56C8181D" w14:textId="77777777" w:rsidR="001A20E6" w:rsidRDefault="001A20E6">
      <w:pPr>
        <w:spacing w:after="400"/>
      </w:pPr>
    </w:p>
    <w:p w14:paraId="555203B3" w14:textId="77777777" w:rsidR="001A20E6" w:rsidRDefault="00000000">
      <w:pPr>
        <w:pStyle w:val="ResourceTitle"/>
      </w:pPr>
      <w:r>
        <w:t>📚 Resources for Oct 18 - Oct 24</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21117F45" w14:textId="77777777">
        <w:tc>
          <w:tcPr>
            <w:tcW w:w="1650" w:type="pct"/>
            <w:tcBorders>
              <w:bottom w:val="single" w:sz="2" w:space="0" w:color="D1D5DB"/>
              <w:right w:val="single" w:sz="2" w:space="0" w:color="D1D5DB"/>
            </w:tcBorders>
            <w:tcMar>
              <w:top w:w="200" w:type="dxa"/>
              <w:left w:w="150" w:type="dxa"/>
              <w:bottom w:w="200" w:type="dxa"/>
              <w:right w:w="150" w:type="dxa"/>
            </w:tcMar>
          </w:tcPr>
          <w:p w14:paraId="4664CAD6" w14:textId="77777777" w:rsidR="001A20E6" w:rsidRDefault="00000000">
            <w:pPr>
              <w:pStyle w:val="TableCellSubjectName"/>
            </w:pPr>
            <w:r>
              <w:t>Society and Social Justice</w:t>
            </w:r>
          </w:p>
          <w:p w14:paraId="23C6414C" w14:textId="77777777" w:rsidR="001A20E6" w:rsidRDefault="00000000">
            <w:pPr>
              <w:pStyle w:val="TableCellCategoryTitle"/>
            </w:pPr>
            <w:r>
              <w:t>📝 Practice Materials</w:t>
            </w:r>
          </w:p>
          <w:p w14:paraId="07C3B404" w14:textId="77777777" w:rsidR="001A20E6" w:rsidRDefault="00000000">
            <w:pPr>
              <w:pStyle w:val="TableCellResourceItem"/>
            </w:pPr>
            <w:r>
              <w:t>• La Excellence Society Material</w:t>
            </w:r>
          </w:p>
          <w:p w14:paraId="79DDA1CA" w14:textId="77777777" w:rsidR="001A20E6" w:rsidRDefault="00000000">
            <w:pPr>
              <w:pStyle w:val="TableCellResourceItem"/>
            </w:pPr>
            <w:r>
              <w:t>• Mains Workbook</w:t>
            </w:r>
          </w:p>
          <w:p w14:paraId="4694C642" w14:textId="77777777" w:rsidR="001A20E6" w:rsidRDefault="00000000">
            <w:pPr>
              <w:pStyle w:val="TableCellCategoryTitle"/>
            </w:pPr>
            <w:r>
              <w:t>📰 Current Affairs</w:t>
            </w:r>
          </w:p>
          <w:p w14:paraId="54869FD3" w14:textId="77777777" w:rsidR="001A20E6" w:rsidRDefault="00000000">
            <w:pPr>
              <w:pStyle w:val="TableCellResourceItem"/>
            </w:pPr>
            <w:r>
              <w:t>• Newspapers (Hindu and IE Explained) (Social issues, NFHS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4BAE574A" w14:textId="77777777" w:rsidR="001A20E6" w:rsidRDefault="00000000">
            <w:pPr>
              <w:pStyle w:val="TableCellSubjectName"/>
            </w:pPr>
            <w:r>
              <w:t>Essay</w:t>
            </w:r>
          </w:p>
          <w:p w14:paraId="7A579276" w14:textId="77777777" w:rsidR="001A20E6" w:rsidRDefault="00000000">
            <w:pPr>
              <w:pStyle w:val="TableCellCategoryTitle"/>
            </w:pPr>
            <w:r>
              <w:t>📚 Primary Books</w:t>
            </w:r>
          </w:p>
          <w:p w14:paraId="0C9ABE3E" w14:textId="77777777" w:rsidR="001A20E6" w:rsidRDefault="00000000">
            <w:pPr>
              <w:pStyle w:val="TableCellResourceItem"/>
            </w:pPr>
            <w:r>
              <w:t>• Michael Sandel – Justice</w:t>
            </w:r>
          </w:p>
          <w:p w14:paraId="2781104A" w14:textId="77777777" w:rsidR="001A20E6" w:rsidRDefault="00000000">
            <w:pPr>
              <w:pStyle w:val="TableCellResourceItem"/>
            </w:pPr>
            <w:r>
              <w:t>• Ethics by Jitin Yadav</w:t>
            </w:r>
          </w:p>
          <w:p w14:paraId="1D5AB077" w14:textId="77777777" w:rsidR="001A20E6" w:rsidRDefault="00000000">
            <w:pPr>
              <w:pStyle w:val="TableCellResourceItem"/>
            </w:pPr>
            <w:r>
              <w:t>• 2nd ARC (4th, 10th – Ethics in Governance)</w:t>
            </w:r>
          </w:p>
          <w:p w14:paraId="3B3086F1" w14:textId="77777777" w:rsidR="001A20E6" w:rsidRDefault="00000000">
            <w:pPr>
              <w:pStyle w:val="TableCellCategoryTitle"/>
            </w:pPr>
            <w:r>
              <w:t>📝 Practice Materials</w:t>
            </w:r>
          </w:p>
          <w:p w14:paraId="4FB5B0DA" w14:textId="77777777" w:rsidR="001A20E6" w:rsidRDefault="00000000">
            <w:pPr>
              <w:pStyle w:val="TableCellResourceItem"/>
            </w:pPr>
            <w:r>
              <w:t>• La Excellence Ethics Material</w:t>
            </w:r>
          </w:p>
          <w:p w14:paraId="084E8B38" w14:textId="77777777" w:rsidR="001A20E6" w:rsidRDefault="00000000">
            <w:pPr>
              <w:pStyle w:val="TableCellResourceItem"/>
            </w:pPr>
            <w:r>
              <w:t>• Prelims &amp; Mains Workbooks</w:t>
            </w:r>
          </w:p>
          <w:p w14:paraId="483F85A9" w14:textId="77777777" w:rsidR="001A20E6" w:rsidRDefault="00000000">
            <w:pPr>
              <w:pStyle w:val="TableCellCategoryTitle"/>
            </w:pPr>
            <w:r>
              <w:t>📰 Current Affairs</w:t>
            </w:r>
          </w:p>
          <w:p w14:paraId="47F78594" w14:textId="77777777" w:rsidR="001A20E6" w:rsidRDefault="00000000">
            <w:pPr>
              <w:pStyle w:val="TableCellResourceItem"/>
            </w:pPr>
            <w:r>
              <w:t>• Newspapers (case studies, ethical dilemmas in news)</w:t>
            </w:r>
          </w:p>
        </w:tc>
        <w:tc>
          <w:tcPr>
            <w:tcW w:w="1650" w:type="pct"/>
          </w:tcPr>
          <w:p w14:paraId="7DCC48CB" w14:textId="77777777" w:rsidR="001A20E6" w:rsidRDefault="001A20E6"/>
        </w:tc>
      </w:tr>
    </w:tbl>
    <w:p w14:paraId="374C46B8"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4FF8FB72" w14:textId="77777777">
        <w:tc>
          <w:tcPr>
            <w:tcW w:w="2500" w:type="pct"/>
            <w:tcMar>
              <w:top w:w="0" w:type="dxa"/>
              <w:left w:w="0" w:type="dxa"/>
              <w:bottom w:w="0" w:type="dxa"/>
              <w:right w:w="0" w:type="dxa"/>
            </w:tcMar>
          </w:tcPr>
          <w:p w14:paraId="0441D3B8" w14:textId="77777777" w:rsidR="001A20E6" w:rsidRDefault="00000000">
            <w:pPr>
              <w:pStyle w:val="WeekTitle"/>
            </w:pPr>
            <w:r>
              <w:rPr>
                <w:color w:val="15803D"/>
              </w:rPr>
              <w:t>📅 Oct 25 - Oct 31, 2026</w:t>
            </w:r>
          </w:p>
        </w:tc>
        <w:tc>
          <w:tcPr>
            <w:tcW w:w="2500" w:type="pct"/>
            <w:tcMar>
              <w:top w:w="0" w:type="dxa"/>
              <w:left w:w="0" w:type="dxa"/>
              <w:bottom w:w="0" w:type="dxa"/>
              <w:right w:w="0" w:type="dxa"/>
            </w:tcMar>
          </w:tcPr>
          <w:p w14:paraId="6C63E945" w14:textId="77777777" w:rsidR="001A20E6" w:rsidRDefault="00000000">
            <w:pPr>
              <w:pStyle w:val="WeekCycleName"/>
            </w:pPr>
            <w:r>
              <w:rPr>
                <w:color w:val="15803D"/>
              </w:rPr>
              <w:t>C2</w:t>
            </w:r>
          </w:p>
        </w:tc>
      </w:tr>
    </w:tbl>
    <w:p w14:paraId="1DD3162A"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78E5F24D" w14:textId="77777777">
        <w:tc>
          <w:tcPr>
            <w:tcW w:w="700" w:type="pct"/>
            <w:shd w:val="clear" w:color="auto" w:fill="DCFCE7"/>
            <w:tcMar>
              <w:top w:w="200" w:type="dxa"/>
              <w:left w:w="100" w:type="dxa"/>
              <w:bottom w:w="200" w:type="dxa"/>
              <w:right w:w="100" w:type="dxa"/>
            </w:tcMar>
          </w:tcPr>
          <w:p w14:paraId="46060341" w14:textId="77777777" w:rsidR="001A20E6" w:rsidRDefault="00000000">
            <w:pPr>
              <w:pStyle w:val="TableCellCalendarDayHeader"/>
            </w:pPr>
            <w:r>
              <w:rPr>
                <w:color w:val="15803D"/>
              </w:rPr>
              <w:t>Sunday</w:t>
            </w:r>
          </w:p>
          <w:p w14:paraId="6FB79EB7" w14:textId="77777777" w:rsidR="001A20E6" w:rsidRDefault="00000000">
            <w:pPr>
              <w:pStyle w:val="TableCellCalendarDateHeader"/>
            </w:pPr>
            <w:r>
              <w:rPr>
                <w:color w:val="15803D"/>
              </w:rPr>
              <w:t>Oct 25</w:t>
            </w:r>
          </w:p>
          <w:p w14:paraId="7250C4F8"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1FA14CEA" w14:textId="77777777" w:rsidR="001A20E6" w:rsidRDefault="00000000">
            <w:pPr>
              <w:pStyle w:val="TableCellCalendarDayHeader"/>
            </w:pPr>
            <w:r>
              <w:rPr>
                <w:color w:val="15803D"/>
              </w:rPr>
              <w:t>Monday</w:t>
            </w:r>
          </w:p>
          <w:p w14:paraId="0A10795D" w14:textId="77777777" w:rsidR="001A20E6" w:rsidRDefault="00000000">
            <w:pPr>
              <w:pStyle w:val="TableCellCalendarDateHeader"/>
            </w:pPr>
            <w:r>
              <w:rPr>
                <w:color w:val="15803D"/>
              </w:rPr>
              <w:t>Oct 26</w:t>
            </w:r>
          </w:p>
          <w:p w14:paraId="350C9BC9"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3FC12DEF" w14:textId="77777777" w:rsidR="001A20E6" w:rsidRDefault="00000000">
            <w:pPr>
              <w:pStyle w:val="TableCellCalendarDayHeader"/>
            </w:pPr>
            <w:r>
              <w:rPr>
                <w:color w:val="15803D"/>
              </w:rPr>
              <w:t>Tuesday</w:t>
            </w:r>
          </w:p>
          <w:p w14:paraId="710C0156" w14:textId="77777777" w:rsidR="001A20E6" w:rsidRDefault="00000000">
            <w:pPr>
              <w:pStyle w:val="TableCellCalendarDateHeader"/>
            </w:pPr>
            <w:r>
              <w:rPr>
                <w:color w:val="15803D"/>
              </w:rPr>
              <w:t>Oct 27</w:t>
            </w:r>
          </w:p>
          <w:p w14:paraId="749C4670"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A471CD1" w14:textId="77777777" w:rsidR="001A20E6" w:rsidRDefault="00000000">
            <w:pPr>
              <w:pStyle w:val="TableCellCalendarDayHeader"/>
            </w:pPr>
            <w:r>
              <w:rPr>
                <w:color w:val="15803D"/>
              </w:rPr>
              <w:t>Wednesday</w:t>
            </w:r>
          </w:p>
          <w:p w14:paraId="05294796" w14:textId="77777777" w:rsidR="001A20E6" w:rsidRDefault="00000000">
            <w:pPr>
              <w:pStyle w:val="TableCellCalendarDateHeader"/>
            </w:pPr>
            <w:r>
              <w:rPr>
                <w:color w:val="15803D"/>
              </w:rPr>
              <w:t>Oct 28</w:t>
            </w:r>
          </w:p>
          <w:p w14:paraId="1BABE7D0"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2CE8D162" w14:textId="77777777" w:rsidR="001A20E6" w:rsidRDefault="00000000">
            <w:pPr>
              <w:pStyle w:val="TableCellCalendarDayHeader"/>
            </w:pPr>
            <w:r>
              <w:rPr>
                <w:color w:val="15803D"/>
              </w:rPr>
              <w:t>Thursday</w:t>
            </w:r>
          </w:p>
          <w:p w14:paraId="7AB566A1" w14:textId="77777777" w:rsidR="001A20E6" w:rsidRDefault="00000000">
            <w:pPr>
              <w:pStyle w:val="TableCellCalendarDateHeader"/>
            </w:pPr>
            <w:r>
              <w:rPr>
                <w:color w:val="15803D"/>
              </w:rPr>
              <w:t>Oct 29</w:t>
            </w:r>
          </w:p>
          <w:p w14:paraId="1C2F1A03" w14:textId="77777777" w:rsidR="001A20E6" w:rsidRDefault="001A20E6">
            <w:pPr>
              <w:pStyle w:val="TableCellCatchupLabel"/>
            </w:pPr>
          </w:p>
        </w:tc>
        <w:tc>
          <w:tcPr>
            <w:tcW w:w="700" w:type="pct"/>
            <w:shd w:val="clear" w:color="auto" w:fill="DCFCE7"/>
            <w:tcMar>
              <w:top w:w="200" w:type="dxa"/>
              <w:left w:w="100" w:type="dxa"/>
              <w:bottom w:w="200" w:type="dxa"/>
              <w:right w:w="100" w:type="dxa"/>
            </w:tcMar>
          </w:tcPr>
          <w:p w14:paraId="5605B1BE" w14:textId="77777777" w:rsidR="001A20E6" w:rsidRDefault="00000000">
            <w:pPr>
              <w:pStyle w:val="TableCellCalendarDayHeader"/>
            </w:pPr>
            <w:r>
              <w:rPr>
                <w:color w:val="15803D"/>
              </w:rPr>
              <w:t>Friday</w:t>
            </w:r>
          </w:p>
          <w:p w14:paraId="338098E5" w14:textId="77777777" w:rsidR="001A20E6" w:rsidRDefault="00000000">
            <w:pPr>
              <w:pStyle w:val="TableCellCalendarDateHeader"/>
            </w:pPr>
            <w:r>
              <w:rPr>
                <w:color w:val="15803D"/>
              </w:rPr>
              <w:t>Oct 30</w:t>
            </w:r>
          </w:p>
          <w:p w14:paraId="67765EFB"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4326C290" w14:textId="77777777" w:rsidR="001A20E6" w:rsidRDefault="00000000">
            <w:pPr>
              <w:pStyle w:val="TableCellCalendarDayHeader"/>
            </w:pPr>
            <w:r>
              <w:rPr>
                <w:color w:val="F57C00"/>
              </w:rPr>
              <w:t>Saturday</w:t>
            </w:r>
          </w:p>
          <w:p w14:paraId="4102E00F" w14:textId="77777777" w:rsidR="001A20E6" w:rsidRDefault="00000000">
            <w:pPr>
              <w:pStyle w:val="TableCellCalendarDateHeader"/>
            </w:pPr>
            <w:r>
              <w:rPr>
                <w:color w:val="F57C00"/>
              </w:rPr>
              <w:t>Oct 31</w:t>
            </w:r>
          </w:p>
          <w:p w14:paraId="265A7FCF" w14:textId="77777777" w:rsidR="001A20E6" w:rsidRDefault="00000000">
            <w:pPr>
              <w:pStyle w:val="TableCellCatchupLabel"/>
            </w:pPr>
            <w:r>
              <w:rPr>
                <w:color w:val="F57C00"/>
              </w:rPr>
              <w:t>Catchup Day</w:t>
            </w:r>
          </w:p>
        </w:tc>
      </w:tr>
      <w:tr w:rsidR="001A20E6" w14:paraId="16A1B17D" w14:textId="77777777">
        <w:tc>
          <w:tcPr>
            <w:tcW w:w="700" w:type="pct"/>
            <w:shd w:val="clear" w:color="auto" w:fill="DCFCE7"/>
            <w:tcMar>
              <w:top w:w="150" w:type="dxa"/>
              <w:left w:w="100" w:type="dxa"/>
              <w:bottom w:w="150" w:type="dxa"/>
              <w:right w:w="100" w:type="dxa"/>
            </w:tcMar>
          </w:tcPr>
          <w:p w14:paraId="288D6677" w14:textId="77777777" w:rsidR="001A20E6" w:rsidRDefault="00000000">
            <w:pPr>
              <w:pStyle w:val="TableCellTaskSubject"/>
            </w:pPr>
            <w:r>
              <w:t>Society and Social Justice</w:t>
            </w:r>
          </w:p>
          <w:p w14:paraId="53A0ABAF" w14:textId="77777777" w:rsidR="001A20E6" w:rsidRDefault="00000000">
            <w:pPr>
              <w:pStyle w:val="TableCellTaskDetails"/>
            </w:pPr>
            <w:r>
              <w:t>• Test - TEST — 3h</w:t>
            </w:r>
          </w:p>
          <w:p w14:paraId="55E74B37"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253D5360" w14:textId="77777777" w:rsidR="001A20E6" w:rsidRDefault="00000000">
            <w:pPr>
              <w:pStyle w:val="TableCellTaskSubject"/>
            </w:pPr>
            <w:r>
              <w:t>Essay</w:t>
            </w:r>
          </w:p>
          <w:p w14:paraId="3CB44DE9" w14:textId="77777777" w:rsidR="001A20E6" w:rsidRDefault="00000000">
            <w:pPr>
              <w:pStyle w:val="TableCellTaskDetails"/>
            </w:pPr>
            <w:r>
              <w:t>• Study - Education &amp; Health based topics (Z03) — 1h 30m</w:t>
            </w:r>
          </w:p>
          <w:p w14:paraId="6C1DBAC9" w14:textId="77777777" w:rsidR="001A20E6" w:rsidRDefault="00000000">
            <w:pPr>
              <w:pStyle w:val="TableCellTaskBadge"/>
              <w:shd w:val="clear" w:color="auto" w:fill="E3F2FD"/>
            </w:pPr>
            <w:r>
              <w:rPr>
                <w:b/>
                <w:bCs/>
                <w:color w:val="1976D2"/>
              </w:rPr>
              <w:t>STUDY</w:t>
            </w:r>
          </w:p>
          <w:p w14:paraId="4B939460" w14:textId="77777777" w:rsidR="001A20E6" w:rsidRDefault="00000000">
            <w:pPr>
              <w:pStyle w:val="TableCellTaskDetails"/>
            </w:pPr>
            <w:r>
              <w:t>• Revision - Economy based topics (Z04) — 30m</w:t>
            </w:r>
          </w:p>
          <w:p w14:paraId="77AFFB2B" w14:textId="77777777" w:rsidR="001A20E6" w:rsidRDefault="00000000">
            <w:pPr>
              <w:pStyle w:val="TableCellTaskBadge"/>
              <w:shd w:val="clear" w:color="auto" w:fill="FCE4EC"/>
            </w:pPr>
            <w:r>
              <w:rPr>
                <w:b/>
                <w:bCs/>
                <w:color w:val="C2185B"/>
              </w:rPr>
              <w:t>REVISION</w:t>
            </w:r>
          </w:p>
          <w:p w14:paraId="354387B9" w14:textId="77777777" w:rsidR="001A20E6" w:rsidRDefault="00000000">
            <w:pPr>
              <w:pStyle w:val="TableCellTaskDetails"/>
            </w:pPr>
            <w:r>
              <w:t>• Practice - Economy based topics (Z04) — 30m</w:t>
            </w:r>
          </w:p>
          <w:p w14:paraId="7ABA9BA5"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63F2082B" w14:textId="77777777" w:rsidR="001A20E6" w:rsidRDefault="00000000">
            <w:pPr>
              <w:pStyle w:val="TableCellTaskSubject"/>
            </w:pPr>
            <w:r>
              <w:t>Essay</w:t>
            </w:r>
          </w:p>
          <w:p w14:paraId="573043CB" w14:textId="77777777" w:rsidR="001A20E6" w:rsidRDefault="00000000">
            <w:pPr>
              <w:pStyle w:val="TableCellTaskDetails"/>
            </w:pPr>
            <w:r>
              <w:t>• Study - Education &amp; Health based topics (Z03) — 1h 30m</w:t>
            </w:r>
          </w:p>
          <w:p w14:paraId="71A5AB58" w14:textId="77777777" w:rsidR="001A20E6" w:rsidRDefault="00000000">
            <w:pPr>
              <w:pStyle w:val="TableCellTaskBadge"/>
              <w:shd w:val="clear" w:color="auto" w:fill="E3F2FD"/>
            </w:pPr>
            <w:r>
              <w:rPr>
                <w:b/>
                <w:bCs/>
                <w:color w:val="1976D2"/>
              </w:rPr>
              <w:t>STUDY</w:t>
            </w:r>
          </w:p>
          <w:p w14:paraId="7BAB3EAF" w14:textId="77777777" w:rsidR="001A20E6" w:rsidRDefault="00000000">
            <w:pPr>
              <w:pStyle w:val="TableCellTaskDetails"/>
            </w:pPr>
            <w:r>
              <w:t>• Revision - Economy based topics (Z04) — 30m</w:t>
            </w:r>
          </w:p>
          <w:p w14:paraId="7390B92E" w14:textId="77777777" w:rsidR="001A20E6" w:rsidRDefault="00000000">
            <w:pPr>
              <w:pStyle w:val="TableCellTaskBadge"/>
              <w:shd w:val="clear" w:color="auto" w:fill="FCE4EC"/>
            </w:pPr>
            <w:r>
              <w:rPr>
                <w:b/>
                <w:bCs/>
                <w:color w:val="C2185B"/>
              </w:rPr>
              <w:t>REVISION</w:t>
            </w:r>
          </w:p>
          <w:p w14:paraId="121D126C" w14:textId="77777777" w:rsidR="001A20E6" w:rsidRDefault="00000000">
            <w:pPr>
              <w:pStyle w:val="TableCellTaskDetails"/>
            </w:pPr>
            <w:r>
              <w:t>• Practice - Economy based topics (Z04) — 30m</w:t>
            </w:r>
          </w:p>
          <w:p w14:paraId="005884B1"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EE72A67" w14:textId="77777777" w:rsidR="001A20E6" w:rsidRDefault="00000000">
            <w:pPr>
              <w:pStyle w:val="TableCellTaskSubject"/>
            </w:pPr>
            <w:r>
              <w:t>Essay</w:t>
            </w:r>
          </w:p>
          <w:p w14:paraId="6552A2C9" w14:textId="77777777" w:rsidR="001A20E6" w:rsidRDefault="00000000">
            <w:pPr>
              <w:pStyle w:val="TableCellTaskDetails"/>
            </w:pPr>
            <w:r>
              <w:t>• Study - Economy based topics (Z04) — 1h 30m</w:t>
            </w:r>
          </w:p>
          <w:p w14:paraId="2E3BDA6D" w14:textId="77777777" w:rsidR="001A20E6" w:rsidRDefault="00000000">
            <w:pPr>
              <w:pStyle w:val="TableCellTaskBadge"/>
              <w:shd w:val="clear" w:color="auto" w:fill="E3F2FD"/>
            </w:pPr>
            <w:r>
              <w:rPr>
                <w:b/>
                <w:bCs/>
                <w:color w:val="1976D2"/>
              </w:rPr>
              <w:t>STUDY</w:t>
            </w:r>
          </w:p>
          <w:p w14:paraId="49376688" w14:textId="77777777" w:rsidR="001A20E6" w:rsidRDefault="00000000">
            <w:pPr>
              <w:pStyle w:val="TableCellTaskDetails"/>
            </w:pPr>
            <w:r>
              <w:t>• Revision - Economy based topics (Z04) — 30m</w:t>
            </w:r>
          </w:p>
          <w:p w14:paraId="6D654E90" w14:textId="77777777" w:rsidR="001A20E6" w:rsidRDefault="00000000">
            <w:pPr>
              <w:pStyle w:val="TableCellTaskBadge"/>
              <w:shd w:val="clear" w:color="auto" w:fill="FCE4EC"/>
            </w:pPr>
            <w:r>
              <w:rPr>
                <w:b/>
                <w:bCs/>
                <w:color w:val="C2185B"/>
              </w:rPr>
              <w:t>REVISION</w:t>
            </w:r>
          </w:p>
          <w:p w14:paraId="6283DE60" w14:textId="77777777" w:rsidR="001A20E6" w:rsidRDefault="00000000">
            <w:pPr>
              <w:pStyle w:val="TableCellTaskDetails"/>
            </w:pPr>
            <w:r>
              <w:t>• Practice - Economy based topics (Z04) — 30m</w:t>
            </w:r>
          </w:p>
          <w:p w14:paraId="77F6F0A6"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77B0019" w14:textId="77777777" w:rsidR="001A20E6" w:rsidRDefault="00000000">
            <w:pPr>
              <w:pStyle w:val="TableCellTaskSubject"/>
            </w:pPr>
            <w:r>
              <w:t>Essay</w:t>
            </w:r>
          </w:p>
          <w:p w14:paraId="24BF9939" w14:textId="77777777" w:rsidR="001A20E6" w:rsidRDefault="00000000">
            <w:pPr>
              <w:pStyle w:val="TableCellTaskDetails"/>
            </w:pPr>
            <w:r>
              <w:t>• Study - Economy based topics (Z04) — 1h 30m</w:t>
            </w:r>
          </w:p>
          <w:p w14:paraId="6565E6E3" w14:textId="77777777" w:rsidR="001A20E6" w:rsidRDefault="00000000">
            <w:pPr>
              <w:pStyle w:val="TableCellTaskBadge"/>
              <w:shd w:val="clear" w:color="auto" w:fill="E3F2FD"/>
            </w:pPr>
            <w:r>
              <w:rPr>
                <w:b/>
                <w:bCs/>
                <w:color w:val="1976D2"/>
              </w:rPr>
              <w:t>STUDY</w:t>
            </w:r>
          </w:p>
          <w:p w14:paraId="115781BD" w14:textId="77777777" w:rsidR="001A20E6" w:rsidRDefault="00000000">
            <w:pPr>
              <w:pStyle w:val="TableCellTaskDetails"/>
            </w:pPr>
            <w:r>
              <w:t>• Revision - Economy based topics (Z04) — 30m</w:t>
            </w:r>
          </w:p>
          <w:p w14:paraId="6518D905" w14:textId="77777777" w:rsidR="001A20E6" w:rsidRDefault="00000000">
            <w:pPr>
              <w:pStyle w:val="TableCellTaskBadge"/>
              <w:shd w:val="clear" w:color="auto" w:fill="FCE4EC"/>
            </w:pPr>
            <w:r>
              <w:rPr>
                <w:b/>
                <w:bCs/>
                <w:color w:val="C2185B"/>
              </w:rPr>
              <w:t>REVISION</w:t>
            </w:r>
          </w:p>
          <w:p w14:paraId="054A78D9" w14:textId="77777777" w:rsidR="001A20E6" w:rsidRDefault="00000000">
            <w:pPr>
              <w:pStyle w:val="TableCellTaskDetails"/>
            </w:pPr>
            <w:r>
              <w:t>• Practice - Economy based topics (Z04) — 30m</w:t>
            </w:r>
          </w:p>
          <w:p w14:paraId="150AE31E"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5DB7B7E9" w14:textId="77777777" w:rsidR="001A20E6" w:rsidRDefault="00000000">
            <w:pPr>
              <w:pStyle w:val="TableCellTaskSubject"/>
            </w:pPr>
            <w:r>
              <w:t>Essay</w:t>
            </w:r>
          </w:p>
          <w:p w14:paraId="6C174075" w14:textId="77777777" w:rsidR="001A20E6" w:rsidRDefault="00000000">
            <w:pPr>
              <w:pStyle w:val="TableCellTaskDetails"/>
            </w:pPr>
            <w:r>
              <w:t>• Study - Economy based topics (Z04) — 1h 30m</w:t>
            </w:r>
          </w:p>
          <w:p w14:paraId="5310A809" w14:textId="77777777" w:rsidR="001A20E6" w:rsidRDefault="00000000">
            <w:pPr>
              <w:pStyle w:val="TableCellTaskBadge"/>
              <w:shd w:val="clear" w:color="auto" w:fill="E3F2FD"/>
            </w:pPr>
            <w:r>
              <w:rPr>
                <w:b/>
                <w:bCs/>
                <w:color w:val="1976D2"/>
              </w:rPr>
              <w:t>STUDY</w:t>
            </w:r>
          </w:p>
          <w:p w14:paraId="410B51E3" w14:textId="77777777" w:rsidR="001A20E6" w:rsidRDefault="00000000">
            <w:pPr>
              <w:pStyle w:val="TableCellTaskDetails"/>
            </w:pPr>
            <w:r>
              <w:t>• Revision - Enviroment based topics (Z05) — 30m</w:t>
            </w:r>
          </w:p>
          <w:p w14:paraId="6A514B87" w14:textId="77777777" w:rsidR="001A20E6" w:rsidRDefault="00000000">
            <w:pPr>
              <w:pStyle w:val="TableCellTaskBadge"/>
              <w:shd w:val="clear" w:color="auto" w:fill="FCE4EC"/>
            </w:pPr>
            <w:r>
              <w:rPr>
                <w:b/>
                <w:bCs/>
                <w:color w:val="C2185B"/>
              </w:rPr>
              <w:t>REVISION</w:t>
            </w:r>
          </w:p>
          <w:p w14:paraId="4BCB609F" w14:textId="77777777" w:rsidR="001A20E6" w:rsidRDefault="00000000">
            <w:pPr>
              <w:pStyle w:val="TableCellTaskDetails"/>
            </w:pPr>
            <w:r>
              <w:t>• Practice - Enviroment based topics (Z05) — 30m</w:t>
            </w:r>
          </w:p>
          <w:p w14:paraId="544680C9"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2FC794BC" w14:textId="77777777" w:rsidR="001A20E6" w:rsidRDefault="001A20E6"/>
        </w:tc>
      </w:tr>
      <w:tr w:rsidR="001A20E6" w14:paraId="50E6699F" w14:textId="77777777">
        <w:tc>
          <w:tcPr>
            <w:tcW w:w="700" w:type="pct"/>
            <w:shd w:val="clear" w:color="auto" w:fill="DCFCE7"/>
            <w:tcMar>
              <w:top w:w="150" w:type="dxa"/>
              <w:left w:w="100" w:type="dxa"/>
              <w:bottom w:w="150" w:type="dxa"/>
              <w:right w:w="100" w:type="dxa"/>
            </w:tcMar>
          </w:tcPr>
          <w:p w14:paraId="5422BCEF" w14:textId="77777777" w:rsidR="001A20E6" w:rsidRDefault="00000000">
            <w:pPr>
              <w:pStyle w:val="TableCellTaskSubject"/>
            </w:pPr>
            <w:r>
              <w:t>Essay</w:t>
            </w:r>
          </w:p>
          <w:p w14:paraId="53B70353" w14:textId="77777777" w:rsidR="001A20E6" w:rsidRDefault="00000000">
            <w:pPr>
              <w:pStyle w:val="TableCellTaskDetails"/>
            </w:pPr>
            <w:r>
              <w:t>• Test - TEST — 3h</w:t>
            </w:r>
          </w:p>
          <w:p w14:paraId="2F077393" w14:textId="77777777" w:rsidR="001A20E6" w:rsidRDefault="00000000">
            <w:pPr>
              <w:pStyle w:val="TableCellTaskBadge"/>
              <w:shd w:val="clear" w:color="auto" w:fill="FFF3E0"/>
            </w:pPr>
            <w:r>
              <w:rPr>
                <w:b/>
                <w:bCs/>
                <w:color w:val="F57C00"/>
              </w:rPr>
              <w:t>TEST</w:t>
            </w:r>
          </w:p>
        </w:tc>
        <w:tc>
          <w:tcPr>
            <w:tcW w:w="700" w:type="pct"/>
            <w:shd w:val="clear" w:color="auto" w:fill="DCFCE7"/>
            <w:tcMar>
              <w:top w:w="150" w:type="dxa"/>
              <w:left w:w="100" w:type="dxa"/>
              <w:bottom w:w="150" w:type="dxa"/>
              <w:right w:w="100" w:type="dxa"/>
            </w:tcMar>
          </w:tcPr>
          <w:p w14:paraId="4BE9A1DF" w14:textId="77777777" w:rsidR="001A20E6" w:rsidRDefault="00000000">
            <w:pPr>
              <w:pStyle w:val="TableCellTaskSubject"/>
            </w:pPr>
            <w:r>
              <w:t>Sociology</w:t>
            </w:r>
          </w:p>
          <w:p w14:paraId="5CF3CF30" w14:textId="77777777" w:rsidR="001A20E6" w:rsidRDefault="00000000">
            <w:pPr>
              <w:pStyle w:val="TableCellTaskDetails"/>
            </w:pPr>
            <w:r>
              <w:t>• Study - OPT-SOC/01 — 1h 30m</w:t>
            </w:r>
          </w:p>
          <w:p w14:paraId="106042DA" w14:textId="77777777" w:rsidR="001A20E6" w:rsidRDefault="00000000">
            <w:pPr>
              <w:pStyle w:val="TableCellTaskBadge"/>
              <w:shd w:val="clear" w:color="auto" w:fill="E3F2FD"/>
            </w:pPr>
            <w:r>
              <w:rPr>
                <w:b/>
                <w:bCs/>
                <w:color w:val="1976D2"/>
              </w:rPr>
              <w:t>STUDY</w:t>
            </w:r>
          </w:p>
          <w:p w14:paraId="57F15393" w14:textId="77777777" w:rsidR="001A20E6" w:rsidRDefault="00000000">
            <w:pPr>
              <w:pStyle w:val="TableCellTaskDetails"/>
            </w:pPr>
            <w:r>
              <w:t>• Revision - OPT-SOC/01 — 30m</w:t>
            </w:r>
          </w:p>
          <w:p w14:paraId="602018F3" w14:textId="77777777" w:rsidR="001A20E6" w:rsidRDefault="00000000">
            <w:pPr>
              <w:pStyle w:val="TableCellTaskBadge"/>
              <w:shd w:val="clear" w:color="auto" w:fill="FCE4EC"/>
            </w:pPr>
            <w:r>
              <w:rPr>
                <w:b/>
                <w:bCs/>
                <w:color w:val="C2185B"/>
              </w:rPr>
              <w:t>REVISION</w:t>
            </w:r>
          </w:p>
          <w:p w14:paraId="4A6A075B" w14:textId="77777777" w:rsidR="001A20E6" w:rsidRDefault="00000000">
            <w:pPr>
              <w:pStyle w:val="TableCellTaskDetails"/>
            </w:pPr>
            <w:r>
              <w:t>• Practice - OPT-SOC/01 — 30m</w:t>
            </w:r>
          </w:p>
          <w:p w14:paraId="60A9092B"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4FD1B207" w14:textId="77777777" w:rsidR="001A20E6" w:rsidRDefault="00000000">
            <w:pPr>
              <w:pStyle w:val="TableCellTaskSubject"/>
            </w:pPr>
            <w:r>
              <w:t>Sociology</w:t>
            </w:r>
          </w:p>
          <w:p w14:paraId="3AA7969A" w14:textId="77777777" w:rsidR="001A20E6" w:rsidRDefault="00000000">
            <w:pPr>
              <w:pStyle w:val="TableCellTaskDetails"/>
            </w:pPr>
            <w:r>
              <w:t>• Study - OPT-SOC/01 — 1h 30m</w:t>
            </w:r>
          </w:p>
          <w:p w14:paraId="4A49668A" w14:textId="77777777" w:rsidR="001A20E6" w:rsidRDefault="00000000">
            <w:pPr>
              <w:pStyle w:val="TableCellTaskBadge"/>
              <w:shd w:val="clear" w:color="auto" w:fill="E3F2FD"/>
            </w:pPr>
            <w:r>
              <w:rPr>
                <w:b/>
                <w:bCs/>
                <w:color w:val="1976D2"/>
              </w:rPr>
              <w:t>STUDY</w:t>
            </w:r>
          </w:p>
          <w:p w14:paraId="7CEF98BE" w14:textId="77777777" w:rsidR="001A20E6" w:rsidRDefault="00000000">
            <w:pPr>
              <w:pStyle w:val="TableCellTaskDetails"/>
            </w:pPr>
            <w:r>
              <w:t>• Revision - OPT-SOC/01 — 30m</w:t>
            </w:r>
          </w:p>
          <w:p w14:paraId="0EC39E59" w14:textId="77777777" w:rsidR="001A20E6" w:rsidRDefault="00000000">
            <w:pPr>
              <w:pStyle w:val="TableCellTaskBadge"/>
              <w:shd w:val="clear" w:color="auto" w:fill="FCE4EC"/>
            </w:pPr>
            <w:r>
              <w:rPr>
                <w:b/>
                <w:bCs/>
                <w:color w:val="C2185B"/>
              </w:rPr>
              <w:t>REVISION</w:t>
            </w:r>
          </w:p>
          <w:p w14:paraId="019E7069" w14:textId="77777777" w:rsidR="001A20E6" w:rsidRDefault="00000000">
            <w:pPr>
              <w:pStyle w:val="TableCellTaskDetails"/>
            </w:pPr>
            <w:r>
              <w:t>• Practice - OPT-SOC/01 — 30m</w:t>
            </w:r>
          </w:p>
          <w:p w14:paraId="364B28D6"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7C6A7886" w14:textId="77777777" w:rsidR="001A20E6" w:rsidRDefault="00000000">
            <w:pPr>
              <w:pStyle w:val="TableCellTaskSubject"/>
            </w:pPr>
            <w:r>
              <w:t>Sociology</w:t>
            </w:r>
          </w:p>
          <w:p w14:paraId="1B9EAFBB" w14:textId="77777777" w:rsidR="001A20E6" w:rsidRDefault="00000000">
            <w:pPr>
              <w:pStyle w:val="TableCellTaskDetails"/>
            </w:pPr>
            <w:r>
              <w:t>• Study - OPT-SOC/01 — 1h 30m</w:t>
            </w:r>
          </w:p>
          <w:p w14:paraId="31C866EF" w14:textId="77777777" w:rsidR="001A20E6" w:rsidRDefault="00000000">
            <w:pPr>
              <w:pStyle w:val="TableCellTaskBadge"/>
              <w:shd w:val="clear" w:color="auto" w:fill="E3F2FD"/>
            </w:pPr>
            <w:r>
              <w:rPr>
                <w:b/>
                <w:bCs/>
                <w:color w:val="1976D2"/>
              </w:rPr>
              <w:t>STUDY</w:t>
            </w:r>
          </w:p>
          <w:p w14:paraId="7021BC08" w14:textId="77777777" w:rsidR="001A20E6" w:rsidRDefault="00000000">
            <w:pPr>
              <w:pStyle w:val="TableCellTaskDetails"/>
            </w:pPr>
            <w:r>
              <w:t>• Revision - OPT-SOC/01 — 30m</w:t>
            </w:r>
          </w:p>
          <w:p w14:paraId="59377D9C" w14:textId="77777777" w:rsidR="001A20E6" w:rsidRDefault="00000000">
            <w:pPr>
              <w:pStyle w:val="TableCellTaskBadge"/>
              <w:shd w:val="clear" w:color="auto" w:fill="FCE4EC"/>
            </w:pPr>
            <w:r>
              <w:rPr>
                <w:b/>
                <w:bCs/>
                <w:color w:val="C2185B"/>
              </w:rPr>
              <w:t>REVISION</w:t>
            </w:r>
          </w:p>
          <w:p w14:paraId="40DAA981" w14:textId="77777777" w:rsidR="001A20E6" w:rsidRDefault="00000000">
            <w:pPr>
              <w:pStyle w:val="TableCellTaskDetails"/>
            </w:pPr>
            <w:r>
              <w:t>• Practice - OPT-SOC/01 — 30m</w:t>
            </w:r>
          </w:p>
          <w:p w14:paraId="1FA59FEB"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FF4BCFC" w14:textId="77777777" w:rsidR="001A20E6" w:rsidRDefault="00000000">
            <w:pPr>
              <w:pStyle w:val="TableCellTaskSubject"/>
            </w:pPr>
            <w:r>
              <w:t>Sociology</w:t>
            </w:r>
          </w:p>
          <w:p w14:paraId="5B02D561" w14:textId="77777777" w:rsidR="001A20E6" w:rsidRDefault="00000000">
            <w:pPr>
              <w:pStyle w:val="TableCellTaskDetails"/>
            </w:pPr>
            <w:r>
              <w:t>• Study - OPT-SOC/01 — 1h 30m</w:t>
            </w:r>
          </w:p>
          <w:p w14:paraId="16C0CF2B" w14:textId="77777777" w:rsidR="001A20E6" w:rsidRDefault="00000000">
            <w:pPr>
              <w:pStyle w:val="TableCellTaskBadge"/>
              <w:shd w:val="clear" w:color="auto" w:fill="E3F2FD"/>
            </w:pPr>
            <w:r>
              <w:rPr>
                <w:b/>
                <w:bCs/>
                <w:color w:val="1976D2"/>
              </w:rPr>
              <w:t>STUDY</w:t>
            </w:r>
          </w:p>
          <w:p w14:paraId="7DD871CB" w14:textId="77777777" w:rsidR="001A20E6" w:rsidRDefault="00000000">
            <w:pPr>
              <w:pStyle w:val="TableCellTaskDetails"/>
            </w:pPr>
            <w:r>
              <w:t>• Revision - OPT-SOC/01 — 30m</w:t>
            </w:r>
          </w:p>
          <w:p w14:paraId="73927C64" w14:textId="77777777" w:rsidR="001A20E6" w:rsidRDefault="00000000">
            <w:pPr>
              <w:pStyle w:val="TableCellTaskBadge"/>
              <w:shd w:val="clear" w:color="auto" w:fill="FCE4EC"/>
            </w:pPr>
            <w:r>
              <w:rPr>
                <w:b/>
                <w:bCs/>
                <w:color w:val="C2185B"/>
              </w:rPr>
              <w:t>REVISION</w:t>
            </w:r>
          </w:p>
          <w:p w14:paraId="55BB0E13" w14:textId="77777777" w:rsidR="001A20E6" w:rsidRDefault="00000000">
            <w:pPr>
              <w:pStyle w:val="TableCellTaskDetails"/>
            </w:pPr>
            <w:r>
              <w:t>• Practice - OPT-SOC/01 — 30m</w:t>
            </w:r>
          </w:p>
          <w:p w14:paraId="0417D196" w14:textId="77777777" w:rsidR="001A20E6" w:rsidRDefault="00000000">
            <w:pPr>
              <w:pStyle w:val="TableCellTaskBadge"/>
              <w:shd w:val="clear" w:color="auto" w:fill="E8F5E8"/>
            </w:pPr>
            <w:r>
              <w:rPr>
                <w:b/>
                <w:bCs/>
                <w:color w:val="388E3C"/>
              </w:rPr>
              <w:t>PRACTICE</w:t>
            </w:r>
          </w:p>
        </w:tc>
        <w:tc>
          <w:tcPr>
            <w:tcW w:w="700" w:type="pct"/>
            <w:shd w:val="clear" w:color="auto" w:fill="DCFCE7"/>
            <w:tcMar>
              <w:top w:w="150" w:type="dxa"/>
              <w:left w:w="100" w:type="dxa"/>
              <w:bottom w:w="150" w:type="dxa"/>
              <w:right w:w="100" w:type="dxa"/>
            </w:tcMar>
          </w:tcPr>
          <w:p w14:paraId="20D02370" w14:textId="77777777" w:rsidR="001A20E6" w:rsidRDefault="00000000">
            <w:pPr>
              <w:pStyle w:val="TableCellTaskSubject"/>
            </w:pPr>
            <w:r>
              <w:t>Sociology</w:t>
            </w:r>
          </w:p>
          <w:p w14:paraId="6BEC3F26" w14:textId="77777777" w:rsidR="001A20E6" w:rsidRDefault="00000000">
            <w:pPr>
              <w:pStyle w:val="TableCellTaskDetails"/>
            </w:pPr>
            <w:r>
              <w:t>• Study - OPT-SOC/01 — 1h 30m</w:t>
            </w:r>
          </w:p>
          <w:p w14:paraId="613F8F3C" w14:textId="77777777" w:rsidR="001A20E6" w:rsidRDefault="00000000">
            <w:pPr>
              <w:pStyle w:val="TableCellTaskBadge"/>
              <w:shd w:val="clear" w:color="auto" w:fill="E3F2FD"/>
            </w:pPr>
            <w:r>
              <w:rPr>
                <w:b/>
                <w:bCs/>
                <w:color w:val="1976D2"/>
              </w:rPr>
              <w:t>STUDY</w:t>
            </w:r>
          </w:p>
          <w:p w14:paraId="5E66E95B" w14:textId="77777777" w:rsidR="001A20E6" w:rsidRDefault="00000000">
            <w:pPr>
              <w:pStyle w:val="TableCellTaskDetails"/>
            </w:pPr>
            <w:r>
              <w:t>• Revision - OPT-SOC/01 — 30m</w:t>
            </w:r>
          </w:p>
          <w:p w14:paraId="2D132BDD" w14:textId="77777777" w:rsidR="001A20E6" w:rsidRDefault="00000000">
            <w:pPr>
              <w:pStyle w:val="TableCellTaskBadge"/>
              <w:shd w:val="clear" w:color="auto" w:fill="FCE4EC"/>
            </w:pPr>
            <w:r>
              <w:rPr>
                <w:b/>
                <w:bCs/>
                <w:color w:val="C2185B"/>
              </w:rPr>
              <w:t>REVISION</w:t>
            </w:r>
          </w:p>
          <w:p w14:paraId="53869506" w14:textId="77777777" w:rsidR="001A20E6" w:rsidRDefault="00000000">
            <w:pPr>
              <w:pStyle w:val="TableCellTaskDetails"/>
            </w:pPr>
            <w:r>
              <w:t>• Practice - OPT-SOC/01 — 30m</w:t>
            </w:r>
          </w:p>
          <w:p w14:paraId="6D0FFBEA"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19404010" w14:textId="77777777" w:rsidR="001A20E6" w:rsidRDefault="001A20E6"/>
        </w:tc>
      </w:tr>
    </w:tbl>
    <w:p w14:paraId="326EE15D" w14:textId="77777777" w:rsidR="001A20E6" w:rsidRDefault="001A20E6">
      <w:pPr>
        <w:spacing w:after="400"/>
      </w:pPr>
    </w:p>
    <w:p w14:paraId="62C87623" w14:textId="77777777" w:rsidR="001A20E6" w:rsidRDefault="00000000">
      <w:pPr>
        <w:pStyle w:val="ResourceTitle"/>
      </w:pPr>
      <w:r>
        <w:t>📚 Resources for Oct 25 - Oct 31</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63F6891B" w14:textId="77777777">
        <w:tc>
          <w:tcPr>
            <w:tcW w:w="1650" w:type="pct"/>
            <w:tcBorders>
              <w:bottom w:val="single" w:sz="2" w:space="0" w:color="D1D5DB"/>
              <w:right w:val="single" w:sz="2" w:space="0" w:color="D1D5DB"/>
            </w:tcBorders>
            <w:tcMar>
              <w:top w:w="200" w:type="dxa"/>
              <w:left w:w="150" w:type="dxa"/>
              <w:bottom w:w="200" w:type="dxa"/>
              <w:right w:w="150" w:type="dxa"/>
            </w:tcMar>
          </w:tcPr>
          <w:p w14:paraId="3F691640" w14:textId="77777777" w:rsidR="001A20E6" w:rsidRDefault="00000000">
            <w:pPr>
              <w:pStyle w:val="TableCellSubjectName"/>
            </w:pPr>
            <w:r>
              <w:t>Essay</w:t>
            </w:r>
          </w:p>
          <w:p w14:paraId="3D87608E" w14:textId="77777777" w:rsidR="001A20E6" w:rsidRDefault="00000000">
            <w:pPr>
              <w:pStyle w:val="TableCellCategoryTitle"/>
            </w:pPr>
            <w:r>
              <w:t>📚 Primary Books</w:t>
            </w:r>
          </w:p>
          <w:p w14:paraId="0D8FF01F" w14:textId="77777777" w:rsidR="001A20E6" w:rsidRDefault="00000000">
            <w:pPr>
              <w:pStyle w:val="TableCellResourceItem"/>
            </w:pPr>
            <w:r>
              <w:t>• Michael Sandel – Justice</w:t>
            </w:r>
          </w:p>
          <w:p w14:paraId="65FB8224" w14:textId="77777777" w:rsidR="001A20E6" w:rsidRDefault="00000000">
            <w:pPr>
              <w:pStyle w:val="TableCellResourceItem"/>
            </w:pPr>
            <w:r>
              <w:t>• Ethics by Jitin Yadav</w:t>
            </w:r>
          </w:p>
          <w:p w14:paraId="7CBC97B6" w14:textId="77777777" w:rsidR="001A20E6" w:rsidRDefault="00000000">
            <w:pPr>
              <w:pStyle w:val="TableCellResourceItem"/>
            </w:pPr>
            <w:r>
              <w:t>• 2nd ARC (4th, 10th – Ethics in Governance)</w:t>
            </w:r>
          </w:p>
          <w:p w14:paraId="6A150BE3" w14:textId="77777777" w:rsidR="001A20E6" w:rsidRDefault="00000000">
            <w:pPr>
              <w:pStyle w:val="TableCellCategoryTitle"/>
            </w:pPr>
            <w:r>
              <w:t>📝 Practice Materials</w:t>
            </w:r>
          </w:p>
          <w:p w14:paraId="4475FD86" w14:textId="77777777" w:rsidR="001A20E6" w:rsidRDefault="00000000">
            <w:pPr>
              <w:pStyle w:val="TableCellResourceItem"/>
            </w:pPr>
            <w:r>
              <w:t>• La Excellence Ethics Material</w:t>
            </w:r>
          </w:p>
          <w:p w14:paraId="7D8BD365" w14:textId="77777777" w:rsidR="001A20E6" w:rsidRDefault="00000000">
            <w:pPr>
              <w:pStyle w:val="TableCellResourceItem"/>
            </w:pPr>
            <w:r>
              <w:t>• Prelims &amp; Mains Workbooks</w:t>
            </w:r>
          </w:p>
          <w:p w14:paraId="7839C219" w14:textId="77777777" w:rsidR="001A20E6" w:rsidRDefault="00000000">
            <w:pPr>
              <w:pStyle w:val="TableCellCategoryTitle"/>
            </w:pPr>
            <w:r>
              <w:t>📰 Current Affairs</w:t>
            </w:r>
          </w:p>
          <w:p w14:paraId="5AD83563" w14:textId="77777777" w:rsidR="001A20E6" w:rsidRDefault="00000000">
            <w:pPr>
              <w:pStyle w:val="TableCellResourceItem"/>
            </w:pPr>
            <w:r>
              <w:t>• Newspapers (case studies, ethical dilemmas in news)</w:t>
            </w:r>
          </w:p>
        </w:tc>
        <w:tc>
          <w:tcPr>
            <w:tcW w:w="1650" w:type="pct"/>
            <w:tcBorders>
              <w:bottom w:val="single" w:sz="2" w:space="0" w:color="D1D5DB"/>
              <w:right w:val="single" w:sz="2" w:space="0" w:color="D1D5DB"/>
            </w:tcBorders>
            <w:tcMar>
              <w:top w:w="200" w:type="dxa"/>
              <w:left w:w="150" w:type="dxa"/>
              <w:bottom w:w="200" w:type="dxa"/>
              <w:right w:w="150" w:type="dxa"/>
            </w:tcMar>
          </w:tcPr>
          <w:p w14:paraId="3384FDFE" w14:textId="77777777" w:rsidR="001A20E6" w:rsidRDefault="00000000">
            <w:pPr>
              <w:pStyle w:val="TableCellSubjectName"/>
            </w:pPr>
            <w:r>
              <w:t>Sociology</w:t>
            </w:r>
          </w:p>
          <w:p w14:paraId="1010C9C0" w14:textId="77777777" w:rsidR="001A20E6" w:rsidRDefault="00000000">
            <w:pPr>
              <w:pStyle w:val="TableCellCategoryTitle"/>
            </w:pPr>
            <w:r>
              <w:t>📝 Practice Materials</w:t>
            </w:r>
          </w:p>
          <w:p w14:paraId="6F18815F" w14:textId="77777777" w:rsidR="001A20E6" w:rsidRDefault="00000000">
            <w:pPr>
              <w:pStyle w:val="TableCellResourceItem"/>
            </w:pPr>
            <w:r>
              <w:t>• La Excellence Sociology Material</w:t>
            </w:r>
          </w:p>
          <w:p w14:paraId="1A280350" w14:textId="77777777" w:rsidR="001A20E6" w:rsidRDefault="00000000">
            <w:pPr>
              <w:pStyle w:val="TableCellResourceItem"/>
            </w:pPr>
            <w:r>
              <w:t>• Mains RRP + Prelims RRP</w:t>
            </w:r>
          </w:p>
          <w:p w14:paraId="0C13D9D3" w14:textId="77777777" w:rsidR="001A20E6" w:rsidRDefault="00000000">
            <w:pPr>
              <w:pStyle w:val="TableCellResourceItem"/>
            </w:pPr>
            <w:r>
              <w:t>• Prelims &amp; Mains Workbooks</w:t>
            </w:r>
          </w:p>
          <w:p w14:paraId="70982B3F" w14:textId="77777777" w:rsidR="001A20E6" w:rsidRDefault="00000000">
            <w:pPr>
              <w:pStyle w:val="TableCellResourceItem"/>
            </w:pPr>
            <w:r>
              <w:t>• Previous Year Question Papers</w:t>
            </w:r>
          </w:p>
          <w:p w14:paraId="18C0078D" w14:textId="77777777" w:rsidR="001A20E6" w:rsidRDefault="00000000">
            <w:pPr>
              <w:pStyle w:val="TableCellResourceItem"/>
            </w:pPr>
            <w:r>
              <w:t>• Mock Tests</w:t>
            </w:r>
          </w:p>
          <w:p w14:paraId="19EE62D9" w14:textId="77777777" w:rsidR="001A20E6" w:rsidRDefault="00000000">
            <w:pPr>
              <w:pStyle w:val="TableCellResourceItem"/>
            </w:pPr>
            <w:r>
              <w:t>• La Excellence Indian Society Material</w:t>
            </w:r>
          </w:p>
          <w:p w14:paraId="6952E244" w14:textId="77777777" w:rsidR="001A20E6" w:rsidRDefault="00000000">
            <w:pPr>
              <w:pStyle w:val="TableCellResourceItem"/>
            </w:pPr>
            <w:r>
              <w:t>• Mains Workbook - Paper I</w:t>
            </w:r>
          </w:p>
          <w:p w14:paraId="2BBF36D4" w14:textId="77777777" w:rsidR="001A20E6" w:rsidRDefault="00000000">
            <w:pPr>
              <w:pStyle w:val="TableCellResourceItem"/>
            </w:pPr>
            <w:r>
              <w:t>• La Excellence Social Change Material</w:t>
            </w:r>
          </w:p>
          <w:p w14:paraId="61A71A9C" w14:textId="77777777" w:rsidR="001A20E6" w:rsidRDefault="00000000">
            <w:pPr>
              <w:pStyle w:val="TableCellResourceItem"/>
            </w:pPr>
            <w:r>
              <w:t>• Mains Workbook - Paper II</w:t>
            </w:r>
          </w:p>
          <w:p w14:paraId="62B4CA55" w14:textId="77777777" w:rsidR="001A20E6" w:rsidRDefault="00000000">
            <w:pPr>
              <w:pStyle w:val="TableCellResourceItem"/>
            </w:pPr>
            <w:r>
              <w:t>• La Excellence Sociology of Religion Material</w:t>
            </w:r>
          </w:p>
          <w:p w14:paraId="4CC2FBCA" w14:textId="77777777" w:rsidR="001A20E6" w:rsidRDefault="00000000">
            <w:pPr>
              <w:pStyle w:val="TableCellResourceItem"/>
            </w:pPr>
            <w:r>
              <w:t>• Mains Workbook</w:t>
            </w:r>
          </w:p>
          <w:p w14:paraId="6F425736" w14:textId="77777777" w:rsidR="001A20E6" w:rsidRDefault="00000000">
            <w:pPr>
              <w:pStyle w:val="TableCellResourceItem"/>
            </w:pPr>
            <w:r>
              <w:t>• La Excellence Sociology of Education Material</w:t>
            </w:r>
          </w:p>
          <w:p w14:paraId="5F18A2DC" w14:textId="77777777" w:rsidR="001A20E6" w:rsidRDefault="00000000">
            <w:pPr>
              <w:pStyle w:val="TableCellResourceItem"/>
            </w:pPr>
            <w:r>
              <w:t>• Mains Workbook</w:t>
            </w:r>
          </w:p>
          <w:p w14:paraId="4F2CAF82" w14:textId="77777777" w:rsidR="001A20E6" w:rsidRDefault="00000000">
            <w:pPr>
              <w:pStyle w:val="TableCellResourceItem"/>
            </w:pPr>
            <w:r>
              <w:t>• La Excellence Social Stratification Material</w:t>
            </w:r>
          </w:p>
          <w:p w14:paraId="0055E30D" w14:textId="77777777" w:rsidR="001A20E6" w:rsidRDefault="00000000">
            <w:pPr>
              <w:pStyle w:val="TableCellResourceItem"/>
            </w:pPr>
            <w:r>
              <w:t>• Mains Workbook</w:t>
            </w:r>
          </w:p>
          <w:p w14:paraId="79F40E82" w14:textId="77777777" w:rsidR="001A20E6" w:rsidRDefault="00000000">
            <w:pPr>
              <w:pStyle w:val="TableCellResourceItem"/>
            </w:pPr>
            <w:r>
              <w:t>• La Excellence Gender Studies Material</w:t>
            </w:r>
          </w:p>
          <w:p w14:paraId="22DD988D" w14:textId="77777777" w:rsidR="001A20E6" w:rsidRDefault="00000000">
            <w:pPr>
              <w:pStyle w:val="TableCellResourceItem"/>
            </w:pPr>
            <w:r>
              <w:t>• Mains Workbook</w:t>
            </w:r>
          </w:p>
          <w:p w14:paraId="2A321CBC" w14:textId="77777777" w:rsidR="001A20E6" w:rsidRDefault="00000000">
            <w:pPr>
              <w:pStyle w:val="TableCellResourceItem"/>
            </w:pPr>
            <w:r>
              <w:t>• La Excellence Urban Sociology Material</w:t>
            </w:r>
          </w:p>
          <w:p w14:paraId="5F852506" w14:textId="77777777" w:rsidR="001A20E6" w:rsidRDefault="00000000">
            <w:pPr>
              <w:pStyle w:val="TableCellResourceItem"/>
            </w:pPr>
            <w:r>
              <w:t>• Mains Workbook</w:t>
            </w:r>
          </w:p>
          <w:p w14:paraId="11EA3106" w14:textId="77777777" w:rsidR="001A20E6" w:rsidRDefault="00000000">
            <w:pPr>
              <w:pStyle w:val="TableCellResourceItem"/>
            </w:pPr>
            <w:r>
              <w:t>• La Excellence Rural Sociology Material</w:t>
            </w:r>
          </w:p>
          <w:p w14:paraId="60675E7D" w14:textId="77777777" w:rsidR="001A20E6" w:rsidRDefault="00000000">
            <w:pPr>
              <w:pStyle w:val="TableCellResourceItem"/>
            </w:pPr>
            <w:r>
              <w:t>• Mains Workbook</w:t>
            </w:r>
          </w:p>
          <w:p w14:paraId="78A0BACC" w14:textId="77777777" w:rsidR="001A20E6" w:rsidRDefault="00000000">
            <w:pPr>
              <w:pStyle w:val="TableCellResourceItem"/>
            </w:pPr>
            <w:r>
              <w:t>• La Excellence Social Movements Material</w:t>
            </w:r>
          </w:p>
          <w:p w14:paraId="492B18B3" w14:textId="77777777" w:rsidR="001A20E6" w:rsidRDefault="00000000">
            <w:pPr>
              <w:pStyle w:val="TableCellResourceItem"/>
            </w:pPr>
            <w:r>
              <w:t>• Mains Workbook</w:t>
            </w:r>
          </w:p>
          <w:p w14:paraId="155F56C8" w14:textId="77777777" w:rsidR="001A20E6" w:rsidRDefault="00000000">
            <w:pPr>
              <w:pStyle w:val="TableCellResourceItem"/>
            </w:pPr>
            <w:r>
              <w:t>• La Excellence Sociology of Health Material</w:t>
            </w:r>
          </w:p>
          <w:p w14:paraId="059102A3" w14:textId="77777777" w:rsidR="001A20E6" w:rsidRDefault="00000000">
            <w:pPr>
              <w:pStyle w:val="TableCellResourceItem"/>
            </w:pPr>
            <w:r>
              <w:t>• Mains Workbook</w:t>
            </w:r>
          </w:p>
          <w:p w14:paraId="271EE1BC" w14:textId="77777777" w:rsidR="001A20E6" w:rsidRDefault="00000000">
            <w:pPr>
              <w:pStyle w:val="TableCellResourceItem"/>
            </w:pPr>
            <w:r>
              <w:t>• La Excellence Sociology of Law Material</w:t>
            </w:r>
          </w:p>
          <w:p w14:paraId="66C6BDD0" w14:textId="77777777" w:rsidR="001A20E6" w:rsidRDefault="00000000">
            <w:pPr>
              <w:pStyle w:val="TableCellResourceItem"/>
            </w:pPr>
            <w:r>
              <w:t>• Mains Workbook</w:t>
            </w:r>
          </w:p>
          <w:p w14:paraId="716CD091" w14:textId="77777777" w:rsidR="001A20E6" w:rsidRDefault="00000000">
            <w:pPr>
              <w:pStyle w:val="TableCellResourceItem"/>
            </w:pPr>
            <w:r>
              <w:t>• La Excellence Sociology of Media Material</w:t>
            </w:r>
          </w:p>
          <w:p w14:paraId="768A3C1D" w14:textId="77777777" w:rsidR="001A20E6" w:rsidRDefault="00000000">
            <w:pPr>
              <w:pStyle w:val="TableCellResourceItem"/>
            </w:pPr>
            <w:r>
              <w:t>• Mains Workbook</w:t>
            </w:r>
          </w:p>
          <w:p w14:paraId="303124E3" w14:textId="77777777" w:rsidR="001A20E6" w:rsidRDefault="00000000">
            <w:pPr>
              <w:pStyle w:val="TableCellResourceItem"/>
            </w:pPr>
            <w:r>
              <w:t>• La Excellence Sociology of Science Material</w:t>
            </w:r>
          </w:p>
          <w:p w14:paraId="6860F825" w14:textId="77777777" w:rsidR="001A20E6" w:rsidRDefault="00000000">
            <w:pPr>
              <w:pStyle w:val="TableCellResourceItem"/>
            </w:pPr>
            <w:r>
              <w:t>• Mains Workbook</w:t>
            </w:r>
          </w:p>
          <w:p w14:paraId="6B1CA1EB" w14:textId="77777777" w:rsidR="001A20E6" w:rsidRDefault="00000000">
            <w:pPr>
              <w:pStyle w:val="TableCellResourceItem"/>
            </w:pPr>
            <w:r>
              <w:t>• La Excellence Sociology of Environment Material</w:t>
            </w:r>
          </w:p>
          <w:p w14:paraId="447CA596" w14:textId="77777777" w:rsidR="001A20E6" w:rsidRDefault="00000000">
            <w:pPr>
              <w:pStyle w:val="TableCellResourceItem"/>
            </w:pPr>
            <w:r>
              <w:t>• Mains Workbook</w:t>
            </w:r>
          </w:p>
          <w:p w14:paraId="7CE95703" w14:textId="77777777" w:rsidR="001A20E6" w:rsidRDefault="00000000">
            <w:pPr>
              <w:pStyle w:val="TableCellResourceItem"/>
            </w:pPr>
            <w:r>
              <w:t>• La Excellence Sociology of Globalization Material</w:t>
            </w:r>
          </w:p>
          <w:p w14:paraId="1EBC0108" w14:textId="77777777" w:rsidR="001A20E6" w:rsidRDefault="00000000">
            <w:pPr>
              <w:pStyle w:val="TableCellResourceItem"/>
            </w:pPr>
            <w:r>
              <w:t>• Mains Workbook</w:t>
            </w:r>
          </w:p>
          <w:p w14:paraId="2D805BCF" w14:textId="77777777" w:rsidR="001A20E6" w:rsidRDefault="00000000">
            <w:pPr>
              <w:pStyle w:val="TableCellResourceItem"/>
            </w:pPr>
            <w:r>
              <w:t>• La Excellence Sociology of Work Material</w:t>
            </w:r>
          </w:p>
          <w:p w14:paraId="304EEE1D" w14:textId="77777777" w:rsidR="001A20E6" w:rsidRDefault="00000000">
            <w:pPr>
              <w:pStyle w:val="TableCellResourceItem"/>
            </w:pPr>
            <w:r>
              <w:t>• Mains Workbook</w:t>
            </w:r>
          </w:p>
          <w:p w14:paraId="5F11A72C" w14:textId="77777777" w:rsidR="001A20E6" w:rsidRDefault="00000000">
            <w:pPr>
              <w:pStyle w:val="TableCellCategoryTitle"/>
            </w:pPr>
            <w:r>
              <w:t>📰 Current Affairs</w:t>
            </w:r>
          </w:p>
          <w:p w14:paraId="43473E9E" w14:textId="77777777" w:rsidR="001A20E6" w:rsidRDefault="00000000">
            <w:pPr>
              <w:pStyle w:val="TableCellResourceItem"/>
            </w:pPr>
            <w:r>
              <w:t>• Indian Sociological Review</w:t>
            </w:r>
          </w:p>
          <w:p w14:paraId="1F3A0200" w14:textId="77777777" w:rsidR="001A20E6" w:rsidRDefault="00000000">
            <w:pPr>
              <w:pStyle w:val="TableCellResourceItem"/>
            </w:pPr>
            <w:r>
              <w:t>• Economic and Political Weekly (EPW)</w:t>
            </w:r>
          </w:p>
          <w:p w14:paraId="0F6B823C" w14:textId="77777777" w:rsidR="001A20E6" w:rsidRDefault="00000000">
            <w:pPr>
              <w:pStyle w:val="TableCellResourceItem"/>
            </w:pPr>
            <w:r>
              <w:t>• Newspapers (The Hindu, Indian Express - Social issues)</w:t>
            </w:r>
          </w:p>
          <w:p w14:paraId="2A6FEF2C" w14:textId="77777777" w:rsidR="001A20E6" w:rsidRDefault="00000000">
            <w:pPr>
              <w:pStyle w:val="TableCellResourceItem"/>
            </w:pPr>
            <w:r>
              <w:t>• Yojana Magazine</w:t>
            </w:r>
          </w:p>
          <w:p w14:paraId="23372761" w14:textId="77777777" w:rsidR="001A20E6" w:rsidRDefault="00000000">
            <w:pPr>
              <w:pStyle w:val="TableCellResourceItem"/>
            </w:pPr>
            <w:r>
              <w:t>• Kurukshetra Magazine</w:t>
            </w:r>
          </w:p>
          <w:p w14:paraId="15EE7727" w14:textId="77777777" w:rsidR="001A20E6" w:rsidRDefault="00000000">
            <w:pPr>
              <w:pStyle w:val="TableCellResourceItem"/>
            </w:pPr>
            <w:r>
              <w:t>• Social Watch India Reports</w:t>
            </w:r>
          </w:p>
          <w:p w14:paraId="785DCE82" w14:textId="77777777" w:rsidR="001A20E6" w:rsidRDefault="00000000">
            <w:pPr>
              <w:pStyle w:val="TableCellResourceItem"/>
            </w:pPr>
            <w:r>
              <w:t>• NSSO Reports</w:t>
            </w:r>
          </w:p>
          <w:p w14:paraId="41C84C09" w14:textId="77777777" w:rsidR="001A20E6" w:rsidRDefault="00000000">
            <w:pPr>
              <w:pStyle w:val="TableCellResourceItem"/>
            </w:pPr>
            <w:r>
              <w:t>• NFHS Reports</w:t>
            </w:r>
          </w:p>
          <w:p w14:paraId="3C19C405" w14:textId="77777777" w:rsidR="001A20E6" w:rsidRDefault="00000000">
            <w:pPr>
              <w:pStyle w:val="TableCellResourceItem"/>
            </w:pPr>
            <w:r>
              <w:t>• EPW Articles on Indian Society</w:t>
            </w:r>
          </w:p>
          <w:p w14:paraId="4381C9FC" w14:textId="77777777" w:rsidR="001A20E6" w:rsidRDefault="00000000">
            <w:pPr>
              <w:pStyle w:val="TableCellResourceItem"/>
            </w:pPr>
            <w:r>
              <w:t>• Census Reports</w:t>
            </w:r>
          </w:p>
          <w:p w14:paraId="652E9E0A" w14:textId="77777777" w:rsidR="001A20E6" w:rsidRDefault="00000000">
            <w:pPr>
              <w:pStyle w:val="TableCellResourceItem"/>
            </w:pPr>
            <w:r>
              <w:t>• Social Development Reports</w:t>
            </w:r>
          </w:p>
          <w:p w14:paraId="4871C923" w14:textId="77777777" w:rsidR="001A20E6" w:rsidRDefault="00000000">
            <w:pPr>
              <w:pStyle w:val="TableCellResourceItem"/>
            </w:pPr>
            <w:r>
              <w:t>• Planning Commission Reports</w:t>
            </w:r>
          </w:p>
          <w:p w14:paraId="503E25F2" w14:textId="77777777" w:rsidR="001A20E6" w:rsidRDefault="00000000">
            <w:pPr>
              <w:pStyle w:val="TableCellResourceItem"/>
            </w:pPr>
            <w:r>
              <w:t>• NITI Aayog Reports</w:t>
            </w:r>
          </w:p>
          <w:p w14:paraId="7B4293C5" w14:textId="77777777" w:rsidR="001A20E6" w:rsidRDefault="00000000">
            <w:pPr>
              <w:pStyle w:val="TableCellResourceItem"/>
            </w:pPr>
            <w:r>
              <w:t>• World Bank Reports on India</w:t>
            </w:r>
          </w:p>
          <w:p w14:paraId="442BEB1F" w14:textId="77777777" w:rsidR="001A20E6" w:rsidRDefault="00000000">
            <w:pPr>
              <w:pStyle w:val="TableCellResourceItem"/>
            </w:pPr>
            <w:r>
              <w:t>• Religious Demographics Reports</w:t>
            </w:r>
          </w:p>
          <w:p w14:paraId="63E7D628" w14:textId="77777777" w:rsidR="001A20E6" w:rsidRDefault="00000000">
            <w:pPr>
              <w:pStyle w:val="TableCellResourceItem"/>
            </w:pPr>
            <w:r>
              <w:t>• Minority Commission Reports</w:t>
            </w:r>
          </w:p>
          <w:p w14:paraId="500FAAD3" w14:textId="77777777" w:rsidR="001A20E6" w:rsidRDefault="00000000">
            <w:pPr>
              <w:pStyle w:val="TableCellResourceItem"/>
            </w:pPr>
            <w:r>
              <w:t>• ASER Reports</w:t>
            </w:r>
          </w:p>
          <w:p w14:paraId="041948E2" w14:textId="77777777" w:rsidR="001A20E6" w:rsidRDefault="00000000">
            <w:pPr>
              <w:pStyle w:val="TableCellResourceItem"/>
            </w:pPr>
            <w:r>
              <w:t>• NEP 2020</w:t>
            </w:r>
          </w:p>
          <w:p w14:paraId="590DAC9D" w14:textId="77777777" w:rsidR="001A20E6" w:rsidRDefault="00000000">
            <w:pPr>
              <w:pStyle w:val="TableCellResourceItem"/>
            </w:pPr>
            <w:r>
              <w:t>• Education Statistics Reports</w:t>
            </w:r>
          </w:p>
          <w:p w14:paraId="7CA3EACF" w14:textId="77777777" w:rsidR="001A20E6" w:rsidRDefault="00000000">
            <w:pPr>
              <w:pStyle w:val="TableCellResourceItem"/>
            </w:pPr>
            <w:r>
              <w:t>• Sachar Committee Report</w:t>
            </w:r>
          </w:p>
          <w:p w14:paraId="3773F6FE" w14:textId="77777777" w:rsidR="001A20E6" w:rsidRDefault="00000000">
            <w:pPr>
              <w:pStyle w:val="TableCellResourceItem"/>
            </w:pPr>
            <w:r>
              <w:t>• Mandal Commission Report</w:t>
            </w:r>
          </w:p>
          <w:p w14:paraId="76D74869" w14:textId="77777777" w:rsidR="001A20E6" w:rsidRDefault="00000000">
            <w:pPr>
              <w:pStyle w:val="TableCellResourceItem"/>
            </w:pPr>
            <w:r>
              <w:t>• Caste Census Data</w:t>
            </w:r>
          </w:p>
          <w:p w14:paraId="3C01D1B1" w14:textId="77777777" w:rsidR="001A20E6" w:rsidRDefault="00000000">
            <w:pPr>
              <w:pStyle w:val="TableCellResourceItem"/>
            </w:pPr>
            <w:r>
              <w:t>• Gender Budget Reports</w:t>
            </w:r>
          </w:p>
          <w:p w14:paraId="2CD63C35" w14:textId="77777777" w:rsidR="001A20E6" w:rsidRDefault="00000000">
            <w:pPr>
              <w:pStyle w:val="TableCellResourceItem"/>
            </w:pPr>
            <w:r>
              <w:t>• Women and Child Development Ministry Reports</w:t>
            </w:r>
          </w:p>
          <w:p w14:paraId="31D08CFB" w14:textId="77777777" w:rsidR="001A20E6" w:rsidRDefault="00000000">
            <w:pPr>
              <w:pStyle w:val="TableCellResourceItem"/>
            </w:pPr>
            <w:r>
              <w:t>• NFHS Gender Data</w:t>
            </w:r>
          </w:p>
          <w:p w14:paraId="28BD36DA" w14:textId="77777777" w:rsidR="001A20E6" w:rsidRDefault="00000000">
            <w:pPr>
              <w:pStyle w:val="TableCellResourceItem"/>
            </w:pPr>
            <w:r>
              <w:t>• Census Urban Data</w:t>
            </w:r>
          </w:p>
          <w:p w14:paraId="7DEE0F79" w14:textId="77777777" w:rsidR="001A20E6" w:rsidRDefault="00000000">
            <w:pPr>
              <w:pStyle w:val="TableCellResourceItem"/>
            </w:pPr>
            <w:r>
              <w:t>• Smart Cities Mission Reports</w:t>
            </w:r>
          </w:p>
          <w:p w14:paraId="30D4A3B2" w14:textId="77777777" w:rsidR="001A20E6" w:rsidRDefault="00000000">
            <w:pPr>
              <w:pStyle w:val="TableCellResourceItem"/>
            </w:pPr>
            <w:r>
              <w:t>• Urban Development Ministry Reports</w:t>
            </w:r>
          </w:p>
          <w:p w14:paraId="6898BE8D" w14:textId="77777777" w:rsidR="001A20E6" w:rsidRDefault="00000000">
            <w:pPr>
              <w:pStyle w:val="TableCellResourceItem"/>
            </w:pPr>
            <w:r>
              <w:t>• Rural Development Ministry Reports</w:t>
            </w:r>
          </w:p>
          <w:p w14:paraId="46D30DB9" w14:textId="77777777" w:rsidR="001A20E6" w:rsidRDefault="00000000">
            <w:pPr>
              <w:pStyle w:val="TableCellResourceItem"/>
            </w:pPr>
            <w:r>
              <w:t>• MGNREGA Reports</w:t>
            </w:r>
          </w:p>
          <w:p w14:paraId="29C25EA1" w14:textId="77777777" w:rsidR="001A20E6" w:rsidRDefault="00000000">
            <w:pPr>
              <w:pStyle w:val="TableCellResourceItem"/>
            </w:pPr>
            <w:r>
              <w:t>• Panchayati Raj Statistics</w:t>
            </w:r>
          </w:p>
          <w:p w14:paraId="20B519F6" w14:textId="77777777" w:rsidR="001A20E6" w:rsidRDefault="00000000">
            <w:pPr>
              <w:pStyle w:val="TableCellResourceItem"/>
            </w:pPr>
            <w:r>
              <w:t>• Social Movement Case Studies</w:t>
            </w:r>
          </w:p>
          <w:p w14:paraId="5EB1B32E" w14:textId="77777777" w:rsidR="001A20E6" w:rsidRDefault="00000000">
            <w:pPr>
              <w:pStyle w:val="TableCellResourceItem"/>
            </w:pPr>
            <w:r>
              <w:t>• Civil Society Reports</w:t>
            </w:r>
          </w:p>
          <w:p w14:paraId="6233CA1E" w14:textId="77777777" w:rsidR="001A20E6" w:rsidRDefault="00000000">
            <w:pPr>
              <w:pStyle w:val="TableCellResourceItem"/>
            </w:pPr>
            <w:r>
              <w:t>• Human Rights Reports</w:t>
            </w:r>
          </w:p>
          <w:p w14:paraId="77DDDC01" w14:textId="77777777" w:rsidR="001A20E6" w:rsidRDefault="00000000">
            <w:pPr>
              <w:pStyle w:val="TableCellResourceItem"/>
            </w:pPr>
            <w:r>
              <w:t>• Health Ministry Reports</w:t>
            </w:r>
          </w:p>
          <w:p w14:paraId="154DFCEA" w14:textId="77777777" w:rsidR="001A20E6" w:rsidRDefault="00000000">
            <w:pPr>
              <w:pStyle w:val="TableCellResourceItem"/>
            </w:pPr>
            <w:r>
              <w:t>• WHO Reports on India</w:t>
            </w:r>
          </w:p>
          <w:p w14:paraId="6BEC5BB8" w14:textId="77777777" w:rsidR="001A20E6" w:rsidRDefault="00000000">
            <w:pPr>
              <w:pStyle w:val="TableCellResourceItem"/>
            </w:pPr>
            <w:r>
              <w:t>• Ayushman Bharat Reports</w:t>
            </w:r>
          </w:p>
          <w:p w14:paraId="6587A351" w14:textId="77777777" w:rsidR="001A20E6" w:rsidRDefault="00000000">
            <w:pPr>
              <w:pStyle w:val="TableCellResourceItem"/>
            </w:pPr>
            <w:r>
              <w:t>• Law Commission Reports</w:t>
            </w:r>
          </w:p>
          <w:p w14:paraId="1F9155D6" w14:textId="77777777" w:rsidR="001A20E6" w:rsidRDefault="00000000">
            <w:pPr>
              <w:pStyle w:val="TableCellResourceItem"/>
            </w:pPr>
            <w:r>
              <w:t>• Supreme Court Judgments</w:t>
            </w:r>
          </w:p>
          <w:p w14:paraId="2596AC70" w14:textId="77777777" w:rsidR="001A20E6" w:rsidRDefault="00000000">
            <w:pPr>
              <w:pStyle w:val="TableCellResourceItem"/>
            </w:pPr>
            <w:r>
              <w:t>• Legal Aid Reports</w:t>
            </w:r>
          </w:p>
          <w:p w14:paraId="20621949" w14:textId="77777777" w:rsidR="001A20E6" w:rsidRDefault="00000000">
            <w:pPr>
              <w:pStyle w:val="TableCellResourceItem"/>
            </w:pPr>
            <w:r>
              <w:t>• Media Reports</w:t>
            </w:r>
          </w:p>
          <w:p w14:paraId="6E70BBC4" w14:textId="77777777" w:rsidR="001A20E6" w:rsidRDefault="00000000">
            <w:pPr>
              <w:pStyle w:val="TableCellResourceItem"/>
            </w:pPr>
            <w:r>
              <w:t>• Broadcasting Ministry Reports</w:t>
            </w:r>
          </w:p>
          <w:p w14:paraId="75E03B85" w14:textId="77777777" w:rsidR="001A20E6" w:rsidRDefault="00000000">
            <w:pPr>
              <w:pStyle w:val="TableCellResourceItem"/>
            </w:pPr>
            <w:r>
              <w:t>• Social Media Impact Studies</w:t>
            </w:r>
          </w:p>
          <w:p w14:paraId="36585E1E" w14:textId="77777777" w:rsidR="001A20E6" w:rsidRDefault="00000000">
            <w:pPr>
              <w:pStyle w:val="TableCellResourceItem"/>
            </w:pPr>
            <w:r>
              <w:t>• Science and Technology Ministry Reports</w:t>
            </w:r>
          </w:p>
          <w:p w14:paraId="771F8807" w14:textId="77777777" w:rsidR="001A20E6" w:rsidRDefault="00000000">
            <w:pPr>
              <w:pStyle w:val="TableCellResourceItem"/>
            </w:pPr>
            <w:r>
              <w:t>• ISRO Reports</w:t>
            </w:r>
          </w:p>
          <w:p w14:paraId="0FB25A4D" w14:textId="77777777" w:rsidR="001A20E6" w:rsidRDefault="00000000">
            <w:pPr>
              <w:pStyle w:val="TableCellResourceItem"/>
            </w:pPr>
            <w:r>
              <w:t>• Digital India Reports</w:t>
            </w:r>
          </w:p>
          <w:p w14:paraId="483EE2B6" w14:textId="77777777" w:rsidR="001A20E6" w:rsidRDefault="00000000">
            <w:pPr>
              <w:pStyle w:val="TableCellResourceItem"/>
            </w:pPr>
            <w:r>
              <w:t>• Environment Ministry Reports</w:t>
            </w:r>
          </w:p>
          <w:p w14:paraId="2F8C3670" w14:textId="77777777" w:rsidR="001A20E6" w:rsidRDefault="00000000">
            <w:pPr>
              <w:pStyle w:val="TableCellResourceItem"/>
            </w:pPr>
            <w:r>
              <w:t>• Climate Change Reports</w:t>
            </w:r>
          </w:p>
          <w:p w14:paraId="311123C1" w14:textId="77777777" w:rsidR="001A20E6" w:rsidRDefault="00000000">
            <w:pPr>
              <w:pStyle w:val="TableCellResourceItem"/>
            </w:pPr>
            <w:r>
              <w:t>• Sustainable Development Reports</w:t>
            </w:r>
          </w:p>
          <w:p w14:paraId="79957E5F" w14:textId="77777777" w:rsidR="001A20E6" w:rsidRDefault="00000000">
            <w:pPr>
              <w:pStyle w:val="TableCellResourceItem"/>
            </w:pPr>
            <w:r>
              <w:t>• WTO Reports</w:t>
            </w:r>
          </w:p>
          <w:p w14:paraId="771E0BDA" w14:textId="77777777" w:rsidR="001A20E6" w:rsidRDefault="00000000">
            <w:pPr>
              <w:pStyle w:val="TableCellResourceItem"/>
            </w:pPr>
            <w:r>
              <w:t>• Globalization Impact Studies</w:t>
            </w:r>
          </w:p>
          <w:p w14:paraId="56B9A873" w14:textId="77777777" w:rsidR="001A20E6" w:rsidRDefault="00000000">
            <w:pPr>
              <w:pStyle w:val="TableCellResourceItem"/>
            </w:pPr>
            <w:r>
              <w:t>• International Migration Reports</w:t>
            </w:r>
          </w:p>
          <w:p w14:paraId="2B80202A" w14:textId="77777777" w:rsidR="001A20E6" w:rsidRDefault="00000000">
            <w:pPr>
              <w:pStyle w:val="TableCellResourceItem"/>
            </w:pPr>
            <w:r>
              <w:t>• Labor Ministry Reports</w:t>
            </w:r>
          </w:p>
          <w:p w14:paraId="6D5EC3AC" w14:textId="77777777" w:rsidR="001A20E6" w:rsidRDefault="00000000">
            <w:pPr>
              <w:pStyle w:val="TableCellResourceItem"/>
            </w:pPr>
            <w:r>
              <w:t>• Industrial Relations Reports</w:t>
            </w:r>
          </w:p>
          <w:p w14:paraId="67858435" w14:textId="77777777" w:rsidR="001A20E6" w:rsidRDefault="00000000">
            <w:pPr>
              <w:pStyle w:val="TableCellResourceItem"/>
            </w:pPr>
            <w:r>
              <w:t>• Skill Development Reports</w:t>
            </w:r>
          </w:p>
        </w:tc>
        <w:tc>
          <w:tcPr>
            <w:tcW w:w="1650" w:type="pct"/>
          </w:tcPr>
          <w:p w14:paraId="082DE6A9" w14:textId="77777777" w:rsidR="001A20E6" w:rsidRDefault="001A20E6"/>
        </w:tc>
      </w:tr>
    </w:tbl>
    <w:p w14:paraId="03F6B4FE"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55457CD3" w14:textId="77777777">
        <w:tc>
          <w:tcPr>
            <w:tcW w:w="2500" w:type="pct"/>
            <w:tcMar>
              <w:top w:w="0" w:type="dxa"/>
              <w:left w:w="0" w:type="dxa"/>
              <w:bottom w:w="0" w:type="dxa"/>
              <w:right w:w="0" w:type="dxa"/>
            </w:tcMar>
          </w:tcPr>
          <w:p w14:paraId="2A8A2222" w14:textId="77777777" w:rsidR="001A20E6" w:rsidRDefault="00000000">
            <w:pPr>
              <w:pStyle w:val="MonthTitle"/>
            </w:pPr>
            <w:r>
              <w:rPr>
                <w:color w:val="BE185D"/>
              </w:rPr>
              <w:t xml:space="preserve">NOVEMBER </w:t>
            </w:r>
            <w:commentRangeStart w:id="60"/>
            <w:r>
              <w:rPr>
                <w:color w:val="BE185D"/>
              </w:rPr>
              <w:t>2026</w:t>
            </w:r>
            <w:commentRangeEnd w:id="60"/>
            <w:r w:rsidR="009E69A9">
              <w:rPr>
                <w:rStyle w:val="CommentReference"/>
                <w:rFonts w:ascii="Times New Roman" w:eastAsia="Times New Roman" w:hAnsi="Times New Roman" w:cs="Times New Roman"/>
                <w:b w:val="0"/>
                <w:bCs w:val="0"/>
                <w:color w:val="auto"/>
              </w:rPr>
              <w:commentReference w:id="60"/>
            </w:r>
          </w:p>
        </w:tc>
        <w:tc>
          <w:tcPr>
            <w:tcW w:w="2500" w:type="pct"/>
            <w:tcMar>
              <w:top w:w="0" w:type="dxa"/>
              <w:left w:w="0" w:type="dxa"/>
              <w:bottom w:w="0" w:type="dxa"/>
              <w:right w:w="0" w:type="dxa"/>
            </w:tcMar>
          </w:tcPr>
          <w:p w14:paraId="104C2C20" w14:textId="77777777" w:rsidR="001A20E6" w:rsidRDefault="00000000">
            <w:pPr>
              <w:pStyle w:val="CycleName"/>
            </w:pPr>
            <w:r>
              <w:rPr>
                <w:color w:val="BE185D"/>
              </w:rPr>
              <w:t>C3</w:t>
            </w:r>
          </w:p>
        </w:tc>
      </w:tr>
    </w:tbl>
    <w:p w14:paraId="65D28324" w14:textId="5754D5A1" w:rsidR="001A20E6" w:rsidRDefault="009E3968">
      <w:pPr>
        <w:spacing w:after="400"/>
      </w:pPr>
      <w:ins w:id="61" w:author="kalyan inampudi" w:date="2025-10-29T20:49:00Z" w16du:dateUtc="2025-10-29T15:19:00Z">
        <w:r>
          <w:t xml:space="preserve">Here the core idea is Main revision with tests, so </w:t>
        </w:r>
      </w:ins>
      <w:ins w:id="62" w:author="kalyan inampudi" w:date="2025-10-29T20:50:00Z" w16du:dateUtc="2025-10-29T15:20:00Z">
        <w:r>
          <w:t xml:space="preserve">Sundays and Saturday are blocked to Optional and GS tests, if we only are focusing on GS then Sundays should be test days. </w:t>
        </w:r>
      </w:ins>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32803F4F" w14:textId="77777777">
        <w:tc>
          <w:tcPr>
            <w:tcW w:w="700" w:type="pct"/>
            <w:shd w:val="clear" w:color="auto" w:fill="F8F9FA"/>
            <w:tcMar>
              <w:top w:w="200" w:type="dxa"/>
              <w:left w:w="100" w:type="dxa"/>
              <w:bottom w:w="200" w:type="dxa"/>
              <w:right w:w="100" w:type="dxa"/>
            </w:tcMar>
          </w:tcPr>
          <w:p w14:paraId="57FDE9C6" w14:textId="77777777" w:rsidR="001A20E6" w:rsidRDefault="00000000">
            <w:pPr>
              <w:pStyle w:val="TableCellCalendarHeader"/>
            </w:pPr>
            <w:r>
              <w:t>Sunday</w:t>
            </w:r>
          </w:p>
        </w:tc>
        <w:tc>
          <w:tcPr>
            <w:tcW w:w="700" w:type="pct"/>
            <w:shd w:val="clear" w:color="auto" w:fill="F8F9FA"/>
            <w:tcMar>
              <w:top w:w="200" w:type="dxa"/>
              <w:left w:w="100" w:type="dxa"/>
              <w:bottom w:w="200" w:type="dxa"/>
              <w:right w:w="100" w:type="dxa"/>
            </w:tcMar>
          </w:tcPr>
          <w:p w14:paraId="42FE27C6" w14:textId="77777777" w:rsidR="001A20E6" w:rsidRDefault="00000000">
            <w:pPr>
              <w:pStyle w:val="TableCellCalendarHeader"/>
            </w:pPr>
            <w:r>
              <w:t>Monday</w:t>
            </w:r>
          </w:p>
        </w:tc>
        <w:tc>
          <w:tcPr>
            <w:tcW w:w="700" w:type="pct"/>
            <w:shd w:val="clear" w:color="auto" w:fill="F8F9FA"/>
            <w:tcMar>
              <w:top w:w="200" w:type="dxa"/>
              <w:left w:w="100" w:type="dxa"/>
              <w:bottom w:w="200" w:type="dxa"/>
              <w:right w:w="100" w:type="dxa"/>
            </w:tcMar>
          </w:tcPr>
          <w:p w14:paraId="2B489E6A" w14:textId="77777777" w:rsidR="001A20E6" w:rsidRDefault="00000000">
            <w:pPr>
              <w:pStyle w:val="TableCellCalendarHeader"/>
            </w:pPr>
            <w:r>
              <w:t>Tuesday</w:t>
            </w:r>
          </w:p>
        </w:tc>
        <w:tc>
          <w:tcPr>
            <w:tcW w:w="700" w:type="pct"/>
            <w:shd w:val="clear" w:color="auto" w:fill="F8F9FA"/>
            <w:tcMar>
              <w:top w:w="200" w:type="dxa"/>
              <w:left w:w="100" w:type="dxa"/>
              <w:bottom w:w="200" w:type="dxa"/>
              <w:right w:w="100" w:type="dxa"/>
            </w:tcMar>
          </w:tcPr>
          <w:p w14:paraId="1BF206ED" w14:textId="77777777" w:rsidR="001A20E6" w:rsidRDefault="00000000">
            <w:pPr>
              <w:pStyle w:val="TableCellCalendarHeader"/>
            </w:pPr>
            <w:r>
              <w:t>Wednesday</w:t>
            </w:r>
          </w:p>
        </w:tc>
        <w:tc>
          <w:tcPr>
            <w:tcW w:w="700" w:type="pct"/>
            <w:shd w:val="clear" w:color="auto" w:fill="F8F9FA"/>
            <w:tcMar>
              <w:top w:w="200" w:type="dxa"/>
              <w:left w:w="100" w:type="dxa"/>
              <w:bottom w:w="200" w:type="dxa"/>
              <w:right w:w="100" w:type="dxa"/>
            </w:tcMar>
          </w:tcPr>
          <w:p w14:paraId="2F007157" w14:textId="77777777" w:rsidR="001A20E6" w:rsidRDefault="00000000">
            <w:pPr>
              <w:pStyle w:val="TableCellCalendarHeader"/>
            </w:pPr>
            <w:r>
              <w:t>Thursday</w:t>
            </w:r>
          </w:p>
        </w:tc>
        <w:tc>
          <w:tcPr>
            <w:tcW w:w="700" w:type="pct"/>
            <w:shd w:val="clear" w:color="auto" w:fill="F8F9FA"/>
            <w:tcMar>
              <w:top w:w="200" w:type="dxa"/>
              <w:left w:w="100" w:type="dxa"/>
              <w:bottom w:w="200" w:type="dxa"/>
              <w:right w:w="100" w:type="dxa"/>
            </w:tcMar>
          </w:tcPr>
          <w:p w14:paraId="3F08D5C5" w14:textId="77777777" w:rsidR="001A20E6" w:rsidRDefault="00000000">
            <w:pPr>
              <w:pStyle w:val="TableCellCalendarHeader"/>
            </w:pPr>
            <w:r>
              <w:t>Friday</w:t>
            </w:r>
          </w:p>
        </w:tc>
        <w:tc>
          <w:tcPr>
            <w:tcW w:w="700" w:type="pct"/>
            <w:shd w:val="clear" w:color="auto" w:fill="F8F9FA"/>
            <w:tcMar>
              <w:top w:w="200" w:type="dxa"/>
              <w:left w:w="100" w:type="dxa"/>
              <w:bottom w:w="200" w:type="dxa"/>
              <w:right w:w="100" w:type="dxa"/>
            </w:tcMar>
          </w:tcPr>
          <w:p w14:paraId="50FDC520" w14:textId="77777777" w:rsidR="001A20E6" w:rsidRDefault="00000000">
            <w:pPr>
              <w:pStyle w:val="TableCellCalendarHeader"/>
            </w:pPr>
            <w:r>
              <w:t>Saturday</w:t>
            </w:r>
          </w:p>
        </w:tc>
      </w:tr>
      <w:tr w:rsidR="001A20E6" w14:paraId="6B2AAFD2" w14:textId="77777777">
        <w:tc>
          <w:tcPr>
            <w:tcW w:w="700" w:type="pct"/>
            <w:shd w:val="clear" w:color="auto" w:fill="FCE7F3"/>
            <w:tcMar>
              <w:top w:w="200" w:type="dxa"/>
              <w:left w:w="100" w:type="dxa"/>
              <w:bottom w:w="200" w:type="dxa"/>
              <w:right w:w="100" w:type="dxa"/>
            </w:tcMar>
          </w:tcPr>
          <w:p w14:paraId="7D0975A3" w14:textId="77777777" w:rsidR="001A20E6" w:rsidRDefault="00000000">
            <w:pPr>
              <w:pStyle w:val="TableCellCalendarDayNumberBold"/>
            </w:pPr>
            <w:r>
              <w:t>1</w:t>
            </w:r>
          </w:p>
          <w:p w14:paraId="6EF2FA67" w14:textId="77777777" w:rsidR="001A20E6" w:rsidRDefault="00000000">
            <w:pPr>
              <w:pStyle w:val="TableCellCalendarSubject"/>
            </w:pPr>
            <w:r>
              <w:t>Essay</w:t>
            </w:r>
          </w:p>
          <w:p w14:paraId="7A7D3BEC" w14:textId="77777777" w:rsidR="001A20E6" w:rsidRDefault="00000000">
            <w:pPr>
              <w:pStyle w:val="TableCellCalendarSubject"/>
            </w:pPr>
            <w:r>
              <w:t>Sociology</w:t>
            </w:r>
          </w:p>
          <w:p w14:paraId="3170CC57" w14:textId="77777777" w:rsidR="001A20E6" w:rsidRDefault="00000000">
            <w:pPr>
              <w:pStyle w:val="TableCellCalendarSubject"/>
            </w:pPr>
            <w:r>
              <w:t>Sociology</w:t>
            </w:r>
          </w:p>
        </w:tc>
        <w:tc>
          <w:tcPr>
            <w:tcW w:w="700" w:type="pct"/>
            <w:shd w:val="clear" w:color="auto" w:fill="FCE7F3"/>
            <w:tcMar>
              <w:top w:w="200" w:type="dxa"/>
              <w:left w:w="100" w:type="dxa"/>
              <w:bottom w:w="200" w:type="dxa"/>
              <w:right w:w="100" w:type="dxa"/>
            </w:tcMar>
          </w:tcPr>
          <w:p w14:paraId="4F5BE5F8" w14:textId="77777777" w:rsidR="001A20E6" w:rsidRDefault="00000000">
            <w:pPr>
              <w:pStyle w:val="TableCellCalendarDayNumberBold"/>
            </w:pPr>
            <w:r>
              <w:t>2</w:t>
            </w:r>
          </w:p>
          <w:p w14:paraId="1392360F" w14:textId="77777777" w:rsidR="001A20E6" w:rsidRDefault="00000000">
            <w:pPr>
              <w:pStyle w:val="TableCellCalendarSubject"/>
            </w:pPr>
            <w:r>
              <w:t>Essay</w:t>
            </w:r>
          </w:p>
          <w:p w14:paraId="6B30A48E" w14:textId="77777777" w:rsidR="001A20E6" w:rsidRDefault="00000000">
            <w:pPr>
              <w:pStyle w:val="TableCellCalendarSubject"/>
            </w:pPr>
            <w:r>
              <w:t>Sociology</w:t>
            </w:r>
          </w:p>
          <w:p w14:paraId="4425C3E3" w14:textId="77777777" w:rsidR="001A20E6" w:rsidRDefault="00000000">
            <w:pPr>
              <w:pStyle w:val="TableCellCalendarSubject"/>
            </w:pPr>
            <w:r>
              <w:t>Sociology</w:t>
            </w:r>
          </w:p>
          <w:p w14:paraId="77D8AF4E" w14:textId="77777777" w:rsidR="001A20E6" w:rsidRDefault="00000000">
            <w:pPr>
              <w:pStyle w:val="TableCellCalendarSubject"/>
            </w:pPr>
            <w:r>
              <w:t>History-Ancient</w:t>
            </w:r>
          </w:p>
        </w:tc>
        <w:tc>
          <w:tcPr>
            <w:tcW w:w="700" w:type="pct"/>
            <w:shd w:val="clear" w:color="auto" w:fill="FCE7F3"/>
            <w:tcMar>
              <w:top w:w="200" w:type="dxa"/>
              <w:left w:w="100" w:type="dxa"/>
              <w:bottom w:w="200" w:type="dxa"/>
              <w:right w:w="100" w:type="dxa"/>
            </w:tcMar>
          </w:tcPr>
          <w:p w14:paraId="4ECA4D5A" w14:textId="77777777" w:rsidR="001A20E6" w:rsidRDefault="00000000">
            <w:pPr>
              <w:pStyle w:val="TableCellCalendarDayNumberBold"/>
            </w:pPr>
            <w:r>
              <w:t>3</w:t>
            </w:r>
          </w:p>
          <w:p w14:paraId="420665DD" w14:textId="77777777" w:rsidR="001A20E6" w:rsidRDefault="00000000">
            <w:pPr>
              <w:pStyle w:val="TableCellCalendarSubject"/>
            </w:pPr>
            <w:r>
              <w:t>Essay</w:t>
            </w:r>
          </w:p>
          <w:p w14:paraId="0A7EA5E8" w14:textId="77777777" w:rsidR="001A20E6" w:rsidRDefault="00000000">
            <w:pPr>
              <w:pStyle w:val="TableCellCalendarSubject"/>
            </w:pPr>
            <w:r>
              <w:t>Sociology</w:t>
            </w:r>
          </w:p>
          <w:p w14:paraId="37AF67DC" w14:textId="77777777" w:rsidR="001A20E6" w:rsidRDefault="00000000">
            <w:pPr>
              <w:pStyle w:val="TableCellCalendarSubject"/>
            </w:pPr>
            <w:r>
              <w:t>Sociology</w:t>
            </w:r>
          </w:p>
          <w:p w14:paraId="5F302DB3" w14:textId="77777777" w:rsidR="001A20E6" w:rsidRDefault="00000000">
            <w:pPr>
              <w:pStyle w:val="TableCellCalendarSubject"/>
            </w:pPr>
            <w:r>
              <w:t>History-Ancient</w:t>
            </w:r>
          </w:p>
        </w:tc>
        <w:tc>
          <w:tcPr>
            <w:tcW w:w="700" w:type="pct"/>
            <w:shd w:val="clear" w:color="auto" w:fill="FCE7F3"/>
            <w:tcMar>
              <w:top w:w="200" w:type="dxa"/>
              <w:left w:w="100" w:type="dxa"/>
              <w:bottom w:w="200" w:type="dxa"/>
              <w:right w:w="100" w:type="dxa"/>
            </w:tcMar>
          </w:tcPr>
          <w:p w14:paraId="56561081" w14:textId="77777777" w:rsidR="001A20E6" w:rsidRDefault="00000000">
            <w:pPr>
              <w:pStyle w:val="TableCellCalendarDayNumberBold"/>
            </w:pPr>
            <w:r>
              <w:t>4</w:t>
            </w:r>
          </w:p>
          <w:p w14:paraId="3EC414F5" w14:textId="77777777" w:rsidR="001A20E6" w:rsidRDefault="00000000">
            <w:pPr>
              <w:pStyle w:val="TableCellCalendarSubject"/>
            </w:pPr>
            <w:r>
              <w:t>Essay</w:t>
            </w:r>
          </w:p>
          <w:p w14:paraId="0364CAA8" w14:textId="77777777" w:rsidR="001A20E6" w:rsidRDefault="00000000">
            <w:pPr>
              <w:pStyle w:val="TableCellCalendarSubject"/>
            </w:pPr>
            <w:r>
              <w:t>Sociology</w:t>
            </w:r>
          </w:p>
          <w:p w14:paraId="4CBF45BA" w14:textId="77777777" w:rsidR="001A20E6" w:rsidRDefault="00000000">
            <w:pPr>
              <w:pStyle w:val="TableCellCalendarSubject"/>
            </w:pPr>
            <w:r>
              <w:t>Sociology</w:t>
            </w:r>
          </w:p>
          <w:p w14:paraId="60E2E156" w14:textId="77777777" w:rsidR="001A20E6" w:rsidRDefault="00000000">
            <w:pPr>
              <w:pStyle w:val="TableCellCalendarSubject"/>
            </w:pPr>
            <w:r>
              <w:t>History-Medieval</w:t>
            </w:r>
          </w:p>
        </w:tc>
        <w:tc>
          <w:tcPr>
            <w:tcW w:w="700" w:type="pct"/>
            <w:shd w:val="clear" w:color="auto" w:fill="FCE7F3"/>
            <w:tcMar>
              <w:top w:w="200" w:type="dxa"/>
              <w:left w:w="100" w:type="dxa"/>
              <w:bottom w:w="200" w:type="dxa"/>
              <w:right w:w="100" w:type="dxa"/>
            </w:tcMar>
          </w:tcPr>
          <w:p w14:paraId="7AEB883D" w14:textId="77777777" w:rsidR="001A20E6" w:rsidRDefault="00000000">
            <w:pPr>
              <w:pStyle w:val="TableCellCalendarDayNumberBold"/>
            </w:pPr>
            <w:r>
              <w:t>5</w:t>
            </w:r>
          </w:p>
          <w:p w14:paraId="38D690DC" w14:textId="77777777" w:rsidR="001A20E6" w:rsidRDefault="00000000">
            <w:pPr>
              <w:pStyle w:val="TableCellCalendarSubject"/>
            </w:pPr>
            <w:r>
              <w:t>Essay</w:t>
            </w:r>
          </w:p>
          <w:p w14:paraId="1A8015C6" w14:textId="77777777" w:rsidR="001A20E6" w:rsidRDefault="00000000">
            <w:pPr>
              <w:pStyle w:val="TableCellCalendarSubject"/>
            </w:pPr>
            <w:r>
              <w:t>Sociology</w:t>
            </w:r>
          </w:p>
          <w:p w14:paraId="3ED01C34" w14:textId="77777777" w:rsidR="001A20E6" w:rsidRDefault="00000000">
            <w:pPr>
              <w:pStyle w:val="TableCellCalendarSubject"/>
            </w:pPr>
            <w:r>
              <w:t>Sociology</w:t>
            </w:r>
          </w:p>
          <w:p w14:paraId="50D6D779" w14:textId="77777777" w:rsidR="001A20E6" w:rsidRDefault="00000000">
            <w:pPr>
              <w:pStyle w:val="TableCellCalendarSubject"/>
            </w:pPr>
            <w:r>
              <w:t>History-Medieval</w:t>
            </w:r>
          </w:p>
        </w:tc>
        <w:tc>
          <w:tcPr>
            <w:tcW w:w="700" w:type="pct"/>
            <w:shd w:val="clear" w:color="auto" w:fill="FCE7F3"/>
            <w:tcMar>
              <w:top w:w="200" w:type="dxa"/>
              <w:left w:w="100" w:type="dxa"/>
              <w:bottom w:w="200" w:type="dxa"/>
              <w:right w:w="100" w:type="dxa"/>
            </w:tcMar>
          </w:tcPr>
          <w:p w14:paraId="5D151BF7" w14:textId="77777777" w:rsidR="001A20E6" w:rsidRDefault="00000000">
            <w:pPr>
              <w:pStyle w:val="TableCellCalendarDayNumberBold"/>
            </w:pPr>
            <w:r>
              <w:t>6</w:t>
            </w:r>
          </w:p>
          <w:p w14:paraId="0DDEB8DC" w14:textId="77777777" w:rsidR="001A20E6" w:rsidRDefault="00000000">
            <w:pPr>
              <w:pStyle w:val="TableCellCalendarSubject"/>
            </w:pPr>
            <w:r>
              <w:t>Essay</w:t>
            </w:r>
          </w:p>
          <w:p w14:paraId="34669981" w14:textId="77777777" w:rsidR="001A20E6" w:rsidRDefault="00000000">
            <w:pPr>
              <w:pStyle w:val="TableCellCalendarSubject"/>
            </w:pPr>
            <w:r>
              <w:t>Sociology</w:t>
            </w:r>
          </w:p>
          <w:p w14:paraId="5F1BAB93" w14:textId="77777777" w:rsidR="001A20E6" w:rsidRDefault="00000000">
            <w:pPr>
              <w:pStyle w:val="TableCellCalendarSubject"/>
            </w:pPr>
            <w:r>
              <w:t>Sociology</w:t>
            </w:r>
          </w:p>
          <w:p w14:paraId="43920BB5" w14:textId="77777777" w:rsidR="001A20E6" w:rsidRDefault="00000000">
            <w:pPr>
              <w:pStyle w:val="TableCellCalendarSubject"/>
            </w:pPr>
            <w:r>
              <w:t>History-Modern</w:t>
            </w:r>
          </w:p>
        </w:tc>
        <w:tc>
          <w:tcPr>
            <w:tcW w:w="700" w:type="pct"/>
            <w:shd w:val="clear" w:color="auto" w:fill="FCE7F3"/>
            <w:tcMar>
              <w:top w:w="200" w:type="dxa"/>
              <w:left w:w="100" w:type="dxa"/>
              <w:bottom w:w="200" w:type="dxa"/>
              <w:right w:w="100" w:type="dxa"/>
            </w:tcMar>
          </w:tcPr>
          <w:p w14:paraId="54D7E868" w14:textId="77777777" w:rsidR="001A20E6" w:rsidRDefault="00000000">
            <w:pPr>
              <w:pStyle w:val="TableCellCalendarDayNumberBold"/>
            </w:pPr>
            <w:r>
              <w:t>7</w:t>
            </w:r>
          </w:p>
          <w:p w14:paraId="79FBCCD2" w14:textId="77777777" w:rsidR="001A20E6" w:rsidRDefault="00000000">
            <w:pPr>
              <w:pStyle w:val="TableCellCalendarSubject"/>
            </w:pPr>
            <w:r>
              <w:t>Essay</w:t>
            </w:r>
          </w:p>
          <w:p w14:paraId="4BED9BD5" w14:textId="77777777" w:rsidR="001A20E6" w:rsidRDefault="00000000">
            <w:pPr>
              <w:pStyle w:val="TableCellCalendarSubject"/>
            </w:pPr>
            <w:r>
              <w:t>Sociology</w:t>
            </w:r>
          </w:p>
          <w:p w14:paraId="75802AD8" w14:textId="77777777" w:rsidR="001A20E6" w:rsidRDefault="00000000">
            <w:pPr>
              <w:pStyle w:val="TableCellCalendarSubject"/>
            </w:pPr>
            <w:r>
              <w:t>Sociology</w:t>
            </w:r>
          </w:p>
          <w:p w14:paraId="50F892F5" w14:textId="77777777" w:rsidR="001A20E6" w:rsidRDefault="00000000">
            <w:pPr>
              <w:pStyle w:val="TableCellCalendarSubject"/>
            </w:pPr>
            <w:r>
              <w:t>History-Modern</w:t>
            </w:r>
          </w:p>
        </w:tc>
      </w:tr>
      <w:tr w:rsidR="001A20E6" w14:paraId="060822FD" w14:textId="77777777">
        <w:tc>
          <w:tcPr>
            <w:tcW w:w="700" w:type="pct"/>
            <w:shd w:val="clear" w:color="auto" w:fill="FCE7F3"/>
            <w:tcMar>
              <w:top w:w="200" w:type="dxa"/>
              <w:left w:w="100" w:type="dxa"/>
              <w:bottom w:w="200" w:type="dxa"/>
              <w:right w:w="100" w:type="dxa"/>
            </w:tcMar>
          </w:tcPr>
          <w:p w14:paraId="5FA7FDEE" w14:textId="77777777" w:rsidR="001A20E6" w:rsidRDefault="00000000">
            <w:pPr>
              <w:pStyle w:val="TableCellCalendarDayNumberBold"/>
            </w:pPr>
            <w:r>
              <w:t>8</w:t>
            </w:r>
          </w:p>
          <w:p w14:paraId="4AC569DA" w14:textId="77777777" w:rsidR="001A20E6" w:rsidRDefault="00000000">
            <w:pPr>
              <w:pStyle w:val="TableCellCalendarSubject"/>
            </w:pPr>
            <w:r>
              <w:t>Essay</w:t>
            </w:r>
          </w:p>
          <w:p w14:paraId="127ABA99" w14:textId="77777777" w:rsidR="001A20E6" w:rsidRDefault="00000000">
            <w:pPr>
              <w:pStyle w:val="TableCellCalendarSubject"/>
            </w:pPr>
            <w:r>
              <w:t>Sociology</w:t>
            </w:r>
          </w:p>
          <w:p w14:paraId="0955305D" w14:textId="77777777" w:rsidR="001A20E6" w:rsidRDefault="00000000">
            <w:pPr>
              <w:pStyle w:val="TableCellCalendarSubject"/>
            </w:pPr>
            <w:r>
              <w:t>Sociology</w:t>
            </w:r>
          </w:p>
          <w:p w14:paraId="242D1CC7" w14:textId="77777777" w:rsidR="001A20E6" w:rsidRDefault="00000000">
            <w:pPr>
              <w:pStyle w:val="TableCellCalendarSubject"/>
            </w:pPr>
            <w:r>
              <w:t>History-Modern</w:t>
            </w:r>
          </w:p>
        </w:tc>
        <w:tc>
          <w:tcPr>
            <w:tcW w:w="700" w:type="pct"/>
            <w:shd w:val="clear" w:color="auto" w:fill="FCE7F3"/>
            <w:tcMar>
              <w:top w:w="200" w:type="dxa"/>
              <w:left w:w="100" w:type="dxa"/>
              <w:bottom w:w="200" w:type="dxa"/>
              <w:right w:w="100" w:type="dxa"/>
            </w:tcMar>
          </w:tcPr>
          <w:p w14:paraId="71B5D296" w14:textId="77777777" w:rsidR="001A20E6" w:rsidRDefault="00000000">
            <w:pPr>
              <w:pStyle w:val="TableCellCalendarDayNumberBold"/>
            </w:pPr>
            <w:r>
              <w:t>9</w:t>
            </w:r>
          </w:p>
          <w:p w14:paraId="675CAB97" w14:textId="77777777" w:rsidR="001A20E6" w:rsidRDefault="00000000">
            <w:pPr>
              <w:pStyle w:val="TableCellCalendarSubject"/>
            </w:pPr>
            <w:r>
              <w:t>Essay</w:t>
            </w:r>
          </w:p>
          <w:p w14:paraId="692FBDA8" w14:textId="77777777" w:rsidR="001A20E6" w:rsidRDefault="00000000">
            <w:pPr>
              <w:pStyle w:val="TableCellCalendarSubject"/>
            </w:pPr>
            <w:r>
              <w:t>Sociology</w:t>
            </w:r>
          </w:p>
          <w:p w14:paraId="678BD542" w14:textId="77777777" w:rsidR="001A20E6" w:rsidRDefault="00000000">
            <w:pPr>
              <w:pStyle w:val="TableCellCalendarSubject"/>
            </w:pPr>
            <w:r>
              <w:t>Sociology</w:t>
            </w:r>
          </w:p>
          <w:p w14:paraId="7A812F26" w14:textId="77777777" w:rsidR="001A20E6" w:rsidRDefault="00000000">
            <w:pPr>
              <w:pStyle w:val="TableCellCalendarSubject"/>
            </w:pPr>
            <w:r>
              <w:t>History-Modern</w:t>
            </w:r>
          </w:p>
        </w:tc>
        <w:tc>
          <w:tcPr>
            <w:tcW w:w="700" w:type="pct"/>
            <w:shd w:val="clear" w:color="auto" w:fill="FCE7F3"/>
            <w:tcMar>
              <w:top w:w="200" w:type="dxa"/>
              <w:left w:w="100" w:type="dxa"/>
              <w:bottom w:w="200" w:type="dxa"/>
              <w:right w:w="100" w:type="dxa"/>
            </w:tcMar>
          </w:tcPr>
          <w:p w14:paraId="48FAAD68" w14:textId="77777777" w:rsidR="001A20E6" w:rsidRDefault="00000000">
            <w:pPr>
              <w:pStyle w:val="TableCellCalendarDayNumberBold"/>
            </w:pPr>
            <w:r>
              <w:t>10</w:t>
            </w:r>
          </w:p>
          <w:p w14:paraId="53DB3823" w14:textId="77777777" w:rsidR="001A20E6" w:rsidRDefault="00000000">
            <w:pPr>
              <w:pStyle w:val="TableCellCalendarSubject"/>
            </w:pPr>
            <w:r>
              <w:t>Essay</w:t>
            </w:r>
          </w:p>
          <w:p w14:paraId="1C0569E3" w14:textId="77777777" w:rsidR="001A20E6" w:rsidRDefault="00000000">
            <w:pPr>
              <w:pStyle w:val="TableCellCalendarSubject"/>
            </w:pPr>
            <w:r>
              <w:t>Sociology</w:t>
            </w:r>
          </w:p>
          <w:p w14:paraId="16BBF4C5" w14:textId="77777777" w:rsidR="001A20E6" w:rsidRDefault="00000000">
            <w:pPr>
              <w:pStyle w:val="TableCellCalendarSubject"/>
            </w:pPr>
            <w:r>
              <w:t>Sociology</w:t>
            </w:r>
          </w:p>
          <w:p w14:paraId="43A9F219" w14:textId="77777777" w:rsidR="001A20E6" w:rsidRDefault="00000000">
            <w:pPr>
              <w:pStyle w:val="TableCellCalendarSubject"/>
            </w:pPr>
            <w:r>
              <w:t>History-Modern</w:t>
            </w:r>
          </w:p>
        </w:tc>
        <w:tc>
          <w:tcPr>
            <w:tcW w:w="700" w:type="pct"/>
            <w:shd w:val="clear" w:color="auto" w:fill="FCE7F3"/>
            <w:tcMar>
              <w:top w:w="200" w:type="dxa"/>
              <w:left w:w="100" w:type="dxa"/>
              <w:bottom w:w="200" w:type="dxa"/>
              <w:right w:w="100" w:type="dxa"/>
            </w:tcMar>
          </w:tcPr>
          <w:p w14:paraId="69B97C53" w14:textId="77777777" w:rsidR="001A20E6" w:rsidRDefault="00000000">
            <w:pPr>
              <w:pStyle w:val="TableCellCalendarDayNumberBold"/>
            </w:pPr>
            <w:r>
              <w:t>11</w:t>
            </w:r>
          </w:p>
          <w:p w14:paraId="0BE374CA" w14:textId="77777777" w:rsidR="001A20E6" w:rsidRDefault="00000000">
            <w:pPr>
              <w:pStyle w:val="TableCellCalendarSubject"/>
            </w:pPr>
            <w:r>
              <w:t>Essay</w:t>
            </w:r>
          </w:p>
          <w:p w14:paraId="30042DCB" w14:textId="77777777" w:rsidR="001A20E6" w:rsidRDefault="00000000">
            <w:pPr>
              <w:pStyle w:val="TableCellCalendarSubject"/>
            </w:pPr>
            <w:r>
              <w:t>Sociology</w:t>
            </w:r>
          </w:p>
          <w:p w14:paraId="2B5D985E" w14:textId="77777777" w:rsidR="001A20E6" w:rsidRDefault="00000000">
            <w:pPr>
              <w:pStyle w:val="TableCellCalendarSubject"/>
            </w:pPr>
            <w:r>
              <w:t>Sociology</w:t>
            </w:r>
          </w:p>
          <w:p w14:paraId="40AB1CE6" w14:textId="77777777" w:rsidR="001A20E6" w:rsidRDefault="00000000">
            <w:pPr>
              <w:pStyle w:val="TableCellCalendarSubject"/>
            </w:pPr>
            <w:r>
              <w:t>History-Modern</w:t>
            </w:r>
          </w:p>
        </w:tc>
        <w:tc>
          <w:tcPr>
            <w:tcW w:w="700" w:type="pct"/>
            <w:shd w:val="clear" w:color="auto" w:fill="FCE7F3"/>
            <w:tcMar>
              <w:top w:w="200" w:type="dxa"/>
              <w:left w:w="100" w:type="dxa"/>
              <w:bottom w:w="200" w:type="dxa"/>
              <w:right w:w="100" w:type="dxa"/>
            </w:tcMar>
          </w:tcPr>
          <w:p w14:paraId="7F8079B8" w14:textId="77777777" w:rsidR="001A20E6" w:rsidRDefault="00000000">
            <w:pPr>
              <w:pStyle w:val="TableCellCalendarDayNumberBold"/>
            </w:pPr>
            <w:r>
              <w:t>12</w:t>
            </w:r>
          </w:p>
          <w:p w14:paraId="7ECA83B2" w14:textId="77777777" w:rsidR="001A20E6" w:rsidRDefault="00000000">
            <w:pPr>
              <w:pStyle w:val="TableCellCalendarSubject"/>
            </w:pPr>
            <w:r>
              <w:t>Essay</w:t>
            </w:r>
          </w:p>
          <w:p w14:paraId="3A2B4D9C" w14:textId="77777777" w:rsidR="001A20E6" w:rsidRDefault="00000000">
            <w:pPr>
              <w:pStyle w:val="TableCellCalendarSubject"/>
            </w:pPr>
            <w:r>
              <w:t>Sociology</w:t>
            </w:r>
          </w:p>
          <w:p w14:paraId="2A4D1C96" w14:textId="77777777" w:rsidR="001A20E6" w:rsidRDefault="00000000">
            <w:pPr>
              <w:pStyle w:val="TableCellCalendarSubject"/>
            </w:pPr>
            <w:r>
              <w:t>Sociology</w:t>
            </w:r>
          </w:p>
          <w:p w14:paraId="6B4E61D5" w14:textId="77777777" w:rsidR="001A20E6" w:rsidRDefault="00000000">
            <w:pPr>
              <w:pStyle w:val="TableCellCalendarSubject"/>
            </w:pPr>
            <w:r>
              <w:t>History-Modern</w:t>
            </w:r>
          </w:p>
        </w:tc>
        <w:tc>
          <w:tcPr>
            <w:tcW w:w="700" w:type="pct"/>
            <w:shd w:val="clear" w:color="auto" w:fill="FCE7F3"/>
            <w:tcMar>
              <w:top w:w="200" w:type="dxa"/>
              <w:left w:w="100" w:type="dxa"/>
              <w:bottom w:w="200" w:type="dxa"/>
              <w:right w:w="100" w:type="dxa"/>
            </w:tcMar>
          </w:tcPr>
          <w:p w14:paraId="390C2330" w14:textId="77777777" w:rsidR="001A20E6" w:rsidRDefault="00000000">
            <w:pPr>
              <w:pStyle w:val="TableCellCalendarDayNumberBold"/>
            </w:pPr>
            <w:r>
              <w:t>13</w:t>
            </w:r>
          </w:p>
          <w:p w14:paraId="21AEB730" w14:textId="77777777" w:rsidR="001A20E6" w:rsidRDefault="00000000">
            <w:pPr>
              <w:pStyle w:val="TableCellCalendarSubject"/>
            </w:pPr>
            <w:r>
              <w:t>Essay</w:t>
            </w:r>
          </w:p>
          <w:p w14:paraId="46B6829B" w14:textId="77777777" w:rsidR="001A20E6" w:rsidRDefault="00000000">
            <w:pPr>
              <w:pStyle w:val="TableCellCalendarSubject"/>
            </w:pPr>
            <w:r>
              <w:t>Sociology</w:t>
            </w:r>
          </w:p>
          <w:p w14:paraId="62BD49CD" w14:textId="77777777" w:rsidR="001A20E6" w:rsidRDefault="00000000">
            <w:pPr>
              <w:pStyle w:val="TableCellCalendarSubject"/>
            </w:pPr>
            <w:r>
              <w:t>History-Modern</w:t>
            </w:r>
          </w:p>
          <w:p w14:paraId="12C520FB" w14:textId="77777777" w:rsidR="001A20E6" w:rsidRDefault="00000000">
            <w:pPr>
              <w:pStyle w:val="TableCellCalendarSubject"/>
            </w:pPr>
            <w:r>
              <w:t>History-Art and Culture</w:t>
            </w:r>
          </w:p>
        </w:tc>
        <w:tc>
          <w:tcPr>
            <w:tcW w:w="700" w:type="pct"/>
            <w:shd w:val="clear" w:color="auto" w:fill="FCE7F3"/>
            <w:tcMar>
              <w:top w:w="200" w:type="dxa"/>
              <w:left w:w="100" w:type="dxa"/>
              <w:bottom w:w="200" w:type="dxa"/>
              <w:right w:w="100" w:type="dxa"/>
            </w:tcMar>
          </w:tcPr>
          <w:p w14:paraId="2F8EF90D" w14:textId="77777777" w:rsidR="001A20E6" w:rsidRDefault="00000000">
            <w:pPr>
              <w:pStyle w:val="TableCellCalendarDayNumberBold"/>
            </w:pPr>
            <w:r>
              <w:t>14</w:t>
            </w:r>
          </w:p>
          <w:p w14:paraId="1AF54696" w14:textId="77777777" w:rsidR="001A20E6" w:rsidRDefault="00000000">
            <w:pPr>
              <w:pStyle w:val="TableCellCalendarSubject"/>
            </w:pPr>
            <w:r>
              <w:t>Essay</w:t>
            </w:r>
          </w:p>
          <w:p w14:paraId="4EA19A52" w14:textId="77777777" w:rsidR="001A20E6" w:rsidRDefault="00000000">
            <w:pPr>
              <w:pStyle w:val="TableCellCalendarSubject"/>
            </w:pPr>
            <w:r>
              <w:t>Sociology</w:t>
            </w:r>
          </w:p>
          <w:p w14:paraId="28AA0D9D" w14:textId="77777777" w:rsidR="001A20E6" w:rsidRDefault="00000000">
            <w:pPr>
              <w:pStyle w:val="TableCellCalendarSubject"/>
            </w:pPr>
            <w:r>
              <w:t>History-Modern</w:t>
            </w:r>
          </w:p>
          <w:p w14:paraId="1ED90100" w14:textId="77777777" w:rsidR="001A20E6" w:rsidRDefault="00000000">
            <w:pPr>
              <w:pStyle w:val="TableCellCalendarSubject"/>
            </w:pPr>
            <w:r>
              <w:t>History-Art and Culture</w:t>
            </w:r>
          </w:p>
        </w:tc>
      </w:tr>
      <w:tr w:rsidR="001A20E6" w14:paraId="68592702" w14:textId="77777777">
        <w:tc>
          <w:tcPr>
            <w:tcW w:w="700" w:type="pct"/>
            <w:shd w:val="clear" w:color="auto" w:fill="FCE7F3"/>
            <w:tcMar>
              <w:top w:w="200" w:type="dxa"/>
              <w:left w:w="100" w:type="dxa"/>
              <w:bottom w:w="200" w:type="dxa"/>
              <w:right w:w="100" w:type="dxa"/>
            </w:tcMar>
          </w:tcPr>
          <w:p w14:paraId="0132EA0E" w14:textId="77777777" w:rsidR="001A20E6" w:rsidRDefault="00000000">
            <w:pPr>
              <w:pStyle w:val="TableCellCalendarDayNumberBold"/>
            </w:pPr>
            <w:r>
              <w:t>15</w:t>
            </w:r>
          </w:p>
          <w:p w14:paraId="1949B9A9" w14:textId="77777777" w:rsidR="001A20E6" w:rsidRDefault="00000000">
            <w:pPr>
              <w:pStyle w:val="TableCellCalendarSubject"/>
            </w:pPr>
            <w:r>
              <w:t>Essay</w:t>
            </w:r>
          </w:p>
          <w:p w14:paraId="3C644011" w14:textId="77777777" w:rsidR="001A20E6" w:rsidRDefault="00000000">
            <w:pPr>
              <w:pStyle w:val="TableCellCalendarSubject"/>
            </w:pPr>
            <w:r>
              <w:t>Sociology</w:t>
            </w:r>
          </w:p>
          <w:p w14:paraId="6CFAAFF1" w14:textId="77777777" w:rsidR="001A20E6" w:rsidRDefault="00000000">
            <w:pPr>
              <w:pStyle w:val="TableCellCalendarSubject"/>
            </w:pPr>
            <w:r>
              <w:t>History-Modern</w:t>
            </w:r>
          </w:p>
          <w:p w14:paraId="683C9806" w14:textId="77777777" w:rsidR="001A20E6" w:rsidRDefault="00000000">
            <w:pPr>
              <w:pStyle w:val="TableCellCalendarSubject"/>
            </w:pPr>
            <w:r>
              <w:t>History-Art and Culture</w:t>
            </w:r>
          </w:p>
        </w:tc>
        <w:tc>
          <w:tcPr>
            <w:tcW w:w="700" w:type="pct"/>
            <w:shd w:val="clear" w:color="auto" w:fill="FCE7F3"/>
            <w:tcMar>
              <w:top w:w="200" w:type="dxa"/>
              <w:left w:w="100" w:type="dxa"/>
              <w:bottom w:w="200" w:type="dxa"/>
              <w:right w:w="100" w:type="dxa"/>
            </w:tcMar>
          </w:tcPr>
          <w:p w14:paraId="77A11889" w14:textId="77777777" w:rsidR="001A20E6" w:rsidRDefault="00000000">
            <w:pPr>
              <w:pStyle w:val="TableCellCalendarDayNumberBold"/>
            </w:pPr>
            <w:r>
              <w:t>16</w:t>
            </w:r>
          </w:p>
          <w:p w14:paraId="7A37315C" w14:textId="77777777" w:rsidR="001A20E6" w:rsidRDefault="00000000">
            <w:pPr>
              <w:pStyle w:val="TableCellCalendarSubject"/>
            </w:pPr>
            <w:r>
              <w:t>Essay</w:t>
            </w:r>
          </w:p>
          <w:p w14:paraId="326D7E59" w14:textId="77777777" w:rsidR="001A20E6" w:rsidRDefault="00000000">
            <w:pPr>
              <w:pStyle w:val="TableCellCalendarSubject"/>
            </w:pPr>
            <w:r>
              <w:t>Sociology</w:t>
            </w:r>
          </w:p>
          <w:p w14:paraId="2D94F3C6" w14:textId="77777777" w:rsidR="001A20E6" w:rsidRDefault="00000000">
            <w:pPr>
              <w:pStyle w:val="TableCellCalendarSubject"/>
            </w:pPr>
            <w:r>
              <w:t>History-Art and Culture</w:t>
            </w:r>
          </w:p>
          <w:p w14:paraId="4658CBCB" w14:textId="77777777" w:rsidR="001A20E6" w:rsidRDefault="00000000">
            <w:pPr>
              <w:pStyle w:val="TableCellCalendarSubject"/>
            </w:pPr>
            <w:r>
              <w:t>History-World</w:t>
            </w:r>
          </w:p>
        </w:tc>
        <w:tc>
          <w:tcPr>
            <w:tcW w:w="700" w:type="pct"/>
            <w:shd w:val="clear" w:color="auto" w:fill="FCE7F3"/>
            <w:tcMar>
              <w:top w:w="200" w:type="dxa"/>
              <w:left w:w="100" w:type="dxa"/>
              <w:bottom w:w="200" w:type="dxa"/>
              <w:right w:w="100" w:type="dxa"/>
            </w:tcMar>
          </w:tcPr>
          <w:p w14:paraId="578F14EB" w14:textId="77777777" w:rsidR="001A20E6" w:rsidRDefault="00000000">
            <w:pPr>
              <w:pStyle w:val="TableCellCalendarDayNumberBold"/>
            </w:pPr>
            <w:r>
              <w:t>17</w:t>
            </w:r>
          </w:p>
          <w:p w14:paraId="272263F9" w14:textId="77777777" w:rsidR="001A20E6" w:rsidRDefault="00000000">
            <w:pPr>
              <w:pStyle w:val="TableCellCalendarSubject"/>
            </w:pPr>
            <w:r>
              <w:t>Essay</w:t>
            </w:r>
          </w:p>
          <w:p w14:paraId="6D6210CF" w14:textId="77777777" w:rsidR="001A20E6" w:rsidRDefault="00000000">
            <w:pPr>
              <w:pStyle w:val="TableCellCalendarSubject"/>
            </w:pPr>
            <w:r>
              <w:t>Sociology</w:t>
            </w:r>
          </w:p>
          <w:p w14:paraId="662BCEBB" w14:textId="77777777" w:rsidR="001A20E6" w:rsidRDefault="00000000">
            <w:pPr>
              <w:pStyle w:val="TableCellCalendarSubject"/>
            </w:pPr>
            <w:r>
              <w:t>History-Art and Culture</w:t>
            </w:r>
          </w:p>
          <w:p w14:paraId="39A6CD9A" w14:textId="77777777" w:rsidR="001A20E6" w:rsidRDefault="00000000">
            <w:pPr>
              <w:pStyle w:val="TableCellCalendarSubject"/>
            </w:pPr>
            <w:r>
              <w:t>History-World</w:t>
            </w:r>
          </w:p>
        </w:tc>
        <w:tc>
          <w:tcPr>
            <w:tcW w:w="700" w:type="pct"/>
            <w:shd w:val="clear" w:color="auto" w:fill="FCE7F3"/>
            <w:tcMar>
              <w:top w:w="200" w:type="dxa"/>
              <w:left w:w="100" w:type="dxa"/>
              <w:bottom w:w="200" w:type="dxa"/>
              <w:right w:w="100" w:type="dxa"/>
            </w:tcMar>
          </w:tcPr>
          <w:p w14:paraId="4F2A557A" w14:textId="77777777" w:rsidR="001A20E6" w:rsidRDefault="00000000">
            <w:pPr>
              <w:pStyle w:val="TableCellCalendarDayNumberBold"/>
            </w:pPr>
            <w:r>
              <w:t>18</w:t>
            </w:r>
          </w:p>
          <w:p w14:paraId="261DFC91" w14:textId="77777777" w:rsidR="001A20E6" w:rsidRDefault="00000000">
            <w:pPr>
              <w:pStyle w:val="TableCellCalendarSubject"/>
            </w:pPr>
            <w:r>
              <w:t>Essay</w:t>
            </w:r>
          </w:p>
          <w:p w14:paraId="676F18F2" w14:textId="77777777" w:rsidR="001A20E6" w:rsidRDefault="00000000">
            <w:pPr>
              <w:pStyle w:val="TableCellCalendarSubject"/>
            </w:pPr>
            <w:r>
              <w:t>Sociology</w:t>
            </w:r>
          </w:p>
          <w:p w14:paraId="2C1CE6B0" w14:textId="77777777" w:rsidR="001A20E6" w:rsidRDefault="00000000">
            <w:pPr>
              <w:pStyle w:val="TableCellCalendarSubject"/>
            </w:pPr>
            <w:r>
              <w:t>History-Post Independent India</w:t>
            </w:r>
          </w:p>
          <w:p w14:paraId="6BCAC18E" w14:textId="77777777" w:rsidR="001A20E6" w:rsidRDefault="00000000">
            <w:pPr>
              <w:pStyle w:val="TableCellCalendarSubject"/>
            </w:pPr>
            <w:r>
              <w:t>Geography</w:t>
            </w:r>
          </w:p>
        </w:tc>
        <w:tc>
          <w:tcPr>
            <w:tcW w:w="700" w:type="pct"/>
            <w:shd w:val="clear" w:color="auto" w:fill="FCE7F3"/>
            <w:tcMar>
              <w:top w:w="200" w:type="dxa"/>
              <w:left w:w="100" w:type="dxa"/>
              <w:bottom w:w="200" w:type="dxa"/>
              <w:right w:w="100" w:type="dxa"/>
            </w:tcMar>
          </w:tcPr>
          <w:p w14:paraId="5C7059B3" w14:textId="77777777" w:rsidR="001A20E6" w:rsidRDefault="00000000">
            <w:pPr>
              <w:pStyle w:val="TableCellCalendarDayNumberBold"/>
            </w:pPr>
            <w:r>
              <w:t>19</w:t>
            </w:r>
          </w:p>
          <w:p w14:paraId="5D2DFE45" w14:textId="77777777" w:rsidR="001A20E6" w:rsidRDefault="00000000">
            <w:pPr>
              <w:pStyle w:val="TableCellCalendarSubject"/>
            </w:pPr>
            <w:r>
              <w:t>Essay</w:t>
            </w:r>
          </w:p>
          <w:p w14:paraId="48807987" w14:textId="77777777" w:rsidR="001A20E6" w:rsidRDefault="00000000">
            <w:pPr>
              <w:pStyle w:val="TableCellCalendarSubject"/>
            </w:pPr>
            <w:r>
              <w:t>Sociology</w:t>
            </w:r>
          </w:p>
          <w:p w14:paraId="03C30F6E" w14:textId="77777777" w:rsidR="001A20E6" w:rsidRDefault="00000000">
            <w:pPr>
              <w:pStyle w:val="TableCellCalendarSubject"/>
            </w:pPr>
            <w:r>
              <w:t>History-Post Independent India</w:t>
            </w:r>
          </w:p>
          <w:p w14:paraId="6D33AB33" w14:textId="77777777" w:rsidR="001A20E6" w:rsidRDefault="00000000">
            <w:pPr>
              <w:pStyle w:val="TableCellCalendarSubject"/>
            </w:pPr>
            <w:r>
              <w:t>Geography</w:t>
            </w:r>
          </w:p>
        </w:tc>
        <w:tc>
          <w:tcPr>
            <w:tcW w:w="700" w:type="pct"/>
            <w:shd w:val="clear" w:color="auto" w:fill="FCE7F3"/>
            <w:tcMar>
              <w:top w:w="200" w:type="dxa"/>
              <w:left w:w="100" w:type="dxa"/>
              <w:bottom w:w="200" w:type="dxa"/>
              <w:right w:w="100" w:type="dxa"/>
            </w:tcMar>
          </w:tcPr>
          <w:p w14:paraId="723BC53A" w14:textId="77777777" w:rsidR="001A20E6" w:rsidRDefault="00000000">
            <w:pPr>
              <w:pStyle w:val="TableCellCalendarDayNumberBold"/>
            </w:pPr>
            <w:r>
              <w:t>20</w:t>
            </w:r>
          </w:p>
          <w:p w14:paraId="7A0A2C17" w14:textId="77777777" w:rsidR="001A20E6" w:rsidRDefault="00000000">
            <w:pPr>
              <w:pStyle w:val="TableCellCalendarSubject"/>
            </w:pPr>
            <w:r>
              <w:t>Essay</w:t>
            </w:r>
          </w:p>
          <w:p w14:paraId="734A6F74" w14:textId="77777777" w:rsidR="001A20E6" w:rsidRDefault="00000000">
            <w:pPr>
              <w:pStyle w:val="TableCellCalendarSubject"/>
            </w:pPr>
            <w:r>
              <w:t>Sociology</w:t>
            </w:r>
          </w:p>
          <w:p w14:paraId="09A2B426" w14:textId="77777777" w:rsidR="001A20E6" w:rsidRDefault="00000000">
            <w:pPr>
              <w:pStyle w:val="TableCellCalendarSubject"/>
            </w:pPr>
            <w:r>
              <w:t>Geography</w:t>
            </w:r>
          </w:p>
          <w:p w14:paraId="41E5C4C9" w14:textId="77777777" w:rsidR="001A20E6" w:rsidRDefault="00000000">
            <w:pPr>
              <w:pStyle w:val="TableCellCalendarSubject"/>
            </w:pPr>
            <w:r>
              <w:t>Environment, Ecology and Disaster Management</w:t>
            </w:r>
          </w:p>
        </w:tc>
        <w:tc>
          <w:tcPr>
            <w:tcW w:w="700" w:type="pct"/>
            <w:shd w:val="clear" w:color="auto" w:fill="FCE7F3"/>
            <w:tcMar>
              <w:top w:w="200" w:type="dxa"/>
              <w:left w:w="100" w:type="dxa"/>
              <w:bottom w:w="200" w:type="dxa"/>
              <w:right w:w="100" w:type="dxa"/>
            </w:tcMar>
          </w:tcPr>
          <w:p w14:paraId="26BB2897" w14:textId="77777777" w:rsidR="001A20E6" w:rsidRDefault="00000000">
            <w:pPr>
              <w:pStyle w:val="TableCellCalendarDayNumberBold"/>
            </w:pPr>
            <w:r>
              <w:t>21</w:t>
            </w:r>
          </w:p>
          <w:p w14:paraId="7510ECF6" w14:textId="77777777" w:rsidR="001A20E6" w:rsidRDefault="00000000">
            <w:pPr>
              <w:pStyle w:val="TableCellCalendarSubject"/>
            </w:pPr>
            <w:r>
              <w:t>Essay</w:t>
            </w:r>
          </w:p>
          <w:p w14:paraId="255F9DD8" w14:textId="77777777" w:rsidR="001A20E6" w:rsidRDefault="00000000">
            <w:pPr>
              <w:pStyle w:val="TableCellCalendarSubject"/>
            </w:pPr>
            <w:r>
              <w:t>Sociology</w:t>
            </w:r>
          </w:p>
          <w:p w14:paraId="60372056" w14:textId="77777777" w:rsidR="001A20E6" w:rsidRDefault="00000000">
            <w:pPr>
              <w:pStyle w:val="TableCellCalendarSubject"/>
            </w:pPr>
            <w:r>
              <w:t>Geography</w:t>
            </w:r>
          </w:p>
          <w:p w14:paraId="3DE07E46" w14:textId="77777777" w:rsidR="001A20E6" w:rsidRDefault="00000000">
            <w:pPr>
              <w:pStyle w:val="TableCellCalendarSubject"/>
            </w:pPr>
            <w:r>
              <w:t>Environment, Ecology and Disaster Management</w:t>
            </w:r>
          </w:p>
        </w:tc>
      </w:tr>
      <w:tr w:rsidR="001A20E6" w14:paraId="2F12F323" w14:textId="77777777">
        <w:tc>
          <w:tcPr>
            <w:tcW w:w="700" w:type="pct"/>
            <w:shd w:val="clear" w:color="auto" w:fill="FCE7F3"/>
            <w:tcMar>
              <w:top w:w="200" w:type="dxa"/>
              <w:left w:w="100" w:type="dxa"/>
              <w:bottom w:w="200" w:type="dxa"/>
              <w:right w:w="100" w:type="dxa"/>
            </w:tcMar>
          </w:tcPr>
          <w:p w14:paraId="3F3A60ED" w14:textId="77777777" w:rsidR="001A20E6" w:rsidRDefault="00000000">
            <w:pPr>
              <w:pStyle w:val="TableCellCalendarDayNumberBold"/>
            </w:pPr>
            <w:r>
              <w:t>22</w:t>
            </w:r>
          </w:p>
          <w:p w14:paraId="3DA53ED6" w14:textId="77777777" w:rsidR="001A20E6" w:rsidRDefault="00000000">
            <w:pPr>
              <w:pStyle w:val="TableCellCalendarSubject"/>
            </w:pPr>
            <w:r>
              <w:t>Essay</w:t>
            </w:r>
          </w:p>
          <w:p w14:paraId="07687050" w14:textId="77777777" w:rsidR="001A20E6" w:rsidRDefault="00000000">
            <w:pPr>
              <w:pStyle w:val="TableCellCalendarSubject"/>
            </w:pPr>
            <w:r>
              <w:t>Sociology</w:t>
            </w:r>
          </w:p>
          <w:p w14:paraId="4CA95500" w14:textId="77777777" w:rsidR="001A20E6" w:rsidRDefault="00000000">
            <w:pPr>
              <w:pStyle w:val="TableCellCalendarSubject"/>
            </w:pPr>
            <w:r>
              <w:t>Geography</w:t>
            </w:r>
          </w:p>
          <w:p w14:paraId="172EB3B9" w14:textId="77777777" w:rsidR="001A20E6" w:rsidRDefault="00000000">
            <w:pPr>
              <w:pStyle w:val="TableCellCalendarSubject"/>
            </w:pPr>
            <w:r>
              <w:t>Environment, Ecology and Disaster Management</w:t>
            </w:r>
          </w:p>
        </w:tc>
        <w:tc>
          <w:tcPr>
            <w:tcW w:w="700" w:type="pct"/>
            <w:shd w:val="clear" w:color="auto" w:fill="FCE7F3"/>
            <w:tcMar>
              <w:top w:w="200" w:type="dxa"/>
              <w:left w:w="100" w:type="dxa"/>
              <w:bottom w:w="200" w:type="dxa"/>
              <w:right w:w="100" w:type="dxa"/>
            </w:tcMar>
          </w:tcPr>
          <w:p w14:paraId="75B1880F" w14:textId="77777777" w:rsidR="001A20E6" w:rsidRDefault="00000000">
            <w:pPr>
              <w:pStyle w:val="TableCellCalendarDayNumberBold"/>
            </w:pPr>
            <w:r>
              <w:t>23</w:t>
            </w:r>
          </w:p>
          <w:p w14:paraId="36BDAF12" w14:textId="77777777" w:rsidR="001A20E6" w:rsidRDefault="00000000">
            <w:pPr>
              <w:pStyle w:val="TableCellCalendarSubject"/>
            </w:pPr>
            <w:r>
              <w:t>Essay</w:t>
            </w:r>
          </w:p>
          <w:p w14:paraId="25F2168A" w14:textId="77777777" w:rsidR="001A20E6" w:rsidRDefault="00000000">
            <w:pPr>
              <w:pStyle w:val="TableCellCalendarSubject"/>
            </w:pPr>
            <w:r>
              <w:t>Sociology</w:t>
            </w:r>
          </w:p>
          <w:p w14:paraId="53576D2B" w14:textId="77777777" w:rsidR="001A20E6" w:rsidRDefault="00000000">
            <w:pPr>
              <w:pStyle w:val="TableCellCalendarSubject"/>
            </w:pPr>
            <w:r>
              <w:t>Geography</w:t>
            </w:r>
          </w:p>
          <w:p w14:paraId="5C03FDEF" w14:textId="77777777" w:rsidR="001A20E6" w:rsidRDefault="00000000">
            <w:pPr>
              <w:pStyle w:val="TableCellCalendarSubject"/>
            </w:pPr>
            <w:r>
              <w:t>Environment, Ecology and Disaster Management</w:t>
            </w:r>
          </w:p>
        </w:tc>
        <w:tc>
          <w:tcPr>
            <w:tcW w:w="700" w:type="pct"/>
            <w:shd w:val="clear" w:color="auto" w:fill="FCE7F3"/>
            <w:tcMar>
              <w:top w:w="200" w:type="dxa"/>
              <w:left w:w="100" w:type="dxa"/>
              <w:bottom w:w="200" w:type="dxa"/>
              <w:right w:w="100" w:type="dxa"/>
            </w:tcMar>
          </w:tcPr>
          <w:p w14:paraId="2031A892" w14:textId="77777777" w:rsidR="001A20E6" w:rsidRDefault="00000000">
            <w:pPr>
              <w:pStyle w:val="TableCellCalendarDayNumberBold"/>
            </w:pPr>
            <w:r>
              <w:t>24</w:t>
            </w:r>
          </w:p>
          <w:p w14:paraId="2C1CAE59" w14:textId="77777777" w:rsidR="001A20E6" w:rsidRDefault="00000000">
            <w:pPr>
              <w:pStyle w:val="TableCellCalendarSubject"/>
            </w:pPr>
            <w:r>
              <w:t>Sociology</w:t>
            </w:r>
          </w:p>
          <w:p w14:paraId="635966D8" w14:textId="77777777" w:rsidR="001A20E6" w:rsidRDefault="00000000">
            <w:pPr>
              <w:pStyle w:val="TableCellCalendarSubject"/>
            </w:pPr>
            <w:r>
              <w:t>Geography</w:t>
            </w:r>
          </w:p>
          <w:p w14:paraId="77CB567D" w14:textId="77777777" w:rsidR="001A20E6" w:rsidRDefault="00000000">
            <w:pPr>
              <w:pStyle w:val="TableCellCalendarSubject"/>
            </w:pPr>
            <w:r>
              <w:t>Environment, Ecology and Disaster Management</w:t>
            </w:r>
          </w:p>
        </w:tc>
        <w:tc>
          <w:tcPr>
            <w:tcW w:w="700" w:type="pct"/>
            <w:shd w:val="clear" w:color="auto" w:fill="FCE7F3"/>
            <w:tcMar>
              <w:top w:w="200" w:type="dxa"/>
              <w:left w:w="100" w:type="dxa"/>
              <w:bottom w:w="200" w:type="dxa"/>
              <w:right w:w="100" w:type="dxa"/>
            </w:tcMar>
          </w:tcPr>
          <w:p w14:paraId="4EC1FA70" w14:textId="77777777" w:rsidR="001A20E6" w:rsidRDefault="00000000">
            <w:pPr>
              <w:pStyle w:val="TableCellCalendarDayNumberBold"/>
            </w:pPr>
            <w:r>
              <w:t>25</w:t>
            </w:r>
          </w:p>
          <w:p w14:paraId="02B16C4A" w14:textId="77777777" w:rsidR="001A20E6" w:rsidRDefault="00000000">
            <w:pPr>
              <w:pStyle w:val="TableCellCalendarSubject"/>
            </w:pPr>
            <w:r>
              <w:t>Sociology</w:t>
            </w:r>
          </w:p>
          <w:p w14:paraId="6B93FEF0" w14:textId="77777777" w:rsidR="001A20E6" w:rsidRDefault="00000000">
            <w:pPr>
              <w:pStyle w:val="TableCellCalendarSubject"/>
            </w:pPr>
            <w:r>
              <w:t>Geography</w:t>
            </w:r>
          </w:p>
          <w:p w14:paraId="27A835E7" w14:textId="77777777" w:rsidR="001A20E6" w:rsidRDefault="00000000">
            <w:pPr>
              <w:pStyle w:val="TableCellCalendarSubject"/>
            </w:pPr>
            <w:r>
              <w:t>Environment, Ecology and Disaster Management</w:t>
            </w:r>
          </w:p>
        </w:tc>
        <w:tc>
          <w:tcPr>
            <w:tcW w:w="700" w:type="pct"/>
            <w:shd w:val="clear" w:color="auto" w:fill="FCE7F3"/>
            <w:tcMar>
              <w:top w:w="200" w:type="dxa"/>
              <w:left w:w="100" w:type="dxa"/>
              <w:bottom w:w="200" w:type="dxa"/>
              <w:right w:w="100" w:type="dxa"/>
            </w:tcMar>
          </w:tcPr>
          <w:p w14:paraId="7B289AEF" w14:textId="77777777" w:rsidR="001A20E6" w:rsidRDefault="00000000">
            <w:pPr>
              <w:pStyle w:val="TableCellCalendarDayNumberBold"/>
            </w:pPr>
            <w:r>
              <w:t>26</w:t>
            </w:r>
          </w:p>
          <w:p w14:paraId="5FCCAF9E" w14:textId="77777777" w:rsidR="001A20E6" w:rsidRDefault="00000000">
            <w:pPr>
              <w:pStyle w:val="TableCellCalendarSubject"/>
            </w:pPr>
            <w:r>
              <w:t>Sociology</w:t>
            </w:r>
          </w:p>
          <w:p w14:paraId="4A7A36B6" w14:textId="77777777" w:rsidR="001A20E6" w:rsidRDefault="00000000">
            <w:pPr>
              <w:pStyle w:val="TableCellCalendarSubject"/>
            </w:pPr>
            <w:r>
              <w:t>Geography</w:t>
            </w:r>
          </w:p>
          <w:p w14:paraId="4D91B6B0" w14:textId="77777777" w:rsidR="001A20E6" w:rsidRDefault="00000000">
            <w:pPr>
              <w:pStyle w:val="TableCellCalendarSubject"/>
            </w:pPr>
            <w:r>
              <w:t>Environment, Ecology and Disaster Management</w:t>
            </w:r>
          </w:p>
        </w:tc>
        <w:tc>
          <w:tcPr>
            <w:tcW w:w="700" w:type="pct"/>
            <w:shd w:val="clear" w:color="auto" w:fill="FCE7F3"/>
            <w:tcMar>
              <w:top w:w="200" w:type="dxa"/>
              <w:left w:w="100" w:type="dxa"/>
              <w:bottom w:w="200" w:type="dxa"/>
              <w:right w:w="100" w:type="dxa"/>
            </w:tcMar>
          </w:tcPr>
          <w:p w14:paraId="6A1A5E38" w14:textId="77777777" w:rsidR="001A20E6" w:rsidRDefault="00000000">
            <w:pPr>
              <w:pStyle w:val="TableCellCalendarDayNumberBold"/>
            </w:pPr>
            <w:r>
              <w:t>27</w:t>
            </w:r>
          </w:p>
          <w:p w14:paraId="109D73D9" w14:textId="77777777" w:rsidR="001A20E6" w:rsidRDefault="00000000">
            <w:pPr>
              <w:pStyle w:val="TableCellCalendarSubject"/>
            </w:pPr>
            <w:r>
              <w:t>Sociology</w:t>
            </w:r>
          </w:p>
          <w:p w14:paraId="0371F5B9" w14:textId="77777777" w:rsidR="001A20E6" w:rsidRDefault="00000000">
            <w:pPr>
              <w:pStyle w:val="TableCellCalendarSubject"/>
            </w:pPr>
            <w:r>
              <w:t>Geography</w:t>
            </w:r>
          </w:p>
          <w:p w14:paraId="45EC5BED" w14:textId="77777777" w:rsidR="001A20E6" w:rsidRDefault="00000000">
            <w:pPr>
              <w:pStyle w:val="TableCellCalendarSubject"/>
            </w:pPr>
            <w:r>
              <w:t>Science &amp; Technology</w:t>
            </w:r>
          </w:p>
        </w:tc>
        <w:tc>
          <w:tcPr>
            <w:tcW w:w="700" w:type="pct"/>
            <w:shd w:val="clear" w:color="auto" w:fill="FCE7F3"/>
            <w:tcMar>
              <w:top w:w="200" w:type="dxa"/>
              <w:left w:w="100" w:type="dxa"/>
              <w:bottom w:w="200" w:type="dxa"/>
              <w:right w:w="100" w:type="dxa"/>
            </w:tcMar>
          </w:tcPr>
          <w:p w14:paraId="178F62E6" w14:textId="77777777" w:rsidR="001A20E6" w:rsidRDefault="00000000">
            <w:pPr>
              <w:pStyle w:val="TableCellCalendarDayNumberBold"/>
            </w:pPr>
            <w:r>
              <w:t>28</w:t>
            </w:r>
          </w:p>
          <w:p w14:paraId="72D1D630" w14:textId="77777777" w:rsidR="001A20E6" w:rsidRDefault="00000000">
            <w:pPr>
              <w:pStyle w:val="TableCellCalendarSubject"/>
            </w:pPr>
            <w:r>
              <w:t>Sociology</w:t>
            </w:r>
          </w:p>
          <w:p w14:paraId="7712D7F6" w14:textId="77777777" w:rsidR="001A20E6" w:rsidRDefault="00000000">
            <w:pPr>
              <w:pStyle w:val="TableCellCalendarSubject"/>
            </w:pPr>
            <w:r>
              <w:t>Geography</w:t>
            </w:r>
          </w:p>
          <w:p w14:paraId="28F3E132" w14:textId="77777777" w:rsidR="001A20E6" w:rsidRDefault="00000000">
            <w:pPr>
              <w:pStyle w:val="TableCellCalendarSubject"/>
            </w:pPr>
            <w:r>
              <w:t>Science &amp; Technology</w:t>
            </w:r>
          </w:p>
        </w:tc>
      </w:tr>
      <w:tr w:rsidR="001A20E6" w14:paraId="1AA11542" w14:textId="77777777">
        <w:tc>
          <w:tcPr>
            <w:tcW w:w="700" w:type="pct"/>
            <w:shd w:val="clear" w:color="auto" w:fill="FCE7F3"/>
            <w:tcMar>
              <w:top w:w="200" w:type="dxa"/>
              <w:left w:w="100" w:type="dxa"/>
              <w:bottom w:w="200" w:type="dxa"/>
              <w:right w:w="100" w:type="dxa"/>
            </w:tcMar>
          </w:tcPr>
          <w:p w14:paraId="0506537F" w14:textId="77777777" w:rsidR="001A20E6" w:rsidRDefault="00000000">
            <w:pPr>
              <w:pStyle w:val="TableCellCalendarDayNumberBold"/>
            </w:pPr>
            <w:r>
              <w:t>29</w:t>
            </w:r>
          </w:p>
          <w:p w14:paraId="5EBDD114" w14:textId="77777777" w:rsidR="001A20E6" w:rsidRDefault="00000000">
            <w:pPr>
              <w:pStyle w:val="TableCellCalendarSubject"/>
            </w:pPr>
            <w:r>
              <w:t>Sociology</w:t>
            </w:r>
          </w:p>
          <w:p w14:paraId="330AD0F8" w14:textId="77777777" w:rsidR="001A20E6" w:rsidRDefault="00000000">
            <w:pPr>
              <w:pStyle w:val="TableCellCalendarSubject"/>
            </w:pPr>
            <w:r>
              <w:t>Geography</w:t>
            </w:r>
          </w:p>
          <w:p w14:paraId="40FF98BA" w14:textId="77777777" w:rsidR="001A20E6" w:rsidRDefault="00000000">
            <w:pPr>
              <w:pStyle w:val="TableCellCalendarSubject"/>
            </w:pPr>
            <w:r>
              <w:t>Science &amp; Technology</w:t>
            </w:r>
          </w:p>
        </w:tc>
        <w:tc>
          <w:tcPr>
            <w:tcW w:w="700" w:type="pct"/>
            <w:shd w:val="clear" w:color="auto" w:fill="FCE7F3"/>
            <w:tcMar>
              <w:top w:w="200" w:type="dxa"/>
              <w:left w:w="100" w:type="dxa"/>
              <w:bottom w:w="200" w:type="dxa"/>
              <w:right w:w="100" w:type="dxa"/>
            </w:tcMar>
          </w:tcPr>
          <w:p w14:paraId="28930139" w14:textId="77777777" w:rsidR="001A20E6" w:rsidRDefault="00000000">
            <w:pPr>
              <w:pStyle w:val="TableCellCalendarDayNumberBold"/>
            </w:pPr>
            <w:r>
              <w:t>30</w:t>
            </w:r>
          </w:p>
          <w:p w14:paraId="2AA29F88" w14:textId="77777777" w:rsidR="001A20E6" w:rsidRDefault="00000000">
            <w:pPr>
              <w:pStyle w:val="TableCellCalendarSubject"/>
            </w:pPr>
            <w:r>
              <w:t>Sociology</w:t>
            </w:r>
          </w:p>
          <w:p w14:paraId="3BCEE43F" w14:textId="77777777" w:rsidR="001A20E6" w:rsidRDefault="00000000">
            <w:pPr>
              <w:pStyle w:val="TableCellCalendarSubject"/>
            </w:pPr>
            <w:r>
              <w:t>Science &amp; Technology</w:t>
            </w:r>
          </w:p>
          <w:p w14:paraId="0B171570" w14:textId="77777777" w:rsidR="001A20E6" w:rsidRDefault="00000000">
            <w:pPr>
              <w:pStyle w:val="TableCellCalendarSubject"/>
            </w:pPr>
            <w:r>
              <w:t>Indian Polity and Governance</w:t>
            </w:r>
          </w:p>
        </w:tc>
        <w:tc>
          <w:tcPr>
            <w:tcW w:w="700" w:type="pct"/>
            <w:tcMar>
              <w:top w:w="200" w:type="dxa"/>
              <w:left w:w="100" w:type="dxa"/>
              <w:bottom w:w="200" w:type="dxa"/>
              <w:right w:w="100" w:type="dxa"/>
            </w:tcMar>
          </w:tcPr>
          <w:p w14:paraId="0F9E2748" w14:textId="77777777" w:rsidR="001A20E6" w:rsidRDefault="001A20E6"/>
        </w:tc>
        <w:tc>
          <w:tcPr>
            <w:tcW w:w="700" w:type="pct"/>
            <w:tcMar>
              <w:top w:w="200" w:type="dxa"/>
              <w:left w:w="100" w:type="dxa"/>
              <w:bottom w:w="200" w:type="dxa"/>
              <w:right w:w="100" w:type="dxa"/>
            </w:tcMar>
          </w:tcPr>
          <w:p w14:paraId="4155B479" w14:textId="77777777" w:rsidR="001A20E6" w:rsidRDefault="001A20E6"/>
        </w:tc>
        <w:tc>
          <w:tcPr>
            <w:tcW w:w="700" w:type="pct"/>
            <w:tcMar>
              <w:top w:w="200" w:type="dxa"/>
              <w:left w:w="100" w:type="dxa"/>
              <w:bottom w:w="200" w:type="dxa"/>
              <w:right w:w="100" w:type="dxa"/>
            </w:tcMar>
          </w:tcPr>
          <w:p w14:paraId="0FF94C18" w14:textId="77777777" w:rsidR="001A20E6" w:rsidRDefault="001A20E6"/>
        </w:tc>
        <w:tc>
          <w:tcPr>
            <w:tcW w:w="700" w:type="pct"/>
            <w:tcMar>
              <w:top w:w="200" w:type="dxa"/>
              <w:left w:w="100" w:type="dxa"/>
              <w:bottom w:w="200" w:type="dxa"/>
              <w:right w:w="100" w:type="dxa"/>
            </w:tcMar>
          </w:tcPr>
          <w:p w14:paraId="69E8E8CB" w14:textId="77777777" w:rsidR="001A20E6" w:rsidRDefault="001A20E6"/>
        </w:tc>
        <w:tc>
          <w:tcPr>
            <w:tcW w:w="700" w:type="pct"/>
            <w:tcMar>
              <w:top w:w="200" w:type="dxa"/>
              <w:left w:w="100" w:type="dxa"/>
              <w:bottom w:w="200" w:type="dxa"/>
              <w:right w:w="100" w:type="dxa"/>
            </w:tcMar>
          </w:tcPr>
          <w:p w14:paraId="273796CE" w14:textId="77777777" w:rsidR="001A20E6" w:rsidRDefault="001A20E6"/>
        </w:tc>
      </w:tr>
    </w:tbl>
    <w:p w14:paraId="30B95633" w14:textId="77777777" w:rsidR="001A20E6" w:rsidRDefault="001A20E6">
      <w:pPr>
        <w:spacing w:after="400"/>
      </w:pPr>
    </w:p>
    <w:p w14:paraId="512CB878" w14:textId="77777777" w:rsidR="001A20E6" w:rsidRDefault="00000000">
      <w:pPr>
        <w:pStyle w:val="ResourceTitle"/>
      </w:pPr>
      <w:r>
        <w:t>📚 Resources for November 2026</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338279E0" w14:textId="77777777">
        <w:tc>
          <w:tcPr>
            <w:tcW w:w="1650" w:type="pct"/>
            <w:tcBorders>
              <w:bottom w:val="single" w:sz="2" w:space="0" w:color="D1D5DB"/>
              <w:right w:val="single" w:sz="2" w:space="0" w:color="D1D5DB"/>
            </w:tcBorders>
            <w:tcMar>
              <w:top w:w="200" w:type="dxa"/>
              <w:left w:w="150" w:type="dxa"/>
              <w:bottom w:w="200" w:type="dxa"/>
              <w:right w:w="150" w:type="dxa"/>
            </w:tcMar>
          </w:tcPr>
          <w:p w14:paraId="3BADBA8C" w14:textId="77777777" w:rsidR="001A20E6" w:rsidRDefault="00000000">
            <w:pPr>
              <w:pStyle w:val="TableCellSubjectName"/>
            </w:pPr>
            <w:r>
              <w:t>Essay</w:t>
            </w:r>
          </w:p>
          <w:p w14:paraId="12DA565E" w14:textId="77777777" w:rsidR="001A20E6" w:rsidRDefault="00000000">
            <w:pPr>
              <w:pStyle w:val="TableCellCategoryTitle"/>
            </w:pPr>
            <w:r>
              <w:t>📚 Primary Books</w:t>
            </w:r>
          </w:p>
          <w:p w14:paraId="5D300EE4" w14:textId="77777777" w:rsidR="001A20E6" w:rsidRDefault="00000000">
            <w:pPr>
              <w:pStyle w:val="TableCellResourceItem"/>
            </w:pPr>
            <w:r>
              <w:t>• Michael Sandel – Justice</w:t>
            </w:r>
          </w:p>
          <w:p w14:paraId="17B82A41" w14:textId="77777777" w:rsidR="001A20E6" w:rsidRDefault="00000000">
            <w:pPr>
              <w:pStyle w:val="TableCellResourceItem"/>
            </w:pPr>
            <w:r>
              <w:t>• Ethics by Jitin Yadav</w:t>
            </w:r>
          </w:p>
          <w:p w14:paraId="0F39C8E5" w14:textId="77777777" w:rsidR="001A20E6" w:rsidRDefault="00000000">
            <w:pPr>
              <w:pStyle w:val="TableCellResourceItem"/>
            </w:pPr>
            <w:r>
              <w:t>• 2nd ARC (4th, 10th – Ethics in Governance)</w:t>
            </w:r>
          </w:p>
          <w:p w14:paraId="36DCC565" w14:textId="77777777" w:rsidR="001A20E6" w:rsidRDefault="00000000">
            <w:pPr>
              <w:pStyle w:val="TableCellCategoryTitle"/>
            </w:pPr>
            <w:r>
              <w:t>📝 Practice Materials</w:t>
            </w:r>
          </w:p>
          <w:p w14:paraId="4E8D831D" w14:textId="77777777" w:rsidR="001A20E6" w:rsidRDefault="00000000">
            <w:pPr>
              <w:pStyle w:val="TableCellResourceItem"/>
            </w:pPr>
            <w:r>
              <w:t>• La Excellence Ethics Material</w:t>
            </w:r>
          </w:p>
          <w:p w14:paraId="25EBDE0E" w14:textId="77777777" w:rsidR="001A20E6" w:rsidRDefault="00000000">
            <w:pPr>
              <w:pStyle w:val="TableCellResourceItem"/>
            </w:pPr>
            <w:r>
              <w:t>• Prelims &amp; Mains Workbooks</w:t>
            </w:r>
          </w:p>
          <w:p w14:paraId="64B295DA" w14:textId="77777777" w:rsidR="001A20E6" w:rsidRDefault="00000000">
            <w:pPr>
              <w:pStyle w:val="TableCellCategoryTitle"/>
            </w:pPr>
            <w:r>
              <w:t>📰 Current Affairs</w:t>
            </w:r>
          </w:p>
          <w:p w14:paraId="322BB313" w14:textId="77777777" w:rsidR="001A20E6" w:rsidRDefault="00000000">
            <w:pPr>
              <w:pStyle w:val="TableCellResourceItem"/>
            </w:pPr>
            <w:r>
              <w:t>• Newspapers (case studies, ethical dilemmas in news)</w:t>
            </w:r>
          </w:p>
        </w:tc>
        <w:tc>
          <w:tcPr>
            <w:tcW w:w="1650" w:type="pct"/>
            <w:tcBorders>
              <w:bottom w:val="single" w:sz="2" w:space="0" w:color="D1D5DB"/>
              <w:right w:val="single" w:sz="2" w:space="0" w:color="D1D5DB"/>
            </w:tcBorders>
            <w:tcMar>
              <w:top w:w="200" w:type="dxa"/>
              <w:left w:w="150" w:type="dxa"/>
              <w:bottom w:w="200" w:type="dxa"/>
              <w:right w:w="150" w:type="dxa"/>
            </w:tcMar>
          </w:tcPr>
          <w:p w14:paraId="5181A270" w14:textId="77777777" w:rsidR="001A20E6" w:rsidRDefault="00000000">
            <w:pPr>
              <w:pStyle w:val="TableCellSubjectName"/>
            </w:pPr>
            <w:r>
              <w:t>Sociology</w:t>
            </w:r>
          </w:p>
          <w:p w14:paraId="754187EA" w14:textId="77777777" w:rsidR="001A20E6" w:rsidRDefault="00000000">
            <w:pPr>
              <w:pStyle w:val="TableCellCategoryTitle"/>
            </w:pPr>
            <w:r>
              <w:t>📝 Practice Materials</w:t>
            </w:r>
          </w:p>
          <w:p w14:paraId="6E08050E" w14:textId="77777777" w:rsidR="001A20E6" w:rsidRDefault="00000000">
            <w:pPr>
              <w:pStyle w:val="TableCellResourceItem"/>
            </w:pPr>
            <w:r>
              <w:t>• La Excellence Sociology Material</w:t>
            </w:r>
          </w:p>
          <w:p w14:paraId="44B6DD40" w14:textId="77777777" w:rsidR="001A20E6" w:rsidRDefault="00000000">
            <w:pPr>
              <w:pStyle w:val="TableCellResourceItem"/>
            </w:pPr>
            <w:r>
              <w:t>• Mains RRP + Prelims RRP</w:t>
            </w:r>
          </w:p>
          <w:p w14:paraId="3652C122" w14:textId="77777777" w:rsidR="001A20E6" w:rsidRDefault="00000000">
            <w:pPr>
              <w:pStyle w:val="TableCellResourceItem"/>
            </w:pPr>
            <w:r>
              <w:t>• Prelims &amp; Mains Workbooks</w:t>
            </w:r>
          </w:p>
          <w:p w14:paraId="1FC809DF" w14:textId="77777777" w:rsidR="001A20E6" w:rsidRDefault="00000000">
            <w:pPr>
              <w:pStyle w:val="TableCellResourceItem"/>
            </w:pPr>
            <w:r>
              <w:t>• Previous Year Question Papers</w:t>
            </w:r>
          </w:p>
          <w:p w14:paraId="582F85A7" w14:textId="77777777" w:rsidR="001A20E6" w:rsidRDefault="00000000">
            <w:pPr>
              <w:pStyle w:val="TableCellResourceItem"/>
            </w:pPr>
            <w:r>
              <w:t>• Mock Tests</w:t>
            </w:r>
          </w:p>
          <w:p w14:paraId="3227491C" w14:textId="77777777" w:rsidR="001A20E6" w:rsidRDefault="00000000">
            <w:pPr>
              <w:pStyle w:val="TableCellResourceItem"/>
            </w:pPr>
            <w:r>
              <w:t>• La Excellence Indian Society Material</w:t>
            </w:r>
          </w:p>
          <w:p w14:paraId="282C912A" w14:textId="77777777" w:rsidR="001A20E6" w:rsidRDefault="00000000">
            <w:pPr>
              <w:pStyle w:val="TableCellResourceItem"/>
            </w:pPr>
            <w:r>
              <w:t>• Mains Workbook - Paper I</w:t>
            </w:r>
          </w:p>
          <w:p w14:paraId="50C9B181" w14:textId="77777777" w:rsidR="001A20E6" w:rsidRDefault="00000000">
            <w:pPr>
              <w:pStyle w:val="TableCellResourceItem"/>
            </w:pPr>
            <w:r>
              <w:t>• La Excellence Social Change Material</w:t>
            </w:r>
          </w:p>
          <w:p w14:paraId="64AB7302" w14:textId="77777777" w:rsidR="001A20E6" w:rsidRDefault="00000000">
            <w:pPr>
              <w:pStyle w:val="TableCellResourceItem"/>
            </w:pPr>
            <w:r>
              <w:t>• Mains Workbook - Paper II</w:t>
            </w:r>
          </w:p>
          <w:p w14:paraId="20680911" w14:textId="77777777" w:rsidR="001A20E6" w:rsidRDefault="00000000">
            <w:pPr>
              <w:pStyle w:val="TableCellResourceItem"/>
            </w:pPr>
            <w:r>
              <w:t>• La Excellence Sociology of Religion Material</w:t>
            </w:r>
          </w:p>
          <w:p w14:paraId="523095E2" w14:textId="77777777" w:rsidR="001A20E6" w:rsidRDefault="00000000">
            <w:pPr>
              <w:pStyle w:val="TableCellResourceItem"/>
            </w:pPr>
            <w:r>
              <w:t>• Mains Workbook</w:t>
            </w:r>
          </w:p>
          <w:p w14:paraId="2CF2EE99" w14:textId="77777777" w:rsidR="001A20E6" w:rsidRDefault="00000000">
            <w:pPr>
              <w:pStyle w:val="TableCellResourceItem"/>
            </w:pPr>
            <w:r>
              <w:t>• La Excellence Sociology of Education Material</w:t>
            </w:r>
          </w:p>
          <w:p w14:paraId="7EB821D8" w14:textId="77777777" w:rsidR="001A20E6" w:rsidRDefault="00000000">
            <w:pPr>
              <w:pStyle w:val="TableCellResourceItem"/>
            </w:pPr>
            <w:r>
              <w:t>• Mains Workbook</w:t>
            </w:r>
          </w:p>
          <w:p w14:paraId="78F7597F" w14:textId="77777777" w:rsidR="001A20E6" w:rsidRDefault="00000000">
            <w:pPr>
              <w:pStyle w:val="TableCellResourceItem"/>
            </w:pPr>
            <w:r>
              <w:t>• La Excellence Social Stratification Material</w:t>
            </w:r>
          </w:p>
          <w:p w14:paraId="44314AE8" w14:textId="77777777" w:rsidR="001A20E6" w:rsidRDefault="00000000">
            <w:pPr>
              <w:pStyle w:val="TableCellResourceItem"/>
            </w:pPr>
            <w:r>
              <w:t>• Mains Workbook</w:t>
            </w:r>
          </w:p>
          <w:p w14:paraId="3213842B" w14:textId="77777777" w:rsidR="001A20E6" w:rsidRDefault="00000000">
            <w:pPr>
              <w:pStyle w:val="TableCellResourceItem"/>
            </w:pPr>
            <w:r>
              <w:t>• La Excellence Gender Studies Material</w:t>
            </w:r>
          </w:p>
          <w:p w14:paraId="31C22FF3" w14:textId="77777777" w:rsidR="001A20E6" w:rsidRDefault="00000000">
            <w:pPr>
              <w:pStyle w:val="TableCellResourceItem"/>
            </w:pPr>
            <w:r>
              <w:t>• Mains Workbook</w:t>
            </w:r>
          </w:p>
          <w:p w14:paraId="01B65E50" w14:textId="77777777" w:rsidR="001A20E6" w:rsidRDefault="00000000">
            <w:pPr>
              <w:pStyle w:val="TableCellResourceItem"/>
            </w:pPr>
            <w:r>
              <w:t>• La Excellence Urban Sociology Material</w:t>
            </w:r>
          </w:p>
          <w:p w14:paraId="4C4CDF28" w14:textId="77777777" w:rsidR="001A20E6" w:rsidRDefault="00000000">
            <w:pPr>
              <w:pStyle w:val="TableCellResourceItem"/>
            </w:pPr>
            <w:r>
              <w:t>• Mains Workbook</w:t>
            </w:r>
          </w:p>
          <w:p w14:paraId="3C19CEEF" w14:textId="77777777" w:rsidR="001A20E6" w:rsidRDefault="00000000">
            <w:pPr>
              <w:pStyle w:val="TableCellResourceItem"/>
            </w:pPr>
            <w:r>
              <w:t>• La Excellence Rural Sociology Material</w:t>
            </w:r>
          </w:p>
          <w:p w14:paraId="452489A8" w14:textId="77777777" w:rsidR="001A20E6" w:rsidRDefault="00000000">
            <w:pPr>
              <w:pStyle w:val="TableCellResourceItem"/>
            </w:pPr>
            <w:r>
              <w:t>• Mains Workbook</w:t>
            </w:r>
          </w:p>
          <w:p w14:paraId="25C1BBEA" w14:textId="77777777" w:rsidR="001A20E6" w:rsidRDefault="00000000">
            <w:pPr>
              <w:pStyle w:val="TableCellResourceItem"/>
            </w:pPr>
            <w:r>
              <w:t>• La Excellence Social Movements Material</w:t>
            </w:r>
          </w:p>
          <w:p w14:paraId="1452B73C" w14:textId="77777777" w:rsidR="001A20E6" w:rsidRDefault="00000000">
            <w:pPr>
              <w:pStyle w:val="TableCellResourceItem"/>
            </w:pPr>
            <w:r>
              <w:t>• Mains Workbook</w:t>
            </w:r>
          </w:p>
          <w:p w14:paraId="444C2741" w14:textId="77777777" w:rsidR="001A20E6" w:rsidRDefault="00000000">
            <w:pPr>
              <w:pStyle w:val="TableCellResourceItem"/>
            </w:pPr>
            <w:r>
              <w:t>• La Excellence Sociology of Health Material</w:t>
            </w:r>
          </w:p>
          <w:p w14:paraId="388AB3C4" w14:textId="77777777" w:rsidR="001A20E6" w:rsidRDefault="00000000">
            <w:pPr>
              <w:pStyle w:val="TableCellResourceItem"/>
            </w:pPr>
            <w:r>
              <w:t>• Mains Workbook</w:t>
            </w:r>
          </w:p>
          <w:p w14:paraId="3C1F4729" w14:textId="77777777" w:rsidR="001A20E6" w:rsidRDefault="00000000">
            <w:pPr>
              <w:pStyle w:val="TableCellResourceItem"/>
            </w:pPr>
            <w:r>
              <w:t>• La Excellence Sociology of Law Material</w:t>
            </w:r>
          </w:p>
          <w:p w14:paraId="16F9CB63" w14:textId="77777777" w:rsidR="001A20E6" w:rsidRDefault="00000000">
            <w:pPr>
              <w:pStyle w:val="TableCellResourceItem"/>
            </w:pPr>
            <w:r>
              <w:t>• Mains Workbook</w:t>
            </w:r>
          </w:p>
          <w:p w14:paraId="07FC4021" w14:textId="77777777" w:rsidR="001A20E6" w:rsidRDefault="00000000">
            <w:pPr>
              <w:pStyle w:val="TableCellResourceItem"/>
            </w:pPr>
            <w:r>
              <w:t>• La Excellence Sociology of Media Material</w:t>
            </w:r>
          </w:p>
          <w:p w14:paraId="7334D713" w14:textId="77777777" w:rsidR="001A20E6" w:rsidRDefault="00000000">
            <w:pPr>
              <w:pStyle w:val="TableCellResourceItem"/>
            </w:pPr>
            <w:r>
              <w:t>• Mains Workbook</w:t>
            </w:r>
          </w:p>
          <w:p w14:paraId="4D2BF0BB" w14:textId="77777777" w:rsidR="001A20E6" w:rsidRDefault="00000000">
            <w:pPr>
              <w:pStyle w:val="TableCellResourceItem"/>
            </w:pPr>
            <w:r>
              <w:t>• La Excellence Sociology of Science Material</w:t>
            </w:r>
          </w:p>
          <w:p w14:paraId="29BF274D" w14:textId="77777777" w:rsidR="001A20E6" w:rsidRDefault="00000000">
            <w:pPr>
              <w:pStyle w:val="TableCellResourceItem"/>
            </w:pPr>
            <w:r>
              <w:t>• Mains Workbook</w:t>
            </w:r>
          </w:p>
          <w:p w14:paraId="255387FF" w14:textId="77777777" w:rsidR="001A20E6" w:rsidRDefault="00000000">
            <w:pPr>
              <w:pStyle w:val="TableCellResourceItem"/>
            </w:pPr>
            <w:r>
              <w:t>• La Excellence Sociology of Environment Material</w:t>
            </w:r>
          </w:p>
          <w:p w14:paraId="1094FF02" w14:textId="77777777" w:rsidR="001A20E6" w:rsidRDefault="00000000">
            <w:pPr>
              <w:pStyle w:val="TableCellResourceItem"/>
            </w:pPr>
            <w:r>
              <w:t>• Mains Workbook</w:t>
            </w:r>
          </w:p>
          <w:p w14:paraId="3F079A23" w14:textId="77777777" w:rsidR="001A20E6" w:rsidRDefault="00000000">
            <w:pPr>
              <w:pStyle w:val="TableCellResourceItem"/>
            </w:pPr>
            <w:r>
              <w:t>• La Excellence Sociology of Globalization Material</w:t>
            </w:r>
          </w:p>
          <w:p w14:paraId="21B10337" w14:textId="77777777" w:rsidR="001A20E6" w:rsidRDefault="00000000">
            <w:pPr>
              <w:pStyle w:val="TableCellResourceItem"/>
            </w:pPr>
            <w:r>
              <w:t>• Mains Workbook</w:t>
            </w:r>
          </w:p>
          <w:p w14:paraId="1ED507EF" w14:textId="77777777" w:rsidR="001A20E6" w:rsidRDefault="00000000">
            <w:pPr>
              <w:pStyle w:val="TableCellResourceItem"/>
            </w:pPr>
            <w:r>
              <w:t>• La Excellence Sociology of Work Material</w:t>
            </w:r>
          </w:p>
          <w:p w14:paraId="6D9E2314" w14:textId="77777777" w:rsidR="001A20E6" w:rsidRDefault="00000000">
            <w:pPr>
              <w:pStyle w:val="TableCellResourceItem"/>
            </w:pPr>
            <w:r>
              <w:t>• Mains Workbook</w:t>
            </w:r>
          </w:p>
          <w:p w14:paraId="66B4AC80" w14:textId="77777777" w:rsidR="001A20E6" w:rsidRDefault="00000000">
            <w:pPr>
              <w:pStyle w:val="TableCellCategoryTitle"/>
            </w:pPr>
            <w:r>
              <w:t>📰 Current Affairs</w:t>
            </w:r>
          </w:p>
          <w:p w14:paraId="3C4A9C77" w14:textId="77777777" w:rsidR="001A20E6" w:rsidRDefault="00000000">
            <w:pPr>
              <w:pStyle w:val="TableCellResourceItem"/>
            </w:pPr>
            <w:r>
              <w:t>• Indian Sociological Review</w:t>
            </w:r>
          </w:p>
          <w:p w14:paraId="156165A3" w14:textId="77777777" w:rsidR="001A20E6" w:rsidRDefault="00000000">
            <w:pPr>
              <w:pStyle w:val="TableCellResourceItem"/>
            </w:pPr>
            <w:r>
              <w:t>• Economic and Political Weekly (EPW)</w:t>
            </w:r>
          </w:p>
          <w:p w14:paraId="5484E0FA" w14:textId="77777777" w:rsidR="001A20E6" w:rsidRDefault="00000000">
            <w:pPr>
              <w:pStyle w:val="TableCellResourceItem"/>
            </w:pPr>
            <w:r>
              <w:t>• Newspapers (The Hindu, Indian Express - Social issues)</w:t>
            </w:r>
          </w:p>
          <w:p w14:paraId="08B7AA98" w14:textId="77777777" w:rsidR="001A20E6" w:rsidRDefault="00000000">
            <w:pPr>
              <w:pStyle w:val="TableCellResourceItem"/>
            </w:pPr>
            <w:r>
              <w:t>• Yojana Magazine</w:t>
            </w:r>
          </w:p>
          <w:p w14:paraId="09183F8C" w14:textId="77777777" w:rsidR="001A20E6" w:rsidRDefault="00000000">
            <w:pPr>
              <w:pStyle w:val="TableCellResourceItem"/>
            </w:pPr>
            <w:r>
              <w:t>• Kurukshetra Magazine</w:t>
            </w:r>
          </w:p>
          <w:p w14:paraId="024A856D" w14:textId="77777777" w:rsidR="001A20E6" w:rsidRDefault="00000000">
            <w:pPr>
              <w:pStyle w:val="TableCellResourceItem"/>
            </w:pPr>
            <w:r>
              <w:t>• Social Watch India Reports</w:t>
            </w:r>
          </w:p>
          <w:p w14:paraId="7FED5679" w14:textId="77777777" w:rsidR="001A20E6" w:rsidRDefault="00000000">
            <w:pPr>
              <w:pStyle w:val="TableCellResourceItem"/>
            </w:pPr>
            <w:r>
              <w:t>• NSSO Reports</w:t>
            </w:r>
          </w:p>
          <w:p w14:paraId="4F1B62C9" w14:textId="77777777" w:rsidR="001A20E6" w:rsidRDefault="00000000">
            <w:pPr>
              <w:pStyle w:val="TableCellResourceItem"/>
            </w:pPr>
            <w:r>
              <w:t>• NFHS Reports</w:t>
            </w:r>
          </w:p>
          <w:p w14:paraId="68A988F7" w14:textId="77777777" w:rsidR="001A20E6" w:rsidRDefault="00000000">
            <w:pPr>
              <w:pStyle w:val="TableCellResourceItem"/>
            </w:pPr>
            <w:r>
              <w:t>• EPW Articles on Indian Society</w:t>
            </w:r>
          </w:p>
          <w:p w14:paraId="4AF864AA" w14:textId="77777777" w:rsidR="001A20E6" w:rsidRDefault="00000000">
            <w:pPr>
              <w:pStyle w:val="TableCellResourceItem"/>
            </w:pPr>
            <w:r>
              <w:t>• Census Reports</w:t>
            </w:r>
          </w:p>
          <w:p w14:paraId="363AAE0B" w14:textId="77777777" w:rsidR="001A20E6" w:rsidRDefault="00000000">
            <w:pPr>
              <w:pStyle w:val="TableCellResourceItem"/>
            </w:pPr>
            <w:r>
              <w:t>• Social Development Reports</w:t>
            </w:r>
          </w:p>
          <w:p w14:paraId="04339F23" w14:textId="77777777" w:rsidR="001A20E6" w:rsidRDefault="00000000">
            <w:pPr>
              <w:pStyle w:val="TableCellResourceItem"/>
            </w:pPr>
            <w:r>
              <w:t>• Planning Commission Reports</w:t>
            </w:r>
          </w:p>
          <w:p w14:paraId="4B6CAB99" w14:textId="77777777" w:rsidR="001A20E6" w:rsidRDefault="00000000">
            <w:pPr>
              <w:pStyle w:val="TableCellResourceItem"/>
            </w:pPr>
            <w:r>
              <w:t>• NITI Aayog Reports</w:t>
            </w:r>
          </w:p>
          <w:p w14:paraId="22FFFB07" w14:textId="77777777" w:rsidR="001A20E6" w:rsidRDefault="00000000">
            <w:pPr>
              <w:pStyle w:val="TableCellResourceItem"/>
            </w:pPr>
            <w:r>
              <w:t>• World Bank Reports on India</w:t>
            </w:r>
          </w:p>
          <w:p w14:paraId="514E0B57" w14:textId="77777777" w:rsidR="001A20E6" w:rsidRDefault="00000000">
            <w:pPr>
              <w:pStyle w:val="TableCellResourceItem"/>
            </w:pPr>
            <w:r>
              <w:t>• Religious Demographics Reports</w:t>
            </w:r>
          </w:p>
          <w:p w14:paraId="3A15F39B" w14:textId="77777777" w:rsidR="001A20E6" w:rsidRDefault="00000000">
            <w:pPr>
              <w:pStyle w:val="TableCellResourceItem"/>
            </w:pPr>
            <w:r>
              <w:t>• Minority Commission Reports</w:t>
            </w:r>
          </w:p>
          <w:p w14:paraId="772F4378" w14:textId="77777777" w:rsidR="001A20E6" w:rsidRDefault="00000000">
            <w:pPr>
              <w:pStyle w:val="TableCellResourceItem"/>
            </w:pPr>
            <w:r>
              <w:t>• ASER Reports</w:t>
            </w:r>
          </w:p>
          <w:p w14:paraId="6B3C3B57" w14:textId="77777777" w:rsidR="001A20E6" w:rsidRDefault="00000000">
            <w:pPr>
              <w:pStyle w:val="TableCellResourceItem"/>
            </w:pPr>
            <w:r>
              <w:t>• NEP 2020</w:t>
            </w:r>
          </w:p>
          <w:p w14:paraId="00BD7644" w14:textId="77777777" w:rsidR="001A20E6" w:rsidRDefault="00000000">
            <w:pPr>
              <w:pStyle w:val="TableCellResourceItem"/>
            </w:pPr>
            <w:r>
              <w:t>• Education Statistics Reports</w:t>
            </w:r>
          </w:p>
          <w:p w14:paraId="7F6EB357" w14:textId="77777777" w:rsidR="001A20E6" w:rsidRDefault="00000000">
            <w:pPr>
              <w:pStyle w:val="TableCellResourceItem"/>
            </w:pPr>
            <w:r>
              <w:t>• Sachar Committee Report</w:t>
            </w:r>
          </w:p>
          <w:p w14:paraId="54E309FD" w14:textId="77777777" w:rsidR="001A20E6" w:rsidRDefault="00000000">
            <w:pPr>
              <w:pStyle w:val="TableCellResourceItem"/>
            </w:pPr>
            <w:r>
              <w:t>• Mandal Commission Report</w:t>
            </w:r>
          </w:p>
          <w:p w14:paraId="25031E2E" w14:textId="77777777" w:rsidR="001A20E6" w:rsidRDefault="00000000">
            <w:pPr>
              <w:pStyle w:val="TableCellResourceItem"/>
            </w:pPr>
            <w:r>
              <w:t>• Caste Census Data</w:t>
            </w:r>
          </w:p>
          <w:p w14:paraId="03A99A70" w14:textId="77777777" w:rsidR="001A20E6" w:rsidRDefault="00000000">
            <w:pPr>
              <w:pStyle w:val="TableCellResourceItem"/>
            </w:pPr>
            <w:r>
              <w:t>• Gender Budget Reports</w:t>
            </w:r>
          </w:p>
          <w:p w14:paraId="1C96785B" w14:textId="77777777" w:rsidR="001A20E6" w:rsidRDefault="00000000">
            <w:pPr>
              <w:pStyle w:val="TableCellResourceItem"/>
            </w:pPr>
            <w:r>
              <w:t>• Women and Child Development Ministry Reports</w:t>
            </w:r>
          </w:p>
          <w:p w14:paraId="53940157" w14:textId="77777777" w:rsidR="001A20E6" w:rsidRDefault="00000000">
            <w:pPr>
              <w:pStyle w:val="TableCellResourceItem"/>
            </w:pPr>
            <w:r>
              <w:t>• NFHS Gender Data</w:t>
            </w:r>
          </w:p>
          <w:p w14:paraId="70044EFA" w14:textId="77777777" w:rsidR="001A20E6" w:rsidRDefault="00000000">
            <w:pPr>
              <w:pStyle w:val="TableCellResourceItem"/>
            </w:pPr>
            <w:r>
              <w:t>• Census Urban Data</w:t>
            </w:r>
          </w:p>
          <w:p w14:paraId="7056CDFE" w14:textId="77777777" w:rsidR="001A20E6" w:rsidRDefault="00000000">
            <w:pPr>
              <w:pStyle w:val="TableCellResourceItem"/>
            </w:pPr>
            <w:r>
              <w:t>• Smart Cities Mission Reports</w:t>
            </w:r>
          </w:p>
          <w:p w14:paraId="4D298F2B" w14:textId="77777777" w:rsidR="001A20E6" w:rsidRDefault="00000000">
            <w:pPr>
              <w:pStyle w:val="TableCellResourceItem"/>
            </w:pPr>
            <w:r>
              <w:t>• Urban Development Ministry Reports</w:t>
            </w:r>
          </w:p>
          <w:p w14:paraId="4E66553D" w14:textId="77777777" w:rsidR="001A20E6" w:rsidRDefault="00000000">
            <w:pPr>
              <w:pStyle w:val="TableCellResourceItem"/>
            </w:pPr>
            <w:r>
              <w:t>• Rural Development Ministry Reports</w:t>
            </w:r>
          </w:p>
          <w:p w14:paraId="46E0DF39" w14:textId="77777777" w:rsidR="001A20E6" w:rsidRDefault="00000000">
            <w:pPr>
              <w:pStyle w:val="TableCellResourceItem"/>
            </w:pPr>
            <w:r>
              <w:t>• MGNREGA Reports</w:t>
            </w:r>
          </w:p>
          <w:p w14:paraId="3BE07449" w14:textId="77777777" w:rsidR="001A20E6" w:rsidRDefault="00000000">
            <w:pPr>
              <w:pStyle w:val="TableCellResourceItem"/>
            </w:pPr>
            <w:r>
              <w:t>• Panchayati Raj Statistics</w:t>
            </w:r>
          </w:p>
          <w:p w14:paraId="2CD9E18C" w14:textId="77777777" w:rsidR="001A20E6" w:rsidRDefault="00000000">
            <w:pPr>
              <w:pStyle w:val="TableCellResourceItem"/>
            </w:pPr>
            <w:r>
              <w:t>• Social Movement Case Studies</w:t>
            </w:r>
          </w:p>
          <w:p w14:paraId="3DAE8735" w14:textId="77777777" w:rsidR="001A20E6" w:rsidRDefault="00000000">
            <w:pPr>
              <w:pStyle w:val="TableCellResourceItem"/>
            </w:pPr>
            <w:r>
              <w:t>• Civil Society Reports</w:t>
            </w:r>
          </w:p>
          <w:p w14:paraId="6B85E3CD" w14:textId="77777777" w:rsidR="001A20E6" w:rsidRDefault="00000000">
            <w:pPr>
              <w:pStyle w:val="TableCellResourceItem"/>
            </w:pPr>
            <w:r>
              <w:t>• Human Rights Reports</w:t>
            </w:r>
          </w:p>
          <w:p w14:paraId="0A8130BA" w14:textId="77777777" w:rsidR="001A20E6" w:rsidRDefault="00000000">
            <w:pPr>
              <w:pStyle w:val="TableCellResourceItem"/>
            </w:pPr>
            <w:r>
              <w:t>• Health Ministry Reports</w:t>
            </w:r>
          </w:p>
          <w:p w14:paraId="19370FC9" w14:textId="77777777" w:rsidR="001A20E6" w:rsidRDefault="00000000">
            <w:pPr>
              <w:pStyle w:val="TableCellResourceItem"/>
            </w:pPr>
            <w:r>
              <w:t>• WHO Reports on India</w:t>
            </w:r>
          </w:p>
          <w:p w14:paraId="70655F0B" w14:textId="77777777" w:rsidR="001A20E6" w:rsidRDefault="00000000">
            <w:pPr>
              <w:pStyle w:val="TableCellResourceItem"/>
            </w:pPr>
            <w:r>
              <w:t>• Ayushman Bharat Reports</w:t>
            </w:r>
          </w:p>
          <w:p w14:paraId="7BFC1EB5" w14:textId="77777777" w:rsidR="001A20E6" w:rsidRDefault="00000000">
            <w:pPr>
              <w:pStyle w:val="TableCellResourceItem"/>
            </w:pPr>
            <w:r>
              <w:t>• Law Commission Reports</w:t>
            </w:r>
          </w:p>
          <w:p w14:paraId="1232ED62" w14:textId="77777777" w:rsidR="001A20E6" w:rsidRDefault="00000000">
            <w:pPr>
              <w:pStyle w:val="TableCellResourceItem"/>
            </w:pPr>
            <w:r>
              <w:t>• Supreme Court Judgments</w:t>
            </w:r>
          </w:p>
          <w:p w14:paraId="46C9842B" w14:textId="77777777" w:rsidR="001A20E6" w:rsidRDefault="00000000">
            <w:pPr>
              <w:pStyle w:val="TableCellResourceItem"/>
            </w:pPr>
            <w:r>
              <w:t>• Legal Aid Reports</w:t>
            </w:r>
          </w:p>
          <w:p w14:paraId="3BE04EF9" w14:textId="77777777" w:rsidR="001A20E6" w:rsidRDefault="00000000">
            <w:pPr>
              <w:pStyle w:val="TableCellResourceItem"/>
            </w:pPr>
            <w:r>
              <w:t>• Media Reports</w:t>
            </w:r>
          </w:p>
          <w:p w14:paraId="274268C5" w14:textId="77777777" w:rsidR="001A20E6" w:rsidRDefault="00000000">
            <w:pPr>
              <w:pStyle w:val="TableCellResourceItem"/>
            </w:pPr>
            <w:r>
              <w:t>• Broadcasting Ministry Reports</w:t>
            </w:r>
          </w:p>
          <w:p w14:paraId="39BA1DE4" w14:textId="77777777" w:rsidR="001A20E6" w:rsidRDefault="00000000">
            <w:pPr>
              <w:pStyle w:val="TableCellResourceItem"/>
            </w:pPr>
            <w:r>
              <w:t>• Social Media Impact Studies</w:t>
            </w:r>
          </w:p>
          <w:p w14:paraId="341982E1" w14:textId="77777777" w:rsidR="001A20E6" w:rsidRDefault="00000000">
            <w:pPr>
              <w:pStyle w:val="TableCellResourceItem"/>
            </w:pPr>
            <w:r>
              <w:t>• Science and Technology Ministry Reports</w:t>
            </w:r>
          </w:p>
          <w:p w14:paraId="51BEBD6A" w14:textId="77777777" w:rsidR="001A20E6" w:rsidRDefault="00000000">
            <w:pPr>
              <w:pStyle w:val="TableCellResourceItem"/>
            </w:pPr>
            <w:r>
              <w:t>• ISRO Reports</w:t>
            </w:r>
          </w:p>
          <w:p w14:paraId="1D7576E2" w14:textId="77777777" w:rsidR="001A20E6" w:rsidRDefault="00000000">
            <w:pPr>
              <w:pStyle w:val="TableCellResourceItem"/>
            </w:pPr>
            <w:r>
              <w:t>• Digital India Reports</w:t>
            </w:r>
          </w:p>
          <w:p w14:paraId="3E5E7ABE" w14:textId="77777777" w:rsidR="001A20E6" w:rsidRDefault="00000000">
            <w:pPr>
              <w:pStyle w:val="TableCellResourceItem"/>
            </w:pPr>
            <w:r>
              <w:t>• Environment Ministry Reports</w:t>
            </w:r>
          </w:p>
          <w:p w14:paraId="49979F2B" w14:textId="77777777" w:rsidR="001A20E6" w:rsidRDefault="00000000">
            <w:pPr>
              <w:pStyle w:val="TableCellResourceItem"/>
            </w:pPr>
            <w:r>
              <w:t>• Climate Change Reports</w:t>
            </w:r>
          </w:p>
          <w:p w14:paraId="58C20DC9" w14:textId="77777777" w:rsidR="001A20E6" w:rsidRDefault="00000000">
            <w:pPr>
              <w:pStyle w:val="TableCellResourceItem"/>
            </w:pPr>
            <w:r>
              <w:t>• Sustainable Development Reports</w:t>
            </w:r>
          </w:p>
          <w:p w14:paraId="2797B7B4" w14:textId="77777777" w:rsidR="001A20E6" w:rsidRDefault="00000000">
            <w:pPr>
              <w:pStyle w:val="TableCellResourceItem"/>
            </w:pPr>
            <w:r>
              <w:t>• WTO Reports</w:t>
            </w:r>
          </w:p>
          <w:p w14:paraId="026F4C83" w14:textId="77777777" w:rsidR="001A20E6" w:rsidRDefault="00000000">
            <w:pPr>
              <w:pStyle w:val="TableCellResourceItem"/>
            </w:pPr>
            <w:r>
              <w:t>• Globalization Impact Studies</w:t>
            </w:r>
          </w:p>
          <w:p w14:paraId="02D6E216" w14:textId="77777777" w:rsidR="001A20E6" w:rsidRDefault="00000000">
            <w:pPr>
              <w:pStyle w:val="TableCellResourceItem"/>
            </w:pPr>
            <w:r>
              <w:t>• International Migration Reports</w:t>
            </w:r>
          </w:p>
          <w:p w14:paraId="08AC04B8" w14:textId="77777777" w:rsidR="001A20E6" w:rsidRDefault="00000000">
            <w:pPr>
              <w:pStyle w:val="TableCellResourceItem"/>
            </w:pPr>
            <w:r>
              <w:t>• Labor Ministry Reports</w:t>
            </w:r>
          </w:p>
          <w:p w14:paraId="4A3DBD16" w14:textId="77777777" w:rsidR="001A20E6" w:rsidRDefault="00000000">
            <w:pPr>
              <w:pStyle w:val="TableCellResourceItem"/>
            </w:pPr>
            <w:r>
              <w:t>• Industrial Relations Reports</w:t>
            </w:r>
          </w:p>
          <w:p w14:paraId="3D8BDAB0"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39517691" w14:textId="77777777" w:rsidR="001A20E6" w:rsidRDefault="00000000">
            <w:pPr>
              <w:pStyle w:val="TableCellSubjectName"/>
            </w:pPr>
            <w:r>
              <w:t>History-Ancient</w:t>
            </w:r>
          </w:p>
          <w:p w14:paraId="053E7059" w14:textId="77777777" w:rsidR="001A20E6" w:rsidRDefault="00000000">
            <w:pPr>
              <w:pStyle w:val="TableCellCategoryTitle"/>
            </w:pPr>
            <w:r>
              <w:t>📚 Primary Books</w:t>
            </w:r>
          </w:p>
          <w:p w14:paraId="4768A760" w14:textId="77777777" w:rsidR="001A20E6" w:rsidRDefault="00000000">
            <w:pPr>
              <w:pStyle w:val="TableCellResourceItem"/>
            </w:pPr>
            <w:r>
              <w:t>• NCERT Class VI - Our Past - I - What, Where, How and When?</w:t>
            </w:r>
          </w:p>
          <w:p w14:paraId="14E9EBB0" w14:textId="77777777" w:rsidR="001A20E6" w:rsidRDefault="00000000">
            <w:pPr>
              <w:pStyle w:val="TableCellResourceItem"/>
            </w:pPr>
            <w:r>
              <w:t>• Ancient India by R.S. Sharma - The Importance of Ancient History</w:t>
            </w:r>
          </w:p>
          <w:p w14:paraId="6D03824C" w14:textId="77777777" w:rsidR="001A20E6" w:rsidRDefault="00000000">
            <w:pPr>
              <w:pStyle w:val="TableCellResourceItem"/>
            </w:pPr>
            <w:r>
              <w:t>• Ancient India by R.S. Sharma - The Construction of Ancient Indian History</w:t>
            </w:r>
          </w:p>
          <w:p w14:paraId="3AAA82C3" w14:textId="77777777" w:rsidR="001A20E6" w:rsidRDefault="00000000">
            <w:pPr>
              <w:pStyle w:val="TableCellResourceItem"/>
            </w:pPr>
            <w:r>
              <w:t>• Ancient India by R.S. Sharma - The Geographical Setting</w:t>
            </w:r>
          </w:p>
          <w:p w14:paraId="3A6754EC" w14:textId="77777777" w:rsidR="001A20E6" w:rsidRDefault="00000000">
            <w:pPr>
              <w:pStyle w:val="TableCellCategoryTitle"/>
            </w:pPr>
            <w:r>
              <w:t>📝 Practice Materials</w:t>
            </w:r>
          </w:p>
          <w:p w14:paraId="2931B2A9" w14:textId="77777777" w:rsidR="001A20E6" w:rsidRDefault="00000000">
            <w:pPr>
              <w:pStyle w:val="TableCellResourceItem"/>
            </w:pPr>
            <w:r>
              <w:t>• La Excellence Culture Material</w:t>
            </w:r>
          </w:p>
          <w:p w14:paraId="729FB776" w14:textId="77777777" w:rsidR="001A20E6" w:rsidRDefault="00000000">
            <w:pPr>
              <w:pStyle w:val="TableCellResourceItem"/>
            </w:pPr>
            <w:r>
              <w:t>• Ancient/Medieval Prelims Workbooks</w:t>
            </w:r>
          </w:p>
          <w:p w14:paraId="744E214D" w14:textId="77777777" w:rsidR="001A20E6" w:rsidRDefault="00000000">
            <w:pPr>
              <w:pStyle w:val="TableCellCategoryTitle"/>
            </w:pPr>
            <w:r>
              <w:t>📰 Current Affairs</w:t>
            </w:r>
          </w:p>
          <w:p w14:paraId="74607557" w14:textId="77777777" w:rsidR="001A20E6" w:rsidRDefault="00000000">
            <w:pPr>
              <w:pStyle w:val="TableCellResourceItem"/>
            </w:pPr>
            <w:r>
              <w:t>• Newspapers (CA on Archaeology/Heritage)</w:t>
            </w:r>
          </w:p>
        </w:tc>
      </w:tr>
      <w:tr w:rsidR="001A20E6" w14:paraId="5F7B52C6" w14:textId="77777777">
        <w:tc>
          <w:tcPr>
            <w:tcW w:w="1650" w:type="pct"/>
            <w:tcBorders>
              <w:bottom w:val="single" w:sz="2" w:space="0" w:color="D1D5DB"/>
              <w:right w:val="single" w:sz="2" w:space="0" w:color="D1D5DB"/>
            </w:tcBorders>
            <w:tcMar>
              <w:top w:w="200" w:type="dxa"/>
              <w:left w:w="150" w:type="dxa"/>
              <w:bottom w:w="200" w:type="dxa"/>
              <w:right w:w="150" w:type="dxa"/>
            </w:tcMar>
          </w:tcPr>
          <w:p w14:paraId="2F8A562D" w14:textId="77777777" w:rsidR="001A20E6" w:rsidRDefault="00000000">
            <w:pPr>
              <w:pStyle w:val="TableCellSubjectName"/>
            </w:pPr>
            <w:r>
              <w:t>History-Medieval</w:t>
            </w:r>
          </w:p>
          <w:p w14:paraId="6918C0FB" w14:textId="77777777" w:rsidR="001A20E6" w:rsidRDefault="00000000">
            <w:pPr>
              <w:pStyle w:val="TableCellCategoryTitle"/>
            </w:pPr>
            <w:r>
              <w:t>📚 Primary Books</w:t>
            </w:r>
          </w:p>
          <w:p w14:paraId="75B045B5" w14:textId="77777777" w:rsidR="001A20E6" w:rsidRDefault="00000000">
            <w:pPr>
              <w:pStyle w:val="TableCellResourceItem"/>
            </w:pPr>
            <w:r>
              <w:t>• NCERT Class VII - Our Past - II - Tracing Changes Through a Thousand Years</w:t>
            </w:r>
          </w:p>
          <w:p w14:paraId="066F1982" w14:textId="77777777" w:rsidR="001A20E6" w:rsidRDefault="00000000">
            <w:pPr>
              <w:pStyle w:val="TableCellResourceItem"/>
            </w:pPr>
            <w:r>
              <w:t>• Medieval India by Satish Chandra - India and the World</w:t>
            </w:r>
          </w:p>
          <w:p w14:paraId="6F324127" w14:textId="77777777" w:rsidR="001A20E6" w:rsidRDefault="00000000">
            <w:pPr>
              <w:pStyle w:val="TableCellResourceItem"/>
            </w:pPr>
            <w:r>
              <w:t>• Medieval India by Satish Chandra - Assessment and Review of Medieval India</w:t>
            </w:r>
          </w:p>
          <w:p w14:paraId="75FA6675" w14:textId="77777777" w:rsidR="001A20E6" w:rsidRDefault="00000000">
            <w:pPr>
              <w:pStyle w:val="TableCellCategoryTitle"/>
            </w:pPr>
            <w:r>
              <w:t>📝 Practice Materials</w:t>
            </w:r>
          </w:p>
          <w:p w14:paraId="223988EC" w14:textId="77777777" w:rsidR="001A20E6" w:rsidRDefault="00000000">
            <w:pPr>
              <w:pStyle w:val="TableCellResourceItem"/>
            </w:pPr>
            <w:r>
              <w:t>• La Excellence Culture Material</w:t>
            </w:r>
          </w:p>
          <w:p w14:paraId="1446874D" w14:textId="77777777" w:rsidR="001A20E6" w:rsidRDefault="00000000">
            <w:pPr>
              <w:pStyle w:val="TableCellResourceItem"/>
            </w:pPr>
            <w:r>
              <w:t>• Ancient/Medieval Prelims Workbooks</w:t>
            </w:r>
          </w:p>
          <w:p w14:paraId="70C145F9" w14:textId="77777777" w:rsidR="001A20E6" w:rsidRDefault="00000000">
            <w:pPr>
              <w:pStyle w:val="TableCellCategoryTitle"/>
            </w:pPr>
            <w:r>
              <w:t>📰 Current Affairs</w:t>
            </w:r>
          </w:p>
          <w:p w14:paraId="41A659B8" w14:textId="77777777" w:rsidR="001A20E6" w:rsidRDefault="00000000">
            <w:pPr>
              <w:pStyle w:val="TableCellResourceItem"/>
            </w:pPr>
            <w:r>
              <w:t>• Newspapers (CA on Archaeology/Heritage)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25CCAFDA" w14:textId="77777777" w:rsidR="001A20E6" w:rsidRDefault="00000000">
            <w:pPr>
              <w:pStyle w:val="TableCellSubjectName"/>
            </w:pPr>
            <w:r>
              <w:t>History-Modern</w:t>
            </w:r>
          </w:p>
          <w:p w14:paraId="38830707" w14:textId="77777777" w:rsidR="001A20E6" w:rsidRDefault="00000000">
            <w:pPr>
              <w:pStyle w:val="TableCellCategoryTitle"/>
            </w:pPr>
            <w:r>
              <w:t>📚 Primary Books</w:t>
            </w:r>
          </w:p>
          <w:p w14:paraId="15B1604D" w14:textId="77777777" w:rsidR="001A20E6" w:rsidRDefault="00000000">
            <w:pPr>
              <w:pStyle w:val="TableCellResourceItem"/>
            </w:pPr>
            <w:r>
              <w:t>• NCERT Class VIII - Our Past - III - How, When and Where</w:t>
            </w:r>
          </w:p>
          <w:p w14:paraId="50C82BC2" w14:textId="77777777" w:rsidR="001A20E6" w:rsidRDefault="00000000">
            <w:pPr>
              <w:pStyle w:val="TableCellResourceItem"/>
            </w:pPr>
            <w:r>
              <w:t>• Old NCERT - Modern India by Bipan Chandra - The Decline of the Mughal Empire</w:t>
            </w:r>
          </w:p>
          <w:p w14:paraId="2A439DC0" w14:textId="77777777" w:rsidR="001A20E6" w:rsidRDefault="00000000">
            <w:pPr>
              <w:pStyle w:val="TableCellCategoryTitle"/>
            </w:pPr>
            <w:r>
              <w:t>📝 Practice Materials</w:t>
            </w:r>
          </w:p>
          <w:p w14:paraId="7F079448" w14:textId="77777777" w:rsidR="001A20E6" w:rsidRDefault="00000000">
            <w:pPr>
              <w:pStyle w:val="TableCellResourceItem"/>
            </w:pPr>
            <w:r>
              <w:t>• La Excellence Modern History Material</w:t>
            </w:r>
          </w:p>
          <w:p w14:paraId="60D07D93" w14:textId="77777777" w:rsidR="001A20E6" w:rsidRDefault="00000000">
            <w:pPr>
              <w:pStyle w:val="TableCellResourceItem"/>
            </w:pPr>
            <w:r>
              <w:t>• Prelims &amp; Mains Workbooks</w:t>
            </w:r>
          </w:p>
          <w:p w14:paraId="396E4E23" w14:textId="77777777" w:rsidR="001A20E6" w:rsidRDefault="00000000">
            <w:pPr>
              <w:pStyle w:val="TableCellCategoryTitle"/>
            </w:pPr>
            <w:r>
              <w:t>📰 Current Affairs</w:t>
            </w:r>
          </w:p>
          <w:p w14:paraId="57B87778" w14:textId="77777777" w:rsidR="001A20E6" w:rsidRDefault="00000000">
            <w:pPr>
              <w:pStyle w:val="TableCellResourceItem"/>
            </w:pPr>
            <w:r>
              <w:t>• Newspapers (IE – Explained History columns)</w:t>
            </w:r>
          </w:p>
        </w:tc>
        <w:tc>
          <w:tcPr>
            <w:tcW w:w="1650" w:type="pct"/>
            <w:tcBorders>
              <w:bottom w:val="single" w:sz="2" w:space="0" w:color="D1D5DB"/>
              <w:right w:val="single" w:sz="2" w:space="0" w:color="D1D5DB"/>
            </w:tcBorders>
            <w:tcMar>
              <w:top w:w="200" w:type="dxa"/>
              <w:left w:w="150" w:type="dxa"/>
              <w:bottom w:w="200" w:type="dxa"/>
              <w:right w:w="150" w:type="dxa"/>
            </w:tcMar>
          </w:tcPr>
          <w:p w14:paraId="5ACC1FDE" w14:textId="77777777" w:rsidR="001A20E6" w:rsidRDefault="00000000">
            <w:pPr>
              <w:pStyle w:val="TableCellSubjectName"/>
            </w:pPr>
            <w:r>
              <w:t>History-Art and Culture</w:t>
            </w:r>
          </w:p>
          <w:p w14:paraId="63EF695A" w14:textId="77777777" w:rsidR="001A20E6" w:rsidRDefault="00000000">
            <w:pPr>
              <w:pStyle w:val="TableCellCategoryTitle"/>
            </w:pPr>
            <w:r>
              <w:t>📝 Practice Materials</w:t>
            </w:r>
          </w:p>
          <w:p w14:paraId="72A99C80" w14:textId="77777777" w:rsidR="001A20E6" w:rsidRDefault="00000000">
            <w:pPr>
              <w:pStyle w:val="TableCellResourceItem"/>
            </w:pPr>
            <w:r>
              <w:t>• La Excellence Art &amp; Culture Material</w:t>
            </w:r>
          </w:p>
          <w:p w14:paraId="6FE5CF89" w14:textId="77777777" w:rsidR="001A20E6" w:rsidRDefault="00000000">
            <w:pPr>
              <w:pStyle w:val="TableCellResourceItem"/>
            </w:pPr>
            <w:r>
              <w:t>• Prelims &amp; Mains Workbooks</w:t>
            </w:r>
          </w:p>
          <w:p w14:paraId="5E57B055" w14:textId="77777777" w:rsidR="001A20E6" w:rsidRDefault="00000000">
            <w:pPr>
              <w:pStyle w:val="TableCellCategoryTitle"/>
            </w:pPr>
            <w:r>
              <w:t>📰 Current Affairs</w:t>
            </w:r>
          </w:p>
          <w:p w14:paraId="65148691" w14:textId="77777777" w:rsidR="001A20E6" w:rsidRDefault="00000000">
            <w:pPr>
              <w:pStyle w:val="TableCellResourceItem"/>
            </w:pPr>
            <w:r>
              <w:t>• Newspapers (CA on art awards, festivals, heritage)</w:t>
            </w:r>
          </w:p>
        </w:tc>
      </w:tr>
      <w:tr w:rsidR="001A20E6" w14:paraId="5F52F254" w14:textId="77777777">
        <w:tc>
          <w:tcPr>
            <w:tcW w:w="1650" w:type="pct"/>
            <w:tcBorders>
              <w:bottom w:val="single" w:sz="2" w:space="0" w:color="D1D5DB"/>
              <w:right w:val="single" w:sz="2" w:space="0" w:color="D1D5DB"/>
            </w:tcBorders>
            <w:tcMar>
              <w:top w:w="200" w:type="dxa"/>
              <w:left w:w="150" w:type="dxa"/>
              <w:bottom w:w="200" w:type="dxa"/>
              <w:right w:w="150" w:type="dxa"/>
            </w:tcMar>
          </w:tcPr>
          <w:p w14:paraId="19235790" w14:textId="77777777" w:rsidR="001A20E6" w:rsidRDefault="00000000">
            <w:pPr>
              <w:pStyle w:val="TableCellSubjectName"/>
            </w:pPr>
            <w:r>
              <w:t>History-World</w:t>
            </w:r>
          </w:p>
          <w:p w14:paraId="7BE2FCC9" w14:textId="77777777" w:rsidR="001A20E6" w:rsidRDefault="00000000">
            <w:pPr>
              <w:pStyle w:val="TableCellCategoryTitle"/>
            </w:pPr>
            <w:r>
              <w:t>📝 Practice Materials</w:t>
            </w:r>
          </w:p>
          <w:p w14:paraId="4E08A42E" w14:textId="77777777" w:rsidR="001A20E6" w:rsidRDefault="00000000">
            <w:pPr>
              <w:pStyle w:val="TableCellResourceItem"/>
            </w:pPr>
            <w:r>
              <w:t>• La Excellence World History Material</w:t>
            </w:r>
          </w:p>
          <w:p w14:paraId="3C8F479C" w14:textId="77777777" w:rsidR="001A20E6" w:rsidRDefault="00000000">
            <w:pPr>
              <w:pStyle w:val="TableCellResourceItem"/>
            </w:pPr>
            <w:r>
              <w:t>• Mains Workbook</w:t>
            </w:r>
          </w:p>
          <w:p w14:paraId="5FBB0FC6" w14:textId="77777777" w:rsidR="001A20E6" w:rsidRDefault="00000000">
            <w:pPr>
              <w:pStyle w:val="TableCellCategoryTitle"/>
            </w:pPr>
            <w:r>
              <w:t>📰 Current Affairs</w:t>
            </w:r>
          </w:p>
          <w:p w14:paraId="2659128C"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422942C0" w14:textId="77777777" w:rsidR="001A20E6" w:rsidRDefault="00000000">
            <w:pPr>
              <w:pStyle w:val="TableCellSubjectName"/>
            </w:pPr>
            <w:r>
              <w:t>History-Post Independent India</w:t>
            </w:r>
          </w:p>
          <w:p w14:paraId="43F29AF0" w14:textId="77777777" w:rsidR="001A20E6" w:rsidRDefault="00000000">
            <w:pPr>
              <w:pStyle w:val="TableCellCategoryTitle"/>
            </w:pPr>
            <w:r>
              <w:t>📝 Practice Materials</w:t>
            </w:r>
          </w:p>
          <w:p w14:paraId="4D2EC533" w14:textId="77777777" w:rsidR="001A20E6" w:rsidRDefault="00000000">
            <w:pPr>
              <w:pStyle w:val="TableCellResourceItem"/>
            </w:pPr>
            <w:r>
              <w:t>• La Excellence Post-Independence Material</w:t>
            </w:r>
          </w:p>
          <w:p w14:paraId="16501178" w14:textId="77777777" w:rsidR="001A20E6" w:rsidRDefault="00000000">
            <w:pPr>
              <w:pStyle w:val="TableCellResourceItem"/>
            </w:pPr>
            <w:r>
              <w:t>• Mains Workbook</w:t>
            </w:r>
          </w:p>
          <w:p w14:paraId="18BAD734" w14:textId="77777777" w:rsidR="001A20E6" w:rsidRDefault="00000000">
            <w:pPr>
              <w:pStyle w:val="TableCellCategoryTitle"/>
            </w:pPr>
            <w:r>
              <w:t>📰 Current Affairs</w:t>
            </w:r>
          </w:p>
          <w:p w14:paraId="52DE989E"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4091BE1D" w14:textId="77777777" w:rsidR="001A20E6" w:rsidRDefault="00000000">
            <w:pPr>
              <w:pStyle w:val="TableCellSubjectName"/>
            </w:pPr>
            <w:r>
              <w:t>Geography</w:t>
            </w:r>
          </w:p>
          <w:p w14:paraId="32373AC6" w14:textId="77777777" w:rsidR="001A20E6" w:rsidRDefault="00000000">
            <w:pPr>
              <w:pStyle w:val="TableCellCategoryTitle"/>
            </w:pPr>
            <w:r>
              <w:t>📝 Practice Materials</w:t>
            </w:r>
          </w:p>
          <w:p w14:paraId="0BD68869" w14:textId="77777777" w:rsidR="001A20E6" w:rsidRDefault="00000000">
            <w:pPr>
              <w:pStyle w:val="TableCellResourceItem"/>
            </w:pPr>
            <w:r>
              <w:t>• La Excellence Geography Material</w:t>
            </w:r>
          </w:p>
          <w:p w14:paraId="403BECC0" w14:textId="77777777" w:rsidR="001A20E6" w:rsidRDefault="00000000">
            <w:pPr>
              <w:pStyle w:val="TableCellResourceItem"/>
            </w:pPr>
            <w:r>
              <w:t>• Mains RRP + Prelims RRP</w:t>
            </w:r>
          </w:p>
          <w:p w14:paraId="55F65BF6" w14:textId="77777777" w:rsidR="001A20E6" w:rsidRDefault="00000000">
            <w:pPr>
              <w:pStyle w:val="TableCellResourceItem"/>
            </w:pPr>
            <w:r>
              <w:t>• Prelims &amp; Mains Workbooks</w:t>
            </w:r>
          </w:p>
          <w:p w14:paraId="6732E0E1" w14:textId="77777777" w:rsidR="001A20E6" w:rsidRDefault="00000000">
            <w:pPr>
              <w:pStyle w:val="TableCellCategoryTitle"/>
            </w:pPr>
            <w:r>
              <w:t>📰 Current Affairs</w:t>
            </w:r>
          </w:p>
          <w:p w14:paraId="25EA02E3" w14:textId="77777777" w:rsidR="001A20E6" w:rsidRDefault="00000000">
            <w:pPr>
              <w:pStyle w:val="TableCellResourceItem"/>
            </w:pPr>
            <w:r>
              <w:t>• Atlas (Orient Blackswan)</w:t>
            </w:r>
          </w:p>
          <w:p w14:paraId="1D7D8E91" w14:textId="77777777" w:rsidR="001A20E6" w:rsidRDefault="00000000">
            <w:pPr>
              <w:pStyle w:val="TableCellResourceItem"/>
            </w:pPr>
            <w:r>
              <w:t>• Newspapers (The Hindu – Env/Geo pages)</w:t>
            </w:r>
          </w:p>
          <w:p w14:paraId="74D30AD1" w14:textId="77777777" w:rsidR="001A20E6" w:rsidRDefault="00000000">
            <w:pPr>
              <w:pStyle w:val="TableCellResourceItem"/>
            </w:pPr>
            <w:r>
              <w:t>• Down to Earth</w:t>
            </w:r>
          </w:p>
        </w:tc>
      </w:tr>
      <w:tr w:rsidR="001A20E6" w14:paraId="29CC8E3D" w14:textId="77777777">
        <w:tc>
          <w:tcPr>
            <w:tcW w:w="1650" w:type="pct"/>
            <w:tcBorders>
              <w:bottom w:val="single" w:sz="2" w:space="0" w:color="D1D5DB"/>
              <w:right w:val="single" w:sz="2" w:space="0" w:color="D1D5DB"/>
            </w:tcBorders>
            <w:tcMar>
              <w:top w:w="200" w:type="dxa"/>
              <w:left w:w="150" w:type="dxa"/>
              <w:bottom w:w="200" w:type="dxa"/>
              <w:right w:w="150" w:type="dxa"/>
            </w:tcMar>
          </w:tcPr>
          <w:p w14:paraId="0C276AD8" w14:textId="77777777" w:rsidR="001A20E6" w:rsidRDefault="00000000">
            <w:pPr>
              <w:pStyle w:val="TableCellSubjectName"/>
            </w:pPr>
            <w:r>
              <w:t>Environment, Ecology and Disaster Management</w:t>
            </w:r>
          </w:p>
          <w:p w14:paraId="5F3A8A47" w14:textId="77777777" w:rsidR="001A20E6" w:rsidRDefault="00000000">
            <w:pPr>
              <w:pStyle w:val="TableCellCategoryTitle"/>
            </w:pPr>
            <w:r>
              <w:t>📝 Practice Materials</w:t>
            </w:r>
          </w:p>
          <w:p w14:paraId="63D7AD44" w14:textId="77777777" w:rsidR="001A20E6" w:rsidRDefault="00000000">
            <w:pPr>
              <w:pStyle w:val="TableCellResourceItem"/>
            </w:pPr>
            <w:r>
              <w:t>• La Excellence Environment Material</w:t>
            </w:r>
          </w:p>
          <w:p w14:paraId="641F03FC" w14:textId="77777777" w:rsidR="001A20E6" w:rsidRDefault="00000000">
            <w:pPr>
              <w:pStyle w:val="TableCellResourceItem"/>
            </w:pPr>
            <w:r>
              <w:t>• Prelims &amp; Mains Workbooks</w:t>
            </w:r>
          </w:p>
          <w:p w14:paraId="14E8C52C" w14:textId="77777777" w:rsidR="001A20E6" w:rsidRDefault="00000000">
            <w:pPr>
              <w:pStyle w:val="TableCellResourceItem"/>
            </w:pPr>
            <w:r>
              <w:t>• La Excellence DM Material</w:t>
            </w:r>
          </w:p>
          <w:p w14:paraId="40E0EEAB" w14:textId="77777777" w:rsidR="001A20E6" w:rsidRDefault="00000000">
            <w:pPr>
              <w:pStyle w:val="TableCellResourceItem"/>
            </w:pPr>
            <w:r>
              <w:t>• Prelims &amp; Mains Workbooks</w:t>
            </w:r>
          </w:p>
          <w:p w14:paraId="1030ED1E" w14:textId="77777777" w:rsidR="001A20E6" w:rsidRDefault="00000000">
            <w:pPr>
              <w:pStyle w:val="TableCellCategoryTitle"/>
            </w:pPr>
            <w:r>
              <w:t>📰 Current Affairs</w:t>
            </w:r>
          </w:p>
          <w:p w14:paraId="400546F4" w14:textId="77777777" w:rsidR="001A20E6" w:rsidRDefault="00000000">
            <w:pPr>
              <w:pStyle w:val="TableCellResourceItem"/>
            </w:pPr>
            <w:r>
              <w:t>• Down to Earth</w:t>
            </w:r>
          </w:p>
          <w:p w14:paraId="257FDB2E" w14:textId="77777777" w:rsidR="001A20E6" w:rsidRDefault="00000000">
            <w:pPr>
              <w:pStyle w:val="TableCellResourceItem"/>
            </w:pPr>
            <w:r>
              <w:t>• Newspapers (The Hindu – Env, sections)</w:t>
            </w:r>
          </w:p>
          <w:p w14:paraId="350833B3" w14:textId="77777777" w:rsidR="001A20E6" w:rsidRDefault="00000000">
            <w:pPr>
              <w:pStyle w:val="TableCellResourceItem"/>
            </w:pPr>
            <w:r>
              <w:t>• Down to earth</w:t>
            </w:r>
          </w:p>
          <w:p w14:paraId="16B43884" w14:textId="77777777" w:rsidR="001A20E6" w:rsidRDefault="00000000">
            <w:pPr>
              <w:pStyle w:val="TableCellResourceItem"/>
            </w:pPr>
            <w:r>
              <w:t>• Disaster coverage – IE/The Hindu</w:t>
            </w:r>
          </w:p>
        </w:tc>
        <w:tc>
          <w:tcPr>
            <w:tcW w:w="1650" w:type="pct"/>
            <w:tcBorders>
              <w:bottom w:val="single" w:sz="2" w:space="0" w:color="D1D5DB"/>
              <w:right w:val="single" w:sz="2" w:space="0" w:color="D1D5DB"/>
            </w:tcBorders>
            <w:tcMar>
              <w:top w:w="200" w:type="dxa"/>
              <w:left w:w="150" w:type="dxa"/>
              <w:bottom w:w="200" w:type="dxa"/>
              <w:right w:w="150" w:type="dxa"/>
            </w:tcMar>
          </w:tcPr>
          <w:p w14:paraId="1AE8D54E" w14:textId="77777777" w:rsidR="001A20E6" w:rsidRDefault="00000000">
            <w:pPr>
              <w:pStyle w:val="TableCellSubjectName"/>
            </w:pPr>
            <w:r>
              <w:t>Science &amp; Technology</w:t>
            </w:r>
          </w:p>
          <w:p w14:paraId="714BD166" w14:textId="77777777" w:rsidR="001A20E6" w:rsidRDefault="00000000">
            <w:pPr>
              <w:pStyle w:val="TableCellCategoryTitle"/>
            </w:pPr>
            <w:r>
              <w:t>📝 Practice Materials</w:t>
            </w:r>
          </w:p>
          <w:p w14:paraId="04AD1B83" w14:textId="77777777" w:rsidR="001A20E6" w:rsidRDefault="00000000">
            <w:pPr>
              <w:pStyle w:val="TableCellResourceItem"/>
            </w:pPr>
            <w:r>
              <w:t>• La Excellence S&amp;T Material</w:t>
            </w:r>
          </w:p>
          <w:p w14:paraId="000521D2" w14:textId="77777777" w:rsidR="001A20E6" w:rsidRDefault="00000000">
            <w:pPr>
              <w:pStyle w:val="TableCellResourceItem"/>
            </w:pPr>
            <w:r>
              <w:t>• Prelims &amp; Mains Workbooks</w:t>
            </w:r>
          </w:p>
          <w:p w14:paraId="5FEF35BA" w14:textId="77777777" w:rsidR="001A20E6" w:rsidRDefault="00000000">
            <w:pPr>
              <w:pStyle w:val="TableCellCategoryTitle"/>
            </w:pPr>
            <w:r>
              <w:t>📰 Current Affairs</w:t>
            </w:r>
          </w:p>
          <w:p w14:paraId="76ED0280" w14:textId="77777777" w:rsidR="001A20E6" w:rsidRDefault="00000000">
            <w:pPr>
              <w:pStyle w:val="TableCellResourceItem"/>
            </w:pPr>
            <w:r>
              <w:t>• Newspapers (The Hindu S&amp;T, PIB updates)</w:t>
            </w:r>
          </w:p>
        </w:tc>
        <w:tc>
          <w:tcPr>
            <w:tcW w:w="1650" w:type="pct"/>
            <w:tcBorders>
              <w:bottom w:val="single" w:sz="2" w:space="0" w:color="D1D5DB"/>
              <w:right w:val="single" w:sz="2" w:space="0" w:color="D1D5DB"/>
            </w:tcBorders>
            <w:tcMar>
              <w:top w:w="200" w:type="dxa"/>
              <w:left w:w="150" w:type="dxa"/>
              <w:bottom w:w="200" w:type="dxa"/>
              <w:right w:w="150" w:type="dxa"/>
            </w:tcMar>
          </w:tcPr>
          <w:p w14:paraId="7D85DFB5" w14:textId="77777777" w:rsidR="001A20E6" w:rsidRDefault="00000000">
            <w:pPr>
              <w:pStyle w:val="TableCellSubjectName"/>
            </w:pPr>
            <w:r>
              <w:t>Indian Polity and Governance</w:t>
            </w:r>
          </w:p>
          <w:p w14:paraId="13E422A9" w14:textId="77777777" w:rsidR="001A20E6" w:rsidRDefault="00000000">
            <w:pPr>
              <w:pStyle w:val="TableCellCategoryTitle"/>
            </w:pPr>
            <w:r>
              <w:t>📝 Practice Materials</w:t>
            </w:r>
          </w:p>
          <w:p w14:paraId="32126345" w14:textId="77777777" w:rsidR="001A20E6" w:rsidRDefault="00000000">
            <w:pPr>
              <w:pStyle w:val="TableCellResourceItem"/>
            </w:pPr>
            <w:r>
              <w:t>• La Excellence Polity Material</w:t>
            </w:r>
          </w:p>
          <w:p w14:paraId="0677188D" w14:textId="77777777" w:rsidR="001A20E6" w:rsidRDefault="00000000">
            <w:pPr>
              <w:pStyle w:val="TableCellResourceItem"/>
            </w:pPr>
            <w:r>
              <w:t>• Mains RRP + Prelims RRP</w:t>
            </w:r>
          </w:p>
          <w:p w14:paraId="21F57B78" w14:textId="77777777" w:rsidR="001A20E6" w:rsidRDefault="00000000">
            <w:pPr>
              <w:pStyle w:val="TableCellResourceItem"/>
            </w:pPr>
            <w:r>
              <w:t>• Prelims &amp; Mains Workbooks</w:t>
            </w:r>
          </w:p>
          <w:p w14:paraId="618E5E71" w14:textId="77777777" w:rsidR="001A20E6" w:rsidRDefault="00000000">
            <w:pPr>
              <w:pStyle w:val="TableCellCategoryTitle"/>
            </w:pPr>
            <w:r>
              <w:t>📰 Current Affairs</w:t>
            </w:r>
          </w:p>
          <w:p w14:paraId="2DCA0991" w14:textId="77777777" w:rsidR="001A20E6" w:rsidRDefault="00000000">
            <w:pPr>
              <w:pStyle w:val="TableCellResourceItem"/>
            </w:pPr>
            <w:r>
              <w:t>• NITI Aayog Reports + PRS Briefs</w:t>
            </w:r>
          </w:p>
          <w:p w14:paraId="3ADDC476" w14:textId="77777777" w:rsidR="001A20E6" w:rsidRDefault="00000000">
            <w:pPr>
              <w:pStyle w:val="TableCellResourceItem"/>
            </w:pPr>
            <w:r>
              <w:t>• Newspapers (The Hindu/Indian Express)</w:t>
            </w:r>
          </w:p>
          <w:p w14:paraId="68C6B2F7" w14:textId="77777777" w:rsidR="001A20E6" w:rsidRDefault="00000000">
            <w:pPr>
              <w:pStyle w:val="TableCellResourceItem"/>
            </w:pPr>
            <w:r>
              <w:t>• Optional: Subhash Kashyap Our Constitution, Our Parliament</w:t>
            </w:r>
          </w:p>
        </w:tc>
      </w:tr>
    </w:tbl>
    <w:p w14:paraId="27799234" w14:textId="77777777" w:rsidR="001A20E6" w:rsidRDefault="001A20E6">
      <w:pPr>
        <w:spacing w:after="400"/>
      </w:pPr>
    </w:p>
    <w:p w14:paraId="7DEA98C6"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2610D1B7" w14:textId="77777777">
        <w:tc>
          <w:tcPr>
            <w:tcW w:w="2500" w:type="pct"/>
            <w:tcMar>
              <w:top w:w="0" w:type="dxa"/>
              <w:left w:w="0" w:type="dxa"/>
              <w:bottom w:w="0" w:type="dxa"/>
              <w:right w:w="0" w:type="dxa"/>
            </w:tcMar>
          </w:tcPr>
          <w:p w14:paraId="2BF3D380" w14:textId="77777777" w:rsidR="001A20E6" w:rsidRDefault="00000000">
            <w:pPr>
              <w:pStyle w:val="WeekTitle"/>
            </w:pPr>
            <w:r>
              <w:rPr>
                <w:color w:val="BE185D"/>
              </w:rPr>
              <w:t>📅 Nov 01 - Nov 07, 2026</w:t>
            </w:r>
          </w:p>
        </w:tc>
        <w:tc>
          <w:tcPr>
            <w:tcW w:w="2500" w:type="pct"/>
            <w:tcMar>
              <w:top w:w="0" w:type="dxa"/>
              <w:left w:w="0" w:type="dxa"/>
              <w:bottom w:w="0" w:type="dxa"/>
              <w:right w:w="0" w:type="dxa"/>
            </w:tcMar>
          </w:tcPr>
          <w:p w14:paraId="44059ACF" w14:textId="77777777" w:rsidR="001A20E6" w:rsidRDefault="00000000">
            <w:pPr>
              <w:pStyle w:val="WeekCycleName"/>
            </w:pPr>
            <w:r>
              <w:rPr>
                <w:color w:val="BE185D"/>
              </w:rPr>
              <w:t>C3</w:t>
            </w:r>
          </w:p>
        </w:tc>
      </w:tr>
    </w:tbl>
    <w:p w14:paraId="6E4A1D23"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682A56DF" w14:textId="77777777">
        <w:tc>
          <w:tcPr>
            <w:tcW w:w="700" w:type="pct"/>
            <w:shd w:val="clear" w:color="auto" w:fill="FCE7F3"/>
            <w:tcMar>
              <w:top w:w="200" w:type="dxa"/>
              <w:left w:w="100" w:type="dxa"/>
              <w:bottom w:w="200" w:type="dxa"/>
              <w:right w:w="100" w:type="dxa"/>
            </w:tcMar>
          </w:tcPr>
          <w:p w14:paraId="2C4CC8BE" w14:textId="77777777" w:rsidR="001A20E6" w:rsidRDefault="00000000">
            <w:pPr>
              <w:pStyle w:val="TableCellCalendarDayHeader"/>
            </w:pPr>
            <w:r>
              <w:rPr>
                <w:color w:val="BE185D"/>
              </w:rPr>
              <w:t>Sunday</w:t>
            </w:r>
          </w:p>
          <w:p w14:paraId="18BDF2A0" w14:textId="77777777" w:rsidR="001A20E6" w:rsidRDefault="00000000">
            <w:pPr>
              <w:pStyle w:val="TableCellCalendarDateHeader"/>
            </w:pPr>
            <w:r>
              <w:rPr>
                <w:color w:val="BE185D"/>
              </w:rPr>
              <w:t>Nov 01</w:t>
            </w:r>
          </w:p>
          <w:p w14:paraId="4A11902F"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1ED52D6C" w14:textId="77777777" w:rsidR="001A20E6" w:rsidRDefault="00000000">
            <w:pPr>
              <w:pStyle w:val="TableCellCalendarDayHeader"/>
            </w:pPr>
            <w:r>
              <w:rPr>
                <w:color w:val="BE185D"/>
              </w:rPr>
              <w:t>Monday</w:t>
            </w:r>
          </w:p>
          <w:p w14:paraId="733C539C" w14:textId="77777777" w:rsidR="001A20E6" w:rsidRDefault="00000000">
            <w:pPr>
              <w:pStyle w:val="TableCellCalendarDateHeader"/>
            </w:pPr>
            <w:r>
              <w:rPr>
                <w:color w:val="BE185D"/>
              </w:rPr>
              <w:t>Nov 02</w:t>
            </w:r>
          </w:p>
          <w:p w14:paraId="6C607D88"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4CBCBFF8" w14:textId="77777777" w:rsidR="001A20E6" w:rsidRDefault="00000000">
            <w:pPr>
              <w:pStyle w:val="TableCellCalendarDayHeader"/>
            </w:pPr>
            <w:r>
              <w:rPr>
                <w:color w:val="BE185D"/>
              </w:rPr>
              <w:t>Tuesday</w:t>
            </w:r>
          </w:p>
          <w:p w14:paraId="001D66CA" w14:textId="77777777" w:rsidR="001A20E6" w:rsidRDefault="00000000">
            <w:pPr>
              <w:pStyle w:val="TableCellCalendarDateHeader"/>
            </w:pPr>
            <w:r>
              <w:rPr>
                <w:color w:val="BE185D"/>
              </w:rPr>
              <w:t>Nov 03</w:t>
            </w:r>
          </w:p>
          <w:p w14:paraId="02FCF0C2"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3CACFDBF" w14:textId="77777777" w:rsidR="001A20E6" w:rsidRDefault="00000000">
            <w:pPr>
              <w:pStyle w:val="TableCellCalendarDayHeader"/>
            </w:pPr>
            <w:r>
              <w:rPr>
                <w:color w:val="BE185D"/>
              </w:rPr>
              <w:t>Wednesday</w:t>
            </w:r>
          </w:p>
          <w:p w14:paraId="538F643C" w14:textId="77777777" w:rsidR="001A20E6" w:rsidRDefault="00000000">
            <w:pPr>
              <w:pStyle w:val="TableCellCalendarDateHeader"/>
            </w:pPr>
            <w:r>
              <w:rPr>
                <w:color w:val="BE185D"/>
              </w:rPr>
              <w:t>Nov 04</w:t>
            </w:r>
          </w:p>
          <w:p w14:paraId="3F05463C"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48644FFA" w14:textId="77777777" w:rsidR="001A20E6" w:rsidRDefault="00000000">
            <w:pPr>
              <w:pStyle w:val="TableCellCalendarDayHeader"/>
            </w:pPr>
            <w:r>
              <w:rPr>
                <w:color w:val="BE185D"/>
              </w:rPr>
              <w:t>Thursday</w:t>
            </w:r>
          </w:p>
          <w:p w14:paraId="4B5CFE0A" w14:textId="77777777" w:rsidR="001A20E6" w:rsidRDefault="00000000">
            <w:pPr>
              <w:pStyle w:val="TableCellCalendarDateHeader"/>
            </w:pPr>
            <w:r>
              <w:rPr>
                <w:color w:val="BE185D"/>
              </w:rPr>
              <w:t>Nov 05</w:t>
            </w:r>
          </w:p>
          <w:p w14:paraId="498AA5C4"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67062BC3" w14:textId="77777777" w:rsidR="001A20E6" w:rsidRDefault="00000000">
            <w:pPr>
              <w:pStyle w:val="TableCellCalendarDayHeader"/>
            </w:pPr>
            <w:r>
              <w:rPr>
                <w:color w:val="BE185D"/>
              </w:rPr>
              <w:t>Friday</w:t>
            </w:r>
          </w:p>
          <w:p w14:paraId="72C9D6B1" w14:textId="77777777" w:rsidR="001A20E6" w:rsidRDefault="00000000">
            <w:pPr>
              <w:pStyle w:val="TableCellCalendarDateHeader"/>
            </w:pPr>
            <w:r>
              <w:rPr>
                <w:color w:val="BE185D"/>
              </w:rPr>
              <w:t>Nov 06</w:t>
            </w:r>
          </w:p>
          <w:p w14:paraId="443E31FF"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2110DA7B" w14:textId="77777777" w:rsidR="001A20E6" w:rsidRDefault="00000000">
            <w:pPr>
              <w:pStyle w:val="TableCellCalendarDayHeader"/>
            </w:pPr>
            <w:r>
              <w:rPr>
                <w:color w:val="F57C00"/>
              </w:rPr>
              <w:t>Saturday</w:t>
            </w:r>
          </w:p>
          <w:p w14:paraId="1E9A682B" w14:textId="77777777" w:rsidR="001A20E6" w:rsidRDefault="00000000">
            <w:pPr>
              <w:pStyle w:val="TableCellCalendarDateHeader"/>
            </w:pPr>
            <w:r>
              <w:rPr>
                <w:color w:val="F57C00"/>
              </w:rPr>
              <w:t>Nov 07</w:t>
            </w:r>
          </w:p>
          <w:p w14:paraId="249AF80A" w14:textId="77777777" w:rsidR="001A20E6" w:rsidRDefault="00000000">
            <w:pPr>
              <w:pStyle w:val="TableCellCatchupLabel"/>
            </w:pPr>
            <w:r>
              <w:rPr>
                <w:color w:val="F57C00"/>
              </w:rPr>
              <w:t>Catchup Day</w:t>
            </w:r>
          </w:p>
        </w:tc>
      </w:tr>
      <w:tr w:rsidR="001A20E6" w14:paraId="787E4FEB" w14:textId="77777777">
        <w:tc>
          <w:tcPr>
            <w:tcW w:w="700" w:type="pct"/>
            <w:shd w:val="clear" w:color="auto" w:fill="FCE7F3"/>
            <w:tcMar>
              <w:top w:w="150" w:type="dxa"/>
              <w:left w:w="100" w:type="dxa"/>
              <w:bottom w:w="150" w:type="dxa"/>
              <w:right w:w="100" w:type="dxa"/>
            </w:tcMar>
          </w:tcPr>
          <w:p w14:paraId="3B538E8A" w14:textId="77777777" w:rsidR="001A20E6" w:rsidRDefault="00000000">
            <w:pPr>
              <w:pStyle w:val="TableCellTaskSubject"/>
            </w:pPr>
            <w:r>
              <w:t>Essay</w:t>
            </w:r>
          </w:p>
          <w:p w14:paraId="0F9022B2" w14:textId="77777777" w:rsidR="001A20E6" w:rsidRDefault="00000000">
            <w:pPr>
              <w:pStyle w:val="TableCellTaskDetails"/>
            </w:pPr>
            <w:r>
              <w:t>• Test - TEST — 3h</w:t>
            </w:r>
          </w:p>
          <w:p w14:paraId="278FC2FC"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5137F97D" w14:textId="77777777" w:rsidR="001A20E6" w:rsidRDefault="00000000">
            <w:pPr>
              <w:pStyle w:val="TableCellTaskSubject"/>
            </w:pPr>
            <w:r>
              <w:t>Essay</w:t>
            </w:r>
          </w:p>
          <w:p w14:paraId="6B6B163C" w14:textId="77777777" w:rsidR="001A20E6" w:rsidRDefault="00000000">
            <w:pPr>
              <w:pStyle w:val="TableCellTaskDetails"/>
            </w:pPr>
            <w:r>
              <w:t>• Study - Economy based topics (Z04) — 1h 30m</w:t>
            </w:r>
          </w:p>
          <w:p w14:paraId="0640F63C" w14:textId="77777777" w:rsidR="001A20E6" w:rsidRDefault="00000000">
            <w:pPr>
              <w:pStyle w:val="TableCellTaskBadge"/>
              <w:shd w:val="clear" w:color="auto" w:fill="E3F2FD"/>
            </w:pPr>
            <w:r>
              <w:rPr>
                <w:b/>
                <w:bCs/>
                <w:color w:val="1976D2"/>
              </w:rPr>
              <w:t>STUDY</w:t>
            </w:r>
          </w:p>
          <w:p w14:paraId="053307A2" w14:textId="77777777" w:rsidR="001A20E6" w:rsidRDefault="00000000">
            <w:pPr>
              <w:pStyle w:val="TableCellTaskDetails"/>
            </w:pPr>
            <w:r>
              <w:t>• Revision - Enviroment based topics (Z05) — 30m</w:t>
            </w:r>
          </w:p>
          <w:p w14:paraId="11B88F4C" w14:textId="77777777" w:rsidR="001A20E6" w:rsidRDefault="00000000">
            <w:pPr>
              <w:pStyle w:val="TableCellTaskBadge"/>
              <w:shd w:val="clear" w:color="auto" w:fill="FCE4EC"/>
            </w:pPr>
            <w:r>
              <w:rPr>
                <w:b/>
                <w:bCs/>
                <w:color w:val="C2185B"/>
              </w:rPr>
              <w:t>REVISION</w:t>
            </w:r>
          </w:p>
          <w:p w14:paraId="705E07FC" w14:textId="77777777" w:rsidR="001A20E6" w:rsidRDefault="00000000">
            <w:pPr>
              <w:pStyle w:val="TableCellTaskDetails"/>
            </w:pPr>
            <w:r>
              <w:t>• Practice - Enviroment based topics (Z05) — 30m</w:t>
            </w:r>
          </w:p>
          <w:p w14:paraId="62654349"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61D32135" w14:textId="77777777" w:rsidR="001A20E6" w:rsidRDefault="00000000">
            <w:pPr>
              <w:pStyle w:val="TableCellTaskSubject"/>
            </w:pPr>
            <w:r>
              <w:t>Essay</w:t>
            </w:r>
          </w:p>
          <w:p w14:paraId="7BADD859" w14:textId="77777777" w:rsidR="001A20E6" w:rsidRDefault="00000000">
            <w:pPr>
              <w:pStyle w:val="TableCellTaskDetails"/>
            </w:pPr>
            <w:r>
              <w:t>• Study - Economy based topics (Z04) — 1h</w:t>
            </w:r>
          </w:p>
          <w:p w14:paraId="5751D653" w14:textId="77777777" w:rsidR="001A20E6" w:rsidRDefault="00000000">
            <w:pPr>
              <w:pStyle w:val="TableCellTaskBadge"/>
              <w:shd w:val="clear" w:color="auto" w:fill="E3F2FD"/>
            </w:pPr>
            <w:r>
              <w:rPr>
                <w:b/>
                <w:bCs/>
                <w:color w:val="1976D2"/>
              </w:rPr>
              <w:t>STUDY</w:t>
            </w:r>
          </w:p>
          <w:p w14:paraId="79982210" w14:textId="77777777" w:rsidR="001A20E6" w:rsidRDefault="00000000">
            <w:pPr>
              <w:pStyle w:val="TableCellTaskDetails"/>
            </w:pPr>
            <w:r>
              <w:t>• Study - Enviroment based topics (Z05) — 30m</w:t>
            </w:r>
          </w:p>
          <w:p w14:paraId="5C5FBFF0" w14:textId="77777777" w:rsidR="001A20E6" w:rsidRDefault="00000000">
            <w:pPr>
              <w:pStyle w:val="TableCellTaskBadge"/>
              <w:shd w:val="clear" w:color="auto" w:fill="E3F2FD"/>
            </w:pPr>
            <w:r>
              <w:rPr>
                <w:b/>
                <w:bCs/>
                <w:color w:val="1976D2"/>
              </w:rPr>
              <w:t>STUDY</w:t>
            </w:r>
          </w:p>
          <w:p w14:paraId="60534B41" w14:textId="77777777" w:rsidR="001A20E6" w:rsidRDefault="00000000">
            <w:pPr>
              <w:pStyle w:val="TableCellTaskDetails"/>
            </w:pPr>
            <w:r>
              <w:t>• Revision - Enviroment based topics (Z05) — 30m</w:t>
            </w:r>
          </w:p>
          <w:p w14:paraId="767ADA1F" w14:textId="77777777" w:rsidR="001A20E6" w:rsidRDefault="00000000">
            <w:pPr>
              <w:pStyle w:val="TableCellTaskBadge"/>
              <w:shd w:val="clear" w:color="auto" w:fill="FCE4EC"/>
            </w:pPr>
            <w:r>
              <w:rPr>
                <w:b/>
                <w:bCs/>
                <w:color w:val="C2185B"/>
              </w:rPr>
              <w:t>REVISION</w:t>
            </w:r>
          </w:p>
          <w:p w14:paraId="620ECB79" w14:textId="77777777" w:rsidR="001A20E6" w:rsidRDefault="00000000">
            <w:pPr>
              <w:pStyle w:val="TableCellTaskDetails"/>
            </w:pPr>
            <w:r>
              <w:t>• Practice - Enviroment based topics (Z05) — 30m</w:t>
            </w:r>
          </w:p>
          <w:p w14:paraId="6CA0D6AB"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715845AB" w14:textId="77777777" w:rsidR="001A20E6" w:rsidRDefault="00000000">
            <w:pPr>
              <w:pStyle w:val="TableCellTaskSubject"/>
            </w:pPr>
            <w:r>
              <w:t>Essay</w:t>
            </w:r>
          </w:p>
          <w:p w14:paraId="6275B25F" w14:textId="77777777" w:rsidR="001A20E6" w:rsidRDefault="00000000">
            <w:pPr>
              <w:pStyle w:val="TableCellTaskDetails"/>
            </w:pPr>
            <w:r>
              <w:t>• Study - Enviroment based topics (Z05) — 1h 30m</w:t>
            </w:r>
          </w:p>
          <w:p w14:paraId="5848CD16" w14:textId="77777777" w:rsidR="001A20E6" w:rsidRDefault="00000000">
            <w:pPr>
              <w:pStyle w:val="TableCellTaskBadge"/>
              <w:shd w:val="clear" w:color="auto" w:fill="E3F2FD"/>
            </w:pPr>
            <w:r>
              <w:rPr>
                <w:b/>
                <w:bCs/>
                <w:color w:val="1976D2"/>
              </w:rPr>
              <w:t>STUDY</w:t>
            </w:r>
          </w:p>
          <w:p w14:paraId="7BF0B861" w14:textId="77777777" w:rsidR="001A20E6" w:rsidRDefault="00000000">
            <w:pPr>
              <w:pStyle w:val="TableCellTaskDetails"/>
            </w:pPr>
            <w:r>
              <w:t>• Revision - Enviroment based topics (Z05) — 30m</w:t>
            </w:r>
          </w:p>
          <w:p w14:paraId="5CDE56F3" w14:textId="77777777" w:rsidR="001A20E6" w:rsidRDefault="00000000">
            <w:pPr>
              <w:pStyle w:val="TableCellTaskBadge"/>
              <w:shd w:val="clear" w:color="auto" w:fill="FCE4EC"/>
            </w:pPr>
            <w:r>
              <w:rPr>
                <w:b/>
                <w:bCs/>
                <w:color w:val="C2185B"/>
              </w:rPr>
              <w:t>REVISION</w:t>
            </w:r>
          </w:p>
          <w:p w14:paraId="58BA8FE7" w14:textId="77777777" w:rsidR="001A20E6" w:rsidRDefault="00000000">
            <w:pPr>
              <w:pStyle w:val="TableCellTaskDetails"/>
            </w:pPr>
            <w:r>
              <w:t>• Practice - Enviroment based topics (Z05) — 30m</w:t>
            </w:r>
          </w:p>
          <w:p w14:paraId="082F72C7"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1F52F850" w14:textId="77777777" w:rsidR="001A20E6" w:rsidRDefault="00000000">
            <w:pPr>
              <w:pStyle w:val="TableCellTaskSubject"/>
            </w:pPr>
            <w:r>
              <w:t>Essay</w:t>
            </w:r>
          </w:p>
          <w:p w14:paraId="4D0CDB7F" w14:textId="77777777" w:rsidR="001A20E6" w:rsidRDefault="00000000">
            <w:pPr>
              <w:pStyle w:val="TableCellTaskDetails"/>
            </w:pPr>
            <w:r>
              <w:t>• Study - Enviroment based topics (Z05) — 1h 30m</w:t>
            </w:r>
          </w:p>
          <w:p w14:paraId="014D6717" w14:textId="77777777" w:rsidR="001A20E6" w:rsidRDefault="00000000">
            <w:pPr>
              <w:pStyle w:val="TableCellTaskBadge"/>
              <w:shd w:val="clear" w:color="auto" w:fill="E3F2FD"/>
            </w:pPr>
            <w:r>
              <w:rPr>
                <w:b/>
                <w:bCs/>
                <w:color w:val="1976D2"/>
              </w:rPr>
              <w:t>STUDY</w:t>
            </w:r>
          </w:p>
          <w:p w14:paraId="11788991" w14:textId="77777777" w:rsidR="001A20E6" w:rsidRDefault="00000000">
            <w:pPr>
              <w:pStyle w:val="TableCellTaskDetails"/>
            </w:pPr>
            <w:r>
              <w:t>• Revision - Governance based topics (Z06) — 30m</w:t>
            </w:r>
          </w:p>
          <w:p w14:paraId="58423998" w14:textId="77777777" w:rsidR="001A20E6" w:rsidRDefault="00000000">
            <w:pPr>
              <w:pStyle w:val="TableCellTaskBadge"/>
              <w:shd w:val="clear" w:color="auto" w:fill="FCE4EC"/>
            </w:pPr>
            <w:r>
              <w:rPr>
                <w:b/>
                <w:bCs/>
                <w:color w:val="C2185B"/>
              </w:rPr>
              <w:t>REVISION</w:t>
            </w:r>
          </w:p>
          <w:p w14:paraId="7FA87137" w14:textId="77777777" w:rsidR="001A20E6" w:rsidRDefault="00000000">
            <w:pPr>
              <w:pStyle w:val="TableCellTaskDetails"/>
            </w:pPr>
            <w:r>
              <w:t>• Practice - Governance based topics (Z06) — 30m</w:t>
            </w:r>
          </w:p>
          <w:p w14:paraId="7C0C5046"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7F709306" w14:textId="77777777" w:rsidR="001A20E6" w:rsidRDefault="00000000">
            <w:pPr>
              <w:pStyle w:val="TableCellTaskSubject"/>
            </w:pPr>
            <w:r>
              <w:t>Essay</w:t>
            </w:r>
          </w:p>
          <w:p w14:paraId="1CC5484A" w14:textId="77777777" w:rsidR="001A20E6" w:rsidRDefault="00000000">
            <w:pPr>
              <w:pStyle w:val="TableCellTaskDetails"/>
            </w:pPr>
            <w:r>
              <w:t>• Study - Enviroment based topics (Z05) — 1h 30m</w:t>
            </w:r>
          </w:p>
          <w:p w14:paraId="57730324" w14:textId="77777777" w:rsidR="001A20E6" w:rsidRDefault="00000000">
            <w:pPr>
              <w:pStyle w:val="TableCellTaskBadge"/>
              <w:shd w:val="clear" w:color="auto" w:fill="E3F2FD"/>
            </w:pPr>
            <w:r>
              <w:rPr>
                <w:b/>
                <w:bCs/>
                <w:color w:val="1976D2"/>
              </w:rPr>
              <w:t>STUDY</w:t>
            </w:r>
          </w:p>
          <w:p w14:paraId="724C681F" w14:textId="77777777" w:rsidR="001A20E6" w:rsidRDefault="00000000">
            <w:pPr>
              <w:pStyle w:val="TableCellTaskDetails"/>
            </w:pPr>
            <w:r>
              <w:t>• Revision - Governance based topics (Z06) — 30m</w:t>
            </w:r>
          </w:p>
          <w:p w14:paraId="78436A9D" w14:textId="77777777" w:rsidR="001A20E6" w:rsidRDefault="00000000">
            <w:pPr>
              <w:pStyle w:val="TableCellTaskBadge"/>
              <w:shd w:val="clear" w:color="auto" w:fill="FCE4EC"/>
            </w:pPr>
            <w:r>
              <w:rPr>
                <w:b/>
                <w:bCs/>
                <w:color w:val="C2185B"/>
              </w:rPr>
              <w:t>REVISION</w:t>
            </w:r>
          </w:p>
          <w:p w14:paraId="4D5E04E4" w14:textId="77777777" w:rsidR="001A20E6" w:rsidRDefault="00000000">
            <w:pPr>
              <w:pStyle w:val="TableCellTaskDetails"/>
            </w:pPr>
            <w:r>
              <w:t>• Practice - Governance based topics (Z06) — 30m</w:t>
            </w:r>
          </w:p>
          <w:p w14:paraId="2AEE8269"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1B0DB8FC" w14:textId="77777777" w:rsidR="001A20E6" w:rsidRDefault="001A20E6"/>
        </w:tc>
      </w:tr>
      <w:tr w:rsidR="001A20E6" w14:paraId="2E9378B0" w14:textId="77777777">
        <w:tc>
          <w:tcPr>
            <w:tcW w:w="700" w:type="pct"/>
            <w:shd w:val="clear" w:color="auto" w:fill="FCE7F3"/>
            <w:tcMar>
              <w:top w:w="150" w:type="dxa"/>
              <w:left w:w="100" w:type="dxa"/>
              <w:bottom w:w="150" w:type="dxa"/>
              <w:right w:w="100" w:type="dxa"/>
            </w:tcMar>
          </w:tcPr>
          <w:p w14:paraId="20CCE94D" w14:textId="77777777" w:rsidR="001A20E6" w:rsidRDefault="00000000">
            <w:pPr>
              <w:pStyle w:val="TableCellTaskSubject"/>
            </w:pPr>
            <w:r>
              <w:t>Sociology</w:t>
            </w:r>
          </w:p>
          <w:p w14:paraId="701EFD45" w14:textId="77777777" w:rsidR="001A20E6" w:rsidRDefault="00000000">
            <w:pPr>
              <w:pStyle w:val="TableCellTaskDetails"/>
            </w:pPr>
            <w:r>
              <w:t>• Test - TEST — 3h</w:t>
            </w:r>
          </w:p>
          <w:p w14:paraId="6FE73926" w14:textId="77777777" w:rsidR="001A20E6" w:rsidRDefault="00000000">
            <w:pPr>
              <w:pStyle w:val="TableCellTaskBadge"/>
              <w:shd w:val="clear" w:color="auto" w:fill="FFF3E0"/>
            </w:pPr>
            <w:r>
              <w:rPr>
                <w:b/>
                <w:bCs/>
                <w:color w:val="F57C00"/>
              </w:rPr>
              <w:t>TEST</w:t>
            </w:r>
          </w:p>
          <w:p w14:paraId="14885507" w14:textId="77777777" w:rsidR="001A20E6" w:rsidRDefault="00000000">
            <w:pPr>
              <w:pStyle w:val="TableCellTaskDetails"/>
            </w:pPr>
            <w:r>
              <w:t>• Test - TEST — 3h</w:t>
            </w:r>
          </w:p>
          <w:p w14:paraId="4D32A883" w14:textId="77777777" w:rsidR="001A20E6" w:rsidRDefault="00000000">
            <w:pPr>
              <w:pStyle w:val="TableCellTaskBadge"/>
              <w:shd w:val="clear" w:color="auto" w:fill="FFF3E0"/>
            </w:pPr>
            <w:r>
              <w:rPr>
                <w:b/>
                <w:bCs/>
                <w:color w:val="F57C00"/>
              </w:rPr>
              <w:t>TEST</w:t>
            </w:r>
          </w:p>
          <w:p w14:paraId="2B77818F" w14:textId="77777777" w:rsidR="001A20E6" w:rsidRDefault="00000000">
            <w:pPr>
              <w:pStyle w:val="TableCellTaskDetails"/>
            </w:pPr>
            <w:r>
              <w:t>• Test - TEST — 3h</w:t>
            </w:r>
          </w:p>
          <w:p w14:paraId="22B207DE" w14:textId="77777777" w:rsidR="001A20E6" w:rsidRDefault="00000000">
            <w:pPr>
              <w:pStyle w:val="TableCellTaskBadge"/>
              <w:shd w:val="clear" w:color="auto" w:fill="FFF3E0"/>
            </w:pPr>
            <w:r>
              <w:rPr>
                <w:b/>
                <w:bCs/>
                <w:color w:val="F57C00"/>
              </w:rPr>
              <w:t>TEST</w:t>
            </w:r>
          </w:p>
          <w:p w14:paraId="22E49CFA" w14:textId="77777777" w:rsidR="001A20E6" w:rsidRDefault="00000000">
            <w:pPr>
              <w:pStyle w:val="TableCellTaskDetails"/>
            </w:pPr>
            <w:r>
              <w:t>• Test - TEST — 3h</w:t>
            </w:r>
          </w:p>
          <w:p w14:paraId="3766E7AE"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01D2D548" w14:textId="77777777" w:rsidR="001A20E6" w:rsidRDefault="00000000">
            <w:pPr>
              <w:pStyle w:val="TableCellTaskSubject"/>
            </w:pPr>
            <w:r>
              <w:t>Sociology</w:t>
            </w:r>
          </w:p>
          <w:p w14:paraId="104CE12F" w14:textId="77777777" w:rsidR="001A20E6" w:rsidRDefault="00000000">
            <w:pPr>
              <w:pStyle w:val="TableCellTaskDetails"/>
            </w:pPr>
            <w:r>
              <w:t>• Study - OPT-SOC/01 — 1h 30m</w:t>
            </w:r>
          </w:p>
          <w:p w14:paraId="70677A20" w14:textId="77777777" w:rsidR="001A20E6" w:rsidRDefault="00000000">
            <w:pPr>
              <w:pStyle w:val="TableCellTaskBadge"/>
              <w:shd w:val="clear" w:color="auto" w:fill="E3F2FD"/>
            </w:pPr>
            <w:r>
              <w:rPr>
                <w:b/>
                <w:bCs/>
                <w:color w:val="1976D2"/>
              </w:rPr>
              <w:t>STUDY</w:t>
            </w:r>
          </w:p>
          <w:p w14:paraId="4CC51B5B" w14:textId="77777777" w:rsidR="001A20E6" w:rsidRDefault="00000000">
            <w:pPr>
              <w:pStyle w:val="TableCellTaskDetails"/>
            </w:pPr>
            <w:r>
              <w:t>• Revision - OPT-SOC/01 — 30m</w:t>
            </w:r>
          </w:p>
          <w:p w14:paraId="40B743F5" w14:textId="77777777" w:rsidR="001A20E6" w:rsidRDefault="00000000">
            <w:pPr>
              <w:pStyle w:val="TableCellTaskBadge"/>
              <w:shd w:val="clear" w:color="auto" w:fill="FCE4EC"/>
            </w:pPr>
            <w:r>
              <w:rPr>
                <w:b/>
                <w:bCs/>
                <w:color w:val="C2185B"/>
              </w:rPr>
              <w:t>REVISION</w:t>
            </w:r>
          </w:p>
          <w:p w14:paraId="51B6D5EF" w14:textId="77777777" w:rsidR="001A20E6" w:rsidRDefault="00000000">
            <w:pPr>
              <w:pStyle w:val="TableCellTaskDetails"/>
            </w:pPr>
            <w:r>
              <w:t>• Practice - OPT-SOC/01 — 30m</w:t>
            </w:r>
          </w:p>
          <w:p w14:paraId="6E3A1A0C" w14:textId="77777777" w:rsidR="001A20E6" w:rsidRDefault="00000000">
            <w:pPr>
              <w:pStyle w:val="TableCellTaskBadge"/>
              <w:shd w:val="clear" w:color="auto" w:fill="E8F5E8"/>
            </w:pPr>
            <w:r>
              <w:rPr>
                <w:b/>
                <w:bCs/>
                <w:color w:val="388E3C"/>
              </w:rPr>
              <w:t>PRACTICE</w:t>
            </w:r>
          </w:p>
          <w:p w14:paraId="46063199" w14:textId="77777777" w:rsidR="001A20E6" w:rsidRDefault="00000000">
            <w:pPr>
              <w:pStyle w:val="TableCellTaskDetails"/>
            </w:pPr>
            <w:r>
              <w:t>• Study - OPT-SOC/01 — 2h</w:t>
            </w:r>
          </w:p>
          <w:p w14:paraId="76A9A25B" w14:textId="77777777" w:rsidR="001A20E6" w:rsidRDefault="00000000">
            <w:pPr>
              <w:pStyle w:val="TableCellTaskBadge"/>
              <w:shd w:val="clear" w:color="auto" w:fill="E3F2FD"/>
            </w:pPr>
            <w:r>
              <w:rPr>
                <w:b/>
                <w:bCs/>
                <w:color w:val="1976D2"/>
              </w:rPr>
              <w:t>STUDY</w:t>
            </w:r>
          </w:p>
          <w:p w14:paraId="64C66CDA" w14:textId="77777777" w:rsidR="001A20E6" w:rsidRDefault="00000000">
            <w:pPr>
              <w:pStyle w:val="TableCellTaskDetails"/>
            </w:pPr>
            <w:r>
              <w:t>• Revision - OPT-SOC/01 — 30m</w:t>
            </w:r>
          </w:p>
          <w:p w14:paraId="2B4AC156" w14:textId="77777777" w:rsidR="001A20E6" w:rsidRDefault="00000000">
            <w:pPr>
              <w:pStyle w:val="TableCellTaskBadge"/>
              <w:shd w:val="clear" w:color="auto" w:fill="FCE4EC"/>
            </w:pPr>
            <w:r>
              <w:rPr>
                <w:b/>
                <w:bCs/>
                <w:color w:val="C2185B"/>
              </w:rPr>
              <w:t>REVISION</w:t>
            </w:r>
          </w:p>
          <w:p w14:paraId="6DE7C76C" w14:textId="77777777" w:rsidR="001A20E6" w:rsidRDefault="00000000">
            <w:pPr>
              <w:pStyle w:val="TableCellTaskDetails"/>
            </w:pPr>
            <w:r>
              <w:t>• Study - OPT-SOC/01 — 1h 30m</w:t>
            </w:r>
          </w:p>
          <w:p w14:paraId="6FDA6980" w14:textId="77777777" w:rsidR="001A20E6" w:rsidRDefault="00000000">
            <w:pPr>
              <w:pStyle w:val="TableCellTaskBadge"/>
              <w:shd w:val="clear" w:color="auto" w:fill="E3F2FD"/>
            </w:pPr>
            <w:r>
              <w:rPr>
                <w:b/>
                <w:bCs/>
                <w:color w:val="1976D2"/>
              </w:rPr>
              <w:t>STUDY</w:t>
            </w:r>
          </w:p>
          <w:p w14:paraId="290E49AA" w14:textId="77777777" w:rsidR="001A20E6" w:rsidRDefault="00000000">
            <w:pPr>
              <w:pStyle w:val="TableCellTaskDetails"/>
            </w:pPr>
            <w:r>
              <w:t>• Revision - OPT-SOC/01 — 30m</w:t>
            </w:r>
          </w:p>
          <w:p w14:paraId="242CC378" w14:textId="77777777" w:rsidR="001A20E6" w:rsidRDefault="00000000">
            <w:pPr>
              <w:pStyle w:val="TableCellTaskBadge"/>
              <w:shd w:val="clear" w:color="auto" w:fill="FCE4EC"/>
            </w:pPr>
            <w:r>
              <w:rPr>
                <w:b/>
                <w:bCs/>
                <w:color w:val="C2185B"/>
              </w:rPr>
              <w:t>REVISION</w:t>
            </w:r>
          </w:p>
          <w:p w14:paraId="64539BB9" w14:textId="77777777" w:rsidR="001A20E6" w:rsidRDefault="00000000">
            <w:pPr>
              <w:pStyle w:val="TableCellTaskDetails"/>
            </w:pPr>
            <w:r>
              <w:t>• Practice - OPT-SOC/01 — 30m</w:t>
            </w:r>
          </w:p>
          <w:p w14:paraId="7689ECD5" w14:textId="77777777" w:rsidR="001A20E6" w:rsidRDefault="00000000">
            <w:pPr>
              <w:pStyle w:val="TableCellTaskBadge"/>
              <w:shd w:val="clear" w:color="auto" w:fill="E8F5E8"/>
            </w:pPr>
            <w:r>
              <w:rPr>
                <w:b/>
                <w:bCs/>
                <w:color w:val="388E3C"/>
              </w:rPr>
              <w:t>PRACTICE</w:t>
            </w:r>
          </w:p>
          <w:p w14:paraId="244FA569" w14:textId="77777777" w:rsidR="001A20E6" w:rsidRDefault="00000000">
            <w:pPr>
              <w:pStyle w:val="TableCellTaskDetails"/>
            </w:pPr>
            <w:r>
              <w:t>• Study - OPT-SOC/01 — 2h</w:t>
            </w:r>
          </w:p>
          <w:p w14:paraId="1E89748E" w14:textId="77777777" w:rsidR="001A20E6" w:rsidRDefault="00000000">
            <w:pPr>
              <w:pStyle w:val="TableCellTaskBadge"/>
              <w:shd w:val="clear" w:color="auto" w:fill="E3F2FD"/>
            </w:pPr>
            <w:r>
              <w:rPr>
                <w:b/>
                <w:bCs/>
                <w:color w:val="1976D2"/>
              </w:rPr>
              <w:t>STUDY</w:t>
            </w:r>
          </w:p>
          <w:p w14:paraId="1A492309" w14:textId="77777777" w:rsidR="001A20E6" w:rsidRDefault="00000000">
            <w:pPr>
              <w:pStyle w:val="TableCellTaskDetails"/>
            </w:pPr>
            <w:r>
              <w:t>• Revision - OPT-SOC/01 — 30m</w:t>
            </w:r>
          </w:p>
          <w:p w14:paraId="02D1D3A2"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46B0ACA4" w14:textId="77777777" w:rsidR="001A20E6" w:rsidRDefault="00000000">
            <w:pPr>
              <w:pStyle w:val="TableCellTaskSubject"/>
            </w:pPr>
            <w:r>
              <w:t>Sociology</w:t>
            </w:r>
          </w:p>
          <w:p w14:paraId="02DBF1AA" w14:textId="77777777" w:rsidR="001A20E6" w:rsidRDefault="00000000">
            <w:pPr>
              <w:pStyle w:val="TableCellTaskDetails"/>
            </w:pPr>
            <w:r>
              <w:t>• Study - OPT-SOC/01 — 1h 30m</w:t>
            </w:r>
          </w:p>
          <w:p w14:paraId="4AD2C852" w14:textId="77777777" w:rsidR="001A20E6" w:rsidRDefault="00000000">
            <w:pPr>
              <w:pStyle w:val="TableCellTaskBadge"/>
              <w:shd w:val="clear" w:color="auto" w:fill="E3F2FD"/>
            </w:pPr>
            <w:r>
              <w:rPr>
                <w:b/>
                <w:bCs/>
                <w:color w:val="1976D2"/>
              </w:rPr>
              <w:t>STUDY</w:t>
            </w:r>
          </w:p>
          <w:p w14:paraId="135BC929" w14:textId="77777777" w:rsidR="001A20E6" w:rsidRDefault="00000000">
            <w:pPr>
              <w:pStyle w:val="TableCellTaskDetails"/>
            </w:pPr>
            <w:r>
              <w:t>• Revision - OPT-SOC/01 — 30m</w:t>
            </w:r>
          </w:p>
          <w:p w14:paraId="4340EC6E" w14:textId="77777777" w:rsidR="001A20E6" w:rsidRDefault="00000000">
            <w:pPr>
              <w:pStyle w:val="TableCellTaskBadge"/>
              <w:shd w:val="clear" w:color="auto" w:fill="FCE4EC"/>
            </w:pPr>
            <w:r>
              <w:rPr>
                <w:b/>
                <w:bCs/>
                <w:color w:val="C2185B"/>
              </w:rPr>
              <w:t>REVISION</w:t>
            </w:r>
          </w:p>
          <w:p w14:paraId="2CBB1D31" w14:textId="77777777" w:rsidR="001A20E6" w:rsidRDefault="00000000">
            <w:pPr>
              <w:pStyle w:val="TableCellTaskDetails"/>
            </w:pPr>
            <w:r>
              <w:t>• Practice - OPT-SOC/01 — 30m</w:t>
            </w:r>
          </w:p>
          <w:p w14:paraId="215BA37D" w14:textId="77777777" w:rsidR="001A20E6" w:rsidRDefault="00000000">
            <w:pPr>
              <w:pStyle w:val="TableCellTaskBadge"/>
              <w:shd w:val="clear" w:color="auto" w:fill="E8F5E8"/>
            </w:pPr>
            <w:r>
              <w:rPr>
                <w:b/>
                <w:bCs/>
                <w:color w:val="388E3C"/>
              </w:rPr>
              <w:t>PRACTICE</w:t>
            </w:r>
          </w:p>
          <w:p w14:paraId="539BBF36" w14:textId="77777777" w:rsidR="001A20E6" w:rsidRDefault="00000000">
            <w:pPr>
              <w:pStyle w:val="TableCellTaskDetails"/>
            </w:pPr>
            <w:r>
              <w:t>• Study - OPT-SOC/01 — 2h</w:t>
            </w:r>
          </w:p>
          <w:p w14:paraId="19035B6D" w14:textId="77777777" w:rsidR="001A20E6" w:rsidRDefault="00000000">
            <w:pPr>
              <w:pStyle w:val="TableCellTaskBadge"/>
              <w:shd w:val="clear" w:color="auto" w:fill="E3F2FD"/>
            </w:pPr>
            <w:r>
              <w:rPr>
                <w:b/>
                <w:bCs/>
                <w:color w:val="1976D2"/>
              </w:rPr>
              <w:t>STUDY</w:t>
            </w:r>
          </w:p>
          <w:p w14:paraId="30D73226" w14:textId="77777777" w:rsidR="001A20E6" w:rsidRDefault="00000000">
            <w:pPr>
              <w:pStyle w:val="TableCellTaskDetails"/>
            </w:pPr>
            <w:r>
              <w:t>• Revision - OPT-SOC/01 — 30m</w:t>
            </w:r>
          </w:p>
          <w:p w14:paraId="4AABB592" w14:textId="77777777" w:rsidR="001A20E6" w:rsidRDefault="00000000">
            <w:pPr>
              <w:pStyle w:val="TableCellTaskBadge"/>
              <w:shd w:val="clear" w:color="auto" w:fill="FCE4EC"/>
            </w:pPr>
            <w:r>
              <w:rPr>
                <w:b/>
                <w:bCs/>
                <w:color w:val="C2185B"/>
              </w:rPr>
              <w:t>REVISION</w:t>
            </w:r>
          </w:p>
          <w:p w14:paraId="38616CBE" w14:textId="77777777" w:rsidR="001A20E6" w:rsidRDefault="00000000">
            <w:pPr>
              <w:pStyle w:val="TableCellTaskDetails"/>
            </w:pPr>
            <w:r>
              <w:t>• Study - OPT-SOC/01 — 1h 30m</w:t>
            </w:r>
          </w:p>
          <w:p w14:paraId="0C95928A" w14:textId="77777777" w:rsidR="001A20E6" w:rsidRDefault="00000000">
            <w:pPr>
              <w:pStyle w:val="TableCellTaskBadge"/>
              <w:shd w:val="clear" w:color="auto" w:fill="E3F2FD"/>
            </w:pPr>
            <w:r>
              <w:rPr>
                <w:b/>
                <w:bCs/>
                <w:color w:val="1976D2"/>
              </w:rPr>
              <w:t>STUDY</w:t>
            </w:r>
          </w:p>
          <w:p w14:paraId="61235F9E" w14:textId="77777777" w:rsidR="001A20E6" w:rsidRDefault="00000000">
            <w:pPr>
              <w:pStyle w:val="TableCellTaskDetails"/>
            </w:pPr>
            <w:r>
              <w:t>• Revision - OPT-SOC/01 — 30m</w:t>
            </w:r>
          </w:p>
          <w:p w14:paraId="2518260A" w14:textId="77777777" w:rsidR="001A20E6" w:rsidRDefault="00000000">
            <w:pPr>
              <w:pStyle w:val="TableCellTaskBadge"/>
              <w:shd w:val="clear" w:color="auto" w:fill="FCE4EC"/>
            </w:pPr>
            <w:r>
              <w:rPr>
                <w:b/>
                <w:bCs/>
                <w:color w:val="C2185B"/>
              </w:rPr>
              <w:t>REVISION</w:t>
            </w:r>
          </w:p>
          <w:p w14:paraId="2A7807DB" w14:textId="77777777" w:rsidR="001A20E6" w:rsidRDefault="00000000">
            <w:pPr>
              <w:pStyle w:val="TableCellTaskDetails"/>
            </w:pPr>
            <w:r>
              <w:t>• Practice - OPT-SOC/01 — 30m</w:t>
            </w:r>
          </w:p>
          <w:p w14:paraId="59D21534" w14:textId="77777777" w:rsidR="001A20E6" w:rsidRDefault="00000000">
            <w:pPr>
              <w:pStyle w:val="TableCellTaskBadge"/>
              <w:shd w:val="clear" w:color="auto" w:fill="E8F5E8"/>
            </w:pPr>
            <w:r>
              <w:rPr>
                <w:b/>
                <w:bCs/>
                <w:color w:val="388E3C"/>
              </w:rPr>
              <w:t>PRACTICE</w:t>
            </w:r>
          </w:p>
          <w:p w14:paraId="6B845204" w14:textId="77777777" w:rsidR="001A20E6" w:rsidRDefault="00000000">
            <w:pPr>
              <w:pStyle w:val="TableCellTaskDetails"/>
            </w:pPr>
            <w:r>
              <w:t>• Study - OPT-SOC/01 — 2h</w:t>
            </w:r>
          </w:p>
          <w:p w14:paraId="4E4B5365" w14:textId="77777777" w:rsidR="001A20E6" w:rsidRDefault="00000000">
            <w:pPr>
              <w:pStyle w:val="TableCellTaskBadge"/>
              <w:shd w:val="clear" w:color="auto" w:fill="E3F2FD"/>
            </w:pPr>
            <w:r>
              <w:rPr>
                <w:b/>
                <w:bCs/>
                <w:color w:val="1976D2"/>
              </w:rPr>
              <w:t>STUDY</w:t>
            </w:r>
          </w:p>
          <w:p w14:paraId="3ACB31C4" w14:textId="77777777" w:rsidR="001A20E6" w:rsidRDefault="00000000">
            <w:pPr>
              <w:pStyle w:val="TableCellTaskDetails"/>
            </w:pPr>
            <w:r>
              <w:t>• Revision - OPT-SOC/01 — 30m</w:t>
            </w:r>
          </w:p>
          <w:p w14:paraId="20411182"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7B4971E1" w14:textId="77777777" w:rsidR="001A20E6" w:rsidRDefault="00000000">
            <w:pPr>
              <w:pStyle w:val="TableCellTaskSubject"/>
            </w:pPr>
            <w:r>
              <w:t>Sociology</w:t>
            </w:r>
          </w:p>
          <w:p w14:paraId="4BA2B3C8" w14:textId="77777777" w:rsidR="001A20E6" w:rsidRDefault="00000000">
            <w:pPr>
              <w:pStyle w:val="TableCellTaskDetails"/>
            </w:pPr>
            <w:r>
              <w:t>• Study - OPT-SOC/01 — 1h 30m</w:t>
            </w:r>
          </w:p>
          <w:p w14:paraId="3BD7E0D7" w14:textId="77777777" w:rsidR="001A20E6" w:rsidRDefault="00000000">
            <w:pPr>
              <w:pStyle w:val="TableCellTaskBadge"/>
              <w:shd w:val="clear" w:color="auto" w:fill="E3F2FD"/>
            </w:pPr>
            <w:r>
              <w:rPr>
                <w:b/>
                <w:bCs/>
                <w:color w:val="1976D2"/>
              </w:rPr>
              <w:t>STUDY</w:t>
            </w:r>
          </w:p>
          <w:p w14:paraId="63D96222" w14:textId="77777777" w:rsidR="001A20E6" w:rsidRDefault="00000000">
            <w:pPr>
              <w:pStyle w:val="TableCellTaskDetails"/>
            </w:pPr>
            <w:r>
              <w:t>• Revision - OPT-SOC/01 — 30m</w:t>
            </w:r>
          </w:p>
          <w:p w14:paraId="25969DE0" w14:textId="77777777" w:rsidR="001A20E6" w:rsidRDefault="00000000">
            <w:pPr>
              <w:pStyle w:val="TableCellTaskBadge"/>
              <w:shd w:val="clear" w:color="auto" w:fill="FCE4EC"/>
            </w:pPr>
            <w:r>
              <w:rPr>
                <w:b/>
                <w:bCs/>
                <w:color w:val="C2185B"/>
              </w:rPr>
              <w:t>REVISION</w:t>
            </w:r>
          </w:p>
          <w:p w14:paraId="1E3366F4" w14:textId="77777777" w:rsidR="001A20E6" w:rsidRDefault="00000000">
            <w:pPr>
              <w:pStyle w:val="TableCellTaskDetails"/>
            </w:pPr>
            <w:r>
              <w:t>• Practice - OPT-SOC/01 — 30m</w:t>
            </w:r>
          </w:p>
          <w:p w14:paraId="35016A8B" w14:textId="77777777" w:rsidR="001A20E6" w:rsidRDefault="00000000">
            <w:pPr>
              <w:pStyle w:val="TableCellTaskBadge"/>
              <w:shd w:val="clear" w:color="auto" w:fill="E8F5E8"/>
            </w:pPr>
            <w:r>
              <w:rPr>
                <w:b/>
                <w:bCs/>
                <w:color w:val="388E3C"/>
              </w:rPr>
              <w:t>PRACTICE</w:t>
            </w:r>
          </w:p>
          <w:p w14:paraId="1261306A" w14:textId="77777777" w:rsidR="001A20E6" w:rsidRDefault="00000000">
            <w:pPr>
              <w:pStyle w:val="TableCellTaskDetails"/>
            </w:pPr>
            <w:r>
              <w:t>• Study - OPT-SOC/01 — 2h</w:t>
            </w:r>
          </w:p>
          <w:p w14:paraId="358B04C9" w14:textId="77777777" w:rsidR="001A20E6" w:rsidRDefault="00000000">
            <w:pPr>
              <w:pStyle w:val="TableCellTaskBadge"/>
              <w:shd w:val="clear" w:color="auto" w:fill="E3F2FD"/>
            </w:pPr>
            <w:r>
              <w:rPr>
                <w:b/>
                <w:bCs/>
                <w:color w:val="1976D2"/>
              </w:rPr>
              <w:t>STUDY</w:t>
            </w:r>
          </w:p>
          <w:p w14:paraId="3143684A" w14:textId="77777777" w:rsidR="001A20E6" w:rsidRDefault="00000000">
            <w:pPr>
              <w:pStyle w:val="TableCellTaskDetails"/>
            </w:pPr>
            <w:r>
              <w:t>• Revision - OPT-SOC/01 — 30m</w:t>
            </w:r>
          </w:p>
          <w:p w14:paraId="0204AD7D" w14:textId="77777777" w:rsidR="001A20E6" w:rsidRDefault="00000000">
            <w:pPr>
              <w:pStyle w:val="TableCellTaskBadge"/>
              <w:shd w:val="clear" w:color="auto" w:fill="FCE4EC"/>
            </w:pPr>
            <w:r>
              <w:rPr>
                <w:b/>
                <w:bCs/>
                <w:color w:val="C2185B"/>
              </w:rPr>
              <w:t>REVISION</w:t>
            </w:r>
          </w:p>
          <w:p w14:paraId="08803648" w14:textId="77777777" w:rsidR="001A20E6" w:rsidRDefault="00000000">
            <w:pPr>
              <w:pStyle w:val="TableCellTaskDetails"/>
            </w:pPr>
            <w:r>
              <w:t>• Study - OPT-SOC/01 — 1h 30m</w:t>
            </w:r>
          </w:p>
          <w:p w14:paraId="39AF1F88" w14:textId="77777777" w:rsidR="001A20E6" w:rsidRDefault="00000000">
            <w:pPr>
              <w:pStyle w:val="TableCellTaskBadge"/>
              <w:shd w:val="clear" w:color="auto" w:fill="E3F2FD"/>
            </w:pPr>
            <w:r>
              <w:rPr>
                <w:b/>
                <w:bCs/>
                <w:color w:val="1976D2"/>
              </w:rPr>
              <w:t>STUDY</w:t>
            </w:r>
          </w:p>
          <w:p w14:paraId="0E5977CC" w14:textId="77777777" w:rsidR="001A20E6" w:rsidRDefault="00000000">
            <w:pPr>
              <w:pStyle w:val="TableCellTaskDetails"/>
            </w:pPr>
            <w:r>
              <w:t>• Revision - OPT-SOC/01 — 30m</w:t>
            </w:r>
          </w:p>
          <w:p w14:paraId="195577AC" w14:textId="77777777" w:rsidR="001A20E6" w:rsidRDefault="00000000">
            <w:pPr>
              <w:pStyle w:val="TableCellTaskBadge"/>
              <w:shd w:val="clear" w:color="auto" w:fill="FCE4EC"/>
            </w:pPr>
            <w:r>
              <w:rPr>
                <w:b/>
                <w:bCs/>
                <w:color w:val="C2185B"/>
              </w:rPr>
              <w:t>REVISION</w:t>
            </w:r>
          </w:p>
          <w:p w14:paraId="7EDCBB8D" w14:textId="77777777" w:rsidR="001A20E6" w:rsidRDefault="00000000">
            <w:pPr>
              <w:pStyle w:val="TableCellTaskDetails"/>
            </w:pPr>
            <w:r>
              <w:t>• Practice - OPT-SOC/01 — 30m</w:t>
            </w:r>
          </w:p>
          <w:p w14:paraId="751407A8" w14:textId="77777777" w:rsidR="001A20E6" w:rsidRDefault="00000000">
            <w:pPr>
              <w:pStyle w:val="TableCellTaskBadge"/>
              <w:shd w:val="clear" w:color="auto" w:fill="E8F5E8"/>
            </w:pPr>
            <w:r>
              <w:rPr>
                <w:b/>
                <w:bCs/>
                <w:color w:val="388E3C"/>
              </w:rPr>
              <w:t>PRACTICE</w:t>
            </w:r>
          </w:p>
          <w:p w14:paraId="1C76A667" w14:textId="77777777" w:rsidR="001A20E6" w:rsidRDefault="00000000">
            <w:pPr>
              <w:pStyle w:val="TableCellTaskDetails"/>
            </w:pPr>
            <w:r>
              <w:t>• Study - OPT-SOC/01 — 2h</w:t>
            </w:r>
          </w:p>
          <w:p w14:paraId="0EDA8654" w14:textId="77777777" w:rsidR="001A20E6" w:rsidRDefault="00000000">
            <w:pPr>
              <w:pStyle w:val="TableCellTaskBadge"/>
              <w:shd w:val="clear" w:color="auto" w:fill="E3F2FD"/>
            </w:pPr>
            <w:r>
              <w:rPr>
                <w:b/>
                <w:bCs/>
                <w:color w:val="1976D2"/>
              </w:rPr>
              <w:t>STUDY</w:t>
            </w:r>
          </w:p>
          <w:p w14:paraId="705FEDE0" w14:textId="77777777" w:rsidR="001A20E6" w:rsidRDefault="00000000">
            <w:pPr>
              <w:pStyle w:val="TableCellTaskDetails"/>
            </w:pPr>
            <w:r>
              <w:t>• Revision - OPT-SOC/01 — 30m</w:t>
            </w:r>
          </w:p>
          <w:p w14:paraId="2B358E68"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40A4F224" w14:textId="77777777" w:rsidR="001A20E6" w:rsidRDefault="00000000">
            <w:pPr>
              <w:pStyle w:val="TableCellTaskSubject"/>
            </w:pPr>
            <w:r>
              <w:t>Sociology</w:t>
            </w:r>
          </w:p>
          <w:p w14:paraId="12EA1810" w14:textId="77777777" w:rsidR="001A20E6" w:rsidRDefault="00000000">
            <w:pPr>
              <w:pStyle w:val="TableCellTaskDetails"/>
            </w:pPr>
            <w:r>
              <w:t>• Study - OPT-SOC/01 — 1h 30m</w:t>
            </w:r>
          </w:p>
          <w:p w14:paraId="39A9CE24" w14:textId="77777777" w:rsidR="001A20E6" w:rsidRDefault="00000000">
            <w:pPr>
              <w:pStyle w:val="TableCellTaskBadge"/>
              <w:shd w:val="clear" w:color="auto" w:fill="E3F2FD"/>
            </w:pPr>
            <w:r>
              <w:rPr>
                <w:b/>
                <w:bCs/>
                <w:color w:val="1976D2"/>
              </w:rPr>
              <w:t>STUDY</w:t>
            </w:r>
          </w:p>
          <w:p w14:paraId="42561AFD" w14:textId="77777777" w:rsidR="001A20E6" w:rsidRDefault="00000000">
            <w:pPr>
              <w:pStyle w:val="TableCellTaskDetails"/>
            </w:pPr>
            <w:r>
              <w:t>• Revision - OPT-SOC/01 — 30m</w:t>
            </w:r>
          </w:p>
          <w:p w14:paraId="7C562290" w14:textId="77777777" w:rsidR="001A20E6" w:rsidRDefault="00000000">
            <w:pPr>
              <w:pStyle w:val="TableCellTaskBadge"/>
              <w:shd w:val="clear" w:color="auto" w:fill="FCE4EC"/>
            </w:pPr>
            <w:r>
              <w:rPr>
                <w:b/>
                <w:bCs/>
                <w:color w:val="C2185B"/>
              </w:rPr>
              <w:t>REVISION</w:t>
            </w:r>
          </w:p>
          <w:p w14:paraId="0F78F988" w14:textId="77777777" w:rsidR="001A20E6" w:rsidRDefault="00000000">
            <w:pPr>
              <w:pStyle w:val="TableCellTaskDetails"/>
            </w:pPr>
            <w:r>
              <w:t>• Practice - OPT-SOC/01 — 30m</w:t>
            </w:r>
          </w:p>
          <w:p w14:paraId="2F099C9E" w14:textId="77777777" w:rsidR="001A20E6" w:rsidRDefault="00000000">
            <w:pPr>
              <w:pStyle w:val="TableCellTaskBadge"/>
              <w:shd w:val="clear" w:color="auto" w:fill="E8F5E8"/>
            </w:pPr>
            <w:r>
              <w:rPr>
                <w:b/>
                <w:bCs/>
                <w:color w:val="388E3C"/>
              </w:rPr>
              <w:t>PRACTICE</w:t>
            </w:r>
          </w:p>
          <w:p w14:paraId="1ECA1472" w14:textId="77777777" w:rsidR="001A20E6" w:rsidRDefault="00000000">
            <w:pPr>
              <w:pStyle w:val="TableCellTaskDetails"/>
            </w:pPr>
            <w:r>
              <w:t>• Study - OPT-SOC/01 — 2h</w:t>
            </w:r>
          </w:p>
          <w:p w14:paraId="497F11FC" w14:textId="77777777" w:rsidR="001A20E6" w:rsidRDefault="00000000">
            <w:pPr>
              <w:pStyle w:val="TableCellTaskBadge"/>
              <w:shd w:val="clear" w:color="auto" w:fill="E3F2FD"/>
            </w:pPr>
            <w:r>
              <w:rPr>
                <w:b/>
                <w:bCs/>
                <w:color w:val="1976D2"/>
              </w:rPr>
              <w:t>STUDY</w:t>
            </w:r>
          </w:p>
          <w:p w14:paraId="2AE1CFB5" w14:textId="77777777" w:rsidR="001A20E6" w:rsidRDefault="00000000">
            <w:pPr>
              <w:pStyle w:val="TableCellTaskDetails"/>
            </w:pPr>
            <w:r>
              <w:t>• Revision - OPT-SOC/01 — 30m</w:t>
            </w:r>
          </w:p>
          <w:p w14:paraId="33EA2075" w14:textId="77777777" w:rsidR="001A20E6" w:rsidRDefault="00000000">
            <w:pPr>
              <w:pStyle w:val="TableCellTaskBadge"/>
              <w:shd w:val="clear" w:color="auto" w:fill="FCE4EC"/>
            </w:pPr>
            <w:r>
              <w:rPr>
                <w:b/>
                <w:bCs/>
                <w:color w:val="C2185B"/>
              </w:rPr>
              <w:t>REVISION</w:t>
            </w:r>
          </w:p>
          <w:p w14:paraId="37EBE9D8" w14:textId="77777777" w:rsidR="001A20E6" w:rsidRDefault="00000000">
            <w:pPr>
              <w:pStyle w:val="TableCellTaskDetails"/>
            </w:pPr>
            <w:r>
              <w:t>• Study - OPT-SOC/01 — 1h 30m</w:t>
            </w:r>
          </w:p>
          <w:p w14:paraId="7076C5ED" w14:textId="77777777" w:rsidR="001A20E6" w:rsidRDefault="00000000">
            <w:pPr>
              <w:pStyle w:val="TableCellTaskBadge"/>
              <w:shd w:val="clear" w:color="auto" w:fill="E3F2FD"/>
            </w:pPr>
            <w:r>
              <w:rPr>
                <w:b/>
                <w:bCs/>
                <w:color w:val="1976D2"/>
              </w:rPr>
              <w:t>STUDY</w:t>
            </w:r>
          </w:p>
          <w:p w14:paraId="179419B9" w14:textId="77777777" w:rsidR="001A20E6" w:rsidRDefault="00000000">
            <w:pPr>
              <w:pStyle w:val="TableCellTaskDetails"/>
            </w:pPr>
            <w:r>
              <w:t>• Revision - OPT-SOC/01 — 30m</w:t>
            </w:r>
          </w:p>
          <w:p w14:paraId="27AB9504" w14:textId="77777777" w:rsidR="001A20E6" w:rsidRDefault="00000000">
            <w:pPr>
              <w:pStyle w:val="TableCellTaskBadge"/>
              <w:shd w:val="clear" w:color="auto" w:fill="FCE4EC"/>
            </w:pPr>
            <w:r>
              <w:rPr>
                <w:b/>
                <w:bCs/>
                <w:color w:val="C2185B"/>
              </w:rPr>
              <w:t>REVISION</w:t>
            </w:r>
          </w:p>
          <w:p w14:paraId="7C8086E0" w14:textId="77777777" w:rsidR="001A20E6" w:rsidRDefault="00000000">
            <w:pPr>
              <w:pStyle w:val="TableCellTaskDetails"/>
            </w:pPr>
            <w:r>
              <w:t>• Practice - OPT-SOC/01 — 30m</w:t>
            </w:r>
          </w:p>
          <w:p w14:paraId="69C34A11" w14:textId="77777777" w:rsidR="001A20E6" w:rsidRDefault="00000000">
            <w:pPr>
              <w:pStyle w:val="TableCellTaskBadge"/>
              <w:shd w:val="clear" w:color="auto" w:fill="E8F5E8"/>
            </w:pPr>
            <w:r>
              <w:rPr>
                <w:b/>
                <w:bCs/>
                <w:color w:val="388E3C"/>
              </w:rPr>
              <w:t>PRACTICE</w:t>
            </w:r>
          </w:p>
          <w:p w14:paraId="03FD5069" w14:textId="77777777" w:rsidR="001A20E6" w:rsidRDefault="00000000">
            <w:pPr>
              <w:pStyle w:val="TableCellTaskDetails"/>
            </w:pPr>
            <w:r>
              <w:t>• Study - OPT-SOC/01 — 2h</w:t>
            </w:r>
          </w:p>
          <w:p w14:paraId="280284A4" w14:textId="77777777" w:rsidR="001A20E6" w:rsidRDefault="00000000">
            <w:pPr>
              <w:pStyle w:val="TableCellTaskBadge"/>
              <w:shd w:val="clear" w:color="auto" w:fill="E3F2FD"/>
            </w:pPr>
            <w:r>
              <w:rPr>
                <w:b/>
                <w:bCs/>
                <w:color w:val="1976D2"/>
              </w:rPr>
              <w:t>STUDY</w:t>
            </w:r>
          </w:p>
          <w:p w14:paraId="03A75FC6" w14:textId="77777777" w:rsidR="001A20E6" w:rsidRDefault="00000000">
            <w:pPr>
              <w:pStyle w:val="TableCellTaskDetails"/>
            </w:pPr>
            <w:r>
              <w:t>• Revision - OPT-SOC/01 — 30m</w:t>
            </w:r>
          </w:p>
          <w:p w14:paraId="4711DA63"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12F3EF4B" w14:textId="77777777" w:rsidR="001A20E6" w:rsidRDefault="00000000">
            <w:pPr>
              <w:pStyle w:val="TableCellTaskSubject"/>
            </w:pPr>
            <w:r>
              <w:t>Sociology</w:t>
            </w:r>
          </w:p>
          <w:p w14:paraId="332FD63B" w14:textId="77777777" w:rsidR="001A20E6" w:rsidRDefault="00000000">
            <w:pPr>
              <w:pStyle w:val="TableCellTaskDetails"/>
            </w:pPr>
            <w:r>
              <w:t>• Study - OPT-SOC/01 — 1h 30m</w:t>
            </w:r>
          </w:p>
          <w:p w14:paraId="4D3A61EF" w14:textId="77777777" w:rsidR="001A20E6" w:rsidRDefault="00000000">
            <w:pPr>
              <w:pStyle w:val="TableCellTaskBadge"/>
              <w:shd w:val="clear" w:color="auto" w:fill="E3F2FD"/>
            </w:pPr>
            <w:r>
              <w:rPr>
                <w:b/>
                <w:bCs/>
                <w:color w:val="1976D2"/>
              </w:rPr>
              <w:t>STUDY</w:t>
            </w:r>
          </w:p>
          <w:p w14:paraId="53CBF91F" w14:textId="77777777" w:rsidR="001A20E6" w:rsidRDefault="00000000">
            <w:pPr>
              <w:pStyle w:val="TableCellTaskDetails"/>
            </w:pPr>
            <w:r>
              <w:t>• Revision - OPT-SOC/01 — 30m</w:t>
            </w:r>
          </w:p>
          <w:p w14:paraId="5320F84C" w14:textId="77777777" w:rsidR="001A20E6" w:rsidRDefault="00000000">
            <w:pPr>
              <w:pStyle w:val="TableCellTaskBadge"/>
              <w:shd w:val="clear" w:color="auto" w:fill="FCE4EC"/>
            </w:pPr>
            <w:r>
              <w:rPr>
                <w:b/>
                <w:bCs/>
                <w:color w:val="C2185B"/>
              </w:rPr>
              <w:t>REVISION</w:t>
            </w:r>
          </w:p>
          <w:p w14:paraId="32E253E0" w14:textId="77777777" w:rsidR="001A20E6" w:rsidRDefault="00000000">
            <w:pPr>
              <w:pStyle w:val="TableCellTaskDetails"/>
            </w:pPr>
            <w:r>
              <w:t>• Practice - OPT-SOC/01 — 30m</w:t>
            </w:r>
          </w:p>
          <w:p w14:paraId="2FB8912B" w14:textId="77777777" w:rsidR="001A20E6" w:rsidRDefault="00000000">
            <w:pPr>
              <w:pStyle w:val="TableCellTaskBadge"/>
              <w:shd w:val="clear" w:color="auto" w:fill="E8F5E8"/>
            </w:pPr>
            <w:r>
              <w:rPr>
                <w:b/>
                <w:bCs/>
                <w:color w:val="388E3C"/>
              </w:rPr>
              <w:t>PRACTICE</w:t>
            </w:r>
          </w:p>
          <w:p w14:paraId="56A5DB76" w14:textId="77777777" w:rsidR="001A20E6" w:rsidRDefault="00000000">
            <w:pPr>
              <w:pStyle w:val="TableCellTaskDetails"/>
            </w:pPr>
            <w:r>
              <w:t>• Study - OPT-SOC/01 — 1h</w:t>
            </w:r>
          </w:p>
          <w:p w14:paraId="33E12A97" w14:textId="77777777" w:rsidR="001A20E6" w:rsidRDefault="00000000">
            <w:pPr>
              <w:pStyle w:val="TableCellTaskBadge"/>
              <w:shd w:val="clear" w:color="auto" w:fill="E3F2FD"/>
            </w:pPr>
            <w:r>
              <w:rPr>
                <w:b/>
                <w:bCs/>
                <w:color w:val="1976D2"/>
              </w:rPr>
              <w:t>STUDY</w:t>
            </w:r>
          </w:p>
          <w:p w14:paraId="602BABD6" w14:textId="77777777" w:rsidR="001A20E6" w:rsidRDefault="00000000">
            <w:pPr>
              <w:pStyle w:val="TableCellTaskDetails"/>
            </w:pPr>
            <w:r>
              <w:t>• Study - OPT-SOC/02 — 1h</w:t>
            </w:r>
          </w:p>
          <w:p w14:paraId="066C0770" w14:textId="77777777" w:rsidR="001A20E6" w:rsidRDefault="00000000">
            <w:pPr>
              <w:pStyle w:val="TableCellTaskBadge"/>
              <w:shd w:val="clear" w:color="auto" w:fill="E3F2FD"/>
            </w:pPr>
            <w:r>
              <w:rPr>
                <w:b/>
                <w:bCs/>
                <w:color w:val="1976D2"/>
              </w:rPr>
              <w:t>STUDY</w:t>
            </w:r>
          </w:p>
          <w:p w14:paraId="79660D3B" w14:textId="77777777" w:rsidR="001A20E6" w:rsidRDefault="00000000">
            <w:pPr>
              <w:pStyle w:val="TableCellTaskDetails"/>
            </w:pPr>
            <w:r>
              <w:t>• Revision - OPT-SOC/01 — 30m</w:t>
            </w:r>
          </w:p>
          <w:p w14:paraId="5B167D74" w14:textId="77777777" w:rsidR="001A20E6" w:rsidRDefault="00000000">
            <w:pPr>
              <w:pStyle w:val="TableCellTaskBadge"/>
              <w:shd w:val="clear" w:color="auto" w:fill="FCE4EC"/>
            </w:pPr>
            <w:r>
              <w:rPr>
                <w:b/>
                <w:bCs/>
                <w:color w:val="C2185B"/>
              </w:rPr>
              <w:t>REVISION</w:t>
            </w:r>
          </w:p>
          <w:p w14:paraId="08D7B013" w14:textId="77777777" w:rsidR="001A20E6" w:rsidRDefault="00000000">
            <w:pPr>
              <w:pStyle w:val="TableCellTaskDetails"/>
            </w:pPr>
            <w:r>
              <w:t>• Study - OPT-SOC/01 — 1h 30m</w:t>
            </w:r>
          </w:p>
          <w:p w14:paraId="558A6FB7" w14:textId="77777777" w:rsidR="001A20E6" w:rsidRDefault="00000000">
            <w:pPr>
              <w:pStyle w:val="TableCellTaskBadge"/>
              <w:shd w:val="clear" w:color="auto" w:fill="E3F2FD"/>
            </w:pPr>
            <w:r>
              <w:rPr>
                <w:b/>
                <w:bCs/>
                <w:color w:val="1976D2"/>
              </w:rPr>
              <w:t>STUDY</w:t>
            </w:r>
          </w:p>
          <w:p w14:paraId="3AEC9CC4" w14:textId="77777777" w:rsidR="001A20E6" w:rsidRDefault="00000000">
            <w:pPr>
              <w:pStyle w:val="TableCellTaskDetails"/>
            </w:pPr>
            <w:r>
              <w:t>• Revision - OPT-SOC/01 — 30m</w:t>
            </w:r>
          </w:p>
          <w:p w14:paraId="2246EA84" w14:textId="77777777" w:rsidR="001A20E6" w:rsidRDefault="00000000">
            <w:pPr>
              <w:pStyle w:val="TableCellTaskBadge"/>
              <w:shd w:val="clear" w:color="auto" w:fill="FCE4EC"/>
            </w:pPr>
            <w:r>
              <w:rPr>
                <w:b/>
                <w:bCs/>
                <w:color w:val="C2185B"/>
              </w:rPr>
              <w:t>REVISION</w:t>
            </w:r>
          </w:p>
          <w:p w14:paraId="159F7F3B" w14:textId="77777777" w:rsidR="001A20E6" w:rsidRDefault="00000000">
            <w:pPr>
              <w:pStyle w:val="TableCellTaskDetails"/>
            </w:pPr>
            <w:r>
              <w:t>• Practice - OPT-SOC/01 — 30m</w:t>
            </w:r>
          </w:p>
          <w:p w14:paraId="22E0B388" w14:textId="77777777" w:rsidR="001A20E6" w:rsidRDefault="00000000">
            <w:pPr>
              <w:pStyle w:val="TableCellTaskBadge"/>
              <w:shd w:val="clear" w:color="auto" w:fill="E8F5E8"/>
            </w:pPr>
            <w:r>
              <w:rPr>
                <w:b/>
                <w:bCs/>
                <w:color w:val="388E3C"/>
              </w:rPr>
              <w:t>PRACTICE</w:t>
            </w:r>
          </w:p>
          <w:p w14:paraId="21542B9E" w14:textId="77777777" w:rsidR="001A20E6" w:rsidRDefault="00000000">
            <w:pPr>
              <w:pStyle w:val="TableCellTaskDetails"/>
            </w:pPr>
            <w:r>
              <w:t>• Study - OPT-SOC/01 — 1h</w:t>
            </w:r>
          </w:p>
          <w:p w14:paraId="351A239E" w14:textId="77777777" w:rsidR="001A20E6" w:rsidRDefault="00000000">
            <w:pPr>
              <w:pStyle w:val="TableCellTaskBadge"/>
              <w:shd w:val="clear" w:color="auto" w:fill="E3F2FD"/>
            </w:pPr>
            <w:r>
              <w:rPr>
                <w:b/>
                <w:bCs/>
                <w:color w:val="1976D2"/>
              </w:rPr>
              <w:t>STUDY</w:t>
            </w:r>
          </w:p>
          <w:p w14:paraId="46D5285C" w14:textId="77777777" w:rsidR="001A20E6" w:rsidRDefault="00000000">
            <w:pPr>
              <w:pStyle w:val="TableCellTaskDetails"/>
            </w:pPr>
            <w:r>
              <w:t>• Study - OPT-SOC/02 — 1h</w:t>
            </w:r>
          </w:p>
          <w:p w14:paraId="7A7A2198" w14:textId="77777777" w:rsidR="001A20E6" w:rsidRDefault="00000000">
            <w:pPr>
              <w:pStyle w:val="TableCellTaskBadge"/>
              <w:shd w:val="clear" w:color="auto" w:fill="E3F2FD"/>
            </w:pPr>
            <w:r>
              <w:rPr>
                <w:b/>
                <w:bCs/>
                <w:color w:val="1976D2"/>
              </w:rPr>
              <w:t>STUDY</w:t>
            </w:r>
          </w:p>
          <w:p w14:paraId="3A67ABB2" w14:textId="77777777" w:rsidR="001A20E6" w:rsidRDefault="00000000">
            <w:pPr>
              <w:pStyle w:val="TableCellTaskDetails"/>
            </w:pPr>
            <w:r>
              <w:t>• Revision - OPT-SOC/01 — 30m</w:t>
            </w:r>
          </w:p>
          <w:p w14:paraId="36329FA9" w14:textId="77777777" w:rsidR="001A20E6" w:rsidRDefault="00000000">
            <w:pPr>
              <w:pStyle w:val="TableCellTaskBadge"/>
              <w:shd w:val="clear" w:color="auto" w:fill="FCE4EC"/>
            </w:pPr>
            <w:r>
              <w:rPr>
                <w:b/>
                <w:bCs/>
                <w:color w:val="C2185B"/>
              </w:rPr>
              <w:t>REVISION</w:t>
            </w:r>
          </w:p>
        </w:tc>
        <w:tc>
          <w:tcPr>
            <w:tcW w:w="700" w:type="pct"/>
            <w:shd w:val="clear" w:color="auto" w:fill="FFF3E0"/>
            <w:tcMar>
              <w:top w:w="150" w:type="dxa"/>
              <w:left w:w="100" w:type="dxa"/>
              <w:bottom w:w="150" w:type="dxa"/>
              <w:right w:w="100" w:type="dxa"/>
            </w:tcMar>
          </w:tcPr>
          <w:p w14:paraId="4F23E19F" w14:textId="77777777" w:rsidR="001A20E6" w:rsidRDefault="001A20E6"/>
        </w:tc>
      </w:tr>
      <w:tr w:rsidR="001A20E6" w14:paraId="40F98804" w14:textId="77777777">
        <w:tc>
          <w:tcPr>
            <w:tcW w:w="700" w:type="pct"/>
            <w:shd w:val="clear" w:color="auto" w:fill="FCE7F3"/>
            <w:tcMar>
              <w:top w:w="150" w:type="dxa"/>
              <w:left w:w="100" w:type="dxa"/>
              <w:bottom w:w="150" w:type="dxa"/>
              <w:right w:w="100" w:type="dxa"/>
            </w:tcMar>
          </w:tcPr>
          <w:p w14:paraId="6A89CF4D" w14:textId="77777777" w:rsidR="001A20E6" w:rsidRDefault="001A20E6"/>
        </w:tc>
        <w:tc>
          <w:tcPr>
            <w:tcW w:w="700" w:type="pct"/>
            <w:shd w:val="clear" w:color="auto" w:fill="FCE7F3"/>
            <w:tcMar>
              <w:top w:w="150" w:type="dxa"/>
              <w:left w:w="100" w:type="dxa"/>
              <w:bottom w:w="150" w:type="dxa"/>
              <w:right w:w="100" w:type="dxa"/>
            </w:tcMar>
          </w:tcPr>
          <w:p w14:paraId="43E2B53C" w14:textId="77777777" w:rsidR="001A20E6" w:rsidRDefault="00000000">
            <w:pPr>
              <w:pStyle w:val="TableCellTaskSubject"/>
            </w:pPr>
            <w:r>
              <w:t>History-Ancient</w:t>
            </w:r>
          </w:p>
          <w:p w14:paraId="6B4F86BA" w14:textId="77777777" w:rsidR="001A20E6" w:rsidRDefault="00000000">
            <w:pPr>
              <w:pStyle w:val="TableCellTaskDetails"/>
            </w:pPr>
            <w:r>
              <w:t>• Study - Broad / Overlap (H01/00) — 30m</w:t>
            </w:r>
          </w:p>
          <w:p w14:paraId="64F075CB" w14:textId="77777777" w:rsidR="001A20E6" w:rsidRDefault="00000000">
            <w:pPr>
              <w:pStyle w:val="TableCellTaskBadge"/>
              <w:shd w:val="clear" w:color="auto" w:fill="E3F2FD"/>
            </w:pPr>
            <w:r>
              <w:rPr>
                <w:b/>
                <w:bCs/>
                <w:color w:val="1976D2"/>
              </w:rPr>
              <w:t>STUDY</w:t>
            </w:r>
          </w:p>
          <w:p w14:paraId="77E3E00F" w14:textId="77777777" w:rsidR="001A20E6" w:rsidRDefault="00000000">
            <w:pPr>
              <w:pStyle w:val="TableCellTaskDetails"/>
            </w:pPr>
            <w:r>
              <w:t>• Study - Pre-historic cultures (H01/01) — 30m</w:t>
            </w:r>
          </w:p>
          <w:p w14:paraId="7C178E31" w14:textId="77777777" w:rsidR="001A20E6" w:rsidRDefault="00000000">
            <w:pPr>
              <w:pStyle w:val="TableCellTaskBadge"/>
              <w:shd w:val="clear" w:color="auto" w:fill="E3F2FD"/>
            </w:pPr>
            <w:r>
              <w:rPr>
                <w:b/>
                <w:bCs/>
                <w:color w:val="1976D2"/>
              </w:rPr>
              <w:t>STUDY</w:t>
            </w:r>
          </w:p>
          <w:p w14:paraId="2EB6D979" w14:textId="77777777" w:rsidR="001A20E6" w:rsidRDefault="00000000">
            <w:pPr>
              <w:pStyle w:val="TableCellTaskDetails"/>
            </w:pPr>
            <w:r>
              <w:t>• Study - Harappan civilisation (H01/02) — 30m</w:t>
            </w:r>
          </w:p>
          <w:p w14:paraId="37C1D18C" w14:textId="77777777" w:rsidR="001A20E6" w:rsidRDefault="00000000">
            <w:pPr>
              <w:pStyle w:val="TableCellTaskBadge"/>
              <w:shd w:val="clear" w:color="auto" w:fill="E3F2FD"/>
            </w:pPr>
            <w:r>
              <w:rPr>
                <w:b/>
                <w:bCs/>
                <w:color w:val="1976D2"/>
              </w:rPr>
              <w:t>STUDY</w:t>
            </w:r>
          </w:p>
          <w:p w14:paraId="2190B27D" w14:textId="77777777" w:rsidR="001A20E6" w:rsidRDefault="00000000">
            <w:pPr>
              <w:pStyle w:val="TableCellTaskDetails"/>
            </w:pPr>
            <w:r>
              <w:t>• Study - Vedic &amp; Post Vedic - Culture &amp; Philosophy (H01/03) — 30m</w:t>
            </w:r>
          </w:p>
          <w:p w14:paraId="471C3BF4" w14:textId="77777777" w:rsidR="001A20E6" w:rsidRDefault="00000000">
            <w:pPr>
              <w:pStyle w:val="TableCellTaskBadge"/>
              <w:shd w:val="clear" w:color="auto" w:fill="E3F2FD"/>
            </w:pPr>
            <w:r>
              <w:rPr>
                <w:b/>
                <w:bCs/>
                <w:color w:val="1976D2"/>
              </w:rPr>
              <w:t>STUDY</w:t>
            </w:r>
          </w:p>
          <w:p w14:paraId="2134D19D" w14:textId="77777777" w:rsidR="001A20E6" w:rsidRDefault="00000000">
            <w:pPr>
              <w:pStyle w:val="TableCellTaskDetails"/>
            </w:pPr>
            <w:r>
              <w:t>• Revision - Broad / Overlap (H01/00) — 30m</w:t>
            </w:r>
          </w:p>
          <w:p w14:paraId="025A42F0"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5BC6AEED" w14:textId="77777777" w:rsidR="001A20E6" w:rsidRDefault="00000000">
            <w:pPr>
              <w:pStyle w:val="TableCellTaskSubject"/>
            </w:pPr>
            <w:r>
              <w:t>History-Ancient</w:t>
            </w:r>
          </w:p>
          <w:p w14:paraId="7031ADB6" w14:textId="77777777" w:rsidR="001A20E6" w:rsidRDefault="00000000">
            <w:pPr>
              <w:pStyle w:val="TableCellTaskDetails"/>
            </w:pPr>
            <w:r>
              <w:t>• Study - Mauryan Empire (H01/04) — 30m</w:t>
            </w:r>
          </w:p>
          <w:p w14:paraId="3CE21A60" w14:textId="77777777" w:rsidR="001A20E6" w:rsidRDefault="00000000">
            <w:pPr>
              <w:pStyle w:val="TableCellTaskBadge"/>
              <w:shd w:val="clear" w:color="auto" w:fill="E3F2FD"/>
            </w:pPr>
            <w:r>
              <w:rPr>
                <w:b/>
                <w:bCs/>
                <w:color w:val="1976D2"/>
              </w:rPr>
              <w:t>STUDY</w:t>
            </w:r>
          </w:p>
          <w:p w14:paraId="491AA712" w14:textId="77777777" w:rsidR="001A20E6" w:rsidRDefault="00000000">
            <w:pPr>
              <w:pStyle w:val="TableCellTaskDetails"/>
            </w:pPr>
            <w:r>
              <w:t>• Study - Post-Mauryan (H01/05) — 30m</w:t>
            </w:r>
          </w:p>
          <w:p w14:paraId="1E884159" w14:textId="77777777" w:rsidR="001A20E6" w:rsidRDefault="00000000">
            <w:pPr>
              <w:pStyle w:val="TableCellTaskBadge"/>
              <w:shd w:val="clear" w:color="auto" w:fill="E3F2FD"/>
            </w:pPr>
            <w:r>
              <w:rPr>
                <w:b/>
                <w:bCs/>
                <w:color w:val="1976D2"/>
              </w:rPr>
              <w:t>STUDY</w:t>
            </w:r>
          </w:p>
          <w:p w14:paraId="6C3FA4B5" w14:textId="77777777" w:rsidR="001A20E6" w:rsidRDefault="00000000">
            <w:pPr>
              <w:pStyle w:val="TableCellTaskDetails"/>
            </w:pPr>
            <w:r>
              <w:t>• Study - Satavahanas (H01/06) — 30m</w:t>
            </w:r>
          </w:p>
          <w:p w14:paraId="609EA87E" w14:textId="77777777" w:rsidR="001A20E6" w:rsidRDefault="00000000">
            <w:pPr>
              <w:pStyle w:val="TableCellTaskBadge"/>
              <w:shd w:val="clear" w:color="auto" w:fill="E3F2FD"/>
            </w:pPr>
            <w:r>
              <w:rPr>
                <w:b/>
                <w:bCs/>
                <w:color w:val="1976D2"/>
              </w:rPr>
              <w:t>STUDY</w:t>
            </w:r>
          </w:p>
          <w:p w14:paraId="41B2C376" w14:textId="77777777" w:rsidR="001A20E6" w:rsidRDefault="00000000">
            <w:pPr>
              <w:pStyle w:val="TableCellTaskDetails"/>
            </w:pPr>
            <w:r>
              <w:t>• Study - Guptas (H01/07) — 30m</w:t>
            </w:r>
          </w:p>
          <w:p w14:paraId="02016FF8" w14:textId="77777777" w:rsidR="001A20E6" w:rsidRDefault="00000000">
            <w:pPr>
              <w:pStyle w:val="TableCellTaskBadge"/>
              <w:shd w:val="clear" w:color="auto" w:fill="E3F2FD"/>
            </w:pPr>
            <w:r>
              <w:rPr>
                <w:b/>
                <w:bCs/>
                <w:color w:val="1976D2"/>
              </w:rPr>
              <w:t>STUDY</w:t>
            </w:r>
          </w:p>
          <w:p w14:paraId="0C31385E" w14:textId="77777777" w:rsidR="001A20E6" w:rsidRDefault="00000000">
            <w:pPr>
              <w:pStyle w:val="TableCellTaskDetails"/>
            </w:pPr>
            <w:r>
              <w:t>• Revision - Pre-historic cultures (H01/01) — 30m</w:t>
            </w:r>
          </w:p>
          <w:p w14:paraId="574C1543"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1CD89522" w14:textId="77777777" w:rsidR="001A20E6" w:rsidRDefault="00000000">
            <w:pPr>
              <w:pStyle w:val="TableCellTaskSubject"/>
            </w:pPr>
            <w:r>
              <w:t>History-Medieval</w:t>
            </w:r>
          </w:p>
          <w:p w14:paraId="3BDDEFD3" w14:textId="77777777" w:rsidR="001A20E6" w:rsidRDefault="00000000">
            <w:pPr>
              <w:pStyle w:val="TableCellTaskDetails"/>
            </w:pPr>
            <w:r>
              <w:t>• Study - Broad / Overlap (H02/00) — 30m</w:t>
            </w:r>
          </w:p>
          <w:p w14:paraId="4C464D84" w14:textId="77777777" w:rsidR="001A20E6" w:rsidRDefault="00000000">
            <w:pPr>
              <w:pStyle w:val="TableCellTaskBadge"/>
              <w:shd w:val="clear" w:color="auto" w:fill="E3F2FD"/>
            </w:pPr>
            <w:r>
              <w:rPr>
                <w:b/>
                <w:bCs/>
                <w:color w:val="1976D2"/>
              </w:rPr>
              <w:t>STUDY</w:t>
            </w:r>
          </w:p>
          <w:p w14:paraId="40188EF4" w14:textId="77777777" w:rsidR="001A20E6" w:rsidRDefault="00000000">
            <w:pPr>
              <w:pStyle w:val="TableCellTaskDetails"/>
            </w:pPr>
            <w:r>
              <w:t>• Study - Advent of Islam (H02/01) — 30m</w:t>
            </w:r>
          </w:p>
          <w:p w14:paraId="093103DB" w14:textId="77777777" w:rsidR="001A20E6" w:rsidRDefault="00000000">
            <w:pPr>
              <w:pStyle w:val="TableCellTaskBadge"/>
              <w:shd w:val="clear" w:color="auto" w:fill="E3F2FD"/>
            </w:pPr>
            <w:r>
              <w:rPr>
                <w:b/>
                <w:bCs/>
                <w:color w:val="1976D2"/>
              </w:rPr>
              <w:t>STUDY</w:t>
            </w:r>
          </w:p>
          <w:p w14:paraId="386D9A89" w14:textId="77777777" w:rsidR="001A20E6" w:rsidRDefault="00000000">
            <w:pPr>
              <w:pStyle w:val="TableCellTaskDetails"/>
            </w:pPr>
            <w:r>
              <w:t>• Study - Tripartite Struggle (H02/02) — 30m</w:t>
            </w:r>
          </w:p>
          <w:p w14:paraId="5FCE5987" w14:textId="77777777" w:rsidR="001A20E6" w:rsidRDefault="00000000">
            <w:pPr>
              <w:pStyle w:val="TableCellTaskBadge"/>
              <w:shd w:val="clear" w:color="auto" w:fill="E3F2FD"/>
            </w:pPr>
            <w:r>
              <w:rPr>
                <w:b/>
                <w:bCs/>
                <w:color w:val="1976D2"/>
              </w:rPr>
              <w:t>STUDY</w:t>
            </w:r>
          </w:p>
          <w:p w14:paraId="0A4D6F21" w14:textId="77777777" w:rsidR="001A20E6" w:rsidRDefault="00000000">
            <w:pPr>
              <w:pStyle w:val="TableCellTaskDetails"/>
            </w:pPr>
            <w:r>
              <w:t>• Study - Imperial Cholas (H02/03) — 30m</w:t>
            </w:r>
          </w:p>
          <w:p w14:paraId="57AD0BB8" w14:textId="77777777" w:rsidR="001A20E6" w:rsidRDefault="00000000">
            <w:pPr>
              <w:pStyle w:val="TableCellTaskBadge"/>
              <w:shd w:val="clear" w:color="auto" w:fill="E3F2FD"/>
            </w:pPr>
            <w:r>
              <w:rPr>
                <w:b/>
                <w:bCs/>
                <w:color w:val="1976D2"/>
              </w:rPr>
              <w:t>STUDY</w:t>
            </w:r>
          </w:p>
          <w:p w14:paraId="24A77DAB" w14:textId="77777777" w:rsidR="001A20E6" w:rsidRDefault="00000000">
            <w:pPr>
              <w:pStyle w:val="TableCellTaskDetails"/>
            </w:pPr>
            <w:r>
              <w:t>• Revision - Broad / Overlap (H02/00) — 30m</w:t>
            </w:r>
          </w:p>
          <w:p w14:paraId="488CCB35"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5C5C9209" w14:textId="77777777" w:rsidR="001A20E6" w:rsidRDefault="00000000">
            <w:pPr>
              <w:pStyle w:val="TableCellTaskSubject"/>
            </w:pPr>
            <w:r>
              <w:t>History-Medieval</w:t>
            </w:r>
          </w:p>
          <w:p w14:paraId="665B3EAE" w14:textId="77777777" w:rsidR="001A20E6" w:rsidRDefault="00000000">
            <w:pPr>
              <w:pStyle w:val="TableCellTaskDetails"/>
            </w:pPr>
            <w:r>
              <w:t>• Study - Delhi Sultanate (H02/04) — 30m</w:t>
            </w:r>
          </w:p>
          <w:p w14:paraId="55808A20" w14:textId="77777777" w:rsidR="001A20E6" w:rsidRDefault="00000000">
            <w:pPr>
              <w:pStyle w:val="TableCellTaskBadge"/>
              <w:shd w:val="clear" w:color="auto" w:fill="E3F2FD"/>
            </w:pPr>
            <w:r>
              <w:rPr>
                <w:b/>
                <w:bCs/>
                <w:color w:val="1976D2"/>
              </w:rPr>
              <w:t>STUDY</w:t>
            </w:r>
          </w:p>
          <w:p w14:paraId="3F3FE390" w14:textId="77777777" w:rsidR="001A20E6" w:rsidRDefault="00000000">
            <w:pPr>
              <w:pStyle w:val="TableCellTaskDetails"/>
            </w:pPr>
            <w:r>
              <w:t>• Study - Mughals (H02/05) — 30m</w:t>
            </w:r>
          </w:p>
          <w:p w14:paraId="1109E169" w14:textId="77777777" w:rsidR="001A20E6" w:rsidRDefault="00000000">
            <w:pPr>
              <w:pStyle w:val="TableCellTaskBadge"/>
              <w:shd w:val="clear" w:color="auto" w:fill="E3F2FD"/>
            </w:pPr>
            <w:r>
              <w:rPr>
                <w:b/>
                <w:bCs/>
                <w:color w:val="1976D2"/>
              </w:rPr>
              <w:t>STUDY</w:t>
            </w:r>
          </w:p>
          <w:p w14:paraId="4319214E" w14:textId="77777777" w:rsidR="001A20E6" w:rsidRDefault="00000000">
            <w:pPr>
              <w:pStyle w:val="TableCellTaskDetails"/>
            </w:pPr>
            <w:r>
              <w:t>• Study - Bhakti and Sufi movement (H02/06) — 30m</w:t>
            </w:r>
          </w:p>
          <w:p w14:paraId="361F94F6" w14:textId="77777777" w:rsidR="001A20E6" w:rsidRDefault="00000000">
            <w:pPr>
              <w:pStyle w:val="TableCellTaskBadge"/>
              <w:shd w:val="clear" w:color="auto" w:fill="E3F2FD"/>
            </w:pPr>
            <w:r>
              <w:rPr>
                <w:b/>
                <w:bCs/>
                <w:color w:val="1976D2"/>
              </w:rPr>
              <w:t>STUDY</w:t>
            </w:r>
          </w:p>
          <w:p w14:paraId="74A28338" w14:textId="77777777" w:rsidR="001A20E6" w:rsidRDefault="00000000">
            <w:pPr>
              <w:pStyle w:val="TableCellTaskDetails"/>
            </w:pPr>
            <w:r>
              <w:t>• Study - Vijayanagar Empire (H02/07) — 30m</w:t>
            </w:r>
          </w:p>
          <w:p w14:paraId="19910417" w14:textId="77777777" w:rsidR="001A20E6" w:rsidRDefault="00000000">
            <w:pPr>
              <w:pStyle w:val="TableCellTaskBadge"/>
              <w:shd w:val="clear" w:color="auto" w:fill="E3F2FD"/>
            </w:pPr>
            <w:r>
              <w:rPr>
                <w:b/>
                <w:bCs/>
                <w:color w:val="1976D2"/>
              </w:rPr>
              <w:t>STUDY</w:t>
            </w:r>
          </w:p>
          <w:p w14:paraId="6B56ACDC" w14:textId="77777777" w:rsidR="001A20E6" w:rsidRDefault="00000000">
            <w:pPr>
              <w:pStyle w:val="TableCellTaskDetails"/>
            </w:pPr>
            <w:r>
              <w:t>• Revision - Advent of Islam (H02/01) — 30m</w:t>
            </w:r>
          </w:p>
          <w:p w14:paraId="77327133"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652DA657" w14:textId="77777777" w:rsidR="001A20E6" w:rsidRDefault="00000000">
            <w:pPr>
              <w:pStyle w:val="TableCellTaskSubject"/>
            </w:pPr>
            <w:r>
              <w:t>History-Modern</w:t>
            </w:r>
          </w:p>
          <w:p w14:paraId="23533857" w14:textId="77777777" w:rsidR="001A20E6" w:rsidRDefault="00000000">
            <w:pPr>
              <w:pStyle w:val="TableCellTaskDetails"/>
            </w:pPr>
            <w:r>
              <w:t>• Study - Broad / Overlap (H03/00) — 30m</w:t>
            </w:r>
          </w:p>
          <w:p w14:paraId="4AA52830" w14:textId="77777777" w:rsidR="001A20E6" w:rsidRDefault="00000000">
            <w:pPr>
              <w:pStyle w:val="TableCellTaskBadge"/>
              <w:shd w:val="clear" w:color="auto" w:fill="E3F2FD"/>
            </w:pPr>
            <w:r>
              <w:rPr>
                <w:b/>
                <w:bCs/>
                <w:color w:val="1976D2"/>
              </w:rPr>
              <w:t>STUDY</w:t>
            </w:r>
          </w:p>
          <w:p w14:paraId="3D039753" w14:textId="77777777" w:rsidR="001A20E6" w:rsidRDefault="00000000">
            <w:pPr>
              <w:pStyle w:val="TableCellTaskDetails"/>
            </w:pPr>
            <w:r>
              <w:t>• Study - Advent of Europeans (H03/01) — 30m</w:t>
            </w:r>
          </w:p>
          <w:p w14:paraId="4DD1157B" w14:textId="77777777" w:rsidR="001A20E6" w:rsidRDefault="00000000">
            <w:pPr>
              <w:pStyle w:val="TableCellTaskBadge"/>
              <w:shd w:val="clear" w:color="auto" w:fill="E3F2FD"/>
            </w:pPr>
            <w:r>
              <w:rPr>
                <w:b/>
                <w:bCs/>
                <w:color w:val="1976D2"/>
              </w:rPr>
              <w:t>STUDY</w:t>
            </w:r>
          </w:p>
          <w:p w14:paraId="6931F0B7" w14:textId="77777777" w:rsidR="001A20E6" w:rsidRDefault="00000000">
            <w:pPr>
              <w:pStyle w:val="TableCellTaskDetails"/>
            </w:pPr>
            <w:r>
              <w:t>• Study - British Conquest and consolidation; Sepoy Mutiny (H03/02) — 30m</w:t>
            </w:r>
          </w:p>
          <w:p w14:paraId="3BEC7EF0" w14:textId="77777777" w:rsidR="001A20E6" w:rsidRDefault="00000000">
            <w:pPr>
              <w:pStyle w:val="TableCellTaskBadge"/>
              <w:shd w:val="clear" w:color="auto" w:fill="E3F2FD"/>
            </w:pPr>
            <w:r>
              <w:rPr>
                <w:b/>
                <w:bCs/>
                <w:color w:val="1976D2"/>
              </w:rPr>
              <w:t>STUDY</w:t>
            </w:r>
          </w:p>
          <w:p w14:paraId="7ACE8A96" w14:textId="77777777" w:rsidR="001A20E6" w:rsidRDefault="00000000">
            <w:pPr>
              <w:pStyle w:val="TableCellTaskDetails"/>
            </w:pPr>
            <w:r>
              <w:t>• Study - Indian Renaissance (H03/03) — 30m</w:t>
            </w:r>
          </w:p>
          <w:p w14:paraId="60A78EAE" w14:textId="77777777" w:rsidR="001A20E6" w:rsidRDefault="00000000">
            <w:pPr>
              <w:pStyle w:val="TableCellTaskBadge"/>
              <w:shd w:val="clear" w:color="auto" w:fill="E3F2FD"/>
            </w:pPr>
            <w:r>
              <w:rPr>
                <w:b/>
                <w:bCs/>
                <w:color w:val="1976D2"/>
              </w:rPr>
              <w:t>STUDY</w:t>
            </w:r>
          </w:p>
          <w:p w14:paraId="1719A286" w14:textId="77777777" w:rsidR="001A20E6" w:rsidRDefault="00000000">
            <w:pPr>
              <w:pStyle w:val="TableCellTaskDetails"/>
            </w:pPr>
            <w:r>
              <w:t>• Revision - Broad / Overlap (H03/00) — 30m</w:t>
            </w:r>
          </w:p>
          <w:p w14:paraId="4D7CA514" w14:textId="77777777" w:rsidR="001A20E6" w:rsidRDefault="00000000">
            <w:pPr>
              <w:pStyle w:val="TableCellTaskBadge"/>
              <w:shd w:val="clear" w:color="auto" w:fill="FCE4EC"/>
            </w:pPr>
            <w:r>
              <w:rPr>
                <w:b/>
                <w:bCs/>
                <w:color w:val="C2185B"/>
              </w:rPr>
              <w:t>REVISION</w:t>
            </w:r>
          </w:p>
        </w:tc>
        <w:tc>
          <w:tcPr>
            <w:tcW w:w="700" w:type="pct"/>
            <w:shd w:val="clear" w:color="auto" w:fill="FFF3E0"/>
            <w:tcMar>
              <w:top w:w="150" w:type="dxa"/>
              <w:left w:w="100" w:type="dxa"/>
              <w:bottom w:w="150" w:type="dxa"/>
              <w:right w:w="100" w:type="dxa"/>
            </w:tcMar>
          </w:tcPr>
          <w:p w14:paraId="41D5C529" w14:textId="77777777" w:rsidR="001A20E6" w:rsidRDefault="001A20E6"/>
        </w:tc>
      </w:tr>
    </w:tbl>
    <w:p w14:paraId="3FE3DE4A" w14:textId="77777777" w:rsidR="001A20E6" w:rsidRDefault="001A20E6">
      <w:pPr>
        <w:spacing w:after="400"/>
      </w:pPr>
    </w:p>
    <w:p w14:paraId="23D398BF" w14:textId="77777777" w:rsidR="001A20E6" w:rsidRDefault="00000000">
      <w:pPr>
        <w:pStyle w:val="ResourceTitle"/>
      </w:pPr>
      <w:r>
        <w:t>📚 Resources for Nov 01 - Nov 07</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06BE57C9" w14:textId="77777777">
        <w:tc>
          <w:tcPr>
            <w:tcW w:w="1650" w:type="pct"/>
            <w:tcBorders>
              <w:bottom w:val="single" w:sz="2" w:space="0" w:color="D1D5DB"/>
              <w:right w:val="single" w:sz="2" w:space="0" w:color="D1D5DB"/>
            </w:tcBorders>
            <w:tcMar>
              <w:top w:w="200" w:type="dxa"/>
              <w:left w:w="150" w:type="dxa"/>
              <w:bottom w:w="200" w:type="dxa"/>
              <w:right w:w="150" w:type="dxa"/>
            </w:tcMar>
          </w:tcPr>
          <w:p w14:paraId="0797A564" w14:textId="77777777" w:rsidR="001A20E6" w:rsidRDefault="00000000">
            <w:pPr>
              <w:pStyle w:val="TableCellSubjectName"/>
            </w:pPr>
            <w:r>
              <w:t>Essay</w:t>
            </w:r>
          </w:p>
          <w:p w14:paraId="5FB0A42D" w14:textId="77777777" w:rsidR="001A20E6" w:rsidRDefault="00000000">
            <w:pPr>
              <w:pStyle w:val="TableCellCategoryTitle"/>
            </w:pPr>
            <w:r>
              <w:t>📚 Primary Books</w:t>
            </w:r>
          </w:p>
          <w:p w14:paraId="16972AB1" w14:textId="77777777" w:rsidR="001A20E6" w:rsidRDefault="00000000">
            <w:pPr>
              <w:pStyle w:val="TableCellResourceItem"/>
            </w:pPr>
            <w:r>
              <w:t>• Michael Sandel – Justice</w:t>
            </w:r>
          </w:p>
          <w:p w14:paraId="404D81B2" w14:textId="77777777" w:rsidR="001A20E6" w:rsidRDefault="00000000">
            <w:pPr>
              <w:pStyle w:val="TableCellResourceItem"/>
            </w:pPr>
            <w:r>
              <w:t>• Ethics by Jitin Yadav</w:t>
            </w:r>
          </w:p>
          <w:p w14:paraId="787568BF" w14:textId="77777777" w:rsidR="001A20E6" w:rsidRDefault="00000000">
            <w:pPr>
              <w:pStyle w:val="TableCellResourceItem"/>
            </w:pPr>
            <w:r>
              <w:t>• 2nd ARC (4th, 10th – Ethics in Governance)</w:t>
            </w:r>
          </w:p>
          <w:p w14:paraId="4B40547B" w14:textId="77777777" w:rsidR="001A20E6" w:rsidRDefault="00000000">
            <w:pPr>
              <w:pStyle w:val="TableCellCategoryTitle"/>
            </w:pPr>
            <w:r>
              <w:t>📝 Practice Materials</w:t>
            </w:r>
          </w:p>
          <w:p w14:paraId="7DF5DE80" w14:textId="77777777" w:rsidR="001A20E6" w:rsidRDefault="00000000">
            <w:pPr>
              <w:pStyle w:val="TableCellResourceItem"/>
            </w:pPr>
            <w:r>
              <w:t>• La Excellence Ethics Material</w:t>
            </w:r>
          </w:p>
          <w:p w14:paraId="5C65E350" w14:textId="77777777" w:rsidR="001A20E6" w:rsidRDefault="00000000">
            <w:pPr>
              <w:pStyle w:val="TableCellResourceItem"/>
            </w:pPr>
            <w:r>
              <w:t>• Prelims &amp; Mains Workbooks</w:t>
            </w:r>
          </w:p>
          <w:p w14:paraId="4BCE55D8" w14:textId="77777777" w:rsidR="001A20E6" w:rsidRDefault="00000000">
            <w:pPr>
              <w:pStyle w:val="TableCellCategoryTitle"/>
            </w:pPr>
            <w:r>
              <w:t>📰 Current Affairs</w:t>
            </w:r>
          </w:p>
          <w:p w14:paraId="45C01AE2" w14:textId="77777777" w:rsidR="001A20E6" w:rsidRDefault="00000000">
            <w:pPr>
              <w:pStyle w:val="TableCellResourceItem"/>
            </w:pPr>
            <w:r>
              <w:t>• Newspapers (case studies, ethical dilemmas in news)</w:t>
            </w:r>
          </w:p>
        </w:tc>
        <w:tc>
          <w:tcPr>
            <w:tcW w:w="1650" w:type="pct"/>
            <w:tcBorders>
              <w:bottom w:val="single" w:sz="2" w:space="0" w:color="D1D5DB"/>
              <w:right w:val="single" w:sz="2" w:space="0" w:color="D1D5DB"/>
            </w:tcBorders>
            <w:tcMar>
              <w:top w:w="200" w:type="dxa"/>
              <w:left w:w="150" w:type="dxa"/>
              <w:bottom w:w="200" w:type="dxa"/>
              <w:right w:w="150" w:type="dxa"/>
            </w:tcMar>
          </w:tcPr>
          <w:p w14:paraId="75D41AA7" w14:textId="77777777" w:rsidR="001A20E6" w:rsidRDefault="00000000">
            <w:pPr>
              <w:pStyle w:val="TableCellSubjectName"/>
            </w:pPr>
            <w:r>
              <w:t>Sociology</w:t>
            </w:r>
          </w:p>
          <w:p w14:paraId="650F6E9A" w14:textId="77777777" w:rsidR="001A20E6" w:rsidRDefault="00000000">
            <w:pPr>
              <w:pStyle w:val="TableCellCategoryTitle"/>
            </w:pPr>
            <w:r>
              <w:t>📝 Practice Materials</w:t>
            </w:r>
          </w:p>
          <w:p w14:paraId="1C130667" w14:textId="77777777" w:rsidR="001A20E6" w:rsidRDefault="00000000">
            <w:pPr>
              <w:pStyle w:val="TableCellResourceItem"/>
            </w:pPr>
            <w:r>
              <w:t>• La Excellence Sociology Material</w:t>
            </w:r>
          </w:p>
          <w:p w14:paraId="20E96BF2" w14:textId="77777777" w:rsidR="001A20E6" w:rsidRDefault="00000000">
            <w:pPr>
              <w:pStyle w:val="TableCellResourceItem"/>
            </w:pPr>
            <w:r>
              <w:t>• Mains RRP + Prelims RRP</w:t>
            </w:r>
          </w:p>
          <w:p w14:paraId="35DEE42D" w14:textId="77777777" w:rsidR="001A20E6" w:rsidRDefault="00000000">
            <w:pPr>
              <w:pStyle w:val="TableCellResourceItem"/>
            </w:pPr>
            <w:r>
              <w:t>• Prelims &amp; Mains Workbooks</w:t>
            </w:r>
          </w:p>
          <w:p w14:paraId="42E47434" w14:textId="77777777" w:rsidR="001A20E6" w:rsidRDefault="00000000">
            <w:pPr>
              <w:pStyle w:val="TableCellResourceItem"/>
            </w:pPr>
            <w:r>
              <w:t>• Previous Year Question Papers</w:t>
            </w:r>
          </w:p>
          <w:p w14:paraId="514AD145" w14:textId="77777777" w:rsidR="001A20E6" w:rsidRDefault="00000000">
            <w:pPr>
              <w:pStyle w:val="TableCellResourceItem"/>
            </w:pPr>
            <w:r>
              <w:t>• Mock Tests</w:t>
            </w:r>
          </w:p>
          <w:p w14:paraId="3E4B30DD" w14:textId="77777777" w:rsidR="001A20E6" w:rsidRDefault="00000000">
            <w:pPr>
              <w:pStyle w:val="TableCellResourceItem"/>
            </w:pPr>
            <w:r>
              <w:t>• La Excellence Indian Society Material</w:t>
            </w:r>
          </w:p>
          <w:p w14:paraId="659E5E3B" w14:textId="77777777" w:rsidR="001A20E6" w:rsidRDefault="00000000">
            <w:pPr>
              <w:pStyle w:val="TableCellResourceItem"/>
            </w:pPr>
            <w:r>
              <w:t>• Mains Workbook - Paper I</w:t>
            </w:r>
          </w:p>
          <w:p w14:paraId="0791F65F" w14:textId="77777777" w:rsidR="001A20E6" w:rsidRDefault="00000000">
            <w:pPr>
              <w:pStyle w:val="TableCellResourceItem"/>
            </w:pPr>
            <w:r>
              <w:t>• La Excellence Social Change Material</w:t>
            </w:r>
          </w:p>
          <w:p w14:paraId="05A5546F" w14:textId="77777777" w:rsidR="001A20E6" w:rsidRDefault="00000000">
            <w:pPr>
              <w:pStyle w:val="TableCellResourceItem"/>
            </w:pPr>
            <w:r>
              <w:t>• Mains Workbook - Paper II</w:t>
            </w:r>
          </w:p>
          <w:p w14:paraId="32A4E976" w14:textId="77777777" w:rsidR="001A20E6" w:rsidRDefault="00000000">
            <w:pPr>
              <w:pStyle w:val="TableCellResourceItem"/>
            </w:pPr>
            <w:r>
              <w:t>• La Excellence Sociology of Religion Material</w:t>
            </w:r>
          </w:p>
          <w:p w14:paraId="7B9D241D" w14:textId="77777777" w:rsidR="001A20E6" w:rsidRDefault="00000000">
            <w:pPr>
              <w:pStyle w:val="TableCellResourceItem"/>
            </w:pPr>
            <w:r>
              <w:t>• Mains Workbook</w:t>
            </w:r>
          </w:p>
          <w:p w14:paraId="567F5AFA" w14:textId="77777777" w:rsidR="001A20E6" w:rsidRDefault="00000000">
            <w:pPr>
              <w:pStyle w:val="TableCellResourceItem"/>
            </w:pPr>
            <w:r>
              <w:t>• La Excellence Sociology of Education Material</w:t>
            </w:r>
          </w:p>
          <w:p w14:paraId="6ED21EFB" w14:textId="77777777" w:rsidR="001A20E6" w:rsidRDefault="00000000">
            <w:pPr>
              <w:pStyle w:val="TableCellResourceItem"/>
            </w:pPr>
            <w:r>
              <w:t>• Mains Workbook</w:t>
            </w:r>
          </w:p>
          <w:p w14:paraId="0DFB6E2F" w14:textId="77777777" w:rsidR="001A20E6" w:rsidRDefault="00000000">
            <w:pPr>
              <w:pStyle w:val="TableCellResourceItem"/>
            </w:pPr>
            <w:r>
              <w:t>• La Excellence Social Stratification Material</w:t>
            </w:r>
          </w:p>
          <w:p w14:paraId="01BEC33D" w14:textId="77777777" w:rsidR="001A20E6" w:rsidRDefault="00000000">
            <w:pPr>
              <w:pStyle w:val="TableCellResourceItem"/>
            </w:pPr>
            <w:r>
              <w:t>• Mains Workbook</w:t>
            </w:r>
          </w:p>
          <w:p w14:paraId="0E54BD8D" w14:textId="77777777" w:rsidR="001A20E6" w:rsidRDefault="00000000">
            <w:pPr>
              <w:pStyle w:val="TableCellResourceItem"/>
            </w:pPr>
            <w:r>
              <w:t>• La Excellence Gender Studies Material</w:t>
            </w:r>
          </w:p>
          <w:p w14:paraId="63F87B27" w14:textId="77777777" w:rsidR="001A20E6" w:rsidRDefault="00000000">
            <w:pPr>
              <w:pStyle w:val="TableCellResourceItem"/>
            </w:pPr>
            <w:r>
              <w:t>• Mains Workbook</w:t>
            </w:r>
          </w:p>
          <w:p w14:paraId="4E996919" w14:textId="77777777" w:rsidR="001A20E6" w:rsidRDefault="00000000">
            <w:pPr>
              <w:pStyle w:val="TableCellResourceItem"/>
            </w:pPr>
            <w:r>
              <w:t>• La Excellence Urban Sociology Material</w:t>
            </w:r>
          </w:p>
          <w:p w14:paraId="6E61CD6E" w14:textId="77777777" w:rsidR="001A20E6" w:rsidRDefault="00000000">
            <w:pPr>
              <w:pStyle w:val="TableCellResourceItem"/>
            </w:pPr>
            <w:r>
              <w:t>• Mains Workbook</w:t>
            </w:r>
          </w:p>
          <w:p w14:paraId="3912DDA3" w14:textId="77777777" w:rsidR="001A20E6" w:rsidRDefault="00000000">
            <w:pPr>
              <w:pStyle w:val="TableCellResourceItem"/>
            </w:pPr>
            <w:r>
              <w:t>• La Excellence Rural Sociology Material</w:t>
            </w:r>
          </w:p>
          <w:p w14:paraId="23CD869D" w14:textId="77777777" w:rsidR="001A20E6" w:rsidRDefault="00000000">
            <w:pPr>
              <w:pStyle w:val="TableCellResourceItem"/>
            </w:pPr>
            <w:r>
              <w:t>• Mains Workbook</w:t>
            </w:r>
          </w:p>
          <w:p w14:paraId="1EB20B0E" w14:textId="77777777" w:rsidR="001A20E6" w:rsidRDefault="00000000">
            <w:pPr>
              <w:pStyle w:val="TableCellResourceItem"/>
            </w:pPr>
            <w:r>
              <w:t>• La Excellence Social Movements Material</w:t>
            </w:r>
          </w:p>
          <w:p w14:paraId="2F5EDFA5" w14:textId="77777777" w:rsidR="001A20E6" w:rsidRDefault="00000000">
            <w:pPr>
              <w:pStyle w:val="TableCellResourceItem"/>
            </w:pPr>
            <w:r>
              <w:t>• Mains Workbook</w:t>
            </w:r>
          </w:p>
          <w:p w14:paraId="65B68253" w14:textId="77777777" w:rsidR="001A20E6" w:rsidRDefault="00000000">
            <w:pPr>
              <w:pStyle w:val="TableCellResourceItem"/>
            </w:pPr>
            <w:r>
              <w:t>• La Excellence Sociology of Health Material</w:t>
            </w:r>
          </w:p>
          <w:p w14:paraId="25B28BA3" w14:textId="77777777" w:rsidR="001A20E6" w:rsidRDefault="00000000">
            <w:pPr>
              <w:pStyle w:val="TableCellResourceItem"/>
            </w:pPr>
            <w:r>
              <w:t>• Mains Workbook</w:t>
            </w:r>
          </w:p>
          <w:p w14:paraId="4DA3ABC1" w14:textId="77777777" w:rsidR="001A20E6" w:rsidRDefault="00000000">
            <w:pPr>
              <w:pStyle w:val="TableCellResourceItem"/>
            </w:pPr>
            <w:r>
              <w:t>• La Excellence Sociology of Law Material</w:t>
            </w:r>
          </w:p>
          <w:p w14:paraId="1B00E627" w14:textId="77777777" w:rsidR="001A20E6" w:rsidRDefault="00000000">
            <w:pPr>
              <w:pStyle w:val="TableCellResourceItem"/>
            </w:pPr>
            <w:r>
              <w:t>• Mains Workbook</w:t>
            </w:r>
          </w:p>
          <w:p w14:paraId="0C8A343F" w14:textId="77777777" w:rsidR="001A20E6" w:rsidRDefault="00000000">
            <w:pPr>
              <w:pStyle w:val="TableCellResourceItem"/>
            </w:pPr>
            <w:r>
              <w:t>• La Excellence Sociology of Media Material</w:t>
            </w:r>
          </w:p>
          <w:p w14:paraId="2D0312B4" w14:textId="77777777" w:rsidR="001A20E6" w:rsidRDefault="00000000">
            <w:pPr>
              <w:pStyle w:val="TableCellResourceItem"/>
            </w:pPr>
            <w:r>
              <w:t>• Mains Workbook</w:t>
            </w:r>
          </w:p>
          <w:p w14:paraId="69F1579C" w14:textId="77777777" w:rsidR="001A20E6" w:rsidRDefault="00000000">
            <w:pPr>
              <w:pStyle w:val="TableCellResourceItem"/>
            </w:pPr>
            <w:r>
              <w:t>• La Excellence Sociology of Science Material</w:t>
            </w:r>
          </w:p>
          <w:p w14:paraId="6ABADBCD" w14:textId="77777777" w:rsidR="001A20E6" w:rsidRDefault="00000000">
            <w:pPr>
              <w:pStyle w:val="TableCellResourceItem"/>
            </w:pPr>
            <w:r>
              <w:t>• Mains Workbook</w:t>
            </w:r>
          </w:p>
          <w:p w14:paraId="1D8F4967" w14:textId="77777777" w:rsidR="001A20E6" w:rsidRDefault="00000000">
            <w:pPr>
              <w:pStyle w:val="TableCellResourceItem"/>
            </w:pPr>
            <w:r>
              <w:t>• La Excellence Sociology of Environment Material</w:t>
            </w:r>
          </w:p>
          <w:p w14:paraId="1CFFA68C" w14:textId="77777777" w:rsidR="001A20E6" w:rsidRDefault="00000000">
            <w:pPr>
              <w:pStyle w:val="TableCellResourceItem"/>
            </w:pPr>
            <w:r>
              <w:t>• Mains Workbook</w:t>
            </w:r>
          </w:p>
          <w:p w14:paraId="16A51032" w14:textId="77777777" w:rsidR="001A20E6" w:rsidRDefault="00000000">
            <w:pPr>
              <w:pStyle w:val="TableCellResourceItem"/>
            </w:pPr>
            <w:r>
              <w:t>• La Excellence Sociology of Globalization Material</w:t>
            </w:r>
          </w:p>
          <w:p w14:paraId="556AFEA4" w14:textId="77777777" w:rsidR="001A20E6" w:rsidRDefault="00000000">
            <w:pPr>
              <w:pStyle w:val="TableCellResourceItem"/>
            </w:pPr>
            <w:r>
              <w:t>• Mains Workbook</w:t>
            </w:r>
          </w:p>
          <w:p w14:paraId="04B7C76D" w14:textId="77777777" w:rsidR="001A20E6" w:rsidRDefault="00000000">
            <w:pPr>
              <w:pStyle w:val="TableCellResourceItem"/>
            </w:pPr>
            <w:r>
              <w:t>• La Excellence Sociology of Work Material</w:t>
            </w:r>
          </w:p>
          <w:p w14:paraId="196A5F04" w14:textId="77777777" w:rsidR="001A20E6" w:rsidRDefault="00000000">
            <w:pPr>
              <w:pStyle w:val="TableCellResourceItem"/>
            </w:pPr>
            <w:r>
              <w:t>• Mains Workbook</w:t>
            </w:r>
          </w:p>
          <w:p w14:paraId="20CBDBB2" w14:textId="77777777" w:rsidR="001A20E6" w:rsidRDefault="00000000">
            <w:pPr>
              <w:pStyle w:val="TableCellCategoryTitle"/>
            </w:pPr>
            <w:r>
              <w:t>📰 Current Affairs</w:t>
            </w:r>
          </w:p>
          <w:p w14:paraId="47B7FAD4" w14:textId="77777777" w:rsidR="001A20E6" w:rsidRDefault="00000000">
            <w:pPr>
              <w:pStyle w:val="TableCellResourceItem"/>
            </w:pPr>
            <w:r>
              <w:t>• Indian Sociological Review</w:t>
            </w:r>
          </w:p>
          <w:p w14:paraId="781E7592" w14:textId="77777777" w:rsidR="001A20E6" w:rsidRDefault="00000000">
            <w:pPr>
              <w:pStyle w:val="TableCellResourceItem"/>
            </w:pPr>
            <w:r>
              <w:t>• Economic and Political Weekly (EPW)</w:t>
            </w:r>
          </w:p>
          <w:p w14:paraId="43916B15" w14:textId="77777777" w:rsidR="001A20E6" w:rsidRDefault="00000000">
            <w:pPr>
              <w:pStyle w:val="TableCellResourceItem"/>
            </w:pPr>
            <w:r>
              <w:t>• Newspapers (The Hindu, Indian Express - Social issues)</w:t>
            </w:r>
          </w:p>
          <w:p w14:paraId="3CC5E703" w14:textId="77777777" w:rsidR="001A20E6" w:rsidRDefault="00000000">
            <w:pPr>
              <w:pStyle w:val="TableCellResourceItem"/>
            </w:pPr>
            <w:r>
              <w:t>• Yojana Magazine</w:t>
            </w:r>
          </w:p>
          <w:p w14:paraId="0F3C2487" w14:textId="77777777" w:rsidR="001A20E6" w:rsidRDefault="00000000">
            <w:pPr>
              <w:pStyle w:val="TableCellResourceItem"/>
            </w:pPr>
            <w:r>
              <w:t>• Kurukshetra Magazine</w:t>
            </w:r>
          </w:p>
          <w:p w14:paraId="1151F8A2" w14:textId="77777777" w:rsidR="001A20E6" w:rsidRDefault="00000000">
            <w:pPr>
              <w:pStyle w:val="TableCellResourceItem"/>
            </w:pPr>
            <w:r>
              <w:t>• Social Watch India Reports</w:t>
            </w:r>
          </w:p>
          <w:p w14:paraId="10BC0B10" w14:textId="77777777" w:rsidR="001A20E6" w:rsidRDefault="00000000">
            <w:pPr>
              <w:pStyle w:val="TableCellResourceItem"/>
            </w:pPr>
            <w:r>
              <w:t>• NSSO Reports</w:t>
            </w:r>
          </w:p>
          <w:p w14:paraId="19011EBC" w14:textId="77777777" w:rsidR="001A20E6" w:rsidRDefault="00000000">
            <w:pPr>
              <w:pStyle w:val="TableCellResourceItem"/>
            </w:pPr>
            <w:r>
              <w:t>• NFHS Reports</w:t>
            </w:r>
          </w:p>
          <w:p w14:paraId="5B04D56E" w14:textId="77777777" w:rsidR="001A20E6" w:rsidRDefault="00000000">
            <w:pPr>
              <w:pStyle w:val="TableCellResourceItem"/>
            </w:pPr>
            <w:r>
              <w:t>• EPW Articles on Indian Society</w:t>
            </w:r>
          </w:p>
          <w:p w14:paraId="637CD392" w14:textId="77777777" w:rsidR="001A20E6" w:rsidRDefault="00000000">
            <w:pPr>
              <w:pStyle w:val="TableCellResourceItem"/>
            </w:pPr>
            <w:r>
              <w:t>• Census Reports</w:t>
            </w:r>
          </w:p>
          <w:p w14:paraId="46CD767C" w14:textId="77777777" w:rsidR="001A20E6" w:rsidRDefault="00000000">
            <w:pPr>
              <w:pStyle w:val="TableCellResourceItem"/>
            </w:pPr>
            <w:r>
              <w:t>• Social Development Reports</w:t>
            </w:r>
          </w:p>
          <w:p w14:paraId="534742D8" w14:textId="77777777" w:rsidR="001A20E6" w:rsidRDefault="00000000">
            <w:pPr>
              <w:pStyle w:val="TableCellResourceItem"/>
            </w:pPr>
            <w:r>
              <w:t>• Planning Commission Reports</w:t>
            </w:r>
          </w:p>
          <w:p w14:paraId="6FDC4377" w14:textId="77777777" w:rsidR="001A20E6" w:rsidRDefault="00000000">
            <w:pPr>
              <w:pStyle w:val="TableCellResourceItem"/>
            </w:pPr>
            <w:r>
              <w:t>• NITI Aayog Reports</w:t>
            </w:r>
          </w:p>
          <w:p w14:paraId="701514C1" w14:textId="77777777" w:rsidR="001A20E6" w:rsidRDefault="00000000">
            <w:pPr>
              <w:pStyle w:val="TableCellResourceItem"/>
            </w:pPr>
            <w:r>
              <w:t>• World Bank Reports on India</w:t>
            </w:r>
          </w:p>
          <w:p w14:paraId="73CA18EF" w14:textId="77777777" w:rsidR="001A20E6" w:rsidRDefault="00000000">
            <w:pPr>
              <w:pStyle w:val="TableCellResourceItem"/>
            </w:pPr>
            <w:r>
              <w:t>• Religious Demographics Reports</w:t>
            </w:r>
          </w:p>
          <w:p w14:paraId="2B2B8D86" w14:textId="77777777" w:rsidR="001A20E6" w:rsidRDefault="00000000">
            <w:pPr>
              <w:pStyle w:val="TableCellResourceItem"/>
            </w:pPr>
            <w:r>
              <w:t>• Minority Commission Reports</w:t>
            </w:r>
          </w:p>
          <w:p w14:paraId="40E11B88" w14:textId="77777777" w:rsidR="001A20E6" w:rsidRDefault="00000000">
            <w:pPr>
              <w:pStyle w:val="TableCellResourceItem"/>
            </w:pPr>
            <w:r>
              <w:t>• ASER Reports</w:t>
            </w:r>
          </w:p>
          <w:p w14:paraId="16E9FFAF" w14:textId="77777777" w:rsidR="001A20E6" w:rsidRDefault="00000000">
            <w:pPr>
              <w:pStyle w:val="TableCellResourceItem"/>
            </w:pPr>
            <w:r>
              <w:t>• NEP 2020</w:t>
            </w:r>
          </w:p>
          <w:p w14:paraId="2A0296CC" w14:textId="77777777" w:rsidR="001A20E6" w:rsidRDefault="00000000">
            <w:pPr>
              <w:pStyle w:val="TableCellResourceItem"/>
            </w:pPr>
            <w:r>
              <w:t>• Education Statistics Reports</w:t>
            </w:r>
          </w:p>
          <w:p w14:paraId="405FC8C1" w14:textId="77777777" w:rsidR="001A20E6" w:rsidRDefault="00000000">
            <w:pPr>
              <w:pStyle w:val="TableCellResourceItem"/>
            </w:pPr>
            <w:r>
              <w:t>• Sachar Committee Report</w:t>
            </w:r>
          </w:p>
          <w:p w14:paraId="35A57A3E" w14:textId="77777777" w:rsidR="001A20E6" w:rsidRDefault="00000000">
            <w:pPr>
              <w:pStyle w:val="TableCellResourceItem"/>
            </w:pPr>
            <w:r>
              <w:t>• Mandal Commission Report</w:t>
            </w:r>
          </w:p>
          <w:p w14:paraId="284F661B" w14:textId="77777777" w:rsidR="001A20E6" w:rsidRDefault="00000000">
            <w:pPr>
              <w:pStyle w:val="TableCellResourceItem"/>
            </w:pPr>
            <w:r>
              <w:t>• Caste Census Data</w:t>
            </w:r>
          </w:p>
          <w:p w14:paraId="090CDB86" w14:textId="77777777" w:rsidR="001A20E6" w:rsidRDefault="00000000">
            <w:pPr>
              <w:pStyle w:val="TableCellResourceItem"/>
            </w:pPr>
            <w:r>
              <w:t>• Gender Budget Reports</w:t>
            </w:r>
          </w:p>
          <w:p w14:paraId="4D4E629E" w14:textId="77777777" w:rsidR="001A20E6" w:rsidRDefault="00000000">
            <w:pPr>
              <w:pStyle w:val="TableCellResourceItem"/>
            </w:pPr>
            <w:r>
              <w:t>• Women and Child Development Ministry Reports</w:t>
            </w:r>
          </w:p>
          <w:p w14:paraId="532A376A" w14:textId="77777777" w:rsidR="001A20E6" w:rsidRDefault="00000000">
            <w:pPr>
              <w:pStyle w:val="TableCellResourceItem"/>
            </w:pPr>
            <w:r>
              <w:t>• NFHS Gender Data</w:t>
            </w:r>
          </w:p>
          <w:p w14:paraId="159CCC8E" w14:textId="77777777" w:rsidR="001A20E6" w:rsidRDefault="00000000">
            <w:pPr>
              <w:pStyle w:val="TableCellResourceItem"/>
            </w:pPr>
            <w:r>
              <w:t>• Census Urban Data</w:t>
            </w:r>
          </w:p>
          <w:p w14:paraId="3B601E68" w14:textId="77777777" w:rsidR="001A20E6" w:rsidRDefault="00000000">
            <w:pPr>
              <w:pStyle w:val="TableCellResourceItem"/>
            </w:pPr>
            <w:r>
              <w:t>• Smart Cities Mission Reports</w:t>
            </w:r>
          </w:p>
          <w:p w14:paraId="717B45CF" w14:textId="77777777" w:rsidR="001A20E6" w:rsidRDefault="00000000">
            <w:pPr>
              <w:pStyle w:val="TableCellResourceItem"/>
            </w:pPr>
            <w:r>
              <w:t>• Urban Development Ministry Reports</w:t>
            </w:r>
          </w:p>
          <w:p w14:paraId="213201B9" w14:textId="77777777" w:rsidR="001A20E6" w:rsidRDefault="00000000">
            <w:pPr>
              <w:pStyle w:val="TableCellResourceItem"/>
            </w:pPr>
            <w:r>
              <w:t>• Rural Development Ministry Reports</w:t>
            </w:r>
          </w:p>
          <w:p w14:paraId="1678E2DD" w14:textId="77777777" w:rsidR="001A20E6" w:rsidRDefault="00000000">
            <w:pPr>
              <w:pStyle w:val="TableCellResourceItem"/>
            </w:pPr>
            <w:r>
              <w:t>• MGNREGA Reports</w:t>
            </w:r>
          </w:p>
          <w:p w14:paraId="36A3E4CB" w14:textId="77777777" w:rsidR="001A20E6" w:rsidRDefault="00000000">
            <w:pPr>
              <w:pStyle w:val="TableCellResourceItem"/>
            </w:pPr>
            <w:r>
              <w:t>• Panchayati Raj Statistics</w:t>
            </w:r>
          </w:p>
          <w:p w14:paraId="488D158A" w14:textId="77777777" w:rsidR="001A20E6" w:rsidRDefault="00000000">
            <w:pPr>
              <w:pStyle w:val="TableCellResourceItem"/>
            </w:pPr>
            <w:r>
              <w:t>• Social Movement Case Studies</w:t>
            </w:r>
          </w:p>
          <w:p w14:paraId="67802825" w14:textId="77777777" w:rsidR="001A20E6" w:rsidRDefault="00000000">
            <w:pPr>
              <w:pStyle w:val="TableCellResourceItem"/>
            </w:pPr>
            <w:r>
              <w:t>• Civil Society Reports</w:t>
            </w:r>
          </w:p>
          <w:p w14:paraId="3A910B8D" w14:textId="77777777" w:rsidR="001A20E6" w:rsidRDefault="00000000">
            <w:pPr>
              <w:pStyle w:val="TableCellResourceItem"/>
            </w:pPr>
            <w:r>
              <w:t>• Human Rights Reports</w:t>
            </w:r>
          </w:p>
          <w:p w14:paraId="69750094" w14:textId="77777777" w:rsidR="001A20E6" w:rsidRDefault="00000000">
            <w:pPr>
              <w:pStyle w:val="TableCellResourceItem"/>
            </w:pPr>
            <w:r>
              <w:t>• Health Ministry Reports</w:t>
            </w:r>
          </w:p>
          <w:p w14:paraId="48A41E3C" w14:textId="77777777" w:rsidR="001A20E6" w:rsidRDefault="00000000">
            <w:pPr>
              <w:pStyle w:val="TableCellResourceItem"/>
            </w:pPr>
            <w:r>
              <w:t>• WHO Reports on India</w:t>
            </w:r>
          </w:p>
          <w:p w14:paraId="5B28AFEC" w14:textId="77777777" w:rsidR="001A20E6" w:rsidRDefault="00000000">
            <w:pPr>
              <w:pStyle w:val="TableCellResourceItem"/>
            </w:pPr>
            <w:r>
              <w:t>• Ayushman Bharat Reports</w:t>
            </w:r>
          </w:p>
          <w:p w14:paraId="42F1DF8E" w14:textId="77777777" w:rsidR="001A20E6" w:rsidRDefault="00000000">
            <w:pPr>
              <w:pStyle w:val="TableCellResourceItem"/>
            </w:pPr>
            <w:r>
              <w:t>• Law Commission Reports</w:t>
            </w:r>
          </w:p>
          <w:p w14:paraId="541A16DD" w14:textId="77777777" w:rsidR="001A20E6" w:rsidRDefault="00000000">
            <w:pPr>
              <w:pStyle w:val="TableCellResourceItem"/>
            </w:pPr>
            <w:r>
              <w:t>• Supreme Court Judgments</w:t>
            </w:r>
          </w:p>
          <w:p w14:paraId="07EBF2AE" w14:textId="77777777" w:rsidR="001A20E6" w:rsidRDefault="00000000">
            <w:pPr>
              <w:pStyle w:val="TableCellResourceItem"/>
            </w:pPr>
            <w:r>
              <w:t>• Legal Aid Reports</w:t>
            </w:r>
          </w:p>
          <w:p w14:paraId="01C9C140" w14:textId="77777777" w:rsidR="001A20E6" w:rsidRDefault="00000000">
            <w:pPr>
              <w:pStyle w:val="TableCellResourceItem"/>
            </w:pPr>
            <w:r>
              <w:t>• Media Reports</w:t>
            </w:r>
          </w:p>
          <w:p w14:paraId="34076508" w14:textId="77777777" w:rsidR="001A20E6" w:rsidRDefault="00000000">
            <w:pPr>
              <w:pStyle w:val="TableCellResourceItem"/>
            </w:pPr>
            <w:r>
              <w:t>• Broadcasting Ministry Reports</w:t>
            </w:r>
          </w:p>
          <w:p w14:paraId="1ABBA0E7" w14:textId="77777777" w:rsidR="001A20E6" w:rsidRDefault="00000000">
            <w:pPr>
              <w:pStyle w:val="TableCellResourceItem"/>
            </w:pPr>
            <w:r>
              <w:t>• Social Media Impact Studies</w:t>
            </w:r>
          </w:p>
          <w:p w14:paraId="2B1882DB" w14:textId="77777777" w:rsidR="001A20E6" w:rsidRDefault="00000000">
            <w:pPr>
              <w:pStyle w:val="TableCellResourceItem"/>
            </w:pPr>
            <w:r>
              <w:t>• Science and Technology Ministry Reports</w:t>
            </w:r>
          </w:p>
          <w:p w14:paraId="6660C33A" w14:textId="77777777" w:rsidR="001A20E6" w:rsidRDefault="00000000">
            <w:pPr>
              <w:pStyle w:val="TableCellResourceItem"/>
            </w:pPr>
            <w:r>
              <w:t>• ISRO Reports</w:t>
            </w:r>
          </w:p>
          <w:p w14:paraId="292E86B3" w14:textId="77777777" w:rsidR="001A20E6" w:rsidRDefault="00000000">
            <w:pPr>
              <w:pStyle w:val="TableCellResourceItem"/>
            </w:pPr>
            <w:r>
              <w:t>• Digital India Reports</w:t>
            </w:r>
          </w:p>
          <w:p w14:paraId="78F259D0" w14:textId="77777777" w:rsidR="001A20E6" w:rsidRDefault="00000000">
            <w:pPr>
              <w:pStyle w:val="TableCellResourceItem"/>
            </w:pPr>
            <w:r>
              <w:t>• Environment Ministry Reports</w:t>
            </w:r>
          </w:p>
          <w:p w14:paraId="046C8A23" w14:textId="77777777" w:rsidR="001A20E6" w:rsidRDefault="00000000">
            <w:pPr>
              <w:pStyle w:val="TableCellResourceItem"/>
            </w:pPr>
            <w:r>
              <w:t>• Climate Change Reports</w:t>
            </w:r>
          </w:p>
          <w:p w14:paraId="52FC00B5" w14:textId="77777777" w:rsidR="001A20E6" w:rsidRDefault="00000000">
            <w:pPr>
              <w:pStyle w:val="TableCellResourceItem"/>
            </w:pPr>
            <w:r>
              <w:t>• Sustainable Development Reports</w:t>
            </w:r>
          </w:p>
          <w:p w14:paraId="28B40F19" w14:textId="77777777" w:rsidR="001A20E6" w:rsidRDefault="00000000">
            <w:pPr>
              <w:pStyle w:val="TableCellResourceItem"/>
            </w:pPr>
            <w:r>
              <w:t>• WTO Reports</w:t>
            </w:r>
          </w:p>
          <w:p w14:paraId="1EB408C7" w14:textId="77777777" w:rsidR="001A20E6" w:rsidRDefault="00000000">
            <w:pPr>
              <w:pStyle w:val="TableCellResourceItem"/>
            </w:pPr>
            <w:r>
              <w:t>• Globalization Impact Studies</w:t>
            </w:r>
          </w:p>
          <w:p w14:paraId="7BC173D6" w14:textId="77777777" w:rsidR="001A20E6" w:rsidRDefault="00000000">
            <w:pPr>
              <w:pStyle w:val="TableCellResourceItem"/>
            </w:pPr>
            <w:r>
              <w:t>• International Migration Reports</w:t>
            </w:r>
          </w:p>
          <w:p w14:paraId="4785C5C3" w14:textId="77777777" w:rsidR="001A20E6" w:rsidRDefault="00000000">
            <w:pPr>
              <w:pStyle w:val="TableCellResourceItem"/>
            </w:pPr>
            <w:r>
              <w:t>• Labor Ministry Reports</w:t>
            </w:r>
          </w:p>
          <w:p w14:paraId="7200AEC4" w14:textId="77777777" w:rsidR="001A20E6" w:rsidRDefault="00000000">
            <w:pPr>
              <w:pStyle w:val="TableCellResourceItem"/>
            </w:pPr>
            <w:r>
              <w:t>• Industrial Relations Reports</w:t>
            </w:r>
          </w:p>
          <w:p w14:paraId="1F3D88BF"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16B3BE50" w14:textId="77777777" w:rsidR="001A20E6" w:rsidRDefault="00000000">
            <w:pPr>
              <w:pStyle w:val="TableCellSubjectName"/>
            </w:pPr>
            <w:r>
              <w:t>History-Ancient</w:t>
            </w:r>
          </w:p>
          <w:p w14:paraId="0898BC03" w14:textId="77777777" w:rsidR="001A20E6" w:rsidRDefault="00000000">
            <w:pPr>
              <w:pStyle w:val="TableCellCategoryTitle"/>
            </w:pPr>
            <w:r>
              <w:t>📚 Primary Books</w:t>
            </w:r>
          </w:p>
          <w:p w14:paraId="6671745D" w14:textId="77777777" w:rsidR="001A20E6" w:rsidRDefault="00000000">
            <w:pPr>
              <w:pStyle w:val="TableCellResourceItem"/>
            </w:pPr>
            <w:r>
              <w:t>• NCERT Class VI - Our Past - I - What, Where, How and When?</w:t>
            </w:r>
          </w:p>
          <w:p w14:paraId="2989F33F" w14:textId="77777777" w:rsidR="001A20E6" w:rsidRDefault="00000000">
            <w:pPr>
              <w:pStyle w:val="TableCellResourceItem"/>
            </w:pPr>
            <w:r>
              <w:t>• Ancient India by R.S. Sharma - The Importance of Ancient History</w:t>
            </w:r>
          </w:p>
          <w:p w14:paraId="2C457B19" w14:textId="77777777" w:rsidR="001A20E6" w:rsidRDefault="00000000">
            <w:pPr>
              <w:pStyle w:val="TableCellResourceItem"/>
            </w:pPr>
            <w:r>
              <w:t>• Ancient India by R.S. Sharma - The Construction of Ancient Indian History</w:t>
            </w:r>
          </w:p>
          <w:p w14:paraId="0090454E" w14:textId="77777777" w:rsidR="001A20E6" w:rsidRDefault="00000000">
            <w:pPr>
              <w:pStyle w:val="TableCellResourceItem"/>
            </w:pPr>
            <w:r>
              <w:t>• Ancient India by R.S. Sharma - The Geographical Setting</w:t>
            </w:r>
          </w:p>
          <w:p w14:paraId="39BF5EEF" w14:textId="77777777" w:rsidR="001A20E6" w:rsidRDefault="00000000">
            <w:pPr>
              <w:pStyle w:val="TableCellCategoryTitle"/>
            </w:pPr>
            <w:r>
              <w:t>📝 Practice Materials</w:t>
            </w:r>
          </w:p>
          <w:p w14:paraId="7DA9C6FF" w14:textId="77777777" w:rsidR="001A20E6" w:rsidRDefault="00000000">
            <w:pPr>
              <w:pStyle w:val="TableCellResourceItem"/>
            </w:pPr>
            <w:r>
              <w:t>• La Excellence Culture Material</w:t>
            </w:r>
          </w:p>
          <w:p w14:paraId="75441793" w14:textId="77777777" w:rsidR="001A20E6" w:rsidRDefault="00000000">
            <w:pPr>
              <w:pStyle w:val="TableCellResourceItem"/>
            </w:pPr>
            <w:r>
              <w:t>• Ancient/Medieval Prelims Workbooks</w:t>
            </w:r>
          </w:p>
          <w:p w14:paraId="504954AB" w14:textId="77777777" w:rsidR="001A20E6" w:rsidRDefault="00000000">
            <w:pPr>
              <w:pStyle w:val="TableCellCategoryTitle"/>
            </w:pPr>
            <w:r>
              <w:t>📰 Current Affairs</w:t>
            </w:r>
          </w:p>
          <w:p w14:paraId="2841FE1D" w14:textId="77777777" w:rsidR="001A20E6" w:rsidRDefault="00000000">
            <w:pPr>
              <w:pStyle w:val="TableCellResourceItem"/>
            </w:pPr>
            <w:r>
              <w:t>• Newspapers (CA on Archaeology/Heritage)</w:t>
            </w:r>
          </w:p>
        </w:tc>
      </w:tr>
      <w:tr w:rsidR="001A20E6" w14:paraId="7DB5F5A1" w14:textId="77777777">
        <w:tc>
          <w:tcPr>
            <w:tcW w:w="1650" w:type="pct"/>
            <w:tcBorders>
              <w:bottom w:val="single" w:sz="2" w:space="0" w:color="D1D5DB"/>
              <w:right w:val="single" w:sz="2" w:space="0" w:color="D1D5DB"/>
            </w:tcBorders>
            <w:tcMar>
              <w:top w:w="200" w:type="dxa"/>
              <w:left w:w="150" w:type="dxa"/>
              <w:bottom w:w="200" w:type="dxa"/>
              <w:right w:w="150" w:type="dxa"/>
            </w:tcMar>
          </w:tcPr>
          <w:p w14:paraId="4F3A64CE" w14:textId="77777777" w:rsidR="001A20E6" w:rsidRDefault="00000000">
            <w:pPr>
              <w:pStyle w:val="TableCellSubjectName"/>
            </w:pPr>
            <w:r>
              <w:t>History-Medieval</w:t>
            </w:r>
          </w:p>
          <w:p w14:paraId="0E3A01D0" w14:textId="77777777" w:rsidR="001A20E6" w:rsidRDefault="00000000">
            <w:pPr>
              <w:pStyle w:val="TableCellCategoryTitle"/>
            </w:pPr>
            <w:r>
              <w:t>📚 Primary Books</w:t>
            </w:r>
          </w:p>
          <w:p w14:paraId="62644D45" w14:textId="77777777" w:rsidR="001A20E6" w:rsidRDefault="00000000">
            <w:pPr>
              <w:pStyle w:val="TableCellResourceItem"/>
            </w:pPr>
            <w:r>
              <w:t>• NCERT Class VII - Our Past - II - Tracing Changes Through a Thousand Years</w:t>
            </w:r>
          </w:p>
          <w:p w14:paraId="3CF53F8F" w14:textId="77777777" w:rsidR="001A20E6" w:rsidRDefault="00000000">
            <w:pPr>
              <w:pStyle w:val="TableCellResourceItem"/>
            </w:pPr>
            <w:r>
              <w:t>• Medieval India by Satish Chandra - India and the World</w:t>
            </w:r>
          </w:p>
          <w:p w14:paraId="27943594" w14:textId="77777777" w:rsidR="001A20E6" w:rsidRDefault="00000000">
            <w:pPr>
              <w:pStyle w:val="TableCellResourceItem"/>
            </w:pPr>
            <w:r>
              <w:t>• Medieval India by Satish Chandra - Assessment and Review of Medieval India</w:t>
            </w:r>
          </w:p>
          <w:p w14:paraId="7BD8466E" w14:textId="77777777" w:rsidR="001A20E6" w:rsidRDefault="00000000">
            <w:pPr>
              <w:pStyle w:val="TableCellCategoryTitle"/>
            </w:pPr>
            <w:r>
              <w:t>📝 Practice Materials</w:t>
            </w:r>
          </w:p>
          <w:p w14:paraId="3312D7BB" w14:textId="77777777" w:rsidR="001A20E6" w:rsidRDefault="00000000">
            <w:pPr>
              <w:pStyle w:val="TableCellResourceItem"/>
            </w:pPr>
            <w:r>
              <w:t>• La Excellence Culture Material</w:t>
            </w:r>
          </w:p>
          <w:p w14:paraId="74EAFED1" w14:textId="77777777" w:rsidR="001A20E6" w:rsidRDefault="00000000">
            <w:pPr>
              <w:pStyle w:val="TableCellResourceItem"/>
            </w:pPr>
            <w:r>
              <w:t>• Ancient/Medieval Prelims Workbooks</w:t>
            </w:r>
          </w:p>
          <w:p w14:paraId="763E889D" w14:textId="77777777" w:rsidR="001A20E6" w:rsidRDefault="00000000">
            <w:pPr>
              <w:pStyle w:val="TableCellCategoryTitle"/>
            </w:pPr>
            <w:r>
              <w:t>📰 Current Affairs</w:t>
            </w:r>
          </w:p>
          <w:p w14:paraId="580BF66E" w14:textId="77777777" w:rsidR="001A20E6" w:rsidRDefault="00000000">
            <w:pPr>
              <w:pStyle w:val="TableCellResourceItem"/>
            </w:pPr>
            <w:r>
              <w:t>• Newspapers (CA on Archaeology/Heritage)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5DF9BC7D" w14:textId="77777777" w:rsidR="001A20E6" w:rsidRDefault="00000000">
            <w:pPr>
              <w:pStyle w:val="TableCellSubjectName"/>
            </w:pPr>
            <w:r>
              <w:t>History-Modern</w:t>
            </w:r>
          </w:p>
          <w:p w14:paraId="50C10224" w14:textId="77777777" w:rsidR="001A20E6" w:rsidRDefault="00000000">
            <w:pPr>
              <w:pStyle w:val="TableCellCategoryTitle"/>
            </w:pPr>
            <w:r>
              <w:t>📚 Primary Books</w:t>
            </w:r>
          </w:p>
          <w:p w14:paraId="177C0D27" w14:textId="77777777" w:rsidR="001A20E6" w:rsidRDefault="00000000">
            <w:pPr>
              <w:pStyle w:val="TableCellResourceItem"/>
            </w:pPr>
            <w:r>
              <w:t>• NCERT Class VIII - Our Past - III - How, When and Where</w:t>
            </w:r>
          </w:p>
          <w:p w14:paraId="0D113E21" w14:textId="77777777" w:rsidR="001A20E6" w:rsidRDefault="00000000">
            <w:pPr>
              <w:pStyle w:val="TableCellResourceItem"/>
            </w:pPr>
            <w:r>
              <w:t>• Old NCERT - Modern India by Bipan Chandra - The Decline of the Mughal Empire</w:t>
            </w:r>
          </w:p>
          <w:p w14:paraId="69892ADD" w14:textId="77777777" w:rsidR="001A20E6" w:rsidRDefault="00000000">
            <w:pPr>
              <w:pStyle w:val="TableCellCategoryTitle"/>
            </w:pPr>
            <w:r>
              <w:t>📝 Practice Materials</w:t>
            </w:r>
          </w:p>
          <w:p w14:paraId="4E3E46F0" w14:textId="77777777" w:rsidR="001A20E6" w:rsidRDefault="00000000">
            <w:pPr>
              <w:pStyle w:val="TableCellResourceItem"/>
            </w:pPr>
            <w:r>
              <w:t>• La Excellence Modern History Material</w:t>
            </w:r>
          </w:p>
          <w:p w14:paraId="4634392F" w14:textId="77777777" w:rsidR="001A20E6" w:rsidRDefault="00000000">
            <w:pPr>
              <w:pStyle w:val="TableCellResourceItem"/>
            </w:pPr>
            <w:r>
              <w:t>• Prelims &amp; Mains Workbooks</w:t>
            </w:r>
          </w:p>
          <w:p w14:paraId="5C828B4D" w14:textId="77777777" w:rsidR="001A20E6" w:rsidRDefault="00000000">
            <w:pPr>
              <w:pStyle w:val="TableCellCategoryTitle"/>
            </w:pPr>
            <w:r>
              <w:t>📰 Current Affairs</w:t>
            </w:r>
          </w:p>
          <w:p w14:paraId="1726F0E7" w14:textId="77777777" w:rsidR="001A20E6" w:rsidRDefault="00000000">
            <w:pPr>
              <w:pStyle w:val="TableCellResourceItem"/>
            </w:pPr>
            <w:r>
              <w:t>• Newspapers (IE – Explained History columns)</w:t>
            </w:r>
          </w:p>
        </w:tc>
        <w:tc>
          <w:tcPr>
            <w:tcW w:w="1650" w:type="pct"/>
          </w:tcPr>
          <w:p w14:paraId="4BF47EEC" w14:textId="77777777" w:rsidR="001A20E6" w:rsidRDefault="001A20E6"/>
        </w:tc>
      </w:tr>
    </w:tbl>
    <w:p w14:paraId="489D0FC8"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00354B9A" w14:textId="77777777">
        <w:tc>
          <w:tcPr>
            <w:tcW w:w="2500" w:type="pct"/>
            <w:tcMar>
              <w:top w:w="0" w:type="dxa"/>
              <w:left w:w="0" w:type="dxa"/>
              <w:bottom w:w="0" w:type="dxa"/>
              <w:right w:w="0" w:type="dxa"/>
            </w:tcMar>
          </w:tcPr>
          <w:p w14:paraId="4C7353E2" w14:textId="77777777" w:rsidR="001A20E6" w:rsidRDefault="00000000">
            <w:pPr>
              <w:pStyle w:val="WeekTitle"/>
            </w:pPr>
            <w:r>
              <w:rPr>
                <w:color w:val="BE185D"/>
              </w:rPr>
              <w:t>📅 Nov 08 - Nov 14, 2026</w:t>
            </w:r>
          </w:p>
        </w:tc>
        <w:tc>
          <w:tcPr>
            <w:tcW w:w="2500" w:type="pct"/>
            <w:tcMar>
              <w:top w:w="0" w:type="dxa"/>
              <w:left w:w="0" w:type="dxa"/>
              <w:bottom w:w="0" w:type="dxa"/>
              <w:right w:w="0" w:type="dxa"/>
            </w:tcMar>
          </w:tcPr>
          <w:p w14:paraId="7F65D1F9" w14:textId="77777777" w:rsidR="001A20E6" w:rsidRDefault="00000000">
            <w:pPr>
              <w:pStyle w:val="WeekCycleName"/>
            </w:pPr>
            <w:r>
              <w:rPr>
                <w:color w:val="BE185D"/>
              </w:rPr>
              <w:t>C3</w:t>
            </w:r>
          </w:p>
        </w:tc>
      </w:tr>
    </w:tbl>
    <w:p w14:paraId="17A1F617"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4549E845" w14:textId="77777777">
        <w:tc>
          <w:tcPr>
            <w:tcW w:w="700" w:type="pct"/>
            <w:shd w:val="clear" w:color="auto" w:fill="FCE7F3"/>
            <w:tcMar>
              <w:top w:w="200" w:type="dxa"/>
              <w:left w:w="100" w:type="dxa"/>
              <w:bottom w:w="200" w:type="dxa"/>
              <w:right w:w="100" w:type="dxa"/>
            </w:tcMar>
          </w:tcPr>
          <w:p w14:paraId="3B6A8B1A" w14:textId="77777777" w:rsidR="001A20E6" w:rsidRDefault="00000000">
            <w:pPr>
              <w:pStyle w:val="TableCellCalendarDayHeader"/>
            </w:pPr>
            <w:r>
              <w:rPr>
                <w:color w:val="BE185D"/>
              </w:rPr>
              <w:t>Sunday</w:t>
            </w:r>
          </w:p>
          <w:p w14:paraId="016735E1" w14:textId="77777777" w:rsidR="001A20E6" w:rsidRDefault="00000000">
            <w:pPr>
              <w:pStyle w:val="TableCellCalendarDateHeader"/>
            </w:pPr>
            <w:r>
              <w:rPr>
                <w:color w:val="BE185D"/>
              </w:rPr>
              <w:t>Nov 08</w:t>
            </w:r>
          </w:p>
          <w:p w14:paraId="6F8A9EB9"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33F822EF" w14:textId="77777777" w:rsidR="001A20E6" w:rsidRDefault="00000000">
            <w:pPr>
              <w:pStyle w:val="TableCellCalendarDayHeader"/>
            </w:pPr>
            <w:r>
              <w:rPr>
                <w:color w:val="BE185D"/>
              </w:rPr>
              <w:t>Monday</w:t>
            </w:r>
          </w:p>
          <w:p w14:paraId="5160F647" w14:textId="77777777" w:rsidR="001A20E6" w:rsidRDefault="00000000">
            <w:pPr>
              <w:pStyle w:val="TableCellCalendarDateHeader"/>
            </w:pPr>
            <w:r>
              <w:rPr>
                <w:color w:val="BE185D"/>
              </w:rPr>
              <w:t>Nov 09</w:t>
            </w:r>
          </w:p>
          <w:p w14:paraId="0FD4D843"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73794D57" w14:textId="77777777" w:rsidR="001A20E6" w:rsidRDefault="00000000">
            <w:pPr>
              <w:pStyle w:val="TableCellCalendarDayHeader"/>
            </w:pPr>
            <w:r>
              <w:rPr>
                <w:color w:val="BE185D"/>
              </w:rPr>
              <w:t>Tuesday</w:t>
            </w:r>
          </w:p>
          <w:p w14:paraId="0F98FBFE" w14:textId="77777777" w:rsidR="001A20E6" w:rsidRDefault="00000000">
            <w:pPr>
              <w:pStyle w:val="TableCellCalendarDateHeader"/>
            </w:pPr>
            <w:r>
              <w:rPr>
                <w:color w:val="BE185D"/>
              </w:rPr>
              <w:t>Nov 10</w:t>
            </w:r>
          </w:p>
          <w:p w14:paraId="7B07FCA3"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7C73F059" w14:textId="77777777" w:rsidR="001A20E6" w:rsidRDefault="00000000">
            <w:pPr>
              <w:pStyle w:val="TableCellCalendarDayHeader"/>
            </w:pPr>
            <w:r>
              <w:rPr>
                <w:color w:val="BE185D"/>
              </w:rPr>
              <w:t>Wednesday</w:t>
            </w:r>
          </w:p>
          <w:p w14:paraId="06D87F32" w14:textId="77777777" w:rsidR="001A20E6" w:rsidRDefault="00000000">
            <w:pPr>
              <w:pStyle w:val="TableCellCalendarDateHeader"/>
            </w:pPr>
            <w:r>
              <w:rPr>
                <w:color w:val="BE185D"/>
              </w:rPr>
              <w:t>Nov 11</w:t>
            </w:r>
          </w:p>
          <w:p w14:paraId="3A945431"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676EAA06" w14:textId="77777777" w:rsidR="001A20E6" w:rsidRDefault="00000000">
            <w:pPr>
              <w:pStyle w:val="TableCellCalendarDayHeader"/>
            </w:pPr>
            <w:r>
              <w:rPr>
                <w:color w:val="BE185D"/>
              </w:rPr>
              <w:t>Thursday</w:t>
            </w:r>
          </w:p>
          <w:p w14:paraId="1B7D9A4C" w14:textId="77777777" w:rsidR="001A20E6" w:rsidRDefault="00000000">
            <w:pPr>
              <w:pStyle w:val="TableCellCalendarDateHeader"/>
            </w:pPr>
            <w:r>
              <w:rPr>
                <w:color w:val="BE185D"/>
              </w:rPr>
              <w:t>Nov 12</w:t>
            </w:r>
          </w:p>
          <w:p w14:paraId="3C952196"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40365860" w14:textId="77777777" w:rsidR="001A20E6" w:rsidRDefault="00000000">
            <w:pPr>
              <w:pStyle w:val="TableCellCalendarDayHeader"/>
            </w:pPr>
            <w:r>
              <w:rPr>
                <w:color w:val="BE185D"/>
              </w:rPr>
              <w:t>Friday</w:t>
            </w:r>
          </w:p>
          <w:p w14:paraId="7FE92F64" w14:textId="77777777" w:rsidR="001A20E6" w:rsidRDefault="00000000">
            <w:pPr>
              <w:pStyle w:val="TableCellCalendarDateHeader"/>
            </w:pPr>
            <w:r>
              <w:rPr>
                <w:color w:val="BE185D"/>
              </w:rPr>
              <w:t>Nov 13</w:t>
            </w:r>
          </w:p>
          <w:p w14:paraId="2FCC0B56"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41DBAD65" w14:textId="77777777" w:rsidR="001A20E6" w:rsidRDefault="00000000">
            <w:pPr>
              <w:pStyle w:val="TableCellCalendarDayHeader"/>
            </w:pPr>
            <w:r>
              <w:rPr>
                <w:color w:val="F57C00"/>
              </w:rPr>
              <w:t>Saturday</w:t>
            </w:r>
          </w:p>
          <w:p w14:paraId="2397DCA7" w14:textId="77777777" w:rsidR="001A20E6" w:rsidRDefault="00000000">
            <w:pPr>
              <w:pStyle w:val="TableCellCalendarDateHeader"/>
            </w:pPr>
            <w:r>
              <w:rPr>
                <w:color w:val="F57C00"/>
              </w:rPr>
              <w:t>Nov 14</w:t>
            </w:r>
          </w:p>
          <w:p w14:paraId="13F8A7CC" w14:textId="77777777" w:rsidR="001A20E6" w:rsidRDefault="00000000">
            <w:pPr>
              <w:pStyle w:val="TableCellCatchupLabel"/>
            </w:pPr>
            <w:r>
              <w:rPr>
                <w:color w:val="F57C00"/>
              </w:rPr>
              <w:t>Catchup Day</w:t>
            </w:r>
          </w:p>
        </w:tc>
      </w:tr>
      <w:tr w:rsidR="001A20E6" w14:paraId="78185C6B" w14:textId="77777777">
        <w:tc>
          <w:tcPr>
            <w:tcW w:w="700" w:type="pct"/>
            <w:shd w:val="clear" w:color="auto" w:fill="FCE7F3"/>
            <w:tcMar>
              <w:top w:w="150" w:type="dxa"/>
              <w:left w:w="100" w:type="dxa"/>
              <w:bottom w:w="150" w:type="dxa"/>
              <w:right w:w="100" w:type="dxa"/>
            </w:tcMar>
          </w:tcPr>
          <w:p w14:paraId="3F606A85" w14:textId="77777777" w:rsidR="001A20E6" w:rsidRDefault="00000000">
            <w:pPr>
              <w:pStyle w:val="TableCellTaskSubject"/>
            </w:pPr>
            <w:r>
              <w:t>Essay</w:t>
            </w:r>
          </w:p>
          <w:p w14:paraId="70E346C8" w14:textId="77777777" w:rsidR="001A20E6" w:rsidRDefault="00000000">
            <w:pPr>
              <w:pStyle w:val="TableCellTaskDetails"/>
            </w:pPr>
            <w:r>
              <w:t>• Test - TEST — 3h</w:t>
            </w:r>
          </w:p>
          <w:p w14:paraId="5A1F5806"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7F80B146" w14:textId="77777777" w:rsidR="001A20E6" w:rsidRDefault="00000000">
            <w:pPr>
              <w:pStyle w:val="TableCellTaskSubject"/>
            </w:pPr>
            <w:r>
              <w:t>Essay</w:t>
            </w:r>
          </w:p>
          <w:p w14:paraId="071DB522" w14:textId="77777777" w:rsidR="001A20E6" w:rsidRDefault="00000000">
            <w:pPr>
              <w:pStyle w:val="TableCellTaskDetails"/>
            </w:pPr>
            <w:r>
              <w:t>• Study - Enviroment based topics (Z05) — 1h 30m</w:t>
            </w:r>
          </w:p>
          <w:p w14:paraId="19BA7FA5" w14:textId="77777777" w:rsidR="001A20E6" w:rsidRDefault="00000000">
            <w:pPr>
              <w:pStyle w:val="TableCellTaskBadge"/>
              <w:shd w:val="clear" w:color="auto" w:fill="E3F2FD"/>
            </w:pPr>
            <w:r>
              <w:rPr>
                <w:b/>
                <w:bCs/>
                <w:color w:val="1976D2"/>
              </w:rPr>
              <w:t>STUDY</w:t>
            </w:r>
          </w:p>
          <w:p w14:paraId="22BF8973" w14:textId="77777777" w:rsidR="001A20E6" w:rsidRDefault="00000000">
            <w:pPr>
              <w:pStyle w:val="TableCellTaskDetails"/>
            </w:pPr>
            <w:r>
              <w:t>• Revision - Governance based topics (Z06) — 30m</w:t>
            </w:r>
          </w:p>
          <w:p w14:paraId="2908D692" w14:textId="77777777" w:rsidR="001A20E6" w:rsidRDefault="00000000">
            <w:pPr>
              <w:pStyle w:val="TableCellTaskBadge"/>
              <w:shd w:val="clear" w:color="auto" w:fill="FCE4EC"/>
            </w:pPr>
            <w:r>
              <w:rPr>
                <w:b/>
                <w:bCs/>
                <w:color w:val="C2185B"/>
              </w:rPr>
              <w:t>REVISION</w:t>
            </w:r>
          </w:p>
          <w:p w14:paraId="531C780E" w14:textId="77777777" w:rsidR="001A20E6" w:rsidRDefault="00000000">
            <w:pPr>
              <w:pStyle w:val="TableCellTaskDetails"/>
            </w:pPr>
            <w:r>
              <w:t>• Practice - Governance based topics (Z06) — 30m</w:t>
            </w:r>
          </w:p>
          <w:p w14:paraId="063682D6"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744605BC" w14:textId="77777777" w:rsidR="001A20E6" w:rsidRDefault="00000000">
            <w:pPr>
              <w:pStyle w:val="TableCellTaskSubject"/>
            </w:pPr>
            <w:r>
              <w:t>Essay</w:t>
            </w:r>
          </w:p>
          <w:p w14:paraId="3D56EDC4" w14:textId="77777777" w:rsidR="001A20E6" w:rsidRDefault="00000000">
            <w:pPr>
              <w:pStyle w:val="TableCellTaskDetails"/>
            </w:pPr>
            <w:r>
              <w:t>• Study - Enviroment based topics (Z05) — 30m</w:t>
            </w:r>
          </w:p>
          <w:p w14:paraId="4AEC4468" w14:textId="77777777" w:rsidR="001A20E6" w:rsidRDefault="00000000">
            <w:pPr>
              <w:pStyle w:val="TableCellTaskBadge"/>
              <w:shd w:val="clear" w:color="auto" w:fill="E3F2FD"/>
            </w:pPr>
            <w:r>
              <w:rPr>
                <w:b/>
                <w:bCs/>
                <w:color w:val="1976D2"/>
              </w:rPr>
              <w:t>STUDY</w:t>
            </w:r>
          </w:p>
          <w:p w14:paraId="65091934" w14:textId="77777777" w:rsidR="001A20E6" w:rsidRDefault="00000000">
            <w:pPr>
              <w:pStyle w:val="TableCellTaskDetails"/>
            </w:pPr>
            <w:r>
              <w:t>• Study - Governance based topics (Z06) — 1h</w:t>
            </w:r>
          </w:p>
          <w:p w14:paraId="2918CE69" w14:textId="77777777" w:rsidR="001A20E6" w:rsidRDefault="00000000">
            <w:pPr>
              <w:pStyle w:val="TableCellTaskBadge"/>
              <w:shd w:val="clear" w:color="auto" w:fill="E3F2FD"/>
            </w:pPr>
            <w:r>
              <w:rPr>
                <w:b/>
                <w:bCs/>
                <w:color w:val="1976D2"/>
              </w:rPr>
              <w:t>STUDY</w:t>
            </w:r>
          </w:p>
          <w:p w14:paraId="37B368EA" w14:textId="77777777" w:rsidR="001A20E6" w:rsidRDefault="00000000">
            <w:pPr>
              <w:pStyle w:val="TableCellTaskDetails"/>
            </w:pPr>
            <w:r>
              <w:t>• Revision - Governance based topics (Z06) — 30m</w:t>
            </w:r>
          </w:p>
          <w:p w14:paraId="78CC9985" w14:textId="77777777" w:rsidR="001A20E6" w:rsidRDefault="00000000">
            <w:pPr>
              <w:pStyle w:val="TableCellTaskBadge"/>
              <w:shd w:val="clear" w:color="auto" w:fill="FCE4EC"/>
            </w:pPr>
            <w:r>
              <w:rPr>
                <w:b/>
                <w:bCs/>
                <w:color w:val="C2185B"/>
              </w:rPr>
              <w:t>REVISION</w:t>
            </w:r>
          </w:p>
          <w:p w14:paraId="5C2A6C37" w14:textId="77777777" w:rsidR="001A20E6" w:rsidRDefault="00000000">
            <w:pPr>
              <w:pStyle w:val="TableCellTaskDetails"/>
            </w:pPr>
            <w:r>
              <w:t>• Practice - Governance based topics (Z06) — 30m</w:t>
            </w:r>
          </w:p>
          <w:p w14:paraId="62865F35"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57FF5D4D" w14:textId="77777777" w:rsidR="001A20E6" w:rsidRDefault="00000000">
            <w:pPr>
              <w:pStyle w:val="TableCellTaskSubject"/>
            </w:pPr>
            <w:r>
              <w:t>Essay</w:t>
            </w:r>
          </w:p>
          <w:p w14:paraId="7AAB4622" w14:textId="77777777" w:rsidR="001A20E6" w:rsidRDefault="00000000">
            <w:pPr>
              <w:pStyle w:val="TableCellTaskDetails"/>
            </w:pPr>
            <w:r>
              <w:t>• Study - Governance based topics (Z06) — 1h 30m</w:t>
            </w:r>
          </w:p>
          <w:p w14:paraId="17AE8D86" w14:textId="77777777" w:rsidR="001A20E6" w:rsidRDefault="00000000">
            <w:pPr>
              <w:pStyle w:val="TableCellTaskBadge"/>
              <w:shd w:val="clear" w:color="auto" w:fill="E3F2FD"/>
            </w:pPr>
            <w:r>
              <w:rPr>
                <w:b/>
                <w:bCs/>
                <w:color w:val="1976D2"/>
              </w:rPr>
              <w:t>STUDY</w:t>
            </w:r>
          </w:p>
          <w:p w14:paraId="1E781B3C" w14:textId="77777777" w:rsidR="001A20E6" w:rsidRDefault="00000000">
            <w:pPr>
              <w:pStyle w:val="TableCellTaskDetails"/>
            </w:pPr>
            <w:r>
              <w:t>• Revision - Technology based topics (Z07) — 30m</w:t>
            </w:r>
          </w:p>
          <w:p w14:paraId="00B98034" w14:textId="77777777" w:rsidR="001A20E6" w:rsidRDefault="00000000">
            <w:pPr>
              <w:pStyle w:val="TableCellTaskBadge"/>
              <w:shd w:val="clear" w:color="auto" w:fill="FCE4EC"/>
            </w:pPr>
            <w:r>
              <w:rPr>
                <w:b/>
                <w:bCs/>
                <w:color w:val="C2185B"/>
              </w:rPr>
              <w:t>REVISION</w:t>
            </w:r>
          </w:p>
          <w:p w14:paraId="6777EF3B" w14:textId="77777777" w:rsidR="001A20E6" w:rsidRDefault="00000000">
            <w:pPr>
              <w:pStyle w:val="TableCellTaskDetails"/>
            </w:pPr>
            <w:r>
              <w:t>• Practice - Technology based topics (Z07) — 30m</w:t>
            </w:r>
          </w:p>
          <w:p w14:paraId="7F2187F1"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4469283B" w14:textId="77777777" w:rsidR="001A20E6" w:rsidRDefault="00000000">
            <w:pPr>
              <w:pStyle w:val="TableCellTaskSubject"/>
            </w:pPr>
            <w:r>
              <w:t>Essay</w:t>
            </w:r>
          </w:p>
          <w:p w14:paraId="113926B2" w14:textId="77777777" w:rsidR="001A20E6" w:rsidRDefault="00000000">
            <w:pPr>
              <w:pStyle w:val="TableCellTaskDetails"/>
            </w:pPr>
            <w:r>
              <w:t>• Study - Governance based topics (Z06) — 1h 30m</w:t>
            </w:r>
          </w:p>
          <w:p w14:paraId="588E242C" w14:textId="77777777" w:rsidR="001A20E6" w:rsidRDefault="00000000">
            <w:pPr>
              <w:pStyle w:val="TableCellTaskBadge"/>
              <w:shd w:val="clear" w:color="auto" w:fill="E3F2FD"/>
            </w:pPr>
            <w:r>
              <w:rPr>
                <w:b/>
                <w:bCs/>
                <w:color w:val="1976D2"/>
              </w:rPr>
              <w:t>STUDY</w:t>
            </w:r>
          </w:p>
          <w:p w14:paraId="600E9DF3" w14:textId="77777777" w:rsidR="001A20E6" w:rsidRDefault="00000000">
            <w:pPr>
              <w:pStyle w:val="TableCellTaskDetails"/>
            </w:pPr>
            <w:r>
              <w:t>• Revision - Technology based topics (Z07) — 30m</w:t>
            </w:r>
          </w:p>
          <w:p w14:paraId="2BCE57AF" w14:textId="77777777" w:rsidR="001A20E6" w:rsidRDefault="00000000">
            <w:pPr>
              <w:pStyle w:val="TableCellTaskBadge"/>
              <w:shd w:val="clear" w:color="auto" w:fill="FCE4EC"/>
            </w:pPr>
            <w:r>
              <w:rPr>
                <w:b/>
                <w:bCs/>
                <w:color w:val="C2185B"/>
              </w:rPr>
              <w:t>REVISION</w:t>
            </w:r>
          </w:p>
          <w:p w14:paraId="26069756" w14:textId="77777777" w:rsidR="001A20E6" w:rsidRDefault="00000000">
            <w:pPr>
              <w:pStyle w:val="TableCellTaskDetails"/>
            </w:pPr>
            <w:r>
              <w:t>• Practice - Technology based topics (Z07) — 30m</w:t>
            </w:r>
          </w:p>
          <w:p w14:paraId="65E89203"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263659C7" w14:textId="77777777" w:rsidR="001A20E6" w:rsidRDefault="00000000">
            <w:pPr>
              <w:pStyle w:val="TableCellTaskSubject"/>
            </w:pPr>
            <w:r>
              <w:t>Essay</w:t>
            </w:r>
          </w:p>
          <w:p w14:paraId="0E1EF539" w14:textId="77777777" w:rsidR="001A20E6" w:rsidRDefault="00000000">
            <w:pPr>
              <w:pStyle w:val="TableCellTaskDetails"/>
            </w:pPr>
            <w:r>
              <w:t>• Study - Governance based topics (Z06) — 1h 30m</w:t>
            </w:r>
          </w:p>
          <w:p w14:paraId="54B23B96" w14:textId="77777777" w:rsidR="001A20E6" w:rsidRDefault="00000000">
            <w:pPr>
              <w:pStyle w:val="TableCellTaskBadge"/>
              <w:shd w:val="clear" w:color="auto" w:fill="E3F2FD"/>
            </w:pPr>
            <w:r>
              <w:rPr>
                <w:b/>
                <w:bCs/>
                <w:color w:val="1976D2"/>
              </w:rPr>
              <w:t>STUDY</w:t>
            </w:r>
          </w:p>
          <w:p w14:paraId="54A4C5F4" w14:textId="77777777" w:rsidR="001A20E6" w:rsidRDefault="00000000">
            <w:pPr>
              <w:pStyle w:val="TableCellTaskDetails"/>
            </w:pPr>
            <w:r>
              <w:t>• Revision - Technology based topics (Z07) — 30m</w:t>
            </w:r>
          </w:p>
          <w:p w14:paraId="504B0106" w14:textId="77777777" w:rsidR="001A20E6" w:rsidRDefault="00000000">
            <w:pPr>
              <w:pStyle w:val="TableCellTaskBadge"/>
              <w:shd w:val="clear" w:color="auto" w:fill="FCE4EC"/>
            </w:pPr>
            <w:r>
              <w:rPr>
                <w:b/>
                <w:bCs/>
                <w:color w:val="C2185B"/>
              </w:rPr>
              <w:t>REVISION</w:t>
            </w:r>
          </w:p>
          <w:p w14:paraId="687325C8" w14:textId="77777777" w:rsidR="001A20E6" w:rsidRDefault="00000000">
            <w:pPr>
              <w:pStyle w:val="TableCellTaskDetails"/>
            </w:pPr>
            <w:r>
              <w:t>• Practice - Technology based topics (Z07) — 30m</w:t>
            </w:r>
          </w:p>
          <w:p w14:paraId="247D6B5C"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7A8C6C01" w14:textId="77777777" w:rsidR="001A20E6" w:rsidRDefault="001A20E6"/>
        </w:tc>
      </w:tr>
      <w:tr w:rsidR="001A20E6" w14:paraId="677CA77E" w14:textId="77777777">
        <w:tc>
          <w:tcPr>
            <w:tcW w:w="700" w:type="pct"/>
            <w:shd w:val="clear" w:color="auto" w:fill="FCE7F3"/>
            <w:tcMar>
              <w:top w:w="150" w:type="dxa"/>
              <w:left w:w="100" w:type="dxa"/>
              <w:bottom w:w="150" w:type="dxa"/>
              <w:right w:w="100" w:type="dxa"/>
            </w:tcMar>
          </w:tcPr>
          <w:p w14:paraId="599E7107" w14:textId="77777777" w:rsidR="001A20E6" w:rsidRDefault="00000000">
            <w:pPr>
              <w:pStyle w:val="TableCellTaskSubject"/>
            </w:pPr>
            <w:r>
              <w:t>Sociology</w:t>
            </w:r>
          </w:p>
          <w:p w14:paraId="2E62F2A2" w14:textId="77777777" w:rsidR="001A20E6" w:rsidRDefault="00000000">
            <w:pPr>
              <w:pStyle w:val="TableCellTaskDetails"/>
            </w:pPr>
            <w:r>
              <w:t>• Test - TEST — 3h</w:t>
            </w:r>
          </w:p>
          <w:p w14:paraId="25030992" w14:textId="77777777" w:rsidR="001A20E6" w:rsidRDefault="00000000">
            <w:pPr>
              <w:pStyle w:val="TableCellTaskBadge"/>
              <w:shd w:val="clear" w:color="auto" w:fill="FFF3E0"/>
            </w:pPr>
            <w:r>
              <w:rPr>
                <w:b/>
                <w:bCs/>
                <w:color w:val="F57C00"/>
              </w:rPr>
              <w:t>TEST</w:t>
            </w:r>
          </w:p>
          <w:p w14:paraId="0092DBEB" w14:textId="77777777" w:rsidR="001A20E6" w:rsidRDefault="00000000">
            <w:pPr>
              <w:pStyle w:val="TableCellTaskDetails"/>
            </w:pPr>
            <w:r>
              <w:t>• Test - TEST — 3h</w:t>
            </w:r>
          </w:p>
          <w:p w14:paraId="1D0B6A7D" w14:textId="77777777" w:rsidR="001A20E6" w:rsidRDefault="00000000">
            <w:pPr>
              <w:pStyle w:val="TableCellTaskBadge"/>
              <w:shd w:val="clear" w:color="auto" w:fill="FFF3E0"/>
            </w:pPr>
            <w:r>
              <w:rPr>
                <w:b/>
                <w:bCs/>
                <w:color w:val="F57C00"/>
              </w:rPr>
              <w:t>TEST</w:t>
            </w:r>
          </w:p>
          <w:p w14:paraId="5A010604" w14:textId="77777777" w:rsidR="001A20E6" w:rsidRDefault="00000000">
            <w:pPr>
              <w:pStyle w:val="TableCellTaskDetails"/>
            </w:pPr>
            <w:r>
              <w:t>• Test - TEST — 3h</w:t>
            </w:r>
          </w:p>
          <w:p w14:paraId="7450AD2A" w14:textId="77777777" w:rsidR="001A20E6" w:rsidRDefault="00000000">
            <w:pPr>
              <w:pStyle w:val="TableCellTaskBadge"/>
              <w:shd w:val="clear" w:color="auto" w:fill="FFF3E0"/>
            </w:pPr>
            <w:r>
              <w:rPr>
                <w:b/>
                <w:bCs/>
                <w:color w:val="F57C00"/>
              </w:rPr>
              <w:t>TEST</w:t>
            </w:r>
          </w:p>
          <w:p w14:paraId="56102775" w14:textId="77777777" w:rsidR="001A20E6" w:rsidRDefault="00000000">
            <w:pPr>
              <w:pStyle w:val="TableCellTaskDetails"/>
            </w:pPr>
            <w:r>
              <w:t>• Test - TEST — 3h</w:t>
            </w:r>
          </w:p>
          <w:p w14:paraId="44C68F71"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1079B706" w14:textId="77777777" w:rsidR="001A20E6" w:rsidRDefault="00000000">
            <w:pPr>
              <w:pStyle w:val="TableCellTaskSubject"/>
            </w:pPr>
            <w:r>
              <w:t>Sociology</w:t>
            </w:r>
          </w:p>
          <w:p w14:paraId="286F13E8" w14:textId="77777777" w:rsidR="001A20E6" w:rsidRDefault="00000000">
            <w:pPr>
              <w:pStyle w:val="TableCellTaskDetails"/>
            </w:pPr>
            <w:r>
              <w:t>• Study - OPT-SOC/01 — 1h 30m</w:t>
            </w:r>
          </w:p>
          <w:p w14:paraId="485B83FF" w14:textId="77777777" w:rsidR="001A20E6" w:rsidRDefault="00000000">
            <w:pPr>
              <w:pStyle w:val="TableCellTaskBadge"/>
              <w:shd w:val="clear" w:color="auto" w:fill="E3F2FD"/>
            </w:pPr>
            <w:r>
              <w:rPr>
                <w:b/>
                <w:bCs/>
                <w:color w:val="1976D2"/>
              </w:rPr>
              <w:t>STUDY</w:t>
            </w:r>
          </w:p>
          <w:p w14:paraId="79E3A9DF" w14:textId="77777777" w:rsidR="001A20E6" w:rsidRDefault="00000000">
            <w:pPr>
              <w:pStyle w:val="TableCellTaskDetails"/>
            </w:pPr>
            <w:r>
              <w:t>• Revision - OPT-SOC/01 — 30m</w:t>
            </w:r>
          </w:p>
          <w:p w14:paraId="2DF8C0DB" w14:textId="77777777" w:rsidR="001A20E6" w:rsidRDefault="00000000">
            <w:pPr>
              <w:pStyle w:val="TableCellTaskBadge"/>
              <w:shd w:val="clear" w:color="auto" w:fill="FCE4EC"/>
            </w:pPr>
            <w:r>
              <w:rPr>
                <w:b/>
                <w:bCs/>
                <w:color w:val="C2185B"/>
              </w:rPr>
              <w:t>REVISION</w:t>
            </w:r>
          </w:p>
          <w:p w14:paraId="3B0B5A2A" w14:textId="77777777" w:rsidR="001A20E6" w:rsidRDefault="00000000">
            <w:pPr>
              <w:pStyle w:val="TableCellTaskDetails"/>
            </w:pPr>
            <w:r>
              <w:t>• Practice - OPT-SOC/01 — 30m</w:t>
            </w:r>
          </w:p>
          <w:p w14:paraId="3D8ED779" w14:textId="77777777" w:rsidR="001A20E6" w:rsidRDefault="00000000">
            <w:pPr>
              <w:pStyle w:val="TableCellTaskBadge"/>
              <w:shd w:val="clear" w:color="auto" w:fill="E8F5E8"/>
            </w:pPr>
            <w:r>
              <w:rPr>
                <w:b/>
                <w:bCs/>
                <w:color w:val="388E3C"/>
              </w:rPr>
              <w:t>PRACTICE</w:t>
            </w:r>
          </w:p>
          <w:p w14:paraId="2BED0B1C" w14:textId="77777777" w:rsidR="001A20E6" w:rsidRDefault="00000000">
            <w:pPr>
              <w:pStyle w:val="TableCellTaskDetails"/>
            </w:pPr>
            <w:r>
              <w:t>• Study - OPT-SOC/02 — 2h</w:t>
            </w:r>
          </w:p>
          <w:p w14:paraId="3FCFF5F5" w14:textId="77777777" w:rsidR="001A20E6" w:rsidRDefault="00000000">
            <w:pPr>
              <w:pStyle w:val="TableCellTaskBadge"/>
              <w:shd w:val="clear" w:color="auto" w:fill="E3F2FD"/>
            </w:pPr>
            <w:r>
              <w:rPr>
                <w:b/>
                <w:bCs/>
                <w:color w:val="1976D2"/>
              </w:rPr>
              <w:t>STUDY</w:t>
            </w:r>
          </w:p>
          <w:p w14:paraId="281B881B" w14:textId="77777777" w:rsidR="001A20E6" w:rsidRDefault="00000000">
            <w:pPr>
              <w:pStyle w:val="TableCellTaskDetails"/>
            </w:pPr>
            <w:r>
              <w:t>• Revision - OPT-SOC/02 — 30m</w:t>
            </w:r>
          </w:p>
          <w:p w14:paraId="43412DF4" w14:textId="77777777" w:rsidR="001A20E6" w:rsidRDefault="00000000">
            <w:pPr>
              <w:pStyle w:val="TableCellTaskBadge"/>
              <w:shd w:val="clear" w:color="auto" w:fill="FCE4EC"/>
            </w:pPr>
            <w:r>
              <w:rPr>
                <w:b/>
                <w:bCs/>
                <w:color w:val="C2185B"/>
              </w:rPr>
              <w:t>REVISION</w:t>
            </w:r>
          </w:p>
          <w:p w14:paraId="368CC1AF" w14:textId="77777777" w:rsidR="001A20E6" w:rsidRDefault="00000000">
            <w:pPr>
              <w:pStyle w:val="TableCellTaskDetails"/>
            </w:pPr>
            <w:r>
              <w:t>• Study - OPT-SOC/01 — 1h 30m</w:t>
            </w:r>
          </w:p>
          <w:p w14:paraId="50EF1A75" w14:textId="77777777" w:rsidR="001A20E6" w:rsidRDefault="00000000">
            <w:pPr>
              <w:pStyle w:val="TableCellTaskBadge"/>
              <w:shd w:val="clear" w:color="auto" w:fill="E3F2FD"/>
            </w:pPr>
            <w:r>
              <w:rPr>
                <w:b/>
                <w:bCs/>
                <w:color w:val="1976D2"/>
              </w:rPr>
              <w:t>STUDY</w:t>
            </w:r>
          </w:p>
          <w:p w14:paraId="7FD6EA12" w14:textId="77777777" w:rsidR="001A20E6" w:rsidRDefault="00000000">
            <w:pPr>
              <w:pStyle w:val="TableCellTaskDetails"/>
            </w:pPr>
            <w:r>
              <w:t>• Revision - OPT-SOC/01 — 30m</w:t>
            </w:r>
          </w:p>
          <w:p w14:paraId="72DEA022" w14:textId="77777777" w:rsidR="001A20E6" w:rsidRDefault="00000000">
            <w:pPr>
              <w:pStyle w:val="TableCellTaskBadge"/>
              <w:shd w:val="clear" w:color="auto" w:fill="FCE4EC"/>
            </w:pPr>
            <w:r>
              <w:rPr>
                <w:b/>
                <w:bCs/>
                <w:color w:val="C2185B"/>
              </w:rPr>
              <w:t>REVISION</w:t>
            </w:r>
          </w:p>
          <w:p w14:paraId="61B23242" w14:textId="77777777" w:rsidR="001A20E6" w:rsidRDefault="00000000">
            <w:pPr>
              <w:pStyle w:val="TableCellTaskDetails"/>
            </w:pPr>
            <w:r>
              <w:t>• Practice - OPT-SOC/01 — 30m</w:t>
            </w:r>
          </w:p>
          <w:p w14:paraId="0C3EFC33" w14:textId="77777777" w:rsidR="001A20E6" w:rsidRDefault="00000000">
            <w:pPr>
              <w:pStyle w:val="TableCellTaskBadge"/>
              <w:shd w:val="clear" w:color="auto" w:fill="E8F5E8"/>
            </w:pPr>
            <w:r>
              <w:rPr>
                <w:b/>
                <w:bCs/>
                <w:color w:val="388E3C"/>
              </w:rPr>
              <w:t>PRACTICE</w:t>
            </w:r>
          </w:p>
          <w:p w14:paraId="675DEB6B" w14:textId="77777777" w:rsidR="001A20E6" w:rsidRDefault="00000000">
            <w:pPr>
              <w:pStyle w:val="TableCellTaskDetails"/>
            </w:pPr>
            <w:r>
              <w:t>• Study - OPT-SOC/02 — 2h</w:t>
            </w:r>
          </w:p>
          <w:p w14:paraId="191D5F3C" w14:textId="77777777" w:rsidR="001A20E6" w:rsidRDefault="00000000">
            <w:pPr>
              <w:pStyle w:val="TableCellTaskBadge"/>
              <w:shd w:val="clear" w:color="auto" w:fill="E3F2FD"/>
            </w:pPr>
            <w:r>
              <w:rPr>
                <w:b/>
                <w:bCs/>
                <w:color w:val="1976D2"/>
              </w:rPr>
              <w:t>STUDY</w:t>
            </w:r>
          </w:p>
          <w:p w14:paraId="16DB41D6" w14:textId="77777777" w:rsidR="001A20E6" w:rsidRDefault="00000000">
            <w:pPr>
              <w:pStyle w:val="TableCellTaskDetails"/>
            </w:pPr>
            <w:r>
              <w:t>• Revision - OPT-SOC/02 — 30m</w:t>
            </w:r>
          </w:p>
          <w:p w14:paraId="74797BB1"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738B240B" w14:textId="77777777" w:rsidR="001A20E6" w:rsidRDefault="00000000">
            <w:pPr>
              <w:pStyle w:val="TableCellTaskSubject"/>
            </w:pPr>
            <w:r>
              <w:t>Sociology</w:t>
            </w:r>
          </w:p>
          <w:p w14:paraId="3BF2A5AB" w14:textId="77777777" w:rsidR="001A20E6" w:rsidRDefault="00000000">
            <w:pPr>
              <w:pStyle w:val="TableCellTaskDetails"/>
            </w:pPr>
            <w:r>
              <w:t>• Study - OPT-SOC/01 — 1h 30m</w:t>
            </w:r>
          </w:p>
          <w:p w14:paraId="66CA6BB5" w14:textId="77777777" w:rsidR="001A20E6" w:rsidRDefault="00000000">
            <w:pPr>
              <w:pStyle w:val="TableCellTaskBadge"/>
              <w:shd w:val="clear" w:color="auto" w:fill="E3F2FD"/>
            </w:pPr>
            <w:r>
              <w:rPr>
                <w:b/>
                <w:bCs/>
                <w:color w:val="1976D2"/>
              </w:rPr>
              <w:t>STUDY</w:t>
            </w:r>
          </w:p>
          <w:p w14:paraId="7E92EFBE" w14:textId="77777777" w:rsidR="001A20E6" w:rsidRDefault="00000000">
            <w:pPr>
              <w:pStyle w:val="TableCellTaskDetails"/>
            </w:pPr>
            <w:r>
              <w:t>• Revision - OPT-SOC/01 — 30m</w:t>
            </w:r>
          </w:p>
          <w:p w14:paraId="660448ED" w14:textId="77777777" w:rsidR="001A20E6" w:rsidRDefault="00000000">
            <w:pPr>
              <w:pStyle w:val="TableCellTaskBadge"/>
              <w:shd w:val="clear" w:color="auto" w:fill="FCE4EC"/>
            </w:pPr>
            <w:r>
              <w:rPr>
                <w:b/>
                <w:bCs/>
                <w:color w:val="C2185B"/>
              </w:rPr>
              <w:t>REVISION</w:t>
            </w:r>
          </w:p>
          <w:p w14:paraId="4D6EA482" w14:textId="77777777" w:rsidR="001A20E6" w:rsidRDefault="00000000">
            <w:pPr>
              <w:pStyle w:val="TableCellTaskDetails"/>
            </w:pPr>
            <w:r>
              <w:t>• Practice - OPT-SOC/01 — 30m</w:t>
            </w:r>
          </w:p>
          <w:p w14:paraId="28A9E519" w14:textId="77777777" w:rsidR="001A20E6" w:rsidRDefault="00000000">
            <w:pPr>
              <w:pStyle w:val="TableCellTaskBadge"/>
              <w:shd w:val="clear" w:color="auto" w:fill="E8F5E8"/>
            </w:pPr>
            <w:r>
              <w:rPr>
                <w:b/>
                <w:bCs/>
                <w:color w:val="388E3C"/>
              </w:rPr>
              <w:t>PRACTICE</w:t>
            </w:r>
          </w:p>
          <w:p w14:paraId="18C6A9B4" w14:textId="77777777" w:rsidR="001A20E6" w:rsidRDefault="00000000">
            <w:pPr>
              <w:pStyle w:val="TableCellTaskDetails"/>
            </w:pPr>
            <w:r>
              <w:t>• Study - OPT-SOC/02 — 2h</w:t>
            </w:r>
          </w:p>
          <w:p w14:paraId="18692C05" w14:textId="77777777" w:rsidR="001A20E6" w:rsidRDefault="00000000">
            <w:pPr>
              <w:pStyle w:val="TableCellTaskBadge"/>
              <w:shd w:val="clear" w:color="auto" w:fill="E3F2FD"/>
            </w:pPr>
            <w:r>
              <w:rPr>
                <w:b/>
                <w:bCs/>
                <w:color w:val="1976D2"/>
              </w:rPr>
              <w:t>STUDY</w:t>
            </w:r>
          </w:p>
          <w:p w14:paraId="15CA7630" w14:textId="77777777" w:rsidR="001A20E6" w:rsidRDefault="00000000">
            <w:pPr>
              <w:pStyle w:val="TableCellTaskDetails"/>
            </w:pPr>
            <w:r>
              <w:t>• Revision - OPT-SOC/02 — 30m</w:t>
            </w:r>
          </w:p>
          <w:p w14:paraId="1324D606" w14:textId="77777777" w:rsidR="001A20E6" w:rsidRDefault="00000000">
            <w:pPr>
              <w:pStyle w:val="TableCellTaskBadge"/>
              <w:shd w:val="clear" w:color="auto" w:fill="FCE4EC"/>
            </w:pPr>
            <w:r>
              <w:rPr>
                <w:b/>
                <w:bCs/>
                <w:color w:val="C2185B"/>
              </w:rPr>
              <w:t>REVISION</w:t>
            </w:r>
          </w:p>
          <w:p w14:paraId="07335BB5" w14:textId="77777777" w:rsidR="001A20E6" w:rsidRDefault="00000000">
            <w:pPr>
              <w:pStyle w:val="TableCellTaskDetails"/>
            </w:pPr>
            <w:r>
              <w:t>• Study - OPT-SOC/01 — 1h 30m</w:t>
            </w:r>
          </w:p>
          <w:p w14:paraId="5851D2B8" w14:textId="77777777" w:rsidR="001A20E6" w:rsidRDefault="00000000">
            <w:pPr>
              <w:pStyle w:val="TableCellTaskBadge"/>
              <w:shd w:val="clear" w:color="auto" w:fill="E3F2FD"/>
            </w:pPr>
            <w:r>
              <w:rPr>
                <w:b/>
                <w:bCs/>
                <w:color w:val="1976D2"/>
              </w:rPr>
              <w:t>STUDY</w:t>
            </w:r>
          </w:p>
          <w:p w14:paraId="560DBDE0" w14:textId="77777777" w:rsidR="001A20E6" w:rsidRDefault="00000000">
            <w:pPr>
              <w:pStyle w:val="TableCellTaskDetails"/>
            </w:pPr>
            <w:r>
              <w:t>• Revision - OPT-SOC/01 — 30m</w:t>
            </w:r>
          </w:p>
          <w:p w14:paraId="683A1CD4" w14:textId="77777777" w:rsidR="001A20E6" w:rsidRDefault="00000000">
            <w:pPr>
              <w:pStyle w:val="TableCellTaskBadge"/>
              <w:shd w:val="clear" w:color="auto" w:fill="FCE4EC"/>
            </w:pPr>
            <w:r>
              <w:rPr>
                <w:b/>
                <w:bCs/>
                <w:color w:val="C2185B"/>
              </w:rPr>
              <w:t>REVISION</w:t>
            </w:r>
          </w:p>
          <w:p w14:paraId="1870E4C8" w14:textId="77777777" w:rsidR="001A20E6" w:rsidRDefault="00000000">
            <w:pPr>
              <w:pStyle w:val="TableCellTaskDetails"/>
            </w:pPr>
            <w:r>
              <w:t>• Practice - OPT-SOC/01 — 30m</w:t>
            </w:r>
          </w:p>
          <w:p w14:paraId="3E05987C" w14:textId="77777777" w:rsidR="001A20E6" w:rsidRDefault="00000000">
            <w:pPr>
              <w:pStyle w:val="TableCellTaskBadge"/>
              <w:shd w:val="clear" w:color="auto" w:fill="E8F5E8"/>
            </w:pPr>
            <w:r>
              <w:rPr>
                <w:b/>
                <w:bCs/>
                <w:color w:val="388E3C"/>
              </w:rPr>
              <w:t>PRACTICE</w:t>
            </w:r>
          </w:p>
          <w:p w14:paraId="77B79FFD" w14:textId="77777777" w:rsidR="001A20E6" w:rsidRDefault="00000000">
            <w:pPr>
              <w:pStyle w:val="TableCellTaskDetails"/>
            </w:pPr>
            <w:r>
              <w:t>• Study - OPT-SOC/02 — 2h</w:t>
            </w:r>
          </w:p>
          <w:p w14:paraId="5A81B009" w14:textId="77777777" w:rsidR="001A20E6" w:rsidRDefault="00000000">
            <w:pPr>
              <w:pStyle w:val="TableCellTaskBadge"/>
              <w:shd w:val="clear" w:color="auto" w:fill="E3F2FD"/>
            </w:pPr>
            <w:r>
              <w:rPr>
                <w:b/>
                <w:bCs/>
                <w:color w:val="1976D2"/>
              </w:rPr>
              <w:t>STUDY</w:t>
            </w:r>
          </w:p>
          <w:p w14:paraId="3C4B1E2A" w14:textId="77777777" w:rsidR="001A20E6" w:rsidRDefault="00000000">
            <w:pPr>
              <w:pStyle w:val="TableCellTaskDetails"/>
            </w:pPr>
            <w:r>
              <w:t>• Revision - OPT-SOC/02 — 30m</w:t>
            </w:r>
          </w:p>
          <w:p w14:paraId="28D10362"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757B7D12" w14:textId="77777777" w:rsidR="001A20E6" w:rsidRDefault="00000000">
            <w:pPr>
              <w:pStyle w:val="TableCellTaskSubject"/>
            </w:pPr>
            <w:r>
              <w:t>Sociology</w:t>
            </w:r>
          </w:p>
          <w:p w14:paraId="1D7A1DC4" w14:textId="77777777" w:rsidR="001A20E6" w:rsidRDefault="00000000">
            <w:pPr>
              <w:pStyle w:val="TableCellTaskDetails"/>
            </w:pPr>
            <w:r>
              <w:t>• Study - OPT-SOC/01 — 1h 30m</w:t>
            </w:r>
          </w:p>
          <w:p w14:paraId="70D4B633" w14:textId="77777777" w:rsidR="001A20E6" w:rsidRDefault="00000000">
            <w:pPr>
              <w:pStyle w:val="TableCellTaskBadge"/>
              <w:shd w:val="clear" w:color="auto" w:fill="E3F2FD"/>
            </w:pPr>
            <w:r>
              <w:rPr>
                <w:b/>
                <w:bCs/>
                <w:color w:val="1976D2"/>
              </w:rPr>
              <w:t>STUDY</w:t>
            </w:r>
          </w:p>
          <w:p w14:paraId="2B5EC61A" w14:textId="77777777" w:rsidR="001A20E6" w:rsidRDefault="00000000">
            <w:pPr>
              <w:pStyle w:val="TableCellTaskDetails"/>
            </w:pPr>
            <w:r>
              <w:t>• Revision - OPT-SOC/01 — 30m</w:t>
            </w:r>
          </w:p>
          <w:p w14:paraId="6DE2ABC9" w14:textId="77777777" w:rsidR="001A20E6" w:rsidRDefault="00000000">
            <w:pPr>
              <w:pStyle w:val="TableCellTaskBadge"/>
              <w:shd w:val="clear" w:color="auto" w:fill="FCE4EC"/>
            </w:pPr>
            <w:r>
              <w:rPr>
                <w:b/>
                <w:bCs/>
                <w:color w:val="C2185B"/>
              </w:rPr>
              <w:t>REVISION</w:t>
            </w:r>
          </w:p>
          <w:p w14:paraId="2BE51DC8" w14:textId="77777777" w:rsidR="001A20E6" w:rsidRDefault="00000000">
            <w:pPr>
              <w:pStyle w:val="TableCellTaskDetails"/>
            </w:pPr>
            <w:r>
              <w:t>• Practice - OPT-SOC/01 — 30m</w:t>
            </w:r>
          </w:p>
          <w:p w14:paraId="0FB43A61" w14:textId="77777777" w:rsidR="001A20E6" w:rsidRDefault="00000000">
            <w:pPr>
              <w:pStyle w:val="TableCellTaskBadge"/>
              <w:shd w:val="clear" w:color="auto" w:fill="E8F5E8"/>
            </w:pPr>
            <w:r>
              <w:rPr>
                <w:b/>
                <w:bCs/>
                <w:color w:val="388E3C"/>
              </w:rPr>
              <w:t>PRACTICE</w:t>
            </w:r>
          </w:p>
          <w:p w14:paraId="103061F9" w14:textId="77777777" w:rsidR="001A20E6" w:rsidRDefault="00000000">
            <w:pPr>
              <w:pStyle w:val="TableCellTaskDetails"/>
            </w:pPr>
            <w:r>
              <w:t>• Study - OPT-SOC/02 — 2h</w:t>
            </w:r>
          </w:p>
          <w:p w14:paraId="2B2B52EB" w14:textId="77777777" w:rsidR="001A20E6" w:rsidRDefault="00000000">
            <w:pPr>
              <w:pStyle w:val="TableCellTaskBadge"/>
              <w:shd w:val="clear" w:color="auto" w:fill="E3F2FD"/>
            </w:pPr>
            <w:r>
              <w:rPr>
                <w:b/>
                <w:bCs/>
                <w:color w:val="1976D2"/>
              </w:rPr>
              <w:t>STUDY</w:t>
            </w:r>
          </w:p>
          <w:p w14:paraId="3818C375" w14:textId="77777777" w:rsidR="001A20E6" w:rsidRDefault="00000000">
            <w:pPr>
              <w:pStyle w:val="TableCellTaskDetails"/>
            </w:pPr>
            <w:r>
              <w:t>• Revision - OPT-SOC/02 — 30m</w:t>
            </w:r>
          </w:p>
          <w:p w14:paraId="290F4149" w14:textId="77777777" w:rsidR="001A20E6" w:rsidRDefault="00000000">
            <w:pPr>
              <w:pStyle w:val="TableCellTaskBadge"/>
              <w:shd w:val="clear" w:color="auto" w:fill="FCE4EC"/>
            </w:pPr>
            <w:r>
              <w:rPr>
                <w:b/>
                <w:bCs/>
                <w:color w:val="C2185B"/>
              </w:rPr>
              <w:t>REVISION</w:t>
            </w:r>
          </w:p>
          <w:p w14:paraId="494868EF" w14:textId="77777777" w:rsidR="001A20E6" w:rsidRDefault="00000000">
            <w:pPr>
              <w:pStyle w:val="TableCellTaskDetails"/>
            </w:pPr>
            <w:r>
              <w:t>• Study - OPT-SOC/01 — 1h 30m</w:t>
            </w:r>
          </w:p>
          <w:p w14:paraId="79EE6360" w14:textId="77777777" w:rsidR="001A20E6" w:rsidRDefault="00000000">
            <w:pPr>
              <w:pStyle w:val="TableCellTaskBadge"/>
              <w:shd w:val="clear" w:color="auto" w:fill="E3F2FD"/>
            </w:pPr>
            <w:r>
              <w:rPr>
                <w:b/>
                <w:bCs/>
                <w:color w:val="1976D2"/>
              </w:rPr>
              <w:t>STUDY</w:t>
            </w:r>
          </w:p>
          <w:p w14:paraId="49674FD0" w14:textId="77777777" w:rsidR="001A20E6" w:rsidRDefault="00000000">
            <w:pPr>
              <w:pStyle w:val="TableCellTaskDetails"/>
            </w:pPr>
            <w:r>
              <w:t>• Revision - OPT-SOC/01 — 30m</w:t>
            </w:r>
          </w:p>
          <w:p w14:paraId="1B6DB4A8" w14:textId="77777777" w:rsidR="001A20E6" w:rsidRDefault="00000000">
            <w:pPr>
              <w:pStyle w:val="TableCellTaskBadge"/>
              <w:shd w:val="clear" w:color="auto" w:fill="FCE4EC"/>
            </w:pPr>
            <w:r>
              <w:rPr>
                <w:b/>
                <w:bCs/>
                <w:color w:val="C2185B"/>
              </w:rPr>
              <w:t>REVISION</w:t>
            </w:r>
          </w:p>
          <w:p w14:paraId="5AB85F8E" w14:textId="77777777" w:rsidR="001A20E6" w:rsidRDefault="00000000">
            <w:pPr>
              <w:pStyle w:val="TableCellTaskDetails"/>
            </w:pPr>
            <w:r>
              <w:t>• Practice - OPT-SOC/01 — 30m</w:t>
            </w:r>
          </w:p>
          <w:p w14:paraId="6E36B236" w14:textId="77777777" w:rsidR="001A20E6" w:rsidRDefault="00000000">
            <w:pPr>
              <w:pStyle w:val="TableCellTaskBadge"/>
              <w:shd w:val="clear" w:color="auto" w:fill="E8F5E8"/>
            </w:pPr>
            <w:r>
              <w:rPr>
                <w:b/>
                <w:bCs/>
                <w:color w:val="388E3C"/>
              </w:rPr>
              <w:t>PRACTICE</w:t>
            </w:r>
          </w:p>
          <w:p w14:paraId="435FA379" w14:textId="77777777" w:rsidR="001A20E6" w:rsidRDefault="00000000">
            <w:pPr>
              <w:pStyle w:val="TableCellTaskDetails"/>
            </w:pPr>
            <w:r>
              <w:t>• Study - OPT-SOC/02 — 2h</w:t>
            </w:r>
          </w:p>
          <w:p w14:paraId="470F3B56" w14:textId="77777777" w:rsidR="001A20E6" w:rsidRDefault="00000000">
            <w:pPr>
              <w:pStyle w:val="TableCellTaskBadge"/>
              <w:shd w:val="clear" w:color="auto" w:fill="E3F2FD"/>
            </w:pPr>
            <w:r>
              <w:rPr>
                <w:b/>
                <w:bCs/>
                <w:color w:val="1976D2"/>
              </w:rPr>
              <w:t>STUDY</w:t>
            </w:r>
          </w:p>
          <w:p w14:paraId="2E643F0A" w14:textId="77777777" w:rsidR="001A20E6" w:rsidRDefault="00000000">
            <w:pPr>
              <w:pStyle w:val="TableCellTaskDetails"/>
            </w:pPr>
            <w:r>
              <w:t>• Revision - OPT-SOC/02 — 30m</w:t>
            </w:r>
          </w:p>
          <w:p w14:paraId="56D33295"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7F4850B2" w14:textId="77777777" w:rsidR="001A20E6" w:rsidRDefault="00000000">
            <w:pPr>
              <w:pStyle w:val="TableCellTaskSubject"/>
            </w:pPr>
            <w:r>
              <w:t>Sociology</w:t>
            </w:r>
          </w:p>
          <w:p w14:paraId="144CC350" w14:textId="77777777" w:rsidR="001A20E6" w:rsidRDefault="00000000">
            <w:pPr>
              <w:pStyle w:val="TableCellTaskDetails"/>
            </w:pPr>
            <w:r>
              <w:t>• Study - OPT-SOC/01 — 1h 30m</w:t>
            </w:r>
          </w:p>
          <w:p w14:paraId="5FED9746" w14:textId="77777777" w:rsidR="001A20E6" w:rsidRDefault="00000000">
            <w:pPr>
              <w:pStyle w:val="TableCellTaskBadge"/>
              <w:shd w:val="clear" w:color="auto" w:fill="E3F2FD"/>
            </w:pPr>
            <w:r>
              <w:rPr>
                <w:b/>
                <w:bCs/>
                <w:color w:val="1976D2"/>
              </w:rPr>
              <w:t>STUDY</w:t>
            </w:r>
          </w:p>
          <w:p w14:paraId="38D12FA6" w14:textId="77777777" w:rsidR="001A20E6" w:rsidRDefault="00000000">
            <w:pPr>
              <w:pStyle w:val="TableCellTaskDetails"/>
            </w:pPr>
            <w:r>
              <w:t>• Revision - OPT-SOC/01 — 30m</w:t>
            </w:r>
          </w:p>
          <w:p w14:paraId="4C1DB744" w14:textId="77777777" w:rsidR="001A20E6" w:rsidRDefault="00000000">
            <w:pPr>
              <w:pStyle w:val="TableCellTaskBadge"/>
              <w:shd w:val="clear" w:color="auto" w:fill="FCE4EC"/>
            </w:pPr>
            <w:r>
              <w:rPr>
                <w:b/>
                <w:bCs/>
                <w:color w:val="C2185B"/>
              </w:rPr>
              <w:t>REVISION</w:t>
            </w:r>
          </w:p>
          <w:p w14:paraId="2B0C7BE1" w14:textId="77777777" w:rsidR="001A20E6" w:rsidRDefault="00000000">
            <w:pPr>
              <w:pStyle w:val="TableCellTaskDetails"/>
            </w:pPr>
            <w:r>
              <w:t>• Practice - OPT-SOC/01 — 30m</w:t>
            </w:r>
          </w:p>
          <w:p w14:paraId="18F927DB" w14:textId="77777777" w:rsidR="001A20E6" w:rsidRDefault="00000000">
            <w:pPr>
              <w:pStyle w:val="TableCellTaskBadge"/>
              <w:shd w:val="clear" w:color="auto" w:fill="E8F5E8"/>
            </w:pPr>
            <w:r>
              <w:rPr>
                <w:b/>
                <w:bCs/>
                <w:color w:val="388E3C"/>
              </w:rPr>
              <w:t>PRACTICE</w:t>
            </w:r>
          </w:p>
          <w:p w14:paraId="297AAA1E" w14:textId="77777777" w:rsidR="001A20E6" w:rsidRDefault="00000000">
            <w:pPr>
              <w:pStyle w:val="TableCellTaskDetails"/>
            </w:pPr>
            <w:r>
              <w:t>• Study - OPT-SOC/02 — 2h</w:t>
            </w:r>
          </w:p>
          <w:p w14:paraId="61DD0528" w14:textId="77777777" w:rsidR="001A20E6" w:rsidRDefault="00000000">
            <w:pPr>
              <w:pStyle w:val="TableCellTaskBadge"/>
              <w:shd w:val="clear" w:color="auto" w:fill="E3F2FD"/>
            </w:pPr>
            <w:r>
              <w:rPr>
                <w:b/>
                <w:bCs/>
                <w:color w:val="1976D2"/>
              </w:rPr>
              <w:t>STUDY</w:t>
            </w:r>
          </w:p>
          <w:p w14:paraId="771BBB93" w14:textId="77777777" w:rsidR="001A20E6" w:rsidRDefault="00000000">
            <w:pPr>
              <w:pStyle w:val="TableCellTaskDetails"/>
            </w:pPr>
            <w:r>
              <w:t>• Revision - OPT-SOC/02 — 30m</w:t>
            </w:r>
          </w:p>
          <w:p w14:paraId="7DF7F3C1" w14:textId="77777777" w:rsidR="001A20E6" w:rsidRDefault="00000000">
            <w:pPr>
              <w:pStyle w:val="TableCellTaskBadge"/>
              <w:shd w:val="clear" w:color="auto" w:fill="FCE4EC"/>
            </w:pPr>
            <w:r>
              <w:rPr>
                <w:b/>
                <w:bCs/>
                <w:color w:val="C2185B"/>
              </w:rPr>
              <w:t>REVISION</w:t>
            </w:r>
          </w:p>
          <w:p w14:paraId="2C4F2EF9" w14:textId="77777777" w:rsidR="001A20E6" w:rsidRDefault="00000000">
            <w:pPr>
              <w:pStyle w:val="TableCellTaskDetails"/>
            </w:pPr>
            <w:r>
              <w:t>• Study - OPT-SOC/01 — 1h 30m</w:t>
            </w:r>
          </w:p>
          <w:p w14:paraId="74C9C3AC" w14:textId="77777777" w:rsidR="001A20E6" w:rsidRDefault="00000000">
            <w:pPr>
              <w:pStyle w:val="TableCellTaskBadge"/>
              <w:shd w:val="clear" w:color="auto" w:fill="E3F2FD"/>
            </w:pPr>
            <w:r>
              <w:rPr>
                <w:b/>
                <w:bCs/>
                <w:color w:val="1976D2"/>
              </w:rPr>
              <w:t>STUDY</w:t>
            </w:r>
          </w:p>
          <w:p w14:paraId="7B6486AE" w14:textId="77777777" w:rsidR="001A20E6" w:rsidRDefault="00000000">
            <w:pPr>
              <w:pStyle w:val="TableCellTaskDetails"/>
            </w:pPr>
            <w:r>
              <w:t>• Revision - OPT-SOC/01 — 30m</w:t>
            </w:r>
          </w:p>
          <w:p w14:paraId="5A8FC250" w14:textId="77777777" w:rsidR="001A20E6" w:rsidRDefault="00000000">
            <w:pPr>
              <w:pStyle w:val="TableCellTaskBadge"/>
              <w:shd w:val="clear" w:color="auto" w:fill="FCE4EC"/>
            </w:pPr>
            <w:r>
              <w:rPr>
                <w:b/>
                <w:bCs/>
                <w:color w:val="C2185B"/>
              </w:rPr>
              <w:t>REVISION</w:t>
            </w:r>
          </w:p>
          <w:p w14:paraId="581E4FB4" w14:textId="77777777" w:rsidR="001A20E6" w:rsidRDefault="00000000">
            <w:pPr>
              <w:pStyle w:val="TableCellTaskDetails"/>
            </w:pPr>
            <w:r>
              <w:t>• Practice - OPT-SOC/01 — 30m</w:t>
            </w:r>
          </w:p>
          <w:p w14:paraId="1DE481A9" w14:textId="77777777" w:rsidR="001A20E6" w:rsidRDefault="00000000">
            <w:pPr>
              <w:pStyle w:val="TableCellTaskBadge"/>
              <w:shd w:val="clear" w:color="auto" w:fill="E8F5E8"/>
            </w:pPr>
            <w:r>
              <w:rPr>
                <w:b/>
                <w:bCs/>
                <w:color w:val="388E3C"/>
              </w:rPr>
              <w:t>PRACTICE</w:t>
            </w:r>
          </w:p>
          <w:p w14:paraId="624EFEFE" w14:textId="77777777" w:rsidR="001A20E6" w:rsidRDefault="00000000">
            <w:pPr>
              <w:pStyle w:val="TableCellTaskDetails"/>
            </w:pPr>
            <w:r>
              <w:t>• Study - OPT-SOC/02 — 2h</w:t>
            </w:r>
          </w:p>
          <w:p w14:paraId="0B9944DF" w14:textId="77777777" w:rsidR="001A20E6" w:rsidRDefault="00000000">
            <w:pPr>
              <w:pStyle w:val="TableCellTaskBadge"/>
              <w:shd w:val="clear" w:color="auto" w:fill="E3F2FD"/>
            </w:pPr>
            <w:r>
              <w:rPr>
                <w:b/>
                <w:bCs/>
                <w:color w:val="1976D2"/>
              </w:rPr>
              <w:t>STUDY</w:t>
            </w:r>
          </w:p>
          <w:p w14:paraId="11F3D663" w14:textId="77777777" w:rsidR="001A20E6" w:rsidRDefault="00000000">
            <w:pPr>
              <w:pStyle w:val="TableCellTaskDetails"/>
            </w:pPr>
            <w:r>
              <w:t>• Revision - OPT-SOC/02 — 30m</w:t>
            </w:r>
          </w:p>
          <w:p w14:paraId="5274505B"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533B9C55" w14:textId="77777777" w:rsidR="001A20E6" w:rsidRDefault="00000000">
            <w:pPr>
              <w:pStyle w:val="TableCellTaskSubject"/>
            </w:pPr>
            <w:r>
              <w:t>Sociology</w:t>
            </w:r>
          </w:p>
          <w:p w14:paraId="30E94A96" w14:textId="77777777" w:rsidR="001A20E6" w:rsidRDefault="00000000">
            <w:pPr>
              <w:pStyle w:val="TableCellTaskDetails"/>
            </w:pPr>
            <w:r>
              <w:t>• Study - OPT-SOC/01 — 1h 30m</w:t>
            </w:r>
          </w:p>
          <w:p w14:paraId="00DF30F1" w14:textId="77777777" w:rsidR="001A20E6" w:rsidRDefault="00000000">
            <w:pPr>
              <w:pStyle w:val="TableCellTaskBadge"/>
              <w:shd w:val="clear" w:color="auto" w:fill="E3F2FD"/>
            </w:pPr>
            <w:r>
              <w:rPr>
                <w:b/>
                <w:bCs/>
                <w:color w:val="1976D2"/>
              </w:rPr>
              <w:t>STUDY</w:t>
            </w:r>
          </w:p>
          <w:p w14:paraId="0D6535DE" w14:textId="77777777" w:rsidR="001A20E6" w:rsidRDefault="00000000">
            <w:pPr>
              <w:pStyle w:val="TableCellTaskDetails"/>
            </w:pPr>
            <w:r>
              <w:t>• Revision - OPT-SOC/01 — 30m</w:t>
            </w:r>
          </w:p>
          <w:p w14:paraId="7ED02E7B" w14:textId="77777777" w:rsidR="001A20E6" w:rsidRDefault="00000000">
            <w:pPr>
              <w:pStyle w:val="TableCellTaskBadge"/>
              <w:shd w:val="clear" w:color="auto" w:fill="FCE4EC"/>
            </w:pPr>
            <w:r>
              <w:rPr>
                <w:b/>
                <w:bCs/>
                <w:color w:val="C2185B"/>
              </w:rPr>
              <w:t>REVISION</w:t>
            </w:r>
          </w:p>
          <w:p w14:paraId="1394302A" w14:textId="77777777" w:rsidR="001A20E6" w:rsidRDefault="00000000">
            <w:pPr>
              <w:pStyle w:val="TableCellTaskDetails"/>
            </w:pPr>
            <w:r>
              <w:t>• Practice - OPT-SOC/01 — 30m</w:t>
            </w:r>
          </w:p>
          <w:p w14:paraId="370886B6"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5D24CA95" w14:textId="77777777" w:rsidR="001A20E6" w:rsidRDefault="001A20E6"/>
        </w:tc>
      </w:tr>
      <w:tr w:rsidR="001A20E6" w14:paraId="37B59462" w14:textId="77777777">
        <w:tc>
          <w:tcPr>
            <w:tcW w:w="700" w:type="pct"/>
            <w:shd w:val="clear" w:color="auto" w:fill="FCE7F3"/>
            <w:tcMar>
              <w:top w:w="150" w:type="dxa"/>
              <w:left w:w="100" w:type="dxa"/>
              <w:bottom w:w="150" w:type="dxa"/>
              <w:right w:w="100" w:type="dxa"/>
            </w:tcMar>
          </w:tcPr>
          <w:p w14:paraId="34328629" w14:textId="77777777" w:rsidR="001A20E6" w:rsidRDefault="00000000">
            <w:pPr>
              <w:pStyle w:val="TableCellTaskSubject"/>
            </w:pPr>
            <w:r>
              <w:t>History-Modern</w:t>
            </w:r>
          </w:p>
          <w:p w14:paraId="11519044" w14:textId="77777777" w:rsidR="001A20E6" w:rsidRDefault="00000000">
            <w:pPr>
              <w:pStyle w:val="TableCellTaskDetails"/>
            </w:pPr>
            <w:r>
              <w:t>• Test - TEST — 3h</w:t>
            </w:r>
          </w:p>
          <w:p w14:paraId="01182B1E"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173ACA09" w14:textId="77777777" w:rsidR="001A20E6" w:rsidRDefault="00000000">
            <w:pPr>
              <w:pStyle w:val="TableCellTaskSubject"/>
            </w:pPr>
            <w:r>
              <w:t>History-Modern</w:t>
            </w:r>
          </w:p>
          <w:p w14:paraId="45656E39" w14:textId="77777777" w:rsidR="001A20E6" w:rsidRDefault="00000000">
            <w:pPr>
              <w:pStyle w:val="TableCellTaskDetails"/>
            </w:pPr>
            <w:r>
              <w:t>• Study - Pre-congress associations and formation of INC; INC Sessions (H03/04) — 30m</w:t>
            </w:r>
          </w:p>
          <w:p w14:paraId="5F425377" w14:textId="77777777" w:rsidR="001A20E6" w:rsidRDefault="00000000">
            <w:pPr>
              <w:pStyle w:val="TableCellTaskBadge"/>
              <w:shd w:val="clear" w:color="auto" w:fill="E3F2FD"/>
            </w:pPr>
            <w:r>
              <w:rPr>
                <w:b/>
                <w:bCs/>
                <w:color w:val="1976D2"/>
              </w:rPr>
              <w:t>STUDY</w:t>
            </w:r>
          </w:p>
          <w:p w14:paraId="0E88DACB" w14:textId="77777777" w:rsidR="001A20E6" w:rsidRDefault="00000000">
            <w:pPr>
              <w:pStyle w:val="TableCellTaskDetails"/>
            </w:pPr>
            <w:r>
              <w:t>• Study - Moderate phase (H03/05) — 30m</w:t>
            </w:r>
          </w:p>
          <w:p w14:paraId="333E5A11" w14:textId="77777777" w:rsidR="001A20E6" w:rsidRDefault="00000000">
            <w:pPr>
              <w:pStyle w:val="TableCellTaskBadge"/>
              <w:shd w:val="clear" w:color="auto" w:fill="E3F2FD"/>
            </w:pPr>
            <w:r>
              <w:rPr>
                <w:b/>
                <w:bCs/>
                <w:color w:val="1976D2"/>
              </w:rPr>
              <w:t>STUDY</w:t>
            </w:r>
          </w:p>
          <w:p w14:paraId="7A11FA1D" w14:textId="77777777" w:rsidR="001A20E6" w:rsidRDefault="00000000">
            <w:pPr>
              <w:pStyle w:val="TableCellTaskDetails"/>
            </w:pPr>
            <w:r>
              <w:t>• Study - Extremist Phase (H03/06) — 30m</w:t>
            </w:r>
          </w:p>
          <w:p w14:paraId="1EB536BA" w14:textId="77777777" w:rsidR="001A20E6" w:rsidRDefault="00000000">
            <w:pPr>
              <w:pStyle w:val="TableCellTaskBadge"/>
              <w:shd w:val="clear" w:color="auto" w:fill="E3F2FD"/>
            </w:pPr>
            <w:r>
              <w:rPr>
                <w:b/>
                <w:bCs/>
                <w:color w:val="1976D2"/>
              </w:rPr>
              <w:t>STUDY</w:t>
            </w:r>
          </w:p>
          <w:p w14:paraId="290151B7" w14:textId="77777777" w:rsidR="001A20E6" w:rsidRDefault="00000000">
            <w:pPr>
              <w:pStyle w:val="TableCellTaskDetails"/>
            </w:pPr>
            <w:r>
              <w:t>• Study - Ghandian Phase (H03/07) — 30m</w:t>
            </w:r>
          </w:p>
          <w:p w14:paraId="32A8B2A5" w14:textId="77777777" w:rsidR="001A20E6" w:rsidRDefault="00000000">
            <w:pPr>
              <w:pStyle w:val="TableCellTaskBadge"/>
              <w:shd w:val="clear" w:color="auto" w:fill="E3F2FD"/>
            </w:pPr>
            <w:r>
              <w:rPr>
                <w:b/>
                <w:bCs/>
                <w:color w:val="1976D2"/>
              </w:rPr>
              <w:t>STUDY</w:t>
            </w:r>
          </w:p>
          <w:p w14:paraId="0CDA43A1" w14:textId="77777777" w:rsidR="001A20E6" w:rsidRDefault="00000000">
            <w:pPr>
              <w:pStyle w:val="TableCellTaskDetails"/>
            </w:pPr>
            <w:r>
              <w:t>• Revision - Advent of Europeans (H03/01) — 30m</w:t>
            </w:r>
          </w:p>
          <w:p w14:paraId="2C61293E"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2677FA61" w14:textId="77777777" w:rsidR="001A20E6" w:rsidRDefault="00000000">
            <w:pPr>
              <w:pStyle w:val="TableCellTaskSubject"/>
            </w:pPr>
            <w:r>
              <w:t>History-Modern</w:t>
            </w:r>
          </w:p>
          <w:p w14:paraId="63CD2052" w14:textId="77777777" w:rsidR="001A20E6" w:rsidRDefault="00000000">
            <w:pPr>
              <w:pStyle w:val="TableCellTaskDetails"/>
            </w:pPr>
            <w:r>
              <w:t>• Study - Revolutionary activitism (H03/08) — 30m</w:t>
            </w:r>
          </w:p>
          <w:p w14:paraId="4F5DD5C3" w14:textId="77777777" w:rsidR="001A20E6" w:rsidRDefault="00000000">
            <w:pPr>
              <w:pStyle w:val="TableCellTaskBadge"/>
              <w:shd w:val="clear" w:color="auto" w:fill="E3F2FD"/>
            </w:pPr>
            <w:r>
              <w:rPr>
                <w:b/>
                <w:bCs/>
                <w:color w:val="1976D2"/>
              </w:rPr>
              <w:t>STUDY</w:t>
            </w:r>
          </w:p>
          <w:p w14:paraId="5DDE69DD" w14:textId="77777777" w:rsidR="001A20E6" w:rsidRDefault="00000000">
            <w:pPr>
              <w:pStyle w:val="TableCellTaskDetails"/>
            </w:pPr>
            <w:r>
              <w:t>• Study - Transfer of power - 1940 to 1947 (H03/09) — 30m</w:t>
            </w:r>
          </w:p>
          <w:p w14:paraId="38901CD3" w14:textId="77777777" w:rsidR="001A20E6" w:rsidRDefault="00000000">
            <w:pPr>
              <w:pStyle w:val="TableCellTaskBadge"/>
              <w:shd w:val="clear" w:color="auto" w:fill="E3F2FD"/>
            </w:pPr>
            <w:r>
              <w:rPr>
                <w:b/>
                <w:bCs/>
                <w:color w:val="1976D2"/>
              </w:rPr>
              <w:t>STUDY</w:t>
            </w:r>
          </w:p>
          <w:p w14:paraId="0BAEA6D1" w14:textId="77777777" w:rsidR="001A20E6" w:rsidRDefault="00000000">
            <w:pPr>
              <w:pStyle w:val="TableCellTaskDetails"/>
            </w:pPr>
            <w:r>
              <w:t>• Study - Colonial administration (H03/10) — 30m</w:t>
            </w:r>
          </w:p>
          <w:p w14:paraId="46426370" w14:textId="77777777" w:rsidR="001A20E6" w:rsidRDefault="00000000">
            <w:pPr>
              <w:pStyle w:val="TableCellTaskBadge"/>
              <w:shd w:val="clear" w:color="auto" w:fill="E3F2FD"/>
            </w:pPr>
            <w:r>
              <w:rPr>
                <w:b/>
                <w:bCs/>
                <w:color w:val="1976D2"/>
              </w:rPr>
              <w:t>STUDY</w:t>
            </w:r>
          </w:p>
          <w:p w14:paraId="7BED8C69" w14:textId="77777777" w:rsidR="001A20E6" w:rsidRDefault="00000000">
            <w:pPr>
              <w:pStyle w:val="TableCellTaskDetails"/>
            </w:pPr>
            <w:r>
              <w:t>• Study - Reaction of society towards colonial rule (H03/11) — 30m</w:t>
            </w:r>
          </w:p>
          <w:p w14:paraId="63309858" w14:textId="77777777" w:rsidR="001A20E6" w:rsidRDefault="00000000">
            <w:pPr>
              <w:pStyle w:val="TableCellTaskBadge"/>
              <w:shd w:val="clear" w:color="auto" w:fill="E3F2FD"/>
            </w:pPr>
            <w:r>
              <w:rPr>
                <w:b/>
                <w:bCs/>
                <w:color w:val="1976D2"/>
              </w:rPr>
              <w:t>STUDY</w:t>
            </w:r>
          </w:p>
          <w:p w14:paraId="5A516014" w14:textId="77777777" w:rsidR="001A20E6" w:rsidRDefault="00000000">
            <w:pPr>
              <w:pStyle w:val="TableCellTaskDetails"/>
            </w:pPr>
            <w:r>
              <w:t>• Revision - British Conquest and consolidation; Sepoy Mutiny (H03/02) — 30m</w:t>
            </w:r>
          </w:p>
          <w:p w14:paraId="7EDFBF9F"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68C7273A" w14:textId="77777777" w:rsidR="001A20E6" w:rsidRDefault="00000000">
            <w:pPr>
              <w:pStyle w:val="TableCellTaskSubject"/>
            </w:pPr>
            <w:r>
              <w:t>History-Modern</w:t>
            </w:r>
          </w:p>
          <w:p w14:paraId="3B38CEA3" w14:textId="77777777" w:rsidR="001A20E6" w:rsidRDefault="00000000">
            <w:pPr>
              <w:pStyle w:val="TableCellTaskDetails"/>
            </w:pPr>
            <w:r>
              <w:t>• Study - Role of women in Freedom struggle (H03/12) — 30m</w:t>
            </w:r>
          </w:p>
          <w:p w14:paraId="0D5C12A4" w14:textId="77777777" w:rsidR="001A20E6" w:rsidRDefault="00000000">
            <w:pPr>
              <w:pStyle w:val="TableCellTaskBadge"/>
              <w:shd w:val="clear" w:color="auto" w:fill="E3F2FD"/>
            </w:pPr>
            <w:r>
              <w:rPr>
                <w:b/>
                <w:bCs/>
                <w:color w:val="1976D2"/>
              </w:rPr>
              <w:t>STUDY</w:t>
            </w:r>
          </w:p>
          <w:p w14:paraId="2043E5BD" w14:textId="77777777" w:rsidR="001A20E6" w:rsidRDefault="00000000">
            <w:pPr>
              <w:pStyle w:val="TableCellTaskDetails"/>
            </w:pPr>
            <w:r>
              <w:t>• Study - Communism and communalism (H03/13) — 30m</w:t>
            </w:r>
          </w:p>
          <w:p w14:paraId="67D13410" w14:textId="77777777" w:rsidR="001A20E6" w:rsidRDefault="00000000">
            <w:pPr>
              <w:pStyle w:val="TableCellTaskBadge"/>
              <w:shd w:val="clear" w:color="auto" w:fill="E3F2FD"/>
            </w:pPr>
            <w:r>
              <w:rPr>
                <w:b/>
                <w:bCs/>
                <w:color w:val="1976D2"/>
              </w:rPr>
              <w:t>STUDY</w:t>
            </w:r>
          </w:p>
          <w:p w14:paraId="5FC730B0" w14:textId="77777777" w:rsidR="001A20E6" w:rsidRDefault="00000000">
            <w:pPr>
              <w:pStyle w:val="TableCellTaskDetails"/>
            </w:pPr>
            <w:r>
              <w:t>• Study - Important personalities of INM; Governor Generals and Viceroys (H03/14) — 30m</w:t>
            </w:r>
          </w:p>
          <w:p w14:paraId="77A3B8D6" w14:textId="77777777" w:rsidR="001A20E6" w:rsidRDefault="00000000">
            <w:pPr>
              <w:pStyle w:val="TableCellTaskBadge"/>
              <w:shd w:val="clear" w:color="auto" w:fill="E3F2FD"/>
            </w:pPr>
            <w:r>
              <w:rPr>
                <w:b/>
                <w:bCs/>
                <w:color w:val="1976D2"/>
              </w:rPr>
              <w:t>STUDY</w:t>
            </w:r>
          </w:p>
          <w:p w14:paraId="5EF6CEF8" w14:textId="77777777" w:rsidR="001A20E6" w:rsidRDefault="00000000">
            <w:pPr>
              <w:pStyle w:val="TableCellTaskDetails"/>
            </w:pPr>
            <w:r>
              <w:t>• Study - Broad / Overlap (H03/00) — 30m</w:t>
            </w:r>
          </w:p>
          <w:p w14:paraId="3D6EE938" w14:textId="77777777" w:rsidR="001A20E6" w:rsidRDefault="00000000">
            <w:pPr>
              <w:pStyle w:val="TableCellTaskBadge"/>
              <w:shd w:val="clear" w:color="auto" w:fill="E3F2FD"/>
            </w:pPr>
            <w:r>
              <w:rPr>
                <w:b/>
                <w:bCs/>
                <w:color w:val="1976D2"/>
              </w:rPr>
              <w:t>STUDY</w:t>
            </w:r>
          </w:p>
          <w:p w14:paraId="62F5DD1D" w14:textId="77777777" w:rsidR="001A20E6" w:rsidRDefault="00000000">
            <w:pPr>
              <w:pStyle w:val="TableCellTaskDetails"/>
            </w:pPr>
            <w:r>
              <w:t>• Revision - Indian Renaissance (H03/03) — 30m</w:t>
            </w:r>
          </w:p>
          <w:p w14:paraId="0D307E3A"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18671EA3" w14:textId="77777777" w:rsidR="001A20E6" w:rsidRDefault="00000000">
            <w:pPr>
              <w:pStyle w:val="TableCellTaskSubject"/>
            </w:pPr>
            <w:r>
              <w:t>History-Modern</w:t>
            </w:r>
          </w:p>
          <w:p w14:paraId="470F0318" w14:textId="77777777" w:rsidR="001A20E6" w:rsidRDefault="00000000">
            <w:pPr>
              <w:pStyle w:val="TableCellTaskDetails"/>
            </w:pPr>
            <w:r>
              <w:t>• Study - Advent of Europeans (H03/01) — 30m</w:t>
            </w:r>
          </w:p>
          <w:p w14:paraId="25F68C2F" w14:textId="77777777" w:rsidR="001A20E6" w:rsidRDefault="00000000">
            <w:pPr>
              <w:pStyle w:val="TableCellTaskBadge"/>
              <w:shd w:val="clear" w:color="auto" w:fill="E3F2FD"/>
            </w:pPr>
            <w:r>
              <w:rPr>
                <w:b/>
                <w:bCs/>
                <w:color w:val="1976D2"/>
              </w:rPr>
              <w:t>STUDY</w:t>
            </w:r>
          </w:p>
          <w:p w14:paraId="7E6CA017" w14:textId="77777777" w:rsidR="001A20E6" w:rsidRDefault="00000000">
            <w:pPr>
              <w:pStyle w:val="TableCellTaskDetails"/>
            </w:pPr>
            <w:r>
              <w:t>• Study - British Conquest and consolidation; Sepoy Mutiny (H03/02) — 30m</w:t>
            </w:r>
          </w:p>
          <w:p w14:paraId="28469B53" w14:textId="77777777" w:rsidR="001A20E6" w:rsidRDefault="00000000">
            <w:pPr>
              <w:pStyle w:val="TableCellTaskBadge"/>
              <w:shd w:val="clear" w:color="auto" w:fill="E3F2FD"/>
            </w:pPr>
            <w:r>
              <w:rPr>
                <w:b/>
                <w:bCs/>
                <w:color w:val="1976D2"/>
              </w:rPr>
              <w:t>STUDY</w:t>
            </w:r>
          </w:p>
          <w:p w14:paraId="37C19A7E" w14:textId="77777777" w:rsidR="001A20E6" w:rsidRDefault="00000000">
            <w:pPr>
              <w:pStyle w:val="TableCellTaskDetails"/>
            </w:pPr>
            <w:r>
              <w:t>• Study - Indian Renaissance (H03/03) — 30m</w:t>
            </w:r>
          </w:p>
          <w:p w14:paraId="1950975D" w14:textId="77777777" w:rsidR="001A20E6" w:rsidRDefault="00000000">
            <w:pPr>
              <w:pStyle w:val="TableCellTaskBadge"/>
              <w:shd w:val="clear" w:color="auto" w:fill="E3F2FD"/>
            </w:pPr>
            <w:r>
              <w:rPr>
                <w:b/>
                <w:bCs/>
                <w:color w:val="1976D2"/>
              </w:rPr>
              <w:t>STUDY</w:t>
            </w:r>
          </w:p>
          <w:p w14:paraId="43CB781E" w14:textId="77777777" w:rsidR="001A20E6" w:rsidRDefault="00000000">
            <w:pPr>
              <w:pStyle w:val="TableCellTaskDetails"/>
            </w:pPr>
            <w:r>
              <w:t>• Study - Pre-congress associations and formation of INC; INC Sessions (H03/04) — 30m</w:t>
            </w:r>
          </w:p>
          <w:p w14:paraId="6FCBEC9D" w14:textId="77777777" w:rsidR="001A20E6" w:rsidRDefault="00000000">
            <w:pPr>
              <w:pStyle w:val="TableCellTaskBadge"/>
              <w:shd w:val="clear" w:color="auto" w:fill="E3F2FD"/>
            </w:pPr>
            <w:r>
              <w:rPr>
                <w:b/>
                <w:bCs/>
                <w:color w:val="1976D2"/>
              </w:rPr>
              <w:t>STUDY</w:t>
            </w:r>
          </w:p>
          <w:p w14:paraId="7D413B71" w14:textId="77777777" w:rsidR="001A20E6" w:rsidRDefault="00000000">
            <w:pPr>
              <w:pStyle w:val="TableCellTaskDetails"/>
            </w:pPr>
            <w:r>
              <w:t>• Revision - Pre-congress associations and formation of INC; INC Sessions (H03/04) — 30m</w:t>
            </w:r>
          </w:p>
          <w:p w14:paraId="4A925A5B"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6BA13C15" w14:textId="77777777" w:rsidR="001A20E6" w:rsidRDefault="00000000">
            <w:pPr>
              <w:pStyle w:val="TableCellTaskSubject"/>
            </w:pPr>
            <w:r>
              <w:t>History-Modern</w:t>
            </w:r>
          </w:p>
          <w:p w14:paraId="238AE878" w14:textId="77777777" w:rsidR="001A20E6" w:rsidRDefault="00000000">
            <w:pPr>
              <w:pStyle w:val="TableCellTaskDetails"/>
            </w:pPr>
            <w:r>
              <w:t>• Study - Moderate phase (H03/05) — 30m</w:t>
            </w:r>
          </w:p>
          <w:p w14:paraId="2304FA38" w14:textId="77777777" w:rsidR="001A20E6" w:rsidRDefault="00000000">
            <w:pPr>
              <w:pStyle w:val="TableCellTaskBadge"/>
              <w:shd w:val="clear" w:color="auto" w:fill="E3F2FD"/>
            </w:pPr>
            <w:r>
              <w:rPr>
                <w:b/>
                <w:bCs/>
                <w:color w:val="1976D2"/>
              </w:rPr>
              <w:t>STUDY</w:t>
            </w:r>
          </w:p>
          <w:p w14:paraId="10FFF9C8" w14:textId="77777777" w:rsidR="001A20E6" w:rsidRDefault="00000000">
            <w:pPr>
              <w:pStyle w:val="TableCellTaskDetails"/>
            </w:pPr>
            <w:r>
              <w:t>• Study - Extremist Phase (H03/06) — 30m</w:t>
            </w:r>
          </w:p>
          <w:p w14:paraId="471E336A" w14:textId="77777777" w:rsidR="001A20E6" w:rsidRDefault="00000000">
            <w:pPr>
              <w:pStyle w:val="TableCellTaskBadge"/>
              <w:shd w:val="clear" w:color="auto" w:fill="E3F2FD"/>
            </w:pPr>
            <w:r>
              <w:rPr>
                <w:b/>
                <w:bCs/>
                <w:color w:val="1976D2"/>
              </w:rPr>
              <w:t>STUDY</w:t>
            </w:r>
          </w:p>
          <w:p w14:paraId="6CA74777" w14:textId="77777777" w:rsidR="001A20E6" w:rsidRDefault="00000000">
            <w:pPr>
              <w:pStyle w:val="TableCellTaskDetails"/>
            </w:pPr>
            <w:r>
              <w:t>• Study - Ghandian Phase (H03/07) — 30m</w:t>
            </w:r>
          </w:p>
          <w:p w14:paraId="686D97E4" w14:textId="77777777" w:rsidR="001A20E6" w:rsidRDefault="00000000">
            <w:pPr>
              <w:pStyle w:val="TableCellTaskBadge"/>
              <w:shd w:val="clear" w:color="auto" w:fill="E3F2FD"/>
            </w:pPr>
            <w:r>
              <w:rPr>
                <w:b/>
                <w:bCs/>
                <w:color w:val="1976D2"/>
              </w:rPr>
              <w:t>STUDY</w:t>
            </w:r>
          </w:p>
          <w:p w14:paraId="4F68E2D0" w14:textId="77777777" w:rsidR="001A20E6" w:rsidRDefault="00000000">
            <w:pPr>
              <w:pStyle w:val="TableCellTaskDetails"/>
            </w:pPr>
            <w:r>
              <w:t>• Study - Revolutionary activitism (H03/08) — 30m</w:t>
            </w:r>
          </w:p>
          <w:p w14:paraId="05D22F5D" w14:textId="77777777" w:rsidR="001A20E6" w:rsidRDefault="00000000">
            <w:pPr>
              <w:pStyle w:val="TableCellTaskBadge"/>
              <w:shd w:val="clear" w:color="auto" w:fill="E3F2FD"/>
            </w:pPr>
            <w:r>
              <w:rPr>
                <w:b/>
                <w:bCs/>
                <w:color w:val="1976D2"/>
              </w:rPr>
              <w:t>STUDY</w:t>
            </w:r>
          </w:p>
          <w:p w14:paraId="6B6FC88B" w14:textId="77777777" w:rsidR="001A20E6" w:rsidRDefault="00000000">
            <w:pPr>
              <w:pStyle w:val="TableCellTaskDetails"/>
            </w:pPr>
            <w:r>
              <w:t>• Revision - Moderate phase (H03/05) — 30m</w:t>
            </w:r>
          </w:p>
          <w:p w14:paraId="3A6D5A75" w14:textId="77777777" w:rsidR="001A20E6" w:rsidRDefault="00000000">
            <w:pPr>
              <w:pStyle w:val="TableCellTaskBadge"/>
              <w:shd w:val="clear" w:color="auto" w:fill="FCE4EC"/>
            </w:pPr>
            <w:r>
              <w:rPr>
                <w:b/>
                <w:bCs/>
                <w:color w:val="C2185B"/>
              </w:rPr>
              <w:t>REVISION</w:t>
            </w:r>
          </w:p>
        </w:tc>
        <w:tc>
          <w:tcPr>
            <w:tcW w:w="700" w:type="pct"/>
            <w:shd w:val="clear" w:color="auto" w:fill="FFF3E0"/>
            <w:tcMar>
              <w:top w:w="150" w:type="dxa"/>
              <w:left w:w="100" w:type="dxa"/>
              <w:bottom w:w="150" w:type="dxa"/>
              <w:right w:w="100" w:type="dxa"/>
            </w:tcMar>
          </w:tcPr>
          <w:p w14:paraId="10340BCE" w14:textId="77777777" w:rsidR="001A20E6" w:rsidRDefault="001A20E6"/>
        </w:tc>
      </w:tr>
      <w:tr w:rsidR="001A20E6" w14:paraId="3B3782CC" w14:textId="77777777">
        <w:tc>
          <w:tcPr>
            <w:tcW w:w="700" w:type="pct"/>
            <w:shd w:val="clear" w:color="auto" w:fill="FCE7F3"/>
            <w:tcMar>
              <w:top w:w="150" w:type="dxa"/>
              <w:left w:w="100" w:type="dxa"/>
              <w:bottom w:w="150" w:type="dxa"/>
              <w:right w:w="100" w:type="dxa"/>
            </w:tcMar>
          </w:tcPr>
          <w:p w14:paraId="4C0A566E" w14:textId="77777777" w:rsidR="001A20E6" w:rsidRDefault="001A20E6"/>
        </w:tc>
        <w:tc>
          <w:tcPr>
            <w:tcW w:w="700" w:type="pct"/>
            <w:shd w:val="clear" w:color="auto" w:fill="FCE7F3"/>
            <w:tcMar>
              <w:top w:w="150" w:type="dxa"/>
              <w:left w:w="100" w:type="dxa"/>
              <w:bottom w:w="150" w:type="dxa"/>
              <w:right w:w="100" w:type="dxa"/>
            </w:tcMar>
          </w:tcPr>
          <w:p w14:paraId="43A2AA34" w14:textId="77777777" w:rsidR="001A20E6" w:rsidRDefault="001A20E6"/>
        </w:tc>
        <w:tc>
          <w:tcPr>
            <w:tcW w:w="700" w:type="pct"/>
            <w:shd w:val="clear" w:color="auto" w:fill="FCE7F3"/>
            <w:tcMar>
              <w:top w:w="150" w:type="dxa"/>
              <w:left w:w="100" w:type="dxa"/>
              <w:bottom w:w="150" w:type="dxa"/>
              <w:right w:w="100" w:type="dxa"/>
            </w:tcMar>
          </w:tcPr>
          <w:p w14:paraId="52686A7A" w14:textId="77777777" w:rsidR="001A20E6" w:rsidRDefault="001A20E6"/>
        </w:tc>
        <w:tc>
          <w:tcPr>
            <w:tcW w:w="700" w:type="pct"/>
            <w:shd w:val="clear" w:color="auto" w:fill="FCE7F3"/>
            <w:tcMar>
              <w:top w:w="150" w:type="dxa"/>
              <w:left w:w="100" w:type="dxa"/>
              <w:bottom w:w="150" w:type="dxa"/>
              <w:right w:w="100" w:type="dxa"/>
            </w:tcMar>
          </w:tcPr>
          <w:p w14:paraId="0AC99F25" w14:textId="77777777" w:rsidR="001A20E6" w:rsidRDefault="001A20E6"/>
        </w:tc>
        <w:tc>
          <w:tcPr>
            <w:tcW w:w="700" w:type="pct"/>
            <w:shd w:val="clear" w:color="auto" w:fill="FCE7F3"/>
            <w:tcMar>
              <w:top w:w="150" w:type="dxa"/>
              <w:left w:w="100" w:type="dxa"/>
              <w:bottom w:w="150" w:type="dxa"/>
              <w:right w:w="100" w:type="dxa"/>
            </w:tcMar>
          </w:tcPr>
          <w:p w14:paraId="73EAF33A" w14:textId="77777777" w:rsidR="001A20E6" w:rsidRDefault="001A20E6"/>
        </w:tc>
        <w:tc>
          <w:tcPr>
            <w:tcW w:w="700" w:type="pct"/>
            <w:shd w:val="clear" w:color="auto" w:fill="FCE7F3"/>
            <w:tcMar>
              <w:top w:w="150" w:type="dxa"/>
              <w:left w:w="100" w:type="dxa"/>
              <w:bottom w:w="150" w:type="dxa"/>
              <w:right w:w="100" w:type="dxa"/>
            </w:tcMar>
          </w:tcPr>
          <w:p w14:paraId="1781FF65" w14:textId="77777777" w:rsidR="001A20E6" w:rsidRDefault="00000000">
            <w:pPr>
              <w:pStyle w:val="TableCellTaskSubject"/>
            </w:pPr>
            <w:r>
              <w:t>History-Art and Culture</w:t>
            </w:r>
          </w:p>
          <w:p w14:paraId="712F7AD0" w14:textId="77777777" w:rsidR="001A20E6" w:rsidRDefault="00000000">
            <w:pPr>
              <w:pStyle w:val="TableCellTaskDetails"/>
            </w:pPr>
            <w:r>
              <w:t>• Study - Broad / Overlap (H04/00) — 30m</w:t>
            </w:r>
          </w:p>
          <w:p w14:paraId="45877573" w14:textId="77777777" w:rsidR="001A20E6" w:rsidRDefault="00000000">
            <w:pPr>
              <w:pStyle w:val="TableCellTaskBadge"/>
              <w:shd w:val="clear" w:color="auto" w:fill="E3F2FD"/>
            </w:pPr>
            <w:r>
              <w:rPr>
                <w:b/>
                <w:bCs/>
                <w:color w:val="1976D2"/>
              </w:rPr>
              <w:t>STUDY</w:t>
            </w:r>
          </w:p>
          <w:p w14:paraId="78B1883A" w14:textId="77777777" w:rsidR="001A20E6" w:rsidRDefault="00000000">
            <w:pPr>
              <w:pStyle w:val="TableCellTaskDetails"/>
            </w:pPr>
            <w:r>
              <w:t>• Study - Art and architecture (H04/01) — 30m</w:t>
            </w:r>
          </w:p>
          <w:p w14:paraId="4DC415E6" w14:textId="77777777" w:rsidR="001A20E6" w:rsidRDefault="00000000">
            <w:pPr>
              <w:pStyle w:val="TableCellTaskBadge"/>
              <w:shd w:val="clear" w:color="auto" w:fill="E3F2FD"/>
            </w:pPr>
            <w:r>
              <w:rPr>
                <w:b/>
                <w:bCs/>
                <w:color w:val="1976D2"/>
              </w:rPr>
              <w:t>STUDY</w:t>
            </w:r>
          </w:p>
          <w:p w14:paraId="768909EB" w14:textId="77777777" w:rsidR="001A20E6" w:rsidRDefault="00000000">
            <w:pPr>
              <w:pStyle w:val="TableCellTaskDetails"/>
            </w:pPr>
            <w:r>
              <w:t>• Study - Literature (H04/02) — 30m</w:t>
            </w:r>
          </w:p>
          <w:p w14:paraId="024E75C2" w14:textId="77777777" w:rsidR="001A20E6" w:rsidRDefault="00000000">
            <w:pPr>
              <w:pStyle w:val="TableCellTaskBadge"/>
              <w:shd w:val="clear" w:color="auto" w:fill="E3F2FD"/>
            </w:pPr>
            <w:r>
              <w:rPr>
                <w:b/>
                <w:bCs/>
                <w:color w:val="1976D2"/>
              </w:rPr>
              <w:t>STUDY</w:t>
            </w:r>
          </w:p>
          <w:p w14:paraId="170850D8" w14:textId="77777777" w:rsidR="001A20E6" w:rsidRDefault="00000000">
            <w:pPr>
              <w:pStyle w:val="TableCellTaskDetails"/>
            </w:pPr>
            <w:r>
              <w:t>• Study - Paintings (H04/03) — 30m</w:t>
            </w:r>
          </w:p>
          <w:p w14:paraId="35123F3F" w14:textId="77777777" w:rsidR="001A20E6" w:rsidRDefault="00000000">
            <w:pPr>
              <w:pStyle w:val="TableCellTaskBadge"/>
              <w:shd w:val="clear" w:color="auto" w:fill="E3F2FD"/>
            </w:pPr>
            <w:r>
              <w:rPr>
                <w:b/>
                <w:bCs/>
                <w:color w:val="1976D2"/>
              </w:rPr>
              <w:t>STUDY</w:t>
            </w:r>
          </w:p>
          <w:p w14:paraId="18111706" w14:textId="77777777" w:rsidR="001A20E6" w:rsidRDefault="00000000">
            <w:pPr>
              <w:pStyle w:val="TableCellTaskDetails"/>
            </w:pPr>
            <w:r>
              <w:t>• Revision - Broad / Overlap (H04/00) — 30m</w:t>
            </w:r>
          </w:p>
          <w:p w14:paraId="62AD116D" w14:textId="77777777" w:rsidR="001A20E6" w:rsidRDefault="00000000">
            <w:pPr>
              <w:pStyle w:val="TableCellTaskBadge"/>
              <w:shd w:val="clear" w:color="auto" w:fill="FCE4EC"/>
            </w:pPr>
            <w:r>
              <w:rPr>
                <w:b/>
                <w:bCs/>
                <w:color w:val="C2185B"/>
              </w:rPr>
              <w:t>REVISION</w:t>
            </w:r>
          </w:p>
        </w:tc>
        <w:tc>
          <w:tcPr>
            <w:tcW w:w="700" w:type="pct"/>
            <w:shd w:val="clear" w:color="auto" w:fill="FFF3E0"/>
            <w:tcMar>
              <w:top w:w="150" w:type="dxa"/>
              <w:left w:w="100" w:type="dxa"/>
              <w:bottom w:w="150" w:type="dxa"/>
              <w:right w:w="100" w:type="dxa"/>
            </w:tcMar>
          </w:tcPr>
          <w:p w14:paraId="2482710B" w14:textId="77777777" w:rsidR="001A20E6" w:rsidRDefault="001A20E6"/>
        </w:tc>
      </w:tr>
    </w:tbl>
    <w:p w14:paraId="5BA190BE" w14:textId="77777777" w:rsidR="001A20E6" w:rsidRDefault="001A20E6">
      <w:pPr>
        <w:spacing w:after="400"/>
      </w:pPr>
    </w:p>
    <w:p w14:paraId="603AB18C" w14:textId="77777777" w:rsidR="001A20E6" w:rsidRDefault="00000000">
      <w:pPr>
        <w:pStyle w:val="ResourceTitle"/>
      </w:pPr>
      <w:r>
        <w:t>📚 Resources for Nov 08 - Nov 14</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4DD3EEA5" w14:textId="77777777">
        <w:tc>
          <w:tcPr>
            <w:tcW w:w="1650" w:type="pct"/>
            <w:tcBorders>
              <w:bottom w:val="single" w:sz="2" w:space="0" w:color="D1D5DB"/>
              <w:right w:val="single" w:sz="2" w:space="0" w:color="D1D5DB"/>
            </w:tcBorders>
            <w:tcMar>
              <w:top w:w="200" w:type="dxa"/>
              <w:left w:w="150" w:type="dxa"/>
              <w:bottom w:w="200" w:type="dxa"/>
              <w:right w:w="150" w:type="dxa"/>
            </w:tcMar>
          </w:tcPr>
          <w:p w14:paraId="46BA309C" w14:textId="77777777" w:rsidR="001A20E6" w:rsidRDefault="00000000">
            <w:pPr>
              <w:pStyle w:val="TableCellSubjectName"/>
            </w:pPr>
            <w:r>
              <w:t>Essay</w:t>
            </w:r>
          </w:p>
          <w:p w14:paraId="6FE7A7F6" w14:textId="77777777" w:rsidR="001A20E6" w:rsidRDefault="00000000">
            <w:pPr>
              <w:pStyle w:val="TableCellCategoryTitle"/>
            </w:pPr>
            <w:r>
              <w:t>📚 Primary Books</w:t>
            </w:r>
          </w:p>
          <w:p w14:paraId="252379A9" w14:textId="77777777" w:rsidR="001A20E6" w:rsidRDefault="00000000">
            <w:pPr>
              <w:pStyle w:val="TableCellResourceItem"/>
            </w:pPr>
            <w:r>
              <w:t>• Michael Sandel – Justice</w:t>
            </w:r>
          </w:p>
          <w:p w14:paraId="5CFF1472" w14:textId="77777777" w:rsidR="001A20E6" w:rsidRDefault="00000000">
            <w:pPr>
              <w:pStyle w:val="TableCellResourceItem"/>
            </w:pPr>
            <w:r>
              <w:t>• Ethics by Jitin Yadav</w:t>
            </w:r>
          </w:p>
          <w:p w14:paraId="40C04144" w14:textId="77777777" w:rsidR="001A20E6" w:rsidRDefault="00000000">
            <w:pPr>
              <w:pStyle w:val="TableCellResourceItem"/>
            </w:pPr>
            <w:r>
              <w:t>• 2nd ARC (4th, 10th – Ethics in Governance)</w:t>
            </w:r>
          </w:p>
          <w:p w14:paraId="2A949E1A" w14:textId="77777777" w:rsidR="001A20E6" w:rsidRDefault="00000000">
            <w:pPr>
              <w:pStyle w:val="TableCellCategoryTitle"/>
            </w:pPr>
            <w:r>
              <w:t>📝 Practice Materials</w:t>
            </w:r>
          </w:p>
          <w:p w14:paraId="22822177" w14:textId="77777777" w:rsidR="001A20E6" w:rsidRDefault="00000000">
            <w:pPr>
              <w:pStyle w:val="TableCellResourceItem"/>
            </w:pPr>
            <w:r>
              <w:t>• La Excellence Ethics Material</w:t>
            </w:r>
          </w:p>
          <w:p w14:paraId="754A99C9" w14:textId="77777777" w:rsidR="001A20E6" w:rsidRDefault="00000000">
            <w:pPr>
              <w:pStyle w:val="TableCellResourceItem"/>
            </w:pPr>
            <w:r>
              <w:t>• Prelims &amp; Mains Workbooks</w:t>
            </w:r>
          </w:p>
          <w:p w14:paraId="49FA9FC4" w14:textId="77777777" w:rsidR="001A20E6" w:rsidRDefault="00000000">
            <w:pPr>
              <w:pStyle w:val="TableCellCategoryTitle"/>
            </w:pPr>
            <w:r>
              <w:t>📰 Current Affairs</w:t>
            </w:r>
          </w:p>
          <w:p w14:paraId="2ED003B0" w14:textId="77777777" w:rsidR="001A20E6" w:rsidRDefault="00000000">
            <w:pPr>
              <w:pStyle w:val="TableCellResourceItem"/>
            </w:pPr>
            <w:r>
              <w:t>• Newspapers (case studies, ethical dilemmas in news)</w:t>
            </w:r>
          </w:p>
        </w:tc>
        <w:tc>
          <w:tcPr>
            <w:tcW w:w="1650" w:type="pct"/>
            <w:tcBorders>
              <w:bottom w:val="single" w:sz="2" w:space="0" w:color="D1D5DB"/>
              <w:right w:val="single" w:sz="2" w:space="0" w:color="D1D5DB"/>
            </w:tcBorders>
            <w:tcMar>
              <w:top w:w="200" w:type="dxa"/>
              <w:left w:w="150" w:type="dxa"/>
              <w:bottom w:w="200" w:type="dxa"/>
              <w:right w:w="150" w:type="dxa"/>
            </w:tcMar>
          </w:tcPr>
          <w:p w14:paraId="7D2A3679" w14:textId="77777777" w:rsidR="001A20E6" w:rsidRDefault="00000000">
            <w:pPr>
              <w:pStyle w:val="TableCellSubjectName"/>
            </w:pPr>
            <w:r>
              <w:t>Sociology</w:t>
            </w:r>
          </w:p>
          <w:p w14:paraId="5778C15B" w14:textId="77777777" w:rsidR="001A20E6" w:rsidRDefault="00000000">
            <w:pPr>
              <w:pStyle w:val="TableCellCategoryTitle"/>
            </w:pPr>
            <w:r>
              <w:t>📝 Practice Materials</w:t>
            </w:r>
          </w:p>
          <w:p w14:paraId="4E9EB492" w14:textId="77777777" w:rsidR="001A20E6" w:rsidRDefault="00000000">
            <w:pPr>
              <w:pStyle w:val="TableCellResourceItem"/>
            </w:pPr>
            <w:r>
              <w:t>• La Excellence Sociology Material</w:t>
            </w:r>
          </w:p>
          <w:p w14:paraId="39823030" w14:textId="77777777" w:rsidR="001A20E6" w:rsidRDefault="00000000">
            <w:pPr>
              <w:pStyle w:val="TableCellResourceItem"/>
            </w:pPr>
            <w:r>
              <w:t>• Mains RRP + Prelims RRP</w:t>
            </w:r>
          </w:p>
          <w:p w14:paraId="527F7189" w14:textId="77777777" w:rsidR="001A20E6" w:rsidRDefault="00000000">
            <w:pPr>
              <w:pStyle w:val="TableCellResourceItem"/>
            </w:pPr>
            <w:r>
              <w:t>• Prelims &amp; Mains Workbooks</w:t>
            </w:r>
          </w:p>
          <w:p w14:paraId="7E337546" w14:textId="77777777" w:rsidR="001A20E6" w:rsidRDefault="00000000">
            <w:pPr>
              <w:pStyle w:val="TableCellResourceItem"/>
            </w:pPr>
            <w:r>
              <w:t>• Previous Year Question Papers</w:t>
            </w:r>
          </w:p>
          <w:p w14:paraId="1726FCD6" w14:textId="77777777" w:rsidR="001A20E6" w:rsidRDefault="00000000">
            <w:pPr>
              <w:pStyle w:val="TableCellResourceItem"/>
            </w:pPr>
            <w:r>
              <w:t>• Mock Tests</w:t>
            </w:r>
          </w:p>
          <w:p w14:paraId="4DBE61B4" w14:textId="77777777" w:rsidR="001A20E6" w:rsidRDefault="00000000">
            <w:pPr>
              <w:pStyle w:val="TableCellResourceItem"/>
            </w:pPr>
            <w:r>
              <w:t>• La Excellence Indian Society Material</w:t>
            </w:r>
          </w:p>
          <w:p w14:paraId="1BB70691" w14:textId="77777777" w:rsidR="001A20E6" w:rsidRDefault="00000000">
            <w:pPr>
              <w:pStyle w:val="TableCellResourceItem"/>
            </w:pPr>
            <w:r>
              <w:t>• Mains Workbook - Paper I</w:t>
            </w:r>
          </w:p>
          <w:p w14:paraId="5783A9CA" w14:textId="77777777" w:rsidR="001A20E6" w:rsidRDefault="00000000">
            <w:pPr>
              <w:pStyle w:val="TableCellResourceItem"/>
            </w:pPr>
            <w:r>
              <w:t>• La Excellence Social Change Material</w:t>
            </w:r>
          </w:p>
          <w:p w14:paraId="71157E4D" w14:textId="77777777" w:rsidR="001A20E6" w:rsidRDefault="00000000">
            <w:pPr>
              <w:pStyle w:val="TableCellResourceItem"/>
            </w:pPr>
            <w:r>
              <w:t>• Mains Workbook - Paper II</w:t>
            </w:r>
          </w:p>
          <w:p w14:paraId="609B3A98" w14:textId="77777777" w:rsidR="001A20E6" w:rsidRDefault="00000000">
            <w:pPr>
              <w:pStyle w:val="TableCellResourceItem"/>
            </w:pPr>
            <w:r>
              <w:t>• La Excellence Sociology of Religion Material</w:t>
            </w:r>
          </w:p>
          <w:p w14:paraId="3E23C557" w14:textId="77777777" w:rsidR="001A20E6" w:rsidRDefault="00000000">
            <w:pPr>
              <w:pStyle w:val="TableCellResourceItem"/>
            </w:pPr>
            <w:r>
              <w:t>• Mains Workbook</w:t>
            </w:r>
          </w:p>
          <w:p w14:paraId="7D567890" w14:textId="77777777" w:rsidR="001A20E6" w:rsidRDefault="00000000">
            <w:pPr>
              <w:pStyle w:val="TableCellResourceItem"/>
            </w:pPr>
            <w:r>
              <w:t>• La Excellence Sociology of Education Material</w:t>
            </w:r>
          </w:p>
          <w:p w14:paraId="795C23F8" w14:textId="77777777" w:rsidR="001A20E6" w:rsidRDefault="00000000">
            <w:pPr>
              <w:pStyle w:val="TableCellResourceItem"/>
            </w:pPr>
            <w:r>
              <w:t>• Mains Workbook</w:t>
            </w:r>
          </w:p>
          <w:p w14:paraId="5EDCE471" w14:textId="77777777" w:rsidR="001A20E6" w:rsidRDefault="00000000">
            <w:pPr>
              <w:pStyle w:val="TableCellResourceItem"/>
            </w:pPr>
            <w:r>
              <w:t>• La Excellence Social Stratification Material</w:t>
            </w:r>
          </w:p>
          <w:p w14:paraId="5B34ACEC" w14:textId="77777777" w:rsidR="001A20E6" w:rsidRDefault="00000000">
            <w:pPr>
              <w:pStyle w:val="TableCellResourceItem"/>
            </w:pPr>
            <w:r>
              <w:t>• Mains Workbook</w:t>
            </w:r>
          </w:p>
          <w:p w14:paraId="0EDACCD4" w14:textId="77777777" w:rsidR="001A20E6" w:rsidRDefault="00000000">
            <w:pPr>
              <w:pStyle w:val="TableCellResourceItem"/>
            </w:pPr>
            <w:r>
              <w:t>• La Excellence Gender Studies Material</w:t>
            </w:r>
          </w:p>
          <w:p w14:paraId="7AF0947D" w14:textId="77777777" w:rsidR="001A20E6" w:rsidRDefault="00000000">
            <w:pPr>
              <w:pStyle w:val="TableCellResourceItem"/>
            </w:pPr>
            <w:r>
              <w:t>• Mains Workbook</w:t>
            </w:r>
          </w:p>
          <w:p w14:paraId="7A7D7771" w14:textId="77777777" w:rsidR="001A20E6" w:rsidRDefault="00000000">
            <w:pPr>
              <w:pStyle w:val="TableCellResourceItem"/>
            </w:pPr>
            <w:r>
              <w:t>• La Excellence Urban Sociology Material</w:t>
            </w:r>
          </w:p>
          <w:p w14:paraId="3A5C29CE" w14:textId="77777777" w:rsidR="001A20E6" w:rsidRDefault="00000000">
            <w:pPr>
              <w:pStyle w:val="TableCellResourceItem"/>
            </w:pPr>
            <w:r>
              <w:t>• Mains Workbook</w:t>
            </w:r>
          </w:p>
          <w:p w14:paraId="7CBC9222" w14:textId="77777777" w:rsidR="001A20E6" w:rsidRDefault="00000000">
            <w:pPr>
              <w:pStyle w:val="TableCellResourceItem"/>
            </w:pPr>
            <w:r>
              <w:t>• La Excellence Rural Sociology Material</w:t>
            </w:r>
          </w:p>
          <w:p w14:paraId="693F1B6F" w14:textId="77777777" w:rsidR="001A20E6" w:rsidRDefault="00000000">
            <w:pPr>
              <w:pStyle w:val="TableCellResourceItem"/>
            </w:pPr>
            <w:r>
              <w:t>• Mains Workbook</w:t>
            </w:r>
          </w:p>
          <w:p w14:paraId="350C5F8B" w14:textId="77777777" w:rsidR="001A20E6" w:rsidRDefault="00000000">
            <w:pPr>
              <w:pStyle w:val="TableCellResourceItem"/>
            </w:pPr>
            <w:r>
              <w:t>• La Excellence Social Movements Material</w:t>
            </w:r>
          </w:p>
          <w:p w14:paraId="36BA38C1" w14:textId="77777777" w:rsidR="001A20E6" w:rsidRDefault="00000000">
            <w:pPr>
              <w:pStyle w:val="TableCellResourceItem"/>
            </w:pPr>
            <w:r>
              <w:t>• Mains Workbook</w:t>
            </w:r>
          </w:p>
          <w:p w14:paraId="2120151D" w14:textId="77777777" w:rsidR="001A20E6" w:rsidRDefault="00000000">
            <w:pPr>
              <w:pStyle w:val="TableCellResourceItem"/>
            </w:pPr>
            <w:r>
              <w:t>• La Excellence Sociology of Health Material</w:t>
            </w:r>
          </w:p>
          <w:p w14:paraId="66D6BA92" w14:textId="77777777" w:rsidR="001A20E6" w:rsidRDefault="00000000">
            <w:pPr>
              <w:pStyle w:val="TableCellResourceItem"/>
            </w:pPr>
            <w:r>
              <w:t>• Mains Workbook</w:t>
            </w:r>
          </w:p>
          <w:p w14:paraId="56C0665A" w14:textId="77777777" w:rsidR="001A20E6" w:rsidRDefault="00000000">
            <w:pPr>
              <w:pStyle w:val="TableCellResourceItem"/>
            </w:pPr>
            <w:r>
              <w:t>• La Excellence Sociology of Law Material</w:t>
            </w:r>
          </w:p>
          <w:p w14:paraId="2E237971" w14:textId="77777777" w:rsidR="001A20E6" w:rsidRDefault="00000000">
            <w:pPr>
              <w:pStyle w:val="TableCellResourceItem"/>
            </w:pPr>
            <w:r>
              <w:t>• Mains Workbook</w:t>
            </w:r>
          </w:p>
          <w:p w14:paraId="21F6A95D" w14:textId="77777777" w:rsidR="001A20E6" w:rsidRDefault="00000000">
            <w:pPr>
              <w:pStyle w:val="TableCellResourceItem"/>
            </w:pPr>
            <w:r>
              <w:t>• La Excellence Sociology of Media Material</w:t>
            </w:r>
          </w:p>
          <w:p w14:paraId="0ECC08F0" w14:textId="77777777" w:rsidR="001A20E6" w:rsidRDefault="00000000">
            <w:pPr>
              <w:pStyle w:val="TableCellResourceItem"/>
            </w:pPr>
            <w:r>
              <w:t>• Mains Workbook</w:t>
            </w:r>
          </w:p>
          <w:p w14:paraId="447FA2D9" w14:textId="77777777" w:rsidR="001A20E6" w:rsidRDefault="00000000">
            <w:pPr>
              <w:pStyle w:val="TableCellResourceItem"/>
            </w:pPr>
            <w:r>
              <w:t>• La Excellence Sociology of Science Material</w:t>
            </w:r>
          </w:p>
          <w:p w14:paraId="6F97397E" w14:textId="77777777" w:rsidR="001A20E6" w:rsidRDefault="00000000">
            <w:pPr>
              <w:pStyle w:val="TableCellResourceItem"/>
            </w:pPr>
            <w:r>
              <w:t>• Mains Workbook</w:t>
            </w:r>
          </w:p>
          <w:p w14:paraId="17858EBD" w14:textId="77777777" w:rsidR="001A20E6" w:rsidRDefault="00000000">
            <w:pPr>
              <w:pStyle w:val="TableCellResourceItem"/>
            </w:pPr>
            <w:r>
              <w:t>• La Excellence Sociology of Environment Material</w:t>
            </w:r>
          </w:p>
          <w:p w14:paraId="79C194CA" w14:textId="77777777" w:rsidR="001A20E6" w:rsidRDefault="00000000">
            <w:pPr>
              <w:pStyle w:val="TableCellResourceItem"/>
            </w:pPr>
            <w:r>
              <w:t>• Mains Workbook</w:t>
            </w:r>
          </w:p>
          <w:p w14:paraId="12760910" w14:textId="77777777" w:rsidR="001A20E6" w:rsidRDefault="00000000">
            <w:pPr>
              <w:pStyle w:val="TableCellResourceItem"/>
            </w:pPr>
            <w:r>
              <w:t>• La Excellence Sociology of Globalization Material</w:t>
            </w:r>
          </w:p>
          <w:p w14:paraId="55467211" w14:textId="77777777" w:rsidR="001A20E6" w:rsidRDefault="00000000">
            <w:pPr>
              <w:pStyle w:val="TableCellResourceItem"/>
            </w:pPr>
            <w:r>
              <w:t>• Mains Workbook</w:t>
            </w:r>
          </w:p>
          <w:p w14:paraId="0A92EC6B" w14:textId="77777777" w:rsidR="001A20E6" w:rsidRDefault="00000000">
            <w:pPr>
              <w:pStyle w:val="TableCellResourceItem"/>
            </w:pPr>
            <w:r>
              <w:t>• La Excellence Sociology of Work Material</w:t>
            </w:r>
          </w:p>
          <w:p w14:paraId="41846A1C" w14:textId="77777777" w:rsidR="001A20E6" w:rsidRDefault="00000000">
            <w:pPr>
              <w:pStyle w:val="TableCellResourceItem"/>
            </w:pPr>
            <w:r>
              <w:t>• Mains Workbook</w:t>
            </w:r>
          </w:p>
          <w:p w14:paraId="0FE79894" w14:textId="77777777" w:rsidR="001A20E6" w:rsidRDefault="00000000">
            <w:pPr>
              <w:pStyle w:val="TableCellCategoryTitle"/>
            </w:pPr>
            <w:r>
              <w:t>📰 Current Affairs</w:t>
            </w:r>
          </w:p>
          <w:p w14:paraId="42D52887" w14:textId="77777777" w:rsidR="001A20E6" w:rsidRDefault="00000000">
            <w:pPr>
              <w:pStyle w:val="TableCellResourceItem"/>
            </w:pPr>
            <w:r>
              <w:t>• Indian Sociological Review</w:t>
            </w:r>
          </w:p>
          <w:p w14:paraId="068096D1" w14:textId="77777777" w:rsidR="001A20E6" w:rsidRDefault="00000000">
            <w:pPr>
              <w:pStyle w:val="TableCellResourceItem"/>
            </w:pPr>
            <w:r>
              <w:t>• Economic and Political Weekly (EPW)</w:t>
            </w:r>
          </w:p>
          <w:p w14:paraId="0E268641" w14:textId="77777777" w:rsidR="001A20E6" w:rsidRDefault="00000000">
            <w:pPr>
              <w:pStyle w:val="TableCellResourceItem"/>
            </w:pPr>
            <w:r>
              <w:t>• Newspapers (The Hindu, Indian Express - Social issues)</w:t>
            </w:r>
          </w:p>
          <w:p w14:paraId="76F9132C" w14:textId="77777777" w:rsidR="001A20E6" w:rsidRDefault="00000000">
            <w:pPr>
              <w:pStyle w:val="TableCellResourceItem"/>
            </w:pPr>
            <w:r>
              <w:t>• Yojana Magazine</w:t>
            </w:r>
          </w:p>
          <w:p w14:paraId="4C617B97" w14:textId="77777777" w:rsidR="001A20E6" w:rsidRDefault="00000000">
            <w:pPr>
              <w:pStyle w:val="TableCellResourceItem"/>
            </w:pPr>
            <w:r>
              <w:t>• Kurukshetra Magazine</w:t>
            </w:r>
          </w:p>
          <w:p w14:paraId="52CF2C64" w14:textId="77777777" w:rsidR="001A20E6" w:rsidRDefault="00000000">
            <w:pPr>
              <w:pStyle w:val="TableCellResourceItem"/>
            </w:pPr>
            <w:r>
              <w:t>• Social Watch India Reports</w:t>
            </w:r>
          </w:p>
          <w:p w14:paraId="70E6DEAD" w14:textId="77777777" w:rsidR="001A20E6" w:rsidRDefault="00000000">
            <w:pPr>
              <w:pStyle w:val="TableCellResourceItem"/>
            </w:pPr>
            <w:r>
              <w:t>• NSSO Reports</w:t>
            </w:r>
          </w:p>
          <w:p w14:paraId="63F997B2" w14:textId="77777777" w:rsidR="001A20E6" w:rsidRDefault="00000000">
            <w:pPr>
              <w:pStyle w:val="TableCellResourceItem"/>
            </w:pPr>
            <w:r>
              <w:t>• NFHS Reports</w:t>
            </w:r>
          </w:p>
          <w:p w14:paraId="793D6373" w14:textId="77777777" w:rsidR="001A20E6" w:rsidRDefault="00000000">
            <w:pPr>
              <w:pStyle w:val="TableCellResourceItem"/>
            </w:pPr>
            <w:r>
              <w:t>• EPW Articles on Indian Society</w:t>
            </w:r>
          </w:p>
          <w:p w14:paraId="431D202C" w14:textId="77777777" w:rsidR="001A20E6" w:rsidRDefault="00000000">
            <w:pPr>
              <w:pStyle w:val="TableCellResourceItem"/>
            </w:pPr>
            <w:r>
              <w:t>• Census Reports</w:t>
            </w:r>
          </w:p>
          <w:p w14:paraId="4F681951" w14:textId="77777777" w:rsidR="001A20E6" w:rsidRDefault="00000000">
            <w:pPr>
              <w:pStyle w:val="TableCellResourceItem"/>
            </w:pPr>
            <w:r>
              <w:t>• Social Development Reports</w:t>
            </w:r>
          </w:p>
          <w:p w14:paraId="67A01064" w14:textId="77777777" w:rsidR="001A20E6" w:rsidRDefault="00000000">
            <w:pPr>
              <w:pStyle w:val="TableCellResourceItem"/>
            </w:pPr>
            <w:r>
              <w:t>• Planning Commission Reports</w:t>
            </w:r>
          </w:p>
          <w:p w14:paraId="02A1AF9D" w14:textId="77777777" w:rsidR="001A20E6" w:rsidRDefault="00000000">
            <w:pPr>
              <w:pStyle w:val="TableCellResourceItem"/>
            </w:pPr>
            <w:r>
              <w:t>• NITI Aayog Reports</w:t>
            </w:r>
          </w:p>
          <w:p w14:paraId="0FDAC100" w14:textId="77777777" w:rsidR="001A20E6" w:rsidRDefault="00000000">
            <w:pPr>
              <w:pStyle w:val="TableCellResourceItem"/>
            </w:pPr>
            <w:r>
              <w:t>• World Bank Reports on India</w:t>
            </w:r>
          </w:p>
          <w:p w14:paraId="562AE1DC" w14:textId="77777777" w:rsidR="001A20E6" w:rsidRDefault="00000000">
            <w:pPr>
              <w:pStyle w:val="TableCellResourceItem"/>
            </w:pPr>
            <w:r>
              <w:t>• Religious Demographics Reports</w:t>
            </w:r>
          </w:p>
          <w:p w14:paraId="4627A2FE" w14:textId="77777777" w:rsidR="001A20E6" w:rsidRDefault="00000000">
            <w:pPr>
              <w:pStyle w:val="TableCellResourceItem"/>
            </w:pPr>
            <w:r>
              <w:t>• Minority Commission Reports</w:t>
            </w:r>
          </w:p>
          <w:p w14:paraId="79A4BD97" w14:textId="77777777" w:rsidR="001A20E6" w:rsidRDefault="00000000">
            <w:pPr>
              <w:pStyle w:val="TableCellResourceItem"/>
            </w:pPr>
            <w:r>
              <w:t>• ASER Reports</w:t>
            </w:r>
          </w:p>
          <w:p w14:paraId="400A4975" w14:textId="77777777" w:rsidR="001A20E6" w:rsidRDefault="00000000">
            <w:pPr>
              <w:pStyle w:val="TableCellResourceItem"/>
            </w:pPr>
            <w:r>
              <w:t>• NEP 2020</w:t>
            </w:r>
          </w:p>
          <w:p w14:paraId="65B0F43B" w14:textId="77777777" w:rsidR="001A20E6" w:rsidRDefault="00000000">
            <w:pPr>
              <w:pStyle w:val="TableCellResourceItem"/>
            </w:pPr>
            <w:r>
              <w:t>• Education Statistics Reports</w:t>
            </w:r>
          </w:p>
          <w:p w14:paraId="50965665" w14:textId="77777777" w:rsidR="001A20E6" w:rsidRDefault="00000000">
            <w:pPr>
              <w:pStyle w:val="TableCellResourceItem"/>
            </w:pPr>
            <w:r>
              <w:t>• Sachar Committee Report</w:t>
            </w:r>
          </w:p>
          <w:p w14:paraId="327D4E2A" w14:textId="77777777" w:rsidR="001A20E6" w:rsidRDefault="00000000">
            <w:pPr>
              <w:pStyle w:val="TableCellResourceItem"/>
            </w:pPr>
            <w:r>
              <w:t>• Mandal Commission Report</w:t>
            </w:r>
          </w:p>
          <w:p w14:paraId="0C2C6333" w14:textId="77777777" w:rsidR="001A20E6" w:rsidRDefault="00000000">
            <w:pPr>
              <w:pStyle w:val="TableCellResourceItem"/>
            </w:pPr>
            <w:r>
              <w:t>• Caste Census Data</w:t>
            </w:r>
          </w:p>
          <w:p w14:paraId="1DE64903" w14:textId="77777777" w:rsidR="001A20E6" w:rsidRDefault="00000000">
            <w:pPr>
              <w:pStyle w:val="TableCellResourceItem"/>
            </w:pPr>
            <w:r>
              <w:t>• Gender Budget Reports</w:t>
            </w:r>
          </w:p>
          <w:p w14:paraId="268BB562" w14:textId="77777777" w:rsidR="001A20E6" w:rsidRDefault="00000000">
            <w:pPr>
              <w:pStyle w:val="TableCellResourceItem"/>
            </w:pPr>
            <w:r>
              <w:t>• Women and Child Development Ministry Reports</w:t>
            </w:r>
          </w:p>
          <w:p w14:paraId="58BA3A68" w14:textId="77777777" w:rsidR="001A20E6" w:rsidRDefault="00000000">
            <w:pPr>
              <w:pStyle w:val="TableCellResourceItem"/>
            </w:pPr>
            <w:r>
              <w:t>• NFHS Gender Data</w:t>
            </w:r>
          </w:p>
          <w:p w14:paraId="7B5F7E65" w14:textId="77777777" w:rsidR="001A20E6" w:rsidRDefault="00000000">
            <w:pPr>
              <w:pStyle w:val="TableCellResourceItem"/>
            </w:pPr>
            <w:r>
              <w:t>• Census Urban Data</w:t>
            </w:r>
          </w:p>
          <w:p w14:paraId="1980E7FF" w14:textId="77777777" w:rsidR="001A20E6" w:rsidRDefault="00000000">
            <w:pPr>
              <w:pStyle w:val="TableCellResourceItem"/>
            </w:pPr>
            <w:r>
              <w:t>• Smart Cities Mission Reports</w:t>
            </w:r>
          </w:p>
          <w:p w14:paraId="0150EC7F" w14:textId="77777777" w:rsidR="001A20E6" w:rsidRDefault="00000000">
            <w:pPr>
              <w:pStyle w:val="TableCellResourceItem"/>
            </w:pPr>
            <w:r>
              <w:t>• Urban Development Ministry Reports</w:t>
            </w:r>
          </w:p>
          <w:p w14:paraId="188D62DC" w14:textId="77777777" w:rsidR="001A20E6" w:rsidRDefault="00000000">
            <w:pPr>
              <w:pStyle w:val="TableCellResourceItem"/>
            </w:pPr>
            <w:r>
              <w:t>• Rural Development Ministry Reports</w:t>
            </w:r>
          </w:p>
          <w:p w14:paraId="03165789" w14:textId="77777777" w:rsidR="001A20E6" w:rsidRDefault="00000000">
            <w:pPr>
              <w:pStyle w:val="TableCellResourceItem"/>
            </w:pPr>
            <w:r>
              <w:t>• MGNREGA Reports</w:t>
            </w:r>
          </w:p>
          <w:p w14:paraId="0B28D7EF" w14:textId="77777777" w:rsidR="001A20E6" w:rsidRDefault="00000000">
            <w:pPr>
              <w:pStyle w:val="TableCellResourceItem"/>
            </w:pPr>
            <w:r>
              <w:t>• Panchayati Raj Statistics</w:t>
            </w:r>
          </w:p>
          <w:p w14:paraId="38F0ADA7" w14:textId="77777777" w:rsidR="001A20E6" w:rsidRDefault="00000000">
            <w:pPr>
              <w:pStyle w:val="TableCellResourceItem"/>
            </w:pPr>
            <w:r>
              <w:t>• Social Movement Case Studies</w:t>
            </w:r>
          </w:p>
          <w:p w14:paraId="0442ACE0" w14:textId="77777777" w:rsidR="001A20E6" w:rsidRDefault="00000000">
            <w:pPr>
              <w:pStyle w:val="TableCellResourceItem"/>
            </w:pPr>
            <w:r>
              <w:t>• Civil Society Reports</w:t>
            </w:r>
          </w:p>
          <w:p w14:paraId="0CEECBB8" w14:textId="77777777" w:rsidR="001A20E6" w:rsidRDefault="00000000">
            <w:pPr>
              <w:pStyle w:val="TableCellResourceItem"/>
            </w:pPr>
            <w:r>
              <w:t>• Human Rights Reports</w:t>
            </w:r>
          </w:p>
          <w:p w14:paraId="400A0A1D" w14:textId="77777777" w:rsidR="001A20E6" w:rsidRDefault="00000000">
            <w:pPr>
              <w:pStyle w:val="TableCellResourceItem"/>
            </w:pPr>
            <w:r>
              <w:t>• Health Ministry Reports</w:t>
            </w:r>
          </w:p>
          <w:p w14:paraId="5C32E42F" w14:textId="77777777" w:rsidR="001A20E6" w:rsidRDefault="00000000">
            <w:pPr>
              <w:pStyle w:val="TableCellResourceItem"/>
            </w:pPr>
            <w:r>
              <w:t>• WHO Reports on India</w:t>
            </w:r>
          </w:p>
          <w:p w14:paraId="2768BD43" w14:textId="77777777" w:rsidR="001A20E6" w:rsidRDefault="00000000">
            <w:pPr>
              <w:pStyle w:val="TableCellResourceItem"/>
            </w:pPr>
            <w:r>
              <w:t>• Ayushman Bharat Reports</w:t>
            </w:r>
          </w:p>
          <w:p w14:paraId="7831732D" w14:textId="77777777" w:rsidR="001A20E6" w:rsidRDefault="00000000">
            <w:pPr>
              <w:pStyle w:val="TableCellResourceItem"/>
            </w:pPr>
            <w:r>
              <w:t>• Law Commission Reports</w:t>
            </w:r>
          </w:p>
          <w:p w14:paraId="1C1C7C43" w14:textId="77777777" w:rsidR="001A20E6" w:rsidRDefault="00000000">
            <w:pPr>
              <w:pStyle w:val="TableCellResourceItem"/>
            </w:pPr>
            <w:r>
              <w:t>• Supreme Court Judgments</w:t>
            </w:r>
          </w:p>
          <w:p w14:paraId="0BD7D402" w14:textId="77777777" w:rsidR="001A20E6" w:rsidRDefault="00000000">
            <w:pPr>
              <w:pStyle w:val="TableCellResourceItem"/>
            </w:pPr>
            <w:r>
              <w:t>• Legal Aid Reports</w:t>
            </w:r>
          </w:p>
          <w:p w14:paraId="71ED1702" w14:textId="77777777" w:rsidR="001A20E6" w:rsidRDefault="00000000">
            <w:pPr>
              <w:pStyle w:val="TableCellResourceItem"/>
            </w:pPr>
            <w:r>
              <w:t>• Media Reports</w:t>
            </w:r>
          </w:p>
          <w:p w14:paraId="2F98901A" w14:textId="77777777" w:rsidR="001A20E6" w:rsidRDefault="00000000">
            <w:pPr>
              <w:pStyle w:val="TableCellResourceItem"/>
            </w:pPr>
            <w:r>
              <w:t>• Broadcasting Ministry Reports</w:t>
            </w:r>
          </w:p>
          <w:p w14:paraId="0ADD1056" w14:textId="77777777" w:rsidR="001A20E6" w:rsidRDefault="00000000">
            <w:pPr>
              <w:pStyle w:val="TableCellResourceItem"/>
            </w:pPr>
            <w:r>
              <w:t>• Social Media Impact Studies</w:t>
            </w:r>
          </w:p>
          <w:p w14:paraId="5DC87361" w14:textId="77777777" w:rsidR="001A20E6" w:rsidRDefault="00000000">
            <w:pPr>
              <w:pStyle w:val="TableCellResourceItem"/>
            </w:pPr>
            <w:r>
              <w:t>• Science and Technology Ministry Reports</w:t>
            </w:r>
          </w:p>
          <w:p w14:paraId="6DFF3CA8" w14:textId="77777777" w:rsidR="001A20E6" w:rsidRDefault="00000000">
            <w:pPr>
              <w:pStyle w:val="TableCellResourceItem"/>
            </w:pPr>
            <w:r>
              <w:t>• ISRO Reports</w:t>
            </w:r>
          </w:p>
          <w:p w14:paraId="73C6F2DD" w14:textId="77777777" w:rsidR="001A20E6" w:rsidRDefault="00000000">
            <w:pPr>
              <w:pStyle w:val="TableCellResourceItem"/>
            </w:pPr>
            <w:r>
              <w:t>• Digital India Reports</w:t>
            </w:r>
          </w:p>
          <w:p w14:paraId="325FEF76" w14:textId="77777777" w:rsidR="001A20E6" w:rsidRDefault="00000000">
            <w:pPr>
              <w:pStyle w:val="TableCellResourceItem"/>
            </w:pPr>
            <w:r>
              <w:t>• Environment Ministry Reports</w:t>
            </w:r>
          </w:p>
          <w:p w14:paraId="2572605B" w14:textId="77777777" w:rsidR="001A20E6" w:rsidRDefault="00000000">
            <w:pPr>
              <w:pStyle w:val="TableCellResourceItem"/>
            </w:pPr>
            <w:r>
              <w:t>• Climate Change Reports</w:t>
            </w:r>
          </w:p>
          <w:p w14:paraId="2FE73869" w14:textId="77777777" w:rsidR="001A20E6" w:rsidRDefault="00000000">
            <w:pPr>
              <w:pStyle w:val="TableCellResourceItem"/>
            </w:pPr>
            <w:r>
              <w:t>• Sustainable Development Reports</w:t>
            </w:r>
          </w:p>
          <w:p w14:paraId="546BD435" w14:textId="77777777" w:rsidR="001A20E6" w:rsidRDefault="00000000">
            <w:pPr>
              <w:pStyle w:val="TableCellResourceItem"/>
            </w:pPr>
            <w:r>
              <w:t>• WTO Reports</w:t>
            </w:r>
          </w:p>
          <w:p w14:paraId="47B8DAB5" w14:textId="77777777" w:rsidR="001A20E6" w:rsidRDefault="00000000">
            <w:pPr>
              <w:pStyle w:val="TableCellResourceItem"/>
            </w:pPr>
            <w:r>
              <w:t>• Globalization Impact Studies</w:t>
            </w:r>
          </w:p>
          <w:p w14:paraId="19AB2959" w14:textId="77777777" w:rsidR="001A20E6" w:rsidRDefault="00000000">
            <w:pPr>
              <w:pStyle w:val="TableCellResourceItem"/>
            </w:pPr>
            <w:r>
              <w:t>• International Migration Reports</w:t>
            </w:r>
          </w:p>
          <w:p w14:paraId="565DFBC5" w14:textId="77777777" w:rsidR="001A20E6" w:rsidRDefault="00000000">
            <w:pPr>
              <w:pStyle w:val="TableCellResourceItem"/>
            </w:pPr>
            <w:r>
              <w:t>• Labor Ministry Reports</w:t>
            </w:r>
          </w:p>
          <w:p w14:paraId="6E90967F" w14:textId="77777777" w:rsidR="001A20E6" w:rsidRDefault="00000000">
            <w:pPr>
              <w:pStyle w:val="TableCellResourceItem"/>
            </w:pPr>
            <w:r>
              <w:t>• Industrial Relations Reports</w:t>
            </w:r>
          </w:p>
          <w:p w14:paraId="3BEA6F7D"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2BC3D0B9" w14:textId="77777777" w:rsidR="001A20E6" w:rsidRDefault="00000000">
            <w:pPr>
              <w:pStyle w:val="TableCellSubjectName"/>
            </w:pPr>
            <w:r>
              <w:t>History-Modern</w:t>
            </w:r>
          </w:p>
          <w:p w14:paraId="122B1989" w14:textId="77777777" w:rsidR="001A20E6" w:rsidRDefault="00000000">
            <w:pPr>
              <w:pStyle w:val="TableCellCategoryTitle"/>
            </w:pPr>
            <w:r>
              <w:t>📚 Primary Books</w:t>
            </w:r>
          </w:p>
          <w:p w14:paraId="1A7F4575" w14:textId="77777777" w:rsidR="001A20E6" w:rsidRDefault="00000000">
            <w:pPr>
              <w:pStyle w:val="TableCellResourceItem"/>
            </w:pPr>
            <w:r>
              <w:t>• NCERT Class VIII - Our Past - III - How, When and Where</w:t>
            </w:r>
          </w:p>
          <w:p w14:paraId="1F98652F" w14:textId="77777777" w:rsidR="001A20E6" w:rsidRDefault="00000000">
            <w:pPr>
              <w:pStyle w:val="TableCellResourceItem"/>
            </w:pPr>
            <w:r>
              <w:t>• Old NCERT - Modern India by Bipan Chandra - The Decline of the Mughal Empire</w:t>
            </w:r>
          </w:p>
          <w:p w14:paraId="346E8116" w14:textId="77777777" w:rsidR="001A20E6" w:rsidRDefault="00000000">
            <w:pPr>
              <w:pStyle w:val="TableCellCategoryTitle"/>
            </w:pPr>
            <w:r>
              <w:t>📝 Practice Materials</w:t>
            </w:r>
          </w:p>
          <w:p w14:paraId="0E5AE7A3" w14:textId="77777777" w:rsidR="001A20E6" w:rsidRDefault="00000000">
            <w:pPr>
              <w:pStyle w:val="TableCellResourceItem"/>
            </w:pPr>
            <w:r>
              <w:t>• La Excellence Modern History Material</w:t>
            </w:r>
          </w:p>
          <w:p w14:paraId="507505FF" w14:textId="77777777" w:rsidR="001A20E6" w:rsidRDefault="00000000">
            <w:pPr>
              <w:pStyle w:val="TableCellResourceItem"/>
            </w:pPr>
            <w:r>
              <w:t>• Prelims &amp; Mains Workbooks</w:t>
            </w:r>
          </w:p>
          <w:p w14:paraId="3473E0CD" w14:textId="77777777" w:rsidR="001A20E6" w:rsidRDefault="00000000">
            <w:pPr>
              <w:pStyle w:val="TableCellCategoryTitle"/>
            </w:pPr>
            <w:r>
              <w:t>📰 Current Affairs</w:t>
            </w:r>
          </w:p>
          <w:p w14:paraId="5C83F828" w14:textId="77777777" w:rsidR="001A20E6" w:rsidRDefault="00000000">
            <w:pPr>
              <w:pStyle w:val="TableCellResourceItem"/>
            </w:pPr>
            <w:r>
              <w:t>• Newspapers (IE – Explained History columns)</w:t>
            </w:r>
          </w:p>
        </w:tc>
      </w:tr>
      <w:tr w:rsidR="001A20E6" w14:paraId="12350C55" w14:textId="77777777">
        <w:tc>
          <w:tcPr>
            <w:tcW w:w="1650" w:type="pct"/>
            <w:tcBorders>
              <w:bottom w:val="single" w:sz="2" w:space="0" w:color="D1D5DB"/>
              <w:right w:val="single" w:sz="2" w:space="0" w:color="D1D5DB"/>
            </w:tcBorders>
            <w:tcMar>
              <w:top w:w="200" w:type="dxa"/>
              <w:left w:w="150" w:type="dxa"/>
              <w:bottom w:w="200" w:type="dxa"/>
              <w:right w:w="150" w:type="dxa"/>
            </w:tcMar>
          </w:tcPr>
          <w:p w14:paraId="56772128" w14:textId="77777777" w:rsidR="001A20E6" w:rsidRDefault="00000000">
            <w:pPr>
              <w:pStyle w:val="TableCellSubjectName"/>
            </w:pPr>
            <w:r>
              <w:t>History-Art and Culture</w:t>
            </w:r>
          </w:p>
          <w:p w14:paraId="333FE6FB" w14:textId="77777777" w:rsidR="001A20E6" w:rsidRDefault="00000000">
            <w:pPr>
              <w:pStyle w:val="TableCellCategoryTitle"/>
            </w:pPr>
            <w:r>
              <w:t>📝 Practice Materials</w:t>
            </w:r>
          </w:p>
          <w:p w14:paraId="358CF0CB" w14:textId="77777777" w:rsidR="001A20E6" w:rsidRDefault="00000000">
            <w:pPr>
              <w:pStyle w:val="TableCellResourceItem"/>
            </w:pPr>
            <w:r>
              <w:t>• La Excellence Art &amp; Culture Material</w:t>
            </w:r>
          </w:p>
          <w:p w14:paraId="7AFE6BC4" w14:textId="77777777" w:rsidR="001A20E6" w:rsidRDefault="00000000">
            <w:pPr>
              <w:pStyle w:val="TableCellResourceItem"/>
            </w:pPr>
            <w:r>
              <w:t>• Prelims &amp; Mains Workbooks</w:t>
            </w:r>
          </w:p>
          <w:p w14:paraId="0D793E1C" w14:textId="77777777" w:rsidR="001A20E6" w:rsidRDefault="00000000">
            <w:pPr>
              <w:pStyle w:val="TableCellCategoryTitle"/>
            </w:pPr>
            <w:r>
              <w:t>📰 Current Affairs</w:t>
            </w:r>
          </w:p>
          <w:p w14:paraId="7F506E0B" w14:textId="77777777" w:rsidR="001A20E6" w:rsidRDefault="00000000">
            <w:pPr>
              <w:pStyle w:val="TableCellResourceItem"/>
            </w:pPr>
            <w:r>
              <w:t>• Newspapers (CA on art awards, festivals, heritage)</w:t>
            </w:r>
          </w:p>
        </w:tc>
        <w:tc>
          <w:tcPr>
            <w:tcW w:w="1650" w:type="pct"/>
          </w:tcPr>
          <w:p w14:paraId="4B9A8CD6" w14:textId="77777777" w:rsidR="001A20E6" w:rsidRDefault="001A20E6"/>
        </w:tc>
        <w:tc>
          <w:tcPr>
            <w:tcW w:w="1650" w:type="pct"/>
          </w:tcPr>
          <w:p w14:paraId="0319DCB7" w14:textId="77777777" w:rsidR="001A20E6" w:rsidRDefault="001A20E6"/>
        </w:tc>
      </w:tr>
    </w:tbl>
    <w:p w14:paraId="1826E709"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2627D5FF" w14:textId="77777777">
        <w:tc>
          <w:tcPr>
            <w:tcW w:w="2500" w:type="pct"/>
            <w:tcMar>
              <w:top w:w="0" w:type="dxa"/>
              <w:left w:w="0" w:type="dxa"/>
              <w:bottom w:w="0" w:type="dxa"/>
              <w:right w:w="0" w:type="dxa"/>
            </w:tcMar>
          </w:tcPr>
          <w:p w14:paraId="2779F9B2" w14:textId="77777777" w:rsidR="001A20E6" w:rsidRDefault="00000000">
            <w:pPr>
              <w:pStyle w:val="WeekTitle"/>
            </w:pPr>
            <w:r>
              <w:rPr>
                <w:color w:val="BE185D"/>
              </w:rPr>
              <w:t>📅 Nov 15 - Nov 21, 2026</w:t>
            </w:r>
          </w:p>
        </w:tc>
        <w:tc>
          <w:tcPr>
            <w:tcW w:w="2500" w:type="pct"/>
            <w:tcMar>
              <w:top w:w="0" w:type="dxa"/>
              <w:left w:w="0" w:type="dxa"/>
              <w:bottom w:w="0" w:type="dxa"/>
              <w:right w:w="0" w:type="dxa"/>
            </w:tcMar>
          </w:tcPr>
          <w:p w14:paraId="0D6CE8B3" w14:textId="77777777" w:rsidR="001A20E6" w:rsidRDefault="00000000">
            <w:pPr>
              <w:pStyle w:val="WeekCycleName"/>
            </w:pPr>
            <w:r>
              <w:rPr>
                <w:color w:val="BE185D"/>
              </w:rPr>
              <w:t>C3</w:t>
            </w:r>
          </w:p>
        </w:tc>
      </w:tr>
    </w:tbl>
    <w:p w14:paraId="61496F9A"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15639E21" w14:textId="77777777">
        <w:tc>
          <w:tcPr>
            <w:tcW w:w="700" w:type="pct"/>
            <w:shd w:val="clear" w:color="auto" w:fill="FCE7F3"/>
            <w:tcMar>
              <w:top w:w="200" w:type="dxa"/>
              <w:left w:w="100" w:type="dxa"/>
              <w:bottom w:w="200" w:type="dxa"/>
              <w:right w:w="100" w:type="dxa"/>
            </w:tcMar>
          </w:tcPr>
          <w:p w14:paraId="594B4A39" w14:textId="77777777" w:rsidR="001A20E6" w:rsidRDefault="00000000">
            <w:pPr>
              <w:pStyle w:val="TableCellCalendarDayHeader"/>
            </w:pPr>
            <w:r>
              <w:rPr>
                <w:color w:val="BE185D"/>
              </w:rPr>
              <w:t>Sunday</w:t>
            </w:r>
          </w:p>
          <w:p w14:paraId="386B6066" w14:textId="77777777" w:rsidR="001A20E6" w:rsidRDefault="00000000">
            <w:pPr>
              <w:pStyle w:val="TableCellCalendarDateHeader"/>
            </w:pPr>
            <w:r>
              <w:rPr>
                <w:color w:val="BE185D"/>
              </w:rPr>
              <w:t>Nov 15</w:t>
            </w:r>
          </w:p>
          <w:p w14:paraId="0A5DEDEB"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507D0113" w14:textId="77777777" w:rsidR="001A20E6" w:rsidRDefault="00000000">
            <w:pPr>
              <w:pStyle w:val="TableCellCalendarDayHeader"/>
            </w:pPr>
            <w:r>
              <w:rPr>
                <w:color w:val="BE185D"/>
              </w:rPr>
              <w:t>Monday</w:t>
            </w:r>
          </w:p>
          <w:p w14:paraId="669F1249" w14:textId="77777777" w:rsidR="001A20E6" w:rsidRDefault="00000000">
            <w:pPr>
              <w:pStyle w:val="TableCellCalendarDateHeader"/>
            </w:pPr>
            <w:r>
              <w:rPr>
                <w:color w:val="BE185D"/>
              </w:rPr>
              <w:t>Nov 16</w:t>
            </w:r>
          </w:p>
          <w:p w14:paraId="7F8D794B"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71733F55" w14:textId="77777777" w:rsidR="001A20E6" w:rsidRDefault="00000000">
            <w:pPr>
              <w:pStyle w:val="TableCellCalendarDayHeader"/>
            </w:pPr>
            <w:r>
              <w:rPr>
                <w:color w:val="BE185D"/>
              </w:rPr>
              <w:t>Tuesday</w:t>
            </w:r>
          </w:p>
          <w:p w14:paraId="6D51A147" w14:textId="77777777" w:rsidR="001A20E6" w:rsidRDefault="00000000">
            <w:pPr>
              <w:pStyle w:val="TableCellCalendarDateHeader"/>
            </w:pPr>
            <w:r>
              <w:rPr>
                <w:color w:val="BE185D"/>
              </w:rPr>
              <w:t>Nov 17</w:t>
            </w:r>
          </w:p>
          <w:p w14:paraId="6FA5154E"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2B2F3C8F" w14:textId="77777777" w:rsidR="001A20E6" w:rsidRDefault="00000000">
            <w:pPr>
              <w:pStyle w:val="TableCellCalendarDayHeader"/>
            </w:pPr>
            <w:r>
              <w:rPr>
                <w:color w:val="BE185D"/>
              </w:rPr>
              <w:t>Wednesday</w:t>
            </w:r>
          </w:p>
          <w:p w14:paraId="4E331117" w14:textId="77777777" w:rsidR="001A20E6" w:rsidRDefault="00000000">
            <w:pPr>
              <w:pStyle w:val="TableCellCalendarDateHeader"/>
            </w:pPr>
            <w:r>
              <w:rPr>
                <w:color w:val="BE185D"/>
              </w:rPr>
              <w:t>Nov 18</w:t>
            </w:r>
          </w:p>
          <w:p w14:paraId="182382B7"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255A546A" w14:textId="77777777" w:rsidR="001A20E6" w:rsidRDefault="00000000">
            <w:pPr>
              <w:pStyle w:val="TableCellCalendarDayHeader"/>
            </w:pPr>
            <w:r>
              <w:rPr>
                <w:color w:val="BE185D"/>
              </w:rPr>
              <w:t>Thursday</w:t>
            </w:r>
          </w:p>
          <w:p w14:paraId="15652740" w14:textId="77777777" w:rsidR="001A20E6" w:rsidRDefault="00000000">
            <w:pPr>
              <w:pStyle w:val="TableCellCalendarDateHeader"/>
            </w:pPr>
            <w:r>
              <w:rPr>
                <w:color w:val="BE185D"/>
              </w:rPr>
              <w:t>Nov 19</w:t>
            </w:r>
          </w:p>
          <w:p w14:paraId="649F7353"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54183661" w14:textId="77777777" w:rsidR="001A20E6" w:rsidRDefault="00000000">
            <w:pPr>
              <w:pStyle w:val="TableCellCalendarDayHeader"/>
            </w:pPr>
            <w:r>
              <w:rPr>
                <w:color w:val="BE185D"/>
              </w:rPr>
              <w:t>Friday</w:t>
            </w:r>
          </w:p>
          <w:p w14:paraId="3FEB1169" w14:textId="77777777" w:rsidR="001A20E6" w:rsidRDefault="00000000">
            <w:pPr>
              <w:pStyle w:val="TableCellCalendarDateHeader"/>
            </w:pPr>
            <w:r>
              <w:rPr>
                <w:color w:val="BE185D"/>
              </w:rPr>
              <w:t>Nov 20</w:t>
            </w:r>
          </w:p>
          <w:p w14:paraId="3807D1BF"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1F0655BE" w14:textId="77777777" w:rsidR="001A20E6" w:rsidRDefault="00000000">
            <w:pPr>
              <w:pStyle w:val="TableCellCalendarDayHeader"/>
            </w:pPr>
            <w:r>
              <w:rPr>
                <w:color w:val="F57C00"/>
              </w:rPr>
              <w:t>Saturday</w:t>
            </w:r>
          </w:p>
          <w:p w14:paraId="51142D31" w14:textId="77777777" w:rsidR="001A20E6" w:rsidRDefault="00000000">
            <w:pPr>
              <w:pStyle w:val="TableCellCalendarDateHeader"/>
            </w:pPr>
            <w:r>
              <w:rPr>
                <w:color w:val="F57C00"/>
              </w:rPr>
              <w:t>Nov 21</w:t>
            </w:r>
          </w:p>
          <w:p w14:paraId="0E16A278" w14:textId="77777777" w:rsidR="001A20E6" w:rsidRDefault="00000000">
            <w:pPr>
              <w:pStyle w:val="TableCellCatchupLabel"/>
            </w:pPr>
            <w:r>
              <w:rPr>
                <w:color w:val="F57C00"/>
              </w:rPr>
              <w:t>Catchup Day</w:t>
            </w:r>
          </w:p>
        </w:tc>
      </w:tr>
      <w:tr w:rsidR="001A20E6" w14:paraId="65DB8701" w14:textId="77777777">
        <w:tc>
          <w:tcPr>
            <w:tcW w:w="700" w:type="pct"/>
            <w:shd w:val="clear" w:color="auto" w:fill="FCE7F3"/>
            <w:tcMar>
              <w:top w:w="150" w:type="dxa"/>
              <w:left w:w="100" w:type="dxa"/>
              <w:bottom w:w="150" w:type="dxa"/>
              <w:right w:w="100" w:type="dxa"/>
            </w:tcMar>
          </w:tcPr>
          <w:p w14:paraId="29B604DF" w14:textId="77777777" w:rsidR="001A20E6" w:rsidRDefault="00000000">
            <w:pPr>
              <w:pStyle w:val="TableCellTaskSubject"/>
            </w:pPr>
            <w:r>
              <w:t>Essay</w:t>
            </w:r>
          </w:p>
          <w:p w14:paraId="46E5B148" w14:textId="77777777" w:rsidR="001A20E6" w:rsidRDefault="00000000">
            <w:pPr>
              <w:pStyle w:val="TableCellTaskDetails"/>
            </w:pPr>
            <w:r>
              <w:t>• Test - TEST — 3h</w:t>
            </w:r>
          </w:p>
          <w:p w14:paraId="74CF01ED"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4489DB15" w14:textId="77777777" w:rsidR="001A20E6" w:rsidRDefault="00000000">
            <w:pPr>
              <w:pStyle w:val="TableCellTaskSubject"/>
            </w:pPr>
            <w:r>
              <w:t>Essay</w:t>
            </w:r>
          </w:p>
          <w:p w14:paraId="77A68360" w14:textId="77777777" w:rsidR="001A20E6" w:rsidRDefault="00000000">
            <w:pPr>
              <w:pStyle w:val="TableCellTaskDetails"/>
            </w:pPr>
            <w:r>
              <w:t>• Study - Governance based topics (Z06) — 1h 30m</w:t>
            </w:r>
          </w:p>
          <w:p w14:paraId="4A0AF668" w14:textId="77777777" w:rsidR="001A20E6" w:rsidRDefault="00000000">
            <w:pPr>
              <w:pStyle w:val="TableCellTaskBadge"/>
              <w:shd w:val="clear" w:color="auto" w:fill="E3F2FD"/>
            </w:pPr>
            <w:r>
              <w:rPr>
                <w:b/>
                <w:bCs/>
                <w:color w:val="1976D2"/>
              </w:rPr>
              <w:t>STUDY</w:t>
            </w:r>
          </w:p>
          <w:p w14:paraId="219BC947" w14:textId="77777777" w:rsidR="001A20E6" w:rsidRDefault="00000000">
            <w:pPr>
              <w:pStyle w:val="TableCellTaskDetails"/>
            </w:pPr>
            <w:r>
              <w:t>• Revision - Technology based topics (Z07) — 30m</w:t>
            </w:r>
          </w:p>
          <w:p w14:paraId="708565EF" w14:textId="77777777" w:rsidR="001A20E6" w:rsidRDefault="00000000">
            <w:pPr>
              <w:pStyle w:val="TableCellTaskBadge"/>
              <w:shd w:val="clear" w:color="auto" w:fill="FCE4EC"/>
            </w:pPr>
            <w:r>
              <w:rPr>
                <w:b/>
                <w:bCs/>
                <w:color w:val="C2185B"/>
              </w:rPr>
              <w:t>REVISION</w:t>
            </w:r>
          </w:p>
          <w:p w14:paraId="48A4640E" w14:textId="77777777" w:rsidR="001A20E6" w:rsidRDefault="00000000">
            <w:pPr>
              <w:pStyle w:val="TableCellTaskDetails"/>
            </w:pPr>
            <w:r>
              <w:t>• Practice - Technology based topics (Z07) — 30m</w:t>
            </w:r>
          </w:p>
          <w:p w14:paraId="659F4C05"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2B343AFA" w14:textId="77777777" w:rsidR="001A20E6" w:rsidRDefault="00000000">
            <w:pPr>
              <w:pStyle w:val="TableCellTaskSubject"/>
            </w:pPr>
            <w:r>
              <w:t>Essay</w:t>
            </w:r>
          </w:p>
          <w:p w14:paraId="0DC75686" w14:textId="77777777" w:rsidR="001A20E6" w:rsidRDefault="00000000">
            <w:pPr>
              <w:pStyle w:val="TableCellTaskDetails"/>
            </w:pPr>
            <w:r>
              <w:t>• Study - Technology based topics (Z07) — 1h 30m</w:t>
            </w:r>
          </w:p>
          <w:p w14:paraId="334F1405" w14:textId="77777777" w:rsidR="001A20E6" w:rsidRDefault="00000000">
            <w:pPr>
              <w:pStyle w:val="TableCellTaskBadge"/>
              <w:shd w:val="clear" w:color="auto" w:fill="E3F2FD"/>
            </w:pPr>
            <w:r>
              <w:rPr>
                <w:b/>
                <w:bCs/>
                <w:color w:val="1976D2"/>
              </w:rPr>
              <w:t>STUDY</w:t>
            </w:r>
          </w:p>
          <w:p w14:paraId="7BBFC646" w14:textId="77777777" w:rsidR="001A20E6" w:rsidRDefault="00000000">
            <w:pPr>
              <w:pStyle w:val="TableCellTaskDetails"/>
            </w:pPr>
            <w:r>
              <w:t>• Revision - International Relations based topics (Z08) — 30m</w:t>
            </w:r>
          </w:p>
          <w:p w14:paraId="0726700E" w14:textId="77777777" w:rsidR="001A20E6" w:rsidRDefault="00000000">
            <w:pPr>
              <w:pStyle w:val="TableCellTaskBadge"/>
              <w:shd w:val="clear" w:color="auto" w:fill="FCE4EC"/>
            </w:pPr>
            <w:r>
              <w:rPr>
                <w:b/>
                <w:bCs/>
                <w:color w:val="C2185B"/>
              </w:rPr>
              <w:t>REVISION</w:t>
            </w:r>
          </w:p>
          <w:p w14:paraId="68A58FE4" w14:textId="77777777" w:rsidR="001A20E6" w:rsidRDefault="00000000">
            <w:pPr>
              <w:pStyle w:val="TableCellTaskDetails"/>
            </w:pPr>
            <w:r>
              <w:t>• Practice - International Relations based topics (Z08) — 30m</w:t>
            </w:r>
          </w:p>
          <w:p w14:paraId="328E109F"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0F2061BB" w14:textId="77777777" w:rsidR="001A20E6" w:rsidRDefault="00000000">
            <w:pPr>
              <w:pStyle w:val="TableCellTaskSubject"/>
            </w:pPr>
            <w:r>
              <w:t>Essay</w:t>
            </w:r>
          </w:p>
          <w:p w14:paraId="6851FEB9" w14:textId="77777777" w:rsidR="001A20E6" w:rsidRDefault="00000000">
            <w:pPr>
              <w:pStyle w:val="TableCellTaskDetails"/>
            </w:pPr>
            <w:r>
              <w:t>• Study - Technology based topics (Z07) — 1h 30m</w:t>
            </w:r>
          </w:p>
          <w:p w14:paraId="2CA5FD76" w14:textId="77777777" w:rsidR="001A20E6" w:rsidRDefault="00000000">
            <w:pPr>
              <w:pStyle w:val="TableCellTaskBadge"/>
              <w:shd w:val="clear" w:color="auto" w:fill="E3F2FD"/>
            </w:pPr>
            <w:r>
              <w:rPr>
                <w:b/>
                <w:bCs/>
                <w:color w:val="1976D2"/>
              </w:rPr>
              <w:t>STUDY</w:t>
            </w:r>
          </w:p>
          <w:p w14:paraId="76F9742D" w14:textId="77777777" w:rsidR="001A20E6" w:rsidRDefault="00000000">
            <w:pPr>
              <w:pStyle w:val="TableCellTaskDetails"/>
            </w:pPr>
            <w:r>
              <w:t>• Revision - International Relations based topics (Z08) — 30m</w:t>
            </w:r>
          </w:p>
          <w:p w14:paraId="5AEADA28" w14:textId="77777777" w:rsidR="001A20E6" w:rsidRDefault="00000000">
            <w:pPr>
              <w:pStyle w:val="TableCellTaskBadge"/>
              <w:shd w:val="clear" w:color="auto" w:fill="FCE4EC"/>
            </w:pPr>
            <w:r>
              <w:rPr>
                <w:b/>
                <w:bCs/>
                <w:color w:val="C2185B"/>
              </w:rPr>
              <w:t>REVISION</w:t>
            </w:r>
          </w:p>
          <w:p w14:paraId="7EC01B73" w14:textId="77777777" w:rsidR="001A20E6" w:rsidRDefault="00000000">
            <w:pPr>
              <w:pStyle w:val="TableCellTaskDetails"/>
            </w:pPr>
            <w:r>
              <w:t>• Practice - International Relations based topics (Z08) — 30m</w:t>
            </w:r>
          </w:p>
          <w:p w14:paraId="2AEA12B3"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70DC2388" w14:textId="77777777" w:rsidR="001A20E6" w:rsidRDefault="00000000">
            <w:pPr>
              <w:pStyle w:val="TableCellTaskSubject"/>
            </w:pPr>
            <w:r>
              <w:t>Essay</w:t>
            </w:r>
          </w:p>
          <w:p w14:paraId="484C15B0" w14:textId="77777777" w:rsidR="001A20E6" w:rsidRDefault="00000000">
            <w:pPr>
              <w:pStyle w:val="TableCellTaskDetails"/>
            </w:pPr>
            <w:r>
              <w:t>• Study - Technology based topics (Z07) — 1h 30m</w:t>
            </w:r>
          </w:p>
          <w:p w14:paraId="29E8CF64" w14:textId="77777777" w:rsidR="001A20E6" w:rsidRDefault="00000000">
            <w:pPr>
              <w:pStyle w:val="TableCellTaskBadge"/>
              <w:shd w:val="clear" w:color="auto" w:fill="E3F2FD"/>
            </w:pPr>
            <w:r>
              <w:rPr>
                <w:b/>
                <w:bCs/>
                <w:color w:val="1976D2"/>
              </w:rPr>
              <w:t>STUDY</w:t>
            </w:r>
          </w:p>
          <w:p w14:paraId="6368E99F" w14:textId="77777777" w:rsidR="001A20E6" w:rsidRDefault="00000000">
            <w:pPr>
              <w:pStyle w:val="TableCellTaskDetails"/>
            </w:pPr>
            <w:r>
              <w:t>• Revision - International Relations based topics (Z08) — 30m</w:t>
            </w:r>
          </w:p>
          <w:p w14:paraId="4AD75EBD" w14:textId="77777777" w:rsidR="001A20E6" w:rsidRDefault="00000000">
            <w:pPr>
              <w:pStyle w:val="TableCellTaskBadge"/>
              <w:shd w:val="clear" w:color="auto" w:fill="FCE4EC"/>
            </w:pPr>
            <w:r>
              <w:rPr>
                <w:b/>
                <w:bCs/>
                <w:color w:val="C2185B"/>
              </w:rPr>
              <w:t>REVISION</w:t>
            </w:r>
          </w:p>
          <w:p w14:paraId="435A5AAB" w14:textId="77777777" w:rsidR="001A20E6" w:rsidRDefault="00000000">
            <w:pPr>
              <w:pStyle w:val="TableCellTaskDetails"/>
            </w:pPr>
            <w:r>
              <w:t>• Practice - International Relations based topics (Z08) — 30m</w:t>
            </w:r>
          </w:p>
          <w:p w14:paraId="7C551C12"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6822E974" w14:textId="77777777" w:rsidR="001A20E6" w:rsidRDefault="00000000">
            <w:pPr>
              <w:pStyle w:val="TableCellTaskSubject"/>
            </w:pPr>
            <w:r>
              <w:t>Essay</w:t>
            </w:r>
          </w:p>
          <w:p w14:paraId="1E62FE34" w14:textId="77777777" w:rsidR="001A20E6" w:rsidRDefault="00000000">
            <w:pPr>
              <w:pStyle w:val="TableCellTaskDetails"/>
            </w:pPr>
            <w:r>
              <w:t>• Study - Technology based topics (Z07) — 1h 30m</w:t>
            </w:r>
          </w:p>
          <w:p w14:paraId="56BEDC6B" w14:textId="77777777" w:rsidR="001A20E6" w:rsidRDefault="00000000">
            <w:pPr>
              <w:pStyle w:val="TableCellTaskBadge"/>
              <w:shd w:val="clear" w:color="auto" w:fill="E3F2FD"/>
            </w:pPr>
            <w:r>
              <w:rPr>
                <w:b/>
                <w:bCs/>
                <w:color w:val="1976D2"/>
              </w:rPr>
              <w:t>STUDY</w:t>
            </w:r>
          </w:p>
          <w:p w14:paraId="731AD24E" w14:textId="77777777" w:rsidR="001A20E6" w:rsidRDefault="00000000">
            <w:pPr>
              <w:pStyle w:val="TableCellTaskDetails"/>
            </w:pPr>
            <w:r>
              <w:t>• Revision - International Relations based topics (Z08) — 30m</w:t>
            </w:r>
          </w:p>
          <w:p w14:paraId="6702E794" w14:textId="77777777" w:rsidR="001A20E6" w:rsidRDefault="00000000">
            <w:pPr>
              <w:pStyle w:val="TableCellTaskBadge"/>
              <w:shd w:val="clear" w:color="auto" w:fill="FCE4EC"/>
            </w:pPr>
            <w:r>
              <w:rPr>
                <w:b/>
                <w:bCs/>
                <w:color w:val="C2185B"/>
              </w:rPr>
              <w:t>REVISION</w:t>
            </w:r>
          </w:p>
          <w:p w14:paraId="757B1285" w14:textId="77777777" w:rsidR="001A20E6" w:rsidRDefault="00000000">
            <w:pPr>
              <w:pStyle w:val="TableCellTaskDetails"/>
            </w:pPr>
            <w:r>
              <w:t>• Practice - International Relations based topics (Z08) — 30m</w:t>
            </w:r>
          </w:p>
          <w:p w14:paraId="0D827EE4"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624AACFE" w14:textId="77777777" w:rsidR="001A20E6" w:rsidRDefault="001A20E6"/>
        </w:tc>
      </w:tr>
      <w:tr w:rsidR="001A20E6" w14:paraId="7905C884" w14:textId="77777777">
        <w:tc>
          <w:tcPr>
            <w:tcW w:w="700" w:type="pct"/>
            <w:shd w:val="clear" w:color="auto" w:fill="FCE7F3"/>
            <w:tcMar>
              <w:top w:w="150" w:type="dxa"/>
              <w:left w:w="100" w:type="dxa"/>
              <w:bottom w:w="150" w:type="dxa"/>
              <w:right w:w="100" w:type="dxa"/>
            </w:tcMar>
          </w:tcPr>
          <w:p w14:paraId="31D71F6F" w14:textId="77777777" w:rsidR="001A20E6" w:rsidRDefault="00000000">
            <w:pPr>
              <w:pStyle w:val="TableCellTaskSubject"/>
            </w:pPr>
            <w:r>
              <w:t>Sociology</w:t>
            </w:r>
          </w:p>
          <w:p w14:paraId="24DDB8A5" w14:textId="77777777" w:rsidR="001A20E6" w:rsidRDefault="00000000">
            <w:pPr>
              <w:pStyle w:val="TableCellTaskDetails"/>
            </w:pPr>
            <w:r>
              <w:t>• Test - TEST — 3h</w:t>
            </w:r>
          </w:p>
          <w:p w14:paraId="69016B2E"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7679AA5C" w14:textId="77777777" w:rsidR="001A20E6" w:rsidRDefault="00000000">
            <w:pPr>
              <w:pStyle w:val="TableCellTaskSubject"/>
            </w:pPr>
            <w:r>
              <w:t>Sociology</w:t>
            </w:r>
          </w:p>
          <w:p w14:paraId="348985C8" w14:textId="77777777" w:rsidR="001A20E6" w:rsidRDefault="00000000">
            <w:pPr>
              <w:pStyle w:val="TableCellTaskDetails"/>
            </w:pPr>
            <w:r>
              <w:t>• Study - OPT-SOC/01 — 1h 30m</w:t>
            </w:r>
          </w:p>
          <w:p w14:paraId="1ADE14F6" w14:textId="77777777" w:rsidR="001A20E6" w:rsidRDefault="00000000">
            <w:pPr>
              <w:pStyle w:val="TableCellTaskBadge"/>
              <w:shd w:val="clear" w:color="auto" w:fill="E3F2FD"/>
            </w:pPr>
            <w:r>
              <w:rPr>
                <w:b/>
                <w:bCs/>
                <w:color w:val="1976D2"/>
              </w:rPr>
              <w:t>STUDY</w:t>
            </w:r>
          </w:p>
          <w:p w14:paraId="54D6E9E6" w14:textId="77777777" w:rsidR="001A20E6" w:rsidRDefault="00000000">
            <w:pPr>
              <w:pStyle w:val="TableCellTaskDetails"/>
            </w:pPr>
            <w:r>
              <w:t>• Revision - OPT-SOC/01 — 30m</w:t>
            </w:r>
          </w:p>
          <w:p w14:paraId="53D7EFCD" w14:textId="77777777" w:rsidR="001A20E6" w:rsidRDefault="00000000">
            <w:pPr>
              <w:pStyle w:val="TableCellTaskBadge"/>
              <w:shd w:val="clear" w:color="auto" w:fill="FCE4EC"/>
            </w:pPr>
            <w:r>
              <w:rPr>
                <w:b/>
                <w:bCs/>
                <w:color w:val="C2185B"/>
              </w:rPr>
              <w:t>REVISION</w:t>
            </w:r>
          </w:p>
          <w:p w14:paraId="1E175DBF" w14:textId="77777777" w:rsidR="001A20E6" w:rsidRDefault="00000000">
            <w:pPr>
              <w:pStyle w:val="TableCellTaskDetails"/>
            </w:pPr>
            <w:r>
              <w:t>• Practice - OPT-SOC/01 — 30m</w:t>
            </w:r>
          </w:p>
          <w:p w14:paraId="01742CCD"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60E761BA" w14:textId="77777777" w:rsidR="001A20E6" w:rsidRDefault="00000000">
            <w:pPr>
              <w:pStyle w:val="TableCellTaskSubject"/>
            </w:pPr>
            <w:r>
              <w:t>Sociology</w:t>
            </w:r>
          </w:p>
          <w:p w14:paraId="279D11B0" w14:textId="77777777" w:rsidR="001A20E6" w:rsidRDefault="00000000">
            <w:pPr>
              <w:pStyle w:val="TableCellTaskDetails"/>
            </w:pPr>
            <w:r>
              <w:t>• Study - OPT-SOC/01 — 1h 30m</w:t>
            </w:r>
          </w:p>
          <w:p w14:paraId="4FBC4835" w14:textId="77777777" w:rsidR="001A20E6" w:rsidRDefault="00000000">
            <w:pPr>
              <w:pStyle w:val="TableCellTaskBadge"/>
              <w:shd w:val="clear" w:color="auto" w:fill="E3F2FD"/>
            </w:pPr>
            <w:r>
              <w:rPr>
                <w:b/>
                <w:bCs/>
                <w:color w:val="1976D2"/>
              </w:rPr>
              <w:t>STUDY</w:t>
            </w:r>
          </w:p>
          <w:p w14:paraId="052AE6BC" w14:textId="77777777" w:rsidR="001A20E6" w:rsidRDefault="00000000">
            <w:pPr>
              <w:pStyle w:val="TableCellTaskDetails"/>
            </w:pPr>
            <w:r>
              <w:t>• Revision - OPT-SOC/01 — 30m</w:t>
            </w:r>
          </w:p>
          <w:p w14:paraId="59E266BA" w14:textId="77777777" w:rsidR="001A20E6" w:rsidRDefault="00000000">
            <w:pPr>
              <w:pStyle w:val="TableCellTaskBadge"/>
              <w:shd w:val="clear" w:color="auto" w:fill="FCE4EC"/>
            </w:pPr>
            <w:r>
              <w:rPr>
                <w:b/>
                <w:bCs/>
                <w:color w:val="C2185B"/>
              </w:rPr>
              <w:t>REVISION</w:t>
            </w:r>
          </w:p>
          <w:p w14:paraId="5D8BE2C2" w14:textId="77777777" w:rsidR="001A20E6" w:rsidRDefault="00000000">
            <w:pPr>
              <w:pStyle w:val="TableCellTaskDetails"/>
            </w:pPr>
            <w:r>
              <w:t>• Practice - OPT-SOC/01 — 30m</w:t>
            </w:r>
          </w:p>
          <w:p w14:paraId="5A87099C"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09889D69" w14:textId="77777777" w:rsidR="001A20E6" w:rsidRDefault="00000000">
            <w:pPr>
              <w:pStyle w:val="TableCellTaskSubject"/>
            </w:pPr>
            <w:r>
              <w:t>Sociology</w:t>
            </w:r>
          </w:p>
          <w:p w14:paraId="590B82A9" w14:textId="77777777" w:rsidR="001A20E6" w:rsidRDefault="00000000">
            <w:pPr>
              <w:pStyle w:val="TableCellTaskDetails"/>
            </w:pPr>
            <w:r>
              <w:t>• Study - OPT-SOC/01 — 1h 30m</w:t>
            </w:r>
          </w:p>
          <w:p w14:paraId="29A06C1B" w14:textId="77777777" w:rsidR="001A20E6" w:rsidRDefault="00000000">
            <w:pPr>
              <w:pStyle w:val="TableCellTaskBadge"/>
              <w:shd w:val="clear" w:color="auto" w:fill="E3F2FD"/>
            </w:pPr>
            <w:r>
              <w:rPr>
                <w:b/>
                <w:bCs/>
                <w:color w:val="1976D2"/>
              </w:rPr>
              <w:t>STUDY</w:t>
            </w:r>
          </w:p>
          <w:p w14:paraId="0A601211" w14:textId="77777777" w:rsidR="001A20E6" w:rsidRDefault="00000000">
            <w:pPr>
              <w:pStyle w:val="TableCellTaskDetails"/>
            </w:pPr>
            <w:r>
              <w:t>• Revision - OPT-SOC/01 — 30m</w:t>
            </w:r>
          </w:p>
          <w:p w14:paraId="22A1C9E1" w14:textId="77777777" w:rsidR="001A20E6" w:rsidRDefault="00000000">
            <w:pPr>
              <w:pStyle w:val="TableCellTaskBadge"/>
              <w:shd w:val="clear" w:color="auto" w:fill="FCE4EC"/>
            </w:pPr>
            <w:r>
              <w:rPr>
                <w:b/>
                <w:bCs/>
                <w:color w:val="C2185B"/>
              </w:rPr>
              <w:t>REVISION</w:t>
            </w:r>
          </w:p>
          <w:p w14:paraId="33CA7CF4" w14:textId="77777777" w:rsidR="001A20E6" w:rsidRDefault="00000000">
            <w:pPr>
              <w:pStyle w:val="TableCellTaskDetails"/>
            </w:pPr>
            <w:r>
              <w:t>• Practice - OPT-SOC/01 — 30m</w:t>
            </w:r>
          </w:p>
          <w:p w14:paraId="7A2869AA"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7B6A9478" w14:textId="77777777" w:rsidR="001A20E6" w:rsidRDefault="00000000">
            <w:pPr>
              <w:pStyle w:val="TableCellTaskSubject"/>
            </w:pPr>
            <w:r>
              <w:t>Sociology</w:t>
            </w:r>
          </w:p>
          <w:p w14:paraId="42CEA738" w14:textId="77777777" w:rsidR="001A20E6" w:rsidRDefault="00000000">
            <w:pPr>
              <w:pStyle w:val="TableCellTaskDetails"/>
            </w:pPr>
            <w:r>
              <w:t>• Study - OPT-SOC/01 — 1h 30m</w:t>
            </w:r>
          </w:p>
          <w:p w14:paraId="0CF1F147" w14:textId="77777777" w:rsidR="001A20E6" w:rsidRDefault="00000000">
            <w:pPr>
              <w:pStyle w:val="TableCellTaskBadge"/>
              <w:shd w:val="clear" w:color="auto" w:fill="E3F2FD"/>
            </w:pPr>
            <w:r>
              <w:rPr>
                <w:b/>
                <w:bCs/>
                <w:color w:val="1976D2"/>
              </w:rPr>
              <w:t>STUDY</w:t>
            </w:r>
          </w:p>
          <w:p w14:paraId="38C1F3C8" w14:textId="77777777" w:rsidR="001A20E6" w:rsidRDefault="00000000">
            <w:pPr>
              <w:pStyle w:val="TableCellTaskDetails"/>
            </w:pPr>
            <w:r>
              <w:t>• Revision - OPT-SOC/01 — 30m</w:t>
            </w:r>
          </w:p>
          <w:p w14:paraId="03B201F9" w14:textId="77777777" w:rsidR="001A20E6" w:rsidRDefault="00000000">
            <w:pPr>
              <w:pStyle w:val="TableCellTaskBadge"/>
              <w:shd w:val="clear" w:color="auto" w:fill="FCE4EC"/>
            </w:pPr>
            <w:r>
              <w:rPr>
                <w:b/>
                <w:bCs/>
                <w:color w:val="C2185B"/>
              </w:rPr>
              <w:t>REVISION</w:t>
            </w:r>
          </w:p>
          <w:p w14:paraId="5F02576A" w14:textId="77777777" w:rsidR="001A20E6" w:rsidRDefault="00000000">
            <w:pPr>
              <w:pStyle w:val="TableCellTaskDetails"/>
            </w:pPr>
            <w:r>
              <w:t>• Practice - OPT-SOC/01 — 30m</w:t>
            </w:r>
          </w:p>
          <w:p w14:paraId="77E072EB"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78A59369" w14:textId="77777777" w:rsidR="001A20E6" w:rsidRDefault="00000000">
            <w:pPr>
              <w:pStyle w:val="TableCellTaskSubject"/>
            </w:pPr>
            <w:r>
              <w:t>Sociology</w:t>
            </w:r>
          </w:p>
          <w:p w14:paraId="03150E85" w14:textId="77777777" w:rsidR="001A20E6" w:rsidRDefault="00000000">
            <w:pPr>
              <w:pStyle w:val="TableCellTaskDetails"/>
            </w:pPr>
            <w:r>
              <w:t>• Study - OPT-SOC/01 — 1h 30m</w:t>
            </w:r>
          </w:p>
          <w:p w14:paraId="59DAC308" w14:textId="77777777" w:rsidR="001A20E6" w:rsidRDefault="00000000">
            <w:pPr>
              <w:pStyle w:val="TableCellTaskBadge"/>
              <w:shd w:val="clear" w:color="auto" w:fill="E3F2FD"/>
            </w:pPr>
            <w:r>
              <w:rPr>
                <w:b/>
                <w:bCs/>
                <w:color w:val="1976D2"/>
              </w:rPr>
              <w:t>STUDY</w:t>
            </w:r>
          </w:p>
          <w:p w14:paraId="3878E506" w14:textId="77777777" w:rsidR="001A20E6" w:rsidRDefault="00000000">
            <w:pPr>
              <w:pStyle w:val="TableCellTaskDetails"/>
            </w:pPr>
            <w:r>
              <w:t>• Revision - OPT-SOC/01 — 30m</w:t>
            </w:r>
          </w:p>
          <w:p w14:paraId="10F6DCDE" w14:textId="77777777" w:rsidR="001A20E6" w:rsidRDefault="00000000">
            <w:pPr>
              <w:pStyle w:val="TableCellTaskBadge"/>
              <w:shd w:val="clear" w:color="auto" w:fill="FCE4EC"/>
            </w:pPr>
            <w:r>
              <w:rPr>
                <w:b/>
                <w:bCs/>
                <w:color w:val="C2185B"/>
              </w:rPr>
              <w:t>REVISION</w:t>
            </w:r>
          </w:p>
          <w:p w14:paraId="6983E146" w14:textId="77777777" w:rsidR="001A20E6" w:rsidRDefault="00000000">
            <w:pPr>
              <w:pStyle w:val="TableCellTaskDetails"/>
            </w:pPr>
            <w:r>
              <w:t>• Practice - OPT-SOC/01 — 30m</w:t>
            </w:r>
          </w:p>
          <w:p w14:paraId="03663637"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033A9228" w14:textId="77777777" w:rsidR="001A20E6" w:rsidRDefault="001A20E6"/>
        </w:tc>
      </w:tr>
      <w:tr w:rsidR="001A20E6" w14:paraId="4B72D0D0" w14:textId="77777777">
        <w:tc>
          <w:tcPr>
            <w:tcW w:w="700" w:type="pct"/>
            <w:shd w:val="clear" w:color="auto" w:fill="FCE7F3"/>
            <w:tcMar>
              <w:top w:w="150" w:type="dxa"/>
              <w:left w:w="100" w:type="dxa"/>
              <w:bottom w:w="150" w:type="dxa"/>
              <w:right w:w="100" w:type="dxa"/>
            </w:tcMar>
          </w:tcPr>
          <w:p w14:paraId="6DEA74CD" w14:textId="77777777" w:rsidR="001A20E6" w:rsidRDefault="00000000">
            <w:pPr>
              <w:pStyle w:val="TableCellTaskSubject"/>
            </w:pPr>
            <w:r>
              <w:t>History-Modern</w:t>
            </w:r>
          </w:p>
          <w:p w14:paraId="568FCF30" w14:textId="77777777" w:rsidR="001A20E6" w:rsidRDefault="00000000">
            <w:pPr>
              <w:pStyle w:val="TableCellTaskDetails"/>
            </w:pPr>
            <w:r>
              <w:t>• Test - TEST — 3h</w:t>
            </w:r>
          </w:p>
          <w:p w14:paraId="660C41DF"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7F47F541" w14:textId="77777777" w:rsidR="001A20E6" w:rsidRDefault="00000000">
            <w:pPr>
              <w:pStyle w:val="TableCellTaskSubject"/>
            </w:pPr>
            <w:r>
              <w:t>History-Art and Culture</w:t>
            </w:r>
          </w:p>
          <w:p w14:paraId="0698B860" w14:textId="77777777" w:rsidR="001A20E6" w:rsidRDefault="00000000">
            <w:pPr>
              <w:pStyle w:val="TableCellTaskDetails"/>
            </w:pPr>
            <w:r>
              <w:t>• Study - Dance forms (H04/04) — 30m</w:t>
            </w:r>
          </w:p>
          <w:p w14:paraId="2BE5F4CC" w14:textId="77777777" w:rsidR="001A20E6" w:rsidRDefault="00000000">
            <w:pPr>
              <w:pStyle w:val="TableCellTaskBadge"/>
              <w:shd w:val="clear" w:color="auto" w:fill="E3F2FD"/>
            </w:pPr>
            <w:r>
              <w:rPr>
                <w:b/>
                <w:bCs/>
                <w:color w:val="1976D2"/>
              </w:rPr>
              <w:t>STUDY</w:t>
            </w:r>
          </w:p>
          <w:p w14:paraId="2FECF93F" w14:textId="77777777" w:rsidR="001A20E6" w:rsidRDefault="00000000">
            <w:pPr>
              <w:pStyle w:val="TableCellTaskDetails"/>
            </w:pPr>
            <w:r>
              <w:t>• Study - Theatre (H04/05) — 30m</w:t>
            </w:r>
          </w:p>
          <w:p w14:paraId="3122B623" w14:textId="77777777" w:rsidR="001A20E6" w:rsidRDefault="00000000">
            <w:pPr>
              <w:pStyle w:val="TableCellTaskBadge"/>
              <w:shd w:val="clear" w:color="auto" w:fill="E3F2FD"/>
            </w:pPr>
            <w:r>
              <w:rPr>
                <w:b/>
                <w:bCs/>
                <w:color w:val="1976D2"/>
              </w:rPr>
              <w:t>STUDY</w:t>
            </w:r>
          </w:p>
          <w:p w14:paraId="1BB224CC" w14:textId="77777777" w:rsidR="001A20E6" w:rsidRDefault="00000000">
            <w:pPr>
              <w:pStyle w:val="TableCellTaskDetails"/>
            </w:pPr>
            <w:r>
              <w:t>• Study - Music (H04/06) — 30m</w:t>
            </w:r>
          </w:p>
          <w:p w14:paraId="1C3A75E9" w14:textId="77777777" w:rsidR="001A20E6" w:rsidRDefault="00000000">
            <w:pPr>
              <w:pStyle w:val="TableCellTaskBadge"/>
              <w:shd w:val="clear" w:color="auto" w:fill="E3F2FD"/>
            </w:pPr>
            <w:r>
              <w:rPr>
                <w:b/>
                <w:bCs/>
                <w:color w:val="1976D2"/>
              </w:rPr>
              <w:t>STUDY</w:t>
            </w:r>
          </w:p>
          <w:p w14:paraId="09CA3048" w14:textId="77777777" w:rsidR="001A20E6" w:rsidRDefault="00000000">
            <w:pPr>
              <w:pStyle w:val="TableCellTaskDetails"/>
            </w:pPr>
            <w:r>
              <w:t>• Study - Religions and festivals (H04/07) — 30m</w:t>
            </w:r>
          </w:p>
          <w:p w14:paraId="2CAAFC52" w14:textId="77777777" w:rsidR="001A20E6" w:rsidRDefault="00000000">
            <w:pPr>
              <w:pStyle w:val="TableCellTaskBadge"/>
              <w:shd w:val="clear" w:color="auto" w:fill="E3F2FD"/>
            </w:pPr>
            <w:r>
              <w:rPr>
                <w:b/>
                <w:bCs/>
                <w:color w:val="1976D2"/>
              </w:rPr>
              <w:t>STUDY</w:t>
            </w:r>
          </w:p>
          <w:p w14:paraId="369E982D" w14:textId="77777777" w:rsidR="001A20E6" w:rsidRDefault="00000000">
            <w:pPr>
              <w:pStyle w:val="TableCellTaskDetails"/>
            </w:pPr>
            <w:r>
              <w:t>• Revision - Art and architecture (H04/01) — 30m</w:t>
            </w:r>
          </w:p>
          <w:p w14:paraId="7D40CDA3"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3A1DD782" w14:textId="77777777" w:rsidR="001A20E6" w:rsidRDefault="00000000">
            <w:pPr>
              <w:pStyle w:val="TableCellTaskSubject"/>
            </w:pPr>
            <w:r>
              <w:t>History-Art and Culture</w:t>
            </w:r>
          </w:p>
          <w:p w14:paraId="25E16248" w14:textId="77777777" w:rsidR="001A20E6" w:rsidRDefault="00000000">
            <w:pPr>
              <w:pStyle w:val="TableCellTaskDetails"/>
            </w:pPr>
            <w:r>
              <w:t>• Study - Broad / Overlap (H04/00) — 30m</w:t>
            </w:r>
          </w:p>
          <w:p w14:paraId="528425A5" w14:textId="77777777" w:rsidR="001A20E6" w:rsidRDefault="00000000">
            <w:pPr>
              <w:pStyle w:val="TableCellTaskBadge"/>
              <w:shd w:val="clear" w:color="auto" w:fill="E3F2FD"/>
            </w:pPr>
            <w:r>
              <w:rPr>
                <w:b/>
                <w:bCs/>
                <w:color w:val="1976D2"/>
              </w:rPr>
              <w:t>STUDY</w:t>
            </w:r>
          </w:p>
          <w:p w14:paraId="32A4FB57" w14:textId="77777777" w:rsidR="001A20E6" w:rsidRDefault="00000000">
            <w:pPr>
              <w:pStyle w:val="TableCellTaskDetails"/>
            </w:pPr>
            <w:r>
              <w:t>• Study - Art and architecture (H04/01) — 30m</w:t>
            </w:r>
          </w:p>
          <w:p w14:paraId="7E4B0E9F" w14:textId="77777777" w:rsidR="001A20E6" w:rsidRDefault="00000000">
            <w:pPr>
              <w:pStyle w:val="TableCellTaskBadge"/>
              <w:shd w:val="clear" w:color="auto" w:fill="E3F2FD"/>
            </w:pPr>
            <w:r>
              <w:rPr>
                <w:b/>
                <w:bCs/>
                <w:color w:val="1976D2"/>
              </w:rPr>
              <w:t>STUDY</w:t>
            </w:r>
          </w:p>
          <w:p w14:paraId="207CD7AF" w14:textId="77777777" w:rsidR="001A20E6" w:rsidRDefault="00000000">
            <w:pPr>
              <w:pStyle w:val="TableCellTaskDetails"/>
            </w:pPr>
            <w:r>
              <w:t>• Study - Literature (H04/02) — 30m</w:t>
            </w:r>
          </w:p>
          <w:p w14:paraId="706B1A08" w14:textId="77777777" w:rsidR="001A20E6" w:rsidRDefault="00000000">
            <w:pPr>
              <w:pStyle w:val="TableCellTaskBadge"/>
              <w:shd w:val="clear" w:color="auto" w:fill="E3F2FD"/>
            </w:pPr>
            <w:r>
              <w:rPr>
                <w:b/>
                <w:bCs/>
                <w:color w:val="1976D2"/>
              </w:rPr>
              <w:t>STUDY</w:t>
            </w:r>
          </w:p>
          <w:p w14:paraId="57D28D5B" w14:textId="77777777" w:rsidR="001A20E6" w:rsidRDefault="00000000">
            <w:pPr>
              <w:pStyle w:val="TableCellTaskDetails"/>
            </w:pPr>
            <w:r>
              <w:t>• Study - Paintings (H04/03) — 30m</w:t>
            </w:r>
          </w:p>
          <w:p w14:paraId="4385BDD7" w14:textId="77777777" w:rsidR="001A20E6" w:rsidRDefault="00000000">
            <w:pPr>
              <w:pStyle w:val="TableCellTaskBadge"/>
              <w:shd w:val="clear" w:color="auto" w:fill="E3F2FD"/>
            </w:pPr>
            <w:r>
              <w:rPr>
                <w:b/>
                <w:bCs/>
                <w:color w:val="1976D2"/>
              </w:rPr>
              <w:t>STUDY</w:t>
            </w:r>
          </w:p>
          <w:p w14:paraId="7CD0BC84" w14:textId="77777777" w:rsidR="001A20E6" w:rsidRDefault="00000000">
            <w:pPr>
              <w:pStyle w:val="TableCellTaskDetails"/>
            </w:pPr>
            <w:r>
              <w:t>• Revision - Literature (H04/02) — 30m</w:t>
            </w:r>
          </w:p>
          <w:p w14:paraId="6EDD04DE"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3010AEA9" w14:textId="77777777" w:rsidR="001A20E6" w:rsidRDefault="00000000">
            <w:pPr>
              <w:pStyle w:val="TableCellTaskSubject"/>
            </w:pPr>
            <w:r>
              <w:t>History-Post Independent India</w:t>
            </w:r>
          </w:p>
          <w:p w14:paraId="0B096689" w14:textId="77777777" w:rsidR="001A20E6" w:rsidRDefault="00000000">
            <w:pPr>
              <w:pStyle w:val="TableCellTaskDetails"/>
            </w:pPr>
            <w:r>
              <w:t>• Study - Broad / Overlap (H06/00) — 30m</w:t>
            </w:r>
          </w:p>
          <w:p w14:paraId="02AF40C8" w14:textId="77777777" w:rsidR="001A20E6" w:rsidRDefault="00000000">
            <w:pPr>
              <w:pStyle w:val="TableCellTaskBadge"/>
              <w:shd w:val="clear" w:color="auto" w:fill="E3F2FD"/>
            </w:pPr>
            <w:r>
              <w:rPr>
                <w:b/>
                <w:bCs/>
                <w:color w:val="1976D2"/>
              </w:rPr>
              <w:t>STUDY</w:t>
            </w:r>
          </w:p>
          <w:p w14:paraId="1854F62D" w14:textId="77777777" w:rsidR="001A20E6" w:rsidRDefault="00000000">
            <w:pPr>
              <w:pStyle w:val="TableCellTaskDetails"/>
            </w:pPr>
            <w:r>
              <w:t>• Study - Integration of Princely states. (H06/01) — 30m</w:t>
            </w:r>
          </w:p>
          <w:p w14:paraId="0E74D4B3" w14:textId="77777777" w:rsidR="001A20E6" w:rsidRDefault="00000000">
            <w:pPr>
              <w:pStyle w:val="TableCellTaskBadge"/>
              <w:shd w:val="clear" w:color="auto" w:fill="E3F2FD"/>
            </w:pPr>
            <w:r>
              <w:rPr>
                <w:b/>
                <w:bCs/>
                <w:color w:val="1976D2"/>
              </w:rPr>
              <w:t>STUDY</w:t>
            </w:r>
          </w:p>
          <w:p w14:paraId="331091EC" w14:textId="77777777" w:rsidR="001A20E6" w:rsidRDefault="00000000">
            <w:pPr>
              <w:pStyle w:val="TableCellTaskDetails"/>
            </w:pPr>
            <w:r>
              <w:t>• Study - States re-organization (H06/02) — 30m</w:t>
            </w:r>
          </w:p>
          <w:p w14:paraId="1DBADBBC" w14:textId="77777777" w:rsidR="001A20E6" w:rsidRDefault="00000000">
            <w:pPr>
              <w:pStyle w:val="TableCellTaskBadge"/>
              <w:shd w:val="clear" w:color="auto" w:fill="E3F2FD"/>
            </w:pPr>
            <w:r>
              <w:rPr>
                <w:b/>
                <w:bCs/>
                <w:color w:val="1976D2"/>
              </w:rPr>
              <w:t>STUDY</w:t>
            </w:r>
          </w:p>
          <w:p w14:paraId="248C7C56" w14:textId="77777777" w:rsidR="001A20E6" w:rsidRDefault="00000000">
            <w:pPr>
              <w:pStyle w:val="TableCellTaskDetails"/>
            </w:pPr>
            <w:r>
              <w:t>• Study - Story of Indian Democracy (H06/03) — 30m</w:t>
            </w:r>
          </w:p>
          <w:p w14:paraId="3C8ABC32" w14:textId="77777777" w:rsidR="001A20E6" w:rsidRDefault="00000000">
            <w:pPr>
              <w:pStyle w:val="TableCellTaskBadge"/>
              <w:shd w:val="clear" w:color="auto" w:fill="E3F2FD"/>
            </w:pPr>
            <w:r>
              <w:rPr>
                <w:b/>
                <w:bCs/>
                <w:color w:val="1976D2"/>
              </w:rPr>
              <w:t>STUDY</w:t>
            </w:r>
          </w:p>
          <w:p w14:paraId="3162928C" w14:textId="77777777" w:rsidR="001A20E6" w:rsidRDefault="00000000">
            <w:pPr>
              <w:pStyle w:val="TableCellTaskDetails"/>
            </w:pPr>
            <w:r>
              <w:t>• Revision - Broad / Overlap (H06/00) — 30m</w:t>
            </w:r>
          </w:p>
          <w:p w14:paraId="2D9CCA2B"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7304AE22" w14:textId="77777777" w:rsidR="001A20E6" w:rsidRDefault="00000000">
            <w:pPr>
              <w:pStyle w:val="TableCellTaskSubject"/>
            </w:pPr>
            <w:r>
              <w:t>History-Post Independent India</w:t>
            </w:r>
          </w:p>
          <w:p w14:paraId="15993861" w14:textId="77777777" w:rsidR="001A20E6" w:rsidRDefault="00000000">
            <w:pPr>
              <w:pStyle w:val="TableCellTaskDetails"/>
            </w:pPr>
            <w:r>
              <w:t>• Study - Economic building and development (H06/04) — 30m</w:t>
            </w:r>
          </w:p>
          <w:p w14:paraId="3214959D" w14:textId="77777777" w:rsidR="001A20E6" w:rsidRDefault="00000000">
            <w:pPr>
              <w:pStyle w:val="TableCellTaskBadge"/>
              <w:shd w:val="clear" w:color="auto" w:fill="E3F2FD"/>
            </w:pPr>
            <w:r>
              <w:rPr>
                <w:b/>
                <w:bCs/>
                <w:color w:val="1976D2"/>
              </w:rPr>
              <w:t>STUDY</w:t>
            </w:r>
          </w:p>
          <w:p w14:paraId="5ABC8099" w14:textId="77777777" w:rsidR="001A20E6" w:rsidRDefault="00000000">
            <w:pPr>
              <w:pStyle w:val="TableCellTaskDetails"/>
            </w:pPr>
            <w:r>
              <w:t>• Study - Years of crisis (H06/05) — 30m</w:t>
            </w:r>
          </w:p>
          <w:p w14:paraId="0C9E6240" w14:textId="77777777" w:rsidR="001A20E6" w:rsidRDefault="00000000">
            <w:pPr>
              <w:pStyle w:val="TableCellTaskBadge"/>
              <w:shd w:val="clear" w:color="auto" w:fill="E3F2FD"/>
            </w:pPr>
            <w:r>
              <w:rPr>
                <w:b/>
                <w:bCs/>
                <w:color w:val="1976D2"/>
              </w:rPr>
              <w:t>STUDY</w:t>
            </w:r>
          </w:p>
          <w:p w14:paraId="332BDD9C" w14:textId="77777777" w:rsidR="001A20E6" w:rsidRDefault="00000000">
            <w:pPr>
              <w:pStyle w:val="TableCellTaskDetails"/>
            </w:pPr>
            <w:r>
              <w:t>• Study - Broad / Overlap (H06/00) — 30m</w:t>
            </w:r>
          </w:p>
          <w:p w14:paraId="34E17187" w14:textId="77777777" w:rsidR="001A20E6" w:rsidRDefault="00000000">
            <w:pPr>
              <w:pStyle w:val="TableCellTaskBadge"/>
              <w:shd w:val="clear" w:color="auto" w:fill="E3F2FD"/>
            </w:pPr>
            <w:r>
              <w:rPr>
                <w:b/>
                <w:bCs/>
                <w:color w:val="1976D2"/>
              </w:rPr>
              <w:t>STUDY</w:t>
            </w:r>
          </w:p>
          <w:p w14:paraId="47CD294D" w14:textId="77777777" w:rsidR="001A20E6" w:rsidRDefault="00000000">
            <w:pPr>
              <w:pStyle w:val="TableCellTaskDetails"/>
            </w:pPr>
            <w:r>
              <w:t>• Study - Integration of Princely states. (H06/01) — 30m</w:t>
            </w:r>
          </w:p>
          <w:p w14:paraId="24B63FF9" w14:textId="77777777" w:rsidR="001A20E6" w:rsidRDefault="00000000">
            <w:pPr>
              <w:pStyle w:val="TableCellTaskBadge"/>
              <w:shd w:val="clear" w:color="auto" w:fill="E3F2FD"/>
            </w:pPr>
            <w:r>
              <w:rPr>
                <w:b/>
                <w:bCs/>
                <w:color w:val="1976D2"/>
              </w:rPr>
              <w:t>STUDY</w:t>
            </w:r>
          </w:p>
          <w:p w14:paraId="7EC0F47E" w14:textId="77777777" w:rsidR="001A20E6" w:rsidRDefault="00000000">
            <w:pPr>
              <w:pStyle w:val="TableCellTaskDetails"/>
            </w:pPr>
            <w:r>
              <w:t>• Revision - Integration of Princely states. (H06/01) — 30m</w:t>
            </w:r>
          </w:p>
          <w:p w14:paraId="4B707916"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34E22FD0" w14:textId="77777777" w:rsidR="001A20E6" w:rsidRDefault="00000000">
            <w:pPr>
              <w:pStyle w:val="TableCellTaskSubject"/>
            </w:pPr>
            <w:r>
              <w:t>Geography</w:t>
            </w:r>
          </w:p>
          <w:p w14:paraId="64510AD6" w14:textId="77777777" w:rsidR="001A20E6" w:rsidRDefault="00000000">
            <w:pPr>
              <w:pStyle w:val="TableCellTaskDetails"/>
            </w:pPr>
            <w:r>
              <w:t>• Study - Resources - World and India (G08) — 30m</w:t>
            </w:r>
          </w:p>
          <w:p w14:paraId="1419B080" w14:textId="77777777" w:rsidR="001A20E6" w:rsidRDefault="00000000">
            <w:pPr>
              <w:pStyle w:val="TableCellTaskBadge"/>
              <w:shd w:val="clear" w:color="auto" w:fill="E3F2FD"/>
            </w:pPr>
            <w:r>
              <w:rPr>
                <w:b/>
                <w:bCs/>
                <w:color w:val="1976D2"/>
              </w:rPr>
              <w:t>STUDY</w:t>
            </w:r>
          </w:p>
          <w:p w14:paraId="3894E289" w14:textId="77777777" w:rsidR="001A20E6" w:rsidRDefault="00000000">
            <w:pPr>
              <w:pStyle w:val="TableCellTaskDetails"/>
            </w:pPr>
            <w:r>
              <w:t>• Study - Industry - World and India (G09) — 30m</w:t>
            </w:r>
          </w:p>
          <w:p w14:paraId="42C378E9" w14:textId="77777777" w:rsidR="001A20E6" w:rsidRDefault="00000000">
            <w:pPr>
              <w:pStyle w:val="TableCellTaskBadge"/>
              <w:shd w:val="clear" w:color="auto" w:fill="E3F2FD"/>
            </w:pPr>
            <w:r>
              <w:rPr>
                <w:b/>
                <w:bCs/>
                <w:color w:val="1976D2"/>
              </w:rPr>
              <w:t>STUDY</w:t>
            </w:r>
          </w:p>
          <w:p w14:paraId="600265FF" w14:textId="77777777" w:rsidR="001A20E6" w:rsidRDefault="00000000">
            <w:pPr>
              <w:pStyle w:val="TableCellTaskDetails"/>
            </w:pPr>
            <w:r>
              <w:t>• Study - Settlements (G10) — 30m</w:t>
            </w:r>
          </w:p>
          <w:p w14:paraId="570FE24B" w14:textId="77777777" w:rsidR="001A20E6" w:rsidRDefault="00000000">
            <w:pPr>
              <w:pStyle w:val="TableCellTaskBadge"/>
              <w:shd w:val="clear" w:color="auto" w:fill="E3F2FD"/>
            </w:pPr>
            <w:r>
              <w:rPr>
                <w:b/>
                <w:bCs/>
                <w:color w:val="1976D2"/>
              </w:rPr>
              <w:t>STUDY</w:t>
            </w:r>
          </w:p>
          <w:p w14:paraId="17693E5A" w14:textId="77777777" w:rsidR="001A20E6" w:rsidRDefault="00000000">
            <w:pPr>
              <w:pStyle w:val="TableCellTaskDetails"/>
            </w:pPr>
            <w:r>
              <w:t>• Study - Population and Migration (G11) — 30m</w:t>
            </w:r>
          </w:p>
          <w:p w14:paraId="3B89B3C6" w14:textId="77777777" w:rsidR="001A20E6" w:rsidRDefault="00000000">
            <w:pPr>
              <w:pStyle w:val="TableCellTaskBadge"/>
              <w:shd w:val="clear" w:color="auto" w:fill="E3F2FD"/>
            </w:pPr>
            <w:r>
              <w:rPr>
                <w:b/>
                <w:bCs/>
                <w:color w:val="1976D2"/>
              </w:rPr>
              <w:t>STUDY</w:t>
            </w:r>
          </w:p>
          <w:p w14:paraId="2CC28BCC" w14:textId="77777777" w:rsidR="001A20E6" w:rsidRDefault="00000000">
            <w:pPr>
              <w:pStyle w:val="TableCellTaskDetails"/>
            </w:pPr>
            <w:r>
              <w:t>• Revision - Geomorphology (G02) — 30m</w:t>
            </w:r>
          </w:p>
          <w:p w14:paraId="3E79D4EB" w14:textId="77777777" w:rsidR="001A20E6" w:rsidRDefault="00000000">
            <w:pPr>
              <w:pStyle w:val="TableCellTaskBadge"/>
              <w:shd w:val="clear" w:color="auto" w:fill="FCE4EC"/>
            </w:pPr>
            <w:r>
              <w:rPr>
                <w:b/>
                <w:bCs/>
                <w:color w:val="C2185B"/>
              </w:rPr>
              <w:t>REVISION</w:t>
            </w:r>
          </w:p>
        </w:tc>
        <w:tc>
          <w:tcPr>
            <w:tcW w:w="700" w:type="pct"/>
            <w:shd w:val="clear" w:color="auto" w:fill="FFF3E0"/>
            <w:tcMar>
              <w:top w:w="150" w:type="dxa"/>
              <w:left w:w="100" w:type="dxa"/>
              <w:bottom w:w="150" w:type="dxa"/>
              <w:right w:w="100" w:type="dxa"/>
            </w:tcMar>
          </w:tcPr>
          <w:p w14:paraId="62EA23F8" w14:textId="77777777" w:rsidR="001A20E6" w:rsidRDefault="001A20E6"/>
        </w:tc>
      </w:tr>
      <w:tr w:rsidR="001A20E6" w14:paraId="59944EEE" w14:textId="77777777">
        <w:tc>
          <w:tcPr>
            <w:tcW w:w="700" w:type="pct"/>
            <w:shd w:val="clear" w:color="auto" w:fill="FCE7F3"/>
            <w:tcMar>
              <w:top w:w="150" w:type="dxa"/>
              <w:left w:w="100" w:type="dxa"/>
              <w:bottom w:w="150" w:type="dxa"/>
              <w:right w:w="100" w:type="dxa"/>
            </w:tcMar>
          </w:tcPr>
          <w:p w14:paraId="0EC18EBC" w14:textId="77777777" w:rsidR="001A20E6" w:rsidRDefault="00000000">
            <w:pPr>
              <w:pStyle w:val="TableCellTaskSubject"/>
            </w:pPr>
            <w:r>
              <w:t>History-Art and Culture</w:t>
            </w:r>
          </w:p>
          <w:p w14:paraId="328D8D9A" w14:textId="77777777" w:rsidR="001A20E6" w:rsidRDefault="00000000">
            <w:pPr>
              <w:pStyle w:val="TableCellTaskDetails"/>
            </w:pPr>
            <w:r>
              <w:t>• Test - TEST — 3h</w:t>
            </w:r>
          </w:p>
          <w:p w14:paraId="7B7E1579"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2F0ABC91" w14:textId="77777777" w:rsidR="001A20E6" w:rsidRDefault="00000000">
            <w:pPr>
              <w:pStyle w:val="TableCellTaskSubject"/>
            </w:pPr>
            <w:r>
              <w:t>History-World</w:t>
            </w:r>
          </w:p>
          <w:p w14:paraId="49F0D906" w14:textId="77777777" w:rsidR="001A20E6" w:rsidRDefault="00000000">
            <w:pPr>
              <w:pStyle w:val="TableCellTaskDetails"/>
            </w:pPr>
            <w:r>
              <w:t>• Study - Broad / Overlap (H05/00) — 30m</w:t>
            </w:r>
          </w:p>
          <w:p w14:paraId="37C2868F" w14:textId="77777777" w:rsidR="001A20E6" w:rsidRDefault="00000000">
            <w:pPr>
              <w:pStyle w:val="TableCellTaskBadge"/>
              <w:shd w:val="clear" w:color="auto" w:fill="E3F2FD"/>
            </w:pPr>
            <w:r>
              <w:rPr>
                <w:b/>
                <w:bCs/>
                <w:color w:val="1976D2"/>
              </w:rPr>
              <w:t>STUDY</w:t>
            </w:r>
          </w:p>
          <w:p w14:paraId="3CB0EB73" w14:textId="77777777" w:rsidR="001A20E6" w:rsidRDefault="00000000">
            <w:pPr>
              <w:pStyle w:val="TableCellTaskDetails"/>
            </w:pPr>
            <w:r>
              <w:t>• Study - Industrial Revolution (H05/01) — 30m</w:t>
            </w:r>
          </w:p>
          <w:p w14:paraId="6A4569E6" w14:textId="77777777" w:rsidR="001A20E6" w:rsidRDefault="00000000">
            <w:pPr>
              <w:pStyle w:val="TableCellTaskBadge"/>
              <w:shd w:val="clear" w:color="auto" w:fill="E3F2FD"/>
            </w:pPr>
            <w:r>
              <w:rPr>
                <w:b/>
                <w:bCs/>
                <w:color w:val="1976D2"/>
              </w:rPr>
              <w:t>STUDY</w:t>
            </w:r>
          </w:p>
          <w:p w14:paraId="03FC9591" w14:textId="77777777" w:rsidR="001A20E6" w:rsidRDefault="00000000">
            <w:pPr>
              <w:pStyle w:val="TableCellTaskDetails"/>
            </w:pPr>
            <w:r>
              <w:t>• Study - Revolutions- American, French, Russia (H05/02) — 30m</w:t>
            </w:r>
          </w:p>
          <w:p w14:paraId="0C029C91" w14:textId="77777777" w:rsidR="001A20E6" w:rsidRDefault="00000000">
            <w:pPr>
              <w:pStyle w:val="TableCellTaskBadge"/>
              <w:shd w:val="clear" w:color="auto" w:fill="E3F2FD"/>
            </w:pPr>
            <w:r>
              <w:rPr>
                <w:b/>
                <w:bCs/>
                <w:color w:val="1976D2"/>
              </w:rPr>
              <w:t>STUDY</w:t>
            </w:r>
          </w:p>
          <w:p w14:paraId="5B3D25B0" w14:textId="77777777" w:rsidR="001A20E6" w:rsidRDefault="00000000">
            <w:pPr>
              <w:pStyle w:val="TableCellTaskDetails"/>
            </w:pPr>
            <w:r>
              <w:t>• Study - Unification Movements (H05/03) — 30m</w:t>
            </w:r>
          </w:p>
          <w:p w14:paraId="53DBC7EC" w14:textId="77777777" w:rsidR="001A20E6" w:rsidRDefault="00000000">
            <w:pPr>
              <w:pStyle w:val="TableCellTaskBadge"/>
              <w:shd w:val="clear" w:color="auto" w:fill="E3F2FD"/>
            </w:pPr>
            <w:r>
              <w:rPr>
                <w:b/>
                <w:bCs/>
                <w:color w:val="1976D2"/>
              </w:rPr>
              <w:t>STUDY</w:t>
            </w:r>
          </w:p>
          <w:p w14:paraId="319193A9" w14:textId="77777777" w:rsidR="001A20E6" w:rsidRDefault="00000000">
            <w:pPr>
              <w:pStyle w:val="TableCellTaskDetails"/>
            </w:pPr>
            <w:r>
              <w:t>• Revision - Broad / Overlap (H05/00) — 30m</w:t>
            </w:r>
          </w:p>
          <w:p w14:paraId="38DA7597"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2FDDE85D" w14:textId="77777777" w:rsidR="001A20E6" w:rsidRDefault="00000000">
            <w:pPr>
              <w:pStyle w:val="TableCellTaskSubject"/>
            </w:pPr>
            <w:r>
              <w:t>History-World</w:t>
            </w:r>
          </w:p>
          <w:p w14:paraId="6F280EB3" w14:textId="77777777" w:rsidR="001A20E6" w:rsidRDefault="00000000">
            <w:pPr>
              <w:pStyle w:val="TableCellTaskDetails"/>
            </w:pPr>
            <w:r>
              <w:t>• Study - Colonialism and Imperialism (H05/04) — 30m</w:t>
            </w:r>
          </w:p>
          <w:p w14:paraId="6EC8DDD7" w14:textId="77777777" w:rsidR="001A20E6" w:rsidRDefault="00000000">
            <w:pPr>
              <w:pStyle w:val="TableCellTaskBadge"/>
              <w:shd w:val="clear" w:color="auto" w:fill="E3F2FD"/>
            </w:pPr>
            <w:r>
              <w:rPr>
                <w:b/>
                <w:bCs/>
                <w:color w:val="1976D2"/>
              </w:rPr>
              <w:t>STUDY</w:t>
            </w:r>
          </w:p>
          <w:p w14:paraId="2AF361D7" w14:textId="77777777" w:rsidR="001A20E6" w:rsidRDefault="00000000">
            <w:pPr>
              <w:pStyle w:val="TableCellTaskDetails"/>
            </w:pPr>
            <w:r>
              <w:t>• Study - World War-I (H05/05) — 30m</w:t>
            </w:r>
          </w:p>
          <w:p w14:paraId="55FD3BC3" w14:textId="77777777" w:rsidR="001A20E6" w:rsidRDefault="00000000">
            <w:pPr>
              <w:pStyle w:val="TableCellTaskBadge"/>
              <w:shd w:val="clear" w:color="auto" w:fill="E3F2FD"/>
            </w:pPr>
            <w:r>
              <w:rPr>
                <w:b/>
                <w:bCs/>
                <w:color w:val="1976D2"/>
              </w:rPr>
              <w:t>STUDY</w:t>
            </w:r>
          </w:p>
          <w:p w14:paraId="6EEA8CB1" w14:textId="77777777" w:rsidR="001A20E6" w:rsidRDefault="00000000">
            <w:pPr>
              <w:pStyle w:val="TableCellTaskDetails"/>
            </w:pPr>
            <w:r>
              <w:t>• Study - Inter-war period and World War-II (H05/06) — 30m</w:t>
            </w:r>
          </w:p>
          <w:p w14:paraId="37244EDF" w14:textId="77777777" w:rsidR="001A20E6" w:rsidRDefault="00000000">
            <w:pPr>
              <w:pStyle w:val="TableCellTaskBadge"/>
              <w:shd w:val="clear" w:color="auto" w:fill="E3F2FD"/>
            </w:pPr>
            <w:r>
              <w:rPr>
                <w:b/>
                <w:bCs/>
                <w:color w:val="1976D2"/>
              </w:rPr>
              <w:t>STUDY</w:t>
            </w:r>
          </w:p>
          <w:p w14:paraId="06F2A27F" w14:textId="77777777" w:rsidR="001A20E6" w:rsidRDefault="00000000">
            <w:pPr>
              <w:pStyle w:val="TableCellTaskDetails"/>
            </w:pPr>
            <w:r>
              <w:t>• Study - Decolonization and redrawal of national boundaries (H05/07) — 30m</w:t>
            </w:r>
          </w:p>
          <w:p w14:paraId="2550A1AE" w14:textId="77777777" w:rsidR="001A20E6" w:rsidRDefault="00000000">
            <w:pPr>
              <w:pStyle w:val="TableCellTaskBadge"/>
              <w:shd w:val="clear" w:color="auto" w:fill="E3F2FD"/>
            </w:pPr>
            <w:r>
              <w:rPr>
                <w:b/>
                <w:bCs/>
                <w:color w:val="1976D2"/>
              </w:rPr>
              <w:t>STUDY</w:t>
            </w:r>
          </w:p>
          <w:p w14:paraId="215744E3" w14:textId="77777777" w:rsidR="001A20E6" w:rsidRDefault="00000000">
            <w:pPr>
              <w:pStyle w:val="TableCellTaskDetails"/>
            </w:pPr>
            <w:r>
              <w:t>• Revision - Industrial Revolution (H05/01) — 30m</w:t>
            </w:r>
          </w:p>
          <w:p w14:paraId="2BFA868B"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45084050" w14:textId="77777777" w:rsidR="001A20E6" w:rsidRDefault="00000000">
            <w:pPr>
              <w:pStyle w:val="TableCellTaskSubject"/>
            </w:pPr>
            <w:r>
              <w:t>Geography</w:t>
            </w:r>
          </w:p>
          <w:p w14:paraId="68981148" w14:textId="77777777" w:rsidR="001A20E6" w:rsidRDefault="00000000">
            <w:pPr>
              <w:pStyle w:val="TableCellTaskDetails"/>
            </w:pPr>
            <w:r>
              <w:t>• Study - Broad / Overlap (G00) — 30m</w:t>
            </w:r>
          </w:p>
          <w:p w14:paraId="2CDBD74A" w14:textId="77777777" w:rsidR="001A20E6" w:rsidRDefault="00000000">
            <w:pPr>
              <w:pStyle w:val="TableCellTaskBadge"/>
              <w:shd w:val="clear" w:color="auto" w:fill="E3F2FD"/>
            </w:pPr>
            <w:r>
              <w:rPr>
                <w:b/>
                <w:bCs/>
                <w:color w:val="1976D2"/>
              </w:rPr>
              <w:t>STUDY</w:t>
            </w:r>
          </w:p>
          <w:p w14:paraId="08DF0D73" w14:textId="77777777" w:rsidR="001A20E6" w:rsidRDefault="00000000">
            <w:pPr>
              <w:pStyle w:val="TableCellTaskDetails"/>
            </w:pPr>
            <w:r>
              <w:t>• Study - Universe, Solar System &amp; Evolution of Earth. (G01) — 30m</w:t>
            </w:r>
          </w:p>
          <w:p w14:paraId="7013A6E7" w14:textId="77777777" w:rsidR="001A20E6" w:rsidRDefault="00000000">
            <w:pPr>
              <w:pStyle w:val="TableCellTaskBadge"/>
              <w:shd w:val="clear" w:color="auto" w:fill="E3F2FD"/>
            </w:pPr>
            <w:r>
              <w:rPr>
                <w:b/>
                <w:bCs/>
                <w:color w:val="1976D2"/>
              </w:rPr>
              <w:t>STUDY</w:t>
            </w:r>
          </w:p>
          <w:p w14:paraId="3CF6D99D" w14:textId="77777777" w:rsidR="001A20E6" w:rsidRDefault="00000000">
            <w:pPr>
              <w:pStyle w:val="TableCellTaskDetails"/>
            </w:pPr>
            <w:r>
              <w:t>• Study - Geomorphology (G02) — 30m</w:t>
            </w:r>
          </w:p>
          <w:p w14:paraId="650732E0" w14:textId="77777777" w:rsidR="001A20E6" w:rsidRDefault="00000000">
            <w:pPr>
              <w:pStyle w:val="TableCellTaskBadge"/>
              <w:shd w:val="clear" w:color="auto" w:fill="E3F2FD"/>
            </w:pPr>
            <w:r>
              <w:rPr>
                <w:b/>
                <w:bCs/>
                <w:color w:val="1976D2"/>
              </w:rPr>
              <w:t>STUDY</w:t>
            </w:r>
          </w:p>
          <w:p w14:paraId="6037A938" w14:textId="77777777" w:rsidR="001A20E6" w:rsidRDefault="00000000">
            <w:pPr>
              <w:pStyle w:val="TableCellTaskDetails"/>
            </w:pPr>
            <w:r>
              <w:t>• Study - Climatology (G03) — 30m</w:t>
            </w:r>
          </w:p>
          <w:p w14:paraId="5263AE1F" w14:textId="77777777" w:rsidR="001A20E6" w:rsidRDefault="00000000">
            <w:pPr>
              <w:pStyle w:val="TableCellTaskBadge"/>
              <w:shd w:val="clear" w:color="auto" w:fill="E3F2FD"/>
            </w:pPr>
            <w:r>
              <w:rPr>
                <w:b/>
                <w:bCs/>
                <w:color w:val="1976D2"/>
              </w:rPr>
              <w:t>STUDY</w:t>
            </w:r>
          </w:p>
          <w:p w14:paraId="551BC0DD" w14:textId="77777777" w:rsidR="001A20E6" w:rsidRDefault="00000000">
            <w:pPr>
              <w:pStyle w:val="TableCellTaskDetails"/>
            </w:pPr>
            <w:r>
              <w:t>• Revision - Broad / Overlap (G00) — 30m</w:t>
            </w:r>
          </w:p>
          <w:p w14:paraId="24C2C3D1"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5EDEE11F" w14:textId="77777777" w:rsidR="001A20E6" w:rsidRDefault="00000000">
            <w:pPr>
              <w:pStyle w:val="TableCellTaskSubject"/>
            </w:pPr>
            <w:r>
              <w:t>Geography</w:t>
            </w:r>
          </w:p>
          <w:p w14:paraId="276F44F2" w14:textId="77777777" w:rsidR="001A20E6" w:rsidRDefault="00000000">
            <w:pPr>
              <w:pStyle w:val="TableCellTaskDetails"/>
            </w:pPr>
            <w:r>
              <w:t>• Study - Oceanography (G04) — 30m</w:t>
            </w:r>
          </w:p>
          <w:p w14:paraId="72B4B3DB" w14:textId="77777777" w:rsidR="001A20E6" w:rsidRDefault="00000000">
            <w:pPr>
              <w:pStyle w:val="TableCellTaskBadge"/>
              <w:shd w:val="clear" w:color="auto" w:fill="E3F2FD"/>
            </w:pPr>
            <w:r>
              <w:rPr>
                <w:b/>
                <w:bCs/>
                <w:color w:val="1976D2"/>
              </w:rPr>
              <w:t>STUDY</w:t>
            </w:r>
          </w:p>
          <w:p w14:paraId="1964BE64" w14:textId="77777777" w:rsidR="001A20E6" w:rsidRDefault="00000000">
            <w:pPr>
              <w:pStyle w:val="TableCellTaskDetails"/>
            </w:pPr>
            <w:r>
              <w:t>• Study - Bio-Geography (G05) — 30m</w:t>
            </w:r>
          </w:p>
          <w:p w14:paraId="48E8B01C" w14:textId="77777777" w:rsidR="001A20E6" w:rsidRDefault="00000000">
            <w:pPr>
              <w:pStyle w:val="TableCellTaskBadge"/>
              <w:shd w:val="clear" w:color="auto" w:fill="E3F2FD"/>
            </w:pPr>
            <w:r>
              <w:rPr>
                <w:b/>
                <w:bCs/>
                <w:color w:val="1976D2"/>
              </w:rPr>
              <w:t>STUDY</w:t>
            </w:r>
          </w:p>
          <w:p w14:paraId="21B8FB57" w14:textId="77777777" w:rsidR="001A20E6" w:rsidRDefault="00000000">
            <w:pPr>
              <w:pStyle w:val="TableCellTaskDetails"/>
            </w:pPr>
            <w:r>
              <w:t>• Study - World Geography - Physical and world Map related (G06) — 30m</w:t>
            </w:r>
          </w:p>
          <w:p w14:paraId="508EF1ED" w14:textId="77777777" w:rsidR="001A20E6" w:rsidRDefault="00000000">
            <w:pPr>
              <w:pStyle w:val="TableCellTaskBadge"/>
              <w:shd w:val="clear" w:color="auto" w:fill="E3F2FD"/>
            </w:pPr>
            <w:r>
              <w:rPr>
                <w:b/>
                <w:bCs/>
                <w:color w:val="1976D2"/>
              </w:rPr>
              <w:t>STUDY</w:t>
            </w:r>
          </w:p>
          <w:p w14:paraId="16E3E937" w14:textId="77777777" w:rsidR="001A20E6" w:rsidRDefault="00000000">
            <w:pPr>
              <w:pStyle w:val="TableCellTaskDetails"/>
            </w:pPr>
            <w:r>
              <w:t>• Study - Geo-physical Phenomenon (G07) — 30m</w:t>
            </w:r>
          </w:p>
          <w:p w14:paraId="4076ADD6" w14:textId="77777777" w:rsidR="001A20E6" w:rsidRDefault="00000000">
            <w:pPr>
              <w:pStyle w:val="TableCellTaskBadge"/>
              <w:shd w:val="clear" w:color="auto" w:fill="E3F2FD"/>
            </w:pPr>
            <w:r>
              <w:rPr>
                <w:b/>
                <w:bCs/>
                <w:color w:val="1976D2"/>
              </w:rPr>
              <w:t>STUDY</w:t>
            </w:r>
          </w:p>
          <w:p w14:paraId="23F7AFD4" w14:textId="77777777" w:rsidR="001A20E6" w:rsidRDefault="00000000">
            <w:pPr>
              <w:pStyle w:val="TableCellTaskDetails"/>
            </w:pPr>
            <w:r>
              <w:t>• Revision - Universe, Solar System &amp; Evolution of Earth. (G01) — 30m</w:t>
            </w:r>
          </w:p>
          <w:p w14:paraId="70211D9F"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417A5326" w14:textId="77777777" w:rsidR="001A20E6" w:rsidRDefault="00000000">
            <w:pPr>
              <w:pStyle w:val="TableCellTaskSubject"/>
            </w:pPr>
            <w:r>
              <w:t>Environment, Ecology and Disaster Management</w:t>
            </w:r>
          </w:p>
          <w:p w14:paraId="0CD4B259" w14:textId="77777777" w:rsidR="001A20E6" w:rsidRDefault="00000000">
            <w:pPr>
              <w:pStyle w:val="TableCellTaskDetails"/>
            </w:pPr>
            <w:r>
              <w:t>• Study - Broad / Overlap (B00) — 30m</w:t>
            </w:r>
          </w:p>
          <w:p w14:paraId="56CAB621" w14:textId="77777777" w:rsidR="001A20E6" w:rsidRDefault="00000000">
            <w:pPr>
              <w:pStyle w:val="TableCellTaskBadge"/>
              <w:shd w:val="clear" w:color="auto" w:fill="E3F2FD"/>
            </w:pPr>
            <w:r>
              <w:rPr>
                <w:b/>
                <w:bCs/>
                <w:color w:val="1976D2"/>
              </w:rPr>
              <w:t>STUDY</w:t>
            </w:r>
          </w:p>
          <w:p w14:paraId="39B9F9DD" w14:textId="77777777" w:rsidR="001A20E6" w:rsidRDefault="00000000">
            <w:pPr>
              <w:pStyle w:val="TableCellTaskDetails"/>
            </w:pPr>
            <w:r>
              <w:t>• Study - Basics of Environment (B01) — 30m</w:t>
            </w:r>
          </w:p>
          <w:p w14:paraId="2EB36003" w14:textId="77777777" w:rsidR="001A20E6" w:rsidRDefault="00000000">
            <w:pPr>
              <w:pStyle w:val="TableCellTaskBadge"/>
              <w:shd w:val="clear" w:color="auto" w:fill="E3F2FD"/>
            </w:pPr>
            <w:r>
              <w:rPr>
                <w:b/>
                <w:bCs/>
                <w:color w:val="1976D2"/>
              </w:rPr>
              <w:t>STUDY</w:t>
            </w:r>
          </w:p>
          <w:p w14:paraId="32772CEE" w14:textId="77777777" w:rsidR="001A20E6" w:rsidRDefault="00000000">
            <w:pPr>
              <w:pStyle w:val="TableCellTaskDetails"/>
            </w:pPr>
            <w:r>
              <w:t>• Study - Biomes (B02) — 30m</w:t>
            </w:r>
          </w:p>
          <w:p w14:paraId="21037823" w14:textId="77777777" w:rsidR="001A20E6" w:rsidRDefault="00000000">
            <w:pPr>
              <w:pStyle w:val="TableCellTaskBadge"/>
              <w:shd w:val="clear" w:color="auto" w:fill="E3F2FD"/>
            </w:pPr>
            <w:r>
              <w:rPr>
                <w:b/>
                <w:bCs/>
                <w:color w:val="1976D2"/>
              </w:rPr>
              <w:t>STUDY</w:t>
            </w:r>
          </w:p>
          <w:p w14:paraId="1D2489BE" w14:textId="77777777" w:rsidR="001A20E6" w:rsidRDefault="00000000">
            <w:pPr>
              <w:pStyle w:val="TableCellTaskDetails"/>
            </w:pPr>
            <w:r>
              <w:t>• Study - Wetlands, Mangroves and Corals (B03) — 30m</w:t>
            </w:r>
          </w:p>
          <w:p w14:paraId="1DC50C40" w14:textId="77777777" w:rsidR="001A20E6" w:rsidRDefault="00000000">
            <w:pPr>
              <w:pStyle w:val="TableCellTaskBadge"/>
              <w:shd w:val="clear" w:color="auto" w:fill="E3F2FD"/>
            </w:pPr>
            <w:r>
              <w:rPr>
                <w:b/>
                <w:bCs/>
                <w:color w:val="1976D2"/>
              </w:rPr>
              <w:t>STUDY</w:t>
            </w:r>
          </w:p>
          <w:p w14:paraId="2B73BF01" w14:textId="77777777" w:rsidR="001A20E6" w:rsidRDefault="00000000">
            <w:pPr>
              <w:pStyle w:val="TableCellTaskDetails"/>
            </w:pPr>
            <w:r>
              <w:t>• Revision - Broad / Overlap (B00) — 30m</w:t>
            </w:r>
          </w:p>
          <w:p w14:paraId="12735558" w14:textId="77777777" w:rsidR="001A20E6" w:rsidRDefault="00000000">
            <w:pPr>
              <w:pStyle w:val="TableCellTaskBadge"/>
              <w:shd w:val="clear" w:color="auto" w:fill="FCE4EC"/>
            </w:pPr>
            <w:r>
              <w:rPr>
                <w:b/>
                <w:bCs/>
                <w:color w:val="C2185B"/>
              </w:rPr>
              <w:t>REVISION</w:t>
            </w:r>
          </w:p>
        </w:tc>
        <w:tc>
          <w:tcPr>
            <w:tcW w:w="700" w:type="pct"/>
            <w:shd w:val="clear" w:color="auto" w:fill="FFF3E0"/>
            <w:tcMar>
              <w:top w:w="150" w:type="dxa"/>
              <w:left w:w="100" w:type="dxa"/>
              <w:bottom w:w="150" w:type="dxa"/>
              <w:right w:w="100" w:type="dxa"/>
            </w:tcMar>
          </w:tcPr>
          <w:p w14:paraId="6D9DCB7C" w14:textId="77777777" w:rsidR="001A20E6" w:rsidRDefault="001A20E6"/>
        </w:tc>
      </w:tr>
    </w:tbl>
    <w:p w14:paraId="29A4D61B" w14:textId="77777777" w:rsidR="001A20E6" w:rsidRDefault="001A20E6">
      <w:pPr>
        <w:spacing w:after="400"/>
      </w:pPr>
    </w:p>
    <w:p w14:paraId="33B694E3" w14:textId="77777777" w:rsidR="001A20E6" w:rsidRDefault="00000000">
      <w:pPr>
        <w:pStyle w:val="ResourceTitle"/>
      </w:pPr>
      <w:r>
        <w:t>📚 Resources for Nov 15 - Nov 21</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09925967"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E7AA273" w14:textId="77777777" w:rsidR="001A20E6" w:rsidRDefault="00000000">
            <w:pPr>
              <w:pStyle w:val="TableCellSubjectName"/>
            </w:pPr>
            <w:r>
              <w:t>Essay</w:t>
            </w:r>
          </w:p>
          <w:p w14:paraId="41B71BC0" w14:textId="77777777" w:rsidR="001A20E6" w:rsidRDefault="00000000">
            <w:pPr>
              <w:pStyle w:val="TableCellCategoryTitle"/>
            </w:pPr>
            <w:r>
              <w:t>📚 Primary Books</w:t>
            </w:r>
          </w:p>
          <w:p w14:paraId="28B065E6" w14:textId="77777777" w:rsidR="001A20E6" w:rsidRDefault="00000000">
            <w:pPr>
              <w:pStyle w:val="TableCellResourceItem"/>
            </w:pPr>
            <w:r>
              <w:t>• Michael Sandel – Justice</w:t>
            </w:r>
          </w:p>
          <w:p w14:paraId="1241F788" w14:textId="77777777" w:rsidR="001A20E6" w:rsidRDefault="00000000">
            <w:pPr>
              <w:pStyle w:val="TableCellResourceItem"/>
            </w:pPr>
            <w:r>
              <w:t>• Ethics by Jitin Yadav</w:t>
            </w:r>
          </w:p>
          <w:p w14:paraId="07C1E11F" w14:textId="77777777" w:rsidR="001A20E6" w:rsidRDefault="00000000">
            <w:pPr>
              <w:pStyle w:val="TableCellResourceItem"/>
            </w:pPr>
            <w:r>
              <w:t>• 2nd ARC (4th, 10th – Ethics in Governance)</w:t>
            </w:r>
          </w:p>
          <w:p w14:paraId="33E60508" w14:textId="77777777" w:rsidR="001A20E6" w:rsidRDefault="00000000">
            <w:pPr>
              <w:pStyle w:val="TableCellCategoryTitle"/>
            </w:pPr>
            <w:r>
              <w:t>📝 Practice Materials</w:t>
            </w:r>
          </w:p>
          <w:p w14:paraId="1A5BC22D" w14:textId="77777777" w:rsidR="001A20E6" w:rsidRDefault="00000000">
            <w:pPr>
              <w:pStyle w:val="TableCellResourceItem"/>
            </w:pPr>
            <w:r>
              <w:t>• La Excellence Ethics Material</w:t>
            </w:r>
          </w:p>
          <w:p w14:paraId="4D34E9A6" w14:textId="77777777" w:rsidR="001A20E6" w:rsidRDefault="00000000">
            <w:pPr>
              <w:pStyle w:val="TableCellResourceItem"/>
            </w:pPr>
            <w:r>
              <w:t>• Prelims &amp; Mains Workbooks</w:t>
            </w:r>
          </w:p>
          <w:p w14:paraId="01F47314" w14:textId="77777777" w:rsidR="001A20E6" w:rsidRDefault="00000000">
            <w:pPr>
              <w:pStyle w:val="TableCellCategoryTitle"/>
            </w:pPr>
            <w:r>
              <w:t>📰 Current Affairs</w:t>
            </w:r>
          </w:p>
          <w:p w14:paraId="19EF7DB7" w14:textId="77777777" w:rsidR="001A20E6" w:rsidRDefault="00000000">
            <w:pPr>
              <w:pStyle w:val="TableCellResourceItem"/>
            </w:pPr>
            <w:r>
              <w:t>• Newspapers (case studies, ethical dilemmas in news)</w:t>
            </w:r>
          </w:p>
        </w:tc>
        <w:tc>
          <w:tcPr>
            <w:tcW w:w="1650" w:type="pct"/>
            <w:tcBorders>
              <w:bottom w:val="single" w:sz="2" w:space="0" w:color="D1D5DB"/>
              <w:right w:val="single" w:sz="2" w:space="0" w:color="D1D5DB"/>
            </w:tcBorders>
            <w:tcMar>
              <w:top w:w="200" w:type="dxa"/>
              <w:left w:w="150" w:type="dxa"/>
              <w:bottom w:w="200" w:type="dxa"/>
              <w:right w:w="150" w:type="dxa"/>
            </w:tcMar>
          </w:tcPr>
          <w:p w14:paraId="13B698D9" w14:textId="77777777" w:rsidR="001A20E6" w:rsidRDefault="00000000">
            <w:pPr>
              <w:pStyle w:val="TableCellSubjectName"/>
            </w:pPr>
            <w:r>
              <w:t>Sociology</w:t>
            </w:r>
          </w:p>
          <w:p w14:paraId="5F126C43" w14:textId="77777777" w:rsidR="001A20E6" w:rsidRDefault="00000000">
            <w:pPr>
              <w:pStyle w:val="TableCellCategoryTitle"/>
            </w:pPr>
            <w:r>
              <w:t>📝 Practice Materials</w:t>
            </w:r>
          </w:p>
          <w:p w14:paraId="60D01F5A" w14:textId="77777777" w:rsidR="001A20E6" w:rsidRDefault="00000000">
            <w:pPr>
              <w:pStyle w:val="TableCellResourceItem"/>
            </w:pPr>
            <w:r>
              <w:t>• La Excellence Sociology Material</w:t>
            </w:r>
          </w:p>
          <w:p w14:paraId="2B4FB7CF" w14:textId="77777777" w:rsidR="001A20E6" w:rsidRDefault="00000000">
            <w:pPr>
              <w:pStyle w:val="TableCellResourceItem"/>
            </w:pPr>
            <w:r>
              <w:t>• Mains RRP + Prelims RRP</w:t>
            </w:r>
          </w:p>
          <w:p w14:paraId="2C4B3A32" w14:textId="77777777" w:rsidR="001A20E6" w:rsidRDefault="00000000">
            <w:pPr>
              <w:pStyle w:val="TableCellResourceItem"/>
            </w:pPr>
            <w:r>
              <w:t>• Prelims &amp; Mains Workbooks</w:t>
            </w:r>
          </w:p>
          <w:p w14:paraId="5D045A44" w14:textId="77777777" w:rsidR="001A20E6" w:rsidRDefault="00000000">
            <w:pPr>
              <w:pStyle w:val="TableCellResourceItem"/>
            </w:pPr>
            <w:r>
              <w:t>• Previous Year Question Papers</w:t>
            </w:r>
          </w:p>
          <w:p w14:paraId="0B07D532" w14:textId="77777777" w:rsidR="001A20E6" w:rsidRDefault="00000000">
            <w:pPr>
              <w:pStyle w:val="TableCellResourceItem"/>
            </w:pPr>
            <w:r>
              <w:t>• Mock Tests</w:t>
            </w:r>
          </w:p>
          <w:p w14:paraId="468AA79F" w14:textId="77777777" w:rsidR="001A20E6" w:rsidRDefault="00000000">
            <w:pPr>
              <w:pStyle w:val="TableCellResourceItem"/>
            </w:pPr>
            <w:r>
              <w:t>• La Excellence Indian Society Material</w:t>
            </w:r>
          </w:p>
          <w:p w14:paraId="504D4B0A" w14:textId="77777777" w:rsidR="001A20E6" w:rsidRDefault="00000000">
            <w:pPr>
              <w:pStyle w:val="TableCellResourceItem"/>
            </w:pPr>
            <w:r>
              <w:t>• Mains Workbook - Paper I</w:t>
            </w:r>
          </w:p>
          <w:p w14:paraId="40449507" w14:textId="77777777" w:rsidR="001A20E6" w:rsidRDefault="00000000">
            <w:pPr>
              <w:pStyle w:val="TableCellResourceItem"/>
            </w:pPr>
            <w:r>
              <w:t>• La Excellence Social Change Material</w:t>
            </w:r>
          </w:p>
          <w:p w14:paraId="2215F194" w14:textId="77777777" w:rsidR="001A20E6" w:rsidRDefault="00000000">
            <w:pPr>
              <w:pStyle w:val="TableCellResourceItem"/>
            </w:pPr>
            <w:r>
              <w:t>• Mains Workbook - Paper II</w:t>
            </w:r>
          </w:p>
          <w:p w14:paraId="3EE191E8" w14:textId="77777777" w:rsidR="001A20E6" w:rsidRDefault="00000000">
            <w:pPr>
              <w:pStyle w:val="TableCellResourceItem"/>
            </w:pPr>
            <w:r>
              <w:t>• La Excellence Sociology of Religion Material</w:t>
            </w:r>
          </w:p>
          <w:p w14:paraId="6EA754A2" w14:textId="77777777" w:rsidR="001A20E6" w:rsidRDefault="00000000">
            <w:pPr>
              <w:pStyle w:val="TableCellResourceItem"/>
            </w:pPr>
            <w:r>
              <w:t>• Mains Workbook</w:t>
            </w:r>
          </w:p>
          <w:p w14:paraId="2466C583" w14:textId="77777777" w:rsidR="001A20E6" w:rsidRDefault="00000000">
            <w:pPr>
              <w:pStyle w:val="TableCellResourceItem"/>
            </w:pPr>
            <w:r>
              <w:t>• La Excellence Sociology of Education Material</w:t>
            </w:r>
          </w:p>
          <w:p w14:paraId="15B3F368" w14:textId="77777777" w:rsidR="001A20E6" w:rsidRDefault="00000000">
            <w:pPr>
              <w:pStyle w:val="TableCellResourceItem"/>
            </w:pPr>
            <w:r>
              <w:t>• Mains Workbook</w:t>
            </w:r>
          </w:p>
          <w:p w14:paraId="338D94D4" w14:textId="77777777" w:rsidR="001A20E6" w:rsidRDefault="00000000">
            <w:pPr>
              <w:pStyle w:val="TableCellResourceItem"/>
            </w:pPr>
            <w:r>
              <w:t>• La Excellence Social Stratification Material</w:t>
            </w:r>
          </w:p>
          <w:p w14:paraId="59935DC2" w14:textId="77777777" w:rsidR="001A20E6" w:rsidRDefault="00000000">
            <w:pPr>
              <w:pStyle w:val="TableCellResourceItem"/>
            </w:pPr>
            <w:r>
              <w:t>• Mains Workbook</w:t>
            </w:r>
          </w:p>
          <w:p w14:paraId="0580C607" w14:textId="77777777" w:rsidR="001A20E6" w:rsidRDefault="00000000">
            <w:pPr>
              <w:pStyle w:val="TableCellResourceItem"/>
            </w:pPr>
            <w:r>
              <w:t>• La Excellence Gender Studies Material</w:t>
            </w:r>
          </w:p>
          <w:p w14:paraId="3839B942" w14:textId="77777777" w:rsidR="001A20E6" w:rsidRDefault="00000000">
            <w:pPr>
              <w:pStyle w:val="TableCellResourceItem"/>
            </w:pPr>
            <w:r>
              <w:t>• Mains Workbook</w:t>
            </w:r>
          </w:p>
          <w:p w14:paraId="1984F418" w14:textId="77777777" w:rsidR="001A20E6" w:rsidRDefault="00000000">
            <w:pPr>
              <w:pStyle w:val="TableCellResourceItem"/>
            </w:pPr>
            <w:r>
              <w:t>• La Excellence Urban Sociology Material</w:t>
            </w:r>
          </w:p>
          <w:p w14:paraId="1C94EB67" w14:textId="77777777" w:rsidR="001A20E6" w:rsidRDefault="00000000">
            <w:pPr>
              <w:pStyle w:val="TableCellResourceItem"/>
            </w:pPr>
            <w:r>
              <w:t>• Mains Workbook</w:t>
            </w:r>
          </w:p>
          <w:p w14:paraId="1817881E" w14:textId="77777777" w:rsidR="001A20E6" w:rsidRDefault="00000000">
            <w:pPr>
              <w:pStyle w:val="TableCellResourceItem"/>
            </w:pPr>
            <w:r>
              <w:t>• La Excellence Rural Sociology Material</w:t>
            </w:r>
          </w:p>
          <w:p w14:paraId="59CD9521" w14:textId="77777777" w:rsidR="001A20E6" w:rsidRDefault="00000000">
            <w:pPr>
              <w:pStyle w:val="TableCellResourceItem"/>
            </w:pPr>
            <w:r>
              <w:t>• Mains Workbook</w:t>
            </w:r>
          </w:p>
          <w:p w14:paraId="3EDEEF9A" w14:textId="77777777" w:rsidR="001A20E6" w:rsidRDefault="00000000">
            <w:pPr>
              <w:pStyle w:val="TableCellResourceItem"/>
            </w:pPr>
            <w:r>
              <w:t>• La Excellence Social Movements Material</w:t>
            </w:r>
          </w:p>
          <w:p w14:paraId="099AADE8" w14:textId="77777777" w:rsidR="001A20E6" w:rsidRDefault="00000000">
            <w:pPr>
              <w:pStyle w:val="TableCellResourceItem"/>
            </w:pPr>
            <w:r>
              <w:t>• Mains Workbook</w:t>
            </w:r>
          </w:p>
          <w:p w14:paraId="0E0E5149" w14:textId="77777777" w:rsidR="001A20E6" w:rsidRDefault="00000000">
            <w:pPr>
              <w:pStyle w:val="TableCellResourceItem"/>
            </w:pPr>
            <w:r>
              <w:t>• La Excellence Sociology of Health Material</w:t>
            </w:r>
          </w:p>
          <w:p w14:paraId="5651133E" w14:textId="77777777" w:rsidR="001A20E6" w:rsidRDefault="00000000">
            <w:pPr>
              <w:pStyle w:val="TableCellResourceItem"/>
            </w:pPr>
            <w:r>
              <w:t>• Mains Workbook</w:t>
            </w:r>
          </w:p>
          <w:p w14:paraId="7F5C146D" w14:textId="77777777" w:rsidR="001A20E6" w:rsidRDefault="00000000">
            <w:pPr>
              <w:pStyle w:val="TableCellResourceItem"/>
            </w:pPr>
            <w:r>
              <w:t>• La Excellence Sociology of Law Material</w:t>
            </w:r>
          </w:p>
          <w:p w14:paraId="0A8890D0" w14:textId="77777777" w:rsidR="001A20E6" w:rsidRDefault="00000000">
            <w:pPr>
              <w:pStyle w:val="TableCellResourceItem"/>
            </w:pPr>
            <w:r>
              <w:t>• Mains Workbook</w:t>
            </w:r>
          </w:p>
          <w:p w14:paraId="34282EBD" w14:textId="77777777" w:rsidR="001A20E6" w:rsidRDefault="00000000">
            <w:pPr>
              <w:pStyle w:val="TableCellResourceItem"/>
            </w:pPr>
            <w:r>
              <w:t>• La Excellence Sociology of Media Material</w:t>
            </w:r>
          </w:p>
          <w:p w14:paraId="0495E4D3" w14:textId="77777777" w:rsidR="001A20E6" w:rsidRDefault="00000000">
            <w:pPr>
              <w:pStyle w:val="TableCellResourceItem"/>
            </w:pPr>
            <w:r>
              <w:t>• Mains Workbook</w:t>
            </w:r>
          </w:p>
          <w:p w14:paraId="0578362B" w14:textId="77777777" w:rsidR="001A20E6" w:rsidRDefault="00000000">
            <w:pPr>
              <w:pStyle w:val="TableCellResourceItem"/>
            </w:pPr>
            <w:r>
              <w:t>• La Excellence Sociology of Science Material</w:t>
            </w:r>
          </w:p>
          <w:p w14:paraId="6FC2B5FB" w14:textId="77777777" w:rsidR="001A20E6" w:rsidRDefault="00000000">
            <w:pPr>
              <w:pStyle w:val="TableCellResourceItem"/>
            </w:pPr>
            <w:r>
              <w:t>• Mains Workbook</w:t>
            </w:r>
          </w:p>
          <w:p w14:paraId="1BCC5E63" w14:textId="77777777" w:rsidR="001A20E6" w:rsidRDefault="00000000">
            <w:pPr>
              <w:pStyle w:val="TableCellResourceItem"/>
            </w:pPr>
            <w:r>
              <w:t>• La Excellence Sociology of Environment Material</w:t>
            </w:r>
          </w:p>
          <w:p w14:paraId="0A4DCDB7" w14:textId="77777777" w:rsidR="001A20E6" w:rsidRDefault="00000000">
            <w:pPr>
              <w:pStyle w:val="TableCellResourceItem"/>
            </w:pPr>
            <w:r>
              <w:t>• Mains Workbook</w:t>
            </w:r>
          </w:p>
          <w:p w14:paraId="65D99F79" w14:textId="77777777" w:rsidR="001A20E6" w:rsidRDefault="00000000">
            <w:pPr>
              <w:pStyle w:val="TableCellResourceItem"/>
            </w:pPr>
            <w:r>
              <w:t>• La Excellence Sociology of Globalization Material</w:t>
            </w:r>
          </w:p>
          <w:p w14:paraId="68C7D56C" w14:textId="77777777" w:rsidR="001A20E6" w:rsidRDefault="00000000">
            <w:pPr>
              <w:pStyle w:val="TableCellResourceItem"/>
            </w:pPr>
            <w:r>
              <w:t>• Mains Workbook</w:t>
            </w:r>
          </w:p>
          <w:p w14:paraId="555382B9" w14:textId="77777777" w:rsidR="001A20E6" w:rsidRDefault="00000000">
            <w:pPr>
              <w:pStyle w:val="TableCellResourceItem"/>
            </w:pPr>
            <w:r>
              <w:t>• La Excellence Sociology of Work Material</w:t>
            </w:r>
          </w:p>
          <w:p w14:paraId="7FCAE206" w14:textId="77777777" w:rsidR="001A20E6" w:rsidRDefault="00000000">
            <w:pPr>
              <w:pStyle w:val="TableCellResourceItem"/>
            </w:pPr>
            <w:r>
              <w:t>• Mains Workbook</w:t>
            </w:r>
          </w:p>
          <w:p w14:paraId="254DF2D2" w14:textId="77777777" w:rsidR="001A20E6" w:rsidRDefault="00000000">
            <w:pPr>
              <w:pStyle w:val="TableCellCategoryTitle"/>
            </w:pPr>
            <w:r>
              <w:t>📰 Current Affairs</w:t>
            </w:r>
          </w:p>
          <w:p w14:paraId="3A6938AF" w14:textId="77777777" w:rsidR="001A20E6" w:rsidRDefault="00000000">
            <w:pPr>
              <w:pStyle w:val="TableCellResourceItem"/>
            </w:pPr>
            <w:r>
              <w:t>• Indian Sociological Review</w:t>
            </w:r>
          </w:p>
          <w:p w14:paraId="71B0559B" w14:textId="77777777" w:rsidR="001A20E6" w:rsidRDefault="00000000">
            <w:pPr>
              <w:pStyle w:val="TableCellResourceItem"/>
            </w:pPr>
            <w:r>
              <w:t>• Economic and Political Weekly (EPW)</w:t>
            </w:r>
          </w:p>
          <w:p w14:paraId="14D118D1" w14:textId="77777777" w:rsidR="001A20E6" w:rsidRDefault="00000000">
            <w:pPr>
              <w:pStyle w:val="TableCellResourceItem"/>
            </w:pPr>
            <w:r>
              <w:t>• Newspapers (The Hindu, Indian Express - Social issues)</w:t>
            </w:r>
          </w:p>
          <w:p w14:paraId="34B1C6FE" w14:textId="77777777" w:rsidR="001A20E6" w:rsidRDefault="00000000">
            <w:pPr>
              <w:pStyle w:val="TableCellResourceItem"/>
            </w:pPr>
            <w:r>
              <w:t>• Yojana Magazine</w:t>
            </w:r>
          </w:p>
          <w:p w14:paraId="232BD98A" w14:textId="77777777" w:rsidR="001A20E6" w:rsidRDefault="00000000">
            <w:pPr>
              <w:pStyle w:val="TableCellResourceItem"/>
            </w:pPr>
            <w:r>
              <w:t>• Kurukshetra Magazine</w:t>
            </w:r>
          </w:p>
          <w:p w14:paraId="64453FBF" w14:textId="77777777" w:rsidR="001A20E6" w:rsidRDefault="00000000">
            <w:pPr>
              <w:pStyle w:val="TableCellResourceItem"/>
            </w:pPr>
            <w:r>
              <w:t>• Social Watch India Reports</w:t>
            </w:r>
          </w:p>
          <w:p w14:paraId="4FAB8091" w14:textId="77777777" w:rsidR="001A20E6" w:rsidRDefault="00000000">
            <w:pPr>
              <w:pStyle w:val="TableCellResourceItem"/>
            </w:pPr>
            <w:r>
              <w:t>• NSSO Reports</w:t>
            </w:r>
          </w:p>
          <w:p w14:paraId="01701006" w14:textId="77777777" w:rsidR="001A20E6" w:rsidRDefault="00000000">
            <w:pPr>
              <w:pStyle w:val="TableCellResourceItem"/>
            </w:pPr>
            <w:r>
              <w:t>• NFHS Reports</w:t>
            </w:r>
          </w:p>
          <w:p w14:paraId="43236562" w14:textId="77777777" w:rsidR="001A20E6" w:rsidRDefault="00000000">
            <w:pPr>
              <w:pStyle w:val="TableCellResourceItem"/>
            </w:pPr>
            <w:r>
              <w:t>• EPW Articles on Indian Society</w:t>
            </w:r>
          </w:p>
          <w:p w14:paraId="3FF54B13" w14:textId="77777777" w:rsidR="001A20E6" w:rsidRDefault="00000000">
            <w:pPr>
              <w:pStyle w:val="TableCellResourceItem"/>
            </w:pPr>
            <w:r>
              <w:t>• Census Reports</w:t>
            </w:r>
          </w:p>
          <w:p w14:paraId="404E017A" w14:textId="77777777" w:rsidR="001A20E6" w:rsidRDefault="00000000">
            <w:pPr>
              <w:pStyle w:val="TableCellResourceItem"/>
            </w:pPr>
            <w:r>
              <w:t>• Social Development Reports</w:t>
            </w:r>
          </w:p>
          <w:p w14:paraId="0B9B7C8A" w14:textId="77777777" w:rsidR="001A20E6" w:rsidRDefault="00000000">
            <w:pPr>
              <w:pStyle w:val="TableCellResourceItem"/>
            </w:pPr>
            <w:r>
              <w:t>• Planning Commission Reports</w:t>
            </w:r>
          </w:p>
          <w:p w14:paraId="67057E17" w14:textId="77777777" w:rsidR="001A20E6" w:rsidRDefault="00000000">
            <w:pPr>
              <w:pStyle w:val="TableCellResourceItem"/>
            </w:pPr>
            <w:r>
              <w:t>• NITI Aayog Reports</w:t>
            </w:r>
          </w:p>
          <w:p w14:paraId="58C32EE4" w14:textId="77777777" w:rsidR="001A20E6" w:rsidRDefault="00000000">
            <w:pPr>
              <w:pStyle w:val="TableCellResourceItem"/>
            </w:pPr>
            <w:r>
              <w:t>• World Bank Reports on India</w:t>
            </w:r>
          </w:p>
          <w:p w14:paraId="52EAC84E" w14:textId="77777777" w:rsidR="001A20E6" w:rsidRDefault="00000000">
            <w:pPr>
              <w:pStyle w:val="TableCellResourceItem"/>
            </w:pPr>
            <w:r>
              <w:t>• Religious Demographics Reports</w:t>
            </w:r>
          </w:p>
          <w:p w14:paraId="14132C42" w14:textId="77777777" w:rsidR="001A20E6" w:rsidRDefault="00000000">
            <w:pPr>
              <w:pStyle w:val="TableCellResourceItem"/>
            </w:pPr>
            <w:r>
              <w:t>• Minority Commission Reports</w:t>
            </w:r>
          </w:p>
          <w:p w14:paraId="3E95A43D" w14:textId="77777777" w:rsidR="001A20E6" w:rsidRDefault="00000000">
            <w:pPr>
              <w:pStyle w:val="TableCellResourceItem"/>
            </w:pPr>
            <w:r>
              <w:t>• ASER Reports</w:t>
            </w:r>
          </w:p>
          <w:p w14:paraId="0DCA7DD9" w14:textId="77777777" w:rsidR="001A20E6" w:rsidRDefault="00000000">
            <w:pPr>
              <w:pStyle w:val="TableCellResourceItem"/>
            </w:pPr>
            <w:r>
              <w:t>• NEP 2020</w:t>
            </w:r>
          </w:p>
          <w:p w14:paraId="2C4A9E76" w14:textId="77777777" w:rsidR="001A20E6" w:rsidRDefault="00000000">
            <w:pPr>
              <w:pStyle w:val="TableCellResourceItem"/>
            </w:pPr>
            <w:r>
              <w:t>• Education Statistics Reports</w:t>
            </w:r>
          </w:p>
          <w:p w14:paraId="45ADEA49" w14:textId="77777777" w:rsidR="001A20E6" w:rsidRDefault="00000000">
            <w:pPr>
              <w:pStyle w:val="TableCellResourceItem"/>
            </w:pPr>
            <w:r>
              <w:t>• Sachar Committee Report</w:t>
            </w:r>
          </w:p>
          <w:p w14:paraId="3C01CF0E" w14:textId="77777777" w:rsidR="001A20E6" w:rsidRDefault="00000000">
            <w:pPr>
              <w:pStyle w:val="TableCellResourceItem"/>
            </w:pPr>
            <w:r>
              <w:t>• Mandal Commission Report</w:t>
            </w:r>
          </w:p>
          <w:p w14:paraId="2C713271" w14:textId="77777777" w:rsidR="001A20E6" w:rsidRDefault="00000000">
            <w:pPr>
              <w:pStyle w:val="TableCellResourceItem"/>
            </w:pPr>
            <w:r>
              <w:t>• Caste Census Data</w:t>
            </w:r>
          </w:p>
          <w:p w14:paraId="0DA8D12D" w14:textId="77777777" w:rsidR="001A20E6" w:rsidRDefault="00000000">
            <w:pPr>
              <w:pStyle w:val="TableCellResourceItem"/>
            </w:pPr>
            <w:r>
              <w:t>• Gender Budget Reports</w:t>
            </w:r>
          </w:p>
          <w:p w14:paraId="206D60B3" w14:textId="77777777" w:rsidR="001A20E6" w:rsidRDefault="00000000">
            <w:pPr>
              <w:pStyle w:val="TableCellResourceItem"/>
            </w:pPr>
            <w:r>
              <w:t>• Women and Child Development Ministry Reports</w:t>
            </w:r>
          </w:p>
          <w:p w14:paraId="1F237318" w14:textId="77777777" w:rsidR="001A20E6" w:rsidRDefault="00000000">
            <w:pPr>
              <w:pStyle w:val="TableCellResourceItem"/>
            </w:pPr>
            <w:r>
              <w:t>• NFHS Gender Data</w:t>
            </w:r>
          </w:p>
          <w:p w14:paraId="2E031ECF" w14:textId="77777777" w:rsidR="001A20E6" w:rsidRDefault="00000000">
            <w:pPr>
              <w:pStyle w:val="TableCellResourceItem"/>
            </w:pPr>
            <w:r>
              <w:t>• Census Urban Data</w:t>
            </w:r>
          </w:p>
          <w:p w14:paraId="48C1C2CA" w14:textId="77777777" w:rsidR="001A20E6" w:rsidRDefault="00000000">
            <w:pPr>
              <w:pStyle w:val="TableCellResourceItem"/>
            </w:pPr>
            <w:r>
              <w:t>• Smart Cities Mission Reports</w:t>
            </w:r>
          </w:p>
          <w:p w14:paraId="4C5AA62F" w14:textId="77777777" w:rsidR="001A20E6" w:rsidRDefault="00000000">
            <w:pPr>
              <w:pStyle w:val="TableCellResourceItem"/>
            </w:pPr>
            <w:r>
              <w:t>• Urban Development Ministry Reports</w:t>
            </w:r>
          </w:p>
          <w:p w14:paraId="4CA63B01" w14:textId="77777777" w:rsidR="001A20E6" w:rsidRDefault="00000000">
            <w:pPr>
              <w:pStyle w:val="TableCellResourceItem"/>
            </w:pPr>
            <w:r>
              <w:t>• Rural Development Ministry Reports</w:t>
            </w:r>
          </w:p>
          <w:p w14:paraId="20327EB7" w14:textId="77777777" w:rsidR="001A20E6" w:rsidRDefault="00000000">
            <w:pPr>
              <w:pStyle w:val="TableCellResourceItem"/>
            </w:pPr>
            <w:r>
              <w:t>• MGNREGA Reports</w:t>
            </w:r>
          </w:p>
          <w:p w14:paraId="4C33F4CB" w14:textId="77777777" w:rsidR="001A20E6" w:rsidRDefault="00000000">
            <w:pPr>
              <w:pStyle w:val="TableCellResourceItem"/>
            </w:pPr>
            <w:r>
              <w:t>• Panchayati Raj Statistics</w:t>
            </w:r>
          </w:p>
          <w:p w14:paraId="0042E013" w14:textId="77777777" w:rsidR="001A20E6" w:rsidRDefault="00000000">
            <w:pPr>
              <w:pStyle w:val="TableCellResourceItem"/>
            </w:pPr>
            <w:r>
              <w:t>• Social Movement Case Studies</w:t>
            </w:r>
          </w:p>
          <w:p w14:paraId="209AE197" w14:textId="77777777" w:rsidR="001A20E6" w:rsidRDefault="00000000">
            <w:pPr>
              <w:pStyle w:val="TableCellResourceItem"/>
            </w:pPr>
            <w:r>
              <w:t>• Civil Society Reports</w:t>
            </w:r>
          </w:p>
          <w:p w14:paraId="70CD2988" w14:textId="77777777" w:rsidR="001A20E6" w:rsidRDefault="00000000">
            <w:pPr>
              <w:pStyle w:val="TableCellResourceItem"/>
            </w:pPr>
            <w:r>
              <w:t>• Human Rights Reports</w:t>
            </w:r>
          </w:p>
          <w:p w14:paraId="09BF402B" w14:textId="77777777" w:rsidR="001A20E6" w:rsidRDefault="00000000">
            <w:pPr>
              <w:pStyle w:val="TableCellResourceItem"/>
            </w:pPr>
            <w:r>
              <w:t>• Health Ministry Reports</w:t>
            </w:r>
          </w:p>
          <w:p w14:paraId="090D6B8B" w14:textId="77777777" w:rsidR="001A20E6" w:rsidRDefault="00000000">
            <w:pPr>
              <w:pStyle w:val="TableCellResourceItem"/>
            </w:pPr>
            <w:r>
              <w:t>• WHO Reports on India</w:t>
            </w:r>
          </w:p>
          <w:p w14:paraId="62E376A1" w14:textId="77777777" w:rsidR="001A20E6" w:rsidRDefault="00000000">
            <w:pPr>
              <w:pStyle w:val="TableCellResourceItem"/>
            </w:pPr>
            <w:r>
              <w:t>• Ayushman Bharat Reports</w:t>
            </w:r>
          </w:p>
          <w:p w14:paraId="4B4AF519" w14:textId="77777777" w:rsidR="001A20E6" w:rsidRDefault="00000000">
            <w:pPr>
              <w:pStyle w:val="TableCellResourceItem"/>
            </w:pPr>
            <w:r>
              <w:t>• Law Commission Reports</w:t>
            </w:r>
          </w:p>
          <w:p w14:paraId="15A9AE87" w14:textId="77777777" w:rsidR="001A20E6" w:rsidRDefault="00000000">
            <w:pPr>
              <w:pStyle w:val="TableCellResourceItem"/>
            </w:pPr>
            <w:r>
              <w:t>• Supreme Court Judgments</w:t>
            </w:r>
          </w:p>
          <w:p w14:paraId="299940D8" w14:textId="77777777" w:rsidR="001A20E6" w:rsidRDefault="00000000">
            <w:pPr>
              <w:pStyle w:val="TableCellResourceItem"/>
            </w:pPr>
            <w:r>
              <w:t>• Legal Aid Reports</w:t>
            </w:r>
          </w:p>
          <w:p w14:paraId="7759631A" w14:textId="77777777" w:rsidR="001A20E6" w:rsidRDefault="00000000">
            <w:pPr>
              <w:pStyle w:val="TableCellResourceItem"/>
            </w:pPr>
            <w:r>
              <w:t>• Media Reports</w:t>
            </w:r>
          </w:p>
          <w:p w14:paraId="3B3BC4F9" w14:textId="77777777" w:rsidR="001A20E6" w:rsidRDefault="00000000">
            <w:pPr>
              <w:pStyle w:val="TableCellResourceItem"/>
            </w:pPr>
            <w:r>
              <w:t>• Broadcasting Ministry Reports</w:t>
            </w:r>
          </w:p>
          <w:p w14:paraId="7F0046EA" w14:textId="77777777" w:rsidR="001A20E6" w:rsidRDefault="00000000">
            <w:pPr>
              <w:pStyle w:val="TableCellResourceItem"/>
            </w:pPr>
            <w:r>
              <w:t>• Social Media Impact Studies</w:t>
            </w:r>
          </w:p>
          <w:p w14:paraId="48AD83A1" w14:textId="77777777" w:rsidR="001A20E6" w:rsidRDefault="00000000">
            <w:pPr>
              <w:pStyle w:val="TableCellResourceItem"/>
            </w:pPr>
            <w:r>
              <w:t>• Science and Technology Ministry Reports</w:t>
            </w:r>
          </w:p>
          <w:p w14:paraId="439FA4A9" w14:textId="77777777" w:rsidR="001A20E6" w:rsidRDefault="00000000">
            <w:pPr>
              <w:pStyle w:val="TableCellResourceItem"/>
            </w:pPr>
            <w:r>
              <w:t>• ISRO Reports</w:t>
            </w:r>
          </w:p>
          <w:p w14:paraId="5E7CB3D2" w14:textId="77777777" w:rsidR="001A20E6" w:rsidRDefault="00000000">
            <w:pPr>
              <w:pStyle w:val="TableCellResourceItem"/>
            </w:pPr>
            <w:r>
              <w:t>• Digital India Reports</w:t>
            </w:r>
          </w:p>
          <w:p w14:paraId="710B639E" w14:textId="77777777" w:rsidR="001A20E6" w:rsidRDefault="00000000">
            <w:pPr>
              <w:pStyle w:val="TableCellResourceItem"/>
            </w:pPr>
            <w:r>
              <w:t>• Environment Ministry Reports</w:t>
            </w:r>
          </w:p>
          <w:p w14:paraId="5CF9868E" w14:textId="77777777" w:rsidR="001A20E6" w:rsidRDefault="00000000">
            <w:pPr>
              <w:pStyle w:val="TableCellResourceItem"/>
            </w:pPr>
            <w:r>
              <w:t>• Climate Change Reports</w:t>
            </w:r>
          </w:p>
          <w:p w14:paraId="6BABCD79" w14:textId="77777777" w:rsidR="001A20E6" w:rsidRDefault="00000000">
            <w:pPr>
              <w:pStyle w:val="TableCellResourceItem"/>
            </w:pPr>
            <w:r>
              <w:t>• Sustainable Development Reports</w:t>
            </w:r>
          </w:p>
          <w:p w14:paraId="38F69DA2" w14:textId="77777777" w:rsidR="001A20E6" w:rsidRDefault="00000000">
            <w:pPr>
              <w:pStyle w:val="TableCellResourceItem"/>
            </w:pPr>
            <w:r>
              <w:t>• WTO Reports</w:t>
            </w:r>
          </w:p>
          <w:p w14:paraId="680A214C" w14:textId="77777777" w:rsidR="001A20E6" w:rsidRDefault="00000000">
            <w:pPr>
              <w:pStyle w:val="TableCellResourceItem"/>
            </w:pPr>
            <w:r>
              <w:t>• Globalization Impact Studies</w:t>
            </w:r>
          </w:p>
          <w:p w14:paraId="67AC4B74" w14:textId="77777777" w:rsidR="001A20E6" w:rsidRDefault="00000000">
            <w:pPr>
              <w:pStyle w:val="TableCellResourceItem"/>
            </w:pPr>
            <w:r>
              <w:t>• International Migration Reports</w:t>
            </w:r>
          </w:p>
          <w:p w14:paraId="57D7A217" w14:textId="77777777" w:rsidR="001A20E6" w:rsidRDefault="00000000">
            <w:pPr>
              <w:pStyle w:val="TableCellResourceItem"/>
            </w:pPr>
            <w:r>
              <w:t>• Labor Ministry Reports</w:t>
            </w:r>
          </w:p>
          <w:p w14:paraId="06723D5A" w14:textId="77777777" w:rsidR="001A20E6" w:rsidRDefault="00000000">
            <w:pPr>
              <w:pStyle w:val="TableCellResourceItem"/>
            </w:pPr>
            <w:r>
              <w:t>• Industrial Relations Reports</w:t>
            </w:r>
          </w:p>
          <w:p w14:paraId="67A855DF"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3FF34459" w14:textId="77777777" w:rsidR="001A20E6" w:rsidRDefault="00000000">
            <w:pPr>
              <w:pStyle w:val="TableCellSubjectName"/>
            </w:pPr>
            <w:r>
              <w:t>History-Art and Culture</w:t>
            </w:r>
          </w:p>
          <w:p w14:paraId="7291D93B" w14:textId="77777777" w:rsidR="001A20E6" w:rsidRDefault="00000000">
            <w:pPr>
              <w:pStyle w:val="TableCellCategoryTitle"/>
            </w:pPr>
            <w:r>
              <w:t>📝 Practice Materials</w:t>
            </w:r>
          </w:p>
          <w:p w14:paraId="60479089" w14:textId="77777777" w:rsidR="001A20E6" w:rsidRDefault="00000000">
            <w:pPr>
              <w:pStyle w:val="TableCellResourceItem"/>
            </w:pPr>
            <w:r>
              <w:t>• La Excellence Art &amp; Culture Material</w:t>
            </w:r>
          </w:p>
          <w:p w14:paraId="3480CB63" w14:textId="77777777" w:rsidR="001A20E6" w:rsidRDefault="00000000">
            <w:pPr>
              <w:pStyle w:val="TableCellResourceItem"/>
            </w:pPr>
            <w:r>
              <w:t>• Prelims &amp; Mains Workbooks</w:t>
            </w:r>
          </w:p>
          <w:p w14:paraId="4C0752DB" w14:textId="77777777" w:rsidR="001A20E6" w:rsidRDefault="00000000">
            <w:pPr>
              <w:pStyle w:val="TableCellCategoryTitle"/>
            </w:pPr>
            <w:r>
              <w:t>📰 Current Affairs</w:t>
            </w:r>
          </w:p>
          <w:p w14:paraId="500276BF" w14:textId="77777777" w:rsidR="001A20E6" w:rsidRDefault="00000000">
            <w:pPr>
              <w:pStyle w:val="TableCellResourceItem"/>
            </w:pPr>
            <w:r>
              <w:t>• Newspapers (CA on art awards, festivals, heritage)</w:t>
            </w:r>
          </w:p>
        </w:tc>
      </w:tr>
      <w:tr w:rsidR="001A20E6" w14:paraId="472AD33E" w14:textId="77777777">
        <w:tc>
          <w:tcPr>
            <w:tcW w:w="1650" w:type="pct"/>
            <w:tcBorders>
              <w:bottom w:val="single" w:sz="2" w:space="0" w:color="D1D5DB"/>
              <w:right w:val="single" w:sz="2" w:space="0" w:color="D1D5DB"/>
            </w:tcBorders>
            <w:tcMar>
              <w:top w:w="200" w:type="dxa"/>
              <w:left w:w="150" w:type="dxa"/>
              <w:bottom w:w="200" w:type="dxa"/>
              <w:right w:w="150" w:type="dxa"/>
            </w:tcMar>
          </w:tcPr>
          <w:p w14:paraId="4E7C79FE" w14:textId="77777777" w:rsidR="001A20E6" w:rsidRDefault="00000000">
            <w:pPr>
              <w:pStyle w:val="TableCellSubjectName"/>
            </w:pPr>
            <w:r>
              <w:t>History-World</w:t>
            </w:r>
          </w:p>
          <w:p w14:paraId="1860DA3F" w14:textId="77777777" w:rsidR="001A20E6" w:rsidRDefault="00000000">
            <w:pPr>
              <w:pStyle w:val="TableCellCategoryTitle"/>
            </w:pPr>
            <w:r>
              <w:t>📝 Practice Materials</w:t>
            </w:r>
          </w:p>
          <w:p w14:paraId="56A1559D" w14:textId="77777777" w:rsidR="001A20E6" w:rsidRDefault="00000000">
            <w:pPr>
              <w:pStyle w:val="TableCellResourceItem"/>
            </w:pPr>
            <w:r>
              <w:t>• La Excellence World History Material</w:t>
            </w:r>
          </w:p>
          <w:p w14:paraId="065E40C1" w14:textId="77777777" w:rsidR="001A20E6" w:rsidRDefault="00000000">
            <w:pPr>
              <w:pStyle w:val="TableCellResourceItem"/>
            </w:pPr>
            <w:r>
              <w:t>• Mains Workbook</w:t>
            </w:r>
          </w:p>
          <w:p w14:paraId="68E6E1FC" w14:textId="77777777" w:rsidR="001A20E6" w:rsidRDefault="00000000">
            <w:pPr>
              <w:pStyle w:val="TableCellCategoryTitle"/>
            </w:pPr>
            <w:r>
              <w:t>📰 Current Affairs</w:t>
            </w:r>
          </w:p>
          <w:p w14:paraId="7C787163"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33A2D1EF" w14:textId="77777777" w:rsidR="001A20E6" w:rsidRDefault="00000000">
            <w:pPr>
              <w:pStyle w:val="TableCellSubjectName"/>
            </w:pPr>
            <w:r>
              <w:t>History-Post Independent India</w:t>
            </w:r>
          </w:p>
          <w:p w14:paraId="085C981E" w14:textId="77777777" w:rsidR="001A20E6" w:rsidRDefault="00000000">
            <w:pPr>
              <w:pStyle w:val="TableCellCategoryTitle"/>
            </w:pPr>
            <w:r>
              <w:t>📝 Practice Materials</w:t>
            </w:r>
          </w:p>
          <w:p w14:paraId="634465A7" w14:textId="77777777" w:rsidR="001A20E6" w:rsidRDefault="00000000">
            <w:pPr>
              <w:pStyle w:val="TableCellResourceItem"/>
            </w:pPr>
            <w:r>
              <w:t>• La Excellence Post-Independence Material</w:t>
            </w:r>
          </w:p>
          <w:p w14:paraId="51FC9EB2" w14:textId="77777777" w:rsidR="001A20E6" w:rsidRDefault="00000000">
            <w:pPr>
              <w:pStyle w:val="TableCellResourceItem"/>
            </w:pPr>
            <w:r>
              <w:t>• Mains Workbook</w:t>
            </w:r>
          </w:p>
          <w:p w14:paraId="6360E323" w14:textId="77777777" w:rsidR="001A20E6" w:rsidRDefault="00000000">
            <w:pPr>
              <w:pStyle w:val="TableCellCategoryTitle"/>
            </w:pPr>
            <w:r>
              <w:t>📰 Current Affairs</w:t>
            </w:r>
          </w:p>
          <w:p w14:paraId="16F692B4"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0C66C6D4" w14:textId="77777777" w:rsidR="001A20E6" w:rsidRDefault="00000000">
            <w:pPr>
              <w:pStyle w:val="TableCellSubjectName"/>
            </w:pPr>
            <w:r>
              <w:t>Geography</w:t>
            </w:r>
          </w:p>
          <w:p w14:paraId="5DE678C6" w14:textId="77777777" w:rsidR="001A20E6" w:rsidRDefault="00000000">
            <w:pPr>
              <w:pStyle w:val="TableCellCategoryTitle"/>
            </w:pPr>
            <w:r>
              <w:t>📝 Practice Materials</w:t>
            </w:r>
          </w:p>
          <w:p w14:paraId="6DB421E3" w14:textId="77777777" w:rsidR="001A20E6" w:rsidRDefault="00000000">
            <w:pPr>
              <w:pStyle w:val="TableCellResourceItem"/>
            </w:pPr>
            <w:r>
              <w:t>• La Excellence Geography Material</w:t>
            </w:r>
          </w:p>
          <w:p w14:paraId="3284F920" w14:textId="77777777" w:rsidR="001A20E6" w:rsidRDefault="00000000">
            <w:pPr>
              <w:pStyle w:val="TableCellResourceItem"/>
            </w:pPr>
            <w:r>
              <w:t>• Mains RRP + Prelims RRP</w:t>
            </w:r>
          </w:p>
          <w:p w14:paraId="32561D9D" w14:textId="77777777" w:rsidR="001A20E6" w:rsidRDefault="00000000">
            <w:pPr>
              <w:pStyle w:val="TableCellResourceItem"/>
            </w:pPr>
            <w:r>
              <w:t>• Prelims &amp; Mains Workbooks</w:t>
            </w:r>
          </w:p>
          <w:p w14:paraId="2CBAD379" w14:textId="77777777" w:rsidR="001A20E6" w:rsidRDefault="00000000">
            <w:pPr>
              <w:pStyle w:val="TableCellCategoryTitle"/>
            </w:pPr>
            <w:r>
              <w:t>📰 Current Affairs</w:t>
            </w:r>
          </w:p>
          <w:p w14:paraId="164F8EB8" w14:textId="77777777" w:rsidR="001A20E6" w:rsidRDefault="00000000">
            <w:pPr>
              <w:pStyle w:val="TableCellResourceItem"/>
            </w:pPr>
            <w:r>
              <w:t>• Atlas (Orient Blackswan)</w:t>
            </w:r>
          </w:p>
          <w:p w14:paraId="0522E072" w14:textId="77777777" w:rsidR="001A20E6" w:rsidRDefault="00000000">
            <w:pPr>
              <w:pStyle w:val="TableCellResourceItem"/>
            </w:pPr>
            <w:r>
              <w:t>• Newspapers (The Hindu – Env/Geo pages)</w:t>
            </w:r>
          </w:p>
          <w:p w14:paraId="2609205A" w14:textId="77777777" w:rsidR="001A20E6" w:rsidRDefault="00000000">
            <w:pPr>
              <w:pStyle w:val="TableCellResourceItem"/>
            </w:pPr>
            <w:r>
              <w:t>• Down to Earth</w:t>
            </w:r>
          </w:p>
        </w:tc>
      </w:tr>
      <w:tr w:rsidR="001A20E6" w14:paraId="481EF03A" w14:textId="77777777">
        <w:tc>
          <w:tcPr>
            <w:tcW w:w="1650" w:type="pct"/>
            <w:tcBorders>
              <w:bottom w:val="single" w:sz="2" w:space="0" w:color="D1D5DB"/>
              <w:right w:val="single" w:sz="2" w:space="0" w:color="D1D5DB"/>
            </w:tcBorders>
            <w:tcMar>
              <w:top w:w="200" w:type="dxa"/>
              <w:left w:w="150" w:type="dxa"/>
              <w:bottom w:w="200" w:type="dxa"/>
              <w:right w:w="150" w:type="dxa"/>
            </w:tcMar>
          </w:tcPr>
          <w:p w14:paraId="50F6D45A" w14:textId="77777777" w:rsidR="001A20E6" w:rsidRDefault="00000000">
            <w:pPr>
              <w:pStyle w:val="TableCellSubjectName"/>
            </w:pPr>
            <w:r>
              <w:t>Environment, Ecology and Disaster Management</w:t>
            </w:r>
          </w:p>
          <w:p w14:paraId="283D70F1" w14:textId="77777777" w:rsidR="001A20E6" w:rsidRDefault="00000000">
            <w:pPr>
              <w:pStyle w:val="TableCellCategoryTitle"/>
            </w:pPr>
            <w:r>
              <w:t>📝 Practice Materials</w:t>
            </w:r>
          </w:p>
          <w:p w14:paraId="582284C6" w14:textId="77777777" w:rsidR="001A20E6" w:rsidRDefault="00000000">
            <w:pPr>
              <w:pStyle w:val="TableCellResourceItem"/>
            </w:pPr>
            <w:r>
              <w:t>• La Excellence Environment Material</w:t>
            </w:r>
          </w:p>
          <w:p w14:paraId="3F4C74C0" w14:textId="77777777" w:rsidR="001A20E6" w:rsidRDefault="00000000">
            <w:pPr>
              <w:pStyle w:val="TableCellResourceItem"/>
            </w:pPr>
            <w:r>
              <w:t>• Prelims &amp; Mains Workbooks</w:t>
            </w:r>
          </w:p>
          <w:p w14:paraId="7327B4E6" w14:textId="77777777" w:rsidR="001A20E6" w:rsidRDefault="00000000">
            <w:pPr>
              <w:pStyle w:val="TableCellResourceItem"/>
            </w:pPr>
            <w:r>
              <w:t>• La Excellence DM Material</w:t>
            </w:r>
          </w:p>
          <w:p w14:paraId="5553E2E0" w14:textId="77777777" w:rsidR="001A20E6" w:rsidRDefault="00000000">
            <w:pPr>
              <w:pStyle w:val="TableCellResourceItem"/>
            </w:pPr>
            <w:r>
              <w:t>• Prelims &amp; Mains Workbooks</w:t>
            </w:r>
          </w:p>
          <w:p w14:paraId="0E3386DE" w14:textId="77777777" w:rsidR="001A20E6" w:rsidRDefault="00000000">
            <w:pPr>
              <w:pStyle w:val="TableCellCategoryTitle"/>
            </w:pPr>
            <w:r>
              <w:t>📰 Current Affairs</w:t>
            </w:r>
          </w:p>
          <w:p w14:paraId="69C99DCE" w14:textId="77777777" w:rsidR="001A20E6" w:rsidRDefault="00000000">
            <w:pPr>
              <w:pStyle w:val="TableCellResourceItem"/>
            </w:pPr>
            <w:r>
              <w:t>• Down to Earth</w:t>
            </w:r>
          </w:p>
          <w:p w14:paraId="76B7D9A6" w14:textId="77777777" w:rsidR="001A20E6" w:rsidRDefault="00000000">
            <w:pPr>
              <w:pStyle w:val="TableCellResourceItem"/>
            </w:pPr>
            <w:r>
              <w:t>• Newspapers (The Hindu – Env, sections)</w:t>
            </w:r>
          </w:p>
          <w:p w14:paraId="0625B224" w14:textId="77777777" w:rsidR="001A20E6" w:rsidRDefault="00000000">
            <w:pPr>
              <w:pStyle w:val="TableCellResourceItem"/>
            </w:pPr>
            <w:r>
              <w:t>• Down to earth</w:t>
            </w:r>
          </w:p>
          <w:p w14:paraId="6F2FB3B7" w14:textId="77777777" w:rsidR="001A20E6" w:rsidRDefault="00000000">
            <w:pPr>
              <w:pStyle w:val="TableCellResourceItem"/>
            </w:pPr>
            <w:r>
              <w:t>• Disaster coverage – IE/The Hindu</w:t>
            </w:r>
          </w:p>
        </w:tc>
        <w:tc>
          <w:tcPr>
            <w:tcW w:w="1650" w:type="pct"/>
          </w:tcPr>
          <w:p w14:paraId="140E6CDE" w14:textId="77777777" w:rsidR="001A20E6" w:rsidRDefault="001A20E6"/>
        </w:tc>
        <w:tc>
          <w:tcPr>
            <w:tcW w:w="1650" w:type="pct"/>
          </w:tcPr>
          <w:p w14:paraId="08733E05" w14:textId="77777777" w:rsidR="001A20E6" w:rsidRDefault="001A20E6"/>
        </w:tc>
      </w:tr>
    </w:tbl>
    <w:p w14:paraId="65F2B390"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2CC53648" w14:textId="77777777">
        <w:tc>
          <w:tcPr>
            <w:tcW w:w="2500" w:type="pct"/>
            <w:tcMar>
              <w:top w:w="0" w:type="dxa"/>
              <w:left w:w="0" w:type="dxa"/>
              <w:bottom w:w="0" w:type="dxa"/>
              <w:right w:w="0" w:type="dxa"/>
            </w:tcMar>
          </w:tcPr>
          <w:p w14:paraId="2ADF9AFE" w14:textId="77777777" w:rsidR="001A20E6" w:rsidRDefault="00000000">
            <w:pPr>
              <w:pStyle w:val="WeekTitle"/>
            </w:pPr>
            <w:r>
              <w:rPr>
                <w:color w:val="BE185D"/>
              </w:rPr>
              <w:t>📅 Nov 22 - Nov 28, 2026</w:t>
            </w:r>
          </w:p>
        </w:tc>
        <w:tc>
          <w:tcPr>
            <w:tcW w:w="2500" w:type="pct"/>
            <w:tcMar>
              <w:top w:w="0" w:type="dxa"/>
              <w:left w:w="0" w:type="dxa"/>
              <w:bottom w:w="0" w:type="dxa"/>
              <w:right w:w="0" w:type="dxa"/>
            </w:tcMar>
          </w:tcPr>
          <w:p w14:paraId="5F49C987" w14:textId="77777777" w:rsidR="001A20E6" w:rsidRDefault="00000000">
            <w:pPr>
              <w:pStyle w:val="WeekCycleName"/>
            </w:pPr>
            <w:r>
              <w:rPr>
                <w:color w:val="BE185D"/>
              </w:rPr>
              <w:t>C3</w:t>
            </w:r>
          </w:p>
        </w:tc>
      </w:tr>
    </w:tbl>
    <w:p w14:paraId="24C033C3"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121C0035" w14:textId="77777777">
        <w:tc>
          <w:tcPr>
            <w:tcW w:w="700" w:type="pct"/>
            <w:shd w:val="clear" w:color="auto" w:fill="FCE7F3"/>
            <w:tcMar>
              <w:top w:w="200" w:type="dxa"/>
              <w:left w:w="100" w:type="dxa"/>
              <w:bottom w:w="200" w:type="dxa"/>
              <w:right w:w="100" w:type="dxa"/>
            </w:tcMar>
          </w:tcPr>
          <w:p w14:paraId="7C8E7DE1" w14:textId="77777777" w:rsidR="001A20E6" w:rsidRDefault="00000000">
            <w:pPr>
              <w:pStyle w:val="TableCellCalendarDayHeader"/>
            </w:pPr>
            <w:r>
              <w:rPr>
                <w:color w:val="BE185D"/>
              </w:rPr>
              <w:t>Sunday</w:t>
            </w:r>
          </w:p>
          <w:p w14:paraId="018009DE" w14:textId="77777777" w:rsidR="001A20E6" w:rsidRDefault="00000000">
            <w:pPr>
              <w:pStyle w:val="TableCellCalendarDateHeader"/>
            </w:pPr>
            <w:r>
              <w:rPr>
                <w:color w:val="BE185D"/>
              </w:rPr>
              <w:t>Nov 22</w:t>
            </w:r>
          </w:p>
          <w:p w14:paraId="28073722"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37DAD0A5" w14:textId="77777777" w:rsidR="001A20E6" w:rsidRDefault="00000000">
            <w:pPr>
              <w:pStyle w:val="TableCellCalendarDayHeader"/>
            </w:pPr>
            <w:r>
              <w:rPr>
                <w:color w:val="BE185D"/>
              </w:rPr>
              <w:t>Monday</w:t>
            </w:r>
          </w:p>
          <w:p w14:paraId="60831F3F" w14:textId="77777777" w:rsidR="001A20E6" w:rsidRDefault="00000000">
            <w:pPr>
              <w:pStyle w:val="TableCellCalendarDateHeader"/>
            </w:pPr>
            <w:r>
              <w:rPr>
                <w:color w:val="BE185D"/>
              </w:rPr>
              <w:t>Nov 23</w:t>
            </w:r>
          </w:p>
          <w:p w14:paraId="21529931"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78CBB674" w14:textId="77777777" w:rsidR="001A20E6" w:rsidRDefault="00000000">
            <w:pPr>
              <w:pStyle w:val="TableCellCalendarDayHeader"/>
            </w:pPr>
            <w:r>
              <w:rPr>
                <w:color w:val="BE185D"/>
              </w:rPr>
              <w:t>Tuesday</w:t>
            </w:r>
          </w:p>
          <w:p w14:paraId="3A236F2F" w14:textId="77777777" w:rsidR="001A20E6" w:rsidRDefault="00000000">
            <w:pPr>
              <w:pStyle w:val="TableCellCalendarDateHeader"/>
            </w:pPr>
            <w:r>
              <w:rPr>
                <w:color w:val="BE185D"/>
              </w:rPr>
              <w:t>Nov 24</w:t>
            </w:r>
          </w:p>
          <w:p w14:paraId="7C6D3F41"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06209102" w14:textId="77777777" w:rsidR="001A20E6" w:rsidRDefault="00000000">
            <w:pPr>
              <w:pStyle w:val="TableCellCalendarDayHeader"/>
            </w:pPr>
            <w:r>
              <w:rPr>
                <w:color w:val="BE185D"/>
              </w:rPr>
              <w:t>Wednesday</w:t>
            </w:r>
          </w:p>
          <w:p w14:paraId="2A67BEE3" w14:textId="77777777" w:rsidR="001A20E6" w:rsidRDefault="00000000">
            <w:pPr>
              <w:pStyle w:val="TableCellCalendarDateHeader"/>
            </w:pPr>
            <w:r>
              <w:rPr>
                <w:color w:val="BE185D"/>
              </w:rPr>
              <w:t>Nov 25</w:t>
            </w:r>
          </w:p>
          <w:p w14:paraId="6912D70A"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12D08CE7" w14:textId="77777777" w:rsidR="001A20E6" w:rsidRDefault="00000000">
            <w:pPr>
              <w:pStyle w:val="TableCellCalendarDayHeader"/>
            </w:pPr>
            <w:r>
              <w:rPr>
                <w:color w:val="BE185D"/>
              </w:rPr>
              <w:t>Thursday</w:t>
            </w:r>
          </w:p>
          <w:p w14:paraId="65BA2D77" w14:textId="77777777" w:rsidR="001A20E6" w:rsidRDefault="00000000">
            <w:pPr>
              <w:pStyle w:val="TableCellCalendarDateHeader"/>
            </w:pPr>
            <w:r>
              <w:rPr>
                <w:color w:val="BE185D"/>
              </w:rPr>
              <w:t>Nov 26</w:t>
            </w:r>
          </w:p>
          <w:p w14:paraId="326F2D3C"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6E272C10" w14:textId="77777777" w:rsidR="001A20E6" w:rsidRDefault="00000000">
            <w:pPr>
              <w:pStyle w:val="TableCellCalendarDayHeader"/>
            </w:pPr>
            <w:r>
              <w:rPr>
                <w:color w:val="BE185D"/>
              </w:rPr>
              <w:t>Friday</w:t>
            </w:r>
          </w:p>
          <w:p w14:paraId="6FD256C6" w14:textId="77777777" w:rsidR="001A20E6" w:rsidRDefault="00000000">
            <w:pPr>
              <w:pStyle w:val="TableCellCalendarDateHeader"/>
            </w:pPr>
            <w:r>
              <w:rPr>
                <w:color w:val="BE185D"/>
              </w:rPr>
              <w:t>Nov 27</w:t>
            </w:r>
          </w:p>
          <w:p w14:paraId="7357D899"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0C1D4A5D" w14:textId="77777777" w:rsidR="001A20E6" w:rsidRDefault="00000000">
            <w:pPr>
              <w:pStyle w:val="TableCellCalendarDayHeader"/>
            </w:pPr>
            <w:r>
              <w:rPr>
                <w:color w:val="F57C00"/>
              </w:rPr>
              <w:t>Saturday</w:t>
            </w:r>
          </w:p>
          <w:p w14:paraId="5ABA9119" w14:textId="77777777" w:rsidR="001A20E6" w:rsidRDefault="00000000">
            <w:pPr>
              <w:pStyle w:val="TableCellCalendarDateHeader"/>
            </w:pPr>
            <w:r>
              <w:rPr>
                <w:color w:val="F57C00"/>
              </w:rPr>
              <w:t>Nov 28</w:t>
            </w:r>
          </w:p>
          <w:p w14:paraId="425D5894" w14:textId="77777777" w:rsidR="001A20E6" w:rsidRDefault="00000000">
            <w:pPr>
              <w:pStyle w:val="TableCellCatchupLabel"/>
            </w:pPr>
            <w:r>
              <w:rPr>
                <w:color w:val="F57C00"/>
              </w:rPr>
              <w:t>Catchup Day</w:t>
            </w:r>
          </w:p>
        </w:tc>
      </w:tr>
      <w:tr w:rsidR="001A20E6" w14:paraId="4888B57A" w14:textId="77777777">
        <w:tc>
          <w:tcPr>
            <w:tcW w:w="700" w:type="pct"/>
            <w:shd w:val="clear" w:color="auto" w:fill="FCE7F3"/>
            <w:tcMar>
              <w:top w:w="150" w:type="dxa"/>
              <w:left w:w="100" w:type="dxa"/>
              <w:bottom w:w="150" w:type="dxa"/>
              <w:right w:w="100" w:type="dxa"/>
            </w:tcMar>
          </w:tcPr>
          <w:p w14:paraId="5740ADF2" w14:textId="77777777" w:rsidR="001A20E6" w:rsidRDefault="00000000">
            <w:pPr>
              <w:pStyle w:val="TableCellTaskSubject"/>
            </w:pPr>
            <w:r>
              <w:t>Essay</w:t>
            </w:r>
          </w:p>
          <w:p w14:paraId="675DFBB2" w14:textId="77777777" w:rsidR="001A20E6" w:rsidRDefault="00000000">
            <w:pPr>
              <w:pStyle w:val="TableCellTaskDetails"/>
            </w:pPr>
            <w:r>
              <w:t>• Test - TEST — 3h</w:t>
            </w:r>
          </w:p>
          <w:p w14:paraId="1B8DD341"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2AEE1432" w14:textId="77777777" w:rsidR="001A20E6" w:rsidRDefault="00000000">
            <w:pPr>
              <w:pStyle w:val="TableCellTaskSubject"/>
            </w:pPr>
            <w:r>
              <w:t>Essay</w:t>
            </w:r>
          </w:p>
          <w:p w14:paraId="0A8982C1" w14:textId="77777777" w:rsidR="001A20E6" w:rsidRDefault="00000000">
            <w:pPr>
              <w:pStyle w:val="TableCellTaskDetails"/>
            </w:pPr>
            <w:r>
              <w:t>• Study - Technology based topics (Z07) — 1h</w:t>
            </w:r>
          </w:p>
          <w:p w14:paraId="5869EF9E" w14:textId="77777777" w:rsidR="001A20E6" w:rsidRDefault="00000000">
            <w:pPr>
              <w:pStyle w:val="TableCellTaskBadge"/>
              <w:shd w:val="clear" w:color="auto" w:fill="E3F2FD"/>
            </w:pPr>
            <w:r>
              <w:rPr>
                <w:b/>
                <w:bCs/>
                <w:color w:val="1976D2"/>
              </w:rPr>
              <w:t>STUDY</w:t>
            </w:r>
          </w:p>
          <w:p w14:paraId="731A6181" w14:textId="77777777" w:rsidR="001A20E6" w:rsidRDefault="00000000">
            <w:pPr>
              <w:pStyle w:val="TableCellTaskDetails"/>
            </w:pPr>
            <w:r>
              <w:t>• Study - International Relations based topics (Z08) — 30m</w:t>
            </w:r>
          </w:p>
          <w:p w14:paraId="561B7B49" w14:textId="77777777" w:rsidR="001A20E6" w:rsidRDefault="00000000">
            <w:pPr>
              <w:pStyle w:val="TableCellTaskBadge"/>
              <w:shd w:val="clear" w:color="auto" w:fill="E3F2FD"/>
            </w:pPr>
            <w:r>
              <w:rPr>
                <w:b/>
                <w:bCs/>
                <w:color w:val="1976D2"/>
              </w:rPr>
              <w:t>STUDY</w:t>
            </w:r>
          </w:p>
          <w:p w14:paraId="77558F3C" w14:textId="77777777" w:rsidR="001A20E6" w:rsidRDefault="00000000">
            <w:pPr>
              <w:pStyle w:val="TableCellTaskDetails"/>
            </w:pPr>
            <w:r>
              <w:t>• Revision - Philosophical topics (Z01) — 30m</w:t>
            </w:r>
          </w:p>
          <w:p w14:paraId="2864EA55" w14:textId="77777777" w:rsidR="001A20E6" w:rsidRDefault="00000000">
            <w:pPr>
              <w:pStyle w:val="TableCellTaskBadge"/>
              <w:shd w:val="clear" w:color="auto" w:fill="FCE4EC"/>
            </w:pPr>
            <w:r>
              <w:rPr>
                <w:b/>
                <w:bCs/>
                <w:color w:val="C2185B"/>
              </w:rPr>
              <w:t>REVISION</w:t>
            </w:r>
          </w:p>
          <w:p w14:paraId="427E8A2F" w14:textId="77777777" w:rsidR="001A20E6" w:rsidRDefault="00000000">
            <w:pPr>
              <w:pStyle w:val="TableCellTaskDetails"/>
            </w:pPr>
            <w:r>
              <w:t>• Practice - Philosophical topics (Z01) — 30m</w:t>
            </w:r>
          </w:p>
          <w:p w14:paraId="0B87F59C"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79E60E8D" w14:textId="77777777" w:rsidR="001A20E6" w:rsidRDefault="00000000">
            <w:pPr>
              <w:pStyle w:val="TableCellTaskSubject"/>
            </w:pPr>
            <w:r>
              <w:t>Sociology</w:t>
            </w:r>
          </w:p>
          <w:p w14:paraId="09C92FDC" w14:textId="77777777" w:rsidR="001A20E6" w:rsidRDefault="00000000">
            <w:pPr>
              <w:pStyle w:val="TableCellTaskDetails"/>
            </w:pPr>
            <w:r>
              <w:t>• Study - OPT-SOC/01 — 1h 30m</w:t>
            </w:r>
          </w:p>
          <w:p w14:paraId="063DCF56" w14:textId="77777777" w:rsidR="001A20E6" w:rsidRDefault="00000000">
            <w:pPr>
              <w:pStyle w:val="TableCellTaskBadge"/>
              <w:shd w:val="clear" w:color="auto" w:fill="E3F2FD"/>
            </w:pPr>
            <w:r>
              <w:rPr>
                <w:b/>
                <w:bCs/>
                <w:color w:val="1976D2"/>
              </w:rPr>
              <w:t>STUDY</w:t>
            </w:r>
          </w:p>
          <w:p w14:paraId="0C47C381" w14:textId="77777777" w:rsidR="001A20E6" w:rsidRDefault="00000000">
            <w:pPr>
              <w:pStyle w:val="TableCellTaskDetails"/>
            </w:pPr>
            <w:r>
              <w:t>• Revision - OPT-SOC/01 — 30m</w:t>
            </w:r>
          </w:p>
          <w:p w14:paraId="3823D440" w14:textId="77777777" w:rsidR="001A20E6" w:rsidRDefault="00000000">
            <w:pPr>
              <w:pStyle w:val="TableCellTaskBadge"/>
              <w:shd w:val="clear" w:color="auto" w:fill="FCE4EC"/>
            </w:pPr>
            <w:r>
              <w:rPr>
                <w:b/>
                <w:bCs/>
                <w:color w:val="C2185B"/>
              </w:rPr>
              <w:t>REVISION</w:t>
            </w:r>
          </w:p>
          <w:p w14:paraId="5192716B" w14:textId="77777777" w:rsidR="001A20E6" w:rsidRDefault="00000000">
            <w:pPr>
              <w:pStyle w:val="TableCellTaskDetails"/>
            </w:pPr>
            <w:r>
              <w:t>• Practice - OPT-SOC/01 — 30m</w:t>
            </w:r>
          </w:p>
          <w:p w14:paraId="7A15EB5C"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35F3324A" w14:textId="77777777" w:rsidR="001A20E6" w:rsidRDefault="00000000">
            <w:pPr>
              <w:pStyle w:val="TableCellTaskSubject"/>
            </w:pPr>
            <w:r>
              <w:t>Sociology</w:t>
            </w:r>
          </w:p>
          <w:p w14:paraId="4DDD231D" w14:textId="77777777" w:rsidR="001A20E6" w:rsidRDefault="00000000">
            <w:pPr>
              <w:pStyle w:val="TableCellTaskDetails"/>
            </w:pPr>
            <w:r>
              <w:t>• Study - OPT-SOC/01 — 1h 30m</w:t>
            </w:r>
          </w:p>
          <w:p w14:paraId="3798EE65" w14:textId="77777777" w:rsidR="001A20E6" w:rsidRDefault="00000000">
            <w:pPr>
              <w:pStyle w:val="TableCellTaskBadge"/>
              <w:shd w:val="clear" w:color="auto" w:fill="E3F2FD"/>
            </w:pPr>
            <w:r>
              <w:rPr>
                <w:b/>
                <w:bCs/>
                <w:color w:val="1976D2"/>
              </w:rPr>
              <w:t>STUDY</w:t>
            </w:r>
          </w:p>
          <w:p w14:paraId="00FE70E3" w14:textId="77777777" w:rsidR="001A20E6" w:rsidRDefault="00000000">
            <w:pPr>
              <w:pStyle w:val="TableCellTaskDetails"/>
            </w:pPr>
            <w:r>
              <w:t>• Revision - OPT-SOC/01 — 30m</w:t>
            </w:r>
          </w:p>
          <w:p w14:paraId="3C3D5FEC" w14:textId="77777777" w:rsidR="001A20E6" w:rsidRDefault="00000000">
            <w:pPr>
              <w:pStyle w:val="TableCellTaskBadge"/>
              <w:shd w:val="clear" w:color="auto" w:fill="FCE4EC"/>
            </w:pPr>
            <w:r>
              <w:rPr>
                <w:b/>
                <w:bCs/>
                <w:color w:val="C2185B"/>
              </w:rPr>
              <w:t>REVISION</w:t>
            </w:r>
          </w:p>
          <w:p w14:paraId="1995C810" w14:textId="77777777" w:rsidR="001A20E6" w:rsidRDefault="00000000">
            <w:pPr>
              <w:pStyle w:val="TableCellTaskDetails"/>
            </w:pPr>
            <w:r>
              <w:t>• Practice - OPT-SOC/01 — 30m</w:t>
            </w:r>
          </w:p>
          <w:p w14:paraId="2228DF43"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1509D1D4" w14:textId="77777777" w:rsidR="001A20E6" w:rsidRDefault="00000000">
            <w:pPr>
              <w:pStyle w:val="TableCellTaskSubject"/>
            </w:pPr>
            <w:r>
              <w:t>Sociology</w:t>
            </w:r>
          </w:p>
          <w:p w14:paraId="34C3663E" w14:textId="77777777" w:rsidR="001A20E6" w:rsidRDefault="00000000">
            <w:pPr>
              <w:pStyle w:val="TableCellTaskDetails"/>
            </w:pPr>
            <w:r>
              <w:t>• Study - OPT-SOC/01 — 1h 30m</w:t>
            </w:r>
          </w:p>
          <w:p w14:paraId="47362327" w14:textId="77777777" w:rsidR="001A20E6" w:rsidRDefault="00000000">
            <w:pPr>
              <w:pStyle w:val="TableCellTaskBadge"/>
              <w:shd w:val="clear" w:color="auto" w:fill="E3F2FD"/>
            </w:pPr>
            <w:r>
              <w:rPr>
                <w:b/>
                <w:bCs/>
                <w:color w:val="1976D2"/>
              </w:rPr>
              <w:t>STUDY</w:t>
            </w:r>
          </w:p>
          <w:p w14:paraId="02EF65B7" w14:textId="77777777" w:rsidR="001A20E6" w:rsidRDefault="00000000">
            <w:pPr>
              <w:pStyle w:val="TableCellTaskDetails"/>
            </w:pPr>
            <w:r>
              <w:t>• Revision - OPT-SOC/01 — 30m</w:t>
            </w:r>
          </w:p>
          <w:p w14:paraId="351DC917" w14:textId="77777777" w:rsidR="001A20E6" w:rsidRDefault="00000000">
            <w:pPr>
              <w:pStyle w:val="TableCellTaskBadge"/>
              <w:shd w:val="clear" w:color="auto" w:fill="FCE4EC"/>
            </w:pPr>
            <w:r>
              <w:rPr>
                <w:b/>
                <w:bCs/>
                <w:color w:val="C2185B"/>
              </w:rPr>
              <w:t>REVISION</w:t>
            </w:r>
          </w:p>
          <w:p w14:paraId="52B84642" w14:textId="77777777" w:rsidR="001A20E6" w:rsidRDefault="00000000">
            <w:pPr>
              <w:pStyle w:val="TableCellTaskDetails"/>
            </w:pPr>
            <w:r>
              <w:t>• Practice - OPT-SOC/01 — 30m</w:t>
            </w:r>
          </w:p>
          <w:p w14:paraId="026C26B9"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0A164B65" w14:textId="77777777" w:rsidR="001A20E6" w:rsidRDefault="00000000">
            <w:pPr>
              <w:pStyle w:val="TableCellTaskSubject"/>
            </w:pPr>
            <w:r>
              <w:t>Sociology</w:t>
            </w:r>
          </w:p>
          <w:p w14:paraId="14572069" w14:textId="77777777" w:rsidR="001A20E6" w:rsidRDefault="00000000">
            <w:pPr>
              <w:pStyle w:val="TableCellTaskDetails"/>
            </w:pPr>
            <w:r>
              <w:t>• Study - OPT-SOC/01 — 1h 30m</w:t>
            </w:r>
          </w:p>
          <w:p w14:paraId="6D8327E3" w14:textId="77777777" w:rsidR="001A20E6" w:rsidRDefault="00000000">
            <w:pPr>
              <w:pStyle w:val="TableCellTaskBadge"/>
              <w:shd w:val="clear" w:color="auto" w:fill="E3F2FD"/>
            </w:pPr>
            <w:r>
              <w:rPr>
                <w:b/>
                <w:bCs/>
                <w:color w:val="1976D2"/>
              </w:rPr>
              <w:t>STUDY</w:t>
            </w:r>
          </w:p>
          <w:p w14:paraId="5B9E128E" w14:textId="77777777" w:rsidR="001A20E6" w:rsidRDefault="00000000">
            <w:pPr>
              <w:pStyle w:val="TableCellTaskDetails"/>
            </w:pPr>
            <w:r>
              <w:t>• Revision - OPT-SOC/01 — 30m</w:t>
            </w:r>
          </w:p>
          <w:p w14:paraId="5A3AC6FF" w14:textId="77777777" w:rsidR="001A20E6" w:rsidRDefault="00000000">
            <w:pPr>
              <w:pStyle w:val="TableCellTaskBadge"/>
              <w:shd w:val="clear" w:color="auto" w:fill="FCE4EC"/>
            </w:pPr>
            <w:r>
              <w:rPr>
                <w:b/>
                <w:bCs/>
                <w:color w:val="C2185B"/>
              </w:rPr>
              <w:t>REVISION</w:t>
            </w:r>
          </w:p>
          <w:p w14:paraId="1BF116AE" w14:textId="77777777" w:rsidR="001A20E6" w:rsidRDefault="00000000">
            <w:pPr>
              <w:pStyle w:val="TableCellTaskDetails"/>
            </w:pPr>
            <w:r>
              <w:t>• Practice - OPT-SOC/01 — 30m</w:t>
            </w:r>
          </w:p>
          <w:p w14:paraId="0AFFD639"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13CA075A" w14:textId="77777777" w:rsidR="001A20E6" w:rsidRDefault="001A20E6"/>
        </w:tc>
      </w:tr>
      <w:tr w:rsidR="001A20E6" w14:paraId="6163103D" w14:textId="77777777">
        <w:tc>
          <w:tcPr>
            <w:tcW w:w="700" w:type="pct"/>
            <w:shd w:val="clear" w:color="auto" w:fill="FCE7F3"/>
            <w:tcMar>
              <w:top w:w="150" w:type="dxa"/>
              <w:left w:w="100" w:type="dxa"/>
              <w:bottom w:w="150" w:type="dxa"/>
              <w:right w:w="100" w:type="dxa"/>
            </w:tcMar>
          </w:tcPr>
          <w:p w14:paraId="3FA6E27C" w14:textId="77777777" w:rsidR="001A20E6" w:rsidRDefault="00000000">
            <w:pPr>
              <w:pStyle w:val="TableCellTaskSubject"/>
            </w:pPr>
            <w:r>
              <w:t>Sociology</w:t>
            </w:r>
          </w:p>
          <w:p w14:paraId="004B8EBC" w14:textId="77777777" w:rsidR="001A20E6" w:rsidRDefault="00000000">
            <w:pPr>
              <w:pStyle w:val="TableCellTaskDetails"/>
            </w:pPr>
            <w:r>
              <w:t>• Test - TEST — 3h</w:t>
            </w:r>
          </w:p>
          <w:p w14:paraId="6DAF740C"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7F03E193" w14:textId="77777777" w:rsidR="001A20E6" w:rsidRDefault="00000000">
            <w:pPr>
              <w:pStyle w:val="TableCellTaskSubject"/>
            </w:pPr>
            <w:r>
              <w:t>Sociology</w:t>
            </w:r>
          </w:p>
          <w:p w14:paraId="52F1BE29" w14:textId="77777777" w:rsidR="001A20E6" w:rsidRDefault="00000000">
            <w:pPr>
              <w:pStyle w:val="TableCellTaskDetails"/>
            </w:pPr>
            <w:r>
              <w:t>• Study - OPT-SOC/01 — 1h 30m</w:t>
            </w:r>
          </w:p>
          <w:p w14:paraId="1F190B2E" w14:textId="77777777" w:rsidR="001A20E6" w:rsidRDefault="00000000">
            <w:pPr>
              <w:pStyle w:val="TableCellTaskBadge"/>
              <w:shd w:val="clear" w:color="auto" w:fill="E3F2FD"/>
            </w:pPr>
            <w:r>
              <w:rPr>
                <w:b/>
                <w:bCs/>
                <w:color w:val="1976D2"/>
              </w:rPr>
              <w:t>STUDY</w:t>
            </w:r>
          </w:p>
          <w:p w14:paraId="1ECEA6D9" w14:textId="77777777" w:rsidR="001A20E6" w:rsidRDefault="00000000">
            <w:pPr>
              <w:pStyle w:val="TableCellTaskDetails"/>
            </w:pPr>
            <w:r>
              <w:t>• Revision - OPT-SOC/01 — 30m</w:t>
            </w:r>
          </w:p>
          <w:p w14:paraId="78E3A314" w14:textId="77777777" w:rsidR="001A20E6" w:rsidRDefault="00000000">
            <w:pPr>
              <w:pStyle w:val="TableCellTaskBadge"/>
              <w:shd w:val="clear" w:color="auto" w:fill="FCE4EC"/>
            </w:pPr>
            <w:r>
              <w:rPr>
                <w:b/>
                <w:bCs/>
                <w:color w:val="C2185B"/>
              </w:rPr>
              <w:t>REVISION</w:t>
            </w:r>
          </w:p>
          <w:p w14:paraId="4FF424B6" w14:textId="77777777" w:rsidR="001A20E6" w:rsidRDefault="00000000">
            <w:pPr>
              <w:pStyle w:val="TableCellTaskDetails"/>
            </w:pPr>
            <w:r>
              <w:t>• Practice - OPT-SOC/01 — 30m</w:t>
            </w:r>
          </w:p>
          <w:p w14:paraId="643129EA"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4D21E101" w14:textId="77777777" w:rsidR="001A20E6" w:rsidRDefault="00000000">
            <w:pPr>
              <w:pStyle w:val="TableCellTaskSubject"/>
            </w:pPr>
            <w:r>
              <w:t>Geography</w:t>
            </w:r>
          </w:p>
          <w:p w14:paraId="27C1CBE4" w14:textId="77777777" w:rsidR="001A20E6" w:rsidRDefault="00000000">
            <w:pPr>
              <w:pStyle w:val="TableCellTaskDetails"/>
            </w:pPr>
            <w:r>
              <w:t>• Study - Environmental Geography (G16) — 30m</w:t>
            </w:r>
          </w:p>
          <w:p w14:paraId="50B7AC37" w14:textId="77777777" w:rsidR="001A20E6" w:rsidRDefault="00000000">
            <w:pPr>
              <w:pStyle w:val="TableCellTaskBadge"/>
              <w:shd w:val="clear" w:color="auto" w:fill="E3F2FD"/>
            </w:pPr>
            <w:r>
              <w:rPr>
                <w:b/>
                <w:bCs/>
                <w:color w:val="1976D2"/>
              </w:rPr>
              <w:t>STUDY</w:t>
            </w:r>
          </w:p>
          <w:p w14:paraId="31569146" w14:textId="77777777" w:rsidR="001A20E6" w:rsidRDefault="00000000">
            <w:pPr>
              <w:pStyle w:val="TableCellTaskDetails"/>
            </w:pPr>
            <w:r>
              <w:t>• Study - Broad / Overlap (G00) — 30m</w:t>
            </w:r>
          </w:p>
          <w:p w14:paraId="610FF55B" w14:textId="77777777" w:rsidR="001A20E6" w:rsidRDefault="00000000">
            <w:pPr>
              <w:pStyle w:val="TableCellTaskBadge"/>
              <w:shd w:val="clear" w:color="auto" w:fill="E3F2FD"/>
            </w:pPr>
            <w:r>
              <w:rPr>
                <w:b/>
                <w:bCs/>
                <w:color w:val="1976D2"/>
              </w:rPr>
              <w:t>STUDY</w:t>
            </w:r>
          </w:p>
          <w:p w14:paraId="3C44967A" w14:textId="77777777" w:rsidR="001A20E6" w:rsidRDefault="00000000">
            <w:pPr>
              <w:pStyle w:val="TableCellTaskDetails"/>
            </w:pPr>
            <w:r>
              <w:t>• Study - Universe, Solar System &amp; Evolution of Earth. (G01) — 30m</w:t>
            </w:r>
          </w:p>
          <w:p w14:paraId="2E4D87CF" w14:textId="77777777" w:rsidR="001A20E6" w:rsidRDefault="00000000">
            <w:pPr>
              <w:pStyle w:val="TableCellTaskBadge"/>
              <w:shd w:val="clear" w:color="auto" w:fill="E3F2FD"/>
            </w:pPr>
            <w:r>
              <w:rPr>
                <w:b/>
                <w:bCs/>
                <w:color w:val="1976D2"/>
              </w:rPr>
              <w:t>STUDY</w:t>
            </w:r>
          </w:p>
          <w:p w14:paraId="6F5FE098" w14:textId="77777777" w:rsidR="001A20E6" w:rsidRDefault="00000000">
            <w:pPr>
              <w:pStyle w:val="TableCellTaskDetails"/>
            </w:pPr>
            <w:r>
              <w:t>• Study - Geomorphology (G02) — 30m</w:t>
            </w:r>
          </w:p>
          <w:p w14:paraId="4C382399" w14:textId="77777777" w:rsidR="001A20E6" w:rsidRDefault="00000000">
            <w:pPr>
              <w:pStyle w:val="TableCellTaskBadge"/>
              <w:shd w:val="clear" w:color="auto" w:fill="E3F2FD"/>
            </w:pPr>
            <w:r>
              <w:rPr>
                <w:b/>
                <w:bCs/>
                <w:color w:val="1976D2"/>
              </w:rPr>
              <w:t>STUDY</w:t>
            </w:r>
          </w:p>
          <w:p w14:paraId="20BA9281" w14:textId="77777777" w:rsidR="001A20E6" w:rsidRDefault="00000000">
            <w:pPr>
              <w:pStyle w:val="TableCellTaskDetails"/>
            </w:pPr>
            <w:r>
              <w:t>• Revision - Oceanography (G04) — 30m</w:t>
            </w:r>
          </w:p>
          <w:p w14:paraId="30932440"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17E2665F" w14:textId="77777777" w:rsidR="001A20E6" w:rsidRDefault="00000000">
            <w:pPr>
              <w:pStyle w:val="TableCellTaskSubject"/>
            </w:pPr>
            <w:r>
              <w:t>Geography</w:t>
            </w:r>
          </w:p>
          <w:p w14:paraId="637E0A0D" w14:textId="77777777" w:rsidR="001A20E6" w:rsidRDefault="00000000">
            <w:pPr>
              <w:pStyle w:val="TableCellTaskDetails"/>
            </w:pPr>
            <w:r>
              <w:t>• Study - Climatology (G03) — 30m</w:t>
            </w:r>
          </w:p>
          <w:p w14:paraId="75546FC2" w14:textId="77777777" w:rsidR="001A20E6" w:rsidRDefault="00000000">
            <w:pPr>
              <w:pStyle w:val="TableCellTaskBadge"/>
              <w:shd w:val="clear" w:color="auto" w:fill="E3F2FD"/>
            </w:pPr>
            <w:r>
              <w:rPr>
                <w:b/>
                <w:bCs/>
                <w:color w:val="1976D2"/>
              </w:rPr>
              <w:t>STUDY</w:t>
            </w:r>
          </w:p>
          <w:p w14:paraId="435059EA" w14:textId="77777777" w:rsidR="001A20E6" w:rsidRDefault="00000000">
            <w:pPr>
              <w:pStyle w:val="TableCellTaskDetails"/>
            </w:pPr>
            <w:r>
              <w:t>• Study - Oceanography (G04) — 30m</w:t>
            </w:r>
          </w:p>
          <w:p w14:paraId="7C964A2F" w14:textId="77777777" w:rsidR="001A20E6" w:rsidRDefault="00000000">
            <w:pPr>
              <w:pStyle w:val="TableCellTaskBadge"/>
              <w:shd w:val="clear" w:color="auto" w:fill="E3F2FD"/>
            </w:pPr>
            <w:r>
              <w:rPr>
                <w:b/>
                <w:bCs/>
                <w:color w:val="1976D2"/>
              </w:rPr>
              <w:t>STUDY</w:t>
            </w:r>
          </w:p>
          <w:p w14:paraId="2CA8E7A9" w14:textId="77777777" w:rsidR="001A20E6" w:rsidRDefault="00000000">
            <w:pPr>
              <w:pStyle w:val="TableCellTaskDetails"/>
            </w:pPr>
            <w:r>
              <w:t>• Study - Bio-Geography (G05) — 30m</w:t>
            </w:r>
          </w:p>
          <w:p w14:paraId="66CBF82A" w14:textId="77777777" w:rsidR="001A20E6" w:rsidRDefault="00000000">
            <w:pPr>
              <w:pStyle w:val="TableCellTaskBadge"/>
              <w:shd w:val="clear" w:color="auto" w:fill="E3F2FD"/>
            </w:pPr>
            <w:r>
              <w:rPr>
                <w:b/>
                <w:bCs/>
                <w:color w:val="1976D2"/>
              </w:rPr>
              <w:t>STUDY</w:t>
            </w:r>
          </w:p>
          <w:p w14:paraId="39FC3ED2" w14:textId="77777777" w:rsidR="001A20E6" w:rsidRDefault="00000000">
            <w:pPr>
              <w:pStyle w:val="TableCellTaskDetails"/>
            </w:pPr>
            <w:r>
              <w:t>• Study - World Geography - Physical and world Map related (G06) — 30m</w:t>
            </w:r>
          </w:p>
          <w:p w14:paraId="1D02D6C8" w14:textId="77777777" w:rsidR="001A20E6" w:rsidRDefault="00000000">
            <w:pPr>
              <w:pStyle w:val="TableCellTaskBadge"/>
              <w:shd w:val="clear" w:color="auto" w:fill="E3F2FD"/>
            </w:pPr>
            <w:r>
              <w:rPr>
                <w:b/>
                <w:bCs/>
                <w:color w:val="1976D2"/>
              </w:rPr>
              <w:t>STUDY</w:t>
            </w:r>
          </w:p>
          <w:p w14:paraId="10F67DFE" w14:textId="77777777" w:rsidR="001A20E6" w:rsidRDefault="00000000">
            <w:pPr>
              <w:pStyle w:val="TableCellTaskDetails"/>
            </w:pPr>
            <w:r>
              <w:t>• Revision - Bio-Geography (G05) — 30m</w:t>
            </w:r>
          </w:p>
          <w:p w14:paraId="5B4C29C0"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13EA9899" w14:textId="77777777" w:rsidR="001A20E6" w:rsidRDefault="00000000">
            <w:pPr>
              <w:pStyle w:val="TableCellTaskSubject"/>
            </w:pPr>
            <w:r>
              <w:t>Geography</w:t>
            </w:r>
          </w:p>
          <w:p w14:paraId="29ECE400" w14:textId="77777777" w:rsidR="001A20E6" w:rsidRDefault="00000000">
            <w:pPr>
              <w:pStyle w:val="TableCellTaskDetails"/>
            </w:pPr>
            <w:r>
              <w:t>• Study - Geo-physical Phenomenon (G07) — 30m</w:t>
            </w:r>
          </w:p>
          <w:p w14:paraId="7FF3933C" w14:textId="77777777" w:rsidR="001A20E6" w:rsidRDefault="00000000">
            <w:pPr>
              <w:pStyle w:val="TableCellTaskBadge"/>
              <w:shd w:val="clear" w:color="auto" w:fill="E3F2FD"/>
            </w:pPr>
            <w:r>
              <w:rPr>
                <w:b/>
                <w:bCs/>
                <w:color w:val="1976D2"/>
              </w:rPr>
              <w:t>STUDY</w:t>
            </w:r>
          </w:p>
          <w:p w14:paraId="3E6470B0" w14:textId="77777777" w:rsidR="001A20E6" w:rsidRDefault="00000000">
            <w:pPr>
              <w:pStyle w:val="TableCellTaskDetails"/>
            </w:pPr>
            <w:r>
              <w:t>• Study - Resources - World and India (G08) — 30m</w:t>
            </w:r>
          </w:p>
          <w:p w14:paraId="2E43EE93" w14:textId="77777777" w:rsidR="001A20E6" w:rsidRDefault="00000000">
            <w:pPr>
              <w:pStyle w:val="TableCellTaskBadge"/>
              <w:shd w:val="clear" w:color="auto" w:fill="E3F2FD"/>
            </w:pPr>
            <w:r>
              <w:rPr>
                <w:b/>
                <w:bCs/>
                <w:color w:val="1976D2"/>
              </w:rPr>
              <w:t>STUDY</w:t>
            </w:r>
          </w:p>
          <w:p w14:paraId="7F2440AF" w14:textId="77777777" w:rsidR="001A20E6" w:rsidRDefault="00000000">
            <w:pPr>
              <w:pStyle w:val="TableCellTaskDetails"/>
            </w:pPr>
            <w:r>
              <w:t>• Study - Industry - World and India (G09) — 30m</w:t>
            </w:r>
          </w:p>
          <w:p w14:paraId="2CD27E20" w14:textId="77777777" w:rsidR="001A20E6" w:rsidRDefault="00000000">
            <w:pPr>
              <w:pStyle w:val="TableCellTaskBadge"/>
              <w:shd w:val="clear" w:color="auto" w:fill="E3F2FD"/>
            </w:pPr>
            <w:r>
              <w:rPr>
                <w:b/>
                <w:bCs/>
                <w:color w:val="1976D2"/>
              </w:rPr>
              <w:t>STUDY</w:t>
            </w:r>
          </w:p>
          <w:p w14:paraId="223D518A" w14:textId="77777777" w:rsidR="001A20E6" w:rsidRDefault="00000000">
            <w:pPr>
              <w:pStyle w:val="TableCellTaskDetails"/>
            </w:pPr>
            <w:r>
              <w:t>• Study - Settlements (G10) — 30m</w:t>
            </w:r>
          </w:p>
          <w:p w14:paraId="256DF2A7" w14:textId="77777777" w:rsidR="001A20E6" w:rsidRDefault="00000000">
            <w:pPr>
              <w:pStyle w:val="TableCellTaskBadge"/>
              <w:shd w:val="clear" w:color="auto" w:fill="E3F2FD"/>
            </w:pPr>
            <w:r>
              <w:rPr>
                <w:b/>
                <w:bCs/>
                <w:color w:val="1976D2"/>
              </w:rPr>
              <w:t>STUDY</w:t>
            </w:r>
          </w:p>
          <w:p w14:paraId="0602AA24" w14:textId="77777777" w:rsidR="001A20E6" w:rsidRDefault="00000000">
            <w:pPr>
              <w:pStyle w:val="TableCellTaskDetails"/>
            </w:pPr>
            <w:r>
              <w:t>• Revision - World Geography - Physical and world Map related (G06) — 30m</w:t>
            </w:r>
          </w:p>
          <w:p w14:paraId="2F45E6C5"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27B2D62E" w14:textId="77777777" w:rsidR="001A20E6" w:rsidRDefault="00000000">
            <w:pPr>
              <w:pStyle w:val="TableCellTaskSubject"/>
            </w:pPr>
            <w:r>
              <w:t>Geography</w:t>
            </w:r>
          </w:p>
          <w:p w14:paraId="12CF688C" w14:textId="77777777" w:rsidR="001A20E6" w:rsidRDefault="00000000">
            <w:pPr>
              <w:pStyle w:val="TableCellTaskDetails"/>
            </w:pPr>
            <w:r>
              <w:t>• Study - Population and Migration (G11) — 30m</w:t>
            </w:r>
          </w:p>
          <w:p w14:paraId="39EA816D" w14:textId="77777777" w:rsidR="001A20E6" w:rsidRDefault="00000000">
            <w:pPr>
              <w:pStyle w:val="TableCellTaskBadge"/>
              <w:shd w:val="clear" w:color="auto" w:fill="E3F2FD"/>
            </w:pPr>
            <w:r>
              <w:rPr>
                <w:b/>
                <w:bCs/>
                <w:color w:val="1976D2"/>
              </w:rPr>
              <w:t>STUDY</w:t>
            </w:r>
          </w:p>
          <w:p w14:paraId="7473FFC5" w14:textId="77777777" w:rsidR="001A20E6" w:rsidRDefault="00000000">
            <w:pPr>
              <w:pStyle w:val="TableCellTaskDetails"/>
            </w:pPr>
            <w:r>
              <w:t>• Study - Physical geogrpahy of India &amp; Drainage; (G12) — 30m</w:t>
            </w:r>
          </w:p>
          <w:p w14:paraId="21282C38" w14:textId="77777777" w:rsidR="001A20E6" w:rsidRDefault="00000000">
            <w:pPr>
              <w:pStyle w:val="TableCellTaskBadge"/>
              <w:shd w:val="clear" w:color="auto" w:fill="E3F2FD"/>
            </w:pPr>
            <w:r>
              <w:rPr>
                <w:b/>
                <w:bCs/>
                <w:color w:val="1976D2"/>
              </w:rPr>
              <w:t>STUDY</w:t>
            </w:r>
          </w:p>
          <w:p w14:paraId="1D35195E" w14:textId="77777777" w:rsidR="001A20E6" w:rsidRDefault="00000000">
            <w:pPr>
              <w:pStyle w:val="TableCellTaskDetails"/>
            </w:pPr>
            <w:r>
              <w:t>• Study - Indian Climate &amp; Vegetation (G13) — 30m</w:t>
            </w:r>
          </w:p>
          <w:p w14:paraId="191AE765" w14:textId="77777777" w:rsidR="001A20E6" w:rsidRDefault="00000000">
            <w:pPr>
              <w:pStyle w:val="TableCellTaskBadge"/>
              <w:shd w:val="clear" w:color="auto" w:fill="E3F2FD"/>
            </w:pPr>
            <w:r>
              <w:rPr>
                <w:b/>
                <w:bCs/>
                <w:color w:val="1976D2"/>
              </w:rPr>
              <w:t>STUDY</w:t>
            </w:r>
          </w:p>
          <w:p w14:paraId="382BC2AB" w14:textId="77777777" w:rsidR="001A20E6" w:rsidRDefault="00000000">
            <w:pPr>
              <w:pStyle w:val="TableCellTaskDetails"/>
            </w:pPr>
            <w:r>
              <w:t>• Study - Agriculture and allied Sector - World &amp; India (G14) — 30m</w:t>
            </w:r>
          </w:p>
          <w:p w14:paraId="01D7DDB6" w14:textId="77777777" w:rsidR="001A20E6" w:rsidRDefault="00000000">
            <w:pPr>
              <w:pStyle w:val="TableCellTaskBadge"/>
              <w:shd w:val="clear" w:color="auto" w:fill="E3F2FD"/>
            </w:pPr>
            <w:r>
              <w:rPr>
                <w:b/>
                <w:bCs/>
                <w:color w:val="1976D2"/>
              </w:rPr>
              <w:t>STUDY</w:t>
            </w:r>
          </w:p>
          <w:p w14:paraId="51613C73" w14:textId="77777777" w:rsidR="001A20E6" w:rsidRDefault="00000000">
            <w:pPr>
              <w:pStyle w:val="TableCellTaskDetails"/>
            </w:pPr>
            <w:r>
              <w:t>• Revision - Geo-physical Phenomenon (G07) — 30m</w:t>
            </w:r>
          </w:p>
          <w:p w14:paraId="1A58DD80" w14:textId="77777777" w:rsidR="001A20E6" w:rsidRDefault="00000000">
            <w:pPr>
              <w:pStyle w:val="TableCellTaskBadge"/>
              <w:shd w:val="clear" w:color="auto" w:fill="FCE4EC"/>
            </w:pPr>
            <w:r>
              <w:rPr>
                <w:b/>
                <w:bCs/>
                <w:color w:val="C2185B"/>
              </w:rPr>
              <w:t>REVISION</w:t>
            </w:r>
          </w:p>
        </w:tc>
        <w:tc>
          <w:tcPr>
            <w:tcW w:w="700" w:type="pct"/>
            <w:shd w:val="clear" w:color="auto" w:fill="FFF3E0"/>
            <w:tcMar>
              <w:top w:w="150" w:type="dxa"/>
              <w:left w:w="100" w:type="dxa"/>
              <w:bottom w:w="150" w:type="dxa"/>
              <w:right w:w="100" w:type="dxa"/>
            </w:tcMar>
          </w:tcPr>
          <w:p w14:paraId="5E363A2F" w14:textId="77777777" w:rsidR="001A20E6" w:rsidRDefault="001A20E6"/>
        </w:tc>
      </w:tr>
      <w:tr w:rsidR="001A20E6" w14:paraId="1F5FB942" w14:textId="77777777">
        <w:tc>
          <w:tcPr>
            <w:tcW w:w="700" w:type="pct"/>
            <w:shd w:val="clear" w:color="auto" w:fill="FCE7F3"/>
            <w:tcMar>
              <w:top w:w="150" w:type="dxa"/>
              <w:left w:w="100" w:type="dxa"/>
              <w:bottom w:w="150" w:type="dxa"/>
              <w:right w:w="100" w:type="dxa"/>
            </w:tcMar>
          </w:tcPr>
          <w:p w14:paraId="3072D4F8" w14:textId="77777777" w:rsidR="001A20E6" w:rsidRDefault="00000000">
            <w:pPr>
              <w:pStyle w:val="TableCellTaskSubject"/>
            </w:pPr>
            <w:r>
              <w:t>Geography</w:t>
            </w:r>
          </w:p>
          <w:p w14:paraId="4060FBA5" w14:textId="77777777" w:rsidR="001A20E6" w:rsidRDefault="00000000">
            <w:pPr>
              <w:pStyle w:val="TableCellTaskDetails"/>
            </w:pPr>
            <w:r>
              <w:t>• Test - TEST — 3h</w:t>
            </w:r>
          </w:p>
          <w:p w14:paraId="63A2C2B4"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76146474" w14:textId="77777777" w:rsidR="001A20E6" w:rsidRDefault="00000000">
            <w:pPr>
              <w:pStyle w:val="TableCellTaskSubject"/>
            </w:pPr>
            <w:r>
              <w:t>Geography</w:t>
            </w:r>
          </w:p>
          <w:p w14:paraId="075EBA05" w14:textId="77777777" w:rsidR="001A20E6" w:rsidRDefault="00000000">
            <w:pPr>
              <w:pStyle w:val="TableCellTaskDetails"/>
            </w:pPr>
            <w:r>
              <w:t>• Study - Physical geogrpahy of India &amp; Drainage; (G12) — 30m</w:t>
            </w:r>
          </w:p>
          <w:p w14:paraId="5812F94D" w14:textId="77777777" w:rsidR="001A20E6" w:rsidRDefault="00000000">
            <w:pPr>
              <w:pStyle w:val="TableCellTaskBadge"/>
              <w:shd w:val="clear" w:color="auto" w:fill="E3F2FD"/>
            </w:pPr>
            <w:r>
              <w:rPr>
                <w:b/>
                <w:bCs/>
                <w:color w:val="1976D2"/>
              </w:rPr>
              <w:t>STUDY</w:t>
            </w:r>
          </w:p>
          <w:p w14:paraId="6AF2F49C" w14:textId="77777777" w:rsidR="001A20E6" w:rsidRDefault="00000000">
            <w:pPr>
              <w:pStyle w:val="TableCellTaskDetails"/>
            </w:pPr>
            <w:r>
              <w:t>• Study - Indian Climate &amp; Vegetation (G13) — 30m</w:t>
            </w:r>
          </w:p>
          <w:p w14:paraId="059EE542" w14:textId="77777777" w:rsidR="001A20E6" w:rsidRDefault="00000000">
            <w:pPr>
              <w:pStyle w:val="TableCellTaskBadge"/>
              <w:shd w:val="clear" w:color="auto" w:fill="E3F2FD"/>
            </w:pPr>
            <w:r>
              <w:rPr>
                <w:b/>
                <w:bCs/>
                <w:color w:val="1976D2"/>
              </w:rPr>
              <w:t>STUDY</w:t>
            </w:r>
          </w:p>
          <w:p w14:paraId="3BCDCDB3" w14:textId="77777777" w:rsidR="001A20E6" w:rsidRDefault="00000000">
            <w:pPr>
              <w:pStyle w:val="TableCellTaskDetails"/>
            </w:pPr>
            <w:r>
              <w:t>• Study - Agriculture and allied Sector - World &amp; India (G14) — 30m</w:t>
            </w:r>
          </w:p>
          <w:p w14:paraId="615912C2" w14:textId="77777777" w:rsidR="001A20E6" w:rsidRDefault="00000000">
            <w:pPr>
              <w:pStyle w:val="TableCellTaskBadge"/>
              <w:shd w:val="clear" w:color="auto" w:fill="E3F2FD"/>
            </w:pPr>
            <w:r>
              <w:rPr>
                <w:b/>
                <w:bCs/>
                <w:color w:val="1976D2"/>
              </w:rPr>
              <w:t>STUDY</w:t>
            </w:r>
          </w:p>
          <w:p w14:paraId="3131884D" w14:textId="77777777" w:rsidR="001A20E6" w:rsidRDefault="00000000">
            <w:pPr>
              <w:pStyle w:val="TableCellTaskDetails"/>
            </w:pPr>
            <w:r>
              <w:t>• Study - Trade, Transport and Communication - World &amp; India (G15) — 30m</w:t>
            </w:r>
          </w:p>
          <w:p w14:paraId="5446B40F" w14:textId="77777777" w:rsidR="001A20E6" w:rsidRDefault="00000000">
            <w:pPr>
              <w:pStyle w:val="TableCellTaskBadge"/>
              <w:shd w:val="clear" w:color="auto" w:fill="E3F2FD"/>
            </w:pPr>
            <w:r>
              <w:rPr>
                <w:b/>
                <w:bCs/>
                <w:color w:val="1976D2"/>
              </w:rPr>
              <w:t>STUDY</w:t>
            </w:r>
          </w:p>
          <w:p w14:paraId="3776853B" w14:textId="77777777" w:rsidR="001A20E6" w:rsidRDefault="00000000">
            <w:pPr>
              <w:pStyle w:val="TableCellTaskDetails"/>
            </w:pPr>
            <w:r>
              <w:t>• Revision - Climatology (G03) — 30m</w:t>
            </w:r>
          </w:p>
          <w:p w14:paraId="58E203D8"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71BA6662" w14:textId="77777777" w:rsidR="001A20E6" w:rsidRDefault="00000000">
            <w:pPr>
              <w:pStyle w:val="TableCellTaskSubject"/>
            </w:pPr>
            <w:r>
              <w:t>Environment, Ecology and Disaster Management</w:t>
            </w:r>
          </w:p>
          <w:p w14:paraId="16F6B38B" w14:textId="77777777" w:rsidR="001A20E6" w:rsidRDefault="00000000">
            <w:pPr>
              <w:pStyle w:val="TableCellTaskDetails"/>
            </w:pPr>
            <w:r>
              <w:t>• Study - Forest Conservation (B08) — 30m</w:t>
            </w:r>
          </w:p>
          <w:p w14:paraId="11528B3B" w14:textId="77777777" w:rsidR="001A20E6" w:rsidRDefault="00000000">
            <w:pPr>
              <w:pStyle w:val="TableCellTaskBadge"/>
              <w:shd w:val="clear" w:color="auto" w:fill="E3F2FD"/>
            </w:pPr>
            <w:r>
              <w:rPr>
                <w:b/>
                <w:bCs/>
                <w:color w:val="1976D2"/>
              </w:rPr>
              <w:t>STUDY</w:t>
            </w:r>
          </w:p>
          <w:p w14:paraId="26B3FE99" w14:textId="77777777" w:rsidR="001A20E6" w:rsidRDefault="00000000">
            <w:pPr>
              <w:pStyle w:val="TableCellTaskDetails"/>
            </w:pPr>
            <w:r>
              <w:t>• Study - Global Warming and Climate Change (B09) — 30m</w:t>
            </w:r>
          </w:p>
          <w:p w14:paraId="623AF4D8" w14:textId="77777777" w:rsidR="001A20E6" w:rsidRDefault="00000000">
            <w:pPr>
              <w:pStyle w:val="TableCellTaskBadge"/>
              <w:shd w:val="clear" w:color="auto" w:fill="E3F2FD"/>
            </w:pPr>
            <w:r>
              <w:rPr>
                <w:b/>
                <w:bCs/>
                <w:color w:val="1976D2"/>
              </w:rPr>
              <w:t>STUDY</w:t>
            </w:r>
          </w:p>
          <w:p w14:paraId="0ACFE454" w14:textId="77777777" w:rsidR="001A20E6" w:rsidRDefault="00000000">
            <w:pPr>
              <w:pStyle w:val="TableCellTaskDetails"/>
            </w:pPr>
            <w:r>
              <w:t>• Study - Green Revolution and Sustainable Agriculture (B10) — 30m</w:t>
            </w:r>
          </w:p>
          <w:p w14:paraId="64772688" w14:textId="77777777" w:rsidR="001A20E6" w:rsidRDefault="00000000">
            <w:pPr>
              <w:pStyle w:val="TableCellTaskBadge"/>
              <w:shd w:val="clear" w:color="auto" w:fill="E3F2FD"/>
            </w:pPr>
            <w:r>
              <w:rPr>
                <w:b/>
                <w:bCs/>
                <w:color w:val="1976D2"/>
              </w:rPr>
              <w:t>STUDY</w:t>
            </w:r>
          </w:p>
          <w:p w14:paraId="4A0E1C34" w14:textId="77777777" w:rsidR="001A20E6" w:rsidRDefault="00000000">
            <w:pPr>
              <w:pStyle w:val="TableCellTaskDetails"/>
            </w:pPr>
            <w:r>
              <w:t>• Study - Renewable Energy (B11) — 30m</w:t>
            </w:r>
          </w:p>
          <w:p w14:paraId="1A5CC6D7" w14:textId="77777777" w:rsidR="001A20E6" w:rsidRDefault="00000000">
            <w:pPr>
              <w:pStyle w:val="TableCellTaskBadge"/>
              <w:shd w:val="clear" w:color="auto" w:fill="E3F2FD"/>
            </w:pPr>
            <w:r>
              <w:rPr>
                <w:b/>
                <w:bCs/>
                <w:color w:val="1976D2"/>
              </w:rPr>
              <w:t>STUDY</w:t>
            </w:r>
          </w:p>
          <w:p w14:paraId="7444F8AC" w14:textId="77777777" w:rsidR="001A20E6" w:rsidRDefault="00000000">
            <w:pPr>
              <w:pStyle w:val="TableCellTaskDetails"/>
            </w:pPr>
            <w:r>
              <w:t>• Revision - Biomes (B02) — 30m</w:t>
            </w:r>
          </w:p>
          <w:p w14:paraId="1504E522"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77D70C8F" w14:textId="77777777" w:rsidR="001A20E6" w:rsidRDefault="00000000">
            <w:pPr>
              <w:pStyle w:val="TableCellTaskSubject"/>
            </w:pPr>
            <w:r>
              <w:t>Environment, Ecology and Disaster Management</w:t>
            </w:r>
          </w:p>
          <w:p w14:paraId="1009C788" w14:textId="77777777" w:rsidR="001A20E6" w:rsidRDefault="00000000">
            <w:pPr>
              <w:pStyle w:val="TableCellTaskDetails"/>
            </w:pPr>
            <w:r>
              <w:t>• Study - Global Agreements and Efforts (B12) — 30m</w:t>
            </w:r>
          </w:p>
          <w:p w14:paraId="6238705D" w14:textId="77777777" w:rsidR="001A20E6" w:rsidRDefault="00000000">
            <w:pPr>
              <w:pStyle w:val="TableCellTaskBadge"/>
              <w:shd w:val="clear" w:color="auto" w:fill="E3F2FD"/>
            </w:pPr>
            <w:r>
              <w:rPr>
                <w:b/>
                <w:bCs/>
                <w:color w:val="1976D2"/>
              </w:rPr>
              <w:t>STUDY</w:t>
            </w:r>
          </w:p>
          <w:p w14:paraId="2A3B9653" w14:textId="77777777" w:rsidR="001A20E6" w:rsidRDefault="00000000">
            <w:pPr>
              <w:pStyle w:val="TableCellTaskDetails"/>
            </w:pPr>
            <w:r>
              <w:t>• Study - Indian Initiatives, efforts and Commitments (B13) — 30m</w:t>
            </w:r>
          </w:p>
          <w:p w14:paraId="4B02AF44" w14:textId="77777777" w:rsidR="001A20E6" w:rsidRDefault="00000000">
            <w:pPr>
              <w:pStyle w:val="TableCellTaskBadge"/>
              <w:shd w:val="clear" w:color="auto" w:fill="E3F2FD"/>
            </w:pPr>
            <w:r>
              <w:rPr>
                <w:b/>
                <w:bCs/>
                <w:color w:val="1976D2"/>
              </w:rPr>
              <w:t>STUDY</w:t>
            </w:r>
          </w:p>
          <w:p w14:paraId="410A97A0" w14:textId="77777777" w:rsidR="001A20E6" w:rsidRDefault="00000000">
            <w:pPr>
              <w:pStyle w:val="TableCellTaskDetails"/>
            </w:pPr>
            <w:r>
              <w:t>• Study - Environmental Impact Assessment (B14) — 30m</w:t>
            </w:r>
          </w:p>
          <w:p w14:paraId="4E679962" w14:textId="77777777" w:rsidR="001A20E6" w:rsidRDefault="00000000">
            <w:pPr>
              <w:pStyle w:val="TableCellTaskBadge"/>
              <w:shd w:val="clear" w:color="auto" w:fill="E3F2FD"/>
            </w:pPr>
            <w:r>
              <w:rPr>
                <w:b/>
                <w:bCs/>
                <w:color w:val="1976D2"/>
              </w:rPr>
              <w:t>STUDY</w:t>
            </w:r>
          </w:p>
          <w:p w14:paraId="777430A5" w14:textId="77777777" w:rsidR="001A20E6" w:rsidRDefault="00000000">
            <w:pPr>
              <w:pStyle w:val="TableCellTaskDetails"/>
            </w:pPr>
            <w:r>
              <w:t>• Study - Disasters (B15) — 30m</w:t>
            </w:r>
          </w:p>
          <w:p w14:paraId="3F7B274C" w14:textId="77777777" w:rsidR="001A20E6" w:rsidRDefault="00000000">
            <w:pPr>
              <w:pStyle w:val="TableCellTaskBadge"/>
              <w:shd w:val="clear" w:color="auto" w:fill="E3F2FD"/>
            </w:pPr>
            <w:r>
              <w:rPr>
                <w:b/>
                <w:bCs/>
                <w:color w:val="1976D2"/>
              </w:rPr>
              <w:t>STUDY</w:t>
            </w:r>
          </w:p>
          <w:p w14:paraId="729F641A" w14:textId="77777777" w:rsidR="001A20E6" w:rsidRDefault="00000000">
            <w:pPr>
              <w:pStyle w:val="TableCellTaskDetails"/>
            </w:pPr>
            <w:r>
              <w:t>• Revision - Wetlands, Mangroves and Corals (B03) — 30m</w:t>
            </w:r>
          </w:p>
          <w:p w14:paraId="67D01CF3"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35F37882" w14:textId="77777777" w:rsidR="001A20E6" w:rsidRDefault="00000000">
            <w:pPr>
              <w:pStyle w:val="TableCellTaskSubject"/>
            </w:pPr>
            <w:r>
              <w:t>Environment, Ecology and Disaster Management</w:t>
            </w:r>
          </w:p>
          <w:p w14:paraId="5862F216" w14:textId="77777777" w:rsidR="001A20E6" w:rsidRDefault="00000000">
            <w:pPr>
              <w:pStyle w:val="TableCellTaskDetails"/>
            </w:pPr>
            <w:r>
              <w:t>• Study - Disaster Management (B16) — 30m</w:t>
            </w:r>
          </w:p>
          <w:p w14:paraId="66EE0E2E" w14:textId="77777777" w:rsidR="001A20E6" w:rsidRDefault="00000000">
            <w:pPr>
              <w:pStyle w:val="TableCellTaskBadge"/>
              <w:shd w:val="clear" w:color="auto" w:fill="E3F2FD"/>
            </w:pPr>
            <w:r>
              <w:rPr>
                <w:b/>
                <w:bCs/>
                <w:color w:val="1976D2"/>
              </w:rPr>
              <w:t>STUDY</w:t>
            </w:r>
          </w:p>
          <w:p w14:paraId="55A2F2E5" w14:textId="77777777" w:rsidR="001A20E6" w:rsidRDefault="00000000">
            <w:pPr>
              <w:pStyle w:val="TableCellTaskDetails"/>
            </w:pPr>
            <w:r>
              <w:t>• Study - Broad / Overlap (B00) — 30m</w:t>
            </w:r>
          </w:p>
          <w:p w14:paraId="674D2284" w14:textId="77777777" w:rsidR="001A20E6" w:rsidRDefault="00000000">
            <w:pPr>
              <w:pStyle w:val="TableCellTaskBadge"/>
              <w:shd w:val="clear" w:color="auto" w:fill="E3F2FD"/>
            </w:pPr>
            <w:r>
              <w:rPr>
                <w:b/>
                <w:bCs/>
                <w:color w:val="1976D2"/>
              </w:rPr>
              <w:t>STUDY</w:t>
            </w:r>
          </w:p>
          <w:p w14:paraId="15320E4D" w14:textId="77777777" w:rsidR="001A20E6" w:rsidRDefault="00000000">
            <w:pPr>
              <w:pStyle w:val="TableCellTaskDetails"/>
            </w:pPr>
            <w:r>
              <w:t>• Study - Basics of Environment (B01) — 30m</w:t>
            </w:r>
          </w:p>
          <w:p w14:paraId="3C5B6C7A" w14:textId="77777777" w:rsidR="001A20E6" w:rsidRDefault="00000000">
            <w:pPr>
              <w:pStyle w:val="TableCellTaskBadge"/>
              <w:shd w:val="clear" w:color="auto" w:fill="E3F2FD"/>
            </w:pPr>
            <w:r>
              <w:rPr>
                <w:b/>
                <w:bCs/>
                <w:color w:val="1976D2"/>
              </w:rPr>
              <w:t>STUDY</w:t>
            </w:r>
          </w:p>
          <w:p w14:paraId="1A5D4942" w14:textId="77777777" w:rsidR="001A20E6" w:rsidRDefault="00000000">
            <w:pPr>
              <w:pStyle w:val="TableCellTaskDetails"/>
            </w:pPr>
            <w:r>
              <w:t>• Study - Biomes (B02) — 30m</w:t>
            </w:r>
          </w:p>
          <w:p w14:paraId="07D020A7" w14:textId="77777777" w:rsidR="001A20E6" w:rsidRDefault="00000000">
            <w:pPr>
              <w:pStyle w:val="TableCellTaskBadge"/>
              <w:shd w:val="clear" w:color="auto" w:fill="E3F2FD"/>
            </w:pPr>
            <w:r>
              <w:rPr>
                <w:b/>
                <w:bCs/>
                <w:color w:val="1976D2"/>
              </w:rPr>
              <w:t>STUDY</w:t>
            </w:r>
          </w:p>
          <w:p w14:paraId="56815892" w14:textId="77777777" w:rsidR="001A20E6" w:rsidRDefault="00000000">
            <w:pPr>
              <w:pStyle w:val="TableCellTaskDetails"/>
            </w:pPr>
            <w:r>
              <w:t>• Revision - Biodiversity and its conservation (B04) — 30m</w:t>
            </w:r>
          </w:p>
          <w:p w14:paraId="3B2FB1D4"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2FC5F539" w14:textId="77777777" w:rsidR="001A20E6" w:rsidRDefault="00000000">
            <w:pPr>
              <w:pStyle w:val="TableCellTaskSubject"/>
            </w:pPr>
            <w:r>
              <w:t>Science &amp; Technology</w:t>
            </w:r>
          </w:p>
          <w:p w14:paraId="585D5210" w14:textId="77777777" w:rsidR="001A20E6" w:rsidRDefault="00000000">
            <w:pPr>
              <w:pStyle w:val="TableCellTaskDetails"/>
            </w:pPr>
            <w:r>
              <w:t>• Study - Broad / Overlap (T00) — 30m</w:t>
            </w:r>
          </w:p>
          <w:p w14:paraId="0F221F29" w14:textId="77777777" w:rsidR="001A20E6" w:rsidRDefault="00000000">
            <w:pPr>
              <w:pStyle w:val="TableCellTaskBadge"/>
              <w:shd w:val="clear" w:color="auto" w:fill="E3F2FD"/>
            </w:pPr>
            <w:r>
              <w:rPr>
                <w:b/>
                <w:bCs/>
                <w:color w:val="1976D2"/>
              </w:rPr>
              <w:t>STUDY</w:t>
            </w:r>
          </w:p>
          <w:p w14:paraId="2B12183A" w14:textId="77777777" w:rsidR="001A20E6" w:rsidRDefault="00000000">
            <w:pPr>
              <w:pStyle w:val="TableCellTaskDetails"/>
            </w:pPr>
            <w:r>
              <w:t>• Study - Basics of Science and Technology (T01) — 30m</w:t>
            </w:r>
          </w:p>
          <w:p w14:paraId="7038229D" w14:textId="77777777" w:rsidR="001A20E6" w:rsidRDefault="00000000">
            <w:pPr>
              <w:pStyle w:val="TableCellTaskBadge"/>
              <w:shd w:val="clear" w:color="auto" w:fill="E3F2FD"/>
            </w:pPr>
            <w:r>
              <w:rPr>
                <w:b/>
                <w:bCs/>
                <w:color w:val="1976D2"/>
              </w:rPr>
              <w:t>STUDY</w:t>
            </w:r>
          </w:p>
          <w:p w14:paraId="3494CE0F" w14:textId="77777777" w:rsidR="001A20E6" w:rsidRDefault="00000000">
            <w:pPr>
              <w:pStyle w:val="TableCellTaskDetails"/>
            </w:pPr>
            <w:r>
              <w:t>• Study - Bio-Technology (T02) — 30m</w:t>
            </w:r>
          </w:p>
          <w:p w14:paraId="4BB1D404" w14:textId="77777777" w:rsidR="001A20E6" w:rsidRDefault="00000000">
            <w:pPr>
              <w:pStyle w:val="TableCellTaskBadge"/>
              <w:shd w:val="clear" w:color="auto" w:fill="E3F2FD"/>
            </w:pPr>
            <w:r>
              <w:rPr>
                <w:b/>
                <w:bCs/>
                <w:color w:val="1976D2"/>
              </w:rPr>
              <w:t>STUDY</w:t>
            </w:r>
          </w:p>
          <w:p w14:paraId="001F6AA2" w14:textId="77777777" w:rsidR="001A20E6" w:rsidRDefault="00000000">
            <w:pPr>
              <w:pStyle w:val="TableCellTaskDetails"/>
            </w:pPr>
            <w:r>
              <w:t>• Study - Medical science and Health (T03) — 30m</w:t>
            </w:r>
          </w:p>
          <w:p w14:paraId="504A7FC6" w14:textId="77777777" w:rsidR="001A20E6" w:rsidRDefault="00000000">
            <w:pPr>
              <w:pStyle w:val="TableCellTaskBadge"/>
              <w:shd w:val="clear" w:color="auto" w:fill="E3F2FD"/>
            </w:pPr>
            <w:r>
              <w:rPr>
                <w:b/>
                <w:bCs/>
                <w:color w:val="1976D2"/>
              </w:rPr>
              <w:t>STUDY</w:t>
            </w:r>
          </w:p>
          <w:p w14:paraId="5514AE3D" w14:textId="77777777" w:rsidR="001A20E6" w:rsidRDefault="00000000">
            <w:pPr>
              <w:pStyle w:val="TableCellTaskDetails"/>
            </w:pPr>
            <w:r>
              <w:t>• Revision - Broad / Overlap (T00) — 30m</w:t>
            </w:r>
          </w:p>
          <w:p w14:paraId="156D4430" w14:textId="77777777" w:rsidR="001A20E6" w:rsidRDefault="00000000">
            <w:pPr>
              <w:pStyle w:val="TableCellTaskBadge"/>
              <w:shd w:val="clear" w:color="auto" w:fill="FCE4EC"/>
            </w:pPr>
            <w:r>
              <w:rPr>
                <w:b/>
                <w:bCs/>
                <w:color w:val="C2185B"/>
              </w:rPr>
              <w:t>REVISION</w:t>
            </w:r>
          </w:p>
        </w:tc>
        <w:tc>
          <w:tcPr>
            <w:tcW w:w="700" w:type="pct"/>
            <w:shd w:val="clear" w:color="auto" w:fill="FFF3E0"/>
            <w:tcMar>
              <w:top w:w="150" w:type="dxa"/>
              <w:left w:w="100" w:type="dxa"/>
              <w:bottom w:w="150" w:type="dxa"/>
              <w:right w:w="100" w:type="dxa"/>
            </w:tcMar>
          </w:tcPr>
          <w:p w14:paraId="1BDD99BD" w14:textId="77777777" w:rsidR="001A20E6" w:rsidRDefault="001A20E6"/>
        </w:tc>
      </w:tr>
      <w:tr w:rsidR="001A20E6" w14:paraId="743749A0" w14:textId="77777777">
        <w:tc>
          <w:tcPr>
            <w:tcW w:w="700" w:type="pct"/>
            <w:shd w:val="clear" w:color="auto" w:fill="FCE7F3"/>
            <w:tcMar>
              <w:top w:w="150" w:type="dxa"/>
              <w:left w:w="100" w:type="dxa"/>
              <w:bottom w:w="150" w:type="dxa"/>
              <w:right w:w="100" w:type="dxa"/>
            </w:tcMar>
          </w:tcPr>
          <w:p w14:paraId="3652EB66" w14:textId="77777777" w:rsidR="001A20E6" w:rsidRDefault="00000000">
            <w:pPr>
              <w:pStyle w:val="TableCellTaskSubject"/>
            </w:pPr>
            <w:r>
              <w:t>Environment, Ecology and Disaster Management</w:t>
            </w:r>
          </w:p>
          <w:p w14:paraId="261D7A67" w14:textId="77777777" w:rsidR="001A20E6" w:rsidRDefault="00000000">
            <w:pPr>
              <w:pStyle w:val="TableCellTaskDetails"/>
            </w:pPr>
            <w:r>
              <w:t>• Test - TEST — 3h</w:t>
            </w:r>
          </w:p>
          <w:p w14:paraId="53ED8CCC"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5B3F3D9B" w14:textId="77777777" w:rsidR="001A20E6" w:rsidRDefault="00000000">
            <w:pPr>
              <w:pStyle w:val="TableCellTaskSubject"/>
            </w:pPr>
            <w:r>
              <w:t>Environment, Ecology and Disaster Management</w:t>
            </w:r>
          </w:p>
          <w:p w14:paraId="242B58CC" w14:textId="77777777" w:rsidR="001A20E6" w:rsidRDefault="00000000">
            <w:pPr>
              <w:pStyle w:val="TableCellTaskDetails"/>
            </w:pPr>
            <w:r>
              <w:t>• Study - Biodiversity and its conservation (B04) — 30m</w:t>
            </w:r>
          </w:p>
          <w:p w14:paraId="2DFA5CC2" w14:textId="77777777" w:rsidR="001A20E6" w:rsidRDefault="00000000">
            <w:pPr>
              <w:pStyle w:val="TableCellTaskBadge"/>
              <w:shd w:val="clear" w:color="auto" w:fill="E3F2FD"/>
            </w:pPr>
            <w:r>
              <w:rPr>
                <w:b/>
                <w:bCs/>
                <w:color w:val="1976D2"/>
              </w:rPr>
              <w:t>STUDY</w:t>
            </w:r>
          </w:p>
          <w:p w14:paraId="78C53F5C" w14:textId="77777777" w:rsidR="001A20E6" w:rsidRDefault="00000000">
            <w:pPr>
              <w:pStyle w:val="TableCellTaskDetails"/>
            </w:pPr>
            <w:r>
              <w:t>• Study - Pollution (B05) — 30m</w:t>
            </w:r>
          </w:p>
          <w:p w14:paraId="421CB82A" w14:textId="77777777" w:rsidR="001A20E6" w:rsidRDefault="00000000">
            <w:pPr>
              <w:pStyle w:val="TableCellTaskBadge"/>
              <w:shd w:val="clear" w:color="auto" w:fill="E3F2FD"/>
            </w:pPr>
            <w:r>
              <w:rPr>
                <w:b/>
                <w:bCs/>
                <w:color w:val="1976D2"/>
              </w:rPr>
              <w:t>STUDY</w:t>
            </w:r>
          </w:p>
          <w:p w14:paraId="62D1F3F4" w14:textId="77777777" w:rsidR="001A20E6" w:rsidRDefault="00000000">
            <w:pPr>
              <w:pStyle w:val="TableCellTaskDetails"/>
            </w:pPr>
            <w:r>
              <w:t>• Study - Land Degradation (B06) — 30m</w:t>
            </w:r>
          </w:p>
          <w:p w14:paraId="2B88C988" w14:textId="77777777" w:rsidR="001A20E6" w:rsidRDefault="00000000">
            <w:pPr>
              <w:pStyle w:val="TableCellTaskBadge"/>
              <w:shd w:val="clear" w:color="auto" w:fill="E3F2FD"/>
            </w:pPr>
            <w:r>
              <w:rPr>
                <w:b/>
                <w:bCs/>
                <w:color w:val="1976D2"/>
              </w:rPr>
              <w:t>STUDY</w:t>
            </w:r>
          </w:p>
          <w:p w14:paraId="39A843D8" w14:textId="77777777" w:rsidR="001A20E6" w:rsidRDefault="00000000">
            <w:pPr>
              <w:pStyle w:val="TableCellTaskDetails"/>
            </w:pPr>
            <w:r>
              <w:t>• Study - Waste Management (B07) — 30m</w:t>
            </w:r>
          </w:p>
          <w:p w14:paraId="073F7C5B" w14:textId="77777777" w:rsidR="001A20E6" w:rsidRDefault="00000000">
            <w:pPr>
              <w:pStyle w:val="TableCellTaskBadge"/>
              <w:shd w:val="clear" w:color="auto" w:fill="E3F2FD"/>
            </w:pPr>
            <w:r>
              <w:rPr>
                <w:b/>
                <w:bCs/>
                <w:color w:val="1976D2"/>
              </w:rPr>
              <w:t>STUDY</w:t>
            </w:r>
          </w:p>
          <w:p w14:paraId="29925C18" w14:textId="77777777" w:rsidR="001A20E6" w:rsidRDefault="00000000">
            <w:pPr>
              <w:pStyle w:val="TableCellTaskDetails"/>
            </w:pPr>
            <w:r>
              <w:t>• Revision - Basics of Environment (B01) — 30m</w:t>
            </w:r>
          </w:p>
          <w:p w14:paraId="6EE3BE90"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32127CD8" w14:textId="77777777" w:rsidR="001A20E6" w:rsidRDefault="001A20E6"/>
        </w:tc>
        <w:tc>
          <w:tcPr>
            <w:tcW w:w="700" w:type="pct"/>
            <w:shd w:val="clear" w:color="auto" w:fill="FCE7F3"/>
            <w:tcMar>
              <w:top w:w="150" w:type="dxa"/>
              <w:left w:w="100" w:type="dxa"/>
              <w:bottom w:w="150" w:type="dxa"/>
              <w:right w:w="100" w:type="dxa"/>
            </w:tcMar>
          </w:tcPr>
          <w:p w14:paraId="0A4C3EEB" w14:textId="77777777" w:rsidR="001A20E6" w:rsidRDefault="001A20E6"/>
        </w:tc>
        <w:tc>
          <w:tcPr>
            <w:tcW w:w="700" w:type="pct"/>
            <w:shd w:val="clear" w:color="auto" w:fill="FCE7F3"/>
            <w:tcMar>
              <w:top w:w="150" w:type="dxa"/>
              <w:left w:w="100" w:type="dxa"/>
              <w:bottom w:w="150" w:type="dxa"/>
              <w:right w:w="100" w:type="dxa"/>
            </w:tcMar>
          </w:tcPr>
          <w:p w14:paraId="2A1665AF" w14:textId="77777777" w:rsidR="001A20E6" w:rsidRDefault="001A20E6"/>
        </w:tc>
        <w:tc>
          <w:tcPr>
            <w:tcW w:w="700" w:type="pct"/>
            <w:shd w:val="clear" w:color="auto" w:fill="FCE7F3"/>
            <w:tcMar>
              <w:top w:w="150" w:type="dxa"/>
              <w:left w:w="100" w:type="dxa"/>
              <w:bottom w:w="150" w:type="dxa"/>
              <w:right w:w="100" w:type="dxa"/>
            </w:tcMar>
          </w:tcPr>
          <w:p w14:paraId="3847B9C6" w14:textId="77777777" w:rsidR="001A20E6" w:rsidRDefault="001A20E6"/>
        </w:tc>
        <w:tc>
          <w:tcPr>
            <w:tcW w:w="700" w:type="pct"/>
            <w:shd w:val="clear" w:color="auto" w:fill="FFF3E0"/>
            <w:tcMar>
              <w:top w:w="150" w:type="dxa"/>
              <w:left w:w="100" w:type="dxa"/>
              <w:bottom w:w="150" w:type="dxa"/>
              <w:right w:w="100" w:type="dxa"/>
            </w:tcMar>
          </w:tcPr>
          <w:p w14:paraId="32AEBA8C" w14:textId="77777777" w:rsidR="001A20E6" w:rsidRDefault="001A20E6"/>
        </w:tc>
      </w:tr>
    </w:tbl>
    <w:p w14:paraId="081064E2" w14:textId="77777777" w:rsidR="001A20E6" w:rsidRDefault="001A20E6">
      <w:pPr>
        <w:spacing w:after="400"/>
      </w:pPr>
    </w:p>
    <w:p w14:paraId="77FAD8D6" w14:textId="77777777" w:rsidR="001A20E6" w:rsidRDefault="00000000">
      <w:pPr>
        <w:pStyle w:val="ResourceTitle"/>
      </w:pPr>
      <w:r>
        <w:t>📚 Resources for Nov 22 - Nov 28</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35C74995" w14:textId="77777777">
        <w:tc>
          <w:tcPr>
            <w:tcW w:w="1650" w:type="pct"/>
            <w:tcBorders>
              <w:bottom w:val="single" w:sz="2" w:space="0" w:color="D1D5DB"/>
              <w:right w:val="single" w:sz="2" w:space="0" w:color="D1D5DB"/>
            </w:tcBorders>
            <w:tcMar>
              <w:top w:w="200" w:type="dxa"/>
              <w:left w:w="150" w:type="dxa"/>
              <w:bottom w:w="200" w:type="dxa"/>
              <w:right w:w="150" w:type="dxa"/>
            </w:tcMar>
          </w:tcPr>
          <w:p w14:paraId="6D5D866C" w14:textId="77777777" w:rsidR="001A20E6" w:rsidRDefault="00000000">
            <w:pPr>
              <w:pStyle w:val="TableCellSubjectName"/>
            </w:pPr>
            <w:r>
              <w:t>Essay</w:t>
            </w:r>
          </w:p>
          <w:p w14:paraId="37FAC0AA" w14:textId="77777777" w:rsidR="001A20E6" w:rsidRDefault="00000000">
            <w:pPr>
              <w:pStyle w:val="TableCellCategoryTitle"/>
            </w:pPr>
            <w:r>
              <w:t>📚 Primary Books</w:t>
            </w:r>
          </w:p>
          <w:p w14:paraId="29BE1519" w14:textId="77777777" w:rsidR="001A20E6" w:rsidRDefault="00000000">
            <w:pPr>
              <w:pStyle w:val="TableCellResourceItem"/>
            </w:pPr>
            <w:r>
              <w:t>• Michael Sandel – Justice</w:t>
            </w:r>
          </w:p>
          <w:p w14:paraId="7C3C23AA" w14:textId="77777777" w:rsidR="001A20E6" w:rsidRDefault="00000000">
            <w:pPr>
              <w:pStyle w:val="TableCellResourceItem"/>
            </w:pPr>
            <w:r>
              <w:t>• Ethics by Jitin Yadav</w:t>
            </w:r>
          </w:p>
          <w:p w14:paraId="2A312AD1" w14:textId="77777777" w:rsidR="001A20E6" w:rsidRDefault="00000000">
            <w:pPr>
              <w:pStyle w:val="TableCellResourceItem"/>
            </w:pPr>
            <w:r>
              <w:t>• 2nd ARC (4th, 10th – Ethics in Governance)</w:t>
            </w:r>
          </w:p>
          <w:p w14:paraId="3B4469B8" w14:textId="77777777" w:rsidR="001A20E6" w:rsidRDefault="00000000">
            <w:pPr>
              <w:pStyle w:val="TableCellCategoryTitle"/>
            </w:pPr>
            <w:r>
              <w:t>📝 Practice Materials</w:t>
            </w:r>
          </w:p>
          <w:p w14:paraId="4A9890DC" w14:textId="77777777" w:rsidR="001A20E6" w:rsidRDefault="00000000">
            <w:pPr>
              <w:pStyle w:val="TableCellResourceItem"/>
            </w:pPr>
            <w:r>
              <w:t>• La Excellence Ethics Material</w:t>
            </w:r>
          </w:p>
          <w:p w14:paraId="59FA19AB" w14:textId="77777777" w:rsidR="001A20E6" w:rsidRDefault="00000000">
            <w:pPr>
              <w:pStyle w:val="TableCellResourceItem"/>
            </w:pPr>
            <w:r>
              <w:t>• Prelims &amp; Mains Workbooks</w:t>
            </w:r>
          </w:p>
          <w:p w14:paraId="6AB7957A" w14:textId="77777777" w:rsidR="001A20E6" w:rsidRDefault="00000000">
            <w:pPr>
              <w:pStyle w:val="TableCellCategoryTitle"/>
            </w:pPr>
            <w:r>
              <w:t>📰 Current Affairs</w:t>
            </w:r>
          </w:p>
          <w:p w14:paraId="1FEE59CA" w14:textId="77777777" w:rsidR="001A20E6" w:rsidRDefault="00000000">
            <w:pPr>
              <w:pStyle w:val="TableCellResourceItem"/>
            </w:pPr>
            <w:r>
              <w:t>• Newspapers (case studies, ethical dilemmas in news)</w:t>
            </w:r>
          </w:p>
        </w:tc>
        <w:tc>
          <w:tcPr>
            <w:tcW w:w="1650" w:type="pct"/>
            <w:tcBorders>
              <w:bottom w:val="single" w:sz="2" w:space="0" w:color="D1D5DB"/>
              <w:right w:val="single" w:sz="2" w:space="0" w:color="D1D5DB"/>
            </w:tcBorders>
            <w:tcMar>
              <w:top w:w="200" w:type="dxa"/>
              <w:left w:w="150" w:type="dxa"/>
              <w:bottom w:w="200" w:type="dxa"/>
              <w:right w:w="150" w:type="dxa"/>
            </w:tcMar>
          </w:tcPr>
          <w:p w14:paraId="15F76683" w14:textId="77777777" w:rsidR="001A20E6" w:rsidRDefault="00000000">
            <w:pPr>
              <w:pStyle w:val="TableCellSubjectName"/>
            </w:pPr>
            <w:r>
              <w:t>Sociology</w:t>
            </w:r>
          </w:p>
          <w:p w14:paraId="4F24780B" w14:textId="77777777" w:rsidR="001A20E6" w:rsidRDefault="00000000">
            <w:pPr>
              <w:pStyle w:val="TableCellCategoryTitle"/>
            </w:pPr>
            <w:r>
              <w:t>📝 Practice Materials</w:t>
            </w:r>
          </w:p>
          <w:p w14:paraId="451E30A3" w14:textId="77777777" w:rsidR="001A20E6" w:rsidRDefault="00000000">
            <w:pPr>
              <w:pStyle w:val="TableCellResourceItem"/>
            </w:pPr>
            <w:r>
              <w:t>• La Excellence Sociology Material</w:t>
            </w:r>
          </w:p>
          <w:p w14:paraId="323CB39C" w14:textId="77777777" w:rsidR="001A20E6" w:rsidRDefault="00000000">
            <w:pPr>
              <w:pStyle w:val="TableCellResourceItem"/>
            </w:pPr>
            <w:r>
              <w:t>• Mains RRP + Prelims RRP</w:t>
            </w:r>
          </w:p>
          <w:p w14:paraId="5DC32BB5" w14:textId="77777777" w:rsidR="001A20E6" w:rsidRDefault="00000000">
            <w:pPr>
              <w:pStyle w:val="TableCellResourceItem"/>
            </w:pPr>
            <w:r>
              <w:t>• Prelims &amp; Mains Workbooks</w:t>
            </w:r>
          </w:p>
          <w:p w14:paraId="237095E6" w14:textId="77777777" w:rsidR="001A20E6" w:rsidRDefault="00000000">
            <w:pPr>
              <w:pStyle w:val="TableCellResourceItem"/>
            </w:pPr>
            <w:r>
              <w:t>• Previous Year Question Papers</w:t>
            </w:r>
          </w:p>
          <w:p w14:paraId="3133558C" w14:textId="77777777" w:rsidR="001A20E6" w:rsidRDefault="00000000">
            <w:pPr>
              <w:pStyle w:val="TableCellResourceItem"/>
            </w:pPr>
            <w:r>
              <w:t>• Mock Tests</w:t>
            </w:r>
          </w:p>
          <w:p w14:paraId="1965B028" w14:textId="77777777" w:rsidR="001A20E6" w:rsidRDefault="00000000">
            <w:pPr>
              <w:pStyle w:val="TableCellResourceItem"/>
            </w:pPr>
            <w:r>
              <w:t>• La Excellence Indian Society Material</w:t>
            </w:r>
          </w:p>
          <w:p w14:paraId="6D23AF44" w14:textId="77777777" w:rsidR="001A20E6" w:rsidRDefault="00000000">
            <w:pPr>
              <w:pStyle w:val="TableCellResourceItem"/>
            </w:pPr>
            <w:r>
              <w:t>• Mains Workbook - Paper I</w:t>
            </w:r>
          </w:p>
          <w:p w14:paraId="0D07C183" w14:textId="77777777" w:rsidR="001A20E6" w:rsidRDefault="00000000">
            <w:pPr>
              <w:pStyle w:val="TableCellResourceItem"/>
            </w:pPr>
            <w:r>
              <w:t>• La Excellence Social Change Material</w:t>
            </w:r>
          </w:p>
          <w:p w14:paraId="7D97712A" w14:textId="77777777" w:rsidR="001A20E6" w:rsidRDefault="00000000">
            <w:pPr>
              <w:pStyle w:val="TableCellResourceItem"/>
            </w:pPr>
            <w:r>
              <w:t>• Mains Workbook - Paper II</w:t>
            </w:r>
          </w:p>
          <w:p w14:paraId="35DD4967" w14:textId="77777777" w:rsidR="001A20E6" w:rsidRDefault="00000000">
            <w:pPr>
              <w:pStyle w:val="TableCellResourceItem"/>
            </w:pPr>
            <w:r>
              <w:t>• La Excellence Sociology of Religion Material</w:t>
            </w:r>
          </w:p>
          <w:p w14:paraId="0555B28A" w14:textId="77777777" w:rsidR="001A20E6" w:rsidRDefault="00000000">
            <w:pPr>
              <w:pStyle w:val="TableCellResourceItem"/>
            </w:pPr>
            <w:r>
              <w:t>• Mains Workbook</w:t>
            </w:r>
          </w:p>
          <w:p w14:paraId="43AEFB80" w14:textId="77777777" w:rsidR="001A20E6" w:rsidRDefault="00000000">
            <w:pPr>
              <w:pStyle w:val="TableCellResourceItem"/>
            </w:pPr>
            <w:r>
              <w:t>• La Excellence Sociology of Education Material</w:t>
            </w:r>
          </w:p>
          <w:p w14:paraId="2AF32D26" w14:textId="77777777" w:rsidR="001A20E6" w:rsidRDefault="00000000">
            <w:pPr>
              <w:pStyle w:val="TableCellResourceItem"/>
            </w:pPr>
            <w:r>
              <w:t>• Mains Workbook</w:t>
            </w:r>
          </w:p>
          <w:p w14:paraId="4E17E7DD" w14:textId="77777777" w:rsidR="001A20E6" w:rsidRDefault="00000000">
            <w:pPr>
              <w:pStyle w:val="TableCellResourceItem"/>
            </w:pPr>
            <w:r>
              <w:t>• La Excellence Social Stratification Material</w:t>
            </w:r>
          </w:p>
          <w:p w14:paraId="0626FA0E" w14:textId="77777777" w:rsidR="001A20E6" w:rsidRDefault="00000000">
            <w:pPr>
              <w:pStyle w:val="TableCellResourceItem"/>
            </w:pPr>
            <w:r>
              <w:t>• Mains Workbook</w:t>
            </w:r>
          </w:p>
          <w:p w14:paraId="2053ACBA" w14:textId="77777777" w:rsidR="001A20E6" w:rsidRDefault="00000000">
            <w:pPr>
              <w:pStyle w:val="TableCellResourceItem"/>
            </w:pPr>
            <w:r>
              <w:t>• La Excellence Gender Studies Material</w:t>
            </w:r>
          </w:p>
          <w:p w14:paraId="4516138B" w14:textId="77777777" w:rsidR="001A20E6" w:rsidRDefault="00000000">
            <w:pPr>
              <w:pStyle w:val="TableCellResourceItem"/>
            </w:pPr>
            <w:r>
              <w:t>• Mains Workbook</w:t>
            </w:r>
          </w:p>
          <w:p w14:paraId="7AF88945" w14:textId="77777777" w:rsidR="001A20E6" w:rsidRDefault="00000000">
            <w:pPr>
              <w:pStyle w:val="TableCellResourceItem"/>
            </w:pPr>
            <w:r>
              <w:t>• La Excellence Urban Sociology Material</w:t>
            </w:r>
          </w:p>
          <w:p w14:paraId="2BB70ABD" w14:textId="77777777" w:rsidR="001A20E6" w:rsidRDefault="00000000">
            <w:pPr>
              <w:pStyle w:val="TableCellResourceItem"/>
            </w:pPr>
            <w:r>
              <w:t>• Mains Workbook</w:t>
            </w:r>
          </w:p>
          <w:p w14:paraId="2823B314" w14:textId="77777777" w:rsidR="001A20E6" w:rsidRDefault="00000000">
            <w:pPr>
              <w:pStyle w:val="TableCellResourceItem"/>
            </w:pPr>
            <w:r>
              <w:t>• La Excellence Rural Sociology Material</w:t>
            </w:r>
          </w:p>
          <w:p w14:paraId="7C99C580" w14:textId="77777777" w:rsidR="001A20E6" w:rsidRDefault="00000000">
            <w:pPr>
              <w:pStyle w:val="TableCellResourceItem"/>
            </w:pPr>
            <w:r>
              <w:t>• Mains Workbook</w:t>
            </w:r>
          </w:p>
          <w:p w14:paraId="323ACB64" w14:textId="77777777" w:rsidR="001A20E6" w:rsidRDefault="00000000">
            <w:pPr>
              <w:pStyle w:val="TableCellResourceItem"/>
            </w:pPr>
            <w:r>
              <w:t>• La Excellence Social Movements Material</w:t>
            </w:r>
          </w:p>
          <w:p w14:paraId="149999F7" w14:textId="77777777" w:rsidR="001A20E6" w:rsidRDefault="00000000">
            <w:pPr>
              <w:pStyle w:val="TableCellResourceItem"/>
            </w:pPr>
            <w:r>
              <w:t>• Mains Workbook</w:t>
            </w:r>
          </w:p>
          <w:p w14:paraId="63B45C04" w14:textId="77777777" w:rsidR="001A20E6" w:rsidRDefault="00000000">
            <w:pPr>
              <w:pStyle w:val="TableCellResourceItem"/>
            </w:pPr>
            <w:r>
              <w:t>• La Excellence Sociology of Health Material</w:t>
            </w:r>
          </w:p>
          <w:p w14:paraId="193AE3A4" w14:textId="77777777" w:rsidR="001A20E6" w:rsidRDefault="00000000">
            <w:pPr>
              <w:pStyle w:val="TableCellResourceItem"/>
            </w:pPr>
            <w:r>
              <w:t>• Mains Workbook</w:t>
            </w:r>
          </w:p>
          <w:p w14:paraId="033BCA6C" w14:textId="77777777" w:rsidR="001A20E6" w:rsidRDefault="00000000">
            <w:pPr>
              <w:pStyle w:val="TableCellResourceItem"/>
            </w:pPr>
            <w:r>
              <w:t>• La Excellence Sociology of Law Material</w:t>
            </w:r>
          </w:p>
          <w:p w14:paraId="27D13B6C" w14:textId="77777777" w:rsidR="001A20E6" w:rsidRDefault="00000000">
            <w:pPr>
              <w:pStyle w:val="TableCellResourceItem"/>
            </w:pPr>
            <w:r>
              <w:t>• Mains Workbook</w:t>
            </w:r>
          </w:p>
          <w:p w14:paraId="20E15BD4" w14:textId="77777777" w:rsidR="001A20E6" w:rsidRDefault="00000000">
            <w:pPr>
              <w:pStyle w:val="TableCellResourceItem"/>
            </w:pPr>
            <w:r>
              <w:t>• La Excellence Sociology of Media Material</w:t>
            </w:r>
          </w:p>
          <w:p w14:paraId="008CAA56" w14:textId="77777777" w:rsidR="001A20E6" w:rsidRDefault="00000000">
            <w:pPr>
              <w:pStyle w:val="TableCellResourceItem"/>
            </w:pPr>
            <w:r>
              <w:t>• Mains Workbook</w:t>
            </w:r>
          </w:p>
          <w:p w14:paraId="2F6F624F" w14:textId="77777777" w:rsidR="001A20E6" w:rsidRDefault="00000000">
            <w:pPr>
              <w:pStyle w:val="TableCellResourceItem"/>
            </w:pPr>
            <w:r>
              <w:t>• La Excellence Sociology of Science Material</w:t>
            </w:r>
          </w:p>
          <w:p w14:paraId="5F1B4BF6" w14:textId="77777777" w:rsidR="001A20E6" w:rsidRDefault="00000000">
            <w:pPr>
              <w:pStyle w:val="TableCellResourceItem"/>
            </w:pPr>
            <w:r>
              <w:t>• Mains Workbook</w:t>
            </w:r>
          </w:p>
          <w:p w14:paraId="353E0ADA" w14:textId="77777777" w:rsidR="001A20E6" w:rsidRDefault="00000000">
            <w:pPr>
              <w:pStyle w:val="TableCellResourceItem"/>
            </w:pPr>
            <w:r>
              <w:t>• La Excellence Sociology of Environment Material</w:t>
            </w:r>
          </w:p>
          <w:p w14:paraId="28330D56" w14:textId="77777777" w:rsidR="001A20E6" w:rsidRDefault="00000000">
            <w:pPr>
              <w:pStyle w:val="TableCellResourceItem"/>
            </w:pPr>
            <w:r>
              <w:t>• Mains Workbook</w:t>
            </w:r>
          </w:p>
          <w:p w14:paraId="4993624D" w14:textId="77777777" w:rsidR="001A20E6" w:rsidRDefault="00000000">
            <w:pPr>
              <w:pStyle w:val="TableCellResourceItem"/>
            </w:pPr>
            <w:r>
              <w:t>• La Excellence Sociology of Globalization Material</w:t>
            </w:r>
          </w:p>
          <w:p w14:paraId="362EF772" w14:textId="77777777" w:rsidR="001A20E6" w:rsidRDefault="00000000">
            <w:pPr>
              <w:pStyle w:val="TableCellResourceItem"/>
            </w:pPr>
            <w:r>
              <w:t>• Mains Workbook</w:t>
            </w:r>
          </w:p>
          <w:p w14:paraId="42D7913A" w14:textId="77777777" w:rsidR="001A20E6" w:rsidRDefault="00000000">
            <w:pPr>
              <w:pStyle w:val="TableCellResourceItem"/>
            </w:pPr>
            <w:r>
              <w:t>• La Excellence Sociology of Work Material</w:t>
            </w:r>
          </w:p>
          <w:p w14:paraId="62EB3C7A" w14:textId="77777777" w:rsidR="001A20E6" w:rsidRDefault="00000000">
            <w:pPr>
              <w:pStyle w:val="TableCellResourceItem"/>
            </w:pPr>
            <w:r>
              <w:t>• Mains Workbook</w:t>
            </w:r>
          </w:p>
          <w:p w14:paraId="757C0F6D" w14:textId="77777777" w:rsidR="001A20E6" w:rsidRDefault="00000000">
            <w:pPr>
              <w:pStyle w:val="TableCellCategoryTitle"/>
            </w:pPr>
            <w:r>
              <w:t>📰 Current Affairs</w:t>
            </w:r>
          </w:p>
          <w:p w14:paraId="3368B326" w14:textId="77777777" w:rsidR="001A20E6" w:rsidRDefault="00000000">
            <w:pPr>
              <w:pStyle w:val="TableCellResourceItem"/>
            </w:pPr>
            <w:r>
              <w:t>• Indian Sociological Review</w:t>
            </w:r>
          </w:p>
          <w:p w14:paraId="52AD7785" w14:textId="77777777" w:rsidR="001A20E6" w:rsidRDefault="00000000">
            <w:pPr>
              <w:pStyle w:val="TableCellResourceItem"/>
            </w:pPr>
            <w:r>
              <w:t>• Economic and Political Weekly (EPW)</w:t>
            </w:r>
          </w:p>
          <w:p w14:paraId="63CF046D" w14:textId="77777777" w:rsidR="001A20E6" w:rsidRDefault="00000000">
            <w:pPr>
              <w:pStyle w:val="TableCellResourceItem"/>
            </w:pPr>
            <w:r>
              <w:t>• Newspapers (The Hindu, Indian Express - Social issues)</w:t>
            </w:r>
          </w:p>
          <w:p w14:paraId="17E9C502" w14:textId="77777777" w:rsidR="001A20E6" w:rsidRDefault="00000000">
            <w:pPr>
              <w:pStyle w:val="TableCellResourceItem"/>
            </w:pPr>
            <w:r>
              <w:t>• Yojana Magazine</w:t>
            </w:r>
          </w:p>
          <w:p w14:paraId="7E37976B" w14:textId="77777777" w:rsidR="001A20E6" w:rsidRDefault="00000000">
            <w:pPr>
              <w:pStyle w:val="TableCellResourceItem"/>
            </w:pPr>
            <w:r>
              <w:t>• Kurukshetra Magazine</w:t>
            </w:r>
          </w:p>
          <w:p w14:paraId="35B8DED4" w14:textId="77777777" w:rsidR="001A20E6" w:rsidRDefault="00000000">
            <w:pPr>
              <w:pStyle w:val="TableCellResourceItem"/>
            </w:pPr>
            <w:r>
              <w:t>• Social Watch India Reports</w:t>
            </w:r>
          </w:p>
          <w:p w14:paraId="104947B5" w14:textId="77777777" w:rsidR="001A20E6" w:rsidRDefault="00000000">
            <w:pPr>
              <w:pStyle w:val="TableCellResourceItem"/>
            </w:pPr>
            <w:r>
              <w:t>• NSSO Reports</w:t>
            </w:r>
          </w:p>
          <w:p w14:paraId="66509250" w14:textId="77777777" w:rsidR="001A20E6" w:rsidRDefault="00000000">
            <w:pPr>
              <w:pStyle w:val="TableCellResourceItem"/>
            </w:pPr>
            <w:r>
              <w:t>• NFHS Reports</w:t>
            </w:r>
          </w:p>
          <w:p w14:paraId="3C0A03AB" w14:textId="77777777" w:rsidR="001A20E6" w:rsidRDefault="00000000">
            <w:pPr>
              <w:pStyle w:val="TableCellResourceItem"/>
            </w:pPr>
            <w:r>
              <w:t>• EPW Articles on Indian Society</w:t>
            </w:r>
          </w:p>
          <w:p w14:paraId="673B9395" w14:textId="77777777" w:rsidR="001A20E6" w:rsidRDefault="00000000">
            <w:pPr>
              <w:pStyle w:val="TableCellResourceItem"/>
            </w:pPr>
            <w:r>
              <w:t>• Census Reports</w:t>
            </w:r>
          </w:p>
          <w:p w14:paraId="73999A83" w14:textId="77777777" w:rsidR="001A20E6" w:rsidRDefault="00000000">
            <w:pPr>
              <w:pStyle w:val="TableCellResourceItem"/>
            </w:pPr>
            <w:r>
              <w:t>• Social Development Reports</w:t>
            </w:r>
          </w:p>
          <w:p w14:paraId="66C97632" w14:textId="77777777" w:rsidR="001A20E6" w:rsidRDefault="00000000">
            <w:pPr>
              <w:pStyle w:val="TableCellResourceItem"/>
            </w:pPr>
            <w:r>
              <w:t>• Planning Commission Reports</w:t>
            </w:r>
          </w:p>
          <w:p w14:paraId="59C83780" w14:textId="77777777" w:rsidR="001A20E6" w:rsidRDefault="00000000">
            <w:pPr>
              <w:pStyle w:val="TableCellResourceItem"/>
            </w:pPr>
            <w:r>
              <w:t>• NITI Aayog Reports</w:t>
            </w:r>
          </w:p>
          <w:p w14:paraId="71061372" w14:textId="77777777" w:rsidR="001A20E6" w:rsidRDefault="00000000">
            <w:pPr>
              <w:pStyle w:val="TableCellResourceItem"/>
            </w:pPr>
            <w:r>
              <w:t>• World Bank Reports on India</w:t>
            </w:r>
          </w:p>
          <w:p w14:paraId="1124F67A" w14:textId="77777777" w:rsidR="001A20E6" w:rsidRDefault="00000000">
            <w:pPr>
              <w:pStyle w:val="TableCellResourceItem"/>
            </w:pPr>
            <w:r>
              <w:t>• Religious Demographics Reports</w:t>
            </w:r>
          </w:p>
          <w:p w14:paraId="521055C0" w14:textId="77777777" w:rsidR="001A20E6" w:rsidRDefault="00000000">
            <w:pPr>
              <w:pStyle w:val="TableCellResourceItem"/>
            </w:pPr>
            <w:r>
              <w:t>• Minority Commission Reports</w:t>
            </w:r>
          </w:p>
          <w:p w14:paraId="57B67FC4" w14:textId="77777777" w:rsidR="001A20E6" w:rsidRDefault="00000000">
            <w:pPr>
              <w:pStyle w:val="TableCellResourceItem"/>
            </w:pPr>
            <w:r>
              <w:t>• ASER Reports</w:t>
            </w:r>
          </w:p>
          <w:p w14:paraId="0F5053F4" w14:textId="77777777" w:rsidR="001A20E6" w:rsidRDefault="00000000">
            <w:pPr>
              <w:pStyle w:val="TableCellResourceItem"/>
            </w:pPr>
            <w:r>
              <w:t>• NEP 2020</w:t>
            </w:r>
          </w:p>
          <w:p w14:paraId="17B171A3" w14:textId="77777777" w:rsidR="001A20E6" w:rsidRDefault="00000000">
            <w:pPr>
              <w:pStyle w:val="TableCellResourceItem"/>
            </w:pPr>
            <w:r>
              <w:t>• Education Statistics Reports</w:t>
            </w:r>
          </w:p>
          <w:p w14:paraId="0D614453" w14:textId="77777777" w:rsidR="001A20E6" w:rsidRDefault="00000000">
            <w:pPr>
              <w:pStyle w:val="TableCellResourceItem"/>
            </w:pPr>
            <w:r>
              <w:t>• Sachar Committee Report</w:t>
            </w:r>
          </w:p>
          <w:p w14:paraId="6786C9EA" w14:textId="77777777" w:rsidR="001A20E6" w:rsidRDefault="00000000">
            <w:pPr>
              <w:pStyle w:val="TableCellResourceItem"/>
            </w:pPr>
            <w:r>
              <w:t>• Mandal Commission Report</w:t>
            </w:r>
          </w:p>
          <w:p w14:paraId="38FD04D4" w14:textId="77777777" w:rsidR="001A20E6" w:rsidRDefault="00000000">
            <w:pPr>
              <w:pStyle w:val="TableCellResourceItem"/>
            </w:pPr>
            <w:r>
              <w:t>• Caste Census Data</w:t>
            </w:r>
          </w:p>
          <w:p w14:paraId="5DAF054B" w14:textId="77777777" w:rsidR="001A20E6" w:rsidRDefault="00000000">
            <w:pPr>
              <w:pStyle w:val="TableCellResourceItem"/>
            </w:pPr>
            <w:r>
              <w:t>• Gender Budget Reports</w:t>
            </w:r>
          </w:p>
          <w:p w14:paraId="1E6AE4A4" w14:textId="77777777" w:rsidR="001A20E6" w:rsidRDefault="00000000">
            <w:pPr>
              <w:pStyle w:val="TableCellResourceItem"/>
            </w:pPr>
            <w:r>
              <w:t>• Women and Child Development Ministry Reports</w:t>
            </w:r>
          </w:p>
          <w:p w14:paraId="05D22B9E" w14:textId="77777777" w:rsidR="001A20E6" w:rsidRDefault="00000000">
            <w:pPr>
              <w:pStyle w:val="TableCellResourceItem"/>
            </w:pPr>
            <w:r>
              <w:t>• NFHS Gender Data</w:t>
            </w:r>
          </w:p>
          <w:p w14:paraId="6ADFFD2D" w14:textId="77777777" w:rsidR="001A20E6" w:rsidRDefault="00000000">
            <w:pPr>
              <w:pStyle w:val="TableCellResourceItem"/>
            </w:pPr>
            <w:r>
              <w:t>• Census Urban Data</w:t>
            </w:r>
          </w:p>
          <w:p w14:paraId="2E008AB4" w14:textId="77777777" w:rsidR="001A20E6" w:rsidRDefault="00000000">
            <w:pPr>
              <w:pStyle w:val="TableCellResourceItem"/>
            </w:pPr>
            <w:r>
              <w:t>• Smart Cities Mission Reports</w:t>
            </w:r>
          </w:p>
          <w:p w14:paraId="65D5EFAF" w14:textId="77777777" w:rsidR="001A20E6" w:rsidRDefault="00000000">
            <w:pPr>
              <w:pStyle w:val="TableCellResourceItem"/>
            </w:pPr>
            <w:r>
              <w:t>• Urban Development Ministry Reports</w:t>
            </w:r>
          </w:p>
          <w:p w14:paraId="5B58F3AD" w14:textId="77777777" w:rsidR="001A20E6" w:rsidRDefault="00000000">
            <w:pPr>
              <w:pStyle w:val="TableCellResourceItem"/>
            </w:pPr>
            <w:r>
              <w:t>• Rural Development Ministry Reports</w:t>
            </w:r>
          </w:p>
          <w:p w14:paraId="7E890B49" w14:textId="77777777" w:rsidR="001A20E6" w:rsidRDefault="00000000">
            <w:pPr>
              <w:pStyle w:val="TableCellResourceItem"/>
            </w:pPr>
            <w:r>
              <w:t>• MGNREGA Reports</w:t>
            </w:r>
          </w:p>
          <w:p w14:paraId="6A82EEBF" w14:textId="77777777" w:rsidR="001A20E6" w:rsidRDefault="00000000">
            <w:pPr>
              <w:pStyle w:val="TableCellResourceItem"/>
            </w:pPr>
            <w:r>
              <w:t>• Panchayati Raj Statistics</w:t>
            </w:r>
          </w:p>
          <w:p w14:paraId="3C0DFF90" w14:textId="77777777" w:rsidR="001A20E6" w:rsidRDefault="00000000">
            <w:pPr>
              <w:pStyle w:val="TableCellResourceItem"/>
            </w:pPr>
            <w:r>
              <w:t>• Social Movement Case Studies</w:t>
            </w:r>
          </w:p>
          <w:p w14:paraId="0011F98E" w14:textId="77777777" w:rsidR="001A20E6" w:rsidRDefault="00000000">
            <w:pPr>
              <w:pStyle w:val="TableCellResourceItem"/>
            </w:pPr>
            <w:r>
              <w:t>• Civil Society Reports</w:t>
            </w:r>
          </w:p>
          <w:p w14:paraId="4C9F5F94" w14:textId="77777777" w:rsidR="001A20E6" w:rsidRDefault="00000000">
            <w:pPr>
              <w:pStyle w:val="TableCellResourceItem"/>
            </w:pPr>
            <w:r>
              <w:t>• Human Rights Reports</w:t>
            </w:r>
          </w:p>
          <w:p w14:paraId="192283F1" w14:textId="77777777" w:rsidR="001A20E6" w:rsidRDefault="00000000">
            <w:pPr>
              <w:pStyle w:val="TableCellResourceItem"/>
            </w:pPr>
            <w:r>
              <w:t>• Health Ministry Reports</w:t>
            </w:r>
          </w:p>
          <w:p w14:paraId="5C2C6720" w14:textId="77777777" w:rsidR="001A20E6" w:rsidRDefault="00000000">
            <w:pPr>
              <w:pStyle w:val="TableCellResourceItem"/>
            </w:pPr>
            <w:r>
              <w:t>• WHO Reports on India</w:t>
            </w:r>
          </w:p>
          <w:p w14:paraId="2E7D27C5" w14:textId="77777777" w:rsidR="001A20E6" w:rsidRDefault="00000000">
            <w:pPr>
              <w:pStyle w:val="TableCellResourceItem"/>
            </w:pPr>
            <w:r>
              <w:t>• Ayushman Bharat Reports</w:t>
            </w:r>
          </w:p>
          <w:p w14:paraId="126B6EAF" w14:textId="77777777" w:rsidR="001A20E6" w:rsidRDefault="00000000">
            <w:pPr>
              <w:pStyle w:val="TableCellResourceItem"/>
            </w:pPr>
            <w:r>
              <w:t>• Law Commission Reports</w:t>
            </w:r>
          </w:p>
          <w:p w14:paraId="3E81F94E" w14:textId="77777777" w:rsidR="001A20E6" w:rsidRDefault="00000000">
            <w:pPr>
              <w:pStyle w:val="TableCellResourceItem"/>
            </w:pPr>
            <w:r>
              <w:t>• Supreme Court Judgments</w:t>
            </w:r>
          </w:p>
          <w:p w14:paraId="1B45F4FD" w14:textId="77777777" w:rsidR="001A20E6" w:rsidRDefault="00000000">
            <w:pPr>
              <w:pStyle w:val="TableCellResourceItem"/>
            </w:pPr>
            <w:r>
              <w:t>• Legal Aid Reports</w:t>
            </w:r>
          </w:p>
          <w:p w14:paraId="65D4449B" w14:textId="77777777" w:rsidR="001A20E6" w:rsidRDefault="00000000">
            <w:pPr>
              <w:pStyle w:val="TableCellResourceItem"/>
            </w:pPr>
            <w:r>
              <w:t>• Media Reports</w:t>
            </w:r>
          </w:p>
          <w:p w14:paraId="1B58DF14" w14:textId="77777777" w:rsidR="001A20E6" w:rsidRDefault="00000000">
            <w:pPr>
              <w:pStyle w:val="TableCellResourceItem"/>
            </w:pPr>
            <w:r>
              <w:t>• Broadcasting Ministry Reports</w:t>
            </w:r>
          </w:p>
          <w:p w14:paraId="3B72C3E7" w14:textId="77777777" w:rsidR="001A20E6" w:rsidRDefault="00000000">
            <w:pPr>
              <w:pStyle w:val="TableCellResourceItem"/>
            </w:pPr>
            <w:r>
              <w:t>• Social Media Impact Studies</w:t>
            </w:r>
          </w:p>
          <w:p w14:paraId="3CD25341" w14:textId="77777777" w:rsidR="001A20E6" w:rsidRDefault="00000000">
            <w:pPr>
              <w:pStyle w:val="TableCellResourceItem"/>
            </w:pPr>
            <w:r>
              <w:t>• Science and Technology Ministry Reports</w:t>
            </w:r>
          </w:p>
          <w:p w14:paraId="6BD0B263" w14:textId="77777777" w:rsidR="001A20E6" w:rsidRDefault="00000000">
            <w:pPr>
              <w:pStyle w:val="TableCellResourceItem"/>
            </w:pPr>
            <w:r>
              <w:t>• ISRO Reports</w:t>
            </w:r>
          </w:p>
          <w:p w14:paraId="40586EA2" w14:textId="77777777" w:rsidR="001A20E6" w:rsidRDefault="00000000">
            <w:pPr>
              <w:pStyle w:val="TableCellResourceItem"/>
            </w:pPr>
            <w:r>
              <w:t>• Digital India Reports</w:t>
            </w:r>
          </w:p>
          <w:p w14:paraId="1B9921A2" w14:textId="77777777" w:rsidR="001A20E6" w:rsidRDefault="00000000">
            <w:pPr>
              <w:pStyle w:val="TableCellResourceItem"/>
            </w:pPr>
            <w:r>
              <w:t>• Environment Ministry Reports</w:t>
            </w:r>
          </w:p>
          <w:p w14:paraId="5CAC0317" w14:textId="77777777" w:rsidR="001A20E6" w:rsidRDefault="00000000">
            <w:pPr>
              <w:pStyle w:val="TableCellResourceItem"/>
            </w:pPr>
            <w:r>
              <w:t>• Climate Change Reports</w:t>
            </w:r>
          </w:p>
          <w:p w14:paraId="4DFF6EE2" w14:textId="77777777" w:rsidR="001A20E6" w:rsidRDefault="00000000">
            <w:pPr>
              <w:pStyle w:val="TableCellResourceItem"/>
            </w:pPr>
            <w:r>
              <w:t>• Sustainable Development Reports</w:t>
            </w:r>
          </w:p>
          <w:p w14:paraId="5B4DB2A9" w14:textId="77777777" w:rsidR="001A20E6" w:rsidRDefault="00000000">
            <w:pPr>
              <w:pStyle w:val="TableCellResourceItem"/>
            </w:pPr>
            <w:r>
              <w:t>• WTO Reports</w:t>
            </w:r>
          </w:p>
          <w:p w14:paraId="4ECBE013" w14:textId="77777777" w:rsidR="001A20E6" w:rsidRDefault="00000000">
            <w:pPr>
              <w:pStyle w:val="TableCellResourceItem"/>
            </w:pPr>
            <w:r>
              <w:t>• Globalization Impact Studies</w:t>
            </w:r>
          </w:p>
          <w:p w14:paraId="7E601B34" w14:textId="77777777" w:rsidR="001A20E6" w:rsidRDefault="00000000">
            <w:pPr>
              <w:pStyle w:val="TableCellResourceItem"/>
            </w:pPr>
            <w:r>
              <w:t>• International Migration Reports</w:t>
            </w:r>
          </w:p>
          <w:p w14:paraId="4800A615" w14:textId="77777777" w:rsidR="001A20E6" w:rsidRDefault="00000000">
            <w:pPr>
              <w:pStyle w:val="TableCellResourceItem"/>
            </w:pPr>
            <w:r>
              <w:t>• Labor Ministry Reports</w:t>
            </w:r>
          </w:p>
          <w:p w14:paraId="5BF047C6" w14:textId="77777777" w:rsidR="001A20E6" w:rsidRDefault="00000000">
            <w:pPr>
              <w:pStyle w:val="TableCellResourceItem"/>
            </w:pPr>
            <w:r>
              <w:t>• Industrial Relations Reports</w:t>
            </w:r>
          </w:p>
          <w:p w14:paraId="2BFE5019"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56538867" w14:textId="77777777" w:rsidR="001A20E6" w:rsidRDefault="00000000">
            <w:pPr>
              <w:pStyle w:val="TableCellSubjectName"/>
            </w:pPr>
            <w:r>
              <w:t>Geography</w:t>
            </w:r>
          </w:p>
          <w:p w14:paraId="5DA4AF88" w14:textId="77777777" w:rsidR="001A20E6" w:rsidRDefault="00000000">
            <w:pPr>
              <w:pStyle w:val="TableCellCategoryTitle"/>
            </w:pPr>
            <w:r>
              <w:t>📝 Practice Materials</w:t>
            </w:r>
          </w:p>
          <w:p w14:paraId="11EEE5A0" w14:textId="77777777" w:rsidR="001A20E6" w:rsidRDefault="00000000">
            <w:pPr>
              <w:pStyle w:val="TableCellResourceItem"/>
            </w:pPr>
            <w:r>
              <w:t>• La Excellence Geography Material</w:t>
            </w:r>
          </w:p>
          <w:p w14:paraId="14EBF036" w14:textId="77777777" w:rsidR="001A20E6" w:rsidRDefault="00000000">
            <w:pPr>
              <w:pStyle w:val="TableCellResourceItem"/>
            </w:pPr>
            <w:r>
              <w:t>• Mains RRP + Prelims RRP</w:t>
            </w:r>
          </w:p>
          <w:p w14:paraId="3A6B0D3A" w14:textId="77777777" w:rsidR="001A20E6" w:rsidRDefault="00000000">
            <w:pPr>
              <w:pStyle w:val="TableCellResourceItem"/>
            </w:pPr>
            <w:r>
              <w:t>• Prelims &amp; Mains Workbooks</w:t>
            </w:r>
          </w:p>
          <w:p w14:paraId="37E73A18" w14:textId="77777777" w:rsidR="001A20E6" w:rsidRDefault="00000000">
            <w:pPr>
              <w:pStyle w:val="TableCellCategoryTitle"/>
            </w:pPr>
            <w:r>
              <w:t>📰 Current Affairs</w:t>
            </w:r>
          </w:p>
          <w:p w14:paraId="3CAC8442" w14:textId="77777777" w:rsidR="001A20E6" w:rsidRDefault="00000000">
            <w:pPr>
              <w:pStyle w:val="TableCellResourceItem"/>
            </w:pPr>
            <w:r>
              <w:t>• Atlas (Orient Blackswan)</w:t>
            </w:r>
          </w:p>
          <w:p w14:paraId="415AB423" w14:textId="77777777" w:rsidR="001A20E6" w:rsidRDefault="00000000">
            <w:pPr>
              <w:pStyle w:val="TableCellResourceItem"/>
            </w:pPr>
            <w:r>
              <w:t>• Newspapers (The Hindu – Env/Geo pages)</w:t>
            </w:r>
          </w:p>
          <w:p w14:paraId="4FBD8C96" w14:textId="77777777" w:rsidR="001A20E6" w:rsidRDefault="00000000">
            <w:pPr>
              <w:pStyle w:val="TableCellResourceItem"/>
            </w:pPr>
            <w:r>
              <w:t>• Down to Earth</w:t>
            </w:r>
          </w:p>
        </w:tc>
      </w:tr>
      <w:tr w:rsidR="001A20E6" w14:paraId="7CEA290F" w14:textId="77777777">
        <w:tc>
          <w:tcPr>
            <w:tcW w:w="1650" w:type="pct"/>
            <w:tcBorders>
              <w:bottom w:val="single" w:sz="2" w:space="0" w:color="D1D5DB"/>
              <w:right w:val="single" w:sz="2" w:space="0" w:color="D1D5DB"/>
            </w:tcBorders>
            <w:tcMar>
              <w:top w:w="200" w:type="dxa"/>
              <w:left w:w="150" w:type="dxa"/>
              <w:bottom w:w="200" w:type="dxa"/>
              <w:right w:w="150" w:type="dxa"/>
            </w:tcMar>
          </w:tcPr>
          <w:p w14:paraId="395EB2F8" w14:textId="77777777" w:rsidR="001A20E6" w:rsidRDefault="00000000">
            <w:pPr>
              <w:pStyle w:val="TableCellSubjectName"/>
            </w:pPr>
            <w:r>
              <w:t>Environment, Ecology and Disaster Management</w:t>
            </w:r>
          </w:p>
          <w:p w14:paraId="0104A5C5" w14:textId="77777777" w:rsidR="001A20E6" w:rsidRDefault="00000000">
            <w:pPr>
              <w:pStyle w:val="TableCellCategoryTitle"/>
            </w:pPr>
            <w:r>
              <w:t>📝 Practice Materials</w:t>
            </w:r>
          </w:p>
          <w:p w14:paraId="2A582998" w14:textId="77777777" w:rsidR="001A20E6" w:rsidRDefault="00000000">
            <w:pPr>
              <w:pStyle w:val="TableCellResourceItem"/>
            </w:pPr>
            <w:r>
              <w:t>• La Excellence Environment Material</w:t>
            </w:r>
          </w:p>
          <w:p w14:paraId="13407A73" w14:textId="77777777" w:rsidR="001A20E6" w:rsidRDefault="00000000">
            <w:pPr>
              <w:pStyle w:val="TableCellResourceItem"/>
            </w:pPr>
            <w:r>
              <w:t>• Prelims &amp; Mains Workbooks</w:t>
            </w:r>
          </w:p>
          <w:p w14:paraId="2BA63EAB" w14:textId="77777777" w:rsidR="001A20E6" w:rsidRDefault="00000000">
            <w:pPr>
              <w:pStyle w:val="TableCellResourceItem"/>
            </w:pPr>
            <w:r>
              <w:t>• La Excellence DM Material</w:t>
            </w:r>
          </w:p>
          <w:p w14:paraId="23BF00C0" w14:textId="77777777" w:rsidR="001A20E6" w:rsidRDefault="00000000">
            <w:pPr>
              <w:pStyle w:val="TableCellResourceItem"/>
            </w:pPr>
            <w:r>
              <w:t>• Prelims &amp; Mains Workbooks</w:t>
            </w:r>
          </w:p>
          <w:p w14:paraId="718C80AE" w14:textId="77777777" w:rsidR="001A20E6" w:rsidRDefault="00000000">
            <w:pPr>
              <w:pStyle w:val="TableCellCategoryTitle"/>
            </w:pPr>
            <w:r>
              <w:t>📰 Current Affairs</w:t>
            </w:r>
          </w:p>
          <w:p w14:paraId="36317AE0" w14:textId="77777777" w:rsidR="001A20E6" w:rsidRDefault="00000000">
            <w:pPr>
              <w:pStyle w:val="TableCellResourceItem"/>
            </w:pPr>
            <w:r>
              <w:t>• Down to Earth</w:t>
            </w:r>
          </w:p>
          <w:p w14:paraId="2343B593" w14:textId="77777777" w:rsidR="001A20E6" w:rsidRDefault="00000000">
            <w:pPr>
              <w:pStyle w:val="TableCellResourceItem"/>
            </w:pPr>
            <w:r>
              <w:t>• Newspapers (The Hindu – Env, sections)</w:t>
            </w:r>
          </w:p>
          <w:p w14:paraId="779985D7" w14:textId="77777777" w:rsidR="001A20E6" w:rsidRDefault="00000000">
            <w:pPr>
              <w:pStyle w:val="TableCellResourceItem"/>
            </w:pPr>
            <w:r>
              <w:t>• Down to earth</w:t>
            </w:r>
          </w:p>
          <w:p w14:paraId="57B08735" w14:textId="77777777" w:rsidR="001A20E6" w:rsidRDefault="00000000">
            <w:pPr>
              <w:pStyle w:val="TableCellResourceItem"/>
            </w:pPr>
            <w:r>
              <w:t>• Disaster coverage – IE/The Hindu</w:t>
            </w:r>
          </w:p>
        </w:tc>
        <w:tc>
          <w:tcPr>
            <w:tcW w:w="1650" w:type="pct"/>
            <w:tcBorders>
              <w:bottom w:val="single" w:sz="2" w:space="0" w:color="D1D5DB"/>
              <w:right w:val="single" w:sz="2" w:space="0" w:color="D1D5DB"/>
            </w:tcBorders>
            <w:tcMar>
              <w:top w:w="200" w:type="dxa"/>
              <w:left w:w="150" w:type="dxa"/>
              <w:bottom w:w="200" w:type="dxa"/>
              <w:right w:w="150" w:type="dxa"/>
            </w:tcMar>
          </w:tcPr>
          <w:p w14:paraId="2A3FF112" w14:textId="77777777" w:rsidR="001A20E6" w:rsidRDefault="00000000">
            <w:pPr>
              <w:pStyle w:val="TableCellSubjectName"/>
            </w:pPr>
            <w:r>
              <w:t>Science &amp; Technology</w:t>
            </w:r>
          </w:p>
          <w:p w14:paraId="720FF9D5" w14:textId="77777777" w:rsidR="001A20E6" w:rsidRDefault="00000000">
            <w:pPr>
              <w:pStyle w:val="TableCellCategoryTitle"/>
            </w:pPr>
            <w:r>
              <w:t>📝 Practice Materials</w:t>
            </w:r>
          </w:p>
          <w:p w14:paraId="69F0465B" w14:textId="77777777" w:rsidR="001A20E6" w:rsidRDefault="00000000">
            <w:pPr>
              <w:pStyle w:val="TableCellResourceItem"/>
            </w:pPr>
            <w:r>
              <w:t>• La Excellence S&amp;T Material</w:t>
            </w:r>
          </w:p>
          <w:p w14:paraId="41C7F324" w14:textId="77777777" w:rsidR="001A20E6" w:rsidRDefault="00000000">
            <w:pPr>
              <w:pStyle w:val="TableCellResourceItem"/>
            </w:pPr>
            <w:r>
              <w:t>• Prelims &amp; Mains Workbooks</w:t>
            </w:r>
          </w:p>
          <w:p w14:paraId="2EC77D01" w14:textId="77777777" w:rsidR="001A20E6" w:rsidRDefault="00000000">
            <w:pPr>
              <w:pStyle w:val="TableCellCategoryTitle"/>
            </w:pPr>
            <w:r>
              <w:t>📰 Current Affairs</w:t>
            </w:r>
          </w:p>
          <w:p w14:paraId="3613496F" w14:textId="77777777" w:rsidR="001A20E6" w:rsidRDefault="00000000">
            <w:pPr>
              <w:pStyle w:val="TableCellResourceItem"/>
            </w:pPr>
            <w:r>
              <w:t>• Newspapers (The Hindu S&amp;T, PIB updates)</w:t>
            </w:r>
          </w:p>
        </w:tc>
        <w:tc>
          <w:tcPr>
            <w:tcW w:w="1650" w:type="pct"/>
          </w:tcPr>
          <w:p w14:paraId="1CF4F866" w14:textId="77777777" w:rsidR="001A20E6" w:rsidRDefault="001A20E6"/>
        </w:tc>
      </w:tr>
    </w:tbl>
    <w:p w14:paraId="3E3613A5"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76D84CD5" w14:textId="77777777">
        <w:tc>
          <w:tcPr>
            <w:tcW w:w="2500" w:type="pct"/>
            <w:tcMar>
              <w:top w:w="0" w:type="dxa"/>
              <w:left w:w="0" w:type="dxa"/>
              <w:bottom w:w="0" w:type="dxa"/>
              <w:right w:w="0" w:type="dxa"/>
            </w:tcMar>
          </w:tcPr>
          <w:p w14:paraId="3B9C69B3" w14:textId="77777777" w:rsidR="001A20E6" w:rsidRDefault="00000000">
            <w:pPr>
              <w:pStyle w:val="WeekTitle"/>
            </w:pPr>
            <w:r>
              <w:rPr>
                <w:color w:val="BE185D"/>
              </w:rPr>
              <w:t>📅 Nov 29 - Dec 05, 2026</w:t>
            </w:r>
          </w:p>
        </w:tc>
        <w:tc>
          <w:tcPr>
            <w:tcW w:w="2500" w:type="pct"/>
            <w:tcMar>
              <w:top w:w="0" w:type="dxa"/>
              <w:left w:w="0" w:type="dxa"/>
              <w:bottom w:w="0" w:type="dxa"/>
              <w:right w:w="0" w:type="dxa"/>
            </w:tcMar>
          </w:tcPr>
          <w:p w14:paraId="7A8FB9D0" w14:textId="77777777" w:rsidR="001A20E6" w:rsidRDefault="00000000">
            <w:pPr>
              <w:pStyle w:val="WeekCycleName"/>
            </w:pPr>
            <w:r>
              <w:rPr>
                <w:color w:val="BE185D"/>
              </w:rPr>
              <w:t>C3</w:t>
            </w:r>
          </w:p>
        </w:tc>
      </w:tr>
    </w:tbl>
    <w:p w14:paraId="63087359"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128C3CC8" w14:textId="77777777">
        <w:tc>
          <w:tcPr>
            <w:tcW w:w="700" w:type="pct"/>
            <w:shd w:val="clear" w:color="auto" w:fill="FCE7F3"/>
            <w:tcMar>
              <w:top w:w="200" w:type="dxa"/>
              <w:left w:w="100" w:type="dxa"/>
              <w:bottom w:w="200" w:type="dxa"/>
              <w:right w:w="100" w:type="dxa"/>
            </w:tcMar>
          </w:tcPr>
          <w:p w14:paraId="563E13CB" w14:textId="77777777" w:rsidR="001A20E6" w:rsidRDefault="00000000">
            <w:pPr>
              <w:pStyle w:val="TableCellCalendarDayHeader"/>
            </w:pPr>
            <w:r>
              <w:rPr>
                <w:color w:val="BE185D"/>
              </w:rPr>
              <w:t>Sunday</w:t>
            </w:r>
          </w:p>
          <w:p w14:paraId="268A3341" w14:textId="77777777" w:rsidR="001A20E6" w:rsidRDefault="00000000">
            <w:pPr>
              <w:pStyle w:val="TableCellCalendarDateHeader"/>
            </w:pPr>
            <w:r>
              <w:rPr>
                <w:color w:val="BE185D"/>
              </w:rPr>
              <w:t>Nov 29</w:t>
            </w:r>
          </w:p>
          <w:p w14:paraId="1EDD1CA8"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23A11CEB" w14:textId="77777777" w:rsidR="001A20E6" w:rsidRDefault="00000000">
            <w:pPr>
              <w:pStyle w:val="TableCellCalendarDayHeader"/>
            </w:pPr>
            <w:r>
              <w:rPr>
                <w:color w:val="BE185D"/>
              </w:rPr>
              <w:t>Monday</w:t>
            </w:r>
          </w:p>
          <w:p w14:paraId="76DF2C93" w14:textId="77777777" w:rsidR="001A20E6" w:rsidRDefault="00000000">
            <w:pPr>
              <w:pStyle w:val="TableCellCalendarDateHeader"/>
            </w:pPr>
            <w:r>
              <w:rPr>
                <w:color w:val="BE185D"/>
              </w:rPr>
              <w:t>Nov 30</w:t>
            </w:r>
          </w:p>
          <w:p w14:paraId="6ABDEEFF"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1386A68C" w14:textId="77777777" w:rsidR="001A20E6" w:rsidRDefault="00000000">
            <w:pPr>
              <w:pStyle w:val="TableCellCalendarDayHeader"/>
            </w:pPr>
            <w:r>
              <w:rPr>
                <w:color w:val="BE185D"/>
              </w:rPr>
              <w:t>Tuesday</w:t>
            </w:r>
          </w:p>
          <w:p w14:paraId="2FB010A4" w14:textId="77777777" w:rsidR="001A20E6" w:rsidRDefault="00000000">
            <w:pPr>
              <w:pStyle w:val="TableCellCalendarDateHeader"/>
            </w:pPr>
            <w:r>
              <w:rPr>
                <w:color w:val="BE185D"/>
              </w:rPr>
              <w:t>Dec 01</w:t>
            </w:r>
          </w:p>
          <w:p w14:paraId="107B3DDF"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630142C4" w14:textId="77777777" w:rsidR="001A20E6" w:rsidRDefault="00000000">
            <w:pPr>
              <w:pStyle w:val="TableCellCalendarDayHeader"/>
            </w:pPr>
            <w:r>
              <w:rPr>
                <w:color w:val="BE185D"/>
              </w:rPr>
              <w:t>Wednesday</w:t>
            </w:r>
          </w:p>
          <w:p w14:paraId="426B403B" w14:textId="77777777" w:rsidR="001A20E6" w:rsidRDefault="00000000">
            <w:pPr>
              <w:pStyle w:val="TableCellCalendarDateHeader"/>
            </w:pPr>
            <w:r>
              <w:rPr>
                <w:color w:val="BE185D"/>
              </w:rPr>
              <w:t>Dec 02</w:t>
            </w:r>
          </w:p>
          <w:p w14:paraId="278BE7E9"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3D4C8C45" w14:textId="77777777" w:rsidR="001A20E6" w:rsidRDefault="00000000">
            <w:pPr>
              <w:pStyle w:val="TableCellCalendarDayHeader"/>
            </w:pPr>
            <w:r>
              <w:rPr>
                <w:color w:val="BE185D"/>
              </w:rPr>
              <w:t>Thursday</w:t>
            </w:r>
          </w:p>
          <w:p w14:paraId="3CADF681" w14:textId="77777777" w:rsidR="001A20E6" w:rsidRDefault="00000000">
            <w:pPr>
              <w:pStyle w:val="TableCellCalendarDateHeader"/>
            </w:pPr>
            <w:r>
              <w:rPr>
                <w:color w:val="BE185D"/>
              </w:rPr>
              <w:t>Dec 03</w:t>
            </w:r>
          </w:p>
          <w:p w14:paraId="78D6789E"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56DE49B9" w14:textId="77777777" w:rsidR="001A20E6" w:rsidRDefault="00000000">
            <w:pPr>
              <w:pStyle w:val="TableCellCalendarDayHeader"/>
            </w:pPr>
            <w:r>
              <w:rPr>
                <w:color w:val="BE185D"/>
              </w:rPr>
              <w:t>Friday</w:t>
            </w:r>
          </w:p>
          <w:p w14:paraId="28BF0F82" w14:textId="77777777" w:rsidR="001A20E6" w:rsidRDefault="00000000">
            <w:pPr>
              <w:pStyle w:val="TableCellCalendarDateHeader"/>
            </w:pPr>
            <w:r>
              <w:rPr>
                <w:color w:val="BE185D"/>
              </w:rPr>
              <w:t>Dec 04</w:t>
            </w:r>
          </w:p>
          <w:p w14:paraId="44C2A4C6"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7A3822C2" w14:textId="77777777" w:rsidR="001A20E6" w:rsidRDefault="00000000">
            <w:pPr>
              <w:pStyle w:val="TableCellCalendarDayHeader"/>
            </w:pPr>
            <w:r>
              <w:rPr>
                <w:color w:val="F57C00"/>
              </w:rPr>
              <w:t>Saturday</w:t>
            </w:r>
          </w:p>
          <w:p w14:paraId="569A5CB8" w14:textId="77777777" w:rsidR="001A20E6" w:rsidRDefault="00000000">
            <w:pPr>
              <w:pStyle w:val="TableCellCalendarDateHeader"/>
            </w:pPr>
            <w:r>
              <w:rPr>
                <w:color w:val="F57C00"/>
              </w:rPr>
              <w:t>Dec 05</w:t>
            </w:r>
          </w:p>
          <w:p w14:paraId="7AE3DC6D" w14:textId="77777777" w:rsidR="001A20E6" w:rsidRDefault="00000000">
            <w:pPr>
              <w:pStyle w:val="TableCellCatchupLabel"/>
            </w:pPr>
            <w:r>
              <w:rPr>
                <w:color w:val="F57C00"/>
              </w:rPr>
              <w:t>Catchup Day</w:t>
            </w:r>
          </w:p>
        </w:tc>
      </w:tr>
      <w:tr w:rsidR="001A20E6" w14:paraId="242A094F" w14:textId="77777777">
        <w:tc>
          <w:tcPr>
            <w:tcW w:w="700" w:type="pct"/>
            <w:shd w:val="clear" w:color="auto" w:fill="FCE7F3"/>
            <w:tcMar>
              <w:top w:w="150" w:type="dxa"/>
              <w:left w:w="100" w:type="dxa"/>
              <w:bottom w:w="150" w:type="dxa"/>
              <w:right w:w="100" w:type="dxa"/>
            </w:tcMar>
          </w:tcPr>
          <w:p w14:paraId="29048FD0" w14:textId="77777777" w:rsidR="001A20E6" w:rsidRDefault="00000000">
            <w:pPr>
              <w:pStyle w:val="TableCellTaskSubject"/>
            </w:pPr>
            <w:r>
              <w:t>Sociology</w:t>
            </w:r>
          </w:p>
          <w:p w14:paraId="2F0DD928" w14:textId="77777777" w:rsidR="001A20E6" w:rsidRDefault="00000000">
            <w:pPr>
              <w:pStyle w:val="TableCellTaskDetails"/>
            </w:pPr>
            <w:r>
              <w:t>• Test - TEST — 3h</w:t>
            </w:r>
          </w:p>
          <w:p w14:paraId="4150AF05"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4F572456" w14:textId="77777777" w:rsidR="001A20E6" w:rsidRDefault="00000000">
            <w:pPr>
              <w:pStyle w:val="TableCellTaskSubject"/>
            </w:pPr>
            <w:r>
              <w:t>Sociology</w:t>
            </w:r>
          </w:p>
          <w:p w14:paraId="5D19E90F" w14:textId="77777777" w:rsidR="001A20E6" w:rsidRDefault="00000000">
            <w:pPr>
              <w:pStyle w:val="TableCellTaskDetails"/>
            </w:pPr>
            <w:r>
              <w:t>• Study - OPT-SOC/01 — 1h 30m</w:t>
            </w:r>
          </w:p>
          <w:p w14:paraId="460EBAEB" w14:textId="77777777" w:rsidR="001A20E6" w:rsidRDefault="00000000">
            <w:pPr>
              <w:pStyle w:val="TableCellTaskBadge"/>
              <w:shd w:val="clear" w:color="auto" w:fill="E3F2FD"/>
            </w:pPr>
            <w:r>
              <w:rPr>
                <w:b/>
                <w:bCs/>
                <w:color w:val="1976D2"/>
              </w:rPr>
              <w:t>STUDY</w:t>
            </w:r>
          </w:p>
          <w:p w14:paraId="3E259460" w14:textId="77777777" w:rsidR="001A20E6" w:rsidRDefault="00000000">
            <w:pPr>
              <w:pStyle w:val="TableCellTaskDetails"/>
            </w:pPr>
            <w:r>
              <w:t>• Revision - OPT-SOC/01 — 30m</w:t>
            </w:r>
          </w:p>
          <w:p w14:paraId="42B9F9E5" w14:textId="77777777" w:rsidR="001A20E6" w:rsidRDefault="00000000">
            <w:pPr>
              <w:pStyle w:val="TableCellTaskBadge"/>
              <w:shd w:val="clear" w:color="auto" w:fill="FCE4EC"/>
            </w:pPr>
            <w:r>
              <w:rPr>
                <w:b/>
                <w:bCs/>
                <w:color w:val="C2185B"/>
              </w:rPr>
              <w:t>REVISION</w:t>
            </w:r>
          </w:p>
          <w:p w14:paraId="73B4A9EB" w14:textId="77777777" w:rsidR="001A20E6" w:rsidRDefault="00000000">
            <w:pPr>
              <w:pStyle w:val="TableCellTaskDetails"/>
            </w:pPr>
            <w:r>
              <w:t>• Practice - OPT-SOC/01 — 30m</w:t>
            </w:r>
          </w:p>
          <w:p w14:paraId="74E79381"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7312B4B8" w14:textId="77777777" w:rsidR="001A20E6" w:rsidRDefault="00000000">
            <w:pPr>
              <w:pStyle w:val="TableCellTaskSubject"/>
            </w:pPr>
            <w:r>
              <w:t>Sociology</w:t>
            </w:r>
          </w:p>
          <w:p w14:paraId="2FABF699" w14:textId="77777777" w:rsidR="001A20E6" w:rsidRDefault="00000000">
            <w:pPr>
              <w:pStyle w:val="TableCellTaskDetails"/>
            </w:pPr>
            <w:r>
              <w:t>• Study - OPT-SOC/01 — 1h 30m</w:t>
            </w:r>
          </w:p>
          <w:p w14:paraId="732019E1" w14:textId="77777777" w:rsidR="001A20E6" w:rsidRDefault="00000000">
            <w:pPr>
              <w:pStyle w:val="TableCellTaskBadge"/>
              <w:shd w:val="clear" w:color="auto" w:fill="E3F2FD"/>
            </w:pPr>
            <w:r>
              <w:rPr>
                <w:b/>
                <w:bCs/>
                <w:color w:val="1976D2"/>
              </w:rPr>
              <w:t>STUDY</w:t>
            </w:r>
          </w:p>
          <w:p w14:paraId="318DC5D3" w14:textId="77777777" w:rsidR="001A20E6" w:rsidRDefault="00000000">
            <w:pPr>
              <w:pStyle w:val="TableCellTaskDetails"/>
            </w:pPr>
            <w:r>
              <w:t>• Revision - OPT-SOC/01 — 30m</w:t>
            </w:r>
          </w:p>
          <w:p w14:paraId="26EAF783" w14:textId="77777777" w:rsidR="001A20E6" w:rsidRDefault="00000000">
            <w:pPr>
              <w:pStyle w:val="TableCellTaskBadge"/>
              <w:shd w:val="clear" w:color="auto" w:fill="FCE4EC"/>
            </w:pPr>
            <w:r>
              <w:rPr>
                <w:b/>
                <w:bCs/>
                <w:color w:val="C2185B"/>
              </w:rPr>
              <w:t>REVISION</w:t>
            </w:r>
          </w:p>
          <w:p w14:paraId="1F26177C" w14:textId="77777777" w:rsidR="001A20E6" w:rsidRDefault="00000000">
            <w:pPr>
              <w:pStyle w:val="TableCellTaskDetails"/>
            </w:pPr>
            <w:r>
              <w:t>• Practice - OPT-SOC/01 — 30m</w:t>
            </w:r>
          </w:p>
          <w:p w14:paraId="135FC10C"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5B7DAA65" w14:textId="77777777" w:rsidR="001A20E6" w:rsidRDefault="00000000">
            <w:pPr>
              <w:pStyle w:val="TableCellTaskSubject"/>
            </w:pPr>
            <w:r>
              <w:t>Sociology</w:t>
            </w:r>
          </w:p>
          <w:p w14:paraId="7EFED801" w14:textId="77777777" w:rsidR="001A20E6" w:rsidRDefault="00000000">
            <w:pPr>
              <w:pStyle w:val="TableCellTaskDetails"/>
            </w:pPr>
            <w:r>
              <w:t>• Study - OPT-SOC/01 — 1h 30m</w:t>
            </w:r>
          </w:p>
          <w:p w14:paraId="11B18D1C" w14:textId="77777777" w:rsidR="001A20E6" w:rsidRDefault="00000000">
            <w:pPr>
              <w:pStyle w:val="TableCellTaskBadge"/>
              <w:shd w:val="clear" w:color="auto" w:fill="E3F2FD"/>
            </w:pPr>
            <w:r>
              <w:rPr>
                <w:b/>
                <w:bCs/>
                <w:color w:val="1976D2"/>
              </w:rPr>
              <w:t>STUDY</w:t>
            </w:r>
          </w:p>
          <w:p w14:paraId="637F307B" w14:textId="77777777" w:rsidR="001A20E6" w:rsidRDefault="00000000">
            <w:pPr>
              <w:pStyle w:val="TableCellTaskDetails"/>
            </w:pPr>
            <w:r>
              <w:t>• Revision - OPT-SOC/01 — 30m</w:t>
            </w:r>
          </w:p>
          <w:p w14:paraId="2173B933" w14:textId="77777777" w:rsidR="001A20E6" w:rsidRDefault="00000000">
            <w:pPr>
              <w:pStyle w:val="TableCellTaskBadge"/>
              <w:shd w:val="clear" w:color="auto" w:fill="FCE4EC"/>
            </w:pPr>
            <w:r>
              <w:rPr>
                <w:b/>
                <w:bCs/>
                <w:color w:val="C2185B"/>
              </w:rPr>
              <w:t>REVISION</w:t>
            </w:r>
          </w:p>
          <w:p w14:paraId="6F949D2F" w14:textId="77777777" w:rsidR="001A20E6" w:rsidRDefault="00000000">
            <w:pPr>
              <w:pStyle w:val="TableCellTaskDetails"/>
            </w:pPr>
            <w:r>
              <w:t>• Practice - OPT-SOC/01 — 30m</w:t>
            </w:r>
          </w:p>
          <w:p w14:paraId="335F151A"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61B9580A" w14:textId="77777777" w:rsidR="001A20E6" w:rsidRDefault="00000000">
            <w:pPr>
              <w:pStyle w:val="TableCellTaskSubject"/>
            </w:pPr>
            <w:r>
              <w:t>Sociology</w:t>
            </w:r>
          </w:p>
          <w:p w14:paraId="1E73706B" w14:textId="77777777" w:rsidR="001A20E6" w:rsidRDefault="00000000">
            <w:pPr>
              <w:pStyle w:val="TableCellTaskDetails"/>
            </w:pPr>
            <w:r>
              <w:t>• Study - OPT-SOC/01 — 1h 30m</w:t>
            </w:r>
          </w:p>
          <w:p w14:paraId="4DAC8B37" w14:textId="77777777" w:rsidR="001A20E6" w:rsidRDefault="00000000">
            <w:pPr>
              <w:pStyle w:val="TableCellTaskBadge"/>
              <w:shd w:val="clear" w:color="auto" w:fill="E3F2FD"/>
            </w:pPr>
            <w:r>
              <w:rPr>
                <w:b/>
                <w:bCs/>
                <w:color w:val="1976D2"/>
              </w:rPr>
              <w:t>STUDY</w:t>
            </w:r>
          </w:p>
          <w:p w14:paraId="6F65AEB8" w14:textId="77777777" w:rsidR="001A20E6" w:rsidRDefault="00000000">
            <w:pPr>
              <w:pStyle w:val="TableCellTaskDetails"/>
            </w:pPr>
            <w:r>
              <w:t>• Revision - OPT-SOC/01 — 30m</w:t>
            </w:r>
          </w:p>
          <w:p w14:paraId="2AECBEB5" w14:textId="77777777" w:rsidR="001A20E6" w:rsidRDefault="00000000">
            <w:pPr>
              <w:pStyle w:val="TableCellTaskBadge"/>
              <w:shd w:val="clear" w:color="auto" w:fill="FCE4EC"/>
            </w:pPr>
            <w:r>
              <w:rPr>
                <w:b/>
                <w:bCs/>
                <w:color w:val="C2185B"/>
              </w:rPr>
              <w:t>REVISION</w:t>
            </w:r>
          </w:p>
          <w:p w14:paraId="575CF4F4" w14:textId="77777777" w:rsidR="001A20E6" w:rsidRDefault="00000000">
            <w:pPr>
              <w:pStyle w:val="TableCellTaskDetails"/>
            </w:pPr>
            <w:r>
              <w:t>• Practice - OPT-SOC/01 — 30m</w:t>
            </w:r>
          </w:p>
          <w:p w14:paraId="242E0E42"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15E5B6BF" w14:textId="77777777" w:rsidR="001A20E6" w:rsidRDefault="00000000">
            <w:pPr>
              <w:pStyle w:val="TableCellTaskSubject"/>
            </w:pPr>
            <w:r>
              <w:t>Sociology</w:t>
            </w:r>
          </w:p>
          <w:p w14:paraId="28A07CC7" w14:textId="77777777" w:rsidR="001A20E6" w:rsidRDefault="00000000">
            <w:pPr>
              <w:pStyle w:val="TableCellTaskDetails"/>
            </w:pPr>
            <w:r>
              <w:t>• Study - OPT-SOC/01 — 1h 30m</w:t>
            </w:r>
          </w:p>
          <w:p w14:paraId="2FDFAB65" w14:textId="77777777" w:rsidR="001A20E6" w:rsidRDefault="00000000">
            <w:pPr>
              <w:pStyle w:val="TableCellTaskBadge"/>
              <w:shd w:val="clear" w:color="auto" w:fill="E3F2FD"/>
            </w:pPr>
            <w:r>
              <w:rPr>
                <w:b/>
                <w:bCs/>
                <w:color w:val="1976D2"/>
              </w:rPr>
              <w:t>STUDY</w:t>
            </w:r>
          </w:p>
          <w:p w14:paraId="32BF1803" w14:textId="77777777" w:rsidR="001A20E6" w:rsidRDefault="00000000">
            <w:pPr>
              <w:pStyle w:val="TableCellTaskDetails"/>
            </w:pPr>
            <w:r>
              <w:t>• Revision - OPT-SOC/01 — 30m</w:t>
            </w:r>
          </w:p>
          <w:p w14:paraId="6808E827" w14:textId="77777777" w:rsidR="001A20E6" w:rsidRDefault="00000000">
            <w:pPr>
              <w:pStyle w:val="TableCellTaskBadge"/>
              <w:shd w:val="clear" w:color="auto" w:fill="FCE4EC"/>
            </w:pPr>
            <w:r>
              <w:rPr>
                <w:b/>
                <w:bCs/>
                <w:color w:val="C2185B"/>
              </w:rPr>
              <w:t>REVISION</w:t>
            </w:r>
          </w:p>
          <w:p w14:paraId="38BF21CB" w14:textId="77777777" w:rsidR="001A20E6" w:rsidRDefault="00000000">
            <w:pPr>
              <w:pStyle w:val="TableCellTaskDetails"/>
            </w:pPr>
            <w:r>
              <w:t>• Practice - OPT-SOC/01 — 30m</w:t>
            </w:r>
          </w:p>
          <w:p w14:paraId="17804BBB"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2FE5F663" w14:textId="77777777" w:rsidR="001A20E6" w:rsidRDefault="001A20E6"/>
        </w:tc>
      </w:tr>
      <w:tr w:rsidR="001A20E6" w14:paraId="3375BDFF" w14:textId="77777777">
        <w:tc>
          <w:tcPr>
            <w:tcW w:w="700" w:type="pct"/>
            <w:shd w:val="clear" w:color="auto" w:fill="FCE7F3"/>
            <w:tcMar>
              <w:top w:w="150" w:type="dxa"/>
              <w:left w:w="100" w:type="dxa"/>
              <w:bottom w:w="150" w:type="dxa"/>
              <w:right w:w="100" w:type="dxa"/>
            </w:tcMar>
          </w:tcPr>
          <w:p w14:paraId="7BB3F144" w14:textId="77777777" w:rsidR="001A20E6" w:rsidRDefault="00000000">
            <w:pPr>
              <w:pStyle w:val="TableCellTaskSubject"/>
            </w:pPr>
            <w:r>
              <w:t>Geography</w:t>
            </w:r>
          </w:p>
          <w:p w14:paraId="413BA82D" w14:textId="77777777" w:rsidR="001A20E6" w:rsidRDefault="00000000">
            <w:pPr>
              <w:pStyle w:val="TableCellTaskDetails"/>
            </w:pPr>
            <w:r>
              <w:t>• Test - TEST — 3h</w:t>
            </w:r>
          </w:p>
          <w:p w14:paraId="28AFA489"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7547DB9B" w14:textId="77777777" w:rsidR="001A20E6" w:rsidRDefault="00000000">
            <w:pPr>
              <w:pStyle w:val="TableCellTaskSubject"/>
            </w:pPr>
            <w:r>
              <w:t>Science &amp; Technology</w:t>
            </w:r>
          </w:p>
          <w:p w14:paraId="60C0C038" w14:textId="77777777" w:rsidR="001A20E6" w:rsidRDefault="00000000">
            <w:pPr>
              <w:pStyle w:val="TableCellTaskDetails"/>
            </w:pPr>
            <w:r>
              <w:t>• Study - Space Technology (T04) — 30m</w:t>
            </w:r>
          </w:p>
          <w:p w14:paraId="5D9B085F" w14:textId="77777777" w:rsidR="001A20E6" w:rsidRDefault="00000000">
            <w:pPr>
              <w:pStyle w:val="TableCellTaskBadge"/>
              <w:shd w:val="clear" w:color="auto" w:fill="E3F2FD"/>
            </w:pPr>
            <w:r>
              <w:rPr>
                <w:b/>
                <w:bCs/>
                <w:color w:val="1976D2"/>
              </w:rPr>
              <w:t>STUDY</w:t>
            </w:r>
          </w:p>
          <w:p w14:paraId="1F9D1129" w14:textId="77777777" w:rsidR="001A20E6" w:rsidRDefault="00000000">
            <w:pPr>
              <w:pStyle w:val="TableCellTaskDetails"/>
            </w:pPr>
            <w:r>
              <w:t>• Study - Computer and ICT (T05) — 30m</w:t>
            </w:r>
          </w:p>
          <w:p w14:paraId="67A813E7" w14:textId="77777777" w:rsidR="001A20E6" w:rsidRDefault="00000000">
            <w:pPr>
              <w:pStyle w:val="TableCellTaskBadge"/>
              <w:shd w:val="clear" w:color="auto" w:fill="E3F2FD"/>
            </w:pPr>
            <w:r>
              <w:rPr>
                <w:b/>
                <w:bCs/>
                <w:color w:val="1976D2"/>
              </w:rPr>
              <w:t>STUDY</w:t>
            </w:r>
          </w:p>
          <w:p w14:paraId="36108618" w14:textId="77777777" w:rsidR="001A20E6" w:rsidRDefault="00000000">
            <w:pPr>
              <w:pStyle w:val="TableCellTaskDetails"/>
            </w:pPr>
            <w:r>
              <w:t>• Study - Nuclear Technology (T06) — 30m</w:t>
            </w:r>
          </w:p>
          <w:p w14:paraId="32F52641" w14:textId="77777777" w:rsidR="001A20E6" w:rsidRDefault="00000000">
            <w:pPr>
              <w:pStyle w:val="TableCellTaskBadge"/>
              <w:shd w:val="clear" w:color="auto" w:fill="E3F2FD"/>
            </w:pPr>
            <w:r>
              <w:rPr>
                <w:b/>
                <w:bCs/>
                <w:color w:val="1976D2"/>
              </w:rPr>
              <w:t>STUDY</w:t>
            </w:r>
          </w:p>
          <w:p w14:paraId="01C955CC" w14:textId="77777777" w:rsidR="001A20E6" w:rsidRDefault="00000000">
            <w:pPr>
              <w:pStyle w:val="TableCellTaskDetails"/>
            </w:pPr>
            <w:r>
              <w:t>• Study - Defence Technology (T07) — 30m</w:t>
            </w:r>
          </w:p>
          <w:p w14:paraId="23ED1FD8" w14:textId="77777777" w:rsidR="001A20E6" w:rsidRDefault="00000000">
            <w:pPr>
              <w:pStyle w:val="TableCellTaskBadge"/>
              <w:shd w:val="clear" w:color="auto" w:fill="E3F2FD"/>
            </w:pPr>
            <w:r>
              <w:rPr>
                <w:b/>
                <w:bCs/>
                <w:color w:val="1976D2"/>
              </w:rPr>
              <w:t>STUDY</w:t>
            </w:r>
          </w:p>
          <w:p w14:paraId="5AEB65CE" w14:textId="77777777" w:rsidR="001A20E6" w:rsidRDefault="00000000">
            <w:pPr>
              <w:pStyle w:val="TableCellTaskDetails"/>
            </w:pPr>
            <w:r>
              <w:t>• Revision - Basics of Science and Technology (T01) — 30m</w:t>
            </w:r>
          </w:p>
          <w:p w14:paraId="13AD737E"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00347295" w14:textId="77777777" w:rsidR="001A20E6" w:rsidRDefault="00000000">
            <w:pPr>
              <w:pStyle w:val="TableCellTaskSubject"/>
            </w:pPr>
            <w:r>
              <w:t>Science &amp; Technology</w:t>
            </w:r>
          </w:p>
          <w:p w14:paraId="771C6E61" w14:textId="77777777" w:rsidR="001A20E6" w:rsidRDefault="00000000">
            <w:pPr>
              <w:pStyle w:val="TableCellTaskDetails"/>
            </w:pPr>
            <w:r>
              <w:t>• Study - Nanotechnology (T08) — 30m</w:t>
            </w:r>
          </w:p>
          <w:p w14:paraId="18C37E8C" w14:textId="77777777" w:rsidR="001A20E6" w:rsidRDefault="00000000">
            <w:pPr>
              <w:pStyle w:val="TableCellTaskBadge"/>
              <w:shd w:val="clear" w:color="auto" w:fill="E3F2FD"/>
            </w:pPr>
            <w:r>
              <w:rPr>
                <w:b/>
                <w:bCs/>
                <w:color w:val="1976D2"/>
              </w:rPr>
              <w:t>STUDY</w:t>
            </w:r>
          </w:p>
          <w:p w14:paraId="1EDA7397" w14:textId="77777777" w:rsidR="001A20E6" w:rsidRDefault="00000000">
            <w:pPr>
              <w:pStyle w:val="TableCellTaskDetails"/>
            </w:pPr>
            <w:r>
              <w:t>• Study - Robotics (T09) — 30m</w:t>
            </w:r>
          </w:p>
          <w:p w14:paraId="3D911A35" w14:textId="77777777" w:rsidR="001A20E6" w:rsidRDefault="00000000">
            <w:pPr>
              <w:pStyle w:val="TableCellTaskBadge"/>
              <w:shd w:val="clear" w:color="auto" w:fill="E3F2FD"/>
            </w:pPr>
            <w:r>
              <w:rPr>
                <w:b/>
                <w:bCs/>
                <w:color w:val="1976D2"/>
              </w:rPr>
              <w:t>STUDY</w:t>
            </w:r>
          </w:p>
          <w:p w14:paraId="02A73F7F" w14:textId="77777777" w:rsidR="001A20E6" w:rsidRDefault="00000000">
            <w:pPr>
              <w:pStyle w:val="TableCellTaskDetails"/>
            </w:pPr>
            <w:r>
              <w:t>• Study - Artificial Intelligence (T10) — 30m</w:t>
            </w:r>
          </w:p>
          <w:p w14:paraId="653B8F40" w14:textId="77777777" w:rsidR="001A20E6" w:rsidRDefault="00000000">
            <w:pPr>
              <w:pStyle w:val="TableCellTaskBadge"/>
              <w:shd w:val="clear" w:color="auto" w:fill="E3F2FD"/>
            </w:pPr>
            <w:r>
              <w:rPr>
                <w:b/>
                <w:bCs/>
                <w:color w:val="1976D2"/>
              </w:rPr>
              <w:t>STUDY</w:t>
            </w:r>
          </w:p>
          <w:p w14:paraId="38F37939" w14:textId="77777777" w:rsidR="001A20E6" w:rsidRDefault="00000000">
            <w:pPr>
              <w:pStyle w:val="TableCellTaskDetails"/>
            </w:pPr>
            <w:r>
              <w:t>• Study - Internet of Things (T11) — 30m</w:t>
            </w:r>
          </w:p>
          <w:p w14:paraId="6F7E4A8F" w14:textId="77777777" w:rsidR="001A20E6" w:rsidRDefault="00000000">
            <w:pPr>
              <w:pStyle w:val="TableCellTaskBadge"/>
              <w:shd w:val="clear" w:color="auto" w:fill="E3F2FD"/>
            </w:pPr>
            <w:r>
              <w:rPr>
                <w:b/>
                <w:bCs/>
                <w:color w:val="1976D2"/>
              </w:rPr>
              <w:t>STUDY</w:t>
            </w:r>
          </w:p>
          <w:p w14:paraId="5AFF3B65" w14:textId="77777777" w:rsidR="001A20E6" w:rsidRDefault="00000000">
            <w:pPr>
              <w:pStyle w:val="TableCellTaskDetails"/>
            </w:pPr>
            <w:r>
              <w:t>• Revision - Bio-Technology (T02) — 30m</w:t>
            </w:r>
          </w:p>
          <w:p w14:paraId="0C967DAB"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045FB2C9" w14:textId="77777777" w:rsidR="001A20E6" w:rsidRDefault="00000000">
            <w:pPr>
              <w:pStyle w:val="TableCellTaskSubject"/>
            </w:pPr>
            <w:r>
              <w:t>Indian Polity and Governance</w:t>
            </w:r>
          </w:p>
          <w:p w14:paraId="665A7C32" w14:textId="77777777" w:rsidR="001A20E6" w:rsidRDefault="00000000">
            <w:pPr>
              <w:pStyle w:val="TableCellTaskDetails"/>
            </w:pPr>
            <w:r>
              <w:t>• Study - State Government (P04) — 1h</w:t>
            </w:r>
          </w:p>
          <w:p w14:paraId="385B6654" w14:textId="77777777" w:rsidR="001A20E6" w:rsidRDefault="00000000">
            <w:pPr>
              <w:pStyle w:val="TableCellTaskBadge"/>
              <w:shd w:val="clear" w:color="auto" w:fill="E3F2FD"/>
            </w:pPr>
            <w:r>
              <w:rPr>
                <w:b/>
                <w:bCs/>
                <w:color w:val="1976D2"/>
              </w:rPr>
              <w:t>STUDY</w:t>
            </w:r>
          </w:p>
          <w:p w14:paraId="25716807" w14:textId="77777777" w:rsidR="001A20E6" w:rsidRDefault="00000000">
            <w:pPr>
              <w:pStyle w:val="TableCellTaskDetails"/>
            </w:pPr>
            <w:r>
              <w:t>• Study - Local Government (P05) — 1h</w:t>
            </w:r>
          </w:p>
          <w:p w14:paraId="0AB0A146" w14:textId="77777777" w:rsidR="001A20E6" w:rsidRDefault="00000000">
            <w:pPr>
              <w:pStyle w:val="TableCellTaskBadge"/>
              <w:shd w:val="clear" w:color="auto" w:fill="E3F2FD"/>
            </w:pPr>
            <w:r>
              <w:rPr>
                <w:b/>
                <w:bCs/>
                <w:color w:val="1976D2"/>
              </w:rPr>
              <w:t>STUDY</w:t>
            </w:r>
          </w:p>
          <w:p w14:paraId="3527ADE8" w14:textId="77777777" w:rsidR="001A20E6" w:rsidRDefault="00000000">
            <w:pPr>
              <w:pStyle w:val="TableCellTaskDetails"/>
            </w:pPr>
            <w:r>
              <w:t>• Revision - System of Government (P02) — 30m</w:t>
            </w:r>
          </w:p>
          <w:p w14:paraId="4E476EF4"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25786008" w14:textId="77777777" w:rsidR="001A20E6" w:rsidRDefault="00000000">
            <w:pPr>
              <w:pStyle w:val="TableCellTaskSubject"/>
            </w:pPr>
            <w:r>
              <w:t>Indian Polity and Governance</w:t>
            </w:r>
          </w:p>
          <w:p w14:paraId="1608E122" w14:textId="77777777" w:rsidR="001A20E6" w:rsidRDefault="00000000">
            <w:pPr>
              <w:pStyle w:val="TableCellTaskDetails"/>
            </w:pPr>
            <w:r>
              <w:t>• Study - Union Territories (P06) — 1h</w:t>
            </w:r>
          </w:p>
          <w:p w14:paraId="6DB1A11A" w14:textId="77777777" w:rsidR="001A20E6" w:rsidRDefault="00000000">
            <w:pPr>
              <w:pStyle w:val="TableCellTaskBadge"/>
              <w:shd w:val="clear" w:color="auto" w:fill="E3F2FD"/>
            </w:pPr>
            <w:r>
              <w:rPr>
                <w:b/>
                <w:bCs/>
                <w:color w:val="1976D2"/>
              </w:rPr>
              <w:t>STUDY</w:t>
            </w:r>
          </w:p>
          <w:p w14:paraId="527E54C9" w14:textId="77777777" w:rsidR="001A20E6" w:rsidRDefault="00000000">
            <w:pPr>
              <w:pStyle w:val="TableCellTaskDetails"/>
            </w:pPr>
            <w:r>
              <w:t>• Study - Constitutional Bodies (P07) — 1h</w:t>
            </w:r>
          </w:p>
          <w:p w14:paraId="538783E7" w14:textId="77777777" w:rsidR="001A20E6" w:rsidRDefault="00000000">
            <w:pPr>
              <w:pStyle w:val="TableCellTaskBadge"/>
              <w:shd w:val="clear" w:color="auto" w:fill="E3F2FD"/>
            </w:pPr>
            <w:r>
              <w:rPr>
                <w:b/>
                <w:bCs/>
                <w:color w:val="1976D2"/>
              </w:rPr>
              <w:t>STUDY</w:t>
            </w:r>
          </w:p>
          <w:p w14:paraId="10DC0971" w14:textId="77777777" w:rsidR="001A20E6" w:rsidRDefault="00000000">
            <w:pPr>
              <w:pStyle w:val="TableCellTaskDetails"/>
            </w:pPr>
            <w:r>
              <w:t>• Revision - Central Government (P03) — 30m</w:t>
            </w:r>
          </w:p>
          <w:p w14:paraId="6462E354"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40B7FEF5" w14:textId="77777777" w:rsidR="001A20E6" w:rsidRDefault="00000000">
            <w:pPr>
              <w:pStyle w:val="TableCellTaskSubject"/>
            </w:pPr>
            <w:r>
              <w:t>Indian Polity and Governance</w:t>
            </w:r>
          </w:p>
          <w:p w14:paraId="6DBCD6FE" w14:textId="77777777" w:rsidR="001A20E6" w:rsidRDefault="00000000">
            <w:pPr>
              <w:pStyle w:val="TableCellTaskDetails"/>
            </w:pPr>
            <w:r>
              <w:t>• Study - Non-Constitutional Bodies (P08) — 1h</w:t>
            </w:r>
          </w:p>
          <w:p w14:paraId="0090ADE3" w14:textId="77777777" w:rsidR="001A20E6" w:rsidRDefault="00000000">
            <w:pPr>
              <w:pStyle w:val="TableCellTaskBadge"/>
              <w:shd w:val="clear" w:color="auto" w:fill="E3F2FD"/>
            </w:pPr>
            <w:r>
              <w:rPr>
                <w:b/>
                <w:bCs/>
                <w:color w:val="1976D2"/>
              </w:rPr>
              <w:t>STUDY</w:t>
            </w:r>
          </w:p>
          <w:p w14:paraId="496B8840" w14:textId="77777777" w:rsidR="001A20E6" w:rsidRDefault="00000000">
            <w:pPr>
              <w:pStyle w:val="TableCellTaskDetails"/>
            </w:pPr>
            <w:r>
              <w:t>• Study - Other Constitutional Dimensions (P09) — 1h</w:t>
            </w:r>
          </w:p>
          <w:p w14:paraId="3D56CE3A" w14:textId="77777777" w:rsidR="001A20E6" w:rsidRDefault="00000000">
            <w:pPr>
              <w:pStyle w:val="TableCellTaskBadge"/>
              <w:shd w:val="clear" w:color="auto" w:fill="E3F2FD"/>
            </w:pPr>
            <w:r>
              <w:rPr>
                <w:b/>
                <w:bCs/>
                <w:color w:val="1976D2"/>
              </w:rPr>
              <w:t>STUDY</w:t>
            </w:r>
          </w:p>
          <w:p w14:paraId="4632573E" w14:textId="77777777" w:rsidR="001A20E6" w:rsidRDefault="00000000">
            <w:pPr>
              <w:pStyle w:val="TableCellTaskDetails"/>
            </w:pPr>
            <w:r>
              <w:t>• Revision - State Government (P04) — 30m</w:t>
            </w:r>
          </w:p>
          <w:p w14:paraId="1449CD01" w14:textId="77777777" w:rsidR="001A20E6" w:rsidRDefault="00000000">
            <w:pPr>
              <w:pStyle w:val="TableCellTaskBadge"/>
              <w:shd w:val="clear" w:color="auto" w:fill="FCE4EC"/>
            </w:pPr>
            <w:r>
              <w:rPr>
                <w:b/>
                <w:bCs/>
                <w:color w:val="C2185B"/>
              </w:rPr>
              <w:t>REVISION</w:t>
            </w:r>
          </w:p>
        </w:tc>
        <w:tc>
          <w:tcPr>
            <w:tcW w:w="700" w:type="pct"/>
            <w:shd w:val="clear" w:color="auto" w:fill="FFF3E0"/>
            <w:tcMar>
              <w:top w:w="150" w:type="dxa"/>
              <w:left w:w="100" w:type="dxa"/>
              <w:bottom w:w="150" w:type="dxa"/>
              <w:right w:w="100" w:type="dxa"/>
            </w:tcMar>
          </w:tcPr>
          <w:p w14:paraId="6E4A4CEB" w14:textId="77777777" w:rsidR="001A20E6" w:rsidRDefault="001A20E6"/>
        </w:tc>
      </w:tr>
      <w:tr w:rsidR="001A20E6" w14:paraId="02C9CC3D" w14:textId="77777777">
        <w:tc>
          <w:tcPr>
            <w:tcW w:w="700" w:type="pct"/>
            <w:shd w:val="clear" w:color="auto" w:fill="FCE7F3"/>
            <w:tcMar>
              <w:top w:w="150" w:type="dxa"/>
              <w:left w:w="100" w:type="dxa"/>
              <w:bottom w:w="150" w:type="dxa"/>
              <w:right w:w="100" w:type="dxa"/>
            </w:tcMar>
          </w:tcPr>
          <w:p w14:paraId="4706A565" w14:textId="77777777" w:rsidR="001A20E6" w:rsidRDefault="00000000">
            <w:pPr>
              <w:pStyle w:val="TableCellTaskSubject"/>
            </w:pPr>
            <w:r>
              <w:t>Science &amp; Technology</w:t>
            </w:r>
          </w:p>
          <w:p w14:paraId="6503F1A6" w14:textId="77777777" w:rsidR="001A20E6" w:rsidRDefault="00000000">
            <w:pPr>
              <w:pStyle w:val="TableCellTaskDetails"/>
            </w:pPr>
            <w:r>
              <w:t>• Test - TEST — 3h</w:t>
            </w:r>
          </w:p>
          <w:p w14:paraId="635A64F7"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1DE034A5" w14:textId="77777777" w:rsidR="001A20E6" w:rsidRDefault="00000000">
            <w:pPr>
              <w:pStyle w:val="TableCellTaskSubject"/>
            </w:pPr>
            <w:r>
              <w:t>Indian Polity and Governance</w:t>
            </w:r>
          </w:p>
          <w:p w14:paraId="3D505A69" w14:textId="77777777" w:rsidR="001A20E6" w:rsidRDefault="00000000">
            <w:pPr>
              <w:pStyle w:val="TableCellTaskDetails"/>
            </w:pPr>
            <w:r>
              <w:t>• Study - Broad / Overlap (P00) — 1h</w:t>
            </w:r>
          </w:p>
          <w:p w14:paraId="4EA93806" w14:textId="77777777" w:rsidR="001A20E6" w:rsidRDefault="00000000">
            <w:pPr>
              <w:pStyle w:val="TableCellTaskBadge"/>
              <w:shd w:val="clear" w:color="auto" w:fill="E3F2FD"/>
            </w:pPr>
            <w:r>
              <w:rPr>
                <w:b/>
                <w:bCs/>
                <w:color w:val="1976D2"/>
              </w:rPr>
              <w:t>STUDY</w:t>
            </w:r>
          </w:p>
          <w:p w14:paraId="4CD71BC4" w14:textId="77777777" w:rsidR="001A20E6" w:rsidRDefault="00000000">
            <w:pPr>
              <w:pStyle w:val="TableCellTaskDetails"/>
            </w:pPr>
            <w:r>
              <w:t>• Study - Constitutional Framework (P01) — 1h</w:t>
            </w:r>
          </w:p>
          <w:p w14:paraId="73510305" w14:textId="77777777" w:rsidR="001A20E6" w:rsidRDefault="00000000">
            <w:pPr>
              <w:pStyle w:val="TableCellTaskBadge"/>
              <w:shd w:val="clear" w:color="auto" w:fill="E3F2FD"/>
            </w:pPr>
            <w:r>
              <w:rPr>
                <w:b/>
                <w:bCs/>
                <w:color w:val="1976D2"/>
              </w:rPr>
              <w:t>STUDY</w:t>
            </w:r>
          </w:p>
          <w:p w14:paraId="05EDC856" w14:textId="77777777" w:rsidR="001A20E6" w:rsidRDefault="00000000">
            <w:pPr>
              <w:pStyle w:val="TableCellTaskDetails"/>
            </w:pPr>
            <w:r>
              <w:t>• Revision - Broad / Overlap (P00) — 30m</w:t>
            </w:r>
          </w:p>
          <w:p w14:paraId="0E2B45EA"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2D25DE1A" w14:textId="77777777" w:rsidR="001A20E6" w:rsidRDefault="00000000">
            <w:pPr>
              <w:pStyle w:val="TableCellTaskSubject"/>
            </w:pPr>
            <w:r>
              <w:t>Indian Polity and Governance</w:t>
            </w:r>
          </w:p>
          <w:p w14:paraId="20C658D9" w14:textId="77777777" w:rsidR="001A20E6" w:rsidRDefault="00000000">
            <w:pPr>
              <w:pStyle w:val="TableCellTaskDetails"/>
            </w:pPr>
            <w:r>
              <w:t>• Study - System of Government (P02) — 1h</w:t>
            </w:r>
          </w:p>
          <w:p w14:paraId="744B48A8" w14:textId="77777777" w:rsidR="001A20E6" w:rsidRDefault="00000000">
            <w:pPr>
              <w:pStyle w:val="TableCellTaskBadge"/>
              <w:shd w:val="clear" w:color="auto" w:fill="E3F2FD"/>
            </w:pPr>
            <w:r>
              <w:rPr>
                <w:b/>
                <w:bCs/>
                <w:color w:val="1976D2"/>
              </w:rPr>
              <w:t>STUDY</w:t>
            </w:r>
          </w:p>
          <w:p w14:paraId="072F4E58" w14:textId="77777777" w:rsidR="001A20E6" w:rsidRDefault="00000000">
            <w:pPr>
              <w:pStyle w:val="TableCellTaskDetails"/>
            </w:pPr>
            <w:r>
              <w:t>• Study - Central Government (P03) — 1h</w:t>
            </w:r>
          </w:p>
          <w:p w14:paraId="3CDD3C71" w14:textId="77777777" w:rsidR="001A20E6" w:rsidRDefault="00000000">
            <w:pPr>
              <w:pStyle w:val="TableCellTaskBadge"/>
              <w:shd w:val="clear" w:color="auto" w:fill="E3F2FD"/>
            </w:pPr>
            <w:r>
              <w:rPr>
                <w:b/>
                <w:bCs/>
                <w:color w:val="1976D2"/>
              </w:rPr>
              <w:t>STUDY</w:t>
            </w:r>
          </w:p>
          <w:p w14:paraId="0E6496EB" w14:textId="77777777" w:rsidR="001A20E6" w:rsidRDefault="00000000">
            <w:pPr>
              <w:pStyle w:val="TableCellTaskDetails"/>
            </w:pPr>
            <w:r>
              <w:t>• Revision - Constitutional Framework (P01) — 30m</w:t>
            </w:r>
          </w:p>
          <w:p w14:paraId="43FE5D02"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1042F2F1" w14:textId="77777777" w:rsidR="001A20E6" w:rsidRDefault="00000000">
            <w:pPr>
              <w:pStyle w:val="TableCellTaskSubject"/>
            </w:pPr>
            <w:r>
              <w:t>Indian Economy</w:t>
            </w:r>
          </w:p>
          <w:p w14:paraId="736EB986" w14:textId="77777777" w:rsidR="001A20E6" w:rsidRDefault="00000000">
            <w:pPr>
              <w:pStyle w:val="TableCellTaskDetails"/>
            </w:pPr>
            <w:r>
              <w:t>• Study - Broad / Overlap (E00) — 30m</w:t>
            </w:r>
          </w:p>
          <w:p w14:paraId="79D04FCC" w14:textId="77777777" w:rsidR="001A20E6" w:rsidRDefault="00000000">
            <w:pPr>
              <w:pStyle w:val="TableCellTaskBadge"/>
              <w:shd w:val="clear" w:color="auto" w:fill="E3F2FD"/>
            </w:pPr>
            <w:r>
              <w:rPr>
                <w:b/>
                <w:bCs/>
                <w:color w:val="1976D2"/>
              </w:rPr>
              <w:t>STUDY</w:t>
            </w:r>
          </w:p>
          <w:p w14:paraId="47924A8E" w14:textId="77777777" w:rsidR="001A20E6" w:rsidRDefault="00000000">
            <w:pPr>
              <w:pStyle w:val="TableCellTaskDetails"/>
            </w:pPr>
            <w:r>
              <w:t>• Study - Basic concepts and definitions (E01) — 30m</w:t>
            </w:r>
          </w:p>
          <w:p w14:paraId="524316C1" w14:textId="77777777" w:rsidR="001A20E6" w:rsidRDefault="00000000">
            <w:pPr>
              <w:pStyle w:val="TableCellTaskBadge"/>
              <w:shd w:val="clear" w:color="auto" w:fill="E3F2FD"/>
            </w:pPr>
            <w:r>
              <w:rPr>
                <w:b/>
                <w:bCs/>
                <w:color w:val="1976D2"/>
              </w:rPr>
              <w:t>STUDY</w:t>
            </w:r>
          </w:p>
          <w:p w14:paraId="72CCDCE7" w14:textId="77777777" w:rsidR="001A20E6" w:rsidRDefault="00000000">
            <w:pPr>
              <w:pStyle w:val="TableCellTaskDetails"/>
            </w:pPr>
            <w:r>
              <w:t>• Study - Economic Planning (E02) — 30m</w:t>
            </w:r>
          </w:p>
          <w:p w14:paraId="38436E3F" w14:textId="77777777" w:rsidR="001A20E6" w:rsidRDefault="00000000">
            <w:pPr>
              <w:pStyle w:val="TableCellTaskBadge"/>
              <w:shd w:val="clear" w:color="auto" w:fill="E3F2FD"/>
            </w:pPr>
            <w:r>
              <w:rPr>
                <w:b/>
                <w:bCs/>
                <w:color w:val="1976D2"/>
              </w:rPr>
              <w:t>STUDY</w:t>
            </w:r>
          </w:p>
          <w:p w14:paraId="0DE9491F" w14:textId="77777777" w:rsidR="001A20E6" w:rsidRDefault="00000000">
            <w:pPr>
              <w:pStyle w:val="TableCellTaskDetails"/>
            </w:pPr>
            <w:r>
              <w:t>• Study - Economic Reforms (E03) — 30m</w:t>
            </w:r>
          </w:p>
          <w:p w14:paraId="49A6E2C2" w14:textId="77777777" w:rsidR="001A20E6" w:rsidRDefault="00000000">
            <w:pPr>
              <w:pStyle w:val="TableCellTaskBadge"/>
              <w:shd w:val="clear" w:color="auto" w:fill="E3F2FD"/>
            </w:pPr>
            <w:r>
              <w:rPr>
                <w:b/>
                <w:bCs/>
                <w:color w:val="1976D2"/>
              </w:rPr>
              <w:t>STUDY</w:t>
            </w:r>
          </w:p>
          <w:p w14:paraId="225604AB" w14:textId="77777777" w:rsidR="001A20E6" w:rsidRDefault="00000000">
            <w:pPr>
              <w:pStyle w:val="TableCellTaskDetails"/>
            </w:pPr>
            <w:r>
              <w:t>• Revision - Broad / Overlap (E00) — 30m</w:t>
            </w:r>
          </w:p>
          <w:p w14:paraId="58FDE5F1"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1F6B35E1" w14:textId="77777777" w:rsidR="001A20E6" w:rsidRDefault="00000000">
            <w:pPr>
              <w:pStyle w:val="TableCellTaskSubject"/>
            </w:pPr>
            <w:r>
              <w:t>Indian Economy</w:t>
            </w:r>
          </w:p>
          <w:p w14:paraId="6EFEBEB8" w14:textId="77777777" w:rsidR="001A20E6" w:rsidRDefault="00000000">
            <w:pPr>
              <w:pStyle w:val="TableCellTaskDetails"/>
            </w:pPr>
            <w:r>
              <w:t>• Study - Inclusive Growth (E04) — 30m</w:t>
            </w:r>
          </w:p>
          <w:p w14:paraId="3DE78BB6" w14:textId="77777777" w:rsidR="001A20E6" w:rsidRDefault="00000000">
            <w:pPr>
              <w:pStyle w:val="TableCellTaskBadge"/>
              <w:shd w:val="clear" w:color="auto" w:fill="E3F2FD"/>
            </w:pPr>
            <w:r>
              <w:rPr>
                <w:b/>
                <w:bCs/>
                <w:color w:val="1976D2"/>
              </w:rPr>
              <w:t>STUDY</w:t>
            </w:r>
          </w:p>
          <w:p w14:paraId="76E78A20" w14:textId="77777777" w:rsidR="001A20E6" w:rsidRDefault="00000000">
            <w:pPr>
              <w:pStyle w:val="TableCellTaskDetails"/>
            </w:pPr>
            <w:r>
              <w:t>• Study - Poverty and Unemployment (E05) — 30m</w:t>
            </w:r>
          </w:p>
          <w:p w14:paraId="2BAAD2A1" w14:textId="77777777" w:rsidR="001A20E6" w:rsidRDefault="00000000">
            <w:pPr>
              <w:pStyle w:val="TableCellTaskBadge"/>
              <w:shd w:val="clear" w:color="auto" w:fill="E3F2FD"/>
            </w:pPr>
            <w:r>
              <w:rPr>
                <w:b/>
                <w:bCs/>
                <w:color w:val="1976D2"/>
              </w:rPr>
              <w:t>STUDY</w:t>
            </w:r>
          </w:p>
          <w:p w14:paraId="535F3EA2" w14:textId="77777777" w:rsidR="001A20E6" w:rsidRDefault="00000000">
            <w:pPr>
              <w:pStyle w:val="TableCellTaskDetails"/>
            </w:pPr>
            <w:r>
              <w:t>• Study - Agriculture (E06) — 30m</w:t>
            </w:r>
          </w:p>
          <w:p w14:paraId="07F2A605" w14:textId="77777777" w:rsidR="001A20E6" w:rsidRDefault="00000000">
            <w:pPr>
              <w:pStyle w:val="TableCellTaskBadge"/>
              <w:shd w:val="clear" w:color="auto" w:fill="E3F2FD"/>
            </w:pPr>
            <w:r>
              <w:rPr>
                <w:b/>
                <w:bCs/>
                <w:color w:val="1976D2"/>
              </w:rPr>
              <w:t>STUDY</w:t>
            </w:r>
          </w:p>
          <w:p w14:paraId="02D7C724" w14:textId="77777777" w:rsidR="001A20E6" w:rsidRDefault="00000000">
            <w:pPr>
              <w:pStyle w:val="TableCellTaskDetails"/>
            </w:pPr>
            <w:r>
              <w:t>• Study - Industry (E07) — 30m</w:t>
            </w:r>
          </w:p>
          <w:p w14:paraId="2AFF61D5" w14:textId="77777777" w:rsidR="001A20E6" w:rsidRDefault="00000000">
            <w:pPr>
              <w:pStyle w:val="TableCellTaskBadge"/>
              <w:shd w:val="clear" w:color="auto" w:fill="E3F2FD"/>
            </w:pPr>
            <w:r>
              <w:rPr>
                <w:b/>
                <w:bCs/>
                <w:color w:val="1976D2"/>
              </w:rPr>
              <w:t>STUDY</w:t>
            </w:r>
          </w:p>
          <w:p w14:paraId="2258F33D" w14:textId="77777777" w:rsidR="001A20E6" w:rsidRDefault="00000000">
            <w:pPr>
              <w:pStyle w:val="TableCellTaskDetails"/>
            </w:pPr>
            <w:r>
              <w:t>• Revision - Basic concepts and definitions (E01) — 30m</w:t>
            </w:r>
          </w:p>
          <w:p w14:paraId="497820E2"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20926102" w14:textId="77777777" w:rsidR="001A20E6" w:rsidRDefault="00000000">
            <w:pPr>
              <w:pStyle w:val="TableCellTaskSubject"/>
            </w:pPr>
            <w:r>
              <w:t>Indian Economy</w:t>
            </w:r>
          </w:p>
          <w:p w14:paraId="2AA05A93" w14:textId="77777777" w:rsidR="001A20E6" w:rsidRDefault="00000000">
            <w:pPr>
              <w:pStyle w:val="TableCellTaskDetails"/>
            </w:pPr>
            <w:r>
              <w:t>• Study - Services (E08) — 30m</w:t>
            </w:r>
          </w:p>
          <w:p w14:paraId="64BF92DD" w14:textId="77777777" w:rsidR="001A20E6" w:rsidRDefault="00000000">
            <w:pPr>
              <w:pStyle w:val="TableCellTaskBadge"/>
              <w:shd w:val="clear" w:color="auto" w:fill="E3F2FD"/>
            </w:pPr>
            <w:r>
              <w:rPr>
                <w:b/>
                <w:bCs/>
                <w:color w:val="1976D2"/>
              </w:rPr>
              <w:t>STUDY</w:t>
            </w:r>
          </w:p>
          <w:p w14:paraId="247223D8" w14:textId="77777777" w:rsidR="001A20E6" w:rsidRDefault="00000000">
            <w:pPr>
              <w:pStyle w:val="TableCellTaskDetails"/>
            </w:pPr>
            <w:r>
              <w:t>• Study - Infrastructure (E09) — 30m</w:t>
            </w:r>
          </w:p>
          <w:p w14:paraId="49D5DD1A" w14:textId="77777777" w:rsidR="001A20E6" w:rsidRDefault="00000000">
            <w:pPr>
              <w:pStyle w:val="TableCellTaskBadge"/>
              <w:shd w:val="clear" w:color="auto" w:fill="E3F2FD"/>
            </w:pPr>
            <w:r>
              <w:rPr>
                <w:b/>
                <w:bCs/>
                <w:color w:val="1976D2"/>
              </w:rPr>
              <w:t>STUDY</w:t>
            </w:r>
          </w:p>
          <w:p w14:paraId="2C8FFACC" w14:textId="77777777" w:rsidR="001A20E6" w:rsidRDefault="00000000">
            <w:pPr>
              <w:pStyle w:val="TableCellTaskDetails"/>
            </w:pPr>
            <w:r>
              <w:t>• Study - Investment Models (E10) — 30m</w:t>
            </w:r>
          </w:p>
          <w:p w14:paraId="2A954179" w14:textId="77777777" w:rsidR="001A20E6" w:rsidRDefault="00000000">
            <w:pPr>
              <w:pStyle w:val="TableCellTaskBadge"/>
              <w:shd w:val="clear" w:color="auto" w:fill="E3F2FD"/>
            </w:pPr>
            <w:r>
              <w:rPr>
                <w:b/>
                <w:bCs/>
                <w:color w:val="1976D2"/>
              </w:rPr>
              <w:t>STUDY</w:t>
            </w:r>
          </w:p>
          <w:p w14:paraId="3AFD7EDF" w14:textId="77777777" w:rsidR="001A20E6" w:rsidRDefault="00000000">
            <w:pPr>
              <w:pStyle w:val="TableCellTaskDetails"/>
            </w:pPr>
            <w:r>
              <w:t>• Study - Land Reforms (E11) — 30m</w:t>
            </w:r>
          </w:p>
          <w:p w14:paraId="29F90888" w14:textId="77777777" w:rsidR="001A20E6" w:rsidRDefault="00000000">
            <w:pPr>
              <w:pStyle w:val="TableCellTaskBadge"/>
              <w:shd w:val="clear" w:color="auto" w:fill="E3F2FD"/>
            </w:pPr>
            <w:r>
              <w:rPr>
                <w:b/>
                <w:bCs/>
                <w:color w:val="1976D2"/>
              </w:rPr>
              <w:t>STUDY</w:t>
            </w:r>
          </w:p>
          <w:p w14:paraId="51C902E0" w14:textId="77777777" w:rsidR="001A20E6" w:rsidRDefault="00000000">
            <w:pPr>
              <w:pStyle w:val="TableCellTaskDetails"/>
            </w:pPr>
            <w:r>
              <w:t>• Revision - Economic Planning (E02) — 30m</w:t>
            </w:r>
          </w:p>
          <w:p w14:paraId="2780316E" w14:textId="77777777" w:rsidR="001A20E6" w:rsidRDefault="00000000">
            <w:pPr>
              <w:pStyle w:val="TableCellTaskBadge"/>
              <w:shd w:val="clear" w:color="auto" w:fill="FCE4EC"/>
            </w:pPr>
            <w:r>
              <w:rPr>
                <w:b/>
                <w:bCs/>
                <w:color w:val="C2185B"/>
              </w:rPr>
              <w:t>REVISION</w:t>
            </w:r>
          </w:p>
        </w:tc>
        <w:tc>
          <w:tcPr>
            <w:tcW w:w="700" w:type="pct"/>
            <w:shd w:val="clear" w:color="auto" w:fill="FFF3E0"/>
            <w:tcMar>
              <w:top w:w="150" w:type="dxa"/>
              <w:left w:w="100" w:type="dxa"/>
              <w:bottom w:w="150" w:type="dxa"/>
              <w:right w:w="100" w:type="dxa"/>
            </w:tcMar>
          </w:tcPr>
          <w:p w14:paraId="7BF50B92" w14:textId="77777777" w:rsidR="001A20E6" w:rsidRDefault="001A20E6"/>
        </w:tc>
      </w:tr>
    </w:tbl>
    <w:p w14:paraId="12ACFEBA" w14:textId="77777777" w:rsidR="001A20E6" w:rsidRDefault="001A20E6">
      <w:pPr>
        <w:spacing w:after="400"/>
      </w:pPr>
    </w:p>
    <w:p w14:paraId="11B4F2C0" w14:textId="77777777" w:rsidR="001A20E6" w:rsidRDefault="00000000">
      <w:pPr>
        <w:pStyle w:val="ResourceTitle"/>
      </w:pPr>
      <w:r>
        <w:t>📚 Resources for Nov 29 - Dec 05</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2B816364" w14:textId="77777777">
        <w:tc>
          <w:tcPr>
            <w:tcW w:w="1650" w:type="pct"/>
            <w:tcBorders>
              <w:bottom w:val="single" w:sz="2" w:space="0" w:color="D1D5DB"/>
              <w:right w:val="single" w:sz="2" w:space="0" w:color="D1D5DB"/>
            </w:tcBorders>
            <w:tcMar>
              <w:top w:w="200" w:type="dxa"/>
              <w:left w:w="150" w:type="dxa"/>
              <w:bottom w:w="200" w:type="dxa"/>
              <w:right w:w="150" w:type="dxa"/>
            </w:tcMar>
          </w:tcPr>
          <w:p w14:paraId="65D17DAC" w14:textId="77777777" w:rsidR="001A20E6" w:rsidRDefault="00000000">
            <w:pPr>
              <w:pStyle w:val="TableCellSubjectName"/>
            </w:pPr>
            <w:r>
              <w:t>Sociology</w:t>
            </w:r>
          </w:p>
          <w:p w14:paraId="30CF2C17" w14:textId="77777777" w:rsidR="001A20E6" w:rsidRDefault="00000000">
            <w:pPr>
              <w:pStyle w:val="TableCellCategoryTitle"/>
            </w:pPr>
            <w:r>
              <w:t>📝 Practice Materials</w:t>
            </w:r>
          </w:p>
          <w:p w14:paraId="16DB4AD2" w14:textId="77777777" w:rsidR="001A20E6" w:rsidRDefault="00000000">
            <w:pPr>
              <w:pStyle w:val="TableCellResourceItem"/>
            </w:pPr>
            <w:r>
              <w:t>• La Excellence Sociology Material</w:t>
            </w:r>
          </w:p>
          <w:p w14:paraId="75D2134E" w14:textId="77777777" w:rsidR="001A20E6" w:rsidRDefault="00000000">
            <w:pPr>
              <w:pStyle w:val="TableCellResourceItem"/>
            </w:pPr>
            <w:r>
              <w:t>• Mains RRP + Prelims RRP</w:t>
            </w:r>
          </w:p>
          <w:p w14:paraId="173BA04F" w14:textId="77777777" w:rsidR="001A20E6" w:rsidRDefault="00000000">
            <w:pPr>
              <w:pStyle w:val="TableCellResourceItem"/>
            </w:pPr>
            <w:r>
              <w:t>• Prelims &amp; Mains Workbooks</w:t>
            </w:r>
          </w:p>
          <w:p w14:paraId="6581ABAC" w14:textId="77777777" w:rsidR="001A20E6" w:rsidRDefault="00000000">
            <w:pPr>
              <w:pStyle w:val="TableCellResourceItem"/>
            </w:pPr>
            <w:r>
              <w:t>• Previous Year Question Papers</w:t>
            </w:r>
          </w:p>
          <w:p w14:paraId="3AA3CF6F" w14:textId="77777777" w:rsidR="001A20E6" w:rsidRDefault="00000000">
            <w:pPr>
              <w:pStyle w:val="TableCellResourceItem"/>
            </w:pPr>
            <w:r>
              <w:t>• Mock Tests</w:t>
            </w:r>
          </w:p>
          <w:p w14:paraId="3959A905" w14:textId="77777777" w:rsidR="001A20E6" w:rsidRDefault="00000000">
            <w:pPr>
              <w:pStyle w:val="TableCellResourceItem"/>
            </w:pPr>
            <w:r>
              <w:t>• La Excellence Indian Society Material</w:t>
            </w:r>
          </w:p>
          <w:p w14:paraId="3FB5FA89" w14:textId="77777777" w:rsidR="001A20E6" w:rsidRDefault="00000000">
            <w:pPr>
              <w:pStyle w:val="TableCellResourceItem"/>
            </w:pPr>
            <w:r>
              <w:t>• Mains Workbook - Paper I</w:t>
            </w:r>
          </w:p>
          <w:p w14:paraId="43592BD1" w14:textId="77777777" w:rsidR="001A20E6" w:rsidRDefault="00000000">
            <w:pPr>
              <w:pStyle w:val="TableCellResourceItem"/>
            </w:pPr>
            <w:r>
              <w:t>• La Excellence Social Change Material</w:t>
            </w:r>
          </w:p>
          <w:p w14:paraId="4EF2C6CB" w14:textId="77777777" w:rsidR="001A20E6" w:rsidRDefault="00000000">
            <w:pPr>
              <w:pStyle w:val="TableCellResourceItem"/>
            </w:pPr>
            <w:r>
              <w:t>• Mains Workbook - Paper II</w:t>
            </w:r>
          </w:p>
          <w:p w14:paraId="52C139BA" w14:textId="77777777" w:rsidR="001A20E6" w:rsidRDefault="00000000">
            <w:pPr>
              <w:pStyle w:val="TableCellResourceItem"/>
            </w:pPr>
            <w:r>
              <w:t>• La Excellence Sociology of Religion Material</w:t>
            </w:r>
          </w:p>
          <w:p w14:paraId="59D0888F" w14:textId="77777777" w:rsidR="001A20E6" w:rsidRDefault="00000000">
            <w:pPr>
              <w:pStyle w:val="TableCellResourceItem"/>
            </w:pPr>
            <w:r>
              <w:t>• Mains Workbook</w:t>
            </w:r>
          </w:p>
          <w:p w14:paraId="3013B6AF" w14:textId="77777777" w:rsidR="001A20E6" w:rsidRDefault="00000000">
            <w:pPr>
              <w:pStyle w:val="TableCellResourceItem"/>
            </w:pPr>
            <w:r>
              <w:t>• La Excellence Sociology of Education Material</w:t>
            </w:r>
          </w:p>
          <w:p w14:paraId="7F541E27" w14:textId="77777777" w:rsidR="001A20E6" w:rsidRDefault="00000000">
            <w:pPr>
              <w:pStyle w:val="TableCellResourceItem"/>
            </w:pPr>
            <w:r>
              <w:t>• Mains Workbook</w:t>
            </w:r>
          </w:p>
          <w:p w14:paraId="5915C26A" w14:textId="77777777" w:rsidR="001A20E6" w:rsidRDefault="00000000">
            <w:pPr>
              <w:pStyle w:val="TableCellResourceItem"/>
            </w:pPr>
            <w:r>
              <w:t>• La Excellence Social Stratification Material</w:t>
            </w:r>
          </w:p>
          <w:p w14:paraId="32D04D47" w14:textId="77777777" w:rsidR="001A20E6" w:rsidRDefault="00000000">
            <w:pPr>
              <w:pStyle w:val="TableCellResourceItem"/>
            </w:pPr>
            <w:r>
              <w:t>• Mains Workbook</w:t>
            </w:r>
          </w:p>
          <w:p w14:paraId="7C315E6D" w14:textId="77777777" w:rsidR="001A20E6" w:rsidRDefault="00000000">
            <w:pPr>
              <w:pStyle w:val="TableCellResourceItem"/>
            </w:pPr>
            <w:r>
              <w:t>• La Excellence Gender Studies Material</w:t>
            </w:r>
          </w:p>
          <w:p w14:paraId="0D00804D" w14:textId="77777777" w:rsidR="001A20E6" w:rsidRDefault="00000000">
            <w:pPr>
              <w:pStyle w:val="TableCellResourceItem"/>
            </w:pPr>
            <w:r>
              <w:t>• Mains Workbook</w:t>
            </w:r>
          </w:p>
          <w:p w14:paraId="6746B175" w14:textId="77777777" w:rsidR="001A20E6" w:rsidRDefault="00000000">
            <w:pPr>
              <w:pStyle w:val="TableCellResourceItem"/>
            </w:pPr>
            <w:r>
              <w:t>• La Excellence Urban Sociology Material</w:t>
            </w:r>
          </w:p>
          <w:p w14:paraId="1E12CB25" w14:textId="77777777" w:rsidR="001A20E6" w:rsidRDefault="00000000">
            <w:pPr>
              <w:pStyle w:val="TableCellResourceItem"/>
            </w:pPr>
            <w:r>
              <w:t>• Mains Workbook</w:t>
            </w:r>
          </w:p>
          <w:p w14:paraId="520804A9" w14:textId="77777777" w:rsidR="001A20E6" w:rsidRDefault="00000000">
            <w:pPr>
              <w:pStyle w:val="TableCellResourceItem"/>
            </w:pPr>
            <w:r>
              <w:t>• La Excellence Rural Sociology Material</w:t>
            </w:r>
          </w:p>
          <w:p w14:paraId="18A7A668" w14:textId="77777777" w:rsidR="001A20E6" w:rsidRDefault="00000000">
            <w:pPr>
              <w:pStyle w:val="TableCellResourceItem"/>
            </w:pPr>
            <w:r>
              <w:t>• Mains Workbook</w:t>
            </w:r>
          </w:p>
          <w:p w14:paraId="72A7A38B" w14:textId="77777777" w:rsidR="001A20E6" w:rsidRDefault="00000000">
            <w:pPr>
              <w:pStyle w:val="TableCellResourceItem"/>
            </w:pPr>
            <w:r>
              <w:t>• La Excellence Social Movements Material</w:t>
            </w:r>
          </w:p>
          <w:p w14:paraId="2439FB71" w14:textId="77777777" w:rsidR="001A20E6" w:rsidRDefault="00000000">
            <w:pPr>
              <w:pStyle w:val="TableCellResourceItem"/>
            </w:pPr>
            <w:r>
              <w:t>• Mains Workbook</w:t>
            </w:r>
          </w:p>
          <w:p w14:paraId="5F6FDFC3" w14:textId="77777777" w:rsidR="001A20E6" w:rsidRDefault="00000000">
            <w:pPr>
              <w:pStyle w:val="TableCellResourceItem"/>
            </w:pPr>
            <w:r>
              <w:t>• La Excellence Sociology of Health Material</w:t>
            </w:r>
          </w:p>
          <w:p w14:paraId="61E82124" w14:textId="77777777" w:rsidR="001A20E6" w:rsidRDefault="00000000">
            <w:pPr>
              <w:pStyle w:val="TableCellResourceItem"/>
            </w:pPr>
            <w:r>
              <w:t>• Mains Workbook</w:t>
            </w:r>
          </w:p>
          <w:p w14:paraId="214C5219" w14:textId="77777777" w:rsidR="001A20E6" w:rsidRDefault="00000000">
            <w:pPr>
              <w:pStyle w:val="TableCellResourceItem"/>
            </w:pPr>
            <w:r>
              <w:t>• La Excellence Sociology of Law Material</w:t>
            </w:r>
          </w:p>
          <w:p w14:paraId="07F651C4" w14:textId="77777777" w:rsidR="001A20E6" w:rsidRDefault="00000000">
            <w:pPr>
              <w:pStyle w:val="TableCellResourceItem"/>
            </w:pPr>
            <w:r>
              <w:t>• Mains Workbook</w:t>
            </w:r>
          </w:p>
          <w:p w14:paraId="0FAB8706" w14:textId="77777777" w:rsidR="001A20E6" w:rsidRDefault="00000000">
            <w:pPr>
              <w:pStyle w:val="TableCellResourceItem"/>
            </w:pPr>
            <w:r>
              <w:t>• La Excellence Sociology of Media Material</w:t>
            </w:r>
          </w:p>
          <w:p w14:paraId="4267BB36" w14:textId="77777777" w:rsidR="001A20E6" w:rsidRDefault="00000000">
            <w:pPr>
              <w:pStyle w:val="TableCellResourceItem"/>
            </w:pPr>
            <w:r>
              <w:t>• Mains Workbook</w:t>
            </w:r>
          </w:p>
          <w:p w14:paraId="2085CBC7" w14:textId="77777777" w:rsidR="001A20E6" w:rsidRDefault="00000000">
            <w:pPr>
              <w:pStyle w:val="TableCellResourceItem"/>
            </w:pPr>
            <w:r>
              <w:t>• La Excellence Sociology of Science Material</w:t>
            </w:r>
          </w:p>
          <w:p w14:paraId="47E75DDF" w14:textId="77777777" w:rsidR="001A20E6" w:rsidRDefault="00000000">
            <w:pPr>
              <w:pStyle w:val="TableCellResourceItem"/>
            </w:pPr>
            <w:r>
              <w:t>• Mains Workbook</w:t>
            </w:r>
          </w:p>
          <w:p w14:paraId="1208FFEB" w14:textId="77777777" w:rsidR="001A20E6" w:rsidRDefault="00000000">
            <w:pPr>
              <w:pStyle w:val="TableCellResourceItem"/>
            </w:pPr>
            <w:r>
              <w:t>• La Excellence Sociology of Environment Material</w:t>
            </w:r>
          </w:p>
          <w:p w14:paraId="7E4E8DEB" w14:textId="77777777" w:rsidR="001A20E6" w:rsidRDefault="00000000">
            <w:pPr>
              <w:pStyle w:val="TableCellResourceItem"/>
            </w:pPr>
            <w:r>
              <w:t>• Mains Workbook</w:t>
            </w:r>
          </w:p>
          <w:p w14:paraId="26A76F60" w14:textId="77777777" w:rsidR="001A20E6" w:rsidRDefault="00000000">
            <w:pPr>
              <w:pStyle w:val="TableCellResourceItem"/>
            </w:pPr>
            <w:r>
              <w:t>• La Excellence Sociology of Globalization Material</w:t>
            </w:r>
          </w:p>
          <w:p w14:paraId="00688B39" w14:textId="77777777" w:rsidR="001A20E6" w:rsidRDefault="00000000">
            <w:pPr>
              <w:pStyle w:val="TableCellResourceItem"/>
            </w:pPr>
            <w:r>
              <w:t>• Mains Workbook</w:t>
            </w:r>
          </w:p>
          <w:p w14:paraId="45B1B8E9" w14:textId="77777777" w:rsidR="001A20E6" w:rsidRDefault="00000000">
            <w:pPr>
              <w:pStyle w:val="TableCellResourceItem"/>
            </w:pPr>
            <w:r>
              <w:t>• La Excellence Sociology of Work Material</w:t>
            </w:r>
          </w:p>
          <w:p w14:paraId="4E0FAD1E" w14:textId="77777777" w:rsidR="001A20E6" w:rsidRDefault="00000000">
            <w:pPr>
              <w:pStyle w:val="TableCellResourceItem"/>
            </w:pPr>
            <w:r>
              <w:t>• Mains Workbook</w:t>
            </w:r>
          </w:p>
          <w:p w14:paraId="4A714465" w14:textId="77777777" w:rsidR="001A20E6" w:rsidRDefault="00000000">
            <w:pPr>
              <w:pStyle w:val="TableCellCategoryTitle"/>
            </w:pPr>
            <w:r>
              <w:t>📰 Current Affairs</w:t>
            </w:r>
          </w:p>
          <w:p w14:paraId="7659B120" w14:textId="77777777" w:rsidR="001A20E6" w:rsidRDefault="00000000">
            <w:pPr>
              <w:pStyle w:val="TableCellResourceItem"/>
            </w:pPr>
            <w:r>
              <w:t>• Indian Sociological Review</w:t>
            </w:r>
          </w:p>
          <w:p w14:paraId="69ED220B" w14:textId="77777777" w:rsidR="001A20E6" w:rsidRDefault="00000000">
            <w:pPr>
              <w:pStyle w:val="TableCellResourceItem"/>
            </w:pPr>
            <w:r>
              <w:t>• Economic and Political Weekly (EPW)</w:t>
            </w:r>
          </w:p>
          <w:p w14:paraId="493FDEC8" w14:textId="77777777" w:rsidR="001A20E6" w:rsidRDefault="00000000">
            <w:pPr>
              <w:pStyle w:val="TableCellResourceItem"/>
            </w:pPr>
            <w:r>
              <w:t>• Newspapers (The Hindu, Indian Express - Social issues)</w:t>
            </w:r>
          </w:p>
          <w:p w14:paraId="32526FE1" w14:textId="77777777" w:rsidR="001A20E6" w:rsidRDefault="00000000">
            <w:pPr>
              <w:pStyle w:val="TableCellResourceItem"/>
            </w:pPr>
            <w:r>
              <w:t>• Yojana Magazine</w:t>
            </w:r>
          </w:p>
          <w:p w14:paraId="1F9AE0AF" w14:textId="77777777" w:rsidR="001A20E6" w:rsidRDefault="00000000">
            <w:pPr>
              <w:pStyle w:val="TableCellResourceItem"/>
            </w:pPr>
            <w:r>
              <w:t>• Kurukshetra Magazine</w:t>
            </w:r>
          </w:p>
          <w:p w14:paraId="13AA5A2A" w14:textId="77777777" w:rsidR="001A20E6" w:rsidRDefault="00000000">
            <w:pPr>
              <w:pStyle w:val="TableCellResourceItem"/>
            </w:pPr>
            <w:r>
              <w:t>• Social Watch India Reports</w:t>
            </w:r>
          </w:p>
          <w:p w14:paraId="0951C6C4" w14:textId="77777777" w:rsidR="001A20E6" w:rsidRDefault="00000000">
            <w:pPr>
              <w:pStyle w:val="TableCellResourceItem"/>
            </w:pPr>
            <w:r>
              <w:t>• NSSO Reports</w:t>
            </w:r>
          </w:p>
          <w:p w14:paraId="214307F3" w14:textId="77777777" w:rsidR="001A20E6" w:rsidRDefault="00000000">
            <w:pPr>
              <w:pStyle w:val="TableCellResourceItem"/>
            </w:pPr>
            <w:r>
              <w:t>• NFHS Reports</w:t>
            </w:r>
          </w:p>
          <w:p w14:paraId="2394B857" w14:textId="77777777" w:rsidR="001A20E6" w:rsidRDefault="00000000">
            <w:pPr>
              <w:pStyle w:val="TableCellResourceItem"/>
            </w:pPr>
            <w:r>
              <w:t>• EPW Articles on Indian Society</w:t>
            </w:r>
          </w:p>
          <w:p w14:paraId="1B70AAE3" w14:textId="77777777" w:rsidR="001A20E6" w:rsidRDefault="00000000">
            <w:pPr>
              <w:pStyle w:val="TableCellResourceItem"/>
            </w:pPr>
            <w:r>
              <w:t>• Census Reports</w:t>
            </w:r>
          </w:p>
          <w:p w14:paraId="4C5892AB" w14:textId="77777777" w:rsidR="001A20E6" w:rsidRDefault="00000000">
            <w:pPr>
              <w:pStyle w:val="TableCellResourceItem"/>
            </w:pPr>
            <w:r>
              <w:t>• Social Development Reports</w:t>
            </w:r>
          </w:p>
          <w:p w14:paraId="7CFF798B" w14:textId="77777777" w:rsidR="001A20E6" w:rsidRDefault="00000000">
            <w:pPr>
              <w:pStyle w:val="TableCellResourceItem"/>
            </w:pPr>
            <w:r>
              <w:t>• Planning Commission Reports</w:t>
            </w:r>
          </w:p>
          <w:p w14:paraId="6FE6B803" w14:textId="77777777" w:rsidR="001A20E6" w:rsidRDefault="00000000">
            <w:pPr>
              <w:pStyle w:val="TableCellResourceItem"/>
            </w:pPr>
            <w:r>
              <w:t>• NITI Aayog Reports</w:t>
            </w:r>
          </w:p>
          <w:p w14:paraId="012E484D" w14:textId="77777777" w:rsidR="001A20E6" w:rsidRDefault="00000000">
            <w:pPr>
              <w:pStyle w:val="TableCellResourceItem"/>
            </w:pPr>
            <w:r>
              <w:t>• World Bank Reports on India</w:t>
            </w:r>
          </w:p>
          <w:p w14:paraId="6798532A" w14:textId="77777777" w:rsidR="001A20E6" w:rsidRDefault="00000000">
            <w:pPr>
              <w:pStyle w:val="TableCellResourceItem"/>
            </w:pPr>
            <w:r>
              <w:t>• Religious Demographics Reports</w:t>
            </w:r>
          </w:p>
          <w:p w14:paraId="59BB5E01" w14:textId="77777777" w:rsidR="001A20E6" w:rsidRDefault="00000000">
            <w:pPr>
              <w:pStyle w:val="TableCellResourceItem"/>
            </w:pPr>
            <w:r>
              <w:t>• Minority Commission Reports</w:t>
            </w:r>
          </w:p>
          <w:p w14:paraId="04123950" w14:textId="77777777" w:rsidR="001A20E6" w:rsidRDefault="00000000">
            <w:pPr>
              <w:pStyle w:val="TableCellResourceItem"/>
            </w:pPr>
            <w:r>
              <w:t>• ASER Reports</w:t>
            </w:r>
          </w:p>
          <w:p w14:paraId="4A2D6996" w14:textId="77777777" w:rsidR="001A20E6" w:rsidRDefault="00000000">
            <w:pPr>
              <w:pStyle w:val="TableCellResourceItem"/>
            </w:pPr>
            <w:r>
              <w:t>• NEP 2020</w:t>
            </w:r>
          </w:p>
          <w:p w14:paraId="4B3869D2" w14:textId="77777777" w:rsidR="001A20E6" w:rsidRDefault="00000000">
            <w:pPr>
              <w:pStyle w:val="TableCellResourceItem"/>
            </w:pPr>
            <w:r>
              <w:t>• Education Statistics Reports</w:t>
            </w:r>
          </w:p>
          <w:p w14:paraId="4E407E52" w14:textId="77777777" w:rsidR="001A20E6" w:rsidRDefault="00000000">
            <w:pPr>
              <w:pStyle w:val="TableCellResourceItem"/>
            </w:pPr>
            <w:r>
              <w:t>• Sachar Committee Report</w:t>
            </w:r>
          </w:p>
          <w:p w14:paraId="1B3AF23F" w14:textId="77777777" w:rsidR="001A20E6" w:rsidRDefault="00000000">
            <w:pPr>
              <w:pStyle w:val="TableCellResourceItem"/>
            </w:pPr>
            <w:r>
              <w:t>• Mandal Commission Report</w:t>
            </w:r>
          </w:p>
          <w:p w14:paraId="3F6C284A" w14:textId="77777777" w:rsidR="001A20E6" w:rsidRDefault="00000000">
            <w:pPr>
              <w:pStyle w:val="TableCellResourceItem"/>
            </w:pPr>
            <w:r>
              <w:t>• Caste Census Data</w:t>
            </w:r>
          </w:p>
          <w:p w14:paraId="33526AB6" w14:textId="77777777" w:rsidR="001A20E6" w:rsidRDefault="00000000">
            <w:pPr>
              <w:pStyle w:val="TableCellResourceItem"/>
            </w:pPr>
            <w:r>
              <w:t>• Gender Budget Reports</w:t>
            </w:r>
          </w:p>
          <w:p w14:paraId="7BD49B0F" w14:textId="77777777" w:rsidR="001A20E6" w:rsidRDefault="00000000">
            <w:pPr>
              <w:pStyle w:val="TableCellResourceItem"/>
            </w:pPr>
            <w:r>
              <w:t>• Women and Child Development Ministry Reports</w:t>
            </w:r>
          </w:p>
          <w:p w14:paraId="264D9193" w14:textId="77777777" w:rsidR="001A20E6" w:rsidRDefault="00000000">
            <w:pPr>
              <w:pStyle w:val="TableCellResourceItem"/>
            </w:pPr>
            <w:r>
              <w:t>• NFHS Gender Data</w:t>
            </w:r>
          </w:p>
          <w:p w14:paraId="08D6894D" w14:textId="77777777" w:rsidR="001A20E6" w:rsidRDefault="00000000">
            <w:pPr>
              <w:pStyle w:val="TableCellResourceItem"/>
            </w:pPr>
            <w:r>
              <w:t>• Census Urban Data</w:t>
            </w:r>
          </w:p>
          <w:p w14:paraId="295DFABC" w14:textId="77777777" w:rsidR="001A20E6" w:rsidRDefault="00000000">
            <w:pPr>
              <w:pStyle w:val="TableCellResourceItem"/>
            </w:pPr>
            <w:r>
              <w:t>• Smart Cities Mission Reports</w:t>
            </w:r>
          </w:p>
          <w:p w14:paraId="1568B4C6" w14:textId="77777777" w:rsidR="001A20E6" w:rsidRDefault="00000000">
            <w:pPr>
              <w:pStyle w:val="TableCellResourceItem"/>
            </w:pPr>
            <w:r>
              <w:t>• Urban Development Ministry Reports</w:t>
            </w:r>
          </w:p>
          <w:p w14:paraId="6CEBC56D" w14:textId="77777777" w:rsidR="001A20E6" w:rsidRDefault="00000000">
            <w:pPr>
              <w:pStyle w:val="TableCellResourceItem"/>
            </w:pPr>
            <w:r>
              <w:t>• Rural Development Ministry Reports</w:t>
            </w:r>
          </w:p>
          <w:p w14:paraId="2C01DAF6" w14:textId="77777777" w:rsidR="001A20E6" w:rsidRDefault="00000000">
            <w:pPr>
              <w:pStyle w:val="TableCellResourceItem"/>
            </w:pPr>
            <w:r>
              <w:t>• MGNREGA Reports</w:t>
            </w:r>
          </w:p>
          <w:p w14:paraId="5E39ECA7" w14:textId="77777777" w:rsidR="001A20E6" w:rsidRDefault="00000000">
            <w:pPr>
              <w:pStyle w:val="TableCellResourceItem"/>
            </w:pPr>
            <w:r>
              <w:t>• Panchayati Raj Statistics</w:t>
            </w:r>
          </w:p>
          <w:p w14:paraId="6F38A1F9" w14:textId="77777777" w:rsidR="001A20E6" w:rsidRDefault="00000000">
            <w:pPr>
              <w:pStyle w:val="TableCellResourceItem"/>
            </w:pPr>
            <w:r>
              <w:t>• Social Movement Case Studies</w:t>
            </w:r>
          </w:p>
          <w:p w14:paraId="6AAACF75" w14:textId="77777777" w:rsidR="001A20E6" w:rsidRDefault="00000000">
            <w:pPr>
              <w:pStyle w:val="TableCellResourceItem"/>
            </w:pPr>
            <w:r>
              <w:t>• Civil Society Reports</w:t>
            </w:r>
          </w:p>
          <w:p w14:paraId="35E59B0A" w14:textId="77777777" w:rsidR="001A20E6" w:rsidRDefault="00000000">
            <w:pPr>
              <w:pStyle w:val="TableCellResourceItem"/>
            </w:pPr>
            <w:r>
              <w:t>• Human Rights Reports</w:t>
            </w:r>
          </w:p>
          <w:p w14:paraId="447998D0" w14:textId="77777777" w:rsidR="001A20E6" w:rsidRDefault="00000000">
            <w:pPr>
              <w:pStyle w:val="TableCellResourceItem"/>
            </w:pPr>
            <w:r>
              <w:t>• Health Ministry Reports</w:t>
            </w:r>
          </w:p>
          <w:p w14:paraId="07E836A9" w14:textId="77777777" w:rsidR="001A20E6" w:rsidRDefault="00000000">
            <w:pPr>
              <w:pStyle w:val="TableCellResourceItem"/>
            </w:pPr>
            <w:r>
              <w:t>• WHO Reports on India</w:t>
            </w:r>
          </w:p>
          <w:p w14:paraId="7285B5BA" w14:textId="77777777" w:rsidR="001A20E6" w:rsidRDefault="00000000">
            <w:pPr>
              <w:pStyle w:val="TableCellResourceItem"/>
            </w:pPr>
            <w:r>
              <w:t>• Ayushman Bharat Reports</w:t>
            </w:r>
          </w:p>
          <w:p w14:paraId="0E999397" w14:textId="77777777" w:rsidR="001A20E6" w:rsidRDefault="00000000">
            <w:pPr>
              <w:pStyle w:val="TableCellResourceItem"/>
            </w:pPr>
            <w:r>
              <w:t>• Law Commission Reports</w:t>
            </w:r>
          </w:p>
          <w:p w14:paraId="34BFB470" w14:textId="77777777" w:rsidR="001A20E6" w:rsidRDefault="00000000">
            <w:pPr>
              <w:pStyle w:val="TableCellResourceItem"/>
            </w:pPr>
            <w:r>
              <w:t>• Supreme Court Judgments</w:t>
            </w:r>
          </w:p>
          <w:p w14:paraId="397A0973" w14:textId="77777777" w:rsidR="001A20E6" w:rsidRDefault="00000000">
            <w:pPr>
              <w:pStyle w:val="TableCellResourceItem"/>
            </w:pPr>
            <w:r>
              <w:t>• Legal Aid Reports</w:t>
            </w:r>
          </w:p>
          <w:p w14:paraId="19C955AC" w14:textId="77777777" w:rsidR="001A20E6" w:rsidRDefault="00000000">
            <w:pPr>
              <w:pStyle w:val="TableCellResourceItem"/>
            </w:pPr>
            <w:r>
              <w:t>• Media Reports</w:t>
            </w:r>
          </w:p>
          <w:p w14:paraId="5BE8799B" w14:textId="77777777" w:rsidR="001A20E6" w:rsidRDefault="00000000">
            <w:pPr>
              <w:pStyle w:val="TableCellResourceItem"/>
            </w:pPr>
            <w:r>
              <w:t>• Broadcasting Ministry Reports</w:t>
            </w:r>
          </w:p>
          <w:p w14:paraId="008E0C26" w14:textId="77777777" w:rsidR="001A20E6" w:rsidRDefault="00000000">
            <w:pPr>
              <w:pStyle w:val="TableCellResourceItem"/>
            </w:pPr>
            <w:r>
              <w:t>• Social Media Impact Studies</w:t>
            </w:r>
          </w:p>
          <w:p w14:paraId="6474C34D" w14:textId="77777777" w:rsidR="001A20E6" w:rsidRDefault="00000000">
            <w:pPr>
              <w:pStyle w:val="TableCellResourceItem"/>
            </w:pPr>
            <w:r>
              <w:t>• Science and Technology Ministry Reports</w:t>
            </w:r>
          </w:p>
          <w:p w14:paraId="6E755556" w14:textId="77777777" w:rsidR="001A20E6" w:rsidRDefault="00000000">
            <w:pPr>
              <w:pStyle w:val="TableCellResourceItem"/>
            </w:pPr>
            <w:r>
              <w:t>• ISRO Reports</w:t>
            </w:r>
          </w:p>
          <w:p w14:paraId="2657ACEB" w14:textId="77777777" w:rsidR="001A20E6" w:rsidRDefault="00000000">
            <w:pPr>
              <w:pStyle w:val="TableCellResourceItem"/>
            </w:pPr>
            <w:r>
              <w:t>• Digital India Reports</w:t>
            </w:r>
          </w:p>
          <w:p w14:paraId="0C9183C6" w14:textId="77777777" w:rsidR="001A20E6" w:rsidRDefault="00000000">
            <w:pPr>
              <w:pStyle w:val="TableCellResourceItem"/>
            </w:pPr>
            <w:r>
              <w:t>• Environment Ministry Reports</w:t>
            </w:r>
          </w:p>
          <w:p w14:paraId="4578F296" w14:textId="77777777" w:rsidR="001A20E6" w:rsidRDefault="00000000">
            <w:pPr>
              <w:pStyle w:val="TableCellResourceItem"/>
            </w:pPr>
            <w:r>
              <w:t>• Climate Change Reports</w:t>
            </w:r>
          </w:p>
          <w:p w14:paraId="4BFF2C0C" w14:textId="77777777" w:rsidR="001A20E6" w:rsidRDefault="00000000">
            <w:pPr>
              <w:pStyle w:val="TableCellResourceItem"/>
            </w:pPr>
            <w:r>
              <w:t>• Sustainable Development Reports</w:t>
            </w:r>
          </w:p>
          <w:p w14:paraId="1749B41C" w14:textId="77777777" w:rsidR="001A20E6" w:rsidRDefault="00000000">
            <w:pPr>
              <w:pStyle w:val="TableCellResourceItem"/>
            </w:pPr>
            <w:r>
              <w:t>• WTO Reports</w:t>
            </w:r>
          </w:p>
          <w:p w14:paraId="018F514B" w14:textId="77777777" w:rsidR="001A20E6" w:rsidRDefault="00000000">
            <w:pPr>
              <w:pStyle w:val="TableCellResourceItem"/>
            </w:pPr>
            <w:r>
              <w:t>• Globalization Impact Studies</w:t>
            </w:r>
          </w:p>
          <w:p w14:paraId="722E69C8" w14:textId="77777777" w:rsidR="001A20E6" w:rsidRDefault="00000000">
            <w:pPr>
              <w:pStyle w:val="TableCellResourceItem"/>
            </w:pPr>
            <w:r>
              <w:t>• International Migration Reports</w:t>
            </w:r>
          </w:p>
          <w:p w14:paraId="799D1F0E" w14:textId="77777777" w:rsidR="001A20E6" w:rsidRDefault="00000000">
            <w:pPr>
              <w:pStyle w:val="TableCellResourceItem"/>
            </w:pPr>
            <w:r>
              <w:t>• Labor Ministry Reports</w:t>
            </w:r>
          </w:p>
          <w:p w14:paraId="1BBD5BFE" w14:textId="77777777" w:rsidR="001A20E6" w:rsidRDefault="00000000">
            <w:pPr>
              <w:pStyle w:val="TableCellResourceItem"/>
            </w:pPr>
            <w:r>
              <w:t>• Industrial Relations Reports</w:t>
            </w:r>
          </w:p>
          <w:p w14:paraId="4A7ED526"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7EC3DD48" w14:textId="77777777" w:rsidR="001A20E6" w:rsidRDefault="00000000">
            <w:pPr>
              <w:pStyle w:val="TableCellSubjectName"/>
            </w:pPr>
            <w:r>
              <w:t>Science &amp; Technology</w:t>
            </w:r>
          </w:p>
          <w:p w14:paraId="3B0D0220" w14:textId="77777777" w:rsidR="001A20E6" w:rsidRDefault="00000000">
            <w:pPr>
              <w:pStyle w:val="TableCellCategoryTitle"/>
            </w:pPr>
            <w:r>
              <w:t>📝 Practice Materials</w:t>
            </w:r>
          </w:p>
          <w:p w14:paraId="7D175FE9" w14:textId="77777777" w:rsidR="001A20E6" w:rsidRDefault="00000000">
            <w:pPr>
              <w:pStyle w:val="TableCellResourceItem"/>
            </w:pPr>
            <w:r>
              <w:t>• La Excellence S&amp;T Material</w:t>
            </w:r>
          </w:p>
          <w:p w14:paraId="04C76921" w14:textId="77777777" w:rsidR="001A20E6" w:rsidRDefault="00000000">
            <w:pPr>
              <w:pStyle w:val="TableCellResourceItem"/>
            </w:pPr>
            <w:r>
              <w:t>• Prelims &amp; Mains Workbooks</w:t>
            </w:r>
          </w:p>
          <w:p w14:paraId="7118D7A6" w14:textId="77777777" w:rsidR="001A20E6" w:rsidRDefault="00000000">
            <w:pPr>
              <w:pStyle w:val="TableCellCategoryTitle"/>
            </w:pPr>
            <w:r>
              <w:t>📰 Current Affairs</w:t>
            </w:r>
          </w:p>
          <w:p w14:paraId="6115F224" w14:textId="77777777" w:rsidR="001A20E6" w:rsidRDefault="00000000">
            <w:pPr>
              <w:pStyle w:val="TableCellResourceItem"/>
            </w:pPr>
            <w:r>
              <w:t>• Newspapers (The Hindu S&amp;T, PIB updates)</w:t>
            </w:r>
          </w:p>
        </w:tc>
        <w:tc>
          <w:tcPr>
            <w:tcW w:w="1650" w:type="pct"/>
            <w:tcBorders>
              <w:bottom w:val="single" w:sz="2" w:space="0" w:color="D1D5DB"/>
              <w:right w:val="single" w:sz="2" w:space="0" w:color="D1D5DB"/>
            </w:tcBorders>
            <w:tcMar>
              <w:top w:w="200" w:type="dxa"/>
              <w:left w:w="150" w:type="dxa"/>
              <w:bottom w:w="200" w:type="dxa"/>
              <w:right w:w="150" w:type="dxa"/>
            </w:tcMar>
          </w:tcPr>
          <w:p w14:paraId="21F72C11" w14:textId="77777777" w:rsidR="001A20E6" w:rsidRDefault="00000000">
            <w:pPr>
              <w:pStyle w:val="TableCellSubjectName"/>
            </w:pPr>
            <w:r>
              <w:t>Indian Polity and Governance</w:t>
            </w:r>
          </w:p>
          <w:p w14:paraId="22624B9D" w14:textId="77777777" w:rsidR="001A20E6" w:rsidRDefault="00000000">
            <w:pPr>
              <w:pStyle w:val="TableCellCategoryTitle"/>
            </w:pPr>
            <w:r>
              <w:t>📝 Practice Materials</w:t>
            </w:r>
          </w:p>
          <w:p w14:paraId="2FFB8BCB" w14:textId="77777777" w:rsidR="001A20E6" w:rsidRDefault="00000000">
            <w:pPr>
              <w:pStyle w:val="TableCellResourceItem"/>
            </w:pPr>
            <w:r>
              <w:t>• La Excellence Polity Material</w:t>
            </w:r>
          </w:p>
          <w:p w14:paraId="602EC8B4" w14:textId="77777777" w:rsidR="001A20E6" w:rsidRDefault="00000000">
            <w:pPr>
              <w:pStyle w:val="TableCellResourceItem"/>
            </w:pPr>
            <w:r>
              <w:t>• Mains RRP + Prelims RRP</w:t>
            </w:r>
          </w:p>
          <w:p w14:paraId="7DD6990C" w14:textId="77777777" w:rsidR="001A20E6" w:rsidRDefault="00000000">
            <w:pPr>
              <w:pStyle w:val="TableCellResourceItem"/>
            </w:pPr>
            <w:r>
              <w:t>• Prelims &amp; Mains Workbooks</w:t>
            </w:r>
          </w:p>
          <w:p w14:paraId="2CBA64A3" w14:textId="77777777" w:rsidR="001A20E6" w:rsidRDefault="00000000">
            <w:pPr>
              <w:pStyle w:val="TableCellCategoryTitle"/>
            </w:pPr>
            <w:r>
              <w:t>📰 Current Affairs</w:t>
            </w:r>
          </w:p>
          <w:p w14:paraId="05B37DB0" w14:textId="77777777" w:rsidR="001A20E6" w:rsidRDefault="00000000">
            <w:pPr>
              <w:pStyle w:val="TableCellResourceItem"/>
            </w:pPr>
            <w:r>
              <w:t>• NITI Aayog Reports + PRS Briefs</w:t>
            </w:r>
          </w:p>
          <w:p w14:paraId="51E96C74" w14:textId="77777777" w:rsidR="001A20E6" w:rsidRDefault="00000000">
            <w:pPr>
              <w:pStyle w:val="TableCellResourceItem"/>
            </w:pPr>
            <w:r>
              <w:t>• Newspapers (The Hindu/Indian Express)</w:t>
            </w:r>
          </w:p>
          <w:p w14:paraId="02F27BBB" w14:textId="77777777" w:rsidR="001A20E6" w:rsidRDefault="00000000">
            <w:pPr>
              <w:pStyle w:val="TableCellResourceItem"/>
            </w:pPr>
            <w:r>
              <w:t>• Optional: Subhash Kashyap Our Constitution, Our Parliament</w:t>
            </w:r>
          </w:p>
        </w:tc>
      </w:tr>
      <w:tr w:rsidR="001A20E6" w14:paraId="6F035338" w14:textId="77777777">
        <w:tc>
          <w:tcPr>
            <w:tcW w:w="1650" w:type="pct"/>
            <w:tcBorders>
              <w:bottom w:val="single" w:sz="2" w:space="0" w:color="D1D5DB"/>
              <w:right w:val="single" w:sz="2" w:space="0" w:color="D1D5DB"/>
            </w:tcBorders>
            <w:tcMar>
              <w:top w:w="200" w:type="dxa"/>
              <w:left w:w="150" w:type="dxa"/>
              <w:bottom w:w="200" w:type="dxa"/>
              <w:right w:w="150" w:type="dxa"/>
            </w:tcMar>
          </w:tcPr>
          <w:p w14:paraId="1DCEBE7C" w14:textId="77777777" w:rsidR="001A20E6" w:rsidRDefault="00000000">
            <w:pPr>
              <w:pStyle w:val="TableCellSubjectName"/>
            </w:pPr>
            <w:r>
              <w:t>Indian Economy</w:t>
            </w:r>
          </w:p>
          <w:p w14:paraId="1F6E6CA5" w14:textId="77777777" w:rsidR="001A20E6" w:rsidRDefault="00000000">
            <w:pPr>
              <w:pStyle w:val="TableCellCategoryTitle"/>
            </w:pPr>
            <w:r>
              <w:t>📝 Practice Materials</w:t>
            </w:r>
          </w:p>
          <w:p w14:paraId="6A4AC85C" w14:textId="77777777" w:rsidR="001A20E6" w:rsidRDefault="00000000">
            <w:pPr>
              <w:pStyle w:val="TableCellResourceItem"/>
            </w:pPr>
            <w:r>
              <w:t>• La Excellence Economy Material</w:t>
            </w:r>
          </w:p>
          <w:p w14:paraId="51F56A21" w14:textId="77777777" w:rsidR="001A20E6" w:rsidRDefault="00000000">
            <w:pPr>
              <w:pStyle w:val="TableCellResourceItem"/>
            </w:pPr>
            <w:r>
              <w:t>• Mains RRP + Prelims RRP</w:t>
            </w:r>
          </w:p>
          <w:p w14:paraId="4EF565BB" w14:textId="77777777" w:rsidR="001A20E6" w:rsidRDefault="00000000">
            <w:pPr>
              <w:pStyle w:val="TableCellResourceItem"/>
            </w:pPr>
            <w:r>
              <w:t>• Prelims &amp; Mains Workbooks</w:t>
            </w:r>
          </w:p>
          <w:p w14:paraId="374C866F" w14:textId="77777777" w:rsidR="001A20E6" w:rsidRDefault="00000000">
            <w:pPr>
              <w:pStyle w:val="TableCellCategoryTitle"/>
            </w:pPr>
            <w:r>
              <w:t>📰 Current Affairs</w:t>
            </w:r>
          </w:p>
          <w:p w14:paraId="0DCE1F74" w14:textId="77777777" w:rsidR="001A20E6" w:rsidRDefault="00000000">
            <w:pPr>
              <w:pStyle w:val="TableCellResourceItem"/>
            </w:pPr>
            <w:r>
              <w:t>• NITI Aayog Reports + Economic survey and Budget</w:t>
            </w:r>
          </w:p>
          <w:p w14:paraId="3799516D" w14:textId="77777777" w:rsidR="001A20E6" w:rsidRDefault="00000000">
            <w:pPr>
              <w:pStyle w:val="TableCellResourceItem"/>
            </w:pPr>
            <w:r>
              <w:t>• Newspapers (Hindu and IE Explained)</w:t>
            </w:r>
          </w:p>
        </w:tc>
        <w:tc>
          <w:tcPr>
            <w:tcW w:w="1650" w:type="pct"/>
          </w:tcPr>
          <w:p w14:paraId="0FD5837D" w14:textId="77777777" w:rsidR="001A20E6" w:rsidRDefault="001A20E6"/>
        </w:tc>
        <w:tc>
          <w:tcPr>
            <w:tcW w:w="1650" w:type="pct"/>
          </w:tcPr>
          <w:p w14:paraId="0D22116E" w14:textId="77777777" w:rsidR="001A20E6" w:rsidRDefault="001A20E6"/>
        </w:tc>
      </w:tr>
    </w:tbl>
    <w:p w14:paraId="6D9C7644"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2145A583" w14:textId="77777777">
        <w:tc>
          <w:tcPr>
            <w:tcW w:w="2500" w:type="pct"/>
            <w:tcMar>
              <w:top w:w="0" w:type="dxa"/>
              <w:left w:w="0" w:type="dxa"/>
              <w:bottom w:w="0" w:type="dxa"/>
              <w:right w:w="0" w:type="dxa"/>
            </w:tcMar>
          </w:tcPr>
          <w:p w14:paraId="2671F056" w14:textId="77777777" w:rsidR="001A20E6" w:rsidRDefault="00000000">
            <w:pPr>
              <w:pStyle w:val="MonthTitle"/>
            </w:pPr>
            <w:r>
              <w:rPr>
                <w:color w:val="BE185D"/>
              </w:rPr>
              <w:t>DECEMBER 2026</w:t>
            </w:r>
          </w:p>
        </w:tc>
        <w:tc>
          <w:tcPr>
            <w:tcW w:w="2500" w:type="pct"/>
            <w:tcMar>
              <w:top w:w="0" w:type="dxa"/>
              <w:left w:w="0" w:type="dxa"/>
              <w:bottom w:w="0" w:type="dxa"/>
              <w:right w:w="0" w:type="dxa"/>
            </w:tcMar>
          </w:tcPr>
          <w:p w14:paraId="7C1DE0CA" w14:textId="02C1B275" w:rsidR="001A20E6" w:rsidRDefault="00000000">
            <w:pPr>
              <w:pStyle w:val="CycleName"/>
            </w:pPr>
            <w:commentRangeStart w:id="63"/>
            <w:r>
              <w:rPr>
                <w:color w:val="BE185D"/>
              </w:rPr>
              <w:t>C3</w:t>
            </w:r>
            <w:commentRangeEnd w:id="63"/>
            <w:r w:rsidR="009E69A9">
              <w:rPr>
                <w:rStyle w:val="CommentReference"/>
                <w:rFonts w:ascii="Times New Roman" w:eastAsia="Times New Roman" w:hAnsi="Times New Roman" w:cs="Times New Roman"/>
                <w:b w:val="0"/>
                <w:bCs w:val="0"/>
                <w:color w:val="auto"/>
              </w:rPr>
              <w:commentReference w:id="63"/>
            </w:r>
          </w:p>
        </w:tc>
      </w:tr>
    </w:tbl>
    <w:p w14:paraId="07EB5D4C" w14:textId="77777777" w:rsidR="001A20E6" w:rsidRDefault="001A20E6">
      <w:pPr>
        <w:spacing w:after="4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1FEDB55A" w14:textId="77777777">
        <w:tc>
          <w:tcPr>
            <w:tcW w:w="700" w:type="pct"/>
            <w:shd w:val="clear" w:color="auto" w:fill="F8F9FA"/>
            <w:tcMar>
              <w:top w:w="200" w:type="dxa"/>
              <w:left w:w="100" w:type="dxa"/>
              <w:bottom w:w="200" w:type="dxa"/>
              <w:right w:w="100" w:type="dxa"/>
            </w:tcMar>
          </w:tcPr>
          <w:p w14:paraId="6B66E3C1" w14:textId="77777777" w:rsidR="001A20E6" w:rsidRDefault="00000000">
            <w:pPr>
              <w:pStyle w:val="TableCellCalendarHeader"/>
            </w:pPr>
            <w:r>
              <w:t>Sunday</w:t>
            </w:r>
          </w:p>
        </w:tc>
        <w:tc>
          <w:tcPr>
            <w:tcW w:w="700" w:type="pct"/>
            <w:shd w:val="clear" w:color="auto" w:fill="F8F9FA"/>
            <w:tcMar>
              <w:top w:w="200" w:type="dxa"/>
              <w:left w:w="100" w:type="dxa"/>
              <w:bottom w:w="200" w:type="dxa"/>
              <w:right w:w="100" w:type="dxa"/>
            </w:tcMar>
          </w:tcPr>
          <w:p w14:paraId="653C5753" w14:textId="77777777" w:rsidR="001A20E6" w:rsidRDefault="00000000">
            <w:pPr>
              <w:pStyle w:val="TableCellCalendarHeader"/>
            </w:pPr>
            <w:r>
              <w:t>Monday</w:t>
            </w:r>
          </w:p>
        </w:tc>
        <w:tc>
          <w:tcPr>
            <w:tcW w:w="700" w:type="pct"/>
            <w:shd w:val="clear" w:color="auto" w:fill="F8F9FA"/>
            <w:tcMar>
              <w:top w:w="200" w:type="dxa"/>
              <w:left w:w="100" w:type="dxa"/>
              <w:bottom w:w="200" w:type="dxa"/>
              <w:right w:w="100" w:type="dxa"/>
            </w:tcMar>
          </w:tcPr>
          <w:p w14:paraId="56EF00DD" w14:textId="77777777" w:rsidR="001A20E6" w:rsidRDefault="00000000">
            <w:pPr>
              <w:pStyle w:val="TableCellCalendarHeader"/>
            </w:pPr>
            <w:r>
              <w:t>Tuesday</w:t>
            </w:r>
          </w:p>
        </w:tc>
        <w:tc>
          <w:tcPr>
            <w:tcW w:w="700" w:type="pct"/>
            <w:shd w:val="clear" w:color="auto" w:fill="F8F9FA"/>
            <w:tcMar>
              <w:top w:w="200" w:type="dxa"/>
              <w:left w:w="100" w:type="dxa"/>
              <w:bottom w:w="200" w:type="dxa"/>
              <w:right w:w="100" w:type="dxa"/>
            </w:tcMar>
          </w:tcPr>
          <w:p w14:paraId="2A0105D6" w14:textId="77777777" w:rsidR="001A20E6" w:rsidRDefault="00000000">
            <w:pPr>
              <w:pStyle w:val="TableCellCalendarHeader"/>
            </w:pPr>
            <w:r>
              <w:t>Wednesday</w:t>
            </w:r>
          </w:p>
        </w:tc>
        <w:tc>
          <w:tcPr>
            <w:tcW w:w="700" w:type="pct"/>
            <w:shd w:val="clear" w:color="auto" w:fill="F8F9FA"/>
            <w:tcMar>
              <w:top w:w="200" w:type="dxa"/>
              <w:left w:w="100" w:type="dxa"/>
              <w:bottom w:w="200" w:type="dxa"/>
              <w:right w:w="100" w:type="dxa"/>
            </w:tcMar>
          </w:tcPr>
          <w:p w14:paraId="0449BDA2" w14:textId="77777777" w:rsidR="001A20E6" w:rsidRDefault="00000000">
            <w:pPr>
              <w:pStyle w:val="TableCellCalendarHeader"/>
            </w:pPr>
            <w:r>
              <w:t>Thursday</w:t>
            </w:r>
          </w:p>
        </w:tc>
        <w:tc>
          <w:tcPr>
            <w:tcW w:w="700" w:type="pct"/>
            <w:shd w:val="clear" w:color="auto" w:fill="F8F9FA"/>
            <w:tcMar>
              <w:top w:w="200" w:type="dxa"/>
              <w:left w:w="100" w:type="dxa"/>
              <w:bottom w:w="200" w:type="dxa"/>
              <w:right w:w="100" w:type="dxa"/>
            </w:tcMar>
          </w:tcPr>
          <w:p w14:paraId="1BFCAFFE" w14:textId="77777777" w:rsidR="001A20E6" w:rsidRDefault="00000000">
            <w:pPr>
              <w:pStyle w:val="TableCellCalendarHeader"/>
            </w:pPr>
            <w:r>
              <w:t>Friday</w:t>
            </w:r>
          </w:p>
        </w:tc>
        <w:tc>
          <w:tcPr>
            <w:tcW w:w="700" w:type="pct"/>
            <w:shd w:val="clear" w:color="auto" w:fill="F8F9FA"/>
            <w:tcMar>
              <w:top w:w="200" w:type="dxa"/>
              <w:left w:w="100" w:type="dxa"/>
              <w:bottom w:w="200" w:type="dxa"/>
              <w:right w:w="100" w:type="dxa"/>
            </w:tcMar>
          </w:tcPr>
          <w:p w14:paraId="47F86955" w14:textId="77777777" w:rsidR="001A20E6" w:rsidRDefault="00000000">
            <w:pPr>
              <w:pStyle w:val="TableCellCalendarHeader"/>
            </w:pPr>
            <w:r>
              <w:t>Saturday</w:t>
            </w:r>
          </w:p>
        </w:tc>
      </w:tr>
      <w:tr w:rsidR="001A20E6" w14:paraId="057B585A" w14:textId="77777777">
        <w:tc>
          <w:tcPr>
            <w:tcW w:w="700" w:type="pct"/>
            <w:tcMar>
              <w:top w:w="200" w:type="dxa"/>
              <w:left w:w="100" w:type="dxa"/>
              <w:bottom w:w="200" w:type="dxa"/>
              <w:right w:w="100" w:type="dxa"/>
            </w:tcMar>
          </w:tcPr>
          <w:p w14:paraId="7D52FE81" w14:textId="77777777" w:rsidR="001A20E6" w:rsidRDefault="001A20E6"/>
        </w:tc>
        <w:tc>
          <w:tcPr>
            <w:tcW w:w="700" w:type="pct"/>
            <w:tcMar>
              <w:top w:w="200" w:type="dxa"/>
              <w:left w:w="100" w:type="dxa"/>
              <w:bottom w:w="200" w:type="dxa"/>
              <w:right w:w="100" w:type="dxa"/>
            </w:tcMar>
          </w:tcPr>
          <w:p w14:paraId="73FA9FA2" w14:textId="77777777" w:rsidR="001A20E6" w:rsidRDefault="001A20E6"/>
        </w:tc>
        <w:tc>
          <w:tcPr>
            <w:tcW w:w="700" w:type="pct"/>
            <w:shd w:val="clear" w:color="auto" w:fill="FCE7F3"/>
            <w:tcMar>
              <w:top w:w="200" w:type="dxa"/>
              <w:left w:w="100" w:type="dxa"/>
              <w:bottom w:w="200" w:type="dxa"/>
              <w:right w:w="100" w:type="dxa"/>
            </w:tcMar>
          </w:tcPr>
          <w:p w14:paraId="70CB04F5" w14:textId="77777777" w:rsidR="001A20E6" w:rsidRDefault="00000000">
            <w:pPr>
              <w:pStyle w:val="TableCellCalendarDayNumberBold"/>
            </w:pPr>
            <w:r>
              <w:t>1</w:t>
            </w:r>
          </w:p>
          <w:p w14:paraId="378A15A1" w14:textId="77777777" w:rsidR="001A20E6" w:rsidRDefault="00000000">
            <w:pPr>
              <w:pStyle w:val="TableCellCalendarSubject"/>
            </w:pPr>
            <w:r>
              <w:t>Sociology</w:t>
            </w:r>
          </w:p>
          <w:p w14:paraId="476C873F" w14:textId="77777777" w:rsidR="001A20E6" w:rsidRDefault="00000000">
            <w:pPr>
              <w:pStyle w:val="TableCellCalendarSubject"/>
            </w:pPr>
            <w:r>
              <w:t>Science &amp; Technology</w:t>
            </w:r>
          </w:p>
          <w:p w14:paraId="298D59D9" w14:textId="77777777" w:rsidR="001A20E6" w:rsidRDefault="00000000">
            <w:pPr>
              <w:pStyle w:val="TableCellCalendarSubject"/>
            </w:pPr>
            <w:r>
              <w:t>Indian Polity and Governance</w:t>
            </w:r>
          </w:p>
        </w:tc>
        <w:tc>
          <w:tcPr>
            <w:tcW w:w="700" w:type="pct"/>
            <w:shd w:val="clear" w:color="auto" w:fill="FCE7F3"/>
            <w:tcMar>
              <w:top w:w="200" w:type="dxa"/>
              <w:left w:w="100" w:type="dxa"/>
              <w:bottom w:w="200" w:type="dxa"/>
              <w:right w:w="100" w:type="dxa"/>
            </w:tcMar>
          </w:tcPr>
          <w:p w14:paraId="2EBCAB21" w14:textId="77777777" w:rsidR="001A20E6" w:rsidRDefault="00000000">
            <w:pPr>
              <w:pStyle w:val="TableCellCalendarDayNumberBold"/>
            </w:pPr>
            <w:r>
              <w:t>2</w:t>
            </w:r>
          </w:p>
          <w:p w14:paraId="16FDEDE7" w14:textId="77777777" w:rsidR="001A20E6" w:rsidRDefault="00000000">
            <w:pPr>
              <w:pStyle w:val="TableCellCalendarSubject"/>
            </w:pPr>
            <w:r>
              <w:t>Sociology</w:t>
            </w:r>
          </w:p>
          <w:p w14:paraId="269C7363" w14:textId="77777777" w:rsidR="001A20E6" w:rsidRDefault="00000000">
            <w:pPr>
              <w:pStyle w:val="TableCellCalendarSubject"/>
            </w:pPr>
            <w:r>
              <w:t>Indian Polity and Governance</w:t>
            </w:r>
          </w:p>
          <w:p w14:paraId="5B0366D8" w14:textId="77777777" w:rsidR="001A20E6" w:rsidRDefault="00000000">
            <w:pPr>
              <w:pStyle w:val="TableCellCalendarSubject"/>
            </w:pPr>
            <w:r>
              <w:t>Indian Economy</w:t>
            </w:r>
          </w:p>
        </w:tc>
        <w:tc>
          <w:tcPr>
            <w:tcW w:w="700" w:type="pct"/>
            <w:shd w:val="clear" w:color="auto" w:fill="FCE7F3"/>
            <w:tcMar>
              <w:top w:w="200" w:type="dxa"/>
              <w:left w:w="100" w:type="dxa"/>
              <w:bottom w:w="200" w:type="dxa"/>
              <w:right w:w="100" w:type="dxa"/>
            </w:tcMar>
          </w:tcPr>
          <w:p w14:paraId="2C8D4A0E" w14:textId="77777777" w:rsidR="001A20E6" w:rsidRDefault="00000000">
            <w:pPr>
              <w:pStyle w:val="TableCellCalendarDayNumberBold"/>
            </w:pPr>
            <w:r>
              <w:t>3</w:t>
            </w:r>
          </w:p>
          <w:p w14:paraId="435ECFE8" w14:textId="77777777" w:rsidR="001A20E6" w:rsidRDefault="00000000">
            <w:pPr>
              <w:pStyle w:val="TableCellCalendarSubject"/>
            </w:pPr>
            <w:r>
              <w:t>Sociology</w:t>
            </w:r>
          </w:p>
          <w:p w14:paraId="275AC270" w14:textId="77777777" w:rsidR="001A20E6" w:rsidRDefault="00000000">
            <w:pPr>
              <w:pStyle w:val="TableCellCalendarSubject"/>
            </w:pPr>
            <w:r>
              <w:t>Indian Polity and Governance</w:t>
            </w:r>
          </w:p>
          <w:p w14:paraId="5FE1FD48" w14:textId="77777777" w:rsidR="001A20E6" w:rsidRDefault="00000000">
            <w:pPr>
              <w:pStyle w:val="TableCellCalendarSubject"/>
            </w:pPr>
            <w:r>
              <w:t>Indian Economy</w:t>
            </w:r>
          </w:p>
        </w:tc>
        <w:tc>
          <w:tcPr>
            <w:tcW w:w="700" w:type="pct"/>
            <w:shd w:val="clear" w:color="auto" w:fill="FCE7F3"/>
            <w:tcMar>
              <w:top w:w="200" w:type="dxa"/>
              <w:left w:w="100" w:type="dxa"/>
              <w:bottom w:w="200" w:type="dxa"/>
              <w:right w:w="100" w:type="dxa"/>
            </w:tcMar>
          </w:tcPr>
          <w:p w14:paraId="7BBE8EA4" w14:textId="77777777" w:rsidR="001A20E6" w:rsidRDefault="00000000">
            <w:pPr>
              <w:pStyle w:val="TableCellCalendarDayNumberBold"/>
            </w:pPr>
            <w:r>
              <w:t>4</w:t>
            </w:r>
          </w:p>
          <w:p w14:paraId="58732176" w14:textId="77777777" w:rsidR="001A20E6" w:rsidRDefault="00000000">
            <w:pPr>
              <w:pStyle w:val="TableCellCalendarSubject"/>
            </w:pPr>
            <w:r>
              <w:t>Sociology</w:t>
            </w:r>
          </w:p>
          <w:p w14:paraId="53D79DAF" w14:textId="77777777" w:rsidR="001A20E6" w:rsidRDefault="00000000">
            <w:pPr>
              <w:pStyle w:val="TableCellCalendarSubject"/>
            </w:pPr>
            <w:r>
              <w:t>Indian Polity and Governance</w:t>
            </w:r>
          </w:p>
          <w:p w14:paraId="11C9190B" w14:textId="77777777" w:rsidR="001A20E6" w:rsidRDefault="00000000">
            <w:pPr>
              <w:pStyle w:val="TableCellCalendarSubject"/>
            </w:pPr>
            <w:r>
              <w:t>Indian Economy</w:t>
            </w:r>
          </w:p>
        </w:tc>
        <w:tc>
          <w:tcPr>
            <w:tcW w:w="700" w:type="pct"/>
            <w:shd w:val="clear" w:color="auto" w:fill="FCE7F3"/>
            <w:tcMar>
              <w:top w:w="200" w:type="dxa"/>
              <w:left w:w="100" w:type="dxa"/>
              <w:bottom w:w="200" w:type="dxa"/>
              <w:right w:w="100" w:type="dxa"/>
            </w:tcMar>
          </w:tcPr>
          <w:p w14:paraId="6AD285FF" w14:textId="77777777" w:rsidR="001A20E6" w:rsidRDefault="00000000">
            <w:pPr>
              <w:pStyle w:val="TableCellCalendarDayNumberBold"/>
            </w:pPr>
            <w:r>
              <w:t>5</w:t>
            </w:r>
          </w:p>
          <w:p w14:paraId="296B8106" w14:textId="77777777" w:rsidR="001A20E6" w:rsidRDefault="00000000">
            <w:pPr>
              <w:pStyle w:val="TableCellCalendarSubject"/>
            </w:pPr>
            <w:r>
              <w:t>Sociology</w:t>
            </w:r>
          </w:p>
          <w:p w14:paraId="1C41808C" w14:textId="77777777" w:rsidR="001A20E6" w:rsidRDefault="00000000">
            <w:pPr>
              <w:pStyle w:val="TableCellCalendarSubject"/>
            </w:pPr>
            <w:r>
              <w:t>Indian Polity and Governance</w:t>
            </w:r>
          </w:p>
          <w:p w14:paraId="17ED4BA3" w14:textId="77777777" w:rsidR="001A20E6" w:rsidRDefault="00000000">
            <w:pPr>
              <w:pStyle w:val="TableCellCalendarSubject"/>
            </w:pPr>
            <w:r>
              <w:t>Indian Economy</w:t>
            </w:r>
          </w:p>
        </w:tc>
      </w:tr>
      <w:tr w:rsidR="001A20E6" w14:paraId="4C492944" w14:textId="77777777">
        <w:tc>
          <w:tcPr>
            <w:tcW w:w="700" w:type="pct"/>
            <w:shd w:val="clear" w:color="auto" w:fill="FCE7F3"/>
            <w:tcMar>
              <w:top w:w="200" w:type="dxa"/>
              <w:left w:w="100" w:type="dxa"/>
              <w:bottom w:w="200" w:type="dxa"/>
              <w:right w:w="100" w:type="dxa"/>
            </w:tcMar>
          </w:tcPr>
          <w:p w14:paraId="67F927A5" w14:textId="77777777" w:rsidR="001A20E6" w:rsidRDefault="00000000">
            <w:pPr>
              <w:pStyle w:val="TableCellCalendarDayNumberBold"/>
            </w:pPr>
            <w:r>
              <w:t>6</w:t>
            </w:r>
          </w:p>
          <w:p w14:paraId="5C72D28F" w14:textId="77777777" w:rsidR="001A20E6" w:rsidRDefault="00000000">
            <w:pPr>
              <w:pStyle w:val="TableCellCalendarSubject"/>
            </w:pPr>
            <w:r>
              <w:t>Sociology</w:t>
            </w:r>
          </w:p>
          <w:p w14:paraId="3C04AE30" w14:textId="77777777" w:rsidR="001A20E6" w:rsidRDefault="00000000">
            <w:pPr>
              <w:pStyle w:val="TableCellCalendarSubject"/>
            </w:pPr>
            <w:r>
              <w:t>Indian Polity and Governance</w:t>
            </w:r>
          </w:p>
          <w:p w14:paraId="1A9B330B" w14:textId="77777777" w:rsidR="001A20E6" w:rsidRDefault="00000000">
            <w:pPr>
              <w:pStyle w:val="TableCellCalendarSubject"/>
            </w:pPr>
            <w:r>
              <w:t>Indian Economy</w:t>
            </w:r>
          </w:p>
        </w:tc>
        <w:tc>
          <w:tcPr>
            <w:tcW w:w="700" w:type="pct"/>
            <w:shd w:val="clear" w:color="auto" w:fill="FCE7F3"/>
            <w:tcMar>
              <w:top w:w="200" w:type="dxa"/>
              <w:left w:w="100" w:type="dxa"/>
              <w:bottom w:w="200" w:type="dxa"/>
              <w:right w:w="100" w:type="dxa"/>
            </w:tcMar>
          </w:tcPr>
          <w:p w14:paraId="4F01EB09" w14:textId="77777777" w:rsidR="001A20E6" w:rsidRDefault="00000000">
            <w:pPr>
              <w:pStyle w:val="TableCellCalendarDayNumberBold"/>
            </w:pPr>
            <w:r>
              <w:t>7</w:t>
            </w:r>
          </w:p>
          <w:p w14:paraId="17A2A166" w14:textId="77777777" w:rsidR="001A20E6" w:rsidRDefault="00000000">
            <w:pPr>
              <w:pStyle w:val="TableCellCalendarSubject"/>
            </w:pPr>
            <w:r>
              <w:t>Sociology</w:t>
            </w:r>
          </w:p>
          <w:p w14:paraId="55167376" w14:textId="77777777" w:rsidR="001A20E6" w:rsidRDefault="00000000">
            <w:pPr>
              <w:pStyle w:val="TableCellCalendarSubject"/>
            </w:pPr>
            <w:r>
              <w:t>Indian Polity and Governance</w:t>
            </w:r>
          </w:p>
          <w:p w14:paraId="5958528D" w14:textId="77777777" w:rsidR="001A20E6" w:rsidRDefault="00000000">
            <w:pPr>
              <w:pStyle w:val="TableCellCalendarSubject"/>
            </w:pPr>
            <w:r>
              <w:t>Indian Economy</w:t>
            </w:r>
          </w:p>
        </w:tc>
        <w:tc>
          <w:tcPr>
            <w:tcW w:w="700" w:type="pct"/>
            <w:shd w:val="clear" w:color="auto" w:fill="FCE7F3"/>
            <w:tcMar>
              <w:top w:w="200" w:type="dxa"/>
              <w:left w:w="100" w:type="dxa"/>
              <w:bottom w:w="200" w:type="dxa"/>
              <w:right w:w="100" w:type="dxa"/>
            </w:tcMar>
          </w:tcPr>
          <w:p w14:paraId="2C63DF83" w14:textId="77777777" w:rsidR="001A20E6" w:rsidRDefault="00000000">
            <w:pPr>
              <w:pStyle w:val="TableCellCalendarDayNumberBold"/>
            </w:pPr>
            <w:r>
              <w:t>8</w:t>
            </w:r>
          </w:p>
          <w:p w14:paraId="0E827AD6" w14:textId="77777777" w:rsidR="001A20E6" w:rsidRDefault="00000000">
            <w:pPr>
              <w:pStyle w:val="TableCellCalendarSubject"/>
            </w:pPr>
            <w:r>
              <w:t>Sociology</w:t>
            </w:r>
          </w:p>
          <w:p w14:paraId="3EAF19D7" w14:textId="77777777" w:rsidR="001A20E6" w:rsidRDefault="00000000">
            <w:pPr>
              <w:pStyle w:val="TableCellCalendarSubject"/>
            </w:pPr>
            <w:r>
              <w:t>Indian Polity and Governance</w:t>
            </w:r>
          </w:p>
          <w:p w14:paraId="5E7F2C7D" w14:textId="77777777" w:rsidR="001A20E6" w:rsidRDefault="00000000">
            <w:pPr>
              <w:pStyle w:val="TableCellCalendarSubject"/>
            </w:pPr>
            <w:r>
              <w:t>Indian Economy</w:t>
            </w:r>
          </w:p>
        </w:tc>
        <w:tc>
          <w:tcPr>
            <w:tcW w:w="700" w:type="pct"/>
            <w:shd w:val="clear" w:color="auto" w:fill="FCE7F3"/>
            <w:tcMar>
              <w:top w:w="200" w:type="dxa"/>
              <w:left w:w="100" w:type="dxa"/>
              <w:bottom w:w="200" w:type="dxa"/>
              <w:right w:w="100" w:type="dxa"/>
            </w:tcMar>
          </w:tcPr>
          <w:p w14:paraId="4FDA9A04" w14:textId="77777777" w:rsidR="001A20E6" w:rsidRDefault="00000000">
            <w:pPr>
              <w:pStyle w:val="TableCellCalendarDayNumberBold"/>
            </w:pPr>
            <w:r>
              <w:t>9</w:t>
            </w:r>
          </w:p>
          <w:p w14:paraId="105366CB" w14:textId="77777777" w:rsidR="001A20E6" w:rsidRDefault="00000000">
            <w:pPr>
              <w:pStyle w:val="TableCellCalendarSubject"/>
            </w:pPr>
            <w:r>
              <w:t>Sociology</w:t>
            </w:r>
          </w:p>
          <w:p w14:paraId="6A9B3D54" w14:textId="77777777" w:rsidR="001A20E6" w:rsidRDefault="00000000">
            <w:pPr>
              <w:pStyle w:val="TableCellCalendarSubject"/>
            </w:pPr>
            <w:r>
              <w:t>Indian Economy</w:t>
            </w:r>
          </w:p>
          <w:p w14:paraId="608CB992" w14:textId="77777777" w:rsidR="001A20E6" w:rsidRDefault="00000000">
            <w:pPr>
              <w:pStyle w:val="TableCellCalendarSubject"/>
            </w:pPr>
            <w:r>
              <w:t>Governance</w:t>
            </w:r>
          </w:p>
        </w:tc>
        <w:tc>
          <w:tcPr>
            <w:tcW w:w="700" w:type="pct"/>
            <w:shd w:val="clear" w:color="auto" w:fill="FCE7F3"/>
            <w:tcMar>
              <w:top w:w="200" w:type="dxa"/>
              <w:left w:w="100" w:type="dxa"/>
              <w:bottom w:w="200" w:type="dxa"/>
              <w:right w:w="100" w:type="dxa"/>
            </w:tcMar>
          </w:tcPr>
          <w:p w14:paraId="11B81220" w14:textId="77777777" w:rsidR="001A20E6" w:rsidRDefault="00000000">
            <w:pPr>
              <w:pStyle w:val="TableCellCalendarDayNumberBold"/>
            </w:pPr>
            <w:r>
              <w:t>10</w:t>
            </w:r>
          </w:p>
          <w:p w14:paraId="5D9C014F" w14:textId="77777777" w:rsidR="001A20E6" w:rsidRDefault="00000000">
            <w:pPr>
              <w:pStyle w:val="TableCellCalendarSubject"/>
            </w:pPr>
            <w:r>
              <w:t>Sociology</w:t>
            </w:r>
          </w:p>
          <w:p w14:paraId="44EB0991" w14:textId="77777777" w:rsidR="001A20E6" w:rsidRDefault="00000000">
            <w:pPr>
              <w:pStyle w:val="TableCellCalendarSubject"/>
            </w:pPr>
            <w:r>
              <w:t>Indian Economy</w:t>
            </w:r>
          </w:p>
          <w:p w14:paraId="07DADFAA" w14:textId="77777777" w:rsidR="001A20E6" w:rsidRDefault="00000000">
            <w:pPr>
              <w:pStyle w:val="TableCellCalendarSubject"/>
            </w:pPr>
            <w:r>
              <w:t>Governance</w:t>
            </w:r>
          </w:p>
        </w:tc>
        <w:tc>
          <w:tcPr>
            <w:tcW w:w="700" w:type="pct"/>
            <w:shd w:val="clear" w:color="auto" w:fill="FCE7F3"/>
            <w:tcMar>
              <w:top w:w="200" w:type="dxa"/>
              <w:left w:w="100" w:type="dxa"/>
              <w:bottom w:w="200" w:type="dxa"/>
              <w:right w:w="100" w:type="dxa"/>
            </w:tcMar>
          </w:tcPr>
          <w:p w14:paraId="72C32404" w14:textId="77777777" w:rsidR="001A20E6" w:rsidRDefault="00000000">
            <w:pPr>
              <w:pStyle w:val="TableCellCalendarDayNumberBold"/>
            </w:pPr>
            <w:r>
              <w:t>11</w:t>
            </w:r>
          </w:p>
          <w:p w14:paraId="4349B48D" w14:textId="77777777" w:rsidR="001A20E6" w:rsidRDefault="00000000">
            <w:pPr>
              <w:pStyle w:val="TableCellCalendarSubject"/>
            </w:pPr>
            <w:r>
              <w:t>Sociology</w:t>
            </w:r>
          </w:p>
          <w:p w14:paraId="7DA04BE0" w14:textId="77777777" w:rsidR="001A20E6" w:rsidRDefault="00000000">
            <w:pPr>
              <w:pStyle w:val="TableCellCalendarSubject"/>
            </w:pPr>
            <w:r>
              <w:t>Governance</w:t>
            </w:r>
          </w:p>
          <w:p w14:paraId="098BDB98" w14:textId="77777777" w:rsidR="001A20E6" w:rsidRDefault="00000000">
            <w:pPr>
              <w:pStyle w:val="TableCellCalendarSubject"/>
            </w:pPr>
            <w:r>
              <w:t>International Relations</w:t>
            </w:r>
          </w:p>
        </w:tc>
        <w:tc>
          <w:tcPr>
            <w:tcW w:w="700" w:type="pct"/>
            <w:shd w:val="clear" w:color="auto" w:fill="FCE7F3"/>
            <w:tcMar>
              <w:top w:w="200" w:type="dxa"/>
              <w:left w:w="100" w:type="dxa"/>
              <w:bottom w:w="200" w:type="dxa"/>
              <w:right w:w="100" w:type="dxa"/>
            </w:tcMar>
          </w:tcPr>
          <w:p w14:paraId="55741C6D" w14:textId="77777777" w:rsidR="001A20E6" w:rsidRDefault="00000000">
            <w:pPr>
              <w:pStyle w:val="TableCellCalendarDayNumberBold"/>
            </w:pPr>
            <w:r>
              <w:t>12</w:t>
            </w:r>
          </w:p>
          <w:p w14:paraId="62736301" w14:textId="77777777" w:rsidR="001A20E6" w:rsidRDefault="00000000">
            <w:pPr>
              <w:pStyle w:val="TableCellCalendarSubject"/>
            </w:pPr>
            <w:r>
              <w:t>Sociology</w:t>
            </w:r>
          </w:p>
          <w:p w14:paraId="7FA9FC4B" w14:textId="77777777" w:rsidR="001A20E6" w:rsidRDefault="00000000">
            <w:pPr>
              <w:pStyle w:val="TableCellCalendarSubject"/>
            </w:pPr>
            <w:r>
              <w:t>Governance</w:t>
            </w:r>
          </w:p>
          <w:p w14:paraId="3740CEC5" w14:textId="77777777" w:rsidR="001A20E6" w:rsidRDefault="00000000">
            <w:pPr>
              <w:pStyle w:val="TableCellCalendarSubject"/>
            </w:pPr>
            <w:r>
              <w:t>International Relations</w:t>
            </w:r>
          </w:p>
        </w:tc>
      </w:tr>
      <w:tr w:rsidR="001A20E6" w14:paraId="55CC4603" w14:textId="77777777">
        <w:tc>
          <w:tcPr>
            <w:tcW w:w="700" w:type="pct"/>
            <w:shd w:val="clear" w:color="auto" w:fill="FCE7F3"/>
            <w:tcMar>
              <w:top w:w="200" w:type="dxa"/>
              <w:left w:w="100" w:type="dxa"/>
              <w:bottom w:w="200" w:type="dxa"/>
              <w:right w:w="100" w:type="dxa"/>
            </w:tcMar>
          </w:tcPr>
          <w:p w14:paraId="2DC0FD68" w14:textId="77777777" w:rsidR="001A20E6" w:rsidRDefault="00000000">
            <w:pPr>
              <w:pStyle w:val="TableCellCalendarDayNumberBold"/>
            </w:pPr>
            <w:r>
              <w:t>13</w:t>
            </w:r>
          </w:p>
          <w:p w14:paraId="5FC6413E" w14:textId="77777777" w:rsidR="001A20E6" w:rsidRDefault="00000000">
            <w:pPr>
              <w:pStyle w:val="TableCellCalendarSubject"/>
            </w:pPr>
            <w:r>
              <w:t>Sociology</w:t>
            </w:r>
          </w:p>
          <w:p w14:paraId="53C1C5C8" w14:textId="77777777" w:rsidR="001A20E6" w:rsidRDefault="00000000">
            <w:pPr>
              <w:pStyle w:val="TableCellCalendarSubject"/>
            </w:pPr>
            <w:r>
              <w:t>Governance</w:t>
            </w:r>
          </w:p>
          <w:p w14:paraId="4BCD76D4" w14:textId="77777777" w:rsidR="001A20E6" w:rsidRDefault="00000000">
            <w:pPr>
              <w:pStyle w:val="TableCellCalendarSubject"/>
            </w:pPr>
            <w:r>
              <w:t>International Relations</w:t>
            </w:r>
          </w:p>
        </w:tc>
        <w:tc>
          <w:tcPr>
            <w:tcW w:w="700" w:type="pct"/>
            <w:shd w:val="clear" w:color="auto" w:fill="FCE7F3"/>
            <w:tcMar>
              <w:top w:w="200" w:type="dxa"/>
              <w:left w:w="100" w:type="dxa"/>
              <w:bottom w:w="200" w:type="dxa"/>
              <w:right w:w="100" w:type="dxa"/>
            </w:tcMar>
          </w:tcPr>
          <w:p w14:paraId="24546F72" w14:textId="77777777" w:rsidR="001A20E6" w:rsidRDefault="00000000">
            <w:pPr>
              <w:pStyle w:val="TableCellCalendarDayNumberBold"/>
            </w:pPr>
            <w:r>
              <w:t>14</w:t>
            </w:r>
          </w:p>
          <w:p w14:paraId="56442661" w14:textId="77777777" w:rsidR="001A20E6" w:rsidRDefault="00000000">
            <w:pPr>
              <w:pStyle w:val="TableCellCalendarSubject"/>
            </w:pPr>
            <w:r>
              <w:t>Sociology</w:t>
            </w:r>
          </w:p>
          <w:p w14:paraId="0F813966" w14:textId="77777777" w:rsidR="001A20E6" w:rsidRDefault="00000000">
            <w:pPr>
              <w:pStyle w:val="TableCellCalendarSubject"/>
            </w:pPr>
            <w:r>
              <w:t>International Relations</w:t>
            </w:r>
          </w:p>
          <w:p w14:paraId="6B83AF94" w14:textId="77777777" w:rsidR="001A20E6" w:rsidRDefault="00000000">
            <w:pPr>
              <w:pStyle w:val="TableCellCalendarSubject"/>
            </w:pPr>
            <w:r>
              <w:t>Internal Security</w:t>
            </w:r>
          </w:p>
        </w:tc>
        <w:tc>
          <w:tcPr>
            <w:tcW w:w="700" w:type="pct"/>
            <w:shd w:val="clear" w:color="auto" w:fill="FCE7F3"/>
            <w:tcMar>
              <w:top w:w="200" w:type="dxa"/>
              <w:left w:w="100" w:type="dxa"/>
              <w:bottom w:w="200" w:type="dxa"/>
              <w:right w:w="100" w:type="dxa"/>
            </w:tcMar>
          </w:tcPr>
          <w:p w14:paraId="35F3C371" w14:textId="77777777" w:rsidR="001A20E6" w:rsidRDefault="00000000">
            <w:pPr>
              <w:pStyle w:val="TableCellCalendarDayNumberBold"/>
            </w:pPr>
            <w:r>
              <w:t>15</w:t>
            </w:r>
          </w:p>
          <w:p w14:paraId="639D977F" w14:textId="77777777" w:rsidR="001A20E6" w:rsidRDefault="00000000">
            <w:pPr>
              <w:pStyle w:val="TableCellCalendarSubject"/>
            </w:pPr>
            <w:r>
              <w:t>Sociology</w:t>
            </w:r>
          </w:p>
          <w:p w14:paraId="2FC9CDFC" w14:textId="77777777" w:rsidR="001A20E6" w:rsidRDefault="00000000">
            <w:pPr>
              <w:pStyle w:val="TableCellCalendarSubject"/>
            </w:pPr>
            <w:r>
              <w:t>International Relations</w:t>
            </w:r>
          </w:p>
          <w:p w14:paraId="6BF01722" w14:textId="77777777" w:rsidR="001A20E6" w:rsidRDefault="00000000">
            <w:pPr>
              <w:pStyle w:val="TableCellCalendarSubject"/>
            </w:pPr>
            <w:r>
              <w:t>Internal Security</w:t>
            </w:r>
          </w:p>
        </w:tc>
        <w:tc>
          <w:tcPr>
            <w:tcW w:w="700" w:type="pct"/>
            <w:shd w:val="clear" w:color="auto" w:fill="FCE7F3"/>
            <w:tcMar>
              <w:top w:w="200" w:type="dxa"/>
              <w:left w:w="100" w:type="dxa"/>
              <w:bottom w:w="200" w:type="dxa"/>
              <w:right w:w="100" w:type="dxa"/>
            </w:tcMar>
          </w:tcPr>
          <w:p w14:paraId="74B46457" w14:textId="77777777" w:rsidR="001A20E6" w:rsidRDefault="00000000">
            <w:pPr>
              <w:pStyle w:val="TableCellCalendarDayNumberBold"/>
            </w:pPr>
            <w:r>
              <w:t>16</w:t>
            </w:r>
          </w:p>
          <w:p w14:paraId="477A5A83" w14:textId="77777777" w:rsidR="001A20E6" w:rsidRDefault="00000000">
            <w:pPr>
              <w:pStyle w:val="TableCellCalendarSubject"/>
            </w:pPr>
            <w:r>
              <w:t>Sociology</w:t>
            </w:r>
          </w:p>
          <w:p w14:paraId="3BEF25A3" w14:textId="77777777" w:rsidR="001A20E6" w:rsidRDefault="00000000">
            <w:pPr>
              <w:pStyle w:val="TableCellCalendarSubject"/>
            </w:pPr>
            <w:r>
              <w:t>Internal Security</w:t>
            </w:r>
          </w:p>
          <w:p w14:paraId="6083B415" w14:textId="77777777" w:rsidR="001A20E6" w:rsidRDefault="00000000">
            <w:pPr>
              <w:pStyle w:val="TableCellCalendarSubject"/>
            </w:pPr>
            <w:r>
              <w:t>Society and Social Justice</w:t>
            </w:r>
          </w:p>
        </w:tc>
        <w:tc>
          <w:tcPr>
            <w:tcW w:w="700" w:type="pct"/>
            <w:shd w:val="clear" w:color="auto" w:fill="FCE7F3"/>
            <w:tcMar>
              <w:top w:w="200" w:type="dxa"/>
              <w:left w:w="100" w:type="dxa"/>
              <w:bottom w:w="200" w:type="dxa"/>
              <w:right w:w="100" w:type="dxa"/>
            </w:tcMar>
          </w:tcPr>
          <w:p w14:paraId="37A0699D" w14:textId="77777777" w:rsidR="001A20E6" w:rsidRDefault="00000000">
            <w:pPr>
              <w:pStyle w:val="TableCellCalendarDayNumberBold"/>
            </w:pPr>
            <w:r>
              <w:t>17</w:t>
            </w:r>
          </w:p>
          <w:p w14:paraId="200079AA" w14:textId="77777777" w:rsidR="001A20E6" w:rsidRDefault="00000000">
            <w:pPr>
              <w:pStyle w:val="TableCellCalendarSubject"/>
            </w:pPr>
            <w:r>
              <w:t>Sociology</w:t>
            </w:r>
          </w:p>
          <w:p w14:paraId="4D482920" w14:textId="77777777" w:rsidR="001A20E6" w:rsidRDefault="00000000">
            <w:pPr>
              <w:pStyle w:val="TableCellCalendarSubject"/>
            </w:pPr>
            <w:r>
              <w:t>Society and Social Justice</w:t>
            </w:r>
          </w:p>
          <w:p w14:paraId="645E9D92" w14:textId="77777777" w:rsidR="001A20E6" w:rsidRDefault="00000000">
            <w:pPr>
              <w:pStyle w:val="TableCellCalendarSubject"/>
            </w:pPr>
            <w:r>
              <w:t>Essay</w:t>
            </w:r>
          </w:p>
        </w:tc>
        <w:tc>
          <w:tcPr>
            <w:tcW w:w="700" w:type="pct"/>
            <w:shd w:val="clear" w:color="auto" w:fill="FCE7F3"/>
            <w:tcMar>
              <w:top w:w="200" w:type="dxa"/>
              <w:left w:w="100" w:type="dxa"/>
              <w:bottom w:w="200" w:type="dxa"/>
              <w:right w:w="100" w:type="dxa"/>
            </w:tcMar>
          </w:tcPr>
          <w:p w14:paraId="1CCFC7ED" w14:textId="77777777" w:rsidR="001A20E6" w:rsidRDefault="00000000">
            <w:pPr>
              <w:pStyle w:val="TableCellCalendarDayNumberBold"/>
            </w:pPr>
            <w:r>
              <w:t>18</w:t>
            </w:r>
          </w:p>
          <w:p w14:paraId="6A35996D" w14:textId="77777777" w:rsidR="001A20E6" w:rsidRDefault="00000000">
            <w:pPr>
              <w:pStyle w:val="TableCellCalendarSubject"/>
            </w:pPr>
            <w:r>
              <w:t>Sociology</w:t>
            </w:r>
          </w:p>
          <w:p w14:paraId="254BCBA2" w14:textId="77777777" w:rsidR="001A20E6" w:rsidRDefault="00000000">
            <w:pPr>
              <w:pStyle w:val="TableCellCalendarSubject"/>
            </w:pPr>
            <w:r>
              <w:t>Society and Social Justice</w:t>
            </w:r>
          </w:p>
          <w:p w14:paraId="67CFC1F1" w14:textId="77777777" w:rsidR="001A20E6" w:rsidRDefault="00000000">
            <w:pPr>
              <w:pStyle w:val="TableCellCalendarSubject"/>
            </w:pPr>
            <w:r>
              <w:t>Essay</w:t>
            </w:r>
          </w:p>
        </w:tc>
        <w:tc>
          <w:tcPr>
            <w:tcW w:w="700" w:type="pct"/>
            <w:shd w:val="clear" w:color="auto" w:fill="FCE7F3"/>
            <w:tcMar>
              <w:top w:w="200" w:type="dxa"/>
              <w:left w:w="100" w:type="dxa"/>
              <w:bottom w:w="200" w:type="dxa"/>
              <w:right w:w="100" w:type="dxa"/>
            </w:tcMar>
          </w:tcPr>
          <w:p w14:paraId="28502E51" w14:textId="77777777" w:rsidR="001A20E6" w:rsidRDefault="00000000">
            <w:pPr>
              <w:pStyle w:val="TableCellCalendarDayNumberBold"/>
            </w:pPr>
            <w:r>
              <w:t>19</w:t>
            </w:r>
          </w:p>
          <w:p w14:paraId="270DA541" w14:textId="77777777" w:rsidR="001A20E6" w:rsidRDefault="00000000">
            <w:pPr>
              <w:pStyle w:val="TableCellCalendarSubject"/>
            </w:pPr>
            <w:r>
              <w:t>Sociology</w:t>
            </w:r>
          </w:p>
          <w:p w14:paraId="5189818F" w14:textId="77777777" w:rsidR="001A20E6" w:rsidRDefault="00000000">
            <w:pPr>
              <w:pStyle w:val="TableCellCalendarSubject"/>
            </w:pPr>
            <w:r>
              <w:t>Society and Social Justice</w:t>
            </w:r>
          </w:p>
          <w:p w14:paraId="233C27B6" w14:textId="77777777" w:rsidR="001A20E6" w:rsidRDefault="00000000">
            <w:pPr>
              <w:pStyle w:val="TableCellCalendarSubject"/>
            </w:pPr>
            <w:r>
              <w:t>Essay</w:t>
            </w:r>
          </w:p>
        </w:tc>
      </w:tr>
      <w:tr w:rsidR="001A20E6" w14:paraId="04BA3F2E" w14:textId="77777777">
        <w:tc>
          <w:tcPr>
            <w:tcW w:w="700" w:type="pct"/>
            <w:shd w:val="clear" w:color="auto" w:fill="FCE7F3"/>
            <w:tcMar>
              <w:top w:w="200" w:type="dxa"/>
              <w:left w:w="100" w:type="dxa"/>
              <w:bottom w:w="200" w:type="dxa"/>
              <w:right w:w="100" w:type="dxa"/>
            </w:tcMar>
          </w:tcPr>
          <w:p w14:paraId="18A6B337" w14:textId="77777777" w:rsidR="001A20E6" w:rsidRDefault="00000000">
            <w:pPr>
              <w:pStyle w:val="TableCellCalendarDayNumberBold"/>
            </w:pPr>
            <w:r>
              <w:t>20</w:t>
            </w:r>
          </w:p>
          <w:p w14:paraId="4E35FB74" w14:textId="77777777" w:rsidR="001A20E6" w:rsidRDefault="00000000">
            <w:pPr>
              <w:pStyle w:val="TableCellCalendarSubject"/>
            </w:pPr>
            <w:r>
              <w:t>Sociology</w:t>
            </w:r>
          </w:p>
          <w:p w14:paraId="07FC6D02" w14:textId="77777777" w:rsidR="001A20E6" w:rsidRDefault="00000000">
            <w:pPr>
              <w:pStyle w:val="TableCellCalendarSubject"/>
            </w:pPr>
            <w:r>
              <w:t>Society and Social Justice</w:t>
            </w:r>
          </w:p>
          <w:p w14:paraId="79EE8D5C" w14:textId="77777777" w:rsidR="001A20E6" w:rsidRDefault="00000000">
            <w:pPr>
              <w:pStyle w:val="TableCellCalendarSubject"/>
            </w:pPr>
            <w:r>
              <w:t>Essay</w:t>
            </w:r>
          </w:p>
        </w:tc>
        <w:tc>
          <w:tcPr>
            <w:tcW w:w="700" w:type="pct"/>
            <w:shd w:val="clear" w:color="auto" w:fill="FCE7F3"/>
            <w:tcMar>
              <w:top w:w="200" w:type="dxa"/>
              <w:left w:w="100" w:type="dxa"/>
              <w:bottom w:w="200" w:type="dxa"/>
              <w:right w:w="100" w:type="dxa"/>
            </w:tcMar>
          </w:tcPr>
          <w:p w14:paraId="4FB205FF" w14:textId="77777777" w:rsidR="001A20E6" w:rsidRDefault="00000000">
            <w:pPr>
              <w:pStyle w:val="TableCellCalendarDayNumberBold"/>
            </w:pPr>
            <w:r>
              <w:t>21</w:t>
            </w:r>
          </w:p>
          <w:p w14:paraId="7B9CDFF9" w14:textId="77777777" w:rsidR="001A20E6" w:rsidRDefault="00000000">
            <w:pPr>
              <w:pStyle w:val="TableCellCalendarSubject"/>
            </w:pPr>
            <w:r>
              <w:t>Sociology</w:t>
            </w:r>
          </w:p>
          <w:p w14:paraId="4C495994" w14:textId="77777777" w:rsidR="001A20E6" w:rsidRDefault="00000000">
            <w:pPr>
              <w:pStyle w:val="TableCellCalendarSubject"/>
            </w:pPr>
            <w:r>
              <w:t>Society and Social Justice</w:t>
            </w:r>
          </w:p>
          <w:p w14:paraId="34FE61DA" w14:textId="77777777" w:rsidR="001A20E6" w:rsidRDefault="00000000">
            <w:pPr>
              <w:pStyle w:val="TableCellCalendarSubject"/>
            </w:pPr>
            <w:r>
              <w:t>Essay</w:t>
            </w:r>
          </w:p>
        </w:tc>
        <w:tc>
          <w:tcPr>
            <w:tcW w:w="700" w:type="pct"/>
            <w:shd w:val="clear" w:color="auto" w:fill="FCE7F3"/>
            <w:tcMar>
              <w:top w:w="200" w:type="dxa"/>
              <w:left w:w="100" w:type="dxa"/>
              <w:bottom w:w="200" w:type="dxa"/>
              <w:right w:w="100" w:type="dxa"/>
            </w:tcMar>
          </w:tcPr>
          <w:p w14:paraId="1DFCAEEE" w14:textId="77777777" w:rsidR="001A20E6" w:rsidRDefault="00000000">
            <w:pPr>
              <w:pStyle w:val="TableCellCalendarDayNumberBold"/>
            </w:pPr>
            <w:r>
              <w:t>22</w:t>
            </w:r>
          </w:p>
          <w:p w14:paraId="01CFA5EC" w14:textId="77777777" w:rsidR="001A20E6" w:rsidRDefault="00000000">
            <w:pPr>
              <w:pStyle w:val="TableCellCalendarSubject"/>
            </w:pPr>
            <w:r>
              <w:t>Sociology</w:t>
            </w:r>
          </w:p>
          <w:p w14:paraId="161D10D3" w14:textId="77777777" w:rsidR="001A20E6" w:rsidRDefault="00000000">
            <w:pPr>
              <w:pStyle w:val="TableCellCalendarSubject"/>
            </w:pPr>
            <w:r>
              <w:t>Essay</w:t>
            </w:r>
          </w:p>
          <w:p w14:paraId="741B2A12" w14:textId="77777777" w:rsidR="001A20E6" w:rsidRDefault="00000000">
            <w:pPr>
              <w:pStyle w:val="TableCellCalendarSubject"/>
            </w:pPr>
            <w:r>
              <w:t>Sociology</w:t>
            </w:r>
          </w:p>
        </w:tc>
        <w:tc>
          <w:tcPr>
            <w:tcW w:w="700" w:type="pct"/>
            <w:shd w:val="clear" w:color="auto" w:fill="FCE7F3"/>
            <w:tcMar>
              <w:top w:w="200" w:type="dxa"/>
              <w:left w:w="100" w:type="dxa"/>
              <w:bottom w:w="200" w:type="dxa"/>
              <w:right w:w="100" w:type="dxa"/>
            </w:tcMar>
          </w:tcPr>
          <w:p w14:paraId="5129E6F4" w14:textId="77777777" w:rsidR="001A20E6" w:rsidRDefault="00000000">
            <w:pPr>
              <w:pStyle w:val="TableCellCalendarDayNumberBold"/>
            </w:pPr>
            <w:r>
              <w:t>23</w:t>
            </w:r>
          </w:p>
          <w:p w14:paraId="4F8E0691" w14:textId="77777777" w:rsidR="001A20E6" w:rsidRDefault="00000000">
            <w:pPr>
              <w:pStyle w:val="TableCellCalendarSubject"/>
            </w:pPr>
            <w:r>
              <w:t>Sociology</w:t>
            </w:r>
          </w:p>
          <w:p w14:paraId="169EC00C" w14:textId="77777777" w:rsidR="001A20E6" w:rsidRDefault="00000000">
            <w:pPr>
              <w:pStyle w:val="TableCellCalendarSubject"/>
            </w:pPr>
            <w:r>
              <w:t>Essay</w:t>
            </w:r>
          </w:p>
          <w:p w14:paraId="633A37E4" w14:textId="77777777" w:rsidR="001A20E6" w:rsidRDefault="00000000">
            <w:pPr>
              <w:pStyle w:val="TableCellCalendarSubject"/>
            </w:pPr>
            <w:r>
              <w:t>Sociology</w:t>
            </w:r>
          </w:p>
        </w:tc>
        <w:tc>
          <w:tcPr>
            <w:tcW w:w="700" w:type="pct"/>
            <w:shd w:val="clear" w:color="auto" w:fill="FCE7F3"/>
            <w:tcMar>
              <w:top w:w="200" w:type="dxa"/>
              <w:left w:w="100" w:type="dxa"/>
              <w:bottom w:w="200" w:type="dxa"/>
              <w:right w:w="100" w:type="dxa"/>
            </w:tcMar>
          </w:tcPr>
          <w:p w14:paraId="4B7F141F" w14:textId="77777777" w:rsidR="001A20E6" w:rsidRDefault="00000000">
            <w:pPr>
              <w:pStyle w:val="TableCellCalendarDayNumberBold"/>
            </w:pPr>
            <w:r>
              <w:t>24</w:t>
            </w:r>
          </w:p>
          <w:p w14:paraId="6533D17C" w14:textId="77777777" w:rsidR="001A20E6" w:rsidRDefault="00000000">
            <w:pPr>
              <w:pStyle w:val="TableCellCalendarSubject"/>
            </w:pPr>
            <w:r>
              <w:t>Sociology</w:t>
            </w:r>
          </w:p>
          <w:p w14:paraId="0FF8754A" w14:textId="77777777" w:rsidR="001A20E6" w:rsidRDefault="00000000">
            <w:pPr>
              <w:pStyle w:val="TableCellCalendarSubject"/>
            </w:pPr>
            <w:r>
              <w:t>Essay</w:t>
            </w:r>
          </w:p>
          <w:p w14:paraId="49B8594C" w14:textId="77777777" w:rsidR="001A20E6" w:rsidRDefault="00000000">
            <w:pPr>
              <w:pStyle w:val="TableCellCalendarSubject"/>
            </w:pPr>
            <w:r>
              <w:t>Sociology</w:t>
            </w:r>
          </w:p>
        </w:tc>
        <w:tc>
          <w:tcPr>
            <w:tcW w:w="700" w:type="pct"/>
            <w:shd w:val="clear" w:color="auto" w:fill="FCE7F3"/>
            <w:tcMar>
              <w:top w:w="200" w:type="dxa"/>
              <w:left w:w="100" w:type="dxa"/>
              <w:bottom w:w="200" w:type="dxa"/>
              <w:right w:w="100" w:type="dxa"/>
            </w:tcMar>
          </w:tcPr>
          <w:p w14:paraId="4046820A" w14:textId="77777777" w:rsidR="001A20E6" w:rsidRDefault="00000000">
            <w:pPr>
              <w:pStyle w:val="TableCellCalendarDayNumberBold"/>
            </w:pPr>
            <w:r>
              <w:t>25</w:t>
            </w:r>
          </w:p>
          <w:p w14:paraId="6BF793C5" w14:textId="77777777" w:rsidR="001A20E6" w:rsidRDefault="00000000">
            <w:pPr>
              <w:pStyle w:val="TableCellCalendarSubject"/>
            </w:pPr>
            <w:r>
              <w:t>Sociology</w:t>
            </w:r>
          </w:p>
          <w:p w14:paraId="13ECDA1D" w14:textId="77777777" w:rsidR="001A20E6" w:rsidRDefault="00000000">
            <w:pPr>
              <w:pStyle w:val="TableCellCalendarSubject"/>
            </w:pPr>
            <w:r>
              <w:t>Sociology</w:t>
            </w:r>
          </w:p>
          <w:p w14:paraId="00785372" w14:textId="77777777" w:rsidR="001A20E6" w:rsidRDefault="00000000">
            <w:pPr>
              <w:pStyle w:val="TableCellCalendarSubject"/>
            </w:pPr>
            <w:r>
              <w:t>History-Ancient</w:t>
            </w:r>
          </w:p>
        </w:tc>
        <w:tc>
          <w:tcPr>
            <w:tcW w:w="700" w:type="pct"/>
            <w:shd w:val="clear" w:color="auto" w:fill="FCE7F3"/>
            <w:tcMar>
              <w:top w:w="200" w:type="dxa"/>
              <w:left w:w="100" w:type="dxa"/>
              <w:bottom w:w="200" w:type="dxa"/>
              <w:right w:w="100" w:type="dxa"/>
            </w:tcMar>
          </w:tcPr>
          <w:p w14:paraId="2325E5C7" w14:textId="77777777" w:rsidR="001A20E6" w:rsidRDefault="00000000">
            <w:pPr>
              <w:pStyle w:val="TableCellCalendarDayNumberBold"/>
            </w:pPr>
            <w:r>
              <w:t>26</w:t>
            </w:r>
          </w:p>
          <w:p w14:paraId="7FECC0F5" w14:textId="77777777" w:rsidR="001A20E6" w:rsidRDefault="00000000">
            <w:pPr>
              <w:pStyle w:val="TableCellCalendarSubject"/>
            </w:pPr>
            <w:r>
              <w:t>Sociology</w:t>
            </w:r>
          </w:p>
          <w:p w14:paraId="38B36F27" w14:textId="77777777" w:rsidR="001A20E6" w:rsidRDefault="00000000">
            <w:pPr>
              <w:pStyle w:val="TableCellCalendarSubject"/>
            </w:pPr>
            <w:r>
              <w:t>Sociology</w:t>
            </w:r>
          </w:p>
          <w:p w14:paraId="56BBFBDD" w14:textId="77777777" w:rsidR="001A20E6" w:rsidRDefault="00000000">
            <w:pPr>
              <w:pStyle w:val="TableCellCalendarSubject"/>
            </w:pPr>
            <w:r>
              <w:t>History-Ancient</w:t>
            </w:r>
          </w:p>
        </w:tc>
      </w:tr>
      <w:tr w:rsidR="001A20E6" w14:paraId="717DCF10" w14:textId="77777777">
        <w:tc>
          <w:tcPr>
            <w:tcW w:w="700" w:type="pct"/>
            <w:shd w:val="clear" w:color="auto" w:fill="FCE7F3"/>
            <w:tcMar>
              <w:top w:w="200" w:type="dxa"/>
              <w:left w:w="100" w:type="dxa"/>
              <w:bottom w:w="200" w:type="dxa"/>
              <w:right w:w="100" w:type="dxa"/>
            </w:tcMar>
          </w:tcPr>
          <w:p w14:paraId="78167EC8" w14:textId="77777777" w:rsidR="001A20E6" w:rsidRDefault="00000000">
            <w:pPr>
              <w:pStyle w:val="TableCellCalendarDayNumberBold"/>
            </w:pPr>
            <w:r>
              <w:t>27</w:t>
            </w:r>
          </w:p>
          <w:p w14:paraId="120AABE8" w14:textId="77777777" w:rsidR="001A20E6" w:rsidRDefault="00000000">
            <w:pPr>
              <w:pStyle w:val="TableCellCalendarSubject"/>
            </w:pPr>
            <w:r>
              <w:t>Sociology</w:t>
            </w:r>
          </w:p>
          <w:p w14:paraId="3E719050" w14:textId="77777777" w:rsidR="001A20E6" w:rsidRDefault="00000000">
            <w:pPr>
              <w:pStyle w:val="TableCellCalendarSubject"/>
            </w:pPr>
            <w:r>
              <w:t>Sociology</w:t>
            </w:r>
          </w:p>
          <w:p w14:paraId="25BA2D46" w14:textId="77777777" w:rsidR="001A20E6" w:rsidRDefault="00000000">
            <w:pPr>
              <w:pStyle w:val="TableCellCalendarSubject"/>
            </w:pPr>
            <w:r>
              <w:t>History-Ancient</w:t>
            </w:r>
          </w:p>
        </w:tc>
        <w:tc>
          <w:tcPr>
            <w:tcW w:w="700" w:type="pct"/>
            <w:shd w:val="clear" w:color="auto" w:fill="FCE7F3"/>
            <w:tcMar>
              <w:top w:w="200" w:type="dxa"/>
              <w:left w:w="100" w:type="dxa"/>
              <w:bottom w:w="200" w:type="dxa"/>
              <w:right w:w="100" w:type="dxa"/>
            </w:tcMar>
          </w:tcPr>
          <w:p w14:paraId="72679298" w14:textId="77777777" w:rsidR="001A20E6" w:rsidRDefault="00000000">
            <w:pPr>
              <w:pStyle w:val="TableCellCalendarDayNumberBold"/>
            </w:pPr>
            <w:r>
              <w:t>28</w:t>
            </w:r>
          </w:p>
          <w:p w14:paraId="0A6FCBF4" w14:textId="77777777" w:rsidR="001A20E6" w:rsidRDefault="00000000">
            <w:pPr>
              <w:pStyle w:val="TableCellCalendarSubject"/>
            </w:pPr>
            <w:r>
              <w:t>Sociology</w:t>
            </w:r>
          </w:p>
          <w:p w14:paraId="7DF01758" w14:textId="77777777" w:rsidR="001A20E6" w:rsidRDefault="00000000">
            <w:pPr>
              <w:pStyle w:val="TableCellCalendarSubject"/>
            </w:pPr>
            <w:r>
              <w:t>Sociology</w:t>
            </w:r>
          </w:p>
          <w:p w14:paraId="7EBC84A6" w14:textId="77777777" w:rsidR="001A20E6" w:rsidRDefault="00000000">
            <w:pPr>
              <w:pStyle w:val="TableCellCalendarSubject"/>
            </w:pPr>
            <w:r>
              <w:t>History-Ancient</w:t>
            </w:r>
          </w:p>
        </w:tc>
        <w:tc>
          <w:tcPr>
            <w:tcW w:w="700" w:type="pct"/>
            <w:shd w:val="clear" w:color="auto" w:fill="FCE7F3"/>
            <w:tcMar>
              <w:top w:w="200" w:type="dxa"/>
              <w:left w:w="100" w:type="dxa"/>
              <w:bottom w:w="200" w:type="dxa"/>
              <w:right w:w="100" w:type="dxa"/>
            </w:tcMar>
          </w:tcPr>
          <w:p w14:paraId="2139D3E9" w14:textId="77777777" w:rsidR="001A20E6" w:rsidRDefault="00000000">
            <w:pPr>
              <w:pStyle w:val="TableCellCalendarDayNumberBold"/>
            </w:pPr>
            <w:r>
              <w:t>29</w:t>
            </w:r>
          </w:p>
          <w:p w14:paraId="42835202" w14:textId="77777777" w:rsidR="001A20E6" w:rsidRDefault="00000000">
            <w:pPr>
              <w:pStyle w:val="TableCellCalendarSubject"/>
            </w:pPr>
            <w:r>
              <w:t>Sociology</w:t>
            </w:r>
          </w:p>
          <w:p w14:paraId="42EDF1B1" w14:textId="77777777" w:rsidR="001A20E6" w:rsidRDefault="00000000">
            <w:pPr>
              <w:pStyle w:val="TableCellCalendarSubject"/>
            </w:pPr>
            <w:r>
              <w:t>Sociology</w:t>
            </w:r>
          </w:p>
          <w:p w14:paraId="3D5DDA69" w14:textId="77777777" w:rsidR="001A20E6" w:rsidRDefault="00000000">
            <w:pPr>
              <w:pStyle w:val="TableCellCalendarSubject"/>
            </w:pPr>
            <w:r>
              <w:t>History-Medieval</w:t>
            </w:r>
          </w:p>
        </w:tc>
        <w:tc>
          <w:tcPr>
            <w:tcW w:w="700" w:type="pct"/>
            <w:shd w:val="clear" w:color="auto" w:fill="FCE7F3"/>
            <w:tcMar>
              <w:top w:w="200" w:type="dxa"/>
              <w:left w:w="100" w:type="dxa"/>
              <w:bottom w:w="200" w:type="dxa"/>
              <w:right w:w="100" w:type="dxa"/>
            </w:tcMar>
          </w:tcPr>
          <w:p w14:paraId="5490B015" w14:textId="77777777" w:rsidR="001A20E6" w:rsidRDefault="00000000">
            <w:pPr>
              <w:pStyle w:val="TableCellCalendarDayNumberBold"/>
            </w:pPr>
            <w:r>
              <w:t>30</w:t>
            </w:r>
          </w:p>
          <w:p w14:paraId="4DBFE979" w14:textId="77777777" w:rsidR="001A20E6" w:rsidRDefault="00000000">
            <w:pPr>
              <w:pStyle w:val="TableCellCalendarSubject"/>
            </w:pPr>
            <w:r>
              <w:t>Sociology</w:t>
            </w:r>
          </w:p>
          <w:p w14:paraId="566CAA9C" w14:textId="77777777" w:rsidR="001A20E6" w:rsidRDefault="00000000">
            <w:pPr>
              <w:pStyle w:val="TableCellCalendarSubject"/>
            </w:pPr>
            <w:r>
              <w:t>Sociology</w:t>
            </w:r>
          </w:p>
          <w:p w14:paraId="21DA12D7" w14:textId="77777777" w:rsidR="001A20E6" w:rsidRDefault="00000000">
            <w:pPr>
              <w:pStyle w:val="TableCellCalendarSubject"/>
            </w:pPr>
            <w:r>
              <w:t>History-Medieval</w:t>
            </w:r>
          </w:p>
        </w:tc>
        <w:tc>
          <w:tcPr>
            <w:tcW w:w="700" w:type="pct"/>
            <w:shd w:val="clear" w:color="auto" w:fill="FCE7F3"/>
            <w:tcMar>
              <w:top w:w="200" w:type="dxa"/>
              <w:left w:w="100" w:type="dxa"/>
              <w:bottom w:w="200" w:type="dxa"/>
              <w:right w:w="100" w:type="dxa"/>
            </w:tcMar>
          </w:tcPr>
          <w:p w14:paraId="461198B9" w14:textId="77777777" w:rsidR="001A20E6" w:rsidRDefault="00000000">
            <w:pPr>
              <w:pStyle w:val="TableCellCalendarDayNumberBold"/>
            </w:pPr>
            <w:r>
              <w:t>31</w:t>
            </w:r>
          </w:p>
          <w:p w14:paraId="2C1CCA26" w14:textId="77777777" w:rsidR="001A20E6" w:rsidRDefault="00000000">
            <w:pPr>
              <w:pStyle w:val="TableCellCalendarSubject"/>
            </w:pPr>
            <w:r>
              <w:t>Sociology</w:t>
            </w:r>
          </w:p>
          <w:p w14:paraId="6783DE95" w14:textId="77777777" w:rsidR="001A20E6" w:rsidRDefault="00000000">
            <w:pPr>
              <w:pStyle w:val="TableCellCalendarSubject"/>
            </w:pPr>
            <w:r>
              <w:t>Sociology</w:t>
            </w:r>
          </w:p>
        </w:tc>
        <w:tc>
          <w:tcPr>
            <w:tcW w:w="700" w:type="pct"/>
            <w:tcMar>
              <w:top w:w="200" w:type="dxa"/>
              <w:left w:w="100" w:type="dxa"/>
              <w:bottom w:w="200" w:type="dxa"/>
              <w:right w:w="100" w:type="dxa"/>
            </w:tcMar>
          </w:tcPr>
          <w:p w14:paraId="48FEDE9C" w14:textId="77777777" w:rsidR="001A20E6" w:rsidRDefault="001A20E6"/>
        </w:tc>
        <w:tc>
          <w:tcPr>
            <w:tcW w:w="700" w:type="pct"/>
            <w:tcMar>
              <w:top w:w="200" w:type="dxa"/>
              <w:left w:w="100" w:type="dxa"/>
              <w:bottom w:w="200" w:type="dxa"/>
              <w:right w:w="100" w:type="dxa"/>
            </w:tcMar>
          </w:tcPr>
          <w:p w14:paraId="74AED066" w14:textId="77777777" w:rsidR="001A20E6" w:rsidRDefault="001A20E6"/>
        </w:tc>
      </w:tr>
    </w:tbl>
    <w:p w14:paraId="027D9C51" w14:textId="77777777" w:rsidR="001A20E6" w:rsidRDefault="001A20E6">
      <w:pPr>
        <w:spacing w:after="400"/>
      </w:pPr>
    </w:p>
    <w:p w14:paraId="27E27A83" w14:textId="77777777" w:rsidR="001A20E6" w:rsidRDefault="00000000">
      <w:pPr>
        <w:pStyle w:val="ResourceTitle"/>
      </w:pPr>
      <w:r>
        <w:t>📚 Resources for December 2026</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3D4860E9" w14:textId="77777777">
        <w:tc>
          <w:tcPr>
            <w:tcW w:w="1650" w:type="pct"/>
            <w:tcBorders>
              <w:bottom w:val="single" w:sz="2" w:space="0" w:color="D1D5DB"/>
              <w:right w:val="single" w:sz="2" w:space="0" w:color="D1D5DB"/>
            </w:tcBorders>
            <w:tcMar>
              <w:top w:w="200" w:type="dxa"/>
              <w:left w:w="150" w:type="dxa"/>
              <w:bottom w:w="200" w:type="dxa"/>
              <w:right w:w="150" w:type="dxa"/>
            </w:tcMar>
          </w:tcPr>
          <w:p w14:paraId="3682B814" w14:textId="77777777" w:rsidR="001A20E6" w:rsidRDefault="00000000">
            <w:pPr>
              <w:pStyle w:val="TableCellSubjectName"/>
            </w:pPr>
            <w:r>
              <w:t>Sociology</w:t>
            </w:r>
          </w:p>
          <w:p w14:paraId="4FDCA27E" w14:textId="77777777" w:rsidR="001A20E6" w:rsidRDefault="00000000">
            <w:pPr>
              <w:pStyle w:val="TableCellCategoryTitle"/>
            </w:pPr>
            <w:r>
              <w:t>📝 Practice Materials</w:t>
            </w:r>
          </w:p>
          <w:p w14:paraId="5E52A3B3" w14:textId="77777777" w:rsidR="001A20E6" w:rsidRDefault="00000000">
            <w:pPr>
              <w:pStyle w:val="TableCellResourceItem"/>
            </w:pPr>
            <w:r>
              <w:t>• La Excellence Sociology Material</w:t>
            </w:r>
          </w:p>
          <w:p w14:paraId="235EE165" w14:textId="77777777" w:rsidR="001A20E6" w:rsidRDefault="00000000">
            <w:pPr>
              <w:pStyle w:val="TableCellResourceItem"/>
            </w:pPr>
            <w:r>
              <w:t>• Mains RRP + Prelims RRP</w:t>
            </w:r>
          </w:p>
          <w:p w14:paraId="09F9B197" w14:textId="77777777" w:rsidR="001A20E6" w:rsidRDefault="00000000">
            <w:pPr>
              <w:pStyle w:val="TableCellResourceItem"/>
            </w:pPr>
            <w:r>
              <w:t>• Prelims &amp; Mains Workbooks</w:t>
            </w:r>
          </w:p>
          <w:p w14:paraId="4B1EB5C9" w14:textId="77777777" w:rsidR="001A20E6" w:rsidRDefault="00000000">
            <w:pPr>
              <w:pStyle w:val="TableCellResourceItem"/>
            </w:pPr>
            <w:r>
              <w:t>• Previous Year Question Papers</w:t>
            </w:r>
          </w:p>
          <w:p w14:paraId="7430C83E" w14:textId="77777777" w:rsidR="001A20E6" w:rsidRDefault="00000000">
            <w:pPr>
              <w:pStyle w:val="TableCellResourceItem"/>
            </w:pPr>
            <w:r>
              <w:t>• Mock Tests</w:t>
            </w:r>
          </w:p>
          <w:p w14:paraId="0E7EE5C4" w14:textId="77777777" w:rsidR="001A20E6" w:rsidRDefault="00000000">
            <w:pPr>
              <w:pStyle w:val="TableCellResourceItem"/>
            </w:pPr>
            <w:r>
              <w:t>• La Excellence Indian Society Material</w:t>
            </w:r>
          </w:p>
          <w:p w14:paraId="3541519E" w14:textId="77777777" w:rsidR="001A20E6" w:rsidRDefault="00000000">
            <w:pPr>
              <w:pStyle w:val="TableCellResourceItem"/>
            </w:pPr>
            <w:r>
              <w:t>• Mains Workbook - Paper I</w:t>
            </w:r>
          </w:p>
          <w:p w14:paraId="25E4E3D5" w14:textId="77777777" w:rsidR="001A20E6" w:rsidRDefault="00000000">
            <w:pPr>
              <w:pStyle w:val="TableCellResourceItem"/>
            </w:pPr>
            <w:r>
              <w:t>• La Excellence Social Change Material</w:t>
            </w:r>
          </w:p>
          <w:p w14:paraId="59051627" w14:textId="77777777" w:rsidR="001A20E6" w:rsidRDefault="00000000">
            <w:pPr>
              <w:pStyle w:val="TableCellResourceItem"/>
            </w:pPr>
            <w:r>
              <w:t>• Mains Workbook - Paper II</w:t>
            </w:r>
          </w:p>
          <w:p w14:paraId="332FC3B7" w14:textId="77777777" w:rsidR="001A20E6" w:rsidRDefault="00000000">
            <w:pPr>
              <w:pStyle w:val="TableCellResourceItem"/>
            </w:pPr>
            <w:r>
              <w:t>• La Excellence Sociology of Religion Material</w:t>
            </w:r>
          </w:p>
          <w:p w14:paraId="4A740C63" w14:textId="77777777" w:rsidR="001A20E6" w:rsidRDefault="00000000">
            <w:pPr>
              <w:pStyle w:val="TableCellResourceItem"/>
            </w:pPr>
            <w:r>
              <w:t>• Mains Workbook</w:t>
            </w:r>
          </w:p>
          <w:p w14:paraId="610C01B0" w14:textId="77777777" w:rsidR="001A20E6" w:rsidRDefault="00000000">
            <w:pPr>
              <w:pStyle w:val="TableCellResourceItem"/>
            </w:pPr>
            <w:r>
              <w:t>• La Excellence Sociology of Education Material</w:t>
            </w:r>
          </w:p>
          <w:p w14:paraId="24A9A0F8" w14:textId="77777777" w:rsidR="001A20E6" w:rsidRDefault="00000000">
            <w:pPr>
              <w:pStyle w:val="TableCellResourceItem"/>
            </w:pPr>
            <w:r>
              <w:t>• Mains Workbook</w:t>
            </w:r>
          </w:p>
          <w:p w14:paraId="1A911061" w14:textId="77777777" w:rsidR="001A20E6" w:rsidRDefault="00000000">
            <w:pPr>
              <w:pStyle w:val="TableCellResourceItem"/>
            </w:pPr>
            <w:r>
              <w:t>• La Excellence Social Stratification Material</w:t>
            </w:r>
          </w:p>
          <w:p w14:paraId="4A2E1B40" w14:textId="77777777" w:rsidR="001A20E6" w:rsidRDefault="00000000">
            <w:pPr>
              <w:pStyle w:val="TableCellResourceItem"/>
            </w:pPr>
            <w:r>
              <w:t>• Mains Workbook</w:t>
            </w:r>
          </w:p>
          <w:p w14:paraId="65D84110" w14:textId="77777777" w:rsidR="001A20E6" w:rsidRDefault="00000000">
            <w:pPr>
              <w:pStyle w:val="TableCellResourceItem"/>
            </w:pPr>
            <w:r>
              <w:t>• La Excellence Gender Studies Material</w:t>
            </w:r>
          </w:p>
          <w:p w14:paraId="3444E259" w14:textId="77777777" w:rsidR="001A20E6" w:rsidRDefault="00000000">
            <w:pPr>
              <w:pStyle w:val="TableCellResourceItem"/>
            </w:pPr>
            <w:r>
              <w:t>• Mains Workbook</w:t>
            </w:r>
          </w:p>
          <w:p w14:paraId="51AC3A83" w14:textId="77777777" w:rsidR="001A20E6" w:rsidRDefault="00000000">
            <w:pPr>
              <w:pStyle w:val="TableCellResourceItem"/>
            </w:pPr>
            <w:r>
              <w:t>• La Excellence Urban Sociology Material</w:t>
            </w:r>
          </w:p>
          <w:p w14:paraId="574D86AF" w14:textId="77777777" w:rsidR="001A20E6" w:rsidRDefault="00000000">
            <w:pPr>
              <w:pStyle w:val="TableCellResourceItem"/>
            </w:pPr>
            <w:r>
              <w:t>• Mains Workbook</w:t>
            </w:r>
          </w:p>
          <w:p w14:paraId="5434D245" w14:textId="77777777" w:rsidR="001A20E6" w:rsidRDefault="00000000">
            <w:pPr>
              <w:pStyle w:val="TableCellResourceItem"/>
            </w:pPr>
            <w:r>
              <w:t>• La Excellence Rural Sociology Material</w:t>
            </w:r>
          </w:p>
          <w:p w14:paraId="09739416" w14:textId="77777777" w:rsidR="001A20E6" w:rsidRDefault="00000000">
            <w:pPr>
              <w:pStyle w:val="TableCellResourceItem"/>
            </w:pPr>
            <w:r>
              <w:t>• Mains Workbook</w:t>
            </w:r>
          </w:p>
          <w:p w14:paraId="3204BC80" w14:textId="77777777" w:rsidR="001A20E6" w:rsidRDefault="00000000">
            <w:pPr>
              <w:pStyle w:val="TableCellResourceItem"/>
            </w:pPr>
            <w:r>
              <w:t>• La Excellence Social Movements Material</w:t>
            </w:r>
          </w:p>
          <w:p w14:paraId="7AC0504A" w14:textId="77777777" w:rsidR="001A20E6" w:rsidRDefault="00000000">
            <w:pPr>
              <w:pStyle w:val="TableCellResourceItem"/>
            </w:pPr>
            <w:r>
              <w:t>• Mains Workbook</w:t>
            </w:r>
          </w:p>
          <w:p w14:paraId="3ED52643" w14:textId="77777777" w:rsidR="001A20E6" w:rsidRDefault="00000000">
            <w:pPr>
              <w:pStyle w:val="TableCellResourceItem"/>
            </w:pPr>
            <w:r>
              <w:t>• La Excellence Sociology of Health Material</w:t>
            </w:r>
          </w:p>
          <w:p w14:paraId="1229AA17" w14:textId="77777777" w:rsidR="001A20E6" w:rsidRDefault="00000000">
            <w:pPr>
              <w:pStyle w:val="TableCellResourceItem"/>
            </w:pPr>
            <w:r>
              <w:t>• Mains Workbook</w:t>
            </w:r>
          </w:p>
          <w:p w14:paraId="636EEE59" w14:textId="77777777" w:rsidR="001A20E6" w:rsidRDefault="00000000">
            <w:pPr>
              <w:pStyle w:val="TableCellResourceItem"/>
            </w:pPr>
            <w:r>
              <w:t>• La Excellence Sociology of Law Material</w:t>
            </w:r>
          </w:p>
          <w:p w14:paraId="31BABCCD" w14:textId="77777777" w:rsidR="001A20E6" w:rsidRDefault="00000000">
            <w:pPr>
              <w:pStyle w:val="TableCellResourceItem"/>
            </w:pPr>
            <w:r>
              <w:t>• Mains Workbook</w:t>
            </w:r>
          </w:p>
          <w:p w14:paraId="63E9D099" w14:textId="77777777" w:rsidR="001A20E6" w:rsidRDefault="00000000">
            <w:pPr>
              <w:pStyle w:val="TableCellResourceItem"/>
            </w:pPr>
            <w:r>
              <w:t>• La Excellence Sociology of Media Material</w:t>
            </w:r>
          </w:p>
          <w:p w14:paraId="1BF46C67" w14:textId="77777777" w:rsidR="001A20E6" w:rsidRDefault="00000000">
            <w:pPr>
              <w:pStyle w:val="TableCellResourceItem"/>
            </w:pPr>
            <w:r>
              <w:t>• Mains Workbook</w:t>
            </w:r>
          </w:p>
          <w:p w14:paraId="0AEF77B3" w14:textId="77777777" w:rsidR="001A20E6" w:rsidRDefault="00000000">
            <w:pPr>
              <w:pStyle w:val="TableCellResourceItem"/>
            </w:pPr>
            <w:r>
              <w:t>• La Excellence Sociology of Science Material</w:t>
            </w:r>
          </w:p>
          <w:p w14:paraId="1FCFBE0F" w14:textId="77777777" w:rsidR="001A20E6" w:rsidRDefault="00000000">
            <w:pPr>
              <w:pStyle w:val="TableCellResourceItem"/>
            </w:pPr>
            <w:r>
              <w:t>• Mains Workbook</w:t>
            </w:r>
          </w:p>
          <w:p w14:paraId="7FBB097B" w14:textId="77777777" w:rsidR="001A20E6" w:rsidRDefault="00000000">
            <w:pPr>
              <w:pStyle w:val="TableCellResourceItem"/>
            </w:pPr>
            <w:r>
              <w:t>• La Excellence Sociology of Environment Material</w:t>
            </w:r>
          </w:p>
          <w:p w14:paraId="4567B130" w14:textId="77777777" w:rsidR="001A20E6" w:rsidRDefault="00000000">
            <w:pPr>
              <w:pStyle w:val="TableCellResourceItem"/>
            </w:pPr>
            <w:r>
              <w:t>• Mains Workbook</w:t>
            </w:r>
          </w:p>
          <w:p w14:paraId="360561DE" w14:textId="77777777" w:rsidR="001A20E6" w:rsidRDefault="00000000">
            <w:pPr>
              <w:pStyle w:val="TableCellResourceItem"/>
            </w:pPr>
            <w:r>
              <w:t>• La Excellence Sociology of Globalization Material</w:t>
            </w:r>
          </w:p>
          <w:p w14:paraId="07885CEA" w14:textId="77777777" w:rsidR="001A20E6" w:rsidRDefault="00000000">
            <w:pPr>
              <w:pStyle w:val="TableCellResourceItem"/>
            </w:pPr>
            <w:r>
              <w:t>• Mains Workbook</w:t>
            </w:r>
          </w:p>
          <w:p w14:paraId="156139A1" w14:textId="77777777" w:rsidR="001A20E6" w:rsidRDefault="00000000">
            <w:pPr>
              <w:pStyle w:val="TableCellResourceItem"/>
            </w:pPr>
            <w:r>
              <w:t>• La Excellence Sociology of Work Material</w:t>
            </w:r>
          </w:p>
          <w:p w14:paraId="4DEC86F1" w14:textId="77777777" w:rsidR="001A20E6" w:rsidRDefault="00000000">
            <w:pPr>
              <w:pStyle w:val="TableCellResourceItem"/>
            </w:pPr>
            <w:r>
              <w:t>• Mains Workbook</w:t>
            </w:r>
          </w:p>
          <w:p w14:paraId="0601A0E6" w14:textId="77777777" w:rsidR="001A20E6" w:rsidRDefault="00000000">
            <w:pPr>
              <w:pStyle w:val="TableCellCategoryTitle"/>
            </w:pPr>
            <w:r>
              <w:t>📰 Current Affairs</w:t>
            </w:r>
          </w:p>
          <w:p w14:paraId="078646C3" w14:textId="77777777" w:rsidR="001A20E6" w:rsidRDefault="00000000">
            <w:pPr>
              <w:pStyle w:val="TableCellResourceItem"/>
            </w:pPr>
            <w:r>
              <w:t>• Indian Sociological Review</w:t>
            </w:r>
          </w:p>
          <w:p w14:paraId="45556AF3" w14:textId="77777777" w:rsidR="001A20E6" w:rsidRDefault="00000000">
            <w:pPr>
              <w:pStyle w:val="TableCellResourceItem"/>
            </w:pPr>
            <w:r>
              <w:t>• Economic and Political Weekly (EPW)</w:t>
            </w:r>
          </w:p>
          <w:p w14:paraId="78F4CA62" w14:textId="77777777" w:rsidR="001A20E6" w:rsidRDefault="00000000">
            <w:pPr>
              <w:pStyle w:val="TableCellResourceItem"/>
            </w:pPr>
            <w:r>
              <w:t>• Newspapers (The Hindu, Indian Express - Social issues)</w:t>
            </w:r>
          </w:p>
          <w:p w14:paraId="62051732" w14:textId="77777777" w:rsidR="001A20E6" w:rsidRDefault="00000000">
            <w:pPr>
              <w:pStyle w:val="TableCellResourceItem"/>
            </w:pPr>
            <w:r>
              <w:t>• Yojana Magazine</w:t>
            </w:r>
          </w:p>
          <w:p w14:paraId="7857D445" w14:textId="77777777" w:rsidR="001A20E6" w:rsidRDefault="00000000">
            <w:pPr>
              <w:pStyle w:val="TableCellResourceItem"/>
            </w:pPr>
            <w:r>
              <w:t>• Kurukshetra Magazine</w:t>
            </w:r>
          </w:p>
          <w:p w14:paraId="5C77459D" w14:textId="77777777" w:rsidR="001A20E6" w:rsidRDefault="00000000">
            <w:pPr>
              <w:pStyle w:val="TableCellResourceItem"/>
            </w:pPr>
            <w:r>
              <w:t>• Social Watch India Reports</w:t>
            </w:r>
          </w:p>
          <w:p w14:paraId="66B67D1D" w14:textId="77777777" w:rsidR="001A20E6" w:rsidRDefault="00000000">
            <w:pPr>
              <w:pStyle w:val="TableCellResourceItem"/>
            </w:pPr>
            <w:r>
              <w:t>• NSSO Reports</w:t>
            </w:r>
          </w:p>
          <w:p w14:paraId="01EA9CA7" w14:textId="77777777" w:rsidR="001A20E6" w:rsidRDefault="00000000">
            <w:pPr>
              <w:pStyle w:val="TableCellResourceItem"/>
            </w:pPr>
            <w:r>
              <w:t>• NFHS Reports</w:t>
            </w:r>
          </w:p>
          <w:p w14:paraId="2088615A" w14:textId="77777777" w:rsidR="001A20E6" w:rsidRDefault="00000000">
            <w:pPr>
              <w:pStyle w:val="TableCellResourceItem"/>
            </w:pPr>
            <w:r>
              <w:t>• EPW Articles on Indian Society</w:t>
            </w:r>
          </w:p>
          <w:p w14:paraId="2B0B7365" w14:textId="77777777" w:rsidR="001A20E6" w:rsidRDefault="00000000">
            <w:pPr>
              <w:pStyle w:val="TableCellResourceItem"/>
            </w:pPr>
            <w:r>
              <w:t>• Census Reports</w:t>
            </w:r>
          </w:p>
          <w:p w14:paraId="7156AEEC" w14:textId="77777777" w:rsidR="001A20E6" w:rsidRDefault="00000000">
            <w:pPr>
              <w:pStyle w:val="TableCellResourceItem"/>
            </w:pPr>
            <w:r>
              <w:t>• Social Development Reports</w:t>
            </w:r>
          </w:p>
          <w:p w14:paraId="25818DA5" w14:textId="77777777" w:rsidR="001A20E6" w:rsidRDefault="00000000">
            <w:pPr>
              <w:pStyle w:val="TableCellResourceItem"/>
            </w:pPr>
            <w:r>
              <w:t>• Planning Commission Reports</w:t>
            </w:r>
          </w:p>
          <w:p w14:paraId="7623BACB" w14:textId="77777777" w:rsidR="001A20E6" w:rsidRDefault="00000000">
            <w:pPr>
              <w:pStyle w:val="TableCellResourceItem"/>
            </w:pPr>
            <w:r>
              <w:t>• NITI Aayog Reports</w:t>
            </w:r>
          </w:p>
          <w:p w14:paraId="53C2055E" w14:textId="77777777" w:rsidR="001A20E6" w:rsidRDefault="00000000">
            <w:pPr>
              <w:pStyle w:val="TableCellResourceItem"/>
            </w:pPr>
            <w:r>
              <w:t>• World Bank Reports on India</w:t>
            </w:r>
          </w:p>
          <w:p w14:paraId="5554B825" w14:textId="77777777" w:rsidR="001A20E6" w:rsidRDefault="00000000">
            <w:pPr>
              <w:pStyle w:val="TableCellResourceItem"/>
            </w:pPr>
            <w:r>
              <w:t>• Religious Demographics Reports</w:t>
            </w:r>
          </w:p>
          <w:p w14:paraId="2E294AD8" w14:textId="77777777" w:rsidR="001A20E6" w:rsidRDefault="00000000">
            <w:pPr>
              <w:pStyle w:val="TableCellResourceItem"/>
            </w:pPr>
            <w:r>
              <w:t>• Minority Commission Reports</w:t>
            </w:r>
          </w:p>
          <w:p w14:paraId="01290D6D" w14:textId="77777777" w:rsidR="001A20E6" w:rsidRDefault="00000000">
            <w:pPr>
              <w:pStyle w:val="TableCellResourceItem"/>
            </w:pPr>
            <w:r>
              <w:t>• ASER Reports</w:t>
            </w:r>
          </w:p>
          <w:p w14:paraId="1EF4B09E" w14:textId="77777777" w:rsidR="001A20E6" w:rsidRDefault="00000000">
            <w:pPr>
              <w:pStyle w:val="TableCellResourceItem"/>
            </w:pPr>
            <w:r>
              <w:t>• NEP 2020</w:t>
            </w:r>
          </w:p>
          <w:p w14:paraId="2C2862B6" w14:textId="77777777" w:rsidR="001A20E6" w:rsidRDefault="00000000">
            <w:pPr>
              <w:pStyle w:val="TableCellResourceItem"/>
            </w:pPr>
            <w:r>
              <w:t>• Education Statistics Reports</w:t>
            </w:r>
          </w:p>
          <w:p w14:paraId="245F9FC5" w14:textId="77777777" w:rsidR="001A20E6" w:rsidRDefault="00000000">
            <w:pPr>
              <w:pStyle w:val="TableCellResourceItem"/>
            </w:pPr>
            <w:r>
              <w:t>• Sachar Committee Report</w:t>
            </w:r>
          </w:p>
          <w:p w14:paraId="03811AE1" w14:textId="77777777" w:rsidR="001A20E6" w:rsidRDefault="00000000">
            <w:pPr>
              <w:pStyle w:val="TableCellResourceItem"/>
            </w:pPr>
            <w:r>
              <w:t>• Mandal Commission Report</w:t>
            </w:r>
          </w:p>
          <w:p w14:paraId="0AF0DE74" w14:textId="77777777" w:rsidR="001A20E6" w:rsidRDefault="00000000">
            <w:pPr>
              <w:pStyle w:val="TableCellResourceItem"/>
            </w:pPr>
            <w:r>
              <w:t>• Caste Census Data</w:t>
            </w:r>
          </w:p>
          <w:p w14:paraId="5592C684" w14:textId="77777777" w:rsidR="001A20E6" w:rsidRDefault="00000000">
            <w:pPr>
              <w:pStyle w:val="TableCellResourceItem"/>
            </w:pPr>
            <w:r>
              <w:t>• Gender Budget Reports</w:t>
            </w:r>
          </w:p>
          <w:p w14:paraId="7AD6AB40" w14:textId="77777777" w:rsidR="001A20E6" w:rsidRDefault="00000000">
            <w:pPr>
              <w:pStyle w:val="TableCellResourceItem"/>
            </w:pPr>
            <w:r>
              <w:t>• Women and Child Development Ministry Reports</w:t>
            </w:r>
          </w:p>
          <w:p w14:paraId="1874B10F" w14:textId="77777777" w:rsidR="001A20E6" w:rsidRDefault="00000000">
            <w:pPr>
              <w:pStyle w:val="TableCellResourceItem"/>
            </w:pPr>
            <w:r>
              <w:t>• NFHS Gender Data</w:t>
            </w:r>
          </w:p>
          <w:p w14:paraId="4FB95B33" w14:textId="77777777" w:rsidR="001A20E6" w:rsidRDefault="00000000">
            <w:pPr>
              <w:pStyle w:val="TableCellResourceItem"/>
            </w:pPr>
            <w:r>
              <w:t>• Census Urban Data</w:t>
            </w:r>
          </w:p>
          <w:p w14:paraId="14EC89B3" w14:textId="77777777" w:rsidR="001A20E6" w:rsidRDefault="00000000">
            <w:pPr>
              <w:pStyle w:val="TableCellResourceItem"/>
            </w:pPr>
            <w:r>
              <w:t>• Smart Cities Mission Reports</w:t>
            </w:r>
          </w:p>
          <w:p w14:paraId="516B4728" w14:textId="77777777" w:rsidR="001A20E6" w:rsidRDefault="00000000">
            <w:pPr>
              <w:pStyle w:val="TableCellResourceItem"/>
            </w:pPr>
            <w:r>
              <w:t>• Urban Development Ministry Reports</w:t>
            </w:r>
          </w:p>
          <w:p w14:paraId="1B95AD0A" w14:textId="77777777" w:rsidR="001A20E6" w:rsidRDefault="00000000">
            <w:pPr>
              <w:pStyle w:val="TableCellResourceItem"/>
            </w:pPr>
            <w:r>
              <w:t>• Rural Development Ministry Reports</w:t>
            </w:r>
          </w:p>
          <w:p w14:paraId="581C1480" w14:textId="77777777" w:rsidR="001A20E6" w:rsidRDefault="00000000">
            <w:pPr>
              <w:pStyle w:val="TableCellResourceItem"/>
            </w:pPr>
            <w:r>
              <w:t>• MGNREGA Reports</w:t>
            </w:r>
          </w:p>
          <w:p w14:paraId="484B515C" w14:textId="77777777" w:rsidR="001A20E6" w:rsidRDefault="00000000">
            <w:pPr>
              <w:pStyle w:val="TableCellResourceItem"/>
            </w:pPr>
            <w:r>
              <w:t>• Panchayati Raj Statistics</w:t>
            </w:r>
          </w:p>
          <w:p w14:paraId="0C7D0E9E" w14:textId="77777777" w:rsidR="001A20E6" w:rsidRDefault="00000000">
            <w:pPr>
              <w:pStyle w:val="TableCellResourceItem"/>
            </w:pPr>
            <w:r>
              <w:t>• Social Movement Case Studies</w:t>
            </w:r>
          </w:p>
          <w:p w14:paraId="34A66EDC" w14:textId="77777777" w:rsidR="001A20E6" w:rsidRDefault="00000000">
            <w:pPr>
              <w:pStyle w:val="TableCellResourceItem"/>
            </w:pPr>
            <w:r>
              <w:t>• Civil Society Reports</w:t>
            </w:r>
          </w:p>
          <w:p w14:paraId="6FF7AEE2" w14:textId="77777777" w:rsidR="001A20E6" w:rsidRDefault="00000000">
            <w:pPr>
              <w:pStyle w:val="TableCellResourceItem"/>
            </w:pPr>
            <w:r>
              <w:t>• Human Rights Reports</w:t>
            </w:r>
          </w:p>
          <w:p w14:paraId="0BFD0074" w14:textId="77777777" w:rsidR="001A20E6" w:rsidRDefault="00000000">
            <w:pPr>
              <w:pStyle w:val="TableCellResourceItem"/>
            </w:pPr>
            <w:r>
              <w:t>• Health Ministry Reports</w:t>
            </w:r>
          </w:p>
          <w:p w14:paraId="04070848" w14:textId="77777777" w:rsidR="001A20E6" w:rsidRDefault="00000000">
            <w:pPr>
              <w:pStyle w:val="TableCellResourceItem"/>
            </w:pPr>
            <w:r>
              <w:t>• WHO Reports on India</w:t>
            </w:r>
          </w:p>
          <w:p w14:paraId="1CD57718" w14:textId="77777777" w:rsidR="001A20E6" w:rsidRDefault="00000000">
            <w:pPr>
              <w:pStyle w:val="TableCellResourceItem"/>
            </w:pPr>
            <w:r>
              <w:t>• Ayushman Bharat Reports</w:t>
            </w:r>
          </w:p>
          <w:p w14:paraId="44468B64" w14:textId="77777777" w:rsidR="001A20E6" w:rsidRDefault="00000000">
            <w:pPr>
              <w:pStyle w:val="TableCellResourceItem"/>
            </w:pPr>
            <w:r>
              <w:t>• Law Commission Reports</w:t>
            </w:r>
          </w:p>
          <w:p w14:paraId="615E5398" w14:textId="77777777" w:rsidR="001A20E6" w:rsidRDefault="00000000">
            <w:pPr>
              <w:pStyle w:val="TableCellResourceItem"/>
            </w:pPr>
            <w:r>
              <w:t>• Supreme Court Judgments</w:t>
            </w:r>
          </w:p>
          <w:p w14:paraId="7AB9C701" w14:textId="77777777" w:rsidR="001A20E6" w:rsidRDefault="00000000">
            <w:pPr>
              <w:pStyle w:val="TableCellResourceItem"/>
            </w:pPr>
            <w:r>
              <w:t>• Legal Aid Reports</w:t>
            </w:r>
          </w:p>
          <w:p w14:paraId="44147AEF" w14:textId="77777777" w:rsidR="001A20E6" w:rsidRDefault="00000000">
            <w:pPr>
              <w:pStyle w:val="TableCellResourceItem"/>
            </w:pPr>
            <w:r>
              <w:t>• Media Reports</w:t>
            </w:r>
          </w:p>
          <w:p w14:paraId="60BCE92E" w14:textId="77777777" w:rsidR="001A20E6" w:rsidRDefault="00000000">
            <w:pPr>
              <w:pStyle w:val="TableCellResourceItem"/>
            </w:pPr>
            <w:r>
              <w:t>• Broadcasting Ministry Reports</w:t>
            </w:r>
          </w:p>
          <w:p w14:paraId="4A4A790E" w14:textId="77777777" w:rsidR="001A20E6" w:rsidRDefault="00000000">
            <w:pPr>
              <w:pStyle w:val="TableCellResourceItem"/>
            </w:pPr>
            <w:r>
              <w:t>• Social Media Impact Studies</w:t>
            </w:r>
          </w:p>
          <w:p w14:paraId="2612E4C8" w14:textId="77777777" w:rsidR="001A20E6" w:rsidRDefault="00000000">
            <w:pPr>
              <w:pStyle w:val="TableCellResourceItem"/>
            </w:pPr>
            <w:r>
              <w:t>• Science and Technology Ministry Reports</w:t>
            </w:r>
          </w:p>
          <w:p w14:paraId="3DDF8634" w14:textId="77777777" w:rsidR="001A20E6" w:rsidRDefault="00000000">
            <w:pPr>
              <w:pStyle w:val="TableCellResourceItem"/>
            </w:pPr>
            <w:r>
              <w:t>• ISRO Reports</w:t>
            </w:r>
          </w:p>
          <w:p w14:paraId="432C3F8C" w14:textId="77777777" w:rsidR="001A20E6" w:rsidRDefault="00000000">
            <w:pPr>
              <w:pStyle w:val="TableCellResourceItem"/>
            </w:pPr>
            <w:r>
              <w:t>• Digital India Reports</w:t>
            </w:r>
          </w:p>
          <w:p w14:paraId="138EC2B7" w14:textId="77777777" w:rsidR="001A20E6" w:rsidRDefault="00000000">
            <w:pPr>
              <w:pStyle w:val="TableCellResourceItem"/>
            </w:pPr>
            <w:r>
              <w:t>• Environment Ministry Reports</w:t>
            </w:r>
          </w:p>
          <w:p w14:paraId="66D0ACB0" w14:textId="77777777" w:rsidR="001A20E6" w:rsidRDefault="00000000">
            <w:pPr>
              <w:pStyle w:val="TableCellResourceItem"/>
            </w:pPr>
            <w:r>
              <w:t>• Climate Change Reports</w:t>
            </w:r>
          </w:p>
          <w:p w14:paraId="6E7DBD57" w14:textId="77777777" w:rsidR="001A20E6" w:rsidRDefault="00000000">
            <w:pPr>
              <w:pStyle w:val="TableCellResourceItem"/>
            </w:pPr>
            <w:r>
              <w:t>• Sustainable Development Reports</w:t>
            </w:r>
          </w:p>
          <w:p w14:paraId="68D5B7E7" w14:textId="77777777" w:rsidR="001A20E6" w:rsidRDefault="00000000">
            <w:pPr>
              <w:pStyle w:val="TableCellResourceItem"/>
            </w:pPr>
            <w:r>
              <w:t>• WTO Reports</w:t>
            </w:r>
          </w:p>
          <w:p w14:paraId="69FCF826" w14:textId="77777777" w:rsidR="001A20E6" w:rsidRDefault="00000000">
            <w:pPr>
              <w:pStyle w:val="TableCellResourceItem"/>
            </w:pPr>
            <w:r>
              <w:t>• Globalization Impact Studies</w:t>
            </w:r>
          </w:p>
          <w:p w14:paraId="28C8C4D7" w14:textId="77777777" w:rsidR="001A20E6" w:rsidRDefault="00000000">
            <w:pPr>
              <w:pStyle w:val="TableCellResourceItem"/>
            </w:pPr>
            <w:r>
              <w:t>• International Migration Reports</w:t>
            </w:r>
          </w:p>
          <w:p w14:paraId="39342953" w14:textId="77777777" w:rsidR="001A20E6" w:rsidRDefault="00000000">
            <w:pPr>
              <w:pStyle w:val="TableCellResourceItem"/>
            </w:pPr>
            <w:r>
              <w:t>• Labor Ministry Reports</w:t>
            </w:r>
          </w:p>
          <w:p w14:paraId="212217FE" w14:textId="77777777" w:rsidR="001A20E6" w:rsidRDefault="00000000">
            <w:pPr>
              <w:pStyle w:val="TableCellResourceItem"/>
            </w:pPr>
            <w:r>
              <w:t>• Industrial Relations Reports</w:t>
            </w:r>
          </w:p>
          <w:p w14:paraId="33FF1FA6"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5D6DFBDE" w14:textId="77777777" w:rsidR="001A20E6" w:rsidRDefault="00000000">
            <w:pPr>
              <w:pStyle w:val="TableCellSubjectName"/>
            </w:pPr>
            <w:r>
              <w:t>Indian Polity and Governance</w:t>
            </w:r>
          </w:p>
          <w:p w14:paraId="5F64684F" w14:textId="77777777" w:rsidR="001A20E6" w:rsidRDefault="00000000">
            <w:pPr>
              <w:pStyle w:val="TableCellCategoryTitle"/>
            </w:pPr>
            <w:r>
              <w:t>📝 Practice Materials</w:t>
            </w:r>
          </w:p>
          <w:p w14:paraId="2A0297C9" w14:textId="77777777" w:rsidR="001A20E6" w:rsidRDefault="00000000">
            <w:pPr>
              <w:pStyle w:val="TableCellResourceItem"/>
            </w:pPr>
            <w:r>
              <w:t>• La Excellence Polity Material</w:t>
            </w:r>
          </w:p>
          <w:p w14:paraId="4085C1E0" w14:textId="77777777" w:rsidR="001A20E6" w:rsidRDefault="00000000">
            <w:pPr>
              <w:pStyle w:val="TableCellResourceItem"/>
            </w:pPr>
            <w:r>
              <w:t>• Mains RRP + Prelims RRP</w:t>
            </w:r>
          </w:p>
          <w:p w14:paraId="666B8FA1" w14:textId="77777777" w:rsidR="001A20E6" w:rsidRDefault="00000000">
            <w:pPr>
              <w:pStyle w:val="TableCellResourceItem"/>
            </w:pPr>
            <w:r>
              <w:t>• Prelims &amp; Mains Workbooks</w:t>
            </w:r>
          </w:p>
          <w:p w14:paraId="47720AD9" w14:textId="77777777" w:rsidR="001A20E6" w:rsidRDefault="00000000">
            <w:pPr>
              <w:pStyle w:val="TableCellCategoryTitle"/>
            </w:pPr>
            <w:r>
              <w:t>📰 Current Affairs</w:t>
            </w:r>
          </w:p>
          <w:p w14:paraId="7D170E3B" w14:textId="77777777" w:rsidR="001A20E6" w:rsidRDefault="00000000">
            <w:pPr>
              <w:pStyle w:val="TableCellResourceItem"/>
            </w:pPr>
            <w:r>
              <w:t>• NITI Aayog Reports + PRS Briefs</w:t>
            </w:r>
          </w:p>
          <w:p w14:paraId="7889E0BF" w14:textId="77777777" w:rsidR="001A20E6" w:rsidRDefault="00000000">
            <w:pPr>
              <w:pStyle w:val="TableCellResourceItem"/>
            </w:pPr>
            <w:r>
              <w:t>• Newspapers (The Hindu/Indian Express)</w:t>
            </w:r>
          </w:p>
          <w:p w14:paraId="5C7FEE34"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32E2339B" w14:textId="77777777" w:rsidR="001A20E6" w:rsidRDefault="00000000">
            <w:pPr>
              <w:pStyle w:val="TableCellSubjectName"/>
            </w:pPr>
            <w:r>
              <w:t>Indian Economy</w:t>
            </w:r>
          </w:p>
          <w:p w14:paraId="2AE29EAC" w14:textId="77777777" w:rsidR="001A20E6" w:rsidRDefault="00000000">
            <w:pPr>
              <w:pStyle w:val="TableCellCategoryTitle"/>
            </w:pPr>
            <w:r>
              <w:t>📝 Practice Materials</w:t>
            </w:r>
          </w:p>
          <w:p w14:paraId="52EDEC66" w14:textId="77777777" w:rsidR="001A20E6" w:rsidRDefault="00000000">
            <w:pPr>
              <w:pStyle w:val="TableCellResourceItem"/>
            </w:pPr>
            <w:r>
              <w:t>• La Excellence Economy Material</w:t>
            </w:r>
          </w:p>
          <w:p w14:paraId="0C92DC93" w14:textId="77777777" w:rsidR="001A20E6" w:rsidRDefault="00000000">
            <w:pPr>
              <w:pStyle w:val="TableCellResourceItem"/>
            </w:pPr>
            <w:r>
              <w:t>• Mains RRP + Prelims RRP</w:t>
            </w:r>
          </w:p>
          <w:p w14:paraId="7924ACDF" w14:textId="77777777" w:rsidR="001A20E6" w:rsidRDefault="00000000">
            <w:pPr>
              <w:pStyle w:val="TableCellResourceItem"/>
            </w:pPr>
            <w:r>
              <w:t>• Prelims &amp; Mains Workbooks</w:t>
            </w:r>
          </w:p>
          <w:p w14:paraId="0F08CD11" w14:textId="77777777" w:rsidR="001A20E6" w:rsidRDefault="00000000">
            <w:pPr>
              <w:pStyle w:val="TableCellCategoryTitle"/>
            </w:pPr>
            <w:r>
              <w:t>📰 Current Affairs</w:t>
            </w:r>
          </w:p>
          <w:p w14:paraId="5FAFC7C9" w14:textId="77777777" w:rsidR="001A20E6" w:rsidRDefault="00000000">
            <w:pPr>
              <w:pStyle w:val="TableCellResourceItem"/>
            </w:pPr>
            <w:r>
              <w:t>• NITI Aayog Reports + Economic survey and Budget</w:t>
            </w:r>
          </w:p>
          <w:p w14:paraId="75905637" w14:textId="77777777" w:rsidR="001A20E6" w:rsidRDefault="00000000">
            <w:pPr>
              <w:pStyle w:val="TableCellResourceItem"/>
            </w:pPr>
            <w:r>
              <w:t>• Newspapers (Hindu and IE Explained)</w:t>
            </w:r>
          </w:p>
        </w:tc>
      </w:tr>
      <w:tr w:rsidR="001A20E6" w14:paraId="4A668062" w14:textId="77777777">
        <w:tc>
          <w:tcPr>
            <w:tcW w:w="1650" w:type="pct"/>
            <w:tcBorders>
              <w:bottom w:val="single" w:sz="2" w:space="0" w:color="D1D5DB"/>
              <w:right w:val="single" w:sz="2" w:space="0" w:color="D1D5DB"/>
            </w:tcBorders>
            <w:tcMar>
              <w:top w:w="200" w:type="dxa"/>
              <w:left w:w="150" w:type="dxa"/>
              <w:bottom w:w="200" w:type="dxa"/>
              <w:right w:w="150" w:type="dxa"/>
            </w:tcMar>
          </w:tcPr>
          <w:p w14:paraId="1CBA97E6" w14:textId="77777777" w:rsidR="001A20E6" w:rsidRDefault="00000000">
            <w:pPr>
              <w:pStyle w:val="TableCellSubjectName"/>
            </w:pPr>
            <w:r>
              <w:t>Governance</w:t>
            </w:r>
          </w:p>
          <w:p w14:paraId="3D621072" w14:textId="77777777" w:rsidR="001A20E6" w:rsidRDefault="00000000">
            <w:pPr>
              <w:pStyle w:val="TableCellCategoryTitle"/>
            </w:pPr>
            <w:r>
              <w:t>📚 Primary Books</w:t>
            </w:r>
          </w:p>
          <w:p w14:paraId="761DC099" w14:textId="77777777" w:rsidR="001A20E6" w:rsidRDefault="00000000">
            <w:pPr>
              <w:pStyle w:val="TableCellResourceItem"/>
            </w:pPr>
            <w:r>
              <w:t>• India Year Book (Schemes) + PIB</w:t>
            </w:r>
          </w:p>
          <w:p w14:paraId="6E72AFF4" w14:textId="77777777" w:rsidR="001A20E6" w:rsidRDefault="00000000">
            <w:pPr>
              <w:pStyle w:val="TableCellResourceItem"/>
            </w:pPr>
            <w:r>
              <w:t>• Governance In India by M Laxmikanth</w:t>
            </w:r>
          </w:p>
          <w:p w14:paraId="40D525F1" w14:textId="77777777" w:rsidR="001A20E6" w:rsidRDefault="00000000">
            <w:pPr>
              <w:pStyle w:val="TableCellCategoryTitle"/>
            </w:pPr>
            <w:r>
              <w:t>📝 Practice Materials</w:t>
            </w:r>
          </w:p>
          <w:p w14:paraId="4C1D6398" w14:textId="77777777" w:rsidR="001A20E6" w:rsidRDefault="00000000">
            <w:pPr>
              <w:pStyle w:val="TableCellResourceItem"/>
            </w:pPr>
            <w:r>
              <w:t>• La Excellence Governance Material</w:t>
            </w:r>
          </w:p>
          <w:p w14:paraId="1E829E47" w14:textId="77777777" w:rsidR="001A20E6" w:rsidRDefault="00000000">
            <w:pPr>
              <w:pStyle w:val="TableCellResourceItem"/>
            </w:pPr>
            <w:r>
              <w:t>• Mains Workbook</w:t>
            </w:r>
          </w:p>
          <w:p w14:paraId="13FEDE64" w14:textId="77777777" w:rsidR="001A20E6" w:rsidRDefault="00000000">
            <w:pPr>
              <w:pStyle w:val="TableCellCategoryTitle"/>
            </w:pPr>
            <w:r>
              <w:t>📰 Current Affairs</w:t>
            </w:r>
          </w:p>
          <w:p w14:paraId="33A65894" w14:textId="77777777" w:rsidR="001A20E6" w:rsidRDefault="00000000">
            <w:pPr>
              <w:pStyle w:val="TableCellResourceItem"/>
            </w:pPr>
            <w:r>
              <w:t>• NITI Aayog + Yojana</w:t>
            </w:r>
          </w:p>
          <w:p w14:paraId="0FA0ECBA"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2BA64F92" w14:textId="77777777" w:rsidR="001A20E6" w:rsidRDefault="00000000">
            <w:pPr>
              <w:pStyle w:val="TableCellSubjectName"/>
            </w:pPr>
            <w:r>
              <w:t>International Relations</w:t>
            </w:r>
          </w:p>
          <w:p w14:paraId="26477021" w14:textId="77777777" w:rsidR="001A20E6" w:rsidRDefault="00000000">
            <w:pPr>
              <w:pStyle w:val="TableCellCategoryTitle"/>
            </w:pPr>
            <w:r>
              <w:t>📝 Practice Materials</w:t>
            </w:r>
          </w:p>
          <w:p w14:paraId="1DA55E88" w14:textId="77777777" w:rsidR="001A20E6" w:rsidRDefault="00000000">
            <w:pPr>
              <w:pStyle w:val="TableCellResourceItem"/>
            </w:pPr>
            <w:r>
              <w:t>• La Excellence IR Material</w:t>
            </w:r>
          </w:p>
          <w:p w14:paraId="6C285840" w14:textId="77777777" w:rsidR="001A20E6" w:rsidRDefault="00000000">
            <w:pPr>
              <w:pStyle w:val="TableCellResourceItem"/>
            </w:pPr>
            <w:r>
              <w:t>• Mains Workbook</w:t>
            </w:r>
          </w:p>
          <w:p w14:paraId="62CE8F13" w14:textId="77777777" w:rsidR="001A20E6" w:rsidRDefault="00000000">
            <w:pPr>
              <w:pStyle w:val="TableCellCategoryTitle"/>
            </w:pPr>
            <w:r>
              <w:t>📰 Current Affairs</w:t>
            </w:r>
          </w:p>
          <w:p w14:paraId="2953C776" w14:textId="77777777" w:rsidR="001A20E6" w:rsidRDefault="00000000">
            <w:pPr>
              <w:pStyle w:val="TableCellResourceItem"/>
            </w:pPr>
            <w:r>
              <w:t>• IDSA / ORF / MEA briefs</w:t>
            </w:r>
          </w:p>
          <w:p w14:paraId="0E17C181" w14:textId="77777777" w:rsidR="001A20E6" w:rsidRDefault="00000000">
            <w:pPr>
              <w:pStyle w:val="TableCellResourceItem"/>
            </w:pPr>
            <w:r>
              <w:t>• Newspapers (The Hindu and IE – International page)</w:t>
            </w:r>
          </w:p>
        </w:tc>
        <w:tc>
          <w:tcPr>
            <w:tcW w:w="1650" w:type="pct"/>
            <w:tcBorders>
              <w:bottom w:val="single" w:sz="2" w:space="0" w:color="D1D5DB"/>
              <w:right w:val="single" w:sz="2" w:space="0" w:color="D1D5DB"/>
            </w:tcBorders>
            <w:tcMar>
              <w:top w:w="200" w:type="dxa"/>
              <w:left w:w="150" w:type="dxa"/>
              <w:bottom w:w="200" w:type="dxa"/>
              <w:right w:w="150" w:type="dxa"/>
            </w:tcMar>
          </w:tcPr>
          <w:p w14:paraId="406717DA" w14:textId="77777777" w:rsidR="001A20E6" w:rsidRDefault="00000000">
            <w:pPr>
              <w:pStyle w:val="TableCellSubjectName"/>
            </w:pPr>
            <w:r>
              <w:t>Internal Security</w:t>
            </w:r>
          </w:p>
          <w:p w14:paraId="4E0AE38E" w14:textId="77777777" w:rsidR="001A20E6" w:rsidRDefault="00000000">
            <w:pPr>
              <w:pStyle w:val="TableCellCategoryTitle"/>
            </w:pPr>
            <w:r>
              <w:t>📝 Practice Materials</w:t>
            </w:r>
          </w:p>
          <w:p w14:paraId="12C8A4DE" w14:textId="77777777" w:rsidR="001A20E6" w:rsidRDefault="00000000">
            <w:pPr>
              <w:pStyle w:val="TableCellResourceItem"/>
            </w:pPr>
            <w:r>
              <w:t>• La Excellence Security Material</w:t>
            </w:r>
          </w:p>
          <w:p w14:paraId="366989CD" w14:textId="77777777" w:rsidR="001A20E6" w:rsidRDefault="00000000">
            <w:pPr>
              <w:pStyle w:val="TableCellResourceItem"/>
            </w:pPr>
            <w:r>
              <w:t>• Mains Workbook</w:t>
            </w:r>
          </w:p>
          <w:p w14:paraId="09D85D4F" w14:textId="77777777" w:rsidR="001A20E6" w:rsidRDefault="00000000">
            <w:pPr>
              <w:pStyle w:val="TableCellCategoryTitle"/>
            </w:pPr>
            <w:r>
              <w:t>📰 Current Affairs</w:t>
            </w:r>
          </w:p>
          <w:p w14:paraId="4C805F63" w14:textId="77777777" w:rsidR="001A20E6" w:rsidRDefault="00000000">
            <w:pPr>
              <w:pStyle w:val="TableCellResourceItem"/>
            </w:pPr>
            <w:r>
              <w:t>• IDSA Reports</w:t>
            </w:r>
          </w:p>
          <w:p w14:paraId="73D841F0" w14:textId="77777777" w:rsidR="001A20E6" w:rsidRDefault="00000000">
            <w:pPr>
              <w:pStyle w:val="TableCellResourceItem"/>
            </w:pPr>
            <w:r>
              <w:t>• Newspapers (Hindu and IE Explained)</w:t>
            </w:r>
          </w:p>
        </w:tc>
      </w:tr>
      <w:tr w:rsidR="001A20E6" w14:paraId="066EBE1E" w14:textId="77777777">
        <w:tc>
          <w:tcPr>
            <w:tcW w:w="1650" w:type="pct"/>
            <w:tcBorders>
              <w:bottom w:val="single" w:sz="2" w:space="0" w:color="D1D5DB"/>
              <w:right w:val="single" w:sz="2" w:space="0" w:color="D1D5DB"/>
            </w:tcBorders>
            <w:tcMar>
              <w:top w:w="200" w:type="dxa"/>
              <w:left w:w="150" w:type="dxa"/>
              <w:bottom w:w="200" w:type="dxa"/>
              <w:right w:w="150" w:type="dxa"/>
            </w:tcMar>
          </w:tcPr>
          <w:p w14:paraId="59581487" w14:textId="77777777" w:rsidR="001A20E6" w:rsidRDefault="00000000">
            <w:pPr>
              <w:pStyle w:val="TableCellSubjectName"/>
            </w:pPr>
            <w:r>
              <w:t>Society and Social Justice</w:t>
            </w:r>
          </w:p>
          <w:p w14:paraId="23187296" w14:textId="77777777" w:rsidR="001A20E6" w:rsidRDefault="00000000">
            <w:pPr>
              <w:pStyle w:val="TableCellCategoryTitle"/>
            </w:pPr>
            <w:r>
              <w:t>📝 Practice Materials</w:t>
            </w:r>
          </w:p>
          <w:p w14:paraId="7BF09B69" w14:textId="77777777" w:rsidR="001A20E6" w:rsidRDefault="00000000">
            <w:pPr>
              <w:pStyle w:val="TableCellResourceItem"/>
            </w:pPr>
            <w:r>
              <w:t>• La Excellence Society Material</w:t>
            </w:r>
          </w:p>
          <w:p w14:paraId="588710D1" w14:textId="77777777" w:rsidR="001A20E6" w:rsidRDefault="00000000">
            <w:pPr>
              <w:pStyle w:val="TableCellResourceItem"/>
            </w:pPr>
            <w:r>
              <w:t>• Mains Workbook</w:t>
            </w:r>
          </w:p>
          <w:p w14:paraId="509CFD90" w14:textId="77777777" w:rsidR="001A20E6" w:rsidRDefault="00000000">
            <w:pPr>
              <w:pStyle w:val="TableCellCategoryTitle"/>
            </w:pPr>
            <w:r>
              <w:t>📰 Current Affairs</w:t>
            </w:r>
          </w:p>
          <w:p w14:paraId="31B85CC6" w14:textId="77777777" w:rsidR="001A20E6" w:rsidRDefault="00000000">
            <w:pPr>
              <w:pStyle w:val="TableCellResourceItem"/>
            </w:pPr>
            <w:r>
              <w:t>• Newspapers (Hindu and IE Explained) (Social issues, NFHS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08CBDB25" w14:textId="77777777" w:rsidR="001A20E6" w:rsidRDefault="00000000">
            <w:pPr>
              <w:pStyle w:val="TableCellSubjectName"/>
            </w:pPr>
            <w:r>
              <w:t>Essay</w:t>
            </w:r>
          </w:p>
          <w:p w14:paraId="0FA2CB4C" w14:textId="77777777" w:rsidR="001A20E6" w:rsidRDefault="00000000">
            <w:pPr>
              <w:pStyle w:val="TableCellCategoryTitle"/>
            </w:pPr>
            <w:r>
              <w:t>📚 Primary Books</w:t>
            </w:r>
          </w:p>
          <w:p w14:paraId="735DE691" w14:textId="77777777" w:rsidR="001A20E6" w:rsidRDefault="00000000">
            <w:pPr>
              <w:pStyle w:val="TableCellResourceItem"/>
            </w:pPr>
            <w:r>
              <w:t>• Michael Sandel – Justice</w:t>
            </w:r>
          </w:p>
          <w:p w14:paraId="74633F36" w14:textId="77777777" w:rsidR="001A20E6" w:rsidRDefault="00000000">
            <w:pPr>
              <w:pStyle w:val="TableCellResourceItem"/>
            </w:pPr>
            <w:r>
              <w:t>• Ethics by Jitin Yadav</w:t>
            </w:r>
          </w:p>
          <w:p w14:paraId="1E7CE218" w14:textId="77777777" w:rsidR="001A20E6" w:rsidRDefault="00000000">
            <w:pPr>
              <w:pStyle w:val="TableCellResourceItem"/>
            </w:pPr>
            <w:r>
              <w:t>• 2nd ARC (4th, 10th – Ethics in Governance)</w:t>
            </w:r>
          </w:p>
          <w:p w14:paraId="37FA86B7" w14:textId="77777777" w:rsidR="001A20E6" w:rsidRDefault="00000000">
            <w:pPr>
              <w:pStyle w:val="TableCellCategoryTitle"/>
            </w:pPr>
            <w:r>
              <w:t>📝 Practice Materials</w:t>
            </w:r>
          </w:p>
          <w:p w14:paraId="210EE5B6" w14:textId="77777777" w:rsidR="001A20E6" w:rsidRDefault="00000000">
            <w:pPr>
              <w:pStyle w:val="TableCellResourceItem"/>
            </w:pPr>
            <w:r>
              <w:t>• La Excellence Ethics Material</w:t>
            </w:r>
          </w:p>
          <w:p w14:paraId="538F38AE" w14:textId="77777777" w:rsidR="001A20E6" w:rsidRDefault="00000000">
            <w:pPr>
              <w:pStyle w:val="TableCellResourceItem"/>
            </w:pPr>
            <w:r>
              <w:t>• Prelims &amp; Mains Workbooks</w:t>
            </w:r>
          </w:p>
          <w:p w14:paraId="387E4294" w14:textId="77777777" w:rsidR="001A20E6" w:rsidRDefault="00000000">
            <w:pPr>
              <w:pStyle w:val="TableCellCategoryTitle"/>
            </w:pPr>
            <w:r>
              <w:t>📰 Current Affairs</w:t>
            </w:r>
          </w:p>
          <w:p w14:paraId="5ECCF9A9" w14:textId="77777777" w:rsidR="001A20E6" w:rsidRDefault="00000000">
            <w:pPr>
              <w:pStyle w:val="TableCellResourceItem"/>
            </w:pPr>
            <w:r>
              <w:t>• Newspapers (case studies, ethical dilemmas in news)</w:t>
            </w:r>
          </w:p>
        </w:tc>
        <w:tc>
          <w:tcPr>
            <w:tcW w:w="1650" w:type="pct"/>
            <w:tcBorders>
              <w:bottom w:val="single" w:sz="2" w:space="0" w:color="D1D5DB"/>
              <w:right w:val="single" w:sz="2" w:space="0" w:color="D1D5DB"/>
            </w:tcBorders>
            <w:tcMar>
              <w:top w:w="200" w:type="dxa"/>
              <w:left w:w="150" w:type="dxa"/>
              <w:bottom w:w="200" w:type="dxa"/>
              <w:right w:w="150" w:type="dxa"/>
            </w:tcMar>
          </w:tcPr>
          <w:p w14:paraId="7892B6B0" w14:textId="77777777" w:rsidR="001A20E6" w:rsidRDefault="00000000">
            <w:pPr>
              <w:pStyle w:val="TableCellSubjectName"/>
            </w:pPr>
            <w:r>
              <w:t>History-Ancient</w:t>
            </w:r>
          </w:p>
          <w:p w14:paraId="2F77662A" w14:textId="77777777" w:rsidR="001A20E6" w:rsidRDefault="00000000">
            <w:pPr>
              <w:pStyle w:val="TableCellCategoryTitle"/>
            </w:pPr>
            <w:r>
              <w:t>📚 Primary Books</w:t>
            </w:r>
          </w:p>
          <w:p w14:paraId="12972636" w14:textId="77777777" w:rsidR="001A20E6" w:rsidRDefault="00000000">
            <w:pPr>
              <w:pStyle w:val="TableCellResourceItem"/>
            </w:pPr>
            <w:r>
              <w:t>• NCERT Class VI - Our Past - I - What, Where, How and When?</w:t>
            </w:r>
          </w:p>
          <w:p w14:paraId="4BA1ADFF" w14:textId="77777777" w:rsidR="001A20E6" w:rsidRDefault="00000000">
            <w:pPr>
              <w:pStyle w:val="TableCellResourceItem"/>
            </w:pPr>
            <w:r>
              <w:t>• Ancient India by R.S. Sharma - The Importance of Ancient History</w:t>
            </w:r>
          </w:p>
          <w:p w14:paraId="149CFB50" w14:textId="77777777" w:rsidR="001A20E6" w:rsidRDefault="00000000">
            <w:pPr>
              <w:pStyle w:val="TableCellResourceItem"/>
            </w:pPr>
            <w:r>
              <w:t>• Ancient India by R.S. Sharma - The Construction of Ancient Indian History</w:t>
            </w:r>
          </w:p>
          <w:p w14:paraId="6561E036" w14:textId="77777777" w:rsidR="001A20E6" w:rsidRDefault="00000000">
            <w:pPr>
              <w:pStyle w:val="TableCellResourceItem"/>
            </w:pPr>
            <w:r>
              <w:t>• Ancient India by R.S. Sharma - The Geographical Setting</w:t>
            </w:r>
          </w:p>
          <w:p w14:paraId="76E361A3" w14:textId="77777777" w:rsidR="001A20E6" w:rsidRDefault="00000000">
            <w:pPr>
              <w:pStyle w:val="TableCellCategoryTitle"/>
            </w:pPr>
            <w:r>
              <w:t>📝 Practice Materials</w:t>
            </w:r>
          </w:p>
          <w:p w14:paraId="0C25AB3F" w14:textId="77777777" w:rsidR="001A20E6" w:rsidRDefault="00000000">
            <w:pPr>
              <w:pStyle w:val="TableCellResourceItem"/>
            </w:pPr>
            <w:r>
              <w:t>• La Excellence Culture Material</w:t>
            </w:r>
          </w:p>
          <w:p w14:paraId="1C273B1F" w14:textId="77777777" w:rsidR="001A20E6" w:rsidRDefault="00000000">
            <w:pPr>
              <w:pStyle w:val="TableCellResourceItem"/>
            </w:pPr>
            <w:r>
              <w:t>• Ancient/Medieval Prelims Workbooks</w:t>
            </w:r>
          </w:p>
          <w:p w14:paraId="2813E6AF" w14:textId="77777777" w:rsidR="001A20E6" w:rsidRDefault="00000000">
            <w:pPr>
              <w:pStyle w:val="TableCellCategoryTitle"/>
            </w:pPr>
            <w:r>
              <w:t>📰 Current Affairs</w:t>
            </w:r>
          </w:p>
          <w:p w14:paraId="1E8599EC" w14:textId="77777777" w:rsidR="001A20E6" w:rsidRDefault="00000000">
            <w:pPr>
              <w:pStyle w:val="TableCellResourceItem"/>
            </w:pPr>
            <w:r>
              <w:t>• Newspapers (CA on Archaeology/Heritage)</w:t>
            </w:r>
          </w:p>
        </w:tc>
      </w:tr>
      <w:tr w:rsidR="001A20E6" w14:paraId="6FEBEEEF" w14:textId="77777777">
        <w:tc>
          <w:tcPr>
            <w:tcW w:w="1650" w:type="pct"/>
            <w:tcBorders>
              <w:bottom w:val="single" w:sz="2" w:space="0" w:color="D1D5DB"/>
              <w:right w:val="single" w:sz="2" w:space="0" w:color="D1D5DB"/>
            </w:tcBorders>
            <w:tcMar>
              <w:top w:w="200" w:type="dxa"/>
              <w:left w:w="150" w:type="dxa"/>
              <w:bottom w:w="200" w:type="dxa"/>
              <w:right w:w="150" w:type="dxa"/>
            </w:tcMar>
          </w:tcPr>
          <w:p w14:paraId="61802E08" w14:textId="77777777" w:rsidR="001A20E6" w:rsidRDefault="00000000">
            <w:pPr>
              <w:pStyle w:val="TableCellSubjectName"/>
            </w:pPr>
            <w:r>
              <w:t>History-Medieval</w:t>
            </w:r>
          </w:p>
          <w:p w14:paraId="0D72DE66" w14:textId="77777777" w:rsidR="001A20E6" w:rsidRDefault="00000000">
            <w:pPr>
              <w:pStyle w:val="TableCellCategoryTitle"/>
            </w:pPr>
            <w:r>
              <w:t>📚 Primary Books</w:t>
            </w:r>
          </w:p>
          <w:p w14:paraId="0ACA9B57" w14:textId="77777777" w:rsidR="001A20E6" w:rsidRDefault="00000000">
            <w:pPr>
              <w:pStyle w:val="TableCellResourceItem"/>
            </w:pPr>
            <w:r>
              <w:t>• NCERT Class VII - Our Past - II - Tracing Changes Through a Thousand Years</w:t>
            </w:r>
          </w:p>
          <w:p w14:paraId="19B6197F" w14:textId="77777777" w:rsidR="001A20E6" w:rsidRDefault="00000000">
            <w:pPr>
              <w:pStyle w:val="TableCellResourceItem"/>
            </w:pPr>
            <w:r>
              <w:t>• Medieval India by Satish Chandra - India and the World</w:t>
            </w:r>
          </w:p>
          <w:p w14:paraId="79FCDC26" w14:textId="77777777" w:rsidR="001A20E6" w:rsidRDefault="00000000">
            <w:pPr>
              <w:pStyle w:val="TableCellResourceItem"/>
            </w:pPr>
            <w:r>
              <w:t>• Medieval India by Satish Chandra - Assessment and Review of Medieval India</w:t>
            </w:r>
          </w:p>
          <w:p w14:paraId="749694CA" w14:textId="77777777" w:rsidR="001A20E6" w:rsidRDefault="00000000">
            <w:pPr>
              <w:pStyle w:val="TableCellCategoryTitle"/>
            </w:pPr>
            <w:r>
              <w:t>📝 Practice Materials</w:t>
            </w:r>
          </w:p>
          <w:p w14:paraId="4FD6F44E" w14:textId="77777777" w:rsidR="001A20E6" w:rsidRDefault="00000000">
            <w:pPr>
              <w:pStyle w:val="TableCellResourceItem"/>
            </w:pPr>
            <w:r>
              <w:t>• La Excellence Culture Material</w:t>
            </w:r>
          </w:p>
          <w:p w14:paraId="046735F9" w14:textId="77777777" w:rsidR="001A20E6" w:rsidRDefault="00000000">
            <w:pPr>
              <w:pStyle w:val="TableCellResourceItem"/>
            </w:pPr>
            <w:r>
              <w:t>• Ancient/Medieval Prelims Workbooks</w:t>
            </w:r>
          </w:p>
          <w:p w14:paraId="068E3893" w14:textId="77777777" w:rsidR="001A20E6" w:rsidRDefault="00000000">
            <w:pPr>
              <w:pStyle w:val="TableCellCategoryTitle"/>
            </w:pPr>
            <w:r>
              <w:t>📰 Current Affairs</w:t>
            </w:r>
          </w:p>
          <w:p w14:paraId="191D0BD6" w14:textId="77777777" w:rsidR="001A20E6" w:rsidRDefault="00000000">
            <w:pPr>
              <w:pStyle w:val="TableCellResourceItem"/>
            </w:pPr>
            <w:r>
              <w:t>• Newspapers (CA on Archaeology/Heritage)</w:t>
            </w:r>
          </w:p>
        </w:tc>
        <w:tc>
          <w:tcPr>
            <w:tcW w:w="1650" w:type="pct"/>
          </w:tcPr>
          <w:p w14:paraId="0A5BDF92" w14:textId="77777777" w:rsidR="001A20E6" w:rsidRDefault="001A20E6"/>
        </w:tc>
        <w:tc>
          <w:tcPr>
            <w:tcW w:w="1650" w:type="pct"/>
          </w:tcPr>
          <w:p w14:paraId="019C9AD1" w14:textId="77777777" w:rsidR="001A20E6" w:rsidRDefault="001A20E6"/>
        </w:tc>
      </w:tr>
    </w:tbl>
    <w:p w14:paraId="493A2AB4" w14:textId="77777777" w:rsidR="001A20E6" w:rsidRDefault="001A20E6">
      <w:pPr>
        <w:spacing w:after="400"/>
      </w:pPr>
    </w:p>
    <w:p w14:paraId="57852590"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16FA09F5" w14:textId="77777777">
        <w:tc>
          <w:tcPr>
            <w:tcW w:w="2500" w:type="pct"/>
            <w:tcMar>
              <w:top w:w="0" w:type="dxa"/>
              <w:left w:w="0" w:type="dxa"/>
              <w:bottom w:w="0" w:type="dxa"/>
              <w:right w:w="0" w:type="dxa"/>
            </w:tcMar>
          </w:tcPr>
          <w:p w14:paraId="29FEEDEA" w14:textId="77777777" w:rsidR="001A20E6" w:rsidRDefault="00000000">
            <w:pPr>
              <w:pStyle w:val="WeekTitle"/>
            </w:pPr>
            <w:r>
              <w:rPr>
                <w:color w:val="BE185D"/>
              </w:rPr>
              <w:t>📅 Nov 29 - Dec 05, 2026</w:t>
            </w:r>
          </w:p>
        </w:tc>
        <w:tc>
          <w:tcPr>
            <w:tcW w:w="2500" w:type="pct"/>
            <w:tcMar>
              <w:top w:w="0" w:type="dxa"/>
              <w:left w:w="0" w:type="dxa"/>
              <w:bottom w:w="0" w:type="dxa"/>
              <w:right w:w="0" w:type="dxa"/>
            </w:tcMar>
          </w:tcPr>
          <w:p w14:paraId="33F9F35D" w14:textId="77777777" w:rsidR="001A20E6" w:rsidRDefault="00000000">
            <w:pPr>
              <w:pStyle w:val="WeekCycleName"/>
            </w:pPr>
            <w:r>
              <w:rPr>
                <w:color w:val="BE185D"/>
              </w:rPr>
              <w:t>C3</w:t>
            </w:r>
          </w:p>
        </w:tc>
      </w:tr>
    </w:tbl>
    <w:p w14:paraId="115CC74F"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2FCEF7A7" w14:textId="77777777">
        <w:tc>
          <w:tcPr>
            <w:tcW w:w="700" w:type="pct"/>
            <w:shd w:val="clear" w:color="auto" w:fill="FCE7F3"/>
            <w:tcMar>
              <w:top w:w="200" w:type="dxa"/>
              <w:left w:w="100" w:type="dxa"/>
              <w:bottom w:w="200" w:type="dxa"/>
              <w:right w:w="100" w:type="dxa"/>
            </w:tcMar>
          </w:tcPr>
          <w:p w14:paraId="2F56EA3B" w14:textId="77777777" w:rsidR="001A20E6" w:rsidRDefault="00000000">
            <w:pPr>
              <w:pStyle w:val="TableCellCalendarDayHeader"/>
            </w:pPr>
            <w:r>
              <w:rPr>
                <w:color w:val="BE185D"/>
              </w:rPr>
              <w:t>Sunday</w:t>
            </w:r>
          </w:p>
          <w:p w14:paraId="3464ACAE" w14:textId="77777777" w:rsidR="001A20E6" w:rsidRDefault="00000000">
            <w:pPr>
              <w:pStyle w:val="TableCellCalendarDateHeader"/>
            </w:pPr>
            <w:r>
              <w:rPr>
                <w:color w:val="BE185D"/>
              </w:rPr>
              <w:t>Nov 29</w:t>
            </w:r>
          </w:p>
          <w:p w14:paraId="1541617C"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08459676" w14:textId="77777777" w:rsidR="001A20E6" w:rsidRDefault="00000000">
            <w:pPr>
              <w:pStyle w:val="TableCellCalendarDayHeader"/>
            </w:pPr>
            <w:r>
              <w:rPr>
                <w:color w:val="BE185D"/>
              </w:rPr>
              <w:t>Monday</w:t>
            </w:r>
          </w:p>
          <w:p w14:paraId="70A9DA1F" w14:textId="77777777" w:rsidR="001A20E6" w:rsidRDefault="00000000">
            <w:pPr>
              <w:pStyle w:val="TableCellCalendarDateHeader"/>
            </w:pPr>
            <w:r>
              <w:rPr>
                <w:color w:val="BE185D"/>
              </w:rPr>
              <w:t>Nov 30</w:t>
            </w:r>
          </w:p>
          <w:p w14:paraId="3F21CC60"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0EAA551F" w14:textId="77777777" w:rsidR="001A20E6" w:rsidRDefault="00000000">
            <w:pPr>
              <w:pStyle w:val="TableCellCalendarDayHeader"/>
            </w:pPr>
            <w:r>
              <w:rPr>
                <w:color w:val="BE185D"/>
              </w:rPr>
              <w:t>Tuesday</w:t>
            </w:r>
          </w:p>
          <w:p w14:paraId="37903C5C" w14:textId="77777777" w:rsidR="001A20E6" w:rsidRDefault="00000000">
            <w:pPr>
              <w:pStyle w:val="TableCellCalendarDateHeader"/>
            </w:pPr>
            <w:r>
              <w:rPr>
                <w:color w:val="BE185D"/>
              </w:rPr>
              <w:t>Dec 01</w:t>
            </w:r>
          </w:p>
          <w:p w14:paraId="336874CF"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4955E571" w14:textId="77777777" w:rsidR="001A20E6" w:rsidRDefault="00000000">
            <w:pPr>
              <w:pStyle w:val="TableCellCalendarDayHeader"/>
            </w:pPr>
            <w:r>
              <w:rPr>
                <w:color w:val="BE185D"/>
              </w:rPr>
              <w:t>Wednesday</w:t>
            </w:r>
          </w:p>
          <w:p w14:paraId="7F4FFB63" w14:textId="77777777" w:rsidR="001A20E6" w:rsidRDefault="00000000">
            <w:pPr>
              <w:pStyle w:val="TableCellCalendarDateHeader"/>
            </w:pPr>
            <w:r>
              <w:rPr>
                <w:color w:val="BE185D"/>
              </w:rPr>
              <w:t>Dec 02</w:t>
            </w:r>
          </w:p>
          <w:p w14:paraId="3A6BEEEA"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59B95AB4" w14:textId="77777777" w:rsidR="001A20E6" w:rsidRDefault="00000000">
            <w:pPr>
              <w:pStyle w:val="TableCellCalendarDayHeader"/>
            </w:pPr>
            <w:r>
              <w:rPr>
                <w:color w:val="BE185D"/>
              </w:rPr>
              <w:t>Thursday</w:t>
            </w:r>
          </w:p>
          <w:p w14:paraId="36D9811C" w14:textId="77777777" w:rsidR="001A20E6" w:rsidRDefault="00000000">
            <w:pPr>
              <w:pStyle w:val="TableCellCalendarDateHeader"/>
            </w:pPr>
            <w:r>
              <w:rPr>
                <w:color w:val="BE185D"/>
              </w:rPr>
              <w:t>Dec 03</w:t>
            </w:r>
          </w:p>
          <w:p w14:paraId="513AE138"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5ADEF736" w14:textId="77777777" w:rsidR="001A20E6" w:rsidRDefault="00000000">
            <w:pPr>
              <w:pStyle w:val="TableCellCalendarDayHeader"/>
            </w:pPr>
            <w:r>
              <w:rPr>
                <w:color w:val="BE185D"/>
              </w:rPr>
              <w:t>Friday</w:t>
            </w:r>
          </w:p>
          <w:p w14:paraId="36BEB29A" w14:textId="77777777" w:rsidR="001A20E6" w:rsidRDefault="00000000">
            <w:pPr>
              <w:pStyle w:val="TableCellCalendarDateHeader"/>
            </w:pPr>
            <w:r>
              <w:rPr>
                <w:color w:val="BE185D"/>
              </w:rPr>
              <w:t>Dec 04</w:t>
            </w:r>
          </w:p>
          <w:p w14:paraId="4CD68B92"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5DB540C5" w14:textId="77777777" w:rsidR="001A20E6" w:rsidRDefault="00000000">
            <w:pPr>
              <w:pStyle w:val="TableCellCalendarDayHeader"/>
            </w:pPr>
            <w:r>
              <w:rPr>
                <w:color w:val="F57C00"/>
              </w:rPr>
              <w:t>Saturday</w:t>
            </w:r>
          </w:p>
          <w:p w14:paraId="0D82B284" w14:textId="77777777" w:rsidR="001A20E6" w:rsidRDefault="00000000">
            <w:pPr>
              <w:pStyle w:val="TableCellCalendarDateHeader"/>
            </w:pPr>
            <w:r>
              <w:rPr>
                <w:color w:val="F57C00"/>
              </w:rPr>
              <w:t>Dec 05</w:t>
            </w:r>
          </w:p>
          <w:p w14:paraId="6A072979" w14:textId="77777777" w:rsidR="001A20E6" w:rsidRDefault="00000000">
            <w:pPr>
              <w:pStyle w:val="TableCellCatchupLabel"/>
            </w:pPr>
            <w:r>
              <w:rPr>
                <w:color w:val="F57C00"/>
              </w:rPr>
              <w:t>Catchup Day</w:t>
            </w:r>
          </w:p>
        </w:tc>
      </w:tr>
      <w:tr w:rsidR="001A20E6" w14:paraId="6FA5E065" w14:textId="77777777">
        <w:tc>
          <w:tcPr>
            <w:tcW w:w="700" w:type="pct"/>
            <w:shd w:val="clear" w:color="auto" w:fill="FCE7F3"/>
            <w:tcMar>
              <w:top w:w="150" w:type="dxa"/>
              <w:left w:w="100" w:type="dxa"/>
              <w:bottom w:w="150" w:type="dxa"/>
              <w:right w:w="100" w:type="dxa"/>
            </w:tcMar>
          </w:tcPr>
          <w:p w14:paraId="31FF7C57" w14:textId="77777777" w:rsidR="001A20E6" w:rsidRDefault="00000000">
            <w:pPr>
              <w:pStyle w:val="TableCellTaskSubject"/>
            </w:pPr>
            <w:r>
              <w:t>Sociology</w:t>
            </w:r>
          </w:p>
          <w:p w14:paraId="3151D1B3" w14:textId="77777777" w:rsidR="001A20E6" w:rsidRDefault="00000000">
            <w:pPr>
              <w:pStyle w:val="TableCellTaskDetails"/>
            </w:pPr>
            <w:r>
              <w:t>• Test - TEST — 3h</w:t>
            </w:r>
          </w:p>
          <w:p w14:paraId="2AE68D6E"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69CC80C9" w14:textId="77777777" w:rsidR="001A20E6" w:rsidRDefault="00000000">
            <w:pPr>
              <w:pStyle w:val="TableCellTaskSubject"/>
            </w:pPr>
            <w:r>
              <w:t>Sociology</w:t>
            </w:r>
          </w:p>
          <w:p w14:paraId="65759854" w14:textId="77777777" w:rsidR="001A20E6" w:rsidRDefault="00000000">
            <w:pPr>
              <w:pStyle w:val="TableCellTaskDetails"/>
            </w:pPr>
            <w:r>
              <w:t>• Study - OPT-SOC/01 — 1h 30m</w:t>
            </w:r>
          </w:p>
          <w:p w14:paraId="6B61AB46" w14:textId="77777777" w:rsidR="001A20E6" w:rsidRDefault="00000000">
            <w:pPr>
              <w:pStyle w:val="TableCellTaskBadge"/>
              <w:shd w:val="clear" w:color="auto" w:fill="E3F2FD"/>
            </w:pPr>
            <w:r>
              <w:rPr>
                <w:b/>
                <w:bCs/>
                <w:color w:val="1976D2"/>
              </w:rPr>
              <w:t>STUDY</w:t>
            </w:r>
          </w:p>
          <w:p w14:paraId="1CF497B0" w14:textId="77777777" w:rsidR="001A20E6" w:rsidRDefault="00000000">
            <w:pPr>
              <w:pStyle w:val="TableCellTaskDetails"/>
            </w:pPr>
            <w:r>
              <w:t>• Revision - OPT-SOC/01 — 30m</w:t>
            </w:r>
          </w:p>
          <w:p w14:paraId="6E6C0D22" w14:textId="77777777" w:rsidR="001A20E6" w:rsidRDefault="00000000">
            <w:pPr>
              <w:pStyle w:val="TableCellTaskBadge"/>
              <w:shd w:val="clear" w:color="auto" w:fill="FCE4EC"/>
            </w:pPr>
            <w:r>
              <w:rPr>
                <w:b/>
                <w:bCs/>
                <w:color w:val="C2185B"/>
              </w:rPr>
              <w:t>REVISION</w:t>
            </w:r>
          </w:p>
          <w:p w14:paraId="4240B528" w14:textId="77777777" w:rsidR="001A20E6" w:rsidRDefault="00000000">
            <w:pPr>
              <w:pStyle w:val="TableCellTaskDetails"/>
            </w:pPr>
            <w:r>
              <w:t>• Practice - OPT-SOC/01 — 30m</w:t>
            </w:r>
          </w:p>
          <w:p w14:paraId="47729746"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122226CF" w14:textId="77777777" w:rsidR="001A20E6" w:rsidRDefault="00000000">
            <w:pPr>
              <w:pStyle w:val="TableCellTaskSubject"/>
            </w:pPr>
            <w:r>
              <w:t>Sociology</w:t>
            </w:r>
          </w:p>
          <w:p w14:paraId="43378686" w14:textId="77777777" w:rsidR="001A20E6" w:rsidRDefault="00000000">
            <w:pPr>
              <w:pStyle w:val="TableCellTaskDetails"/>
            </w:pPr>
            <w:r>
              <w:t>• Study - OPT-SOC/01 — 1h 30m</w:t>
            </w:r>
          </w:p>
          <w:p w14:paraId="4430ACC7" w14:textId="77777777" w:rsidR="001A20E6" w:rsidRDefault="00000000">
            <w:pPr>
              <w:pStyle w:val="TableCellTaskBadge"/>
              <w:shd w:val="clear" w:color="auto" w:fill="E3F2FD"/>
            </w:pPr>
            <w:r>
              <w:rPr>
                <w:b/>
                <w:bCs/>
                <w:color w:val="1976D2"/>
              </w:rPr>
              <w:t>STUDY</w:t>
            </w:r>
          </w:p>
          <w:p w14:paraId="1A612FED" w14:textId="77777777" w:rsidR="001A20E6" w:rsidRDefault="00000000">
            <w:pPr>
              <w:pStyle w:val="TableCellTaskDetails"/>
            </w:pPr>
            <w:r>
              <w:t>• Revision - OPT-SOC/01 — 30m</w:t>
            </w:r>
          </w:p>
          <w:p w14:paraId="1D786493" w14:textId="77777777" w:rsidR="001A20E6" w:rsidRDefault="00000000">
            <w:pPr>
              <w:pStyle w:val="TableCellTaskBadge"/>
              <w:shd w:val="clear" w:color="auto" w:fill="FCE4EC"/>
            </w:pPr>
            <w:r>
              <w:rPr>
                <w:b/>
                <w:bCs/>
                <w:color w:val="C2185B"/>
              </w:rPr>
              <w:t>REVISION</w:t>
            </w:r>
          </w:p>
          <w:p w14:paraId="2EB72E33" w14:textId="77777777" w:rsidR="001A20E6" w:rsidRDefault="00000000">
            <w:pPr>
              <w:pStyle w:val="TableCellTaskDetails"/>
            </w:pPr>
            <w:r>
              <w:t>• Practice - OPT-SOC/01 — 30m</w:t>
            </w:r>
          </w:p>
          <w:p w14:paraId="4474295A"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37633ED5" w14:textId="77777777" w:rsidR="001A20E6" w:rsidRDefault="00000000">
            <w:pPr>
              <w:pStyle w:val="TableCellTaskSubject"/>
            </w:pPr>
            <w:r>
              <w:t>Sociology</w:t>
            </w:r>
          </w:p>
          <w:p w14:paraId="756E42C0" w14:textId="77777777" w:rsidR="001A20E6" w:rsidRDefault="00000000">
            <w:pPr>
              <w:pStyle w:val="TableCellTaskDetails"/>
            </w:pPr>
            <w:r>
              <w:t>• Study - OPT-SOC/01 — 1h 30m</w:t>
            </w:r>
          </w:p>
          <w:p w14:paraId="2203A3A2" w14:textId="77777777" w:rsidR="001A20E6" w:rsidRDefault="00000000">
            <w:pPr>
              <w:pStyle w:val="TableCellTaskBadge"/>
              <w:shd w:val="clear" w:color="auto" w:fill="E3F2FD"/>
            </w:pPr>
            <w:r>
              <w:rPr>
                <w:b/>
                <w:bCs/>
                <w:color w:val="1976D2"/>
              </w:rPr>
              <w:t>STUDY</w:t>
            </w:r>
          </w:p>
          <w:p w14:paraId="00A93647" w14:textId="77777777" w:rsidR="001A20E6" w:rsidRDefault="00000000">
            <w:pPr>
              <w:pStyle w:val="TableCellTaskDetails"/>
            </w:pPr>
            <w:r>
              <w:t>• Revision - OPT-SOC/01 — 30m</w:t>
            </w:r>
          </w:p>
          <w:p w14:paraId="7693ECA6" w14:textId="77777777" w:rsidR="001A20E6" w:rsidRDefault="00000000">
            <w:pPr>
              <w:pStyle w:val="TableCellTaskBadge"/>
              <w:shd w:val="clear" w:color="auto" w:fill="FCE4EC"/>
            </w:pPr>
            <w:r>
              <w:rPr>
                <w:b/>
                <w:bCs/>
                <w:color w:val="C2185B"/>
              </w:rPr>
              <w:t>REVISION</w:t>
            </w:r>
          </w:p>
          <w:p w14:paraId="23EA989D" w14:textId="77777777" w:rsidR="001A20E6" w:rsidRDefault="00000000">
            <w:pPr>
              <w:pStyle w:val="TableCellTaskDetails"/>
            </w:pPr>
            <w:r>
              <w:t>• Practice - OPT-SOC/01 — 30m</w:t>
            </w:r>
          </w:p>
          <w:p w14:paraId="79ED8B16"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28FDB2D8" w14:textId="77777777" w:rsidR="001A20E6" w:rsidRDefault="00000000">
            <w:pPr>
              <w:pStyle w:val="TableCellTaskSubject"/>
            </w:pPr>
            <w:r>
              <w:t>Sociology</w:t>
            </w:r>
          </w:p>
          <w:p w14:paraId="27C2D8DE" w14:textId="77777777" w:rsidR="001A20E6" w:rsidRDefault="00000000">
            <w:pPr>
              <w:pStyle w:val="TableCellTaskDetails"/>
            </w:pPr>
            <w:r>
              <w:t>• Study - OPT-SOC/01 — 1h 30m</w:t>
            </w:r>
          </w:p>
          <w:p w14:paraId="790692AA" w14:textId="77777777" w:rsidR="001A20E6" w:rsidRDefault="00000000">
            <w:pPr>
              <w:pStyle w:val="TableCellTaskBadge"/>
              <w:shd w:val="clear" w:color="auto" w:fill="E3F2FD"/>
            </w:pPr>
            <w:r>
              <w:rPr>
                <w:b/>
                <w:bCs/>
                <w:color w:val="1976D2"/>
              </w:rPr>
              <w:t>STUDY</w:t>
            </w:r>
          </w:p>
          <w:p w14:paraId="0C3571AE" w14:textId="77777777" w:rsidR="001A20E6" w:rsidRDefault="00000000">
            <w:pPr>
              <w:pStyle w:val="TableCellTaskDetails"/>
            </w:pPr>
            <w:r>
              <w:t>• Revision - OPT-SOC/01 — 30m</w:t>
            </w:r>
          </w:p>
          <w:p w14:paraId="7956E5AB" w14:textId="77777777" w:rsidR="001A20E6" w:rsidRDefault="00000000">
            <w:pPr>
              <w:pStyle w:val="TableCellTaskBadge"/>
              <w:shd w:val="clear" w:color="auto" w:fill="FCE4EC"/>
            </w:pPr>
            <w:r>
              <w:rPr>
                <w:b/>
                <w:bCs/>
                <w:color w:val="C2185B"/>
              </w:rPr>
              <w:t>REVISION</w:t>
            </w:r>
          </w:p>
          <w:p w14:paraId="15B5B993" w14:textId="77777777" w:rsidR="001A20E6" w:rsidRDefault="00000000">
            <w:pPr>
              <w:pStyle w:val="TableCellTaskDetails"/>
            </w:pPr>
            <w:r>
              <w:t>• Practice - OPT-SOC/01 — 30m</w:t>
            </w:r>
          </w:p>
          <w:p w14:paraId="779CF7D1"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5BDC0EB3" w14:textId="77777777" w:rsidR="001A20E6" w:rsidRDefault="00000000">
            <w:pPr>
              <w:pStyle w:val="TableCellTaskSubject"/>
            </w:pPr>
            <w:r>
              <w:t>Sociology</w:t>
            </w:r>
          </w:p>
          <w:p w14:paraId="242CD9F2" w14:textId="77777777" w:rsidR="001A20E6" w:rsidRDefault="00000000">
            <w:pPr>
              <w:pStyle w:val="TableCellTaskDetails"/>
            </w:pPr>
            <w:r>
              <w:t>• Study - OPT-SOC/01 — 1h 30m</w:t>
            </w:r>
          </w:p>
          <w:p w14:paraId="67B1E87C" w14:textId="77777777" w:rsidR="001A20E6" w:rsidRDefault="00000000">
            <w:pPr>
              <w:pStyle w:val="TableCellTaskBadge"/>
              <w:shd w:val="clear" w:color="auto" w:fill="E3F2FD"/>
            </w:pPr>
            <w:r>
              <w:rPr>
                <w:b/>
                <w:bCs/>
                <w:color w:val="1976D2"/>
              </w:rPr>
              <w:t>STUDY</w:t>
            </w:r>
          </w:p>
          <w:p w14:paraId="2F30D981" w14:textId="77777777" w:rsidR="001A20E6" w:rsidRDefault="00000000">
            <w:pPr>
              <w:pStyle w:val="TableCellTaskDetails"/>
            </w:pPr>
            <w:r>
              <w:t>• Revision - OPT-SOC/01 — 30m</w:t>
            </w:r>
          </w:p>
          <w:p w14:paraId="0014F864" w14:textId="77777777" w:rsidR="001A20E6" w:rsidRDefault="00000000">
            <w:pPr>
              <w:pStyle w:val="TableCellTaskBadge"/>
              <w:shd w:val="clear" w:color="auto" w:fill="FCE4EC"/>
            </w:pPr>
            <w:r>
              <w:rPr>
                <w:b/>
                <w:bCs/>
                <w:color w:val="C2185B"/>
              </w:rPr>
              <w:t>REVISION</w:t>
            </w:r>
          </w:p>
          <w:p w14:paraId="3F89D597" w14:textId="77777777" w:rsidR="001A20E6" w:rsidRDefault="00000000">
            <w:pPr>
              <w:pStyle w:val="TableCellTaskDetails"/>
            </w:pPr>
            <w:r>
              <w:t>• Practice - OPT-SOC/01 — 30m</w:t>
            </w:r>
          </w:p>
          <w:p w14:paraId="25D3E3B7"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4CD3AD22" w14:textId="77777777" w:rsidR="001A20E6" w:rsidRDefault="001A20E6"/>
        </w:tc>
      </w:tr>
      <w:tr w:rsidR="001A20E6" w14:paraId="3E8E6816" w14:textId="77777777">
        <w:tc>
          <w:tcPr>
            <w:tcW w:w="700" w:type="pct"/>
            <w:shd w:val="clear" w:color="auto" w:fill="FCE7F3"/>
            <w:tcMar>
              <w:top w:w="150" w:type="dxa"/>
              <w:left w:w="100" w:type="dxa"/>
              <w:bottom w:w="150" w:type="dxa"/>
              <w:right w:w="100" w:type="dxa"/>
            </w:tcMar>
          </w:tcPr>
          <w:p w14:paraId="499E63E0" w14:textId="77777777" w:rsidR="001A20E6" w:rsidRDefault="00000000">
            <w:pPr>
              <w:pStyle w:val="TableCellTaskSubject"/>
            </w:pPr>
            <w:r>
              <w:t>Geography</w:t>
            </w:r>
          </w:p>
          <w:p w14:paraId="5C6A527A" w14:textId="77777777" w:rsidR="001A20E6" w:rsidRDefault="00000000">
            <w:pPr>
              <w:pStyle w:val="TableCellTaskDetails"/>
            </w:pPr>
            <w:r>
              <w:t>• Test - TEST — 3h</w:t>
            </w:r>
          </w:p>
          <w:p w14:paraId="75EB04CF"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54246804" w14:textId="77777777" w:rsidR="001A20E6" w:rsidRDefault="00000000">
            <w:pPr>
              <w:pStyle w:val="TableCellTaskSubject"/>
            </w:pPr>
            <w:r>
              <w:t>Science &amp; Technology</w:t>
            </w:r>
          </w:p>
          <w:p w14:paraId="13B7542C" w14:textId="77777777" w:rsidR="001A20E6" w:rsidRDefault="00000000">
            <w:pPr>
              <w:pStyle w:val="TableCellTaskDetails"/>
            </w:pPr>
            <w:r>
              <w:t>• Study - Space Technology (T04) — 30m</w:t>
            </w:r>
          </w:p>
          <w:p w14:paraId="7B24D2FA" w14:textId="77777777" w:rsidR="001A20E6" w:rsidRDefault="00000000">
            <w:pPr>
              <w:pStyle w:val="TableCellTaskBadge"/>
              <w:shd w:val="clear" w:color="auto" w:fill="E3F2FD"/>
            </w:pPr>
            <w:r>
              <w:rPr>
                <w:b/>
                <w:bCs/>
                <w:color w:val="1976D2"/>
              </w:rPr>
              <w:t>STUDY</w:t>
            </w:r>
          </w:p>
          <w:p w14:paraId="4EBECD76" w14:textId="77777777" w:rsidR="001A20E6" w:rsidRDefault="00000000">
            <w:pPr>
              <w:pStyle w:val="TableCellTaskDetails"/>
            </w:pPr>
            <w:r>
              <w:t>• Study - Computer and ICT (T05) — 30m</w:t>
            </w:r>
          </w:p>
          <w:p w14:paraId="08DCFF76" w14:textId="77777777" w:rsidR="001A20E6" w:rsidRDefault="00000000">
            <w:pPr>
              <w:pStyle w:val="TableCellTaskBadge"/>
              <w:shd w:val="clear" w:color="auto" w:fill="E3F2FD"/>
            </w:pPr>
            <w:r>
              <w:rPr>
                <w:b/>
                <w:bCs/>
                <w:color w:val="1976D2"/>
              </w:rPr>
              <w:t>STUDY</w:t>
            </w:r>
          </w:p>
          <w:p w14:paraId="2141124F" w14:textId="77777777" w:rsidR="001A20E6" w:rsidRDefault="00000000">
            <w:pPr>
              <w:pStyle w:val="TableCellTaskDetails"/>
            </w:pPr>
            <w:r>
              <w:t>• Study - Nuclear Technology (T06) — 30m</w:t>
            </w:r>
          </w:p>
          <w:p w14:paraId="58681C44" w14:textId="77777777" w:rsidR="001A20E6" w:rsidRDefault="00000000">
            <w:pPr>
              <w:pStyle w:val="TableCellTaskBadge"/>
              <w:shd w:val="clear" w:color="auto" w:fill="E3F2FD"/>
            </w:pPr>
            <w:r>
              <w:rPr>
                <w:b/>
                <w:bCs/>
                <w:color w:val="1976D2"/>
              </w:rPr>
              <w:t>STUDY</w:t>
            </w:r>
          </w:p>
          <w:p w14:paraId="2D11460E" w14:textId="77777777" w:rsidR="001A20E6" w:rsidRDefault="00000000">
            <w:pPr>
              <w:pStyle w:val="TableCellTaskDetails"/>
            </w:pPr>
            <w:r>
              <w:t>• Study - Defence Technology (T07) — 30m</w:t>
            </w:r>
          </w:p>
          <w:p w14:paraId="0AB94967" w14:textId="77777777" w:rsidR="001A20E6" w:rsidRDefault="00000000">
            <w:pPr>
              <w:pStyle w:val="TableCellTaskBadge"/>
              <w:shd w:val="clear" w:color="auto" w:fill="E3F2FD"/>
            </w:pPr>
            <w:r>
              <w:rPr>
                <w:b/>
                <w:bCs/>
                <w:color w:val="1976D2"/>
              </w:rPr>
              <w:t>STUDY</w:t>
            </w:r>
          </w:p>
          <w:p w14:paraId="01419E62" w14:textId="77777777" w:rsidR="001A20E6" w:rsidRDefault="00000000">
            <w:pPr>
              <w:pStyle w:val="TableCellTaskDetails"/>
            </w:pPr>
            <w:r>
              <w:t>• Revision - Basics of Science and Technology (T01) — 30m</w:t>
            </w:r>
          </w:p>
          <w:p w14:paraId="4D65BE4A"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5341E890" w14:textId="77777777" w:rsidR="001A20E6" w:rsidRDefault="00000000">
            <w:pPr>
              <w:pStyle w:val="TableCellTaskSubject"/>
            </w:pPr>
            <w:r>
              <w:t>Science &amp; Technology</w:t>
            </w:r>
          </w:p>
          <w:p w14:paraId="2283ACCA" w14:textId="77777777" w:rsidR="001A20E6" w:rsidRDefault="00000000">
            <w:pPr>
              <w:pStyle w:val="TableCellTaskDetails"/>
            </w:pPr>
            <w:r>
              <w:t>• Study - Nanotechnology (T08) — 30m</w:t>
            </w:r>
          </w:p>
          <w:p w14:paraId="30887802" w14:textId="77777777" w:rsidR="001A20E6" w:rsidRDefault="00000000">
            <w:pPr>
              <w:pStyle w:val="TableCellTaskBadge"/>
              <w:shd w:val="clear" w:color="auto" w:fill="E3F2FD"/>
            </w:pPr>
            <w:r>
              <w:rPr>
                <w:b/>
                <w:bCs/>
                <w:color w:val="1976D2"/>
              </w:rPr>
              <w:t>STUDY</w:t>
            </w:r>
          </w:p>
          <w:p w14:paraId="7E70A829" w14:textId="77777777" w:rsidR="001A20E6" w:rsidRDefault="00000000">
            <w:pPr>
              <w:pStyle w:val="TableCellTaskDetails"/>
            </w:pPr>
            <w:r>
              <w:t>• Study - Robotics (T09) — 30m</w:t>
            </w:r>
          </w:p>
          <w:p w14:paraId="42F01904" w14:textId="77777777" w:rsidR="001A20E6" w:rsidRDefault="00000000">
            <w:pPr>
              <w:pStyle w:val="TableCellTaskBadge"/>
              <w:shd w:val="clear" w:color="auto" w:fill="E3F2FD"/>
            </w:pPr>
            <w:r>
              <w:rPr>
                <w:b/>
                <w:bCs/>
                <w:color w:val="1976D2"/>
              </w:rPr>
              <w:t>STUDY</w:t>
            </w:r>
          </w:p>
          <w:p w14:paraId="0FFC8C7E" w14:textId="77777777" w:rsidR="001A20E6" w:rsidRDefault="00000000">
            <w:pPr>
              <w:pStyle w:val="TableCellTaskDetails"/>
            </w:pPr>
            <w:r>
              <w:t>• Study - Artificial Intelligence (T10) — 30m</w:t>
            </w:r>
          </w:p>
          <w:p w14:paraId="66A66FAC" w14:textId="77777777" w:rsidR="001A20E6" w:rsidRDefault="00000000">
            <w:pPr>
              <w:pStyle w:val="TableCellTaskBadge"/>
              <w:shd w:val="clear" w:color="auto" w:fill="E3F2FD"/>
            </w:pPr>
            <w:r>
              <w:rPr>
                <w:b/>
                <w:bCs/>
                <w:color w:val="1976D2"/>
              </w:rPr>
              <w:t>STUDY</w:t>
            </w:r>
          </w:p>
          <w:p w14:paraId="1A1718A4" w14:textId="77777777" w:rsidR="001A20E6" w:rsidRDefault="00000000">
            <w:pPr>
              <w:pStyle w:val="TableCellTaskDetails"/>
            </w:pPr>
            <w:r>
              <w:t>• Study - Internet of Things (T11) — 30m</w:t>
            </w:r>
          </w:p>
          <w:p w14:paraId="0319086D" w14:textId="77777777" w:rsidR="001A20E6" w:rsidRDefault="00000000">
            <w:pPr>
              <w:pStyle w:val="TableCellTaskBadge"/>
              <w:shd w:val="clear" w:color="auto" w:fill="E3F2FD"/>
            </w:pPr>
            <w:r>
              <w:rPr>
                <w:b/>
                <w:bCs/>
                <w:color w:val="1976D2"/>
              </w:rPr>
              <w:t>STUDY</w:t>
            </w:r>
          </w:p>
          <w:p w14:paraId="7264DD97" w14:textId="77777777" w:rsidR="001A20E6" w:rsidRDefault="00000000">
            <w:pPr>
              <w:pStyle w:val="TableCellTaskDetails"/>
            </w:pPr>
            <w:r>
              <w:t>• Revision - Bio-Technology (T02) — 30m</w:t>
            </w:r>
          </w:p>
          <w:p w14:paraId="2295D934"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69BA6725" w14:textId="77777777" w:rsidR="001A20E6" w:rsidRDefault="00000000">
            <w:pPr>
              <w:pStyle w:val="TableCellTaskSubject"/>
            </w:pPr>
            <w:r>
              <w:t>Indian Polity and Governance</w:t>
            </w:r>
          </w:p>
          <w:p w14:paraId="2F13ECAE" w14:textId="77777777" w:rsidR="001A20E6" w:rsidRDefault="00000000">
            <w:pPr>
              <w:pStyle w:val="TableCellTaskDetails"/>
            </w:pPr>
            <w:r>
              <w:t>• Study - State Government (P04) — 1h</w:t>
            </w:r>
          </w:p>
          <w:p w14:paraId="2A6B9AD1" w14:textId="77777777" w:rsidR="001A20E6" w:rsidRDefault="00000000">
            <w:pPr>
              <w:pStyle w:val="TableCellTaskBadge"/>
              <w:shd w:val="clear" w:color="auto" w:fill="E3F2FD"/>
            </w:pPr>
            <w:r>
              <w:rPr>
                <w:b/>
                <w:bCs/>
                <w:color w:val="1976D2"/>
              </w:rPr>
              <w:t>STUDY</w:t>
            </w:r>
          </w:p>
          <w:p w14:paraId="7D1F01F7" w14:textId="77777777" w:rsidR="001A20E6" w:rsidRDefault="00000000">
            <w:pPr>
              <w:pStyle w:val="TableCellTaskDetails"/>
            </w:pPr>
            <w:r>
              <w:t>• Study - Local Government (P05) — 1h</w:t>
            </w:r>
          </w:p>
          <w:p w14:paraId="299B49DB" w14:textId="77777777" w:rsidR="001A20E6" w:rsidRDefault="00000000">
            <w:pPr>
              <w:pStyle w:val="TableCellTaskBadge"/>
              <w:shd w:val="clear" w:color="auto" w:fill="E3F2FD"/>
            </w:pPr>
            <w:r>
              <w:rPr>
                <w:b/>
                <w:bCs/>
                <w:color w:val="1976D2"/>
              </w:rPr>
              <w:t>STUDY</w:t>
            </w:r>
          </w:p>
          <w:p w14:paraId="456D2A67" w14:textId="77777777" w:rsidR="001A20E6" w:rsidRDefault="00000000">
            <w:pPr>
              <w:pStyle w:val="TableCellTaskDetails"/>
            </w:pPr>
            <w:r>
              <w:t>• Revision - System of Government (P02) — 30m</w:t>
            </w:r>
          </w:p>
          <w:p w14:paraId="08009514"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1963C3B6" w14:textId="77777777" w:rsidR="001A20E6" w:rsidRDefault="00000000">
            <w:pPr>
              <w:pStyle w:val="TableCellTaskSubject"/>
            </w:pPr>
            <w:r>
              <w:t>Indian Polity and Governance</w:t>
            </w:r>
          </w:p>
          <w:p w14:paraId="2357CD60" w14:textId="77777777" w:rsidR="001A20E6" w:rsidRDefault="00000000">
            <w:pPr>
              <w:pStyle w:val="TableCellTaskDetails"/>
            </w:pPr>
            <w:r>
              <w:t>• Study - Union Territories (P06) — 1h</w:t>
            </w:r>
          </w:p>
          <w:p w14:paraId="7A6E8E73" w14:textId="77777777" w:rsidR="001A20E6" w:rsidRDefault="00000000">
            <w:pPr>
              <w:pStyle w:val="TableCellTaskBadge"/>
              <w:shd w:val="clear" w:color="auto" w:fill="E3F2FD"/>
            </w:pPr>
            <w:r>
              <w:rPr>
                <w:b/>
                <w:bCs/>
                <w:color w:val="1976D2"/>
              </w:rPr>
              <w:t>STUDY</w:t>
            </w:r>
          </w:p>
          <w:p w14:paraId="7E5BC2EA" w14:textId="77777777" w:rsidR="001A20E6" w:rsidRDefault="00000000">
            <w:pPr>
              <w:pStyle w:val="TableCellTaskDetails"/>
            </w:pPr>
            <w:r>
              <w:t>• Study - Constitutional Bodies (P07) — 1h</w:t>
            </w:r>
          </w:p>
          <w:p w14:paraId="215195DA" w14:textId="77777777" w:rsidR="001A20E6" w:rsidRDefault="00000000">
            <w:pPr>
              <w:pStyle w:val="TableCellTaskBadge"/>
              <w:shd w:val="clear" w:color="auto" w:fill="E3F2FD"/>
            </w:pPr>
            <w:r>
              <w:rPr>
                <w:b/>
                <w:bCs/>
                <w:color w:val="1976D2"/>
              </w:rPr>
              <w:t>STUDY</w:t>
            </w:r>
          </w:p>
          <w:p w14:paraId="51EE9600" w14:textId="77777777" w:rsidR="001A20E6" w:rsidRDefault="00000000">
            <w:pPr>
              <w:pStyle w:val="TableCellTaskDetails"/>
            </w:pPr>
            <w:r>
              <w:t>• Revision - Central Government (P03) — 30m</w:t>
            </w:r>
          </w:p>
          <w:p w14:paraId="48FD549E"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39A40A57" w14:textId="77777777" w:rsidR="001A20E6" w:rsidRDefault="00000000">
            <w:pPr>
              <w:pStyle w:val="TableCellTaskSubject"/>
            </w:pPr>
            <w:r>
              <w:t>Indian Polity and Governance</w:t>
            </w:r>
          </w:p>
          <w:p w14:paraId="652D7662" w14:textId="77777777" w:rsidR="001A20E6" w:rsidRDefault="00000000">
            <w:pPr>
              <w:pStyle w:val="TableCellTaskDetails"/>
            </w:pPr>
            <w:r>
              <w:t>• Study - Non-Constitutional Bodies (P08) — 1h</w:t>
            </w:r>
          </w:p>
          <w:p w14:paraId="1C237215" w14:textId="77777777" w:rsidR="001A20E6" w:rsidRDefault="00000000">
            <w:pPr>
              <w:pStyle w:val="TableCellTaskBadge"/>
              <w:shd w:val="clear" w:color="auto" w:fill="E3F2FD"/>
            </w:pPr>
            <w:r>
              <w:rPr>
                <w:b/>
                <w:bCs/>
                <w:color w:val="1976D2"/>
              </w:rPr>
              <w:t>STUDY</w:t>
            </w:r>
          </w:p>
          <w:p w14:paraId="16DC595C" w14:textId="77777777" w:rsidR="001A20E6" w:rsidRDefault="00000000">
            <w:pPr>
              <w:pStyle w:val="TableCellTaskDetails"/>
            </w:pPr>
            <w:r>
              <w:t>• Study - Other Constitutional Dimensions (P09) — 1h</w:t>
            </w:r>
          </w:p>
          <w:p w14:paraId="1E5CEE13" w14:textId="77777777" w:rsidR="001A20E6" w:rsidRDefault="00000000">
            <w:pPr>
              <w:pStyle w:val="TableCellTaskBadge"/>
              <w:shd w:val="clear" w:color="auto" w:fill="E3F2FD"/>
            </w:pPr>
            <w:r>
              <w:rPr>
                <w:b/>
                <w:bCs/>
                <w:color w:val="1976D2"/>
              </w:rPr>
              <w:t>STUDY</w:t>
            </w:r>
          </w:p>
          <w:p w14:paraId="6E260599" w14:textId="77777777" w:rsidR="001A20E6" w:rsidRDefault="00000000">
            <w:pPr>
              <w:pStyle w:val="TableCellTaskDetails"/>
            </w:pPr>
            <w:r>
              <w:t>• Revision - State Government (P04) — 30m</w:t>
            </w:r>
          </w:p>
          <w:p w14:paraId="43B1AF59" w14:textId="77777777" w:rsidR="001A20E6" w:rsidRDefault="00000000">
            <w:pPr>
              <w:pStyle w:val="TableCellTaskBadge"/>
              <w:shd w:val="clear" w:color="auto" w:fill="FCE4EC"/>
            </w:pPr>
            <w:r>
              <w:rPr>
                <w:b/>
                <w:bCs/>
                <w:color w:val="C2185B"/>
              </w:rPr>
              <w:t>REVISION</w:t>
            </w:r>
          </w:p>
        </w:tc>
        <w:tc>
          <w:tcPr>
            <w:tcW w:w="700" w:type="pct"/>
            <w:shd w:val="clear" w:color="auto" w:fill="FFF3E0"/>
            <w:tcMar>
              <w:top w:w="150" w:type="dxa"/>
              <w:left w:w="100" w:type="dxa"/>
              <w:bottom w:w="150" w:type="dxa"/>
              <w:right w:w="100" w:type="dxa"/>
            </w:tcMar>
          </w:tcPr>
          <w:p w14:paraId="12A0D169" w14:textId="77777777" w:rsidR="001A20E6" w:rsidRDefault="001A20E6"/>
        </w:tc>
      </w:tr>
      <w:tr w:rsidR="001A20E6" w14:paraId="290C191A" w14:textId="77777777">
        <w:tc>
          <w:tcPr>
            <w:tcW w:w="700" w:type="pct"/>
            <w:shd w:val="clear" w:color="auto" w:fill="FCE7F3"/>
            <w:tcMar>
              <w:top w:w="150" w:type="dxa"/>
              <w:left w:w="100" w:type="dxa"/>
              <w:bottom w:w="150" w:type="dxa"/>
              <w:right w:w="100" w:type="dxa"/>
            </w:tcMar>
          </w:tcPr>
          <w:p w14:paraId="783BDDA5" w14:textId="77777777" w:rsidR="001A20E6" w:rsidRDefault="00000000">
            <w:pPr>
              <w:pStyle w:val="TableCellTaskSubject"/>
            </w:pPr>
            <w:r>
              <w:t>Science &amp; Technology</w:t>
            </w:r>
          </w:p>
          <w:p w14:paraId="2BB2F1FD" w14:textId="77777777" w:rsidR="001A20E6" w:rsidRDefault="00000000">
            <w:pPr>
              <w:pStyle w:val="TableCellTaskDetails"/>
            </w:pPr>
            <w:r>
              <w:t>• Test - TEST — 3h</w:t>
            </w:r>
          </w:p>
          <w:p w14:paraId="0AFA31BC"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3B529CF7" w14:textId="77777777" w:rsidR="001A20E6" w:rsidRDefault="00000000">
            <w:pPr>
              <w:pStyle w:val="TableCellTaskSubject"/>
            </w:pPr>
            <w:r>
              <w:t>Indian Polity and Governance</w:t>
            </w:r>
          </w:p>
          <w:p w14:paraId="6B5C74E3" w14:textId="77777777" w:rsidR="001A20E6" w:rsidRDefault="00000000">
            <w:pPr>
              <w:pStyle w:val="TableCellTaskDetails"/>
            </w:pPr>
            <w:r>
              <w:t>• Study - Broad / Overlap (P00) — 1h</w:t>
            </w:r>
          </w:p>
          <w:p w14:paraId="54FD1B67" w14:textId="77777777" w:rsidR="001A20E6" w:rsidRDefault="00000000">
            <w:pPr>
              <w:pStyle w:val="TableCellTaskBadge"/>
              <w:shd w:val="clear" w:color="auto" w:fill="E3F2FD"/>
            </w:pPr>
            <w:r>
              <w:rPr>
                <w:b/>
                <w:bCs/>
                <w:color w:val="1976D2"/>
              </w:rPr>
              <w:t>STUDY</w:t>
            </w:r>
          </w:p>
          <w:p w14:paraId="0D1130B0" w14:textId="77777777" w:rsidR="001A20E6" w:rsidRDefault="00000000">
            <w:pPr>
              <w:pStyle w:val="TableCellTaskDetails"/>
            </w:pPr>
            <w:r>
              <w:t>• Study - Constitutional Framework (P01) — 1h</w:t>
            </w:r>
          </w:p>
          <w:p w14:paraId="6785837C" w14:textId="77777777" w:rsidR="001A20E6" w:rsidRDefault="00000000">
            <w:pPr>
              <w:pStyle w:val="TableCellTaskBadge"/>
              <w:shd w:val="clear" w:color="auto" w:fill="E3F2FD"/>
            </w:pPr>
            <w:r>
              <w:rPr>
                <w:b/>
                <w:bCs/>
                <w:color w:val="1976D2"/>
              </w:rPr>
              <w:t>STUDY</w:t>
            </w:r>
          </w:p>
          <w:p w14:paraId="08122B0E" w14:textId="77777777" w:rsidR="001A20E6" w:rsidRDefault="00000000">
            <w:pPr>
              <w:pStyle w:val="TableCellTaskDetails"/>
            </w:pPr>
            <w:r>
              <w:t>• Revision - Broad / Overlap (P00) — 30m</w:t>
            </w:r>
          </w:p>
          <w:p w14:paraId="3C0A66FE"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761DECDF" w14:textId="77777777" w:rsidR="001A20E6" w:rsidRDefault="00000000">
            <w:pPr>
              <w:pStyle w:val="TableCellTaskSubject"/>
            </w:pPr>
            <w:r>
              <w:t>Indian Polity and Governance</w:t>
            </w:r>
          </w:p>
          <w:p w14:paraId="7515159A" w14:textId="77777777" w:rsidR="001A20E6" w:rsidRDefault="00000000">
            <w:pPr>
              <w:pStyle w:val="TableCellTaskDetails"/>
            </w:pPr>
            <w:r>
              <w:t>• Study - System of Government (P02) — 1h</w:t>
            </w:r>
          </w:p>
          <w:p w14:paraId="44EAB90B" w14:textId="77777777" w:rsidR="001A20E6" w:rsidRDefault="00000000">
            <w:pPr>
              <w:pStyle w:val="TableCellTaskBadge"/>
              <w:shd w:val="clear" w:color="auto" w:fill="E3F2FD"/>
            </w:pPr>
            <w:r>
              <w:rPr>
                <w:b/>
                <w:bCs/>
                <w:color w:val="1976D2"/>
              </w:rPr>
              <w:t>STUDY</w:t>
            </w:r>
          </w:p>
          <w:p w14:paraId="7BC9BDD3" w14:textId="77777777" w:rsidR="001A20E6" w:rsidRDefault="00000000">
            <w:pPr>
              <w:pStyle w:val="TableCellTaskDetails"/>
            </w:pPr>
            <w:r>
              <w:t>• Study - Central Government (P03) — 1h</w:t>
            </w:r>
          </w:p>
          <w:p w14:paraId="058437E6" w14:textId="77777777" w:rsidR="001A20E6" w:rsidRDefault="00000000">
            <w:pPr>
              <w:pStyle w:val="TableCellTaskBadge"/>
              <w:shd w:val="clear" w:color="auto" w:fill="E3F2FD"/>
            </w:pPr>
            <w:r>
              <w:rPr>
                <w:b/>
                <w:bCs/>
                <w:color w:val="1976D2"/>
              </w:rPr>
              <w:t>STUDY</w:t>
            </w:r>
          </w:p>
          <w:p w14:paraId="3C6129C7" w14:textId="77777777" w:rsidR="001A20E6" w:rsidRDefault="00000000">
            <w:pPr>
              <w:pStyle w:val="TableCellTaskDetails"/>
            </w:pPr>
            <w:r>
              <w:t>• Revision - Constitutional Framework (P01) — 30m</w:t>
            </w:r>
          </w:p>
          <w:p w14:paraId="768C8C1C"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08E7FFB1" w14:textId="77777777" w:rsidR="001A20E6" w:rsidRDefault="00000000">
            <w:pPr>
              <w:pStyle w:val="TableCellTaskSubject"/>
            </w:pPr>
            <w:r>
              <w:t>Indian Economy</w:t>
            </w:r>
          </w:p>
          <w:p w14:paraId="4748E3F8" w14:textId="77777777" w:rsidR="001A20E6" w:rsidRDefault="00000000">
            <w:pPr>
              <w:pStyle w:val="TableCellTaskDetails"/>
            </w:pPr>
            <w:r>
              <w:t>• Study - Broad / Overlap (E00) — 30m</w:t>
            </w:r>
          </w:p>
          <w:p w14:paraId="525E838C" w14:textId="77777777" w:rsidR="001A20E6" w:rsidRDefault="00000000">
            <w:pPr>
              <w:pStyle w:val="TableCellTaskBadge"/>
              <w:shd w:val="clear" w:color="auto" w:fill="E3F2FD"/>
            </w:pPr>
            <w:r>
              <w:rPr>
                <w:b/>
                <w:bCs/>
                <w:color w:val="1976D2"/>
              </w:rPr>
              <w:t>STUDY</w:t>
            </w:r>
          </w:p>
          <w:p w14:paraId="0EE985A0" w14:textId="77777777" w:rsidR="001A20E6" w:rsidRDefault="00000000">
            <w:pPr>
              <w:pStyle w:val="TableCellTaskDetails"/>
            </w:pPr>
            <w:r>
              <w:t>• Study - Basic concepts and definitions (E01) — 30m</w:t>
            </w:r>
          </w:p>
          <w:p w14:paraId="2FB816F4" w14:textId="77777777" w:rsidR="001A20E6" w:rsidRDefault="00000000">
            <w:pPr>
              <w:pStyle w:val="TableCellTaskBadge"/>
              <w:shd w:val="clear" w:color="auto" w:fill="E3F2FD"/>
            </w:pPr>
            <w:r>
              <w:rPr>
                <w:b/>
                <w:bCs/>
                <w:color w:val="1976D2"/>
              </w:rPr>
              <w:t>STUDY</w:t>
            </w:r>
          </w:p>
          <w:p w14:paraId="44556196" w14:textId="77777777" w:rsidR="001A20E6" w:rsidRDefault="00000000">
            <w:pPr>
              <w:pStyle w:val="TableCellTaskDetails"/>
            </w:pPr>
            <w:r>
              <w:t>• Study - Economic Planning (E02) — 30m</w:t>
            </w:r>
          </w:p>
          <w:p w14:paraId="1A8D9442" w14:textId="77777777" w:rsidR="001A20E6" w:rsidRDefault="00000000">
            <w:pPr>
              <w:pStyle w:val="TableCellTaskBadge"/>
              <w:shd w:val="clear" w:color="auto" w:fill="E3F2FD"/>
            </w:pPr>
            <w:r>
              <w:rPr>
                <w:b/>
                <w:bCs/>
                <w:color w:val="1976D2"/>
              </w:rPr>
              <w:t>STUDY</w:t>
            </w:r>
          </w:p>
          <w:p w14:paraId="447D5682" w14:textId="77777777" w:rsidR="001A20E6" w:rsidRDefault="00000000">
            <w:pPr>
              <w:pStyle w:val="TableCellTaskDetails"/>
            </w:pPr>
            <w:r>
              <w:t>• Study - Economic Reforms (E03) — 30m</w:t>
            </w:r>
          </w:p>
          <w:p w14:paraId="176C8B5A" w14:textId="77777777" w:rsidR="001A20E6" w:rsidRDefault="00000000">
            <w:pPr>
              <w:pStyle w:val="TableCellTaskBadge"/>
              <w:shd w:val="clear" w:color="auto" w:fill="E3F2FD"/>
            </w:pPr>
            <w:r>
              <w:rPr>
                <w:b/>
                <w:bCs/>
                <w:color w:val="1976D2"/>
              </w:rPr>
              <w:t>STUDY</w:t>
            </w:r>
          </w:p>
          <w:p w14:paraId="3A2AB22B" w14:textId="77777777" w:rsidR="001A20E6" w:rsidRDefault="00000000">
            <w:pPr>
              <w:pStyle w:val="TableCellTaskDetails"/>
            </w:pPr>
            <w:r>
              <w:t>• Revision - Broad / Overlap (E00) — 30m</w:t>
            </w:r>
          </w:p>
          <w:p w14:paraId="1301F77C"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4D801E0C" w14:textId="77777777" w:rsidR="001A20E6" w:rsidRDefault="00000000">
            <w:pPr>
              <w:pStyle w:val="TableCellTaskSubject"/>
            </w:pPr>
            <w:r>
              <w:t>Indian Economy</w:t>
            </w:r>
          </w:p>
          <w:p w14:paraId="470D8F92" w14:textId="77777777" w:rsidR="001A20E6" w:rsidRDefault="00000000">
            <w:pPr>
              <w:pStyle w:val="TableCellTaskDetails"/>
            </w:pPr>
            <w:r>
              <w:t>• Study - Inclusive Growth (E04) — 30m</w:t>
            </w:r>
          </w:p>
          <w:p w14:paraId="6E49AC61" w14:textId="77777777" w:rsidR="001A20E6" w:rsidRDefault="00000000">
            <w:pPr>
              <w:pStyle w:val="TableCellTaskBadge"/>
              <w:shd w:val="clear" w:color="auto" w:fill="E3F2FD"/>
            </w:pPr>
            <w:r>
              <w:rPr>
                <w:b/>
                <w:bCs/>
                <w:color w:val="1976D2"/>
              </w:rPr>
              <w:t>STUDY</w:t>
            </w:r>
          </w:p>
          <w:p w14:paraId="1B66E500" w14:textId="77777777" w:rsidR="001A20E6" w:rsidRDefault="00000000">
            <w:pPr>
              <w:pStyle w:val="TableCellTaskDetails"/>
            </w:pPr>
            <w:r>
              <w:t>• Study - Poverty and Unemployment (E05) — 30m</w:t>
            </w:r>
          </w:p>
          <w:p w14:paraId="556BE9B8" w14:textId="77777777" w:rsidR="001A20E6" w:rsidRDefault="00000000">
            <w:pPr>
              <w:pStyle w:val="TableCellTaskBadge"/>
              <w:shd w:val="clear" w:color="auto" w:fill="E3F2FD"/>
            </w:pPr>
            <w:r>
              <w:rPr>
                <w:b/>
                <w:bCs/>
                <w:color w:val="1976D2"/>
              </w:rPr>
              <w:t>STUDY</w:t>
            </w:r>
          </w:p>
          <w:p w14:paraId="27F224F1" w14:textId="77777777" w:rsidR="001A20E6" w:rsidRDefault="00000000">
            <w:pPr>
              <w:pStyle w:val="TableCellTaskDetails"/>
            </w:pPr>
            <w:r>
              <w:t>• Study - Agriculture (E06) — 30m</w:t>
            </w:r>
          </w:p>
          <w:p w14:paraId="0F7FF703" w14:textId="77777777" w:rsidR="001A20E6" w:rsidRDefault="00000000">
            <w:pPr>
              <w:pStyle w:val="TableCellTaskBadge"/>
              <w:shd w:val="clear" w:color="auto" w:fill="E3F2FD"/>
            </w:pPr>
            <w:r>
              <w:rPr>
                <w:b/>
                <w:bCs/>
                <w:color w:val="1976D2"/>
              </w:rPr>
              <w:t>STUDY</w:t>
            </w:r>
          </w:p>
          <w:p w14:paraId="3B33F02D" w14:textId="77777777" w:rsidR="001A20E6" w:rsidRDefault="00000000">
            <w:pPr>
              <w:pStyle w:val="TableCellTaskDetails"/>
            </w:pPr>
            <w:r>
              <w:t>• Study - Industry (E07) — 30m</w:t>
            </w:r>
          </w:p>
          <w:p w14:paraId="5291D021" w14:textId="77777777" w:rsidR="001A20E6" w:rsidRDefault="00000000">
            <w:pPr>
              <w:pStyle w:val="TableCellTaskBadge"/>
              <w:shd w:val="clear" w:color="auto" w:fill="E3F2FD"/>
            </w:pPr>
            <w:r>
              <w:rPr>
                <w:b/>
                <w:bCs/>
                <w:color w:val="1976D2"/>
              </w:rPr>
              <w:t>STUDY</w:t>
            </w:r>
          </w:p>
          <w:p w14:paraId="3EEA5D67" w14:textId="77777777" w:rsidR="001A20E6" w:rsidRDefault="00000000">
            <w:pPr>
              <w:pStyle w:val="TableCellTaskDetails"/>
            </w:pPr>
            <w:r>
              <w:t>• Revision - Basic concepts and definitions (E01) — 30m</w:t>
            </w:r>
          </w:p>
          <w:p w14:paraId="400E02F9"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7494DA07" w14:textId="77777777" w:rsidR="001A20E6" w:rsidRDefault="00000000">
            <w:pPr>
              <w:pStyle w:val="TableCellTaskSubject"/>
            </w:pPr>
            <w:r>
              <w:t>Indian Economy</w:t>
            </w:r>
          </w:p>
          <w:p w14:paraId="0D7D3B01" w14:textId="77777777" w:rsidR="001A20E6" w:rsidRDefault="00000000">
            <w:pPr>
              <w:pStyle w:val="TableCellTaskDetails"/>
            </w:pPr>
            <w:r>
              <w:t>• Study - Services (E08) — 30m</w:t>
            </w:r>
          </w:p>
          <w:p w14:paraId="184D3D9A" w14:textId="77777777" w:rsidR="001A20E6" w:rsidRDefault="00000000">
            <w:pPr>
              <w:pStyle w:val="TableCellTaskBadge"/>
              <w:shd w:val="clear" w:color="auto" w:fill="E3F2FD"/>
            </w:pPr>
            <w:r>
              <w:rPr>
                <w:b/>
                <w:bCs/>
                <w:color w:val="1976D2"/>
              </w:rPr>
              <w:t>STUDY</w:t>
            </w:r>
          </w:p>
          <w:p w14:paraId="6641052D" w14:textId="77777777" w:rsidR="001A20E6" w:rsidRDefault="00000000">
            <w:pPr>
              <w:pStyle w:val="TableCellTaskDetails"/>
            </w:pPr>
            <w:r>
              <w:t>• Study - Infrastructure (E09) — 30m</w:t>
            </w:r>
          </w:p>
          <w:p w14:paraId="67706D15" w14:textId="77777777" w:rsidR="001A20E6" w:rsidRDefault="00000000">
            <w:pPr>
              <w:pStyle w:val="TableCellTaskBadge"/>
              <w:shd w:val="clear" w:color="auto" w:fill="E3F2FD"/>
            </w:pPr>
            <w:r>
              <w:rPr>
                <w:b/>
                <w:bCs/>
                <w:color w:val="1976D2"/>
              </w:rPr>
              <w:t>STUDY</w:t>
            </w:r>
          </w:p>
          <w:p w14:paraId="5F15A162" w14:textId="77777777" w:rsidR="001A20E6" w:rsidRDefault="00000000">
            <w:pPr>
              <w:pStyle w:val="TableCellTaskDetails"/>
            </w:pPr>
            <w:r>
              <w:t>• Study - Investment Models (E10) — 30m</w:t>
            </w:r>
          </w:p>
          <w:p w14:paraId="5BDD15E0" w14:textId="77777777" w:rsidR="001A20E6" w:rsidRDefault="00000000">
            <w:pPr>
              <w:pStyle w:val="TableCellTaskBadge"/>
              <w:shd w:val="clear" w:color="auto" w:fill="E3F2FD"/>
            </w:pPr>
            <w:r>
              <w:rPr>
                <w:b/>
                <w:bCs/>
                <w:color w:val="1976D2"/>
              </w:rPr>
              <w:t>STUDY</w:t>
            </w:r>
          </w:p>
          <w:p w14:paraId="4B9D1415" w14:textId="77777777" w:rsidR="001A20E6" w:rsidRDefault="00000000">
            <w:pPr>
              <w:pStyle w:val="TableCellTaskDetails"/>
            </w:pPr>
            <w:r>
              <w:t>• Study - Land Reforms (E11) — 30m</w:t>
            </w:r>
          </w:p>
          <w:p w14:paraId="64183E12" w14:textId="77777777" w:rsidR="001A20E6" w:rsidRDefault="00000000">
            <w:pPr>
              <w:pStyle w:val="TableCellTaskBadge"/>
              <w:shd w:val="clear" w:color="auto" w:fill="E3F2FD"/>
            </w:pPr>
            <w:r>
              <w:rPr>
                <w:b/>
                <w:bCs/>
                <w:color w:val="1976D2"/>
              </w:rPr>
              <w:t>STUDY</w:t>
            </w:r>
          </w:p>
          <w:p w14:paraId="11122D95" w14:textId="77777777" w:rsidR="001A20E6" w:rsidRDefault="00000000">
            <w:pPr>
              <w:pStyle w:val="TableCellTaskDetails"/>
            </w:pPr>
            <w:r>
              <w:t>• Revision - Economic Planning (E02) — 30m</w:t>
            </w:r>
          </w:p>
          <w:p w14:paraId="016B55F8" w14:textId="77777777" w:rsidR="001A20E6" w:rsidRDefault="00000000">
            <w:pPr>
              <w:pStyle w:val="TableCellTaskBadge"/>
              <w:shd w:val="clear" w:color="auto" w:fill="FCE4EC"/>
            </w:pPr>
            <w:r>
              <w:rPr>
                <w:b/>
                <w:bCs/>
                <w:color w:val="C2185B"/>
              </w:rPr>
              <w:t>REVISION</w:t>
            </w:r>
          </w:p>
        </w:tc>
        <w:tc>
          <w:tcPr>
            <w:tcW w:w="700" w:type="pct"/>
            <w:shd w:val="clear" w:color="auto" w:fill="FFF3E0"/>
            <w:tcMar>
              <w:top w:w="150" w:type="dxa"/>
              <w:left w:w="100" w:type="dxa"/>
              <w:bottom w:w="150" w:type="dxa"/>
              <w:right w:w="100" w:type="dxa"/>
            </w:tcMar>
          </w:tcPr>
          <w:p w14:paraId="0DCDBE59" w14:textId="77777777" w:rsidR="001A20E6" w:rsidRDefault="001A20E6"/>
        </w:tc>
      </w:tr>
    </w:tbl>
    <w:p w14:paraId="502BC556" w14:textId="77777777" w:rsidR="001A20E6" w:rsidRDefault="001A20E6">
      <w:pPr>
        <w:spacing w:after="400"/>
      </w:pPr>
    </w:p>
    <w:p w14:paraId="3A3E4FFE" w14:textId="77777777" w:rsidR="001A20E6" w:rsidRDefault="00000000">
      <w:pPr>
        <w:pStyle w:val="ResourceTitle"/>
      </w:pPr>
      <w:r>
        <w:t>📚 Resources for Nov 29 - Dec 05</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036742B2" w14:textId="77777777">
        <w:tc>
          <w:tcPr>
            <w:tcW w:w="1650" w:type="pct"/>
            <w:tcBorders>
              <w:bottom w:val="single" w:sz="2" w:space="0" w:color="D1D5DB"/>
              <w:right w:val="single" w:sz="2" w:space="0" w:color="D1D5DB"/>
            </w:tcBorders>
            <w:tcMar>
              <w:top w:w="200" w:type="dxa"/>
              <w:left w:w="150" w:type="dxa"/>
              <w:bottom w:w="200" w:type="dxa"/>
              <w:right w:w="150" w:type="dxa"/>
            </w:tcMar>
          </w:tcPr>
          <w:p w14:paraId="038F9A0B" w14:textId="77777777" w:rsidR="001A20E6" w:rsidRDefault="00000000">
            <w:pPr>
              <w:pStyle w:val="TableCellSubjectName"/>
            </w:pPr>
            <w:r>
              <w:t>Sociology</w:t>
            </w:r>
          </w:p>
          <w:p w14:paraId="37155883" w14:textId="77777777" w:rsidR="001A20E6" w:rsidRDefault="00000000">
            <w:pPr>
              <w:pStyle w:val="TableCellCategoryTitle"/>
            </w:pPr>
            <w:r>
              <w:t>📝 Practice Materials</w:t>
            </w:r>
          </w:p>
          <w:p w14:paraId="48F15C20" w14:textId="77777777" w:rsidR="001A20E6" w:rsidRDefault="00000000">
            <w:pPr>
              <w:pStyle w:val="TableCellResourceItem"/>
            </w:pPr>
            <w:r>
              <w:t>• La Excellence Sociology Material</w:t>
            </w:r>
          </w:p>
          <w:p w14:paraId="6E681CDA" w14:textId="77777777" w:rsidR="001A20E6" w:rsidRDefault="00000000">
            <w:pPr>
              <w:pStyle w:val="TableCellResourceItem"/>
            </w:pPr>
            <w:r>
              <w:t>• Mains RRP + Prelims RRP</w:t>
            </w:r>
          </w:p>
          <w:p w14:paraId="2B27C03F" w14:textId="77777777" w:rsidR="001A20E6" w:rsidRDefault="00000000">
            <w:pPr>
              <w:pStyle w:val="TableCellResourceItem"/>
            </w:pPr>
            <w:r>
              <w:t>• Prelims &amp; Mains Workbooks</w:t>
            </w:r>
          </w:p>
          <w:p w14:paraId="2F06FDB1" w14:textId="77777777" w:rsidR="001A20E6" w:rsidRDefault="00000000">
            <w:pPr>
              <w:pStyle w:val="TableCellResourceItem"/>
            </w:pPr>
            <w:r>
              <w:t>• Previous Year Question Papers</w:t>
            </w:r>
          </w:p>
          <w:p w14:paraId="3A3F29BF" w14:textId="77777777" w:rsidR="001A20E6" w:rsidRDefault="00000000">
            <w:pPr>
              <w:pStyle w:val="TableCellResourceItem"/>
            </w:pPr>
            <w:r>
              <w:t>• Mock Tests</w:t>
            </w:r>
          </w:p>
          <w:p w14:paraId="243151F1" w14:textId="77777777" w:rsidR="001A20E6" w:rsidRDefault="00000000">
            <w:pPr>
              <w:pStyle w:val="TableCellResourceItem"/>
            </w:pPr>
            <w:r>
              <w:t>• La Excellence Indian Society Material</w:t>
            </w:r>
          </w:p>
          <w:p w14:paraId="13213DF4" w14:textId="77777777" w:rsidR="001A20E6" w:rsidRDefault="00000000">
            <w:pPr>
              <w:pStyle w:val="TableCellResourceItem"/>
            </w:pPr>
            <w:r>
              <w:t>• Mains Workbook - Paper I</w:t>
            </w:r>
          </w:p>
          <w:p w14:paraId="7D528457" w14:textId="77777777" w:rsidR="001A20E6" w:rsidRDefault="00000000">
            <w:pPr>
              <w:pStyle w:val="TableCellResourceItem"/>
            </w:pPr>
            <w:r>
              <w:t>• La Excellence Social Change Material</w:t>
            </w:r>
          </w:p>
          <w:p w14:paraId="61AC017A" w14:textId="77777777" w:rsidR="001A20E6" w:rsidRDefault="00000000">
            <w:pPr>
              <w:pStyle w:val="TableCellResourceItem"/>
            </w:pPr>
            <w:r>
              <w:t>• Mains Workbook - Paper II</w:t>
            </w:r>
          </w:p>
          <w:p w14:paraId="1EC19989" w14:textId="77777777" w:rsidR="001A20E6" w:rsidRDefault="00000000">
            <w:pPr>
              <w:pStyle w:val="TableCellResourceItem"/>
            </w:pPr>
            <w:r>
              <w:t>• La Excellence Sociology of Religion Material</w:t>
            </w:r>
          </w:p>
          <w:p w14:paraId="042BEC0C" w14:textId="77777777" w:rsidR="001A20E6" w:rsidRDefault="00000000">
            <w:pPr>
              <w:pStyle w:val="TableCellResourceItem"/>
            </w:pPr>
            <w:r>
              <w:t>• Mains Workbook</w:t>
            </w:r>
          </w:p>
          <w:p w14:paraId="240B4295" w14:textId="77777777" w:rsidR="001A20E6" w:rsidRDefault="00000000">
            <w:pPr>
              <w:pStyle w:val="TableCellResourceItem"/>
            </w:pPr>
            <w:r>
              <w:t>• La Excellence Sociology of Education Material</w:t>
            </w:r>
          </w:p>
          <w:p w14:paraId="5F0606C6" w14:textId="77777777" w:rsidR="001A20E6" w:rsidRDefault="00000000">
            <w:pPr>
              <w:pStyle w:val="TableCellResourceItem"/>
            </w:pPr>
            <w:r>
              <w:t>• Mains Workbook</w:t>
            </w:r>
          </w:p>
          <w:p w14:paraId="053EC010" w14:textId="77777777" w:rsidR="001A20E6" w:rsidRDefault="00000000">
            <w:pPr>
              <w:pStyle w:val="TableCellResourceItem"/>
            </w:pPr>
            <w:r>
              <w:t>• La Excellence Social Stratification Material</w:t>
            </w:r>
          </w:p>
          <w:p w14:paraId="535AC907" w14:textId="77777777" w:rsidR="001A20E6" w:rsidRDefault="00000000">
            <w:pPr>
              <w:pStyle w:val="TableCellResourceItem"/>
            </w:pPr>
            <w:r>
              <w:t>• Mains Workbook</w:t>
            </w:r>
          </w:p>
          <w:p w14:paraId="5CDEF99E" w14:textId="77777777" w:rsidR="001A20E6" w:rsidRDefault="00000000">
            <w:pPr>
              <w:pStyle w:val="TableCellResourceItem"/>
            </w:pPr>
            <w:r>
              <w:t>• La Excellence Gender Studies Material</w:t>
            </w:r>
          </w:p>
          <w:p w14:paraId="711B07B3" w14:textId="77777777" w:rsidR="001A20E6" w:rsidRDefault="00000000">
            <w:pPr>
              <w:pStyle w:val="TableCellResourceItem"/>
            </w:pPr>
            <w:r>
              <w:t>• Mains Workbook</w:t>
            </w:r>
          </w:p>
          <w:p w14:paraId="35034E0C" w14:textId="77777777" w:rsidR="001A20E6" w:rsidRDefault="00000000">
            <w:pPr>
              <w:pStyle w:val="TableCellResourceItem"/>
            </w:pPr>
            <w:r>
              <w:t>• La Excellence Urban Sociology Material</w:t>
            </w:r>
          </w:p>
          <w:p w14:paraId="5AD5EB1D" w14:textId="77777777" w:rsidR="001A20E6" w:rsidRDefault="00000000">
            <w:pPr>
              <w:pStyle w:val="TableCellResourceItem"/>
            </w:pPr>
            <w:r>
              <w:t>• Mains Workbook</w:t>
            </w:r>
          </w:p>
          <w:p w14:paraId="5BA99FAF" w14:textId="77777777" w:rsidR="001A20E6" w:rsidRDefault="00000000">
            <w:pPr>
              <w:pStyle w:val="TableCellResourceItem"/>
            </w:pPr>
            <w:r>
              <w:t>• La Excellence Rural Sociology Material</w:t>
            </w:r>
          </w:p>
          <w:p w14:paraId="155FE8D9" w14:textId="77777777" w:rsidR="001A20E6" w:rsidRDefault="00000000">
            <w:pPr>
              <w:pStyle w:val="TableCellResourceItem"/>
            </w:pPr>
            <w:r>
              <w:t>• Mains Workbook</w:t>
            </w:r>
          </w:p>
          <w:p w14:paraId="1B74925E" w14:textId="77777777" w:rsidR="001A20E6" w:rsidRDefault="00000000">
            <w:pPr>
              <w:pStyle w:val="TableCellResourceItem"/>
            </w:pPr>
            <w:r>
              <w:t>• La Excellence Social Movements Material</w:t>
            </w:r>
          </w:p>
          <w:p w14:paraId="621FE934" w14:textId="77777777" w:rsidR="001A20E6" w:rsidRDefault="00000000">
            <w:pPr>
              <w:pStyle w:val="TableCellResourceItem"/>
            </w:pPr>
            <w:r>
              <w:t>• Mains Workbook</w:t>
            </w:r>
          </w:p>
          <w:p w14:paraId="7D424D8C" w14:textId="77777777" w:rsidR="001A20E6" w:rsidRDefault="00000000">
            <w:pPr>
              <w:pStyle w:val="TableCellResourceItem"/>
            </w:pPr>
            <w:r>
              <w:t>• La Excellence Sociology of Health Material</w:t>
            </w:r>
          </w:p>
          <w:p w14:paraId="73A5F602" w14:textId="77777777" w:rsidR="001A20E6" w:rsidRDefault="00000000">
            <w:pPr>
              <w:pStyle w:val="TableCellResourceItem"/>
            </w:pPr>
            <w:r>
              <w:t>• Mains Workbook</w:t>
            </w:r>
          </w:p>
          <w:p w14:paraId="40DB9832" w14:textId="77777777" w:rsidR="001A20E6" w:rsidRDefault="00000000">
            <w:pPr>
              <w:pStyle w:val="TableCellResourceItem"/>
            </w:pPr>
            <w:r>
              <w:t>• La Excellence Sociology of Law Material</w:t>
            </w:r>
          </w:p>
          <w:p w14:paraId="436A9E8A" w14:textId="77777777" w:rsidR="001A20E6" w:rsidRDefault="00000000">
            <w:pPr>
              <w:pStyle w:val="TableCellResourceItem"/>
            </w:pPr>
            <w:r>
              <w:t>• Mains Workbook</w:t>
            </w:r>
          </w:p>
          <w:p w14:paraId="6C50EEF2" w14:textId="77777777" w:rsidR="001A20E6" w:rsidRDefault="00000000">
            <w:pPr>
              <w:pStyle w:val="TableCellResourceItem"/>
            </w:pPr>
            <w:r>
              <w:t>• La Excellence Sociology of Media Material</w:t>
            </w:r>
          </w:p>
          <w:p w14:paraId="77EB9972" w14:textId="77777777" w:rsidR="001A20E6" w:rsidRDefault="00000000">
            <w:pPr>
              <w:pStyle w:val="TableCellResourceItem"/>
            </w:pPr>
            <w:r>
              <w:t>• Mains Workbook</w:t>
            </w:r>
          </w:p>
          <w:p w14:paraId="246A9B09" w14:textId="77777777" w:rsidR="001A20E6" w:rsidRDefault="00000000">
            <w:pPr>
              <w:pStyle w:val="TableCellResourceItem"/>
            </w:pPr>
            <w:r>
              <w:t>• La Excellence Sociology of Science Material</w:t>
            </w:r>
          </w:p>
          <w:p w14:paraId="28CA5C0C" w14:textId="77777777" w:rsidR="001A20E6" w:rsidRDefault="00000000">
            <w:pPr>
              <w:pStyle w:val="TableCellResourceItem"/>
            </w:pPr>
            <w:r>
              <w:t>• Mains Workbook</w:t>
            </w:r>
          </w:p>
          <w:p w14:paraId="7639FF8A" w14:textId="77777777" w:rsidR="001A20E6" w:rsidRDefault="00000000">
            <w:pPr>
              <w:pStyle w:val="TableCellResourceItem"/>
            </w:pPr>
            <w:r>
              <w:t>• La Excellence Sociology of Environment Material</w:t>
            </w:r>
          </w:p>
          <w:p w14:paraId="2A0D4067" w14:textId="77777777" w:rsidR="001A20E6" w:rsidRDefault="00000000">
            <w:pPr>
              <w:pStyle w:val="TableCellResourceItem"/>
            </w:pPr>
            <w:r>
              <w:t>• Mains Workbook</w:t>
            </w:r>
          </w:p>
          <w:p w14:paraId="596C7F37" w14:textId="77777777" w:rsidR="001A20E6" w:rsidRDefault="00000000">
            <w:pPr>
              <w:pStyle w:val="TableCellResourceItem"/>
            </w:pPr>
            <w:r>
              <w:t>• La Excellence Sociology of Globalization Material</w:t>
            </w:r>
          </w:p>
          <w:p w14:paraId="32594BFB" w14:textId="77777777" w:rsidR="001A20E6" w:rsidRDefault="00000000">
            <w:pPr>
              <w:pStyle w:val="TableCellResourceItem"/>
            </w:pPr>
            <w:r>
              <w:t>• Mains Workbook</w:t>
            </w:r>
          </w:p>
          <w:p w14:paraId="26C49E59" w14:textId="77777777" w:rsidR="001A20E6" w:rsidRDefault="00000000">
            <w:pPr>
              <w:pStyle w:val="TableCellResourceItem"/>
            </w:pPr>
            <w:r>
              <w:t>• La Excellence Sociology of Work Material</w:t>
            </w:r>
          </w:p>
          <w:p w14:paraId="5FFB7EB8" w14:textId="77777777" w:rsidR="001A20E6" w:rsidRDefault="00000000">
            <w:pPr>
              <w:pStyle w:val="TableCellResourceItem"/>
            </w:pPr>
            <w:r>
              <w:t>• Mains Workbook</w:t>
            </w:r>
          </w:p>
          <w:p w14:paraId="4E393022" w14:textId="77777777" w:rsidR="001A20E6" w:rsidRDefault="00000000">
            <w:pPr>
              <w:pStyle w:val="TableCellCategoryTitle"/>
            </w:pPr>
            <w:r>
              <w:t>📰 Current Affairs</w:t>
            </w:r>
          </w:p>
          <w:p w14:paraId="02F879A6" w14:textId="77777777" w:rsidR="001A20E6" w:rsidRDefault="00000000">
            <w:pPr>
              <w:pStyle w:val="TableCellResourceItem"/>
            </w:pPr>
            <w:r>
              <w:t>• Indian Sociological Review</w:t>
            </w:r>
          </w:p>
          <w:p w14:paraId="115F7AFF" w14:textId="77777777" w:rsidR="001A20E6" w:rsidRDefault="00000000">
            <w:pPr>
              <w:pStyle w:val="TableCellResourceItem"/>
            </w:pPr>
            <w:r>
              <w:t>• Economic and Political Weekly (EPW)</w:t>
            </w:r>
          </w:p>
          <w:p w14:paraId="16FE4A21" w14:textId="77777777" w:rsidR="001A20E6" w:rsidRDefault="00000000">
            <w:pPr>
              <w:pStyle w:val="TableCellResourceItem"/>
            </w:pPr>
            <w:r>
              <w:t>• Newspapers (The Hindu, Indian Express - Social issues)</w:t>
            </w:r>
          </w:p>
          <w:p w14:paraId="346E9507" w14:textId="77777777" w:rsidR="001A20E6" w:rsidRDefault="00000000">
            <w:pPr>
              <w:pStyle w:val="TableCellResourceItem"/>
            </w:pPr>
            <w:r>
              <w:t>• Yojana Magazine</w:t>
            </w:r>
          </w:p>
          <w:p w14:paraId="1157FA7F" w14:textId="77777777" w:rsidR="001A20E6" w:rsidRDefault="00000000">
            <w:pPr>
              <w:pStyle w:val="TableCellResourceItem"/>
            </w:pPr>
            <w:r>
              <w:t>• Kurukshetra Magazine</w:t>
            </w:r>
          </w:p>
          <w:p w14:paraId="7731A284" w14:textId="77777777" w:rsidR="001A20E6" w:rsidRDefault="00000000">
            <w:pPr>
              <w:pStyle w:val="TableCellResourceItem"/>
            </w:pPr>
            <w:r>
              <w:t>• Social Watch India Reports</w:t>
            </w:r>
          </w:p>
          <w:p w14:paraId="46348DA0" w14:textId="77777777" w:rsidR="001A20E6" w:rsidRDefault="00000000">
            <w:pPr>
              <w:pStyle w:val="TableCellResourceItem"/>
            </w:pPr>
            <w:r>
              <w:t>• NSSO Reports</w:t>
            </w:r>
          </w:p>
          <w:p w14:paraId="692A0DB6" w14:textId="77777777" w:rsidR="001A20E6" w:rsidRDefault="00000000">
            <w:pPr>
              <w:pStyle w:val="TableCellResourceItem"/>
            </w:pPr>
            <w:r>
              <w:t>• NFHS Reports</w:t>
            </w:r>
          </w:p>
          <w:p w14:paraId="0D5CF01D" w14:textId="77777777" w:rsidR="001A20E6" w:rsidRDefault="00000000">
            <w:pPr>
              <w:pStyle w:val="TableCellResourceItem"/>
            </w:pPr>
            <w:r>
              <w:t>• EPW Articles on Indian Society</w:t>
            </w:r>
          </w:p>
          <w:p w14:paraId="417438B7" w14:textId="77777777" w:rsidR="001A20E6" w:rsidRDefault="00000000">
            <w:pPr>
              <w:pStyle w:val="TableCellResourceItem"/>
            </w:pPr>
            <w:r>
              <w:t>• Census Reports</w:t>
            </w:r>
          </w:p>
          <w:p w14:paraId="22B09674" w14:textId="77777777" w:rsidR="001A20E6" w:rsidRDefault="00000000">
            <w:pPr>
              <w:pStyle w:val="TableCellResourceItem"/>
            </w:pPr>
            <w:r>
              <w:t>• Social Development Reports</w:t>
            </w:r>
          </w:p>
          <w:p w14:paraId="6B88AF0A" w14:textId="77777777" w:rsidR="001A20E6" w:rsidRDefault="00000000">
            <w:pPr>
              <w:pStyle w:val="TableCellResourceItem"/>
            </w:pPr>
            <w:r>
              <w:t>• Planning Commission Reports</w:t>
            </w:r>
          </w:p>
          <w:p w14:paraId="75AFF6BC" w14:textId="77777777" w:rsidR="001A20E6" w:rsidRDefault="00000000">
            <w:pPr>
              <w:pStyle w:val="TableCellResourceItem"/>
            </w:pPr>
            <w:r>
              <w:t>• NITI Aayog Reports</w:t>
            </w:r>
          </w:p>
          <w:p w14:paraId="7A997DE8" w14:textId="77777777" w:rsidR="001A20E6" w:rsidRDefault="00000000">
            <w:pPr>
              <w:pStyle w:val="TableCellResourceItem"/>
            </w:pPr>
            <w:r>
              <w:t>• World Bank Reports on India</w:t>
            </w:r>
          </w:p>
          <w:p w14:paraId="6D8037F9" w14:textId="77777777" w:rsidR="001A20E6" w:rsidRDefault="00000000">
            <w:pPr>
              <w:pStyle w:val="TableCellResourceItem"/>
            </w:pPr>
            <w:r>
              <w:t>• Religious Demographics Reports</w:t>
            </w:r>
          </w:p>
          <w:p w14:paraId="6AF02DB0" w14:textId="77777777" w:rsidR="001A20E6" w:rsidRDefault="00000000">
            <w:pPr>
              <w:pStyle w:val="TableCellResourceItem"/>
            </w:pPr>
            <w:r>
              <w:t>• Minority Commission Reports</w:t>
            </w:r>
          </w:p>
          <w:p w14:paraId="1B1597E0" w14:textId="77777777" w:rsidR="001A20E6" w:rsidRDefault="00000000">
            <w:pPr>
              <w:pStyle w:val="TableCellResourceItem"/>
            </w:pPr>
            <w:r>
              <w:t>• ASER Reports</w:t>
            </w:r>
          </w:p>
          <w:p w14:paraId="2670253F" w14:textId="77777777" w:rsidR="001A20E6" w:rsidRDefault="00000000">
            <w:pPr>
              <w:pStyle w:val="TableCellResourceItem"/>
            </w:pPr>
            <w:r>
              <w:t>• NEP 2020</w:t>
            </w:r>
          </w:p>
          <w:p w14:paraId="3751B68E" w14:textId="77777777" w:rsidR="001A20E6" w:rsidRDefault="00000000">
            <w:pPr>
              <w:pStyle w:val="TableCellResourceItem"/>
            </w:pPr>
            <w:r>
              <w:t>• Education Statistics Reports</w:t>
            </w:r>
          </w:p>
          <w:p w14:paraId="54D5492A" w14:textId="77777777" w:rsidR="001A20E6" w:rsidRDefault="00000000">
            <w:pPr>
              <w:pStyle w:val="TableCellResourceItem"/>
            </w:pPr>
            <w:r>
              <w:t>• Sachar Committee Report</w:t>
            </w:r>
          </w:p>
          <w:p w14:paraId="1564B976" w14:textId="77777777" w:rsidR="001A20E6" w:rsidRDefault="00000000">
            <w:pPr>
              <w:pStyle w:val="TableCellResourceItem"/>
            </w:pPr>
            <w:r>
              <w:t>• Mandal Commission Report</w:t>
            </w:r>
          </w:p>
          <w:p w14:paraId="542B983E" w14:textId="77777777" w:rsidR="001A20E6" w:rsidRDefault="00000000">
            <w:pPr>
              <w:pStyle w:val="TableCellResourceItem"/>
            </w:pPr>
            <w:r>
              <w:t>• Caste Census Data</w:t>
            </w:r>
          </w:p>
          <w:p w14:paraId="277C5B17" w14:textId="77777777" w:rsidR="001A20E6" w:rsidRDefault="00000000">
            <w:pPr>
              <w:pStyle w:val="TableCellResourceItem"/>
            </w:pPr>
            <w:r>
              <w:t>• Gender Budget Reports</w:t>
            </w:r>
          </w:p>
          <w:p w14:paraId="68BF4FA7" w14:textId="77777777" w:rsidR="001A20E6" w:rsidRDefault="00000000">
            <w:pPr>
              <w:pStyle w:val="TableCellResourceItem"/>
            </w:pPr>
            <w:r>
              <w:t>• Women and Child Development Ministry Reports</w:t>
            </w:r>
          </w:p>
          <w:p w14:paraId="0E5FB2C1" w14:textId="77777777" w:rsidR="001A20E6" w:rsidRDefault="00000000">
            <w:pPr>
              <w:pStyle w:val="TableCellResourceItem"/>
            </w:pPr>
            <w:r>
              <w:t>• NFHS Gender Data</w:t>
            </w:r>
          </w:p>
          <w:p w14:paraId="08595DF9" w14:textId="77777777" w:rsidR="001A20E6" w:rsidRDefault="00000000">
            <w:pPr>
              <w:pStyle w:val="TableCellResourceItem"/>
            </w:pPr>
            <w:r>
              <w:t>• Census Urban Data</w:t>
            </w:r>
          </w:p>
          <w:p w14:paraId="6776D459" w14:textId="77777777" w:rsidR="001A20E6" w:rsidRDefault="00000000">
            <w:pPr>
              <w:pStyle w:val="TableCellResourceItem"/>
            </w:pPr>
            <w:r>
              <w:t>• Smart Cities Mission Reports</w:t>
            </w:r>
          </w:p>
          <w:p w14:paraId="54BD51B1" w14:textId="77777777" w:rsidR="001A20E6" w:rsidRDefault="00000000">
            <w:pPr>
              <w:pStyle w:val="TableCellResourceItem"/>
            </w:pPr>
            <w:r>
              <w:t>• Urban Development Ministry Reports</w:t>
            </w:r>
          </w:p>
          <w:p w14:paraId="7DF3DAB3" w14:textId="77777777" w:rsidR="001A20E6" w:rsidRDefault="00000000">
            <w:pPr>
              <w:pStyle w:val="TableCellResourceItem"/>
            </w:pPr>
            <w:r>
              <w:t>• Rural Development Ministry Reports</w:t>
            </w:r>
          </w:p>
          <w:p w14:paraId="0F19F858" w14:textId="77777777" w:rsidR="001A20E6" w:rsidRDefault="00000000">
            <w:pPr>
              <w:pStyle w:val="TableCellResourceItem"/>
            </w:pPr>
            <w:r>
              <w:t>• MGNREGA Reports</w:t>
            </w:r>
          </w:p>
          <w:p w14:paraId="7259106C" w14:textId="77777777" w:rsidR="001A20E6" w:rsidRDefault="00000000">
            <w:pPr>
              <w:pStyle w:val="TableCellResourceItem"/>
            </w:pPr>
            <w:r>
              <w:t>• Panchayati Raj Statistics</w:t>
            </w:r>
          </w:p>
          <w:p w14:paraId="5DD7F1E0" w14:textId="77777777" w:rsidR="001A20E6" w:rsidRDefault="00000000">
            <w:pPr>
              <w:pStyle w:val="TableCellResourceItem"/>
            </w:pPr>
            <w:r>
              <w:t>• Social Movement Case Studies</w:t>
            </w:r>
          </w:p>
          <w:p w14:paraId="4066F4C5" w14:textId="77777777" w:rsidR="001A20E6" w:rsidRDefault="00000000">
            <w:pPr>
              <w:pStyle w:val="TableCellResourceItem"/>
            </w:pPr>
            <w:r>
              <w:t>• Civil Society Reports</w:t>
            </w:r>
          </w:p>
          <w:p w14:paraId="48C8ED9A" w14:textId="77777777" w:rsidR="001A20E6" w:rsidRDefault="00000000">
            <w:pPr>
              <w:pStyle w:val="TableCellResourceItem"/>
            </w:pPr>
            <w:r>
              <w:t>• Human Rights Reports</w:t>
            </w:r>
          </w:p>
          <w:p w14:paraId="5F500416" w14:textId="77777777" w:rsidR="001A20E6" w:rsidRDefault="00000000">
            <w:pPr>
              <w:pStyle w:val="TableCellResourceItem"/>
            </w:pPr>
            <w:r>
              <w:t>• Health Ministry Reports</w:t>
            </w:r>
          </w:p>
          <w:p w14:paraId="1BB9A35A" w14:textId="77777777" w:rsidR="001A20E6" w:rsidRDefault="00000000">
            <w:pPr>
              <w:pStyle w:val="TableCellResourceItem"/>
            </w:pPr>
            <w:r>
              <w:t>• WHO Reports on India</w:t>
            </w:r>
          </w:p>
          <w:p w14:paraId="3BBC61A0" w14:textId="77777777" w:rsidR="001A20E6" w:rsidRDefault="00000000">
            <w:pPr>
              <w:pStyle w:val="TableCellResourceItem"/>
            </w:pPr>
            <w:r>
              <w:t>• Ayushman Bharat Reports</w:t>
            </w:r>
          </w:p>
          <w:p w14:paraId="44FA1E3A" w14:textId="77777777" w:rsidR="001A20E6" w:rsidRDefault="00000000">
            <w:pPr>
              <w:pStyle w:val="TableCellResourceItem"/>
            </w:pPr>
            <w:r>
              <w:t>• Law Commission Reports</w:t>
            </w:r>
          </w:p>
          <w:p w14:paraId="4A666E83" w14:textId="77777777" w:rsidR="001A20E6" w:rsidRDefault="00000000">
            <w:pPr>
              <w:pStyle w:val="TableCellResourceItem"/>
            </w:pPr>
            <w:r>
              <w:t>• Supreme Court Judgments</w:t>
            </w:r>
          </w:p>
          <w:p w14:paraId="56AA7074" w14:textId="77777777" w:rsidR="001A20E6" w:rsidRDefault="00000000">
            <w:pPr>
              <w:pStyle w:val="TableCellResourceItem"/>
            </w:pPr>
            <w:r>
              <w:t>• Legal Aid Reports</w:t>
            </w:r>
          </w:p>
          <w:p w14:paraId="63A8FC50" w14:textId="77777777" w:rsidR="001A20E6" w:rsidRDefault="00000000">
            <w:pPr>
              <w:pStyle w:val="TableCellResourceItem"/>
            </w:pPr>
            <w:r>
              <w:t>• Media Reports</w:t>
            </w:r>
          </w:p>
          <w:p w14:paraId="64E471A9" w14:textId="77777777" w:rsidR="001A20E6" w:rsidRDefault="00000000">
            <w:pPr>
              <w:pStyle w:val="TableCellResourceItem"/>
            </w:pPr>
            <w:r>
              <w:t>• Broadcasting Ministry Reports</w:t>
            </w:r>
          </w:p>
          <w:p w14:paraId="2AE9501D" w14:textId="77777777" w:rsidR="001A20E6" w:rsidRDefault="00000000">
            <w:pPr>
              <w:pStyle w:val="TableCellResourceItem"/>
            </w:pPr>
            <w:r>
              <w:t>• Social Media Impact Studies</w:t>
            </w:r>
          </w:p>
          <w:p w14:paraId="53B33BB4" w14:textId="77777777" w:rsidR="001A20E6" w:rsidRDefault="00000000">
            <w:pPr>
              <w:pStyle w:val="TableCellResourceItem"/>
            </w:pPr>
            <w:r>
              <w:t>• Science and Technology Ministry Reports</w:t>
            </w:r>
          </w:p>
          <w:p w14:paraId="1E065A0F" w14:textId="77777777" w:rsidR="001A20E6" w:rsidRDefault="00000000">
            <w:pPr>
              <w:pStyle w:val="TableCellResourceItem"/>
            </w:pPr>
            <w:r>
              <w:t>• ISRO Reports</w:t>
            </w:r>
          </w:p>
          <w:p w14:paraId="74B9B9FA" w14:textId="77777777" w:rsidR="001A20E6" w:rsidRDefault="00000000">
            <w:pPr>
              <w:pStyle w:val="TableCellResourceItem"/>
            </w:pPr>
            <w:r>
              <w:t>• Digital India Reports</w:t>
            </w:r>
          </w:p>
          <w:p w14:paraId="1420A56F" w14:textId="77777777" w:rsidR="001A20E6" w:rsidRDefault="00000000">
            <w:pPr>
              <w:pStyle w:val="TableCellResourceItem"/>
            </w:pPr>
            <w:r>
              <w:t>• Environment Ministry Reports</w:t>
            </w:r>
          </w:p>
          <w:p w14:paraId="43773F4F" w14:textId="77777777" w:rsidR="001A20E6" w:rsidRDefault="00000000">
            <w:pPr>
              <w:pStyle w:val="TableCellResourceItem"/>
            </w:pPr>
            <w:r>
              <w:t>• Climate Change Reports</w:t>
            </w:r>
          </w:p>
          <w:p w14:paraId="50C48514" w14:textId="77777777" w:rsidR="001A20E6" w:rsidRDefault="00000000">
            <w:pPr>
              <w:pStyle w:val="TableCellResourceItem"/>
            </w:pPr>
            <w:r>
              <w:t>• Sustainable Development Reports</w:t>
            </w:r>
          </w:p>
          <w:p w14:paraId="1E321FC4" w14:textId="77777777" w:rsidR="001A20E6" w:rsidRDefault="00000000">
            <w:pPr>
              <w:pStyle w:val="TableCellResourceItem"/>
            </w:pPr>
            <w:r>
              <w:t>• WTO Reports</w:t>
            </w:r>
          </w:p>
          <w:p w14:paraId="03F97155" w14:textId="77777777" w:rsidR="001A20E6" w:rsidRDefault="00000000">
            <w:pPr>
              <w:pStyle w:val="TableCellResourceItem"/>
            </w:pPr>
            <w:r>
              <w:t>• Globalization Impact Studies</w:t>
            </w:r>
          </w:p>
          <w:p w14:paraId="137D762A" w14:textId="77777777" w:rsidR="001A20E6" w:rsidRDefault="00000000">
            <w:pPr>
              <w:pStyle w:val="TableCellResourceItem"/>
            </w:pPr>
            <w:r>
              <w:t>• International Migration Reports</w:t>
            </w:r>
          </w:p>
          <w:p w14:paraId="4F2AEA25" w14:textId="77777777" w:rsidR="001A20E6" w:rsidRDefault="00000000">
            <w:pPr>
              <w:pStyle w:val="TableCellResourceItem"/>
            </w:pPr>
            <w:r>
              <w:t>• Labor Ministry Reports</w:t>
            </w:r>
          </w:p>
          <w:p w14:paraId="3C6572D2" w14:textId="77777777" w:rsidR="001A20E6" w:rsidRDefault="00000000">
            <w:pPr>
              <w:pStyle w:val="TableCellResourceItem"/>
            </w:pPr>
            <w:r>
              <w:t>• Industrial Relations Reports</w:t>
            </w:r>
          </w:p>
          <w:p w14:paraId="1AF2B2EA"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6BC67F91" w14:textId="77777777" w:rsidR="001A20E6" w:rsidRDefault="00000000">
            <w:pPr>
              <w:pStyle w:val="TableCellSubjectName"/>
            </w:pPr>
            <w:r>
              <w:t>Science &amp; Technology</w:t>
            </w:r>
          </w:p>
          <w:p w14:paraId="3918BF3C" w14:textId="77777777" w:rsidR="001A20E6" w:rsidRDefault="00000000">
            <w:pPr>
              <w:pStyle w:val="TableCellCategoryTitle"/>
            </w:pPr>
            <w:r>
              <w:t>📝 Practice Materials</w:t>
            </w:r>
          </w:p>
          <w:p w14:paraId="056D274F" w14:textId="77777777" w:rsidR="001A20E6" w:rsidRDefault="00000000">
            <w:pPr>
              <w:pStyle w:val="TableCellResourceItem"/>
            </w:pPr>
            <w:r>
              <w:t>• La Excellence S&amp;T Material</w:t>
            </w:r>
          </w:p>
          <w:p w14:paraId="4789B241" w14:textId="77777777" w:rsidR="001A20E6" w:rsidRDefault="00000000">
            <w:pPr>
              <w:pStyle w:val="TableCellResourceItem"/>
            </w:pPr>
            <w:r>
              <w:t>• Prelims &amp; Mains Workbooks</w:t>
            </w:r>
          </w:p>
          <w:p w14:paraId="08883611" w14:textId="77777777" w:rsidR="001A20E6" w:rsidRDefault="00000000">
            <w:pPr>
              <w:pStyle w:val="TableCellCategoryTitle"/>
            </w:pPr>
            <w:r>
              <w:t>📰 Current Affairs</w:t>
            </w:r>
          </w:p>
          <w:p w14:paraId="6C8EE478" w14:textId="77777777" w:rsidR="001A20E6" w:rsidRDefault="00000000">
            <w:pPr>
              <w:pStyle w:val="TableCellResourceItem"/>
            </w:pPr>
            <w:r>
              <w:t>• Newspapers (The Hindu S&amp;T, PIB updates)</w:t>
            </w:r>
          </w:p>
        </w:tc>
        <w:tc>
          <w:tcPr>
            <w:tcW w:w="1650" w:type="pct"/>
            <w:tcBorders>
              <w:bottom w:val="single" w:sz="2" w:space="0" w:color="D1D5DB"/>
              <w:right w:val="single" w:sz="2" w:space="0" w:color="D1D5DB"/>
            </w:tcBorders>
            <w:tcMar>
              <w:top w:w="200" w:type="dxa"/>
              <w:left w:w="150" w:type="dxa"/>
              <w:bottom w:w="200" w:type="dxa"/>
              <w:right w:w="150" w:type="dxa"/>
            </w:tcMar>
          </w:tcPr>
          <w:p w14:paraId="40DFB592" w14:textId="77777777" w:rsidR="001A20E6" w:rsidRDefault="00000000">
            <w:pPr>
              <w:pStyle w:val="TableCellSubjectName"/>
            </w:pPr>
            <w:r>
              <w:t>Indian Polity and Governance</w:t>
            </w:r>
          </w:p>
          <w:p w14:paraId="6145841E" w14:textId="77777777" w:rsidR="001A20E6" w:rsidRDefault="00000000">
            <w:pPr>
              <w:pStyle w:val="TableCellCategoryTitle"/>
            </w:pPr>
            <w:r>
              <w:t>📝 Practice Materials</w:t>
            </w:r>
          </w:p>
          <w:p w14:paraId="42EA6A2F" w14:textId="77777777" w:rsidR="001A20E6" w:rsidRDefault="00000000">
            <w:pPr>
              <w:pStyle w:val="TableCellResourceItem"/>
            </w:pPr>
            <w:r>
              <w:t>• La Excellence Polity Material</w:t>
            </w:r>
          </w:p>
          <w:p w14:paraId="35F86D82" w14:textId="77777777" w:rsidR="001A20E6" w:rsidRDefault="00000000">
            <w:pPr>
              <w:pStyle w:val="TableCellResourceItem"/>
            </w:pPr>
            <w:r>
              <w:t>• Mains RRP + Prelims RRP</w:t>
            </w:r>
          </w:p>
          <w:p w14:paraId="168DE54D" w14:textId="77777777" w:rsidR="001A20E6" w:rsidRDefault="00000000">
            <w:pPr>
              <w:pStyle w:val="TableCellResourceItem"/>
            </w:pPr>
            <w:r>
              <w:t>• Prelims &amp; Mains Workbooks</w:t>
            </w:r>
          </w:p>
          <w:p w14:paraId="5CA282FA" w14:textId="77777777" w:rsidR="001A20E6" w:rsidRDefault="00000000">
            <w:pPr>
              <w:pStyle w:val="TableCellCategoryTitle"/>
            </w:pPr>
            <w:r>
              <w:t>📰 Current Affairs</w:t>
            </w:r>
          </w:p>
          <w:p w14:paraId="6187A003" w14:textId="77777777" w:rsidR="001A20E6" w:rsidRDefault="00000000">
            <w:pPr>
              <w:pStyle w:val="TableCellResourceItem"/>
            </w:pPr>
            <w:r>
              <w:t>• NITI Aayog Reports + PRS Briefs</w:t>
            </w:r>
          </w:p>
          <w:p w14:paraId="2B128236" w14:textId="77777777" w:rsidR="001A20E6" w:rsidRDefault="00000000">
            <w:pPr>
              <w:pStyle w:val="TableCellResourceItem"/>
            </w:pPr>
            <w:r>
              <w:t>• Newspapers (The Hindu/Indian Express)</w:t>
            </w:r>
          </w:p>
          <w:p w14:paraId="001A1369" w14:textId="77777777" w:rsidR="001A20E6" w:rsidRDefault="00000000">
            <w:pPr>
              <w:pStyle w:val="TableCellResourceItem"/>
            </w:pPr>
            <w:r>
              <w:t>• Optional: Subhash Kashyap Our Constitution, Our Parliament</w:t>
            </w:r>
          </w:p>
        </w:tc>
      </w:tr>
      <w:tr w:rsidR="001A20E6" w14:paraId="08D5B70F" w14:textId="77777777">
        <w:tc>
          <w:tcPr>
            <w:tcW w:w="1650" w:type="pct"/>
            <w:tcBorders>
              <w:bottom w:val="single" w:sz="2" w:space="0" w:color="D1D5DB"/>
              <w:right w:val="single" w:sz="2" w:space="0" w:color="D1D5DB"/>
            </w:tcBorders>
            <w:tcMar>
              <w:top w:w="200" w:type="dxa"/>
              <w:left w:w="150" w:type="dxa"/>
              <w:bottom w:w="200" w:type="dxa"/>
              <w:right w:w="150" w:type="dxa"/>
            </w:tcMar>
          </w:tcPr>
          <w:p w14:paraId="2B7645D6" w14:textId="77777777" w:rsidR="001A20E6" w:rsidRDefault="00000000">
            <w:pPr>
              <w:pStyle w:val="TableCellSubjectName"/>
            </w:pPr>
            <w:r>
              <w:t>Indian Economy</w:t>
            </w:r>
          </w:p>
          <w:p w14:paraId="7361FA2B" w14:textId="77777777" w:rsidR="001A20E6" w:rsidRDefault="00000000">
            <w:pPr>
              <w:pStyle w:val="TableCellCategoryTitle"/>
            </w:pPr>
            <w:r>
              <w:t>📝 Practice Materials</w:t>
            </w:r>
          </w:p>
          <w:p w14:paraId="10C72BF6" w14:textId="77777777" w:rsidR="001A20E6" w:rsidRDefault="00000000">
            <w:pPr>
              <w:pStyle w:val="TableCellResourceItem"/>
            </w:pPr>
            <w:r>
              <w:t>• La Excellence Economy Material</w:t>
            </w:r>
          </w:p>
          <w:p w14:paraId="43EE407A" w14:textId="77777777" w:rsidR="001A20E6" w:rsidRDefault="00000000">
            <w:pPr>
              <w:pStyle w:val="TableCellResourceItem"/>
            </w:pPr>
            <w:r>
              <w:t>• Mains RRP + Prelims RRP</w:t>
            </w:r>
          </w:p>
          <w:p w14:paraId="262C666F" w14:textId="77777777" w:rsidR="001A20E6" w:rsidRDefault="00000000">
            <w:pPr>
              <w:pStyle w:val="TableCellResourceItem"/>
            </w:pPr>
            <w:r>
              <w:t>• Prelims &amp; Mains Workbooks</w:t>
            </w:r>
          </w:p>
          <w:p w14:paraId="10626933" w14:textId="77777777" w:rsidR="001A20E6" w:rsidRDefault="00000000">
            <w:pPr>
              <w:pStyle w:val="TableCellCategoryTitle"/>
            </w:pPr>
            <w:r>
              <w:t>📰 Current Affairs</w:t>
            </w:r>
          </w:p>
          <w:p w14:paraId="2A6A77D6" w14:textId="77777777" w:rsidR="001A20E6" w:rsidRDefault="00000000">
            <w:pPr>
              <w:pStyle w:val="TableCellResourceItem"/>
            </w:pPr>
            <w:r>
              <w:t>• NITI Aayog Reports + Economic survey and Budget</w:t>
            </w:r>
          </w:p>
          <w:p w14:paraId="518409F5" w14:textId="77777777" w:rsidR="001A20E6" w:rsidRDefault="00000000">
            <w:pPr>
              <w:pStyle w:val="TableCellResourceItem"/>
            </w:pPr>
            <w:r>
              <w:t>• Newspapers (Hindu and IE Explained)</w:t>
            </w:r>
          </w:p>
        </w:tc>
        <w:tc>
          <w:tcPr>
            <w:tcW w:w="1650" w:type="pct"/>
          </w:tcPr>
          <w:p w14:paraId="517EE534" w14:textId="77777777" w:rsidR="001A20E6" w:rsidRDefault="001A20E6"/>
        </w:tc>
        <w:tc>
          <w:tcPr>
            <w:tcW w:w="1650" w:type="pct"/>
          </w:tcPr>
          <w:p w14:paraId="0C2BD6A2" w14:textId="77777777" w:rsidR="001A20E6" w:rsidRDefault="001A20E6"/>
        </w:tc>
      </w:tr>
    </w:tbl>
    <w:p w14:paraId="09DC6264"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77CB4A00" w14:textId="77777777">
        <w:tc>
          <w:tcPr>
            <w:tcW w:w="2500" w:type="pct"/>
            <w:tcMar>
              <w:top w:w="0" w:type="dxa"/>
              <w:left w:w="0" w:type="dxa"/>
              <w:bottom w:w="0" w:type="dxa"/>
              <w:right w:w="0" w:type="dxa"/>
            </w:tcMar>
          </w:tcPr>
          <w:p w14:paraId="66B742AF" w14:textId="77777777" w:rsidR="001A20E6" w:rsidRDefault="00000000">
            <w:pPr>
              <w:pStyle w:val="WeekTitle"/>
            </w:pPr>
            <w:r>
              <w:rPr>
                <w:color w:val="BE185D"/>
              </w:rPr>
              <w:t>📅 Dec 06 - Dec 12, 2026</w:t>
            </w:r>
          </w:p>
        </w:tc>
        <w:tc>
          <w:tcPr>
            <w:tcW w:w="2500" w:type="pct"/>
            <w:tcMar>
              <w:top w:w="0" w:type="dxa"/>
              <w:left w:w="0" w:type="dxa"/>
              <w:bottom w:w="0" w:type="dxa"/>
              <w:right w:w="0" w:type="dxa"/>
            </w:tcMar>
          </w:tcPr>
          <w:p w14:paraId="1F8621CC" w14:textId="77777777" w:rsidR="001A20E6" w:rsidRDefault="00000000">
            <w:pPr>
              <w:pStyle w:val="WeekCycleName"/>
            </w:pPr>
            <w:r>
              <w:rPr>
                <w:color w:val="BE185D"/>
              </w:rPr>
              <w:t>C3</w:t>
            </w:r>
          </w:p>
        </w:tc>
      </w:tr>
    </w:tbl>
    <w:p w14:paraId="4CE2D95C"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57E456F2" w14:textId="77777777">
        <w:tc>
          <w:tcPr>
            <w:tcW w:w="700" w:type="pct"/>
            <w:shd w:val="clear" w:color="auto" w:fill="FCE7F3"/>
            <w:tcMar>
              <w:top w:w="200" w:type="dxa"/>
              <w:left w:w="100" w:type="dxa"/>
              <w:bottom w:w="200" w:type="dxa"/>
              <w:right w:w="100" w:type="dxa"/>
            </w:tcMar>
          </w:tcPr>
          <w:p w14:paraId="35B985E6" w14:textId="77777777" w:rsidR="001A20E6" w:rsidRDefault="00000000">
            <w:pPr>
              <w:pStyle w:val="TableCellCalendarDayHeader"/>
            </w:pPr>
            <w:r>
              <w:rPr>
                <w:color w:val="BE185D"/>
              </w:rPr>
              <w:t>Sunday</w:t>
            </w:r>
          </w:p>
          <w:p w14:paraId="29529C7A" w14:textId="77777777" w:rsidR="001A20E6" w:rsidRDefault="00000000">
            <w:pPr>
              <w:pStyle w:val="TableCellCalendarDateHeader"/>
            </w:pPr>
            <w:r>
              <w:rPr>
                <w:color w:val="BE185D"/>
              </w:rPr>
              <w:t>Dec 06</w:t>
            </w:r>
          </w:p>
          <w:p w14:paraId="6149B894"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643AF1CF" w14:textId="77777777" w:rsidR="001A20E6" w:rsidRDefault="00000000">
            <w:pPr>
              <w:pStyle w:val="TableCellCalendarDayHeader"/>
            </w:pPr>
            <w:r>
              <w:rPr>
                <w:color w:val="BE185D"/>
              </w:rPr>
              <w:t>Monday</w:t>
            </w:r>
          </w:p>
          <w:p w14:paraId="445B8F8E" w14:textId="77777777" w:rsidR="001A20E6" w:rsidRDefault="00000000">
            <w:pPr>
              <w:pStyle w:val="TableCellCalendarDateHeader"/>
            </w:pPr>
            <w:r>
              <w:rPr>
                <w:color w:val="BE185D"/>
              </w:rPr>
              <w:t>Dec 07</w:t>
            </w:r>
          </w:p>
          <w:p w14:paraId="079F1002"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7C35D2E5" w14:textId="77777777" w:rsidR="001A20E6" w:rsidRDefault="00000000">
            <w:pPr>
              <w:pStyle w:val="TableCellCalendarDayHeader"/>
            </w:pPr>
            <w:r>
              <w:rPr>
                <w:color w:val="BE185D"/>
              </w:rPr>
              <w:t>Tuesday</w:t>
            </w:r>
          </w:p>
          <w:p w14:paraId="37E8A7E8" w14:textId="77777777" w:rsidR="001A20E6" w:rsidRDefault="00000000">
            <w:pPr>
              <w:pStyle w:val="TableCellCalendarDateHeader"/>
            </w:pPr>
            <w:r>
              <w:rPr>
                <w:color w:val="BE185D"/>
              </w:rPr>
              <w:t>Dec 08</w:t>
            </w:r>
          </w:p>
          <w:p w14:paraId="737E4DC3"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4F7A33EA" w14:textId="77777777" w:rsidR="001A20E6" w:rsidRDefault="00000000">
            <w:pPr>
              <w:pStyle w:val="TableCellCalendarDayHeader"/>
            </w:pPr>
            <w:r>
              <w:rPr>
                <w:color w:val="BE185D"/>
              </w:rPr>
              <w:t>Wednesday</w:t>
            </w:r>
          </w:p>
          <w:p w14:paraId="1E267E70" w14:textId="77777777" w:rsidR="001A20E6" w:rsidRDefault="00000000">
            <w:pPr>
              <w:pStyle w:val="TableCellCalendarDateHeader"/>
            </w:pPr>
            <w:r>
              <w:rPr>
                <w:color w:val="BE185D"/>
              </w:rPr>
              <w:t>Dec 09</w:t>
            </w:r>
          </w:p>
          <w:p w14:paraId="45CD4DC7"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702DA2E2" w14:textId="77777777" w:rsidR="001A20E6" w:rsidRDefault="00000000">
            <w:pPr>
              <w:pStyle w:val="TableCellCalendarDayHeader"/>
            </w:pPr>
            <w:r>
              <w:rPr>
                <w:color w:val="BE185D"/>
              </w:rPr>
              <w:t>Thursday</w:t>
            </w:r>
          </w:p>
          <w:p w14:paraId="21CE9EE8" w14:textId="77777777" w:rsidR="001A20E6" w:rsidRDefault="00000000">
            <w:pPr>
              <w:pStyle w:val="TableCellCalendarDateHeader"/>
            </w:pPr>
            <w:r>
              <w:rPr>
                <w:color w:val="BE185D"/>
              </w:rPr>
              <w:t>Dec 10</w:t>
            </w:r>
          </w:p>
          <w:p w14:paraId="0EB2E5DA"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00289F2F" w14:textId="77777777" w:rsidR="001A20E6" w:rsidRDefault="00000000">
            <w:pPr>
              <w:pStyle w:val="TableCellCalendarDayHeader"/>
            </w:pPr>
            <w:r>
              <w:rPr>
                <w:color w:val="BE185D"/>
              </w:rPr>
              <w:t>Friday</w:t>
            </w:r>
          </w:p>
          <w:p w14:paraId="316F9063" w14:textId="77777777" w:rsidR="001A20E6" w:rsidRDefault="00000000">
            <w:pPr>
              <w:pStyle w:val="TableCellCalendarDateHeader"/>
            </w:pPr>
            <w:r>
              <w:rPr>
                <w:color w:val="BE185D"/>
              </w:rPr>
              <w:t>Dec 11</w:t>
            </w:r>
          </w:p>
          <w:p w14:paraId="2002F64B"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2CAF5252" w14:textId="77777777" w:rsidR="001A20E6" w:rsidRDefault="00000000">
            <w:pPr>
              <w:pStyle w:val="TableCellCalendarDayHeader"/>
            </w:pPr>
            <w:r>
              <w:rPr>
                <w:color w:val="F57C00"/>
              </w:rPr>
              <w:t>Saturday</w:t>
            </w:r>
          </w:p>
          <w:p w14:paraId="5CF5DAAB" w14:textId="77777777" w:rsidR="001A20E6" w:rsidRDefault="00000000">
            <w:pPr>
              <w:pStyle w:val="TableCellCalendarDateHeader"/>
            </w:pPr>
            <w:r>
              <w:rPr>
                <w:color w:val="F57C00"/>
              </w:rPr>
              <w:t>Dec 12</w:t>
            </w:r>
          </w:p>
          <w:p w14:paraId="5ED2CBE1" w14:textId="77777777" w:rsidR="001A20E6" w:rsidRDefault="00000000">
            <w:pPr>
              <w:pStyle w:val="TableCellCatchupLabel"/>
            </w:pPr>
            <w:r>
              <w:rPr>
                <w:color w:val="F57C00"/>
              </w:rPr>
              <w:t>Catchup Day</w:t>
            </w:r>
          </w:p>
        </w:tc>
      </w:tr>
      <w:tr w:rsidR="001A20E6" w14:paraId="526EBA5B" w14:textId="77777777">
        <w:tc>
          <w:tcPr>
            <w:tcW w:w="700" w:type="pct"/>
            <w:shd w:val="clear" w:color="auto" w:fill="FCE7F3"/>
            <w:tcMar>
              <w:top w:w="150" w:type="dxa"/>
              <w:left w:w="100" w:type="dxa"/>
              <w:bottom w:w="150" w:type="dxa"/>
              <w:right w:w="100" w:type="dxa"/>
            </w:tcMar>
          </w:tcPr>
          <w:p w14:paraId="6DE86471" w14:textId="77777777" w:rsidR="001A20E6" w:rsidRDefault="00000000">
            <w:pPr>
              <w:pStyle w:val="TableCellTaskSubject"/>
            </w:pPr>
            <w:r>
              <w:t>Sociology</w:t>
            </w:r>
          </w:p>
          <w:p w14:paraId="07623DC9" w14:textId="77777777" w:rsidR="001A20E6" w:rsidRDefault="00000000">
            <w:pPr>
              <w:pStyle w:val="TableCellTaskDetails"/>
            </w:pPr>
            <w:r>
              <w:t>• Test - TEST — 3h</w:t>
            </w:r>
          </w:p>
          <w:p w14:paraId="5EE90FB9"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2E0D25E4" w14:textId="77777777" w:rsidR="001A20E6" w:rsidRDefault="00000000">
            <w:pPr>
              <w:pStyle w:val="TableCellTaskSubject"/>
            </w:pPr>
            <w:r>
              <w:t>Sociology</w:t>
            </w:r>
          </w:p>
          <w:p w14:paraId="49737511" w14:textId="77777777" w:rsidR="001A20E6" w:rsidRDefault="00000000">
            <w:pPr>
              <w:pStyle w:val="TableCellTaskDetails"/>
            </w:pPr>
            <w:r>
              <w:t>• Study - OPT-SOC/01 — 1h 30m</w:t>
            </w:r>
          </w:p>
          <w:p w14:paraId="6D5EF3D3" w14:textId="77777777" w:rsidR="001A20E6" w:rsidRDefault="00000000">
            <w:pPr>
              <w:pStyle w:val="TableCellTaskBadge"/>
              <w:shd w:val="clear" w:color="auto" w:fill="E3F2FD"/>
            </w:pPr>
            <w:r>
              <w:rPr>
                <w:b/>
                <w:bCs/>
                <w:color w:val="1976D2"/>
              </w:rPr>
              <w:t>STUDY</w:t>
            </w:r>
          </w:p>
          <w:p w14:paraId="6EBCE002" w14:textId="77777777" w:rsidR="001A20E6" w:rsidRDefault="00000000">
            <w:pPr>
              <w:pStyle w:val="TableCellTaskDetails"/>
            </w:pPr>
            <w:r>
              <w:t>• Revision - OPT-SOC/01 — 30m</w:t>
            </w:r>
          </w:p>
          <w:p w14:paraId="5EEA9E64" w14:textId="77777777" w:rsidR="001A20E6" w:rsidRDefault="00000000">
            <w:pPr>
              <w:pStyle w:val="TableCellTaskBadge"/>
              <w:shd w:val="clear" w:color="auto" w:fill="FCE4EC"/>
            </w:pPr>
            <w:r>
              <w:rPr>
                <w:b/>
                <w:bCs/>
                <w:color w:val="C2185B"/>
              </w:rPr>
              <w:t>REVISION</w:t>
            </w:r>
          </w:p>
          <w:p w14:paraId="69CB514B" w14:textId="77777777" w:rsidR="001A20E6" w:rsidRDefault="00000000">
            <w:pPr>
              <w:pStyle w:val="TableCellTaskDetails"/>
            </w:pPr>
            <w:r>
              <w:t>• Practice - OPT-SOC/01 — 30m</w:t>
            </w:r>
          </w:p>
          <w:p w14:paraId="37FAAAD3"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26782ECE" w14:textId="77777777" w:rsidR="001A20E6" w:rsidRDefault="00000000">
            <w:pPr>
              <w:pStyle w:val="TableCellTaskSubject"/>
            </w:pPr>
            <w:r>
              <w:t>Sociology</w:t>
            </w:r>
          </w:p>
          <w:p w14:paraId="6BA8599E" w14:textId="77777777" w:rsidR="001A20E6" w:rsidRDefault="00000000">
            <w:pPr>
              <w:pStyle w:val="TableCellTaskDetails"/>
            </w:pPr>
            <w:r>
              <w:t>• Study - OPT-SOC/01 — 1h 30m</w:t>
            </w:r>
          </w:p>
          <w:p w14:paraId="3482F8DC" w14:textId="77777777" w:rsidR="001A20E6" w:rsidRDefault="00000000">
            <w:pPr>
              <w:pStyle w:val="TableCellTaskBadge"/>
              <w:shd w:val="clear" w:color="auto" w:fill="E3F2FD"/>
            </w:pPr>
            <w:r>
              <w:rPr>
                <w:b/>
                <w:bCs/>
                <w:color w:val="1976D2"/>
              </w:rPr>
              <w:t>STUDY</w:t>
            </w:r>
          </w:p>
          <w:p w14:paraId="1F91F082" w14:textId="77777777" w:rsidR="001A20E6" w:rsidRDefault="00000000">
            <w:pPr>
              <w:pStyle w:val="TableCellTaskDetails"/>
            </w:pPr>
            <w:r>
              <w:t>• Revision - OPT-SOC/01 — 30m</w:t>
            </w:r>
          </w:p>
          <w:p w14:paraId="3CC463DF" w14:textId="77777777" w:rsidR="001A20E6" w:rsidRDefault="00000000">
            <w:pPr>
              <w:pStyle w:val="TableCellTaskBadge"/>
              <w:shd w:val="clear" w:color="auto" w:fill="FCE4EC"/>
            </w:pPr>
            <w:r>
              <w:rPr>
                <w:b/>
                <w:bCs/>
                <w:color w:val="C2185B"/>
              </w:rPr>
              <w:t>REVISION</w:t>
            </w:r>
          </w:p>
          <w:p w14:paraId="55384823" w14:textId="77777777" w:rsidR="001A20E6" w:rsidRDefault="00000000">
            <w:pPr>
              <w:pStyle w:val="TableCellTaskDetails"/>
            </w:pPr>
            <w:r>
              <w:t>• Practice - OPT-SOC/01 — 30m</w:t>
            </w:r>
          </w:p>
          <w:p w14:paraId="6B3456A8"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51ED531B" w14:textId="77777777" w:rsidR="001A20E6" w:rsidRDefault="00000000">
            <w:pPr>
              <w:pStyle w:val="TableCellTaskSubject"/>
            </w:pPr>
            <w:r>
              <w:t>Sociology</w:t>
            </w:r>
          </w:p>
          <w:p w14:paraId="189A1830" w14:textId="77777777" w:rsidR="001A20E6" w:rsidRDefault="00000000">
            <w:pPr>
              <w:pStyle w:val="TableCellTaskDetails"/>
            </w:pPr>
            <w:r>
              <w:t>• Study - OPT-SOC/01 — 1h 30m</w:t>
            </w:r>
          </w:p>
          <w:p w14:paraId="6A9EBA0F" w14:textId="77777777" w:rsidR="001A20E6" w:rsidRDefault="00000000">
            <w:pPr>
              <w:pStyle w:val="TableCellTaskBadge"/>
              <w:shd w:val="clear" w:color="auto" w:fill="E3F2FD"/>
            </w:pPr>
            <w:r>
              <w:rPr>
                <w:b/>
                <w:bCs/>
                <w:color w:val="1976D2"/>
              </w:rPr>
              <w:t>STUDY</w:t>
            </w:r>
          </w:p>
          <w:p w14:paraId="6654BC5F" w14:textId="77777777" w:rsidR="001A20E6" w:rsidRDefault="00000000">
            <w:pPr>
              <w:pStyle w:val="TableCellTaskDetails"/>
            </w:pPr>
            <w:r>
              <w:t>• Revision - OPT-SOC/01 — 30m</w:t>
            </w:r>
          </w:p>
          <w:p w14:paraId="5BCB6A11" w14:textId="77777777" w:rsidR="001A20E6" w:rsidRDefault="00000000">
            <w:pPr>
              <w:pStyle w:val="TableCellTaskBadge"/>
              <w:shd w:val="clear" w:color="auto" w:fill="FCE4EC"/>
            </w:pPr>
            <w:r>
              <w:rPr>
                <w:b/>
                <w:bCs/>
                <w:color w:val="C2185B"/>
              </w:rPr>
              <w:t>REVISION</w:t>
            </w:r>
          </w:p>
          <w:p w14:paraId="25B0FB0C" w14:textId="77777777" w:rsidR="001A20E6" w:rsidRDefault="00000000">
            <w:pPr>
              <w:pStyle w:val="TableCellTaskDetails"/>
            </w:pPr>
            <w:r>
              <w:t>• Practice - OPT-SOC/01 — 30m</w:t>
            </w:r>
          </w:p>
          <w:p w14:paraId="119BD248"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21DEBC3F" w14:textId="77777777" w:rsidR="001A20E6" w:rsidRDefault="00000000">
            <w:pPr>
              <w:pStyle w:val="TableCellTaskSubject"/>
            </w:pPr>
            <w:r>
              <w:t>Sociology</w:t>
            </w:r>
          </w:p>
          <w:p w14:paraId="78E8772E" w14:textId="77777777" w:rsidR="001A20E6" w:rsidRDefault="00000000">
            <w:pPr>
              <w:pStyle w:val="TableCellTaskDetails"/>
            </w:pPr>
            <w:r>
              <w:t>• Study - OPT-SOC/01 — 1h 30m</w:t>
            </w:r>
          </w:p>
          <w:p w14:paraId="093105B1" w14:textId="77777777" w:rsidR="001A20E6" w:rsidRDefault="00000000">
            <w:pPr>
              <w:pStyle w:val="TableCellTaskBadge"/>
              <w:shd w:val="clear" w:color="auto" w:fill="E3F2FD"/>
            </w:pPr>
            <w:r>
              <w:rPr>
                <w:b/>
                <w:bCs/>
                <w:color w:val="1976D2"/>
              </w:rPr>
              <w:t>STUDY</w:t>
            </w:r>
          </w:p>
          <w:p w14:paraId="38B41305" w14:textId="77777777" w:rsidR="001A20E6" w:rsidRDefault="00000000">
            <w:pPr>
              <w:pStyle w:val="TableCellTaskDetails"/>
            </w:pPr>
            <w:r>
              <w:t>• Revision - OPT-SOC/01 — 30m</w:t>
            </w:r>
          </w:p>
          <w:p w14:paraId="6F4A77BD" w14:textId="77777777" w:rsidR="001A20E6" w:rsidRDefault="00000000">
            <w:pPr>
              <w:pStyle w:val="TableCellTaskBadge"/>
              <w:shd w:val="clear" w:color="auto" w:fill="FCE4EC"/>
            </w:pPr>
            <w:r>
              <w:rPr>
                <w:b/>
                <w:bCs/>
                <w:color w:val="C2185B"/>
              </w:rPr>
              <w:t>REVISION</w:t>
            </w:r>
          </w:p>
          <w:p w14:paraId="16E06E19" w14:textId="77777777" w:rsidR="001A20E6" w:rsidRDefault="00000000">
            <w:pPr>
              <w:pStyle w:val="TableCellTaskDetails"/>
            </w:pPr>
            <w:r>
              <w:t>• Practice - OPT-SOC/01 — 30m</w:t>
            </w:r>
          </w:p>
          <w:p w14:paraId="3AEC5FDE"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192696A0" w14:textId="77777777" w:rsidR="001A20E6" w:rsidRDefault="00000000">
            <w:pPr>
              <w:pStyle w:val="TableCellTaskSubject"/>
            </w:pPr>
            <w:r>
              <w:t>Sociology</w:t>
            </w:r>
          </w:p>
          <w:p w14:paraId="786D3CD5" w14:textId="77777777" w:rsidR="001A20E6" w:rsidRDefault="00000000">
            <w:pPr>
              <w:pStyle w:val="TableCellTaskDetails"/>
            </w:pPr>
            <w:r>
              <w:t>• Study - OPT-SOC/01 — 1h 30m</w:t>
            </w:r>
          </w:p>
          <w:p w14:paraId="11C3A6E0" w14:textId="77777777" w:rsidR="001A20E6" w:rsidRDefault="00000000">
            <w:pPr>
              <w:pStyle w:val="TableCellTaskBadge"/>
              <w:shd w:val="clear" w:color="auto" w:fill="E3F2FD"/>
            </w:pPr>
            <w:r>
              <w:rPr>
                <w:b/>
                <w:bCs/>
                <w:color w:val="1976D2"/>
              </w:rPr>
              <w:t>STUDY</w:t>
            </w:r>
          </w:p>
          <w:p w14:paraId="19E59DA5" w14:textId="77777777" w:rsidR="001A20E6" w:rsidRDefault="00000000">
            <w:pPr>
              <w:pStyle w:val="TableCellTaskDetails"/>
            </w:pPr>
            <w:r>
              <w:t>• Revision - OPT-SOC/01 — 30m</w:t>
            </w:r>
          </w:p>
          <w:p w14:paraId="18DD743F" w14:textId="77777777" w:rsidR="001A20E6" w:rsidRDefault="00000000">
            <w:pPr>
              <w:pStyle w:val="TableCellTaskBadge"/>
              <w:shd w:val="clear" w:color="auto" w:fill="FCE4EC"/>
            </w:pPr>
            <w:r>
              <w:rPr>
                <w:b/>
                <w:bCs/>
                <w:color w:val="C2185B"/>
              </w:rPr>
              <w:t>REVISION</w:t>
            </w:r>
          </w:p>
          <w:p w14:paraId="02C15C4C" w14:textId="77777777" w:rsidR="001A20E6" w:rsidRDefault="00000000">
            <w:pPr>
              <w:pStyle w:val="TableCellTaskDetails"/>
            </w:pPr>
            <w:r>
              <w:t>• Practice - OPT-SOC/01 — 30m</w:t>
            </w:r>
          </w:p>
          <w:p w14:paraId="4EFE870E"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15900DD1" w14:textId="77777777" w:rsidR="001A20E6" w:rsidRDefault="001A20E6"/>
        </w:tc>
      </w:tr>
      <w:tr w:rsidR="001A20E6" w14:paraId="6FD6519D" w14:textId="77777777">
        <w:tc>
          <w:tcPr>
            <w:tcW w:w="700" w:type="pct"/>
            <w:shd w:val="clear" w:color="auto" w:fill="FCE7F3"/>
            <w:tcMar>
              <w:top w:w="150" w:type="dxa"/>
              <w:left w:w="100" w:type="dxa"/>
              <w:bottom w:w="150" w:type="dxa"/>
              <w:right w:w="100" w:type="dxa"/>
            </w:tcMar>
          </w:tcPr>
          <w:p w14:paraId="7CF00E12" w14:textId="77777777" w:rsidR="001A20E6" w:rsidRDefault="00000000">
            <w:pPr>
              <w:pStyle w:val="TableCellTaskSubject"/>
            </w:pPr>
            <w:r>
              <w:t>Indian Polity and Governance</w:t>
            </w:r>
          </w:p>
          <w:p w14:paraId="2058C0A7" w14:textId="77777777" w:rsidR="001A20E6" w:rsidRDefault="00000000">
            <w:pPr>
              <w:pStyle w:val="TableCellTaskDetails"/>
            </w:pPr>
            <w:r>
              <w:t>• Test - TEST — 3h</w:t>
            </w:r>
          </w:p>
          <w:p w14:paraId="07E380BE"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3DCEA3BC" w14:textId="77777777" w:rsidR="001A20E6" w:rsidRDefault="00000000">
            <w:pPr>
              <w:pStyle w:val="TableCellTaskSubject"/>
            </w:pPr>
            <w:r>
              <w:t>Indian Polity and Governance</w:t>
            </w:r>
          </w:p>
          <w:p w14:paraId="3B6C2B4E" w14:textId="77777777" w:rsidR="001A20E6" w:rsidRDefault="00000000">
            <w:pPr>
              <w:pStyle w:val="TableCellTaskDetails"/>
            </w:pPr>
            <w:r>
              <w:t>• Study - Political Dynamics (P10) — 1h</w:t>
            </w:r>
          </w:p>
          <w:p w14:paraId="3FC6182B" w14:textId="77777777" w:rsidR="001A20E6" w:rsidRDefault="00000000">
            <w:pPr>
              <w:pStyle w:val="TableCellTaskBadge"/>
              <w:shd w:val="clear" w:color="auto" w:fill="E3F2FD"/>
            </w:pPr>
            <w:r>
              <w:rPr>
                <w:b/>
                <w:bCs/>
                <w:color w:val="1976D2"/>
              </w:rPr>
              <w:t>STUDY</w:t>
            </w:r>
          </w:p>
          <w:p w14:paraId="2D99F261" w14:textId="77777777" w:rsidR="001A20E6" w:rsidRDefault="00000000">
            <w:pPr>
              <w:pStyle w:val="TableCellTaskDetails"/>
            </w:pPr>
            <w:r>
              <w:t>• Study - Governance (P11) — 1h</w:t>
            </w:r>
          </w:p>
          <w:p w14:paraId="05F43507" w14:textId="77777777" w:rsidR="001A20E6" w:rsidRDefault="00000000">
            <w:pPr>
              <w:pStyle w:val="TableCellTaskBadge"/>
              <w:shd w:val="clear" w:color="auto" w:fill="E3F2FD"/>
            </w:pPr>
            <w:r>
              <w:rPr>
                <w:b/>
                <w:bCs/>
                <w:color w:val="1976D2"/>
              </w:rPr>
              <w:t>STUDY</w:t>
            </w:r>
          </w:p>
          <w:p w14:paraId="04A31374" w14:textId="77777777" w:rsidR="001A20E6" w:rsidRDefault="00000000">
            <w:pPr>
              <w:pStyle w:val="TableCellTaskDetails"/>
            </w:pPr>
            <w:r>
              <w:t>• Revision - Local Government (P05) — 30m</w:t>
            </w:r>
          </w:p>
          <w:p w14:paraId="7F2E0EAC"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24F5CBE8" w14:textId="77777777" w:rsidR="001A20E6" w:rsidRDefault="00000000">
            <w:pPr>
              <w:pStyle w:val="TableCellTaskSubject"/>
            </w:pPr>
            <w:r>
              <w:t>Indian Polity and Governance</w:t>
            </w:r>
          </w:p>
          <w:p w14:paraId="049C3AA8" w14:textId="77777777" w:rsidR="001A20E6" w:rsidRDefault="00000000">
            <w:pPr>
              <w:pStyle w:val="TableCellTaskDetails"/>
            </w:pPr>
            <w:r>
              <w:t>• Study - Broad / Overlap (P00) — 30m</w:t>
            </w:r>
          </w:p>
          <w:p w14:paraId="7882FB6C" w14:textId="77777777" w:rsidR="001A20E6" w:rsidRDefault="00000000">
            <w:pPr>
              <w:pStyle w:val="TableCellTaskBadge"/>
              <w:shd w:val="clear" w:color="auto" w:fill="E3F2FD"/>
            </w:pPr>
            <w:r>
              <w:rPr>
                <w:b/>
                <w:bCs/>
                <w:color w:val="1976D2"/>
              </w:rPr>
              <w:t>STUDY</w:t>
            </w:r>
          </w:p>
          <w:p w14:paraId="53F44782" w14:textId="77777777" w:rsidR="001A20E6" w:rsidRDefault="00000000">
            <w:pPr>
              <w:pStyle w:val="TableCellTaskDetails"/>
            </w:pPr>
            <w:r>
              <w:t>• Study - Constitutional Framework (P01) — 30m</w:t>
            </w:r>
          </w:p>
          <w:p w14:paraId="5D682802" w14:textId="77777777" w:rsidR="001A20E6" w:rsidRDefault="00000000">
            <w:pPr>
              <w:pStyle w:val="TableCellTaskBadge"/>
              <w:shd w:val="clear" w:color="auto" w:fill="E3F2FD"/>
            </w:pPr>
            <w:r>
              <w:rPr>
                <w:b/>
                <w:bCs/>
                <w:color w:val="1976D2"/>
              </w:rPr>
              <w:t>STUDY</w:t>
            </w:r>
          </w:p>
          <w:p w14:paraId="7FD3B023" w14:textId="77777777" w:rsidR="001A20E6" w:rsidRDefault="00000000">
            <w:pPr>
              <w:pStyle w:val="TableCellTaskDetails"/>
            </w:pPr>
            <w:r>
              <w:t>• Study - System of Government (P02) — 30m</w:t>
            </w:r>
          </w:p>
          <w:p w14:paraId="77191FA1" w14:textId="77777777" w:rsidR="001A20E6" w:rsidRDefault="00000000">
            <w:pPr>
              <w:pStyle w:val="TableCellTaskBadge"/>
              <w:shd w:val="clear" w:color="auto" w:fill="E3F2FD"/>
            </w:pPr>
            <w:r>
              <w:rPr>
                <w:b/>
                <w:bCs/>
                <w:color w:val="1976D2"/>
              </w:rPr>
              <w:t>STUDY</w:t>
            </w:r>
          </w:p>
          <w:p w14:paraId="19DF5981" w14:textId="77777777" w:rsidR="001A20E6" w:rsidRDefault="00000000">
            <w:pPr>
              <w:pStyle w:val="TableCellTaskDetails"/>
            </w:pPr>
            <w:r>
              <w:t>• Study - Central Government (P03) — 30m</w:t>
            </w:r>
          </w:p>
          <w:p w14:paraId="287960A3" w14:textId="77777777" w:rsidR="001A20E6" w:rsidRDefault="00000000">
            <w:pPr>
              <w:pStyle w:val="TableCellTaskBadge"/>
              <w:shd w:val="clear" w:color="auto" w:fill="E3F2FD"/>
            </w:pPr>
            <w:r>
              <w:rPr>
                <w:b/>
                <w:bCs/>
                <w:color w:val="1976D2"/>
              </w:rPr>
              <w:t>STUDY</w:t>
            </w:r>
          </w:p>
          <w:p w14:paraId="537D1E96" w14:textId="77777777" w:rsidR="001A20E6" w:rsidRDefault="00000000">
            <w:pPr>
              <w:pStyle w:val="TableCellTaskDetails"/>
            </w:pPr>
            <w:r>
              <w:t>• Revision - Union Territories (P06) — 30m</w:t>
            </w:r>
          </w:p>
          <w:p w14:paraId="020B4460"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054ACF3A" w14:textId="77777777" w:rsidR="001A20E6" w:rsidRDefault="00000000">
            <w:pPr>
              <w:pStyle w:val="TableCellTaskSubject"/>
            </w:pPr>
            <w:r>
              <w:t>Indian Economy</w:t>
            </w:r>
          </w:p>
          <w:p w14:paraId="21FC87F7" w14:textId="77777777" w:rsidR="001A20E6" w:rsidRDefault="00000000">
            <w:pPr>
              <w:pStyle w:val="TableCellTaskDetails"/>
            </w:pPr>
            <w:r>
              <w:t>• Study - Money Market (E20) — 30m</w:t>
            </w:r>
          </w:p>
          <w:p w14:paraId="6FF8D96D" w14:textId="77777777" w:rsidR="001A20E6" w:rsidRDefault="00000000">
            <w:pPr>
              <w:pStyle w:val="TableCellTaskBadge"/>
              <w:shd w:val="clear" w:color="auto" w:fill="E3F2FD"/>
            </w:pPr>
            <w:r>
              <w:rPr>
                <w:b/>
                <w:bCs/>
                <w:color w:val="1976D2"/>
              </w:rPr>
              <w:t>STUDY</w:t>
            </w:r>
          </w:p>
          <w:p w14:paraId="38BA26D4" w14:textId="77777777" w:rsidR="001A20E6" w:rsidRDefault="00000000">
            <w:pPr>
              <w:pStyle w:val="TableCellTaskDetails"/>
            </w:pPr>
            <w:r>
              <w:t>• Study - Public Finance (E21) — 30m</w:t>
            </w:r>
          </w:p>
          <w:p w14:paraId="587072FF" w14:textId="77777777" w:rsidR="001A20E6" w:rsidRDefault="00000000">
            <w:pPr>
              <w:pStyle w:val="TableCellTaskBadge"/>
              <w:shd w:val="clear" w:color="auto" w:fill="E3F2FD"/>
            </w:pPr>
            <w:r>
              <w:rPr>
                <w:b/>
                <w:bCs/>
                <w:color w:val="1976D2"/>
              </w:rPr>
              <w:t>STUDY</w:t>
            </w:r>
          </w:p>
          <w:p w14:paraId="6CF894A0" w14:textId="77777777" w:rsidR="001A20E6" w:rsidRDefault="00000000">
            <w:pPr>
              <w:pStyle w:val="TableCellTaskDetails"/>
            </w:pPr>
            <w:r>
              <w:t>• Study - Budget (E22) — 30m</w:t>
            </w:r>
          </w:p>
          <w:p w14:paraId="176A9EDC" w14:textId="77777777" w:rsidR="001A20E6" w:rsidRDefault="00000000">
            <w:pPr>
              <w:pStyle w:val="TableCellTaskBadge"/>
              <w:shd w:val="clear" w:color="auto" w:fill="E3F2FD"/>
            </w:pPr>
            <w:r>
              <w:rPr>
                <w:b/>
                <w:bCs/>
                <w:color w:val="1976D2"/>
              </w:rPr>
              <w:t>STUDY</w:t>
            </w:r>
          </w:p>
          <w:p w14:paraId="705D2494" w14:textId="77777777" w:rsidR="001A20E6" w:rsidRDefault="00000000">
            <w:pPr>
              <w:pStyle w:val="TableCellTaskDetails"/>
            </w:pPr>
            <w:r>
              <w:t>• Study - Economic Survey (E23) — 30m</w:t>
            </w:r>
          </w:p>
          <w:p w14:paraId="4051269F" w14:textId="77777777" w:rsidR="001A20E6" w:rsidRDefault="00000000">
            <w:pPr>
              <w:pStyle w:val="TableCellTaskBadge"/>
              <w:shd w:val="clear" w:color="auto" w:fill="E3F2FD"/>
            </w:pPr>
            <w:r>
              <w:rPr>
                <w:b/>
                <w:bCs/>
                <w:color w:val="1976D2"/>
              </w:rPr>
              <w:t>STUDY</w:t>
            </w:r>
          </w:p>
          <w:p w14:paraId="044367F9" w14:textId="77777777" w:rsidR="001A20E6" w:rsidRDefault="00000000">
            <w:pPr>
              <w:pStyle w:val="TableCellTaskDetails"/>
            </w:pPr>
            <w:r>
              <w:t>• Revision - Poverty and Unemployment (E05) — 30m</w:t>
            </w:r>
          </w:p>
          <w:p w14:paraId="28F87681"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5EE6EB6F" w14:textId="77777777" w:rsidR="001A20E6" w:rsidRDefault="00000000">
            <w:pPr>
              <w:pStyle w:val="TableCellTaskSubject"/>
            </w:pPr>
            <w:r>
              <w:t>Indian Economy</w:t>
            </w:r>
          </w:p>
          <w:p w14:paraId="5BE2E07B" w14:textId="77777777" w:rsidR="001A20E6" w:rsidRDefault="00000000">
            <w:pPr>
              <w:pStyle w:val="TableCellTaskDetails"/>
            </w:pPr>
            <w:r>
              <w:t>• Study - NITI Aayog (E24) — 30m</w:t>
            </w:r>
          </w:p>
          <w:p w14:paraId="29CAC2C0" w14:textId="77777777" w:rsidR="001A20E6" w:rsidRDefault="00000000">
            <w:pPr>
              <w:pStyle w:val="TableCellTaskBadge"/>
              <w:shd w:val="clear" w:color="auto" w:fill="E3F2FD"/>
            </w:pPr>
            <w:r>
              <w:rPr>
                <w:b/>
                <w:bCs/>
                <w:color w:val="1976D2"/>
              </w:rPr>
              <w:t>STUDY</w:t>
            </w:r>
          </w:p>
          <w:p w14:paraId="629E0116" w14:textId="77777777" w:rsidR="001A20E6" w:rsidRDefault="00000000">
            <w:pPr>
              <w:pStyle w:val="TableCellTaskDetails"/>
            </w:pPr>
            <w:r>
              <w:t>• Study - Sustainable Development (E25) — 30m</w:t>
            </w:r>
          </w:p>
          <w:p w14:paraId="629C91D1" w14:textId="77777777" w:rsidR="001A20E6" w:rsidRDefault="00000000">
            <w:pPr>
              <w:pStyle w:val="TableCellTaskBadge"/>
              <w:shd w:val="clear" w:color="auto" w:fill="E3F2FD"/>
            </w:pPr>
            <w:r>
              <w:rPr>
                <w:b/>
                <w:bCs/>
                <w:color w:val="1976D2"/>
              </w:rPr>
              <w:t>STUDY</w:t>
            </w:r>
          </w:p>
          <w:p w14:paraId="2B92DD30" w14:textId="77777777" w:rsidR="001A20E6" w:rsidRDefault="00000000">
            <w:pPr>
              <w:pStyle w:val="TableCellTaskDetails"/>
            </w:pPr>
            <w:r>
              <w:t>• Study - Broad / Overlap (E00) — 30m</w:t>
            </w:r>
          </w:p>
          <w:p w14:paraId="3C3C413F" w14:textId="77777777" w:rsidR="001A20E6" w:rsidRDefault="00000000">
            <w:pPr>
              <w:pStyle w:val="TableCellTaskBadge"/>
              <w:shd w:val="clear" w:color="auto" w:fill="E3F2FD"/>
            </w:pPr>
            <w:r>
              <w:rPr>
                <w:b/>
                <w:bCs/>
                <w:color w:val="1976D2"/>
              </w:rPr>
              <w:t>STUDY</w:t>
            </w:r>
          </w:p>
          <w:p w14:paraId="6E9FDA50" w14:textId="77777777" w:rsidR="001A20E6" w:rsidRDefault="00000000">
            <w:pPr>
              <w:pStyle w:val="TableCellTaskDetails"/>
            </w:pPr>
            <w:r>
              <w:t>• Study - Basic concepts and definitions (E01) — 30m</w:t>
            </w:r>
          </w:p>
          <w:p w14:paraId="05871365" w14:textId="77777777" w:rsidR="001A20E6" w:rsidRDefault="00000000">
            <w:pPr>
              <w:pStyle w:val="TableCellTaskBadge"/>
              <w:shd w:val="clear" w:color="auto" w:fill="E3F2FD"/>
            </w:pPr>
            <w:r>
              <w:rPr>
                <w:b/>
                <w:bCs/>
                <w:color w:val="1976D2"/>
              </w:rPr>
              <w:t>STUDY</w:t>
            </w:r>
          </w:p>
          <w:p w14:paraId="29FFC590" w14:textId="77777777" w:rsidR="001A20E6" w:rsidRDefault="00000000">
            <w:pPr>
              <w:pStyle w:val="TableCellTaskDetails"/>
            </w:pPr>
            <w:r>
              <w:t>• Revision - Agriculture (E06) — 30m</w:t>
            </w:r>
          </w:p>
          <w:p w14:paraId="544ADDCF"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572C2664" w14:textId="77777777" w:rsidR="001A20E6" w:rsidRDefault="00000000">
            <w:pPr>
              <w:pStyle w:val="TableCellTaskSubject"/>
            </w:pPr>
            <w:r>
              <w:t>Governance</w:t>
            </w:r>
          </w:p>
          <w:p w14:paraId="53C99C26" w14:textId="77777777" w:rsidR="001A20E6" w:rsidRDefault="00000000">
            <w:pPr>
              <w:pStyle w:val="TableCellTaskDetails"/>
            </w:pPr>
            <w:r>
              <w:t>• Study - Self Help Groups (O08) — 30m</w:t>
            </w:r>
          </w:p>
          <w:p w14:paraId="78784521" w14:textId="77777777" w:rsidR="001A20E6" w:rsidRDefault="00000000">
            <w:pPr>
              <w:pStyle w:val="TableCellTaskBadge"/>
              <w:shd w:val="clear" w:color="auto" w:fill="E3F2FD"/>
            </w:pPr>
            <w:r>
              <w:rPr>
                <w:b/>
                <w:bCs/>
                <w:color w:val="1976D2"/>
              </w:rPr>
              <w:t>STUDY</w:t>
            </w:r>
          </w:p>
          <w:p w14:paraId="3900EF56" w14:textId="77777777" w:rsidR="001A20E6" w:rsidRDefault="00000000">
            <w:pPr>
              <w:pStyle w:val="TableCellTaskDetails"/>
            </w:pPr>
            <w:r>
              <w:t>• Study - Government Policies (O09) — 30m</w:t>
            </w:r>
          </w:p>
          <w:p w14:paraId="73EA82BE" w14:textId="77777777" w:rsidR="001A20E6" w:rsidRDefault="00000000">
            <w:pPr>
              <w:pStyle w:val="TableCellTaskBadge"/>
              <w:shd w:val="clear" w:color="auto" w:fill="E3F2FD"/>
            </w:pPr>
            <w:r>
              <w:rPr>
                <w:b/>
                <w:bCs/>
                <w:color w:val="1976D2"/>
              </w:rPr>
              <w:t>STUDY</w:t>
            </w:r>
          </w:p>
          <w:p w14:paraId="06A69E53" w14:textId="77777777" w:rsidR="001A20E6" w:rsidRDefault="00000000">
            <w:pPr>
              <w:pStyle w:val="TableCellTaskDetails"/>
            </w:pPr>
            <w:r>
              <w:t>• Study - Broad / Overlap (O00) — 30m</w:t>
            </w:r>
          </w:p>
          <w:p w14:paraId="41148DD3" w14:textId="77777777" w:rsidR="001A20E6" w:rsidRDefault="00000000">
            <w:pPr>
              <w:pStyle w:val="TableCellTaskBadge"/>
              <w:shd w:val="clear" w:color="auto" w:fill="E3F2FD"/>
            </w:pPr>
            <w:r>
              <w:rPr>
                <w:b/>
                <w:bCs/>
                <w:color w:val="1976D2"/>
              </w:rPr>
              <w:t>STUDY</w:t>
            </w:r>
          </w:p>
          <w:p w14:paraId="4C91AFEB" w14:textId="77777777" w:rsidR="001A20E6" w:rsidRDefault="00000000">
            <w:pPr>
              <w:pStyle w:val="TableCellTaskDetails"/>
            </w:pPr>
            <w:r>
              <w:t>• Study - Good governance and applications (O01) — 30m</w:t>
            </w:r>
          </w:p>
          <w:p w14:paraId="0C16A32A" w14:textId="77777777" w:rsidR="001A20E6" w:rsidRDefault="00000000">
            <w:pPr>
              <w:pStyle w:val="TableCellTaskBadge"/>
              <w:shd w:val="clear" w:color="auto" w:fill="E3F2FD"/>
            </w:pPr>
            <w:r>
              <w:rPr>
                <w:b/>
                <w:bCs/>
                <w:color w:val="1976D2"/>
              </w:rPr>
              <w:t>STUDY</w:t>
            </w:r>
          </w:p>
          <w:p w14:paraId="5B7E3F19" w14:textId="77777777" w:rsidR="001A20E6" w:rsidRDefault="00000000">
            <w:pPr>
              <w:pStyle w:val="TableCellTaskDetails"/>
            </w:pPr>
            <w:r>
              <w:t>• Revision - Transparency (O02) — 30m</w:t>
            </w:r>
          </w:p>
          <w:p w14:paraId="15478ECE" w14:textId="77777777" w:rsidR="001A20E6" w:rsidRDefault="00000000">
            <w:pPr>
              <w:pStyle w:val="TableCellTaskBadge"/>
              <w:shd w:val="clear" w:color="auto" w:fill="FCE4EC"/>
            </w:pPr>
            <w:r>
              <w:rPr>
                <w:b/>
                <w:bCs/>
                <w:color w:val="C2185B"/>
              </w:rPr>
              <w:t>REVISION</w:t>
            </w:r>
          </w:p>
        </w:tc>
        <w:tc>
          <w:tcPr>
            <w:tcW w:w="700" w:type="pct"/>
            <w:shd w:val="clear" w:color="auto" w:fill="FFF3E0"/>
            <w:tcMar>
              <w:top w:w="150" w:type="dxa"/>
              <w:left w:w="100" w:type="dxa"/>
              <w:bottom w:w="150" w:type="dxa"/>
              <w:right w:w="100" w:type="dxa"/>
            </w:tcMar>
          </w:tcPr>
          <w:p w14:paraId="753E3DD0" w14:textId="77777777" w:rsidR="001A20E6" w:rsidRDefault="001A20E6"/>
        </w:tc>
      </w:tr>
      <w:tr w:rsidR="001A20E6" w14:paraId="2DFD8CAE" w14:textId="77777777">
        <w:tc>
          <w:tcPr>
            <w:tcW w:w="700" w:type="pct"/>
            <w:shd w:val="clear" w:color="auto" w:fill="FCE7F3"/>
            <w:tcMar>
              <w:top w:w="150" w:type="dxa"/>
              <w:left w:w="100" w:type="dxa"/>
              <w:bottom w:w="150" w:type="dxa"/>
              <w:right w:w="100" w:type="dxa"/>
            </w:tcMar>
          </w:tcPr>
          <w:p w14:paraId="0C05FA63" w14:textId="77777777" w:rsidR="001A20E6" w:rsidRDefault="00000000">
            <w:pPr>
              <w:pStyle w:val="TableCellTaskSubject"/>
            </w:pPr>
            <w:r>
              <w:t>Indian Economy</w:t>
            </w:r>
          </w:p>
          <w:p w14:paraId="5C634F4D" w14:textId="77777777" w:rsidR="001A20E6" w:rsidRDefault="00000000">
            <w:pPr>
              <w:pStyle w:val="TableCellTaskDetails"/>
            </w:pPr>
            <w:r>
              <w:t>• Test - TEST — 3h</w:t>
            </w:r>
          </w:p>
          <w:p w14:paraId="68E624AC"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6019C34F" w14:textId="77777777" w:rsidR="001A20E6" w:rsidRDefault="00000000">
            <w:pPr>
              <w:pStyle w:val="TableCellTaskSubject"/>
            </w:pPr>
            <w:r>
              <w:t>Indian Economy</w:t>
            </w:r>
          </w:p>
          <w:p w14:paraId="57668BF5" w14:textId="77777777" w:rsidR="001A20E6" w:rsidRDefault="00000000">
            <w:pPr>
              <w:pStyle w:val="TableCellTaskDetails"/>
            </w:pPr>
            <w:r>
              <w:t>• Study - Effects of Liberalization (E12) — 30m</w:t>
            </w:r>
          </w:p>
          <w:p w14:paraId="1414232D" w14:textId="77777777" w:rsidR="001A20E6" w:rsidRDefault="00000000">
            <w:pPr>
              <w:pStyle w:val="TableCellTaskBadge"/>
              <w:shd w:val="clear" w:color="auto" w:fill="E3F2FD"/>
            </w:pPr>
            <w:r>
              <w:rPr>
                <w:b/>
                <w:bCs/>
                <w:color w:val="1976D2"/>
              </w:rPr>
              <w:t>STUDY</w:t>
            </w:r>
          </w:p>
          <w:p w14:paraId="639641C6" w14:textId="77777777" w:rsidR="001A20E6" w:rsidRDefault="00000000">
            <w:pPr>
              <w:pStyle w:val="TableCellTaskDetails"/>
            </w:pPr>
            <w:r>
              <w:t>• Study - External Sector (E13) — 30m</w:t>
            </w:r>
          </w:p>
          <w:p w14:paraId="16662D43" w14:textId="77777777" w:rsidR="001A20E6" w:rsidRDefault="00000000">
            <w:pPr>
              <w:pStyle w:val="TableCellTaskBadge"/>
              <w:shd w:val="clear" w:color="auto" w:fill="E3F2FD"/>
            </w:pPr>
            <w:r>
              <w:rPr>
                <w:b/>
                <w:bCs/>
                <w:color w:val="1976D2"/>
              </w:rPr>
              <w:t>STUDY</w:t>
            </w:r>
          </w:p>
          <w:p w14:paraId="68E31F21" w14:textId="77777777" w:rsidR="001A20E6" w:rsidRDefault="00000000">
            <w:pPr>
              <w:pStyle w:val="TableCellTaskDetails"/>
            </w:pPr>
            <w:r>
              <w:t>• Study - International Economic Organizations (E14) — 30m</w:t>
            </w:r>
          </w:p>
          <w:p w14:paraId="6C2E333D" w14:textId="77777777" w:rsidR="001A20E6" w:rsidRDefault="00000000">
            <w:pPr>
              <w:pStyle w:val="TableCellTaskBadge"/>
              <w:shd w:val="clear" w:color="auto" w:fill="E3F2FD"/>
            </w:pPr>
            <w:r>
              <w:rPr>
                <w:b/>
                <w:bCs/>
                <w:color w:val="1976D2"/>
              </w:rPr>
              <w:t>STUDY</w:t>
            </w:r>
          </w:p>
          <w:p w14:paraId="4370ADD6" w14:textId="77777777" w:rsidR="001A20E6" w:rsidRDefault="00000000">
            <w:pPr>
              <w:pStyle w:val="TableCellTaskDetails"/>
            </w:pPr>
            <w:r>
              <w:t>• Study - Banking and Insurance (E15) — 30m</w:t>
            </w:r>
          </w:p>
          <w:p w14:paraId="54C9BC30" w14:textId="77777777" w:rsidR="001A20E6" w:rsidRDefault="00000000">
            <w:pPr>
              <w:pStyle w:val="TableCellTaskBadge"/>
              <w:shd w:val="clear" w:color="auto" w:fill="E3F2FD"/>
            </w:pPr>
            <w:r>
              <w:rPr>
                <w:b/>
                <w:bCs/>
                <w:color w:val="1976D2"/>
              </w:rPr>
              <w:t>STUDY</w:t>
            </w:r>
          </w:p>
          <w:p w14:paraId="5A456849" w14:textId="77777777" w:rsidR="001A20E6" w:rsidRDefault="00000000">
            <w:pPr>
              <w:pStyle w:val="TableCellTaskDetails"/>
            </w:pPr>
            <w:r>
              <w:t>• Revision - Economic Reforms (E03) — 30m</w:t>
            </w:r>
          </w:p>
          <w:p w14:paraId="33BE931C"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311E63CD" w14:textId="77777777" w:rsidR="001A20E6" w:rsidRDefault="00000000">
            <w:pPr>
              <w:pStyle w:val="TableCellTaskSubject"/>
            </w:pPr>
            <w:r>
              <w:t>Indian Economy</w:t>
            </w:r>
          </w:p>
          <w:p w14:paraId="75E78603" w14:textId="77777777" w:rsidR="001A20E6" w:rsidRDefault="00000000">
            <w:pPr>
              <w:pStyle w:val="TableCellTaskDetails"/>
            </w:pPr>
            <w:r>
              <w:t>• Study - Taxation (E16) — 30m</w:t>
            </w:r>
          </w:p>
          <w:p w14:paraId="4E0D196D" w14:textId="77777777" w:rsidR="001A20E6" w:rsidRDefault="00000000">
            <w:pPr>
              <w:pStyle w:val="TableCellTaskBadge"/>
              <w:shd w:val="clear" w:color="auto" w:fill="E3F2FD"/>
            </w:pPr>
            <w:r>
              <w:rPr>
                <w:b/>
                <w:bCs/>
                <w:color w:val="1976D2"/>
              </w:rPr>
              <w:t>STUDY</w:t>
            </w:r>
          </w:p>
          <w:p w14:paraId="6795397F" w14:textId="77777777" w:rsidR="001A20E6" w:rsidRDefault="00000000">
            <w:pPr>
              <w:pStyle w:val="TableCellTaskDetails"/>
            </w:pPr>
            <w:r>
              <w:t>• Study - Fiscal Policy (E17) — 30m</w:t>
            </w:r>
          </w:p>
          <w:p w14:paraId="62CBA13D" w14:textId="77777777" w:rsidR="001A20E6" w:rsidRDefault="00000000">
            <w:pPr>
              <w:pStyle w:val="TableCellTaskBadge"/>
              <w:shd w:val="clear" w:color="auto" w:fill="E3F2FD"/>
            </w:pPr>
            <w:r>
              <w:rPr>
                <w:b/>
                <w:bCs/>
                <w:color w:val="1976D2"/>
              </w:rPr>
              <w:t>STUDY</w:t>
            </w:r>
          </w:p>
          <w:p w14:paraId="38F594C6" w14:textId="77777777" w:rsidR="001A20E6" w:rsidRDefault="00000000">
            <w:pPr>
              <w:pStyle w:val="TableCellTaskDetails"/>
            </w:pPr>
            <w:r>
              <w:t>• Study - Monetary Policy (E18) — 30m</w:t>
            </w:r>
          </w:p>
          <w:p w14:paraId="4059542F" w14:textId="77777777" w:rsidR="001A20E6" w:rsidRDefault="00000000">
            <w:pPr>
              <w:pStyle w:val="TableCellTaskBadge"/>
              <w:shd w:val="clear" w:color="auto" w:fill="E3F2FD"/>
            </w:pPr>
            <w:r>
              <w:rPr>
                <w:b/>
                <w:bCs/>
                <w:color w:val="1976D2"/>
              </w:rPr>
              <w:t>STUDY</w:t>
            </w:r>
          </w:p>
          <w:p w14:paraId="3DFF6A43" w14:textId="77777777" w:rsidR="001A20E6" w:rsidRDefault="00000000">
            <w:pPr>
              <w:pStyle w:val="TableCellTaskDetails"/>
            </w:pPr>
            <w:r>
              <w:t>• Study - Capital Market (E19) — 30m</w:t>
            </w:r>
          </w:p>
          <w:p w14:paraId="0A9C685B" w14:textId="77777777" w:rsidR="001A20E6" w:rsidRDefault="00000000">
            <w:pPr>
              <w:pStyle w:val="TableCellTaskBadge"/>
              <w:shd w:val="clear" w:color="auto" w:fill="E3F2FD"/>
            </w:pPr>
            <w:r>
              <w:rPr>
                <w:b/>
                <w:bCs/>
                <w:color w:val="1976D2"/>
              </w:rPr>
              <w:t>STUDY</w:t>
            </w:r>
          </w:p>
          <w:p w14:paraId="2D5C20A2" w14:textId="77777777" w:rsidR="001A20E6" w:rsidRDefault="00000000">
            <w:pPr>
              <w:pStyle w:val="TableCellTaskDetails"/>
            </w:pPr>
            <w:r>
              <w:t>• Revision - Inclusive Growth (E04) — 30m</w:t>
            </w:r>
          </w:p>
          <w:p w14:paraId="425CBBD2"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7A9E4060" w14:textId="77777777" w:rsidR="001A20E6" w:rsidRDefault="00000000">
            <w:pPr>
              <w:pStyle w:val="TableCellTaskSubject"/>
            </w:pPr>
            <w:r>
              <w:t>Governance</w:t>
            </w:r>
          </w:p>
          <w:p w14:paraId="2418A1F5" w14:textId="77777777" w:rsidR="001A20E6" w:rsidRDefault="00000000">
            <w:pPr>
              <w:pStyle w:val="TableCellTaskDetails"/>
            </w:pPr>
            <w:r>
              <w:t>• Study - Broad / Overlap (O00) — 30m</w:t>
            </w:r>
          </w:p>
          <w:p w14:paraId="6009E9E0" w14:textId="77777777" w:rsidR="001A20E6" w:rsidRDefault="00000000">
            <w:pPr>
              <w:pStyle w:val="TableCellTaskBadge"/>
              <w:shd w:val="clear" w:color="auto" w:fill="E3F2FD"/>
            </w:pPr>
            <w:r>
              <w:rPr>
                <w:b/>
                <w:bCs/>
                <w:color w:val="1976D2"/>
              </w:rPr>
              <w:t>STUDY</w:t>
            </w:r>
          </w:p>
          <w:p w14:paraId="775E2737" w14:textId="77777777" w:rsidR="001A20E6" w:rsidRDefault="00000000">
            <w:pPr>
              <w:pStyle w:val="TableCellTaskDetails"/>
            </w:pPr>
            <w:r>
              <w:t>• Study - Good governance and applications (O01) — 30m</w:t>
            </w:r>
          </w:p>
          <w:p w14:paraId="721357F2" w14:textId="77777777" w:rsidR="001A20E6" w:rsidRDefault="00000000">
            <w:pPr>
              <w:pStyle w:val="TableCellTaskBadge"/>
              <w:shd w:val="clear" w:color="auto" w:fill="E3F2FD"/>
            </w:pPr>
            <w:r>
              <w:rPr>
                <w:b/>
                <w:bCs/>
                <w:color w:val="1976D2"/>
              </w:rPr>
              <w:t>STUDY</w:t>
            </w:r>
          </w:p>
          <w:p w14:paraId="6B21DF90" w14:textId="77777777" w:rsidR="001A20E6" w:rsidRDefault="00000000">
            <w:pPr>
              <w:pStyle w:val="TableCellTaskDetails"/>
            </w:pPr>
            <w:r>
              <w:t>• Study - Transparency (O02) — 30m</w:t>
            </w:r>
          </w:p>
          <w:p w14:paraId="0D8A92DF" w14:textId="77777777" w:rsidR="001A20E6" w:rsidRDefault="00000000">
            <w:pPr>
              <w:pStyle w:val="TableCellTaskBadge"/>
              <w:shd w:val="clear" w:color="auto" w:fill="E3F2FD"/>
            </w:pPr>
            <w:r>
              <w:rPr>
                <w:b/>
                <w:bCs/>
                <w:color w:val="1976D2"/>
              </w:rPr>
              <w:t>STUDY</w:t>
            </w:r>
          </w:p>
          <w:p w14:paraId="18313CB9" w14:textId="77777777" w:rsidR="001A20E6" w:rsidRDefault="00000000">
            <w:pPr>
              <w:pStyle w:val="TableCellTaskDetails"/>
            </w:pPr>
            <w:r>
              <w:t>• Study - Accountability (O03) — 30m</w:t>
            </w:r>
          </w:p>
          <w:p w14:paraId="33F3322A" w14:textId="77777777" w:rsidR="001A20E6" w:rsidRDefault="00000000">
            <w:pPr>
              <w:pStyle w:val="TableCellTaskBadge"/>
              <w:shd w:val="clear" w:color="auto" w:fill="E3F2FD"/>
            </w:pPr>
            <w:r>
              <w:rPr>
                <w:b/>
                <w:bCs/>
                <w:color w:val="1976D2"/>
              </w:rPr>
              <w:t>STUDY</w:t>
            </w:r>
          </w:p>
          <w:p w14:paraId="13D84E80" w14:textId="77777777" w:rsidR="001A20E6" w:rsidRDefault="00000000">
            <w:pPr>
              <w:pStyle w:val="TableCellTaskDetails"/>
            </w:pPr>
            <w:r>
              <w:t>• Revision - Broad / Overlap (O00) — 30m</w:t>
            </w:r>
          </w:p>
          <w:p w14:paraId="6C4844C9"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2B83CD61" w14:textId="77777777" w:rsidR="001A20E6" w:rsidRDefault="00000000">
            <w:pPr>
              <w:pStyle w:val="TableCellTaskSubject"/>
            </w:pPr>
            <w:r>
              <w:t>Governance</w:t>
            </w:r>
          </w:p>
          <w:p w14:paraId="7A6ACD8A" w14:textId="77777777" w:rsidR="001A20E6" w:rsidRDefault="00000000">
            <w:pPr>
              <w:pStyle w:val="TableCellTaskDetails"/>
            </w:pPr>
            <w:r>
              <w:t>• Study - E-Governance (O04) — 30m</w:t>
            </w:r>
          </w:p>
          <w:p w14:paraId="6E5C1606" w14:textId="77777777" w:rsidR="001A20E6" w:rsidRDefault="00000000">
            <w:pPr>
              <w:pStyle w:val="TableCellTaskBadge"/>
              <w:shd w:val="clear" w:color="auto" w:fill="E3F2FD"/>
            </w:pPr>
            <w:r>
              <w:rPr>
                <w:b/>
                <w:bCs/>
                <w:color w:val="1976D2"/>
              </w:rPr>
              <w:t>STUDY</w:t>
            </w:r>
          </w:p>
          <w:p w14:paraId="5DC5DDC9" w14:textId="77777777" w:rsidR="001A20E6" w:rsidRDefault="00000000">
            <w:pPr>
              <w:pStyle w:val="TableCellTaskDetails"/>
            </w:pPr>
            <w:r>
              <w:t>• Study - Citizens Charter (O05) — 30m</w:t>
            </w:r>
          </w:p>
          <w:p w14:paraId="0ADA60BC" w14:textId="77777777" w:rsidR="001A20E6" w:rsidRDefault="00000000">
            <w:pPr>
              <w:pStyle w:val="TableCellTaskBadge"/>
              <w:shd w:val="clear" w:color="auto" w:fill="E3F2FD"/>
            </w:pPr>
            <w:r>
              <w:rPr>
                <w:b/>
                <w:bCs/>
                <w:color w:val="1976D2"/>
              </w:rPr>
              <w:t>STUDY</w:t>
            </w:r>
          </w:p>
          <w:p w14:paraId="76BDB14F" w14:textId="77777777" w:rsidR="001A20E6" w:rsidRDefault="00000000">
            <w:pPr>
              <w:pStyle w:val="TableCellTaskDetails"/>
            </w:pPr>
            <w:r>
              <w:t>• Study - Role of Civil services in a democracy (O06) — 30m</w:t>
            </w:r>
          </w:p>
          <w:p w14:paraId="6648198F" w14:textId="77777777" w:rsidR="001A20E6" w:rsidRDefault="00000000">
            <w:pPr>
              <w:pStyle w:val="TableCellTaskBadge"/>
              <w:shd w:val="clear" w:color="auto" w:fill="E3F2FD"/>
            </w:pPr>
            <w:r>
              <w:rPr>
                <w:b/>
                <w:bCs/>
                <w:color w:val="1976D2"/>
              </w:rPr>
              <w:t>STUDY</w:t>
            </w:r>
          </w:p>
          <w:p w14:paraId="77097882" w14:textId="77777777" w:rsidR="001A20E6" w:rsidRDefault="00000000">
            <w:pPr>
              <w:pStyle w:val="TableCellTaskDetails"/>
            </w:pPr>
            <w:r>
              <w:t>• Study - Social Institutions-Civil society activism and NGO's (O07) — 30m</w:t>
            </w:r>
          </w:p>
          <w:p w14:paraId="41611334" w14:textId="77777777" w:rsidR="001A20E6" w:rsidRDefault="00000000">
            <w:pPr>
              <w:pStyle w:val="TableCellTaskBadge"/>
              <w:shd w:val="clear" w:color="auto" w:fill="E3F2FD"/>
            </w:pPr>
            <w:r>
              <w:rPr>
                <w:b/>
                <w:bCs/>
                <w:color w:val="1976D2"/>
              </w:rPr>
              <w:t>STUDY</w:t>
            </w:r>
          </w:p>
          <w:p w14:paraId="442A9505" w14:textId="77777777" w:rsidR="001A20E6" w:rsidRDefault="00000000">
            <w:pPr>
              <w:pStyle w:val="TableCellTaskDetails"/>
            </w:pPr>
            <w:r>
              <w:t>• Revision - Good governance and applications (O01) — 30m</w:t>
            </w:r>
          </w:p>
          <w:p w14:paraId="30A3C692"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16059C25" w14:textId="77777777" w:rsidR="001A20E6" w:rsidRDefault="00000000">
            <w:pPr>
              <w:pStyle w:val="TableCellTaskSubject"/>
            </w:pPr>
            <w:r>
              <w:t>International Relations</w:t>
            </w:r>
          </w:p>
          <w:p w14:paraId="7043E765" w14:textId="77777777" w:rsidR="001A20E6" w:rsidRDefault="00000000">
            <w:pPr>
              <w:pStyle w:val="TableCellTaskDetails"/>
            </w:pPr>
            <w:r>
              <w:t>• Study - Broad / Overlap (I00) — 30m</w:t>
            </w:r>
          </w:p>
          <w:p w14:paraId="7810F11E" w14:textId="77777777" w:rsidR="001A20E6" w:rsidRDefault="00000000">
            <w:pPr>
              <w:pStyle w:val="TableCellTaskBadge"/>
              <w:shd w:val="clear" w:color="auto" w:fill="E3F2FD"/>
            </w:pPr>
            <w:r>
              <w:rPr>
                <w:b/>
                <w:bCs/>
                <w:color w:val="1976D2"/>
              </w:rPr>
              <w:t>STUDY</w:t>
            </w:r>
          </w:p>
          <w:p w14:paraId="3CFF0D9A" w14:textId="77777777" w:rsidR="001A20E6" w:rsidRDefault="00000000">
            <w:pPr>
              <w:pStyle w:val="TableCellTaskDetails"/>
            </w:pPr>
            <w:r>
              <w:t>• Study - India's foreign policy (I01) — 30m</w:t>
            </w:r>
          </w:p>
          <w:p w14:paraId="1FB9909C" w14:textId="77777777" w:rsidR="001A20E6" w:rsidRDefault="00000000">
            <w:pPr>
              <w:pStyle w:val="TableCellTaskBadge"/>
              <w:shd w:val="clear" w:color="auto" w:fill="E3F2FD"/>
            </w:pPr>
            <w:r>
              <w:rPr>
                <w:b/>
                <w:bCs/>
                <w:color w:val="1976D2"/>
              </w:rPr>
              <w:t>STUDY</w:t>
            </w:r>
          </w:p>
          <w:p w14:paraId="2CED64F9" w14:textId="77777777" w:rsidR="001A20E6" w:rsidRDefault="00000000">
            <w:pPr>
              <w:pStyle w:val="TableCellTaskDetails"/>
            </w:pPr>
            <w:r>
              <w:t>• Study - India and its neighborhood (I02) — 30m</w:t>
            </w:r>
          </w:p>
          <w:p w14:paraId="2A47760E" w14:textId="77777777" w:rsidR="001A20E6" w:rsidRDefault="00000000">
            <w:pPr>
              <w:pStyle w:val="TableCellTaskBadge"/>
              <w:shd w:val="clear" w:color="auto" w:fill="E3F2FD"/>
            </w:pPr>
            <w:r>
              <w:rPr>
                <w:b/>
                <w:bCs/>
                <w:color w:val="1976D2"/>
              </w:rPr>
              <w:t>STUDY</w:t>
            </w:r>
          </w:p>
          <w:p w14:paraId="1288C983" w14:textId="77777777" w:rsidR="001A20E6" w:rsidRDefault="00000000">
            <w:pPr>
              <w:pStyle w:val="TableCellTaskDetails"/>
            </w:pPr>
            <w:r>
              <w:t>• Study - India's relations with major powers (I03) — 30m</w:t>
            </w:r>
          </w:p>
          <w:p w14:paraId="24A75293" w14:textId="77777777" w:rsidR="001A20E6" w:rsidRDefault="00000000">
            <w:pPr>
              <w:pStyle w:val="TableCellTaskBadge"/>
              <w:shd w:val="clear" w:color="auto" w:fill="E3F2FD"/>
            </w:pPr>
            <w:r>
              <w:rPr>
                <w:b/>
                <w:bCs/>
                <w:color w:val="1976D2"/>
              </w:rPr>
              <w:t>STUDY</w:t>
            </w:r>
          </w:p>
          <w:p w14:paraId="42179CC8" w14:textId="77777777" w:rsidR="001A20E6" w:rsidRDefault="00000000">
            <w:pPr>
              <w:pStyle w:val="TableCellTaskDetails"/>
            </w:pPr>
            <w:r>
              <w:t>• Revision - Broad / Overlap (I00) — 30m</w:t>
            </w:r>
          </w:p>
          <w:p w14:paraId="1EE67428" w14:textId="77777777" w:rsidR="001A20E6" w:rsidRDefault="00000000">
            <w:pPr>
              <w:pStyle w:val="TableCellTaskBadge"/>
              <w:shd w:val="clear" w:color="auto" w:fill="FCE4EC"/>
            </w:pPr>
            <w:r>
              <w:rPr>
                <w:b/>
                <w:bCs/>
                <w:color w:val="C2185B"/>
              </w:rPr>
              <w:t>REVISION</w:t>
            </w:r>
          </w:p>
        </w:tc>
        <w:tc>
          <w:tcPr>
            <w:tcW w:w="700" w:type="pct"/>
            <w:shd w:val="clear" w:color="auto" w:fill="FFF3E0"/>
            <w:tcMar>
              <w:top w:w="150" w:type="dxa"/>
              <w:left w:w="100" w:type="dxa"/>
              <w:bottom w:w="150" w:type="dxa"/>
              <w:right w:w="100" w:type="dxa"/>
            </w:tcMar>
          </w:tcPr>
          <w:p w14:paraId="0A02F1A9" w14:textId="77777777" w:rsidR="001A20E6" w:rsidRDefault="001A20E6"/>
        </w:tc>
      </w:tr>
    </w:tbl>
    <w:p w14:paraId="730AB019" w14:textId="77777777" w:rsidR="001A20E6" w:rsidRDefault="001A20E6">
      <w:pPr>
        <w:spacing w:after="400"/>
      </w:pPr>
    </w:p>
    <w:p w14:paraId="7C129475" w14:textId="77777777" w:rsidR="001A20E6" w:rsidRDefault="00000000">
      <w:pPr>
        <w:pStyle w:val="ResourceTitle"/>
      </w:pPr>
      <w:r>
        <w:t>📚 Resources for Dec 06 - Dec 12</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081A9857" w14:textId="77777777">
        <w:tc>
          <w:tcPr>
            <w:tcW w:w="1650" w:type="pct"/>
            <w:tcBorders>
              <w:bottom w:val="single" w:sz="2" w:space="0" w:color="D1D5DB"/>
              <w:right w:val="single" w:sz="2" w:space="0" w:color="D1D5DB"/>
            </w:tcBorders>
            <w:tcMar>
              <w:top w:w="200" w:type="dxa"/>
              <w:left w:w="150" w:type="dxa"/>
              <w:bottom w:w="200" w:type="dxa"/>
              <w:right w:w="150" w:type="dxa"/>
            </w:tcMar>
          </w:tcPr>
          <w:p w14:paraId="6FD64390" w14:textId="77777777" w:rsidR="001A20E6" w:rsidRDefault="00000000">
            <w:pPr>
              <w:pStyle w:val="TableCellSubjectName"/>
            </w:pPr>
            <w:r>
              <w:t>Sociology</w:t>
            </w:r>
          </w:p>
          <w:p w14:paraId="09EADD48" w14:textId="77777777" w:rsidR="001A20E6" w:rsidRDefault="00000000">
            <w:pPr>
              <w:pStyle w:val="TableCellCategoryTitle"/>
            </w:pPr>
            <w:r>
              <w:t>📝 Practice Materials</w:t>
            </w:r>
          </w:p>
          <w:p w14:paraId="1237D146" w14:textId="77777777" w:rsidR="001A20E6" w:rsidRDefault="00000000">
            <w:pPr>
              <w:pStyle w:val="TableCellResourceItem"/>
            </w:pPr>
            <w:r>
              <w:t>• La Excellence Sociology Material</w:t>
            </w:r>
          </w:p>
          <w:p w14:paraId="0264342A" w14:textId="77777777" w:rsidR="001A20E6" w:rsidRDefault="00000000">
            <w:pPr>
              <w:pStyle w:val="TableCellResourceItem"/>
            </w:pPr>
            <w:r>
              <w:t>• Mains RRP + Prelims RRP</w:t>
            </w:r>
          </w:p>
          <w:p w14:paraId="5931D88B" w14:textId="77777777" w:rsidR="001A20E6" w:rsidRDefault="00000000">
            <w:pPr>
              <w:pStyle w:val="TableCellResourceItem"/>
            </w:pPr>
            <w:r>
              <w:t>• Prelims &amp; Mains Workbooks</w:t>
            </w:r>
          </w:p>
          <w:p w14:paraId="684D298F" w14:textId="77777777" w:rsidR="001A20E6" w:rsidRDefault="00000000">
            <w:pPr>
              <w:pStyle w:val="TableCellResourceItem"/>
            </w:pPr>
            <w:r>
              <w:t>• Previous Year Question Papers</w:t>
            </w:r>
          </w:p>
          <w:p w14:paraId="7340345A" w14:textId="77777777" w:rsidR="001A20E6" w:rsidRDefault="00000000">
            <w:pPr>
              <w:pStyle w:val="TableCellResourceItem"/>
            </w:pPr>
            <w:r>
              <w:t>• Mock Tests</w:t>
            </w:r>
          </w:p>
          <w:p w14:paraId="012565FF" w14:textId="77777777" w:rsidR="001A20E6" w:rsidRDefault="00000000">
            <w:pPr>
              <w:pStyle w:val="TableCellResourceItem"/>
            </w:pPr>
            <w:r>
              <w:t>• La Excellence Indian Society Material</w:t>
            </w:r>
          </w:p>
          <w:p w14:paraId="12C6A083" w14:textId="77777777" w:rsidR="001A20E6" w:rsidRDefault="00000000">
            <w:pPr>
              <w:pStyle w:val="TableCellResourceItem"/>
            </w:pPr>
            <w:r>
              <w:t>• Mains Workbook - Paper I</w:t>
            </w:r>
          </w:p>
          <w:p w14:paraId="69086FE5" w14:textId="77777777" w:rsidR="001A20E6" w:rsidRDefault="00000000">
            <w:pPr>
              <w:pStyle w:val="TableCellResourceItem"/>
            </w:pPr>
            <w:r>
              <w:t>• La Excellence Social Change Material</w:t>
            </w:r>
          </w:p>
          <w:p w14:paraId="03B99347" w14:textId="77777777" w:rsidR="001A20E6" w:rsidRDefault="00000000">
            <w:pPr>
              <w:pStyle w:val="TableCellResourceItem"/>
            </w:pPr>
            <w:r>
              <w:t>• Mains Workbook - Paper II</w:t>
            </w:r>
          </w:p>
          <w:p w14:paraId="0153B5F5" w14:textId="77777777" w:rsidR="001A20E6" w:rsidRDefault="00000000">
            <w:pPr>
              <w:pStyle w:val="TableCellResourceItem"/>
            </w:pPr>
            <w:r>
              <w:t>• La Excellence Sociology of Religion Material</w:t>
            </w:r>
          </w:p>
          <w:p w14:paraId="03781D19" w14:textId="77777777" w:rsidR="001A20E6" w:rsidRDefault="00000000">
            <w:pPr>
              <w:pStyle w:val="TableCellResourceItem"/>
            </w:pPr>
            <w:r>
              <w:t>• Mains Workbook</w:t>
            </w:r>
          </w:p>
          <w:p w14:paraId="3200F830" w14:textId="77777777" w:rsidR="001A20E6" w:rsidRDefault="00000000">
            <w:pPr>
              <w:pStyle w:val="TableCellResourceItem"/>
            </w:pPr>
            <w:r>
              <w:t>• La Excellence Sociology of Education Material</w:t>
            </w:r>
          </w:p>
          <w:p w14:paraId="6A3E1FF1" w14:textId="77777777" w:rsidR="001A20E6" w:rsidRDefault="00000000">
            <w:pPr>
              <w:pStyle w:val="TableCellResourceItem"/>
            </w:pPr>
            <w:r>
              <w:t>• Mains Workbook</w:t>
            </w:r>
          </w:p>
          <w:p w14:paraId="6C5C4238" w14:textId="77777777" w:rsidR="001A20E6" w:rsidRDefault="00000000">
            <w:pPr>
              <w:pStyle w:val="TableCellResourceItem"/>
            </w:pPr>
            <w:r>
              <w:t>• La Excellence Social Stratification Material</w:t>
            </w:r>
          </w:p>
          <w:p w14:paraId="2A654286" w14:textId="77777777" w:rsidR="001A20E6" w:rsidRDefault="00000000">
            <w:pPr>
              <w:pStyle w:val="TableCellResourceItem"/>
            </w:pPr>
            <w:r>
              <w:t>• Mains Workbook</w:t>
            </w:r>
          </w:p>
          <w:p w14:paraId="09B5E2FA" w14:textId="77777777" w:rsidR="001A20E6" w:rsidRDefault="00000000">
            <w:pPr>
              <w:pStyle w:val="TableCellResourceItem"/>
            </w:pPr>
            <w:r>
              <w:t>• La Excellence Gender Studies Material</w:t>
            </w:r>
          </w:p>
          <w:p w14:paraId="21D1518F" w14:textId="77777777" w:rsidR="001A20E6" w:rsidRDefault="00000000">
            <w:pPr>
              <w:pStyle w:val="TableCellResourceItem"/>
            </w:pPr>
            <w:r>
              <w:t>• Mains Workbook</w:t>
            </w:r>
          </w:p>
          <w:p w14:paraId="7632B263" w14:textId="77777777" w:rsidR="001A20E6" w:rsidRDefault="00000000">
            <w:pPr>
              <w:pStyle w:val="TableCellResourceItem"/>
            </w:pPr>
            <w:r>
              <w:t>• La Excellence Urban Sociology Material</w:t>
            </w:r>
          </w:p>
          <w:p w14:paraId="11F27F32" w14:textId="77777777" w:rsidR="001A20E6" w:rsidRDefault="00000000">
            <w:pPr>
              <w:pStyle w:val="TableCellResourceItem"/>
            </w:pPr>
            <w:r>
              <w:t>• Mains Workbook</w:t>
            </w:r>
          </w:p>
          <w:p w14:paraId="1F0664FA" w14:textId="77777777" w:rsidR="001A20E6" w:rsidRDefault="00000000">
            <w:pPr>
              <w:pStyle w:val="TableCellResourceItem"/>
            </w:pPr>
            <w:r>
              <w:t>• La Excellence Rural Sociology Material</w:t>
            </w:r>
          </w:p>
          <w:p w14:paraId="535C8D0E" w14:textId="77777777" w:rsidR="001A20E6" w:rsidRDefault="00000000">
            <w:pPr>
              <w:pStyle w:val="TableCellResourceItem"/>
            </w:pPr>
            <w:r>
              <w:t>• Mains Workbook</w:t>
            </w:r>
          </w:p>
          <w:p w14:paraId="209C41CE" w14:textId="77777777" w:rsidR="001A20E6" w:rsidRDefault="00000000">
            <w:pPr>
              <w:pStyle w:val="TableCellResourceItem"/>
            </w:pPr>
            <w:r>
              <w:t>• La Excellence Social Movements Material</w:t>
            </w:r>
          </w:p>
          <w:p w14:paraId="25954F02" w14:textId="77777777" w:rsidR="001A20E6" w:rsidRDefault="00000000">
            <w:pPr>
              <w:pStyle w:val="TableCellResourceItem"/>
            </w:pPr>
            <w:r>
              <w:t>• Mains Workbook</w:t>
            </w:r>
          </w:p>
          <w:p w14:paraId="6C04CB07" w14:textId="77777777" w:rsidR="001A20E6" w:rsidRDefault="00000000">
            <w:pPr>
              <w:pStyle w:val="TableCellResourceItem"/>
            </w:pPr>
            <w:r>
              <w:t>• La Excellence Sociology of Health Material</w:t>
            </w:r>
          </w:p>
          <w:p w14:paraId="0EEDBA71" w14:textId="77777777" w:rsidR="001A20E6" w:rsidRDefault="00000000">
            <w:pPr>
              <w:pStyle w:val="TableCellResourceItem"/>
            </w:pPr>
            <w:r>
              <w:t>• Mains Workbook</w:t>
            </w:r>
          </w:p>
          <w:p w14:paraId="51162DEF" w14:textId="77777777" w:rsidR="001A20E6" w:rsidRDefault="00000000">
            <w:pPr>
              <w:pStyle w:val="TableCellResourceItem"/>
            </w:pPr>
            <w:r>
              <w:t>• La Excellence Sociology of Law Material</w:t>
            </w:r>
          </w:p>
          <w:p w14:paraId="5AECFC18" w14:textId="77777777" w:rsidR="001A20E6" w:rsidRDefault="00000000">
            <w:pPr>
              <w:pStyle w:val="TableCellResourceItem"/>
            </w:pPr>
            <w:r>
              <w:t>• Mains Workbook</w:t>
            </w:r>
          </w:p>
          <w:p w14:paraId="50900F7E" w14:textId="77777777" w:rsidR="001A20E6" w:rsidRDefault="00000000">
            <w:pPr>
              <w:pStyle w:val="TableCellResourceItem"/>
            </w:pPr>
            <w:r>
              <w:t>• La Excellence Sociology of Media Material</w:t>
            </w:r>
          </w:p>
          <w:p w14:paraId="41AF2865" w14:textId="77777777" w:rsidR="001A20E6" w:rsidRDefault="00000000">
            <w:pPr>
              <w:pStyle w:val="TableCellResourceItem"/>
            </w:pPr>
            <w:r>
              <w:t>• Mains Workbook</w:t>
            </w:r>
          </w:p>
          <w:p w14:paraId="77AD7970" w14:textId="77777777" w:rsidR="001A20E6" w:rsidRDefault="00000000">
            <w:pPr>
              <w:pStyle w:val="TableCellResourceItem"/>
            </w:pPr>
            <w:r>
              <w:t>• La Excellence Sociology of Science Material</w:t>
            </w:r>
          </w:p>
          <w:p w14:paraId="5518BA38" w14:textId="77777777" w:rsidR="001A20E6" w:rsidRDefault="00000000">
            <w:pPr>
              <w:pStyle w:val="TableCellResourceItem"/>
            </w:pPr>
            <w:r>
              <w:t>• Mains Workbook</w:t>
            </w:r>
          </w:p>
          <w:p w14:paraId="30ACCBD7" w14:textId="77777777" w:rsidR="001A20E6" w:rsidRDefault="00000000">
            <w:pPr>
              <w:pStyle w:val="TableCellResourceItem"/>
            </w:pPr>
            <w:r>
              <w:t>• La Excellence Sociology of Environment Material</w:t>
            </w:r>
          </w:p>
          <w:p w14:paraId="7014B43F" w14:textId="77777777" w:rsidR="001A20E6" w:rsidRDefault="00000000">
            <w:pPr>
              <w:pStyle w:val="TableCellResourceItem"/>
            </w:pPr>
            <w:r>
              <w:t>• Mains Workbook</w:t>
            </w:r>
          </w:p>
          <w:p w14:paraId="6553B71E" w14:textId="77777777" w:rsidR="001A20E6" w:rsidRDefault="00000000">
            <w:pPr>
              <w:pStyle w:val="TableCellResourceItem"/>
            </w:pPr>
            <w:r>
              <w:t>• La Excellence Sociology of Globalization Material</w:t>
            </w:r>
          </w:p>
          <w:p w14:paraId="57A4D8D5" w14:textId="77777777" w:rsidR="001A20E6" w:rsidRDefault="00000000">
            <w:pPr>
              <w:pStyle w:val="TableCellResourceItem"/>
            </w:pPr>
            <w:r>
              <w:t>• Mains Workbook</w:t>
            </w:r>
          </w:p>
          <w:p w14:paraId="6A1F4289" w14:textId="77777777" w:rsidR="001A20E6" w:rsidRDefault="00000000">
            <w:pPr>
              <w:pStyle w:val="TableCellResourceItem"/>
            </w:pPr>
            <w:r>
              <w:t>• La Excellence Sociology of Work Material</w:t>
            </w:r>
          </w:p>
          <w:p w14:paraId="4C4875D5" w14:textId="77777777" w:rsidR="001A20E6" w:rsidRDefault="00000000">
            <w:pPr>
              <w:pStyle w:val="TableCellResourceItem"/>
            </w:pPr>
            <w:r>
              <w:t>• Mains Workbook</w:t>
            </w:r>
          </w:p>
          <w:p w14:paraId="12DD5415" w14:textId="77777777" w:rsidR="001A20E6" w:rsidRDefault="00000000">
            <w:pPr>
              <w:pStyle w:val="TableCellCategoryTitle"/>
            </w:pPr>
            <w:r>
              <w:t>📰 Current Affairs</w:t>
            </w:r>
          </w:p>
          <w:p w14:paraId="4FEF6C17" w14:textId="77777777" w:rsidR="001A20E6" w:rsidRDefault="00000000">
            <w:pPr>
              <w:pStyle w:val="TableCellResourceItem"/>
            </w:pPr>
            <w:r>
              <w:t>• Indian Sociological Review</w:t>
            </w:r>
          </w:p>
          <w:p w14:paraId="2F128C9E" w14:textId="77777777" w:rsidR="001A20E6" w:rsidRDefault="00000000">
            <w:pPr>
              <w:pStyle w:val="TableCellResourceItem"/>
            </w:pPr>
            <w:r>
              <w:t>• Economic and Political Weekly (EPW)</w:t>
            </w:r>
          </w:p>
          <w:p w14:paraId="75A95034" w14:textId="77777777" w:rsidR="001A20E6" w:rsidRDefault="00000000">
            <w:pPr>
              <w:pStyle w:val="TableCellResourceItem"/>
            </w:pPr>
            <w:r>
              <w:t>• Newspapers (The Hindu, Indian Express - Social issues)</w:t>
            </w:r>
          </w:p>
          <w:p w14:paraId="7B76CDAD" w14:textId="77777777" w:rsidR="001A20E6" w:rsidRDefault="00000000">
            <w:pPr>
              <w:pStyle w:val="TableCellResourceItem"/>
            </w:pPr>
            <w:r>
              <w:t>• Yojana Magazine</w:t>
            </w:r>
          </w:p>
          <w:p w14:paraId="17BD708B" w14:textId="77777777" w:rsidR="001A20E6" w:rsidRDefault="00000000">
            <w:pPr>
              <w:pStyle w:val="TableCellResourceItem"/>
            </w:pPr>
            <w:r>
              <w:t>• Kurukshetra Magazine</w:t>
            </w:r>
          </w:p>
          <w:p w14:paraId="5993405D" w14:textId="77777777" w:rsidR="001A20E6" w:rsidRDefault="00000000">
            <w:pPr>
              <w:pStyle w:val="TableCellResourceItem"/>
            </w:pPr>
            <w:r>
              <w:t>• Social Watch India Reports</w:t>
            </w:r>
          </w:p>
          <w:p w14:paraId="01190EA6" w14:textId="77777777" w:rsidR="001A20E6" w:rsidRDefault="00000000">
            <w:pPr>
              <w:pStyle w:val="TableCellResourceItem"/>
            </w:pPr>
            <w:r>
              <w:t>• NSSO Reports</w:t>
            </w:r>
          </w:p>
          <w:p w14:paraId="3953A822" w14:textId="77777777" w:rsidR="001A20E6" w:rsidRDefault="00000000">
            <w:pPr>
              <w:pStyle w:val="TableCellResourceItem"/>
            </w:pPr>
            <w:r>
              <w:t>• NFHS Reports</w:t>
            </w:r>
          </w:p>
          <w:p w14:paraId="5965F22C" w14:textId="77777777" w:rsidR="001A20E6" w:rsidRDefault="00000000">
            <w:pPr>
              <w:pStyle w:val="TableCellResourceItem"/>
            </w:pPr>
            <w:r>
              <w:t>• EPW Articles on Indian Society</w:t>
            </w:r>
          </w:p>
          <w:p w14:paraId="370874C6" w14:textId="77777777" w:rsidR="001A20E6" w:rsidRDefault="00000000">
            <w:pPr>
              <w:pStyle w:val="TableCellResourceItem"/>
            </w:pPr>
            <w:r>
              <w:t>• Census Reports</w:t>
            </w:r>
          </w:p>
          <w:p w14:paraId="5A74B442" w14:textId="77777777" w:rsidR="001A20E6" w:rsidRDefault="00000000">
            <w:pPr>
              <w:pStyle w:val="TableCellResourceItem"/>
            </w:pPr>
            <w:r>
              <w:t>• Social Development Reports</w:t>
            </w:r>
          </w:p>
          <w:p w14:paraId="4A342A22" w14:textId="77777777" w:rsidR="001A20E6" w:rsidRDefault="00000000">
            <w:pPr>
              <w:pStyle w:val="TableCellResourceItem"/>
            </w:pPr>
            <w:r>
              <w:t>• Planning Commission Reports</w:t>
            </w:r>
          </w:p>
          <w:p w14:paraId="4E41323E" w14:textId="77777777" w:rsidR="001A20E6" w:rsidRDefault="00000000">
            <w:pPr>
              <w:pStyle w:val="TableCellResourceItem"/>
            </w:pPr>
            <w:r>
              <w:t>• NITI Aayog Reports</w:t>
            </w:r>
          </w:p>
          <w:p w14:paraId="363150D6" w14:textId="77777777" w:rsidR="001A20E6" w:rsidRDefault="00000000">
            <w:pPr>
              <w:pStyle w:val="TableCellResourceItem"/>
            </w:pPr>
            <w:r>
              <w:t>• World Bank Reports on India</w:t>
            </w:r>
          </w:p>
          <w:p w14:paraId="1CF6F331" w14:textId="77777777" w:rsidR="001A20E6" w:rsidRDefault="00000000">
            <w:pPr>
              <w:pStyle w:val="TableCellResourceItem"/>
            </w:pPr>
            <w:r>
              <w:t>• Religious Demographics Reports</w:t>
            </w:r>
          </w:p>
          <w:p w14:paraId="48DC6349" w14:textId="77777777" w:rsidR="001A20E6" w:rsidRDefault="00000000">
            <w:pPr>
              <w:pStyle w:val="TableCellResourceItem"/>
            </w:pPr>
            <w:r>
              <w:t>• Minority Commission Reports</w:t>
            </w:r>
          </w:p>
          <w:p w14:paraId="49D9C21C" w14:textId="77777777" w:rsidR="001A20E6" w:rsidRDefault="00000000">
            <w:pPr>
              <w:pStyle w:val="TableCellResourceItem"/>
            </w:pPr>
            <w:r>
              <w:t>• ASER Reports</w:t>
            </w:r>
          </w:p>
          <w:p w14:paraId="41F876CD" w14:textId="77777777" w:rsidR="001A20E6" w:rsidRDefault="00000000">
            <w:pPr>
              <w:pStyle w:val="TableCellResourceItem"/>
            </w:pPr>
            <w:r>
              <w:t>• NEP 2020</w:t>
            </w:r>
          </w:p>
          <w:p w14:paraId="73F26D03" w14:textId="77777777" w:rsidR="001A20E6" w:rsidRDefault="00000000">
            <w:pPr>
              <w:pStyle w:val="TableCellResourceItem"/>
            </w:pPr>
            <w:r>
              <w:t>• Education Statistics Reports</w:t>
            </w:r>
          </w:p>
          <w:p w14:paraId="364D046D" w14:textId="77777777" w:rsidR="001A20E6" w:rsidRDefault="00000000">
            <w:pPr>
              <w:pStyle w:val="TableCellResourceItem"/>
            </w:pPr>
            <w:r>
              <w:t>• Sachar Committee Report</w:t>
            </w:r>
          </w:p>
          <w:p w14:paraId="43AF987F" w14:textId="77777777" w:rsidR="001A20E6" w:rsidRDefault="00000000">
            <w:pPr>
              <w:pStyle w:val="TableCellResourceItem"/>
            </w:pPr>
            <w:r>
              <w:t>• Mandal Commission Report</w:t>
            </w:r>
          </w:p>
          <w:p w14:paraId="427A243E" w14:textId="77777777" w:rsidR="001A20E6" w:rsidRDefault="00000000">
            <w:pPr>
              <w:pStyle w:val="TableCellResourceItem"/>
            </w:pPr>
            <w:r>
              <w:t>• Caste Census Data</w:t>
            </w:r>
          </w:p>
          <w:p w14:paraId="62CD2BC6" w14:textId="77777777" w:rsidR="001A20E6" w:rsidRDefault="00000000">
            <w:pPr>
              <w:pStyle w:val="TableCellResourceItem"/>
            </w:pPr>
            <w:r>
              <w:t>• Gender Budget Reports</w:t>
            </w:r>
          </w:p>
          <w:p w14:paraId="74152F2E" w14:textId="77777777" w:rsidR="001A20E6" w:rsidRDefault="00000000">
            <w:pPr>
              <w:pStyle w:val="TableCellResourceItem"/>
            </w:pPr>
            <w:r>
              <w:t>• Women and Child Development Ministry Reports</w:t>
            </w:r>
          </w:p>
          <w:p w14:paraId="6BBFF942" w14:textId="77777777" w:rsidR="001A20E6" w:rsidRDefault="00000000">
            <w:pPr>
              <w:pStyle w:val="TableCellResourceItem"/>
            </w:pPr>
            <w:r>
              <w:t>• NFHS Gender Data</w:t>
            </w:r>
          </w:p>
          <w:p w14:paraId="3ECA5B6D" w14:textId="77777777" w:rsidR="001A20E6" w:rsidRDefault="00000000">
            <w:pPr>
              <w:pStyle w:val="TableCellResourceItem"/>
            </w:pPr>
            <w:r>
              <w:t>• Census Urban Data</w:t>
            </w:r>
          </w:p>
          <w:p w14:paraId="74224793" w14:textId="77777777" w:rsidR="001A20E6" w:rsidRDefault="00000000">
            <w:pPr>
              <w:pStyle w:val="TableCellResourceItem"/>
            </w:pPr>
            <w:r>
              <w:t>• Smart Cities Mission Reports</w:t>
            </w:r>
          </w:p>
          <w:p w14:paraId="6220D094" w14:textId="77777777" w:rsidR="001A20E6" w:rsidRDefault="00000000">
            <w:pPr>
              <w:pStyle w:val="TableCellResourceItem"/>
            </w:pPr>
            <w:r>
              <w:t>• Urban Development Ministry Reports</w:t>
            </w:r>
          </w:p>
          <w:p w14:paraId="1FEEB979" w14:textId="77777777" w:rsidR="001A20E6" w:rsidRDefault="00000000">
            <w:pPr>
              <w:pStyle w:val="TableCellResourceItem"/>
            </w:pPr>
            <w:r>
              <w:t>• Rural Development Ministry Reports</w:t>
            </w:r>
          </w:p>
          <w:p w14:paraId="244E2C87" w14:textId="77777777" w:rsidR="001A20E6" w:rsidRDefault="00000000">
            <w:pPr>
              <w:pStyle w:val="TableCellResourceItem"/>
            </w:pPr>
            <w:r>
              <w:t>• MGNREGA Reports</w:t>
            </w:r>
          </w:p>
          <w:p w14:paraId="660EFB27" w14:textId="77777777" w:rsidR="001A20E6" w:rsidRDefault="00000000">
            <w:pPr>
              <w:pStyle w:val="TableCellResourceItem"/>
            </w:pPr>
            <w:r>
              <w:t>• Panchayati Raj Statistics</w:t>
            </w:r>
          </w:p>
          <w:p w14:paraId="67C5E547" w14:textId="77777777" w:rsidR="001A20E6" w:rsidRDefault="00000000">
            <w:pPr>
              <w:pStyle w:val="TableCellResourceItem"/>
            </w:pPr>
            <w:r>
              <w:t>• Social Movement Case Studies</w:t>
            </w:r>
          </w:p>
          <w:p w14:paraId="2DF9B407" w14:textId="77777777" w:rsidR="001A20E6" w:rsidRDefault="00000000">
            <w:pPr>
              <w:pStyle w:val="TableCellResourceItem"/>
            </w:pPr>
            <w:r>
              <w:t>• Civil Society Reports</w:t>
            </w:r>
          </w:p>
          <w:p w14:paraId="5F7C4536" w14:textId="77777777" w:rsidR="001A20E6" w:rsidRDefault="00000000">
            <w:pPr>
              <w:pStyle w:val="TableCellResourceItem"/>
            </w:pPr>
            <w:r>
              <w:t>• Human Rights Reports</w:t>
            </w:r>
          </w:p>
          <w:p w14:paraId="3D780C33" w14:textId="77777777" w:rsidR="001A20E6" w:rsidRDefault="00000000">
            <w:pPr>
              <w:pStyle w:val="TableCellResourceItem"/>
            </w:pPr>
            <w:r>
              <w:t>• Health Ministry Reports</w:t>
            </w:r>
          </w:p>
          <w:p w14:paraId="4178C35D" w14:textId="77777777" w:rsidR="001A20E6" w:rsidRDefault="00000000">
            <w:pPr>
              <w:pStyle w:val="TableCellResourceItem"/>
            </w:pPr>
            <w:r>
              <w:t>• WHO Reports on India</w:t>
            </w:r>
          </w:p>
          <w:p w14:paraId="50EBA186" w14:textId="77777777" w:rsidR="001A20E6" w:rsidRDefault="00000000">
            <w:pPr>
              <w:pStyle w:val="TableCellResourceItem"/>
            </w:pPr>
            <w:r>
              <w:t>• Ayushman Bharat Reports</w:t>
            </w:r>
          </w:p>
          <w:p w14:paraId="7AA06A3E" w14:textId="77777777" w:rsidR="001A20E6" w:rsidRDefault="00000000">
            <w:pPr>
              <w:pStyle w:val="TableCellResourceItem"/>
            </w:pPr>
            <w:r>
              <w:t>• Law Commission Reports</w:t>
            </w:r>
          </w:p>
          <w:p w14:paraId="7718C12F" w14:textId="77777777" w:rsidR="001A20E6" w:rsidRDefault="00000000">
            <w:pPr>
              <w:pStyle w:val="TableCellResourceItem"/>
            </w:pPr>
            <w:r>
              <w:t>• Supreme Court Judgments</w:t>
            </w:r>
          </w:p>
          <w:p w14:paraId="0BB8213D" w14:textId="77777777" w:rsidR="001A20E6" w:rsidRDefault="00000000">
            <w:pPr>
              <w:pStyle w:val="TableCellResourceItem"/>
            </w:pPr>
            <w:r>
              <w:t>• Legal Aid Reports</w:t>
            </w:r>
          </w:p>
          <w:p w14:paraId="31DFC9B3" w14:textId="77777777" w:rsidR="001A20E6" w:rsidRDefault="00000000">
            <w:pPr>
              <w:pStyle w:val="TableCellResourceItem"/>
            </w:pPr>
            <w:r>
              <w:t>• Media Reports</w:t>
            </w:r>
          </w:p>
          <w:p w14:paraId="714995C4" w14:textId="77777777" w:rsidR="001A20E6" w:rsidRDefault="00000000">
            <w:pPr>
              <w:pStyle w:val="TableCellResourceItem"/>
            </w:pPr>
            <w:r>
              <w:t>• Broadcasting Ministry Reports</w:t>
            </w:r>
          </w:p>
          <w:p w14:paraId="2F0373D2" w14:textId="77777777" w:rsidR="001A20E6" w:rsidRDefault="00000000">
            <w:pPr>
              <w:pStyle w:val="TableCellResourceItem"/>
            </w:pPr>
            <w:r>
              <w:t>• Social Media Impact Studies</w:t>
            </w:r>
          </w:p>
          <w:p w14:paraId="327EFD42" w14:textId="77777777" w:rsidR="001A20E6" w:rsidRDefault="00000000">
            <w:pPr>
              <w:pStyle w:val="TableCellResourceItem"/>
            </w:pPr>
            <w:r>
              <w:t>• Science and Technology Ministry Reports</w:t>
            </w:r>
          </w:p>
          <w:p w14:paraId="4CC688C5" w14:textId="77777777" w:rsidR="001A20E6" w:rsidRDefault="00000000">
            <w:pPr>
              <w:pStyle w:val="TableCellResourceItem"/>
            </w:pPr>
            <w:r>
              <w:t>• ISRO Reports</w:t>
            </w:r>
          </w:p>
          <w:p w14:paraId="7779C574" w14:textId="77777777" w:rsidR="001A20E6" w:rsidRDefault="00000000">
            <w:pPr>
              <w:pStyle w:val="TableCellResourceItem"/>
            </w:pPr>
            <w:r>
              <w:t>• Digital India Reports</w:t>
            </w:r>
          </w:p>
          <w:p w14:paraId="1598F5D2" w14:textId="77777777" w:rsidR="001A20E6" w:rsidRDefault="00000000">
            <w:pPr>
              <w:pStyle w:val="TableCellResourceItem"/>
            </w:pPr>
            <w:r>
              <w:t>• Environment Ministry Reports</w:t>
            </w:r>
          </w:p>
          <w:p w14:paraId="281B2460" w14:textId="77777777" w:rsidR="001A20E6" w:rsidRDefault="00000000">
            <w:pPr>
              <w:pStyle w:val="TableCellResourceItem"/>
            </w:pPr>
            <w:r>
              <w:t>• Climate Change Reports</w:t>
            </w:r>
          </w:p>
          <w:p w14:paraId="344F3B5C" w14:textId="77777777" w:rsidR="001A20E6" w:rsidRDefault="00000000">
            <w:pPr>
              <w:pStyle w:val="TableCellResourceItem"/>
            </w:pPr>
            <w:r>
              <w:t>• Sustainable Development Reports</w:t>
            </w:r>
          </w:p>
          <w:p w14:paraId="5EA51302" w14:textId="77777777" w:rsidR="001A20E6" w:rsidRDefault="00000000">
            <w:pPr>
              <w:pStyle w:val="TableCellResourceItem"/>
            </w:pPr>
            <w:r>
              <w:t>• WTO Reports</w:t>
            </w:r>
          </w:p>
          <w:p w14:paraId="7DD724B7" w14:textId="77777777" w:rsidR="001A20E6" w:rsidRDefault="00000000">
            <w:pPr>
              <w:pStyle w:val="TableCellResourceItem"/>
            </w:pPr>
            <w:r>
              <w:t>• Globalization Impact Studies</w:t>
            </w:r>
          </w:p>
          <w:p w14:paraId="41A87D63" w14:textId="77777777" w:rsidR="001A20E6" w:rsidRDefault="00000000">
            <w:pPr>
              <w:pStyle w:val="TableCellResourceItem"/>
            </w:pPr>
            <w:r>
              <w:t>• International Migration Reports</w:t>
            </w:r>
          </w:p>
          <w:p w14:paraId="77DF1102" w14:textId="77777777" w:rsidR="001A20E6" w:rsidRDefault="00000000">
            <w:pPr>
              <w:pStyle w:val="TableCellResourceItem"/>
            </w:pPr>
            <w:r>
              <w:t>• Labor Ministry Reports</w:t>
            </w:r>
          </w:p>
          <w:p w14:paraId="439C75F5" w14:textId="77777777" w:rsidR="001A20E6" w:rsidRDefault="00000000">
            <w:pPr>
              <w:pStyle w:val="TableCellResourceItem"/>
            </w:pPr>
            <w:r>
              <w:t>• Industrial Relations Reports</w:t>
            </w:r>
          </w:p>
          <w:p w14:paraId="646617FC"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3BB31289" w14:textId="77777777" w:rsidR="001A20E6" w:rsidRDefault="00000000">
            <w:pPr>
              <w:pStyle w:val="TableCellSubjectName"/>
            </w:pPr>
            <w:r>
              <w:t>Indian Polity and Governance</w:t>
            </w:r>
          </w:p>
          <w:p w14:paraId="5FDAF280" w14:textId="77777777" w:rsidR="001A20E6" w:rsidRDefault="00000000">
            <w:pPr>
              <w:pStyle w:val="TableCellCategoryTitle"/>
            </w:pPr>
            <w:r>
              <w:t>📝 Practice Materials</w:t>
            </w:r>
          </w:p>
          <w:p w14:paraId="6D960571" w14:textId="77777777" w:rsidR="001A20E6" w:rsidRDefault="00000000">
            <w:pPr>
              <w:pStyle w:val="TableCellResourceItem"/>
            </w:pPr>
            <w:r>
              <w:t>• La Excellence Polity Material</w:t>
            </w:r>
          </w:p>
          <w:p w14:paraId="2F5BC44D" w14:textId="77777777" w:rsidR="001A20E6" w:rsidRDefault="00000000">
            <w:pPr>
              <w:pStyle w:val="TableCellResourceItem"/>
            </w:pPr>
            <w:r>
              <w:t>• Mains RRP + Prelims RRP</w:t>
            </w:r>
          </w:p>
          <w:p w14:paraId="6E868860" w14:textId="77777777" w:rsidR="001A20E6" w:rsidRDefault="00000000">
            <w:pPr>
              <w:pStyle w:val="TableCellResourceItem"/>
            </w:pPr>
            <w:r>
              <w:t>• Prelims &amp; Mains Workbooks</w:t>
            </w:r>
          </w:p>
          <w:p w14:paraId="3A2AB2E0" w14:textId="77777777" w:rsidR="001A20E6" w:rsidRDefault="00000000">
            <w:pPr>
              <w:pStyle w:val="TableCellCategoryTitle"/>
            </w:pPr>
            <w:r>
              <w:t>📰 Current Affairs</w:t>
            </w:r>
          </w:p>
          <w:p w14:paraId="131D19B6" w14:textId="77777777" w:rsidR="001A20E6" w:rsidRDefault="00000000">
            <w:pPr>
              <w:pStyle w:val="TableCellResourceItem"/>
            </w:pPr>
            <w:r>
              <w:t>• NITI Aayog Reports + PRS Briefs</w:t>
            </w:r>
          </w:p>
          <w:p w14:paraId="5E7028E4" w14:textId="77777777" w:rsidR="001A20E6" w:rsidRDefault="00000000">
            <w:pPr>
              <w:pStyle w:val="TableCellResourceItem"/>
            </w:pPr>
            <w:r>
              <w:t>• Newspapers (The Hindu/Indian Express)</w:t>
            </w:r>
          </w:p>
          <w:p w14:paraId="0FDDA180"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448969D7" w14:textId="77777777" w:rsidR="001A20E6" w:rsidRDefault="00000000">
            <w:pPr>
              <w:pStyle w:val="TableCellSubjectName"/>
            </w:pPr>
            <w:r>
              <w:t>Indian Economy</w:t>
            </w:r>
          </w:p>
          <w:p w14:paraId="66AE3BBD" w14:textId="77777777" w:rsidR="001A20E6" w:rsidRDefault="00000000">
            <w:pPr>
              <w:pStyle w:val="TableCellCategoryTitle"/>
            </w:pPr>
            <w:r>
              <w:t>📝 Practice Materials</w:t>
            </w:r>
          </w:p>
          <w:p w14:paraId="4536AB4F" w14:textId="77777777" w:rsidR="001A20E6" w:rsidRDefault="00000000">
            <w:pPr>
              <w:pStyle w:val="TableCellResourceItem"/>
            </w:pPr>
            <w:r>
              <w:t>• La Excellence Economy Material</w:t>
            </w:r>
          </w:p>
          <w:p w14:paraId="5D56D3E2" w14:textId="77777777" w:rsidR="001A20E6" w:rsidRDefault="00000000">
            <w:pPr>
              <w:pStyle w:val="TableCellResourceItem"/>
            </w:pPr>
            <w:r>
              <w:t>• Mains RRP + Prelims RRP</w:t>
            </w:r>
          </w:p>
          <w:p w14:paraId="670B6B4D" w14:textId="77777777" w:rsidR="001A20E6" w:rsidRDefault="00000000">
            <w:pPr>
              <w:pStyle w:val="TableCellResourceItem"/>
            </w:pPr>
            <w:r>
              <w:t>• Prelims &amp; Mains Workbooks</w:t>
            </w:r>
          </w:p>
          <w:p w14:paraId="3C205FE2" w14:textId="77777777" w:rsidR="001A20E6" w:rsidRDefault="00000000">
            <w:pPr>
              <w:pStyle w:val="TableCellCategoryTitle"/>
            </w:pPr>
            <w:r>
              <w:t>📰 Current Affairs</w:t>
            </w:r>
          </w:p>
          <w:p w14:paraId="410B450E" w14:textId="77777777" w:rsidR="001A20E6" w:rsidRDefault="00000000">
            <w:pPr>
              <w:pStyle w:val="TableCellResourceItem"/>
            </w:pPr>
            <w:r>
              <w:t>• NITI Aayog Reports + Economic survey and Budget</w:t>
            </w:r>
          </w:p>
          <w:p w14:paraId="68650FC3" w14:textId="77777777" w:rsidR="001A20E6" w:rsidRDefault="00000000">
            <w:pPr>
              <w:pStyle w:val="TableCellResourceItem"/>
            </w:pPr>
            <w:r>
              <w:t>• Newspapers (Hindu and IE Explained)</w:t>
            </w:r>
          </w:p>
        </w:tc>
      </w:tr>
      <w:tr w:rsidR="001A20E6" w14:paraId="4CE917A0"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F52F5AD" w14:textId="77777777" w:rsidR="001A20E6" w:rsidRDefault="00000000">
            <w:pPr>
              <w:pStyle w:val="TableCellSubjectName"/>
            </w:pPr>
            <w:r>
              <w:t>Governance</w:t>
            </w:r>
          </w:p>
          <w:p w14:paraId="2CA7F745" w14:textId="77777777" w:rsidR="001A20E6" w:rsidRDefault="00000000">
            <w:pPr>
              <w:pStyle w:val="TableCellCategoryTitle"/>
            </w:pPr>
            <w:r>
              <w:t>📚 Primary Books</w:t>
            </w:r>
          </w:p>
          <w:p w14:paraId="42C5CA7D" w14:textId="77777777" w:rsidR="001A20E6" w:rsidRDefault="00000000">
            <w:pPr>
              <w:pStyle w:val="TableCellResourceItem"/>
            </w:pPr>
            <w:r>
              <w:t>• India Year Book (Schemes) + PIB</w:t>
            </w:r>
          </w:p>
          <w:p w14:paraId="38F5EEA2" w14:textId="77777777" w:rsidR="001A20E6" w:rsidRDefault="00000000">
            <w:pPr>
              <w:pStyle w:val="TableCellResourceItem"/>
            </w:pPr>
            <w:r>
              <w:t>• Governance In India by M Laxmikanth</w:t>
            </w:r>
          </w:p>
          <w:p w14:paraId="4DD092CB" w14:textId="77777777" w:rsidR="001A20E6" w:rsidRDefault="00000000">
            <w:pPr>
              <w:pStyle w:val="TableCellCategoryTitle"/>
            </w:pPr>
            <w:r>
              <w:t>📝 Practice Materials</w:t>
            </w:r>
          </w:p>
          <w:p w14:paraId="559C5CB2" w14:textId="77777777" w:rsidR="001A20E6" w:rsidRDefault="00000000">
            <w:pPr>
              <w:pStyle w:val="TableCellResourceItem"/>
            </w:pPr>
            <w:r>
              <w:t>• La Excellence Governance Material</w:t>
            </w:r>
          </w:p>
          <w:p w14:paraId="6A9D0888" w14:textId="77777777" w:rsidR="001A20E6" w:rsidRDefault="00000000">
            <w:pPr>
              <w:pStyle w:val="TableCellResourceItem"/>
            </w:pPr>
            <w:r>
              <w:t>• Mains Workbook</w:t>
            </w:r>
          </w:p>
          <w:p w14:paraId="255D2A84" w14:textId="77777777" w:rsidR="001A20E6" w:rsidRDefault="00000000">
            <w:pPr>
              <w:pStyle w:val="TableCellCategoryTitle"/>
            </w:pPr>
            <w:r>
              <w:t>📰 Current Affairs</w:t>
            </w:r>
          </w:p>
          <w:p w14:paraId="0234CD05" w14:textId="77777777" w:rsidR="001A20E6" w:rsidRDefault="00000000">
            <w:pPr>
              <w:pStyle w:val="TableCellResourceItem"/>
            </w:pPr>
            <w:r>
              <w:t>• NITI Aayog + Yojana</w:t>
            </w:r>
          </w:p>
          <w:p w14:paraId="3EA9DBBC"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155F8781" w14:textId="77777777" w:rsidR="001A20E6" w:rsidRDefault="00000000">
            <w:pPr>
              <w:pStyle w:val="TableCellSubjectName"/>
            </w:pPr>
            <w:r>
              <w:t>International Relations</w:t>
            </w:r>
          </w:p>
          <w:p w14:paraId="0CDE1FEE" w14:textId="77777777" w:rsidR="001A20E6" w:rsidRDefault="00000000">
            <w:pPr>
              <w:pStyle w:val="TableCellCategoryTitle"/>
            </w:pPr>
            <w:r>
              <w:t>📝 Practice Materials</w:t>
            </w:r>
          </w:p>
          <w:p w14:paraId="407BAC8D" w14:textId="77777777" w:rsidR="001A20E6" w:rsidRDefault="00000000">
            <w:pPr>
              <w:pStyle w:val="TableCellResourceItem"/>
            </w:pPr>
            <w:r>
              <w:t>• La Excellence IR Material</w:t>
            </w:r>
          </w:p>
          <w:p w14:paraId="639774D0" w14:textId="77777777" w:rsidR="001A20E6" w:rsidRDefault="00000000">
            <w:pPr>
              <w:pStyle w:val="TableCellResourceItem"/>
            </w:pPr>
            <w:r>
              <w:t>• Mains Workbook</w:t>
            </w:r>
          </w:p>
          <w:p w14:paraId="4469365D" w14:textId="77777777" w:rsidR="001A20E6" w:rsidRDefault="00000000">
            <w:pPr>
              <w:pStyle w:val="TableCellCategoryTitle"/>
            </w:pPr>
            <w:r>
              <w:t>📰 Current Affairs</w:t>
            </w:r>
          </w:p>
          <w:p w14:paraId="13576FB8" w14:textId="77777777" w:rsidR="001A20E6" w:rsidRDefault="00000000">
            <w:pPr>
              <w:pStyle w:val="TableCellResourceItem"/>
            </w:pPr>
            <w:r>
              <w:t>• IDSA / ORF / MEA briefs</w:t>
            </w:r>
          </w:p>
          <w:p w14:paraId="1C65A8D5" w14:textId="77777777" w:rsidR="001A20E6" w:rsidRDefault="00000000">
            <w:pPr>
              <w:pStyle w:val="TableCellResourceItem"/>
            </w:pPr>
            <w:r>
              <w:t>• Newspapers (The Hindu and IE – International page)</w:t>
            </w:r>
          </w:p>
        </w:tc>
        <w:tc>
          <w:tcPr>
            <w:tcW w:w="1650" w:type="pct"/>
          </w:tcPr>
          <w:p w14:paraId="030AB5B2" w14:textId="77777777" w:rsidR="001A20E6" w:rsidRDefault="001A20E6"/>
        </w:tc>
      </w:tr>
    </w:tbl>
    <w:p w14:paraId="253C242E"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4223FDA9" w14:textId="77777777">
        <w:tc>
          <w:tcPr>
            <w:tcW w:w="2500" w:type="pct"/>
            <w:tcMar>
              <w:top w:w="0" w:type="dxa"/>
              <w:left w:w="0" w:type="dxa"/>
              <w:bottom w:w="0" w:type="dxa"/>
              <w:right w:w="0" w:type="dxa"/>
            </w:tcMar>
          </w:tcPr>
          <w:p w14:paraId="0F44B508" w14:textId="77777777" w:rsidR="001A20E6" w:rsidRDefault="00000000">
            <w:pPr>
              <w:pStyle w:val="WeekTitle"/>
            </w:pPr>
            <w:r>
              <w:rPr>
                <w:color w:val="BE185D"/>
              </w:rPr>
              <w:t>📅 Dec 13 - Dec 19, 2026</w:t>
            </w:r>
          </w:p>
        </w:tc>
        <w:tc>
          <w:tcPr>
            <w:tcW w:w="2500" w:type="pct"/>
            <w:tcMar>
              <w:top w:w="0" w:type="dxa"/>
              <w:left w:w="0" w:type="dxa"/>
              <w:bottom w:w="0" w:type="dxa"/>
              <w:right w:w="0" w:type="dxa"/>
            </w:tcMar>
          </w:tcPr>
          <w:p w14:paraId="59E1AFD9" w14:textId="77777777" w:rsidR="001A20E6" w:rsidRDefault="00000000">
            <w:pPr>
              <w:pStyle w:val="WeekCycleName"/>
            </w:pPr>
            <w:r>
              <w:rPr>
                <w:color w:val="BE185D"/>
              </w:rPr>
              <w:t>C3</w:t>
            </w:r>
          </w:p>
        </w:tc>
      </w:tr>
    </w:tbl>
    <w:p w14:paraId="79C71076"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7D3E1B0A" w14:textId="77777777">
        <w:tc>
          <w:tcPr>
            <w:tcW w:w="700" w:type="pct"/>
            <w:shd w:val="clear" w:color="auto" w:fill="FCE7F3"/>
            <w:tcMar>
              <w:top w:w="200" w:type="dxa"/>
              <w:left w:w="100" w:type="dxa"/>
              <w:bottom w:w="200" w:type="dxa"/>
              <w:right w:w="100" w:type="dxa"/>
            </w:tcMar>
          </w:tcPr>
          <w:p w14:paraId="64CF776D" w14:textId="77777777" w:rsidR="001A20E6" w:rsidRDefault="00000000">
            <w:pPr>
              <w:pStyle w:val="TableCellCalendarDayHeader"/>
            </w:pPr>
            <w:r>
              <w:rPr>
                <w:color w:val="BE185D"/>
              </w:rPr>
              <w:t>Sunday</w:t>
            </w:r>
          </w:p>
          <w:p w14:paraId="0625747B" w14:textId="77777777" w:rsidR="001A20E6" w:rsidRDefault="00000000">
            <w:pPr>
              <w:pStyle w:val="TableCellCalendarDateHeader"/>
            </w:pPr>
            <w:r>
              <w:rPr>
                <w:color w:val="BE185D"/>
              </w:rPr>
              <w:t>Dec 13</w:t>
            </w:r>
          </w:p>
          <w:p w14:paraId="65F24B07"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1B353C2A" w14:textId="77777777" w:rsidR="001A20E6" w:rsidRDefault="00000000">
            <w:pPr>
              <w:pStyle w:val="TableCellCalendarDayHeader"/>
            </w:pPr>
            <w:r>
              <w:rPr>
                <w:color w:val="BE185D"/>
              </w:rPr>
              <w:t>Monday</w:t>
            </w:r>
          </w:p>
          <w:p w14:paraId="6451CAF5" w14:textId="77777777" w:rsidR="001A20E6" w:rsidRDefault="00000000">
            <w:pPr>
              <w:pStyle w:val="TableCellCalendarDateHeader"/>
            </w:pPr>
            <w:r>
              <w:rPr>
                <w:color w:val="BE185D"/>
              </w:rPr>
              <w:t>Dec 14</w:t>
            </w:r>
          </w:p>
          <w:p w14:paraId="30E3FF95"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35D0C428" w14:textId="77777777" w:rsidR="001A20E6" w:rsidRDefault="00000000">
            <w:pPr>
              <w:pStyle w:val="TableCellCalendarDayHeader"/>
            </w:pPr>
            <w:r>
              <w:rPr>
                <w:color w:val="BE185D"/>
              </w:rPr>
              <w:t>Tuesday</w:t>
            </w:r>
          </w:p>
          <w:p w14:paraId="250201E2" w14:textId="77777777" w:rsidR="001A20E6" w:rsidRDefault="00000000">
            <w:pPr>
              <w:pStyle w:val="TableCellCalendarDateHeader"/>
            </w:pPr>
            <w:r>
              <w:rPr>
                <w:color w:val="BE185D"/>
              </w:rPr>
              <w:t>Dec 15</w:t>
            </w:r>
          </w:p>
          <w:p w14:paraId="590EFC4A"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2EF17DC6" w14:textId="77777777" w:rsidR="001A20E6" w:rsidRDefault="00000000">
            <w:pPr>
              <w:pStyle w:val="TableCellCalendarDayHeader"/>
            </w:pPr>
            <w:r>
              <w:rPr>
                <w:color w:val="BE185D"/>
              </w:rPr>
              <w:t>Wednesday</w:t>
            </w:r>
          </w:p>
          <w:p w14:paraId="0172D513" w14:textId="77777777" w:rsidR="001A20E6" w:rsidRDefault="00000000">
            <w:pPr>
              <w:pStyle w:val="TableCellCalendarDateHeader"/>
            </w:pPr>
            <w:r>
              <w:rPr>
                <w:color w:val="BE185D"/>
              </w:rPr>
              <w:t>Dec 16</w:t>
            </w:r>
          </w:p>
          <w:p w14:paraId="2D64D999"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10FC960E" w14:textId="77777777" w:rsidR="001A20E6" w:rsidRDefault="00000000">
            <w:pPr>
              <w:pStyle w:val="TableCellCalendarDayHeader"/>
            </w:pPr>
            <w:r>
              <w:rPr>
                <w:color w:val="BE185D"/>
              </w:rPr>
              <w:t>Thursday</w:t>
            </w:r>
          </w:p>
          <w:p w14:paraId="45156367" w14:textId="77777777" w:rsidR="001A20E6" w:rsidRDefault="00000000">
            <w:pPr>
              <w:pStyle w:val="TableCellCalendarDateHeader"/>
            </w:pPr>
            <w:r>
              <w:rPr>
                <w:color w:val="BE185D"/>
              </w:rPr>
              <w:t>Dec 17</w:t>
            </w:r>
          </w:p>
          <w:p w14:paraId="60932D1C"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093686BB" w14:textId="77777777" w:rsidR="001A20E6" w:rsidRDefault="00000000">
            <w:pPr>
              <w:pStyle w:val="TableCellCalendarDayHeader"/>
            </w:pPr>
            <w:r>
              <w:rPr>
                <w:color w:val="BE185D"/>
              </w:rPr>
              <w:t>Friday</w:t>
            </w:r>
          </w:p>
          <w:p w14:paraId="0BDB7B92" w14:textId="77777777" w:rsidR="001A20E6" w:rsidRDefault="00000000">
            <w:pPr>
              <w:pStyle w:val="TableCellCalendarDateHeader"/>
            </w:pPr>
            <w:r>
              <w:rPr>
                <w:color w:val="BE185D"/>
              </w:rPr>
              <w:t>Dec 18</w:t>
            </w:r>
          </w:p>
          <w:p w14:paraId="7E203606"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34C587E8" w14:textId="77777777" w:rsidR="001A20E6" w:rsidRDefault="00000000">
            <w:pPr>
              <w:pStyle w:val="TableCellCalendarDayHeader"/>
            </w:pPr>
            <w:r>
              <w:rPr>
                <w:color w:val="F57C00"/>
              </w:rPr>
              <w:t>Saturday</w:t>
            </w:r>
          </w:p>
          <w:p w14:paraId="18FB8F33" w14:textId="77777777" w:rsidR="001A20E6" w:rsidRDefault="00000000">
            <w:pPr>
              <w:pStyle w:val="TableCellCalendarDateHeader"/>
            </w:pPr>
            <w:r>
              <w:rPr>
                <w:color w:val="F57C00"/>
              </w:rPr>
              <w:t>Dec 19</w:t>
            </w:r>
          </w:p>
          <w:p w14:paraId="05B148AF" w14:textId="77777777" w:rsidR="001A20E6" w:rsidRDefault="00000000">
            <w:pPr>
              <w:pStyle w:val="TableCellCatchupLabel"/>
            </w:pPr>
            <w:r>
              <w:rPr>
                <w:color w:val="F57C00"/>
              </w:rPr>
              <w:t>Catchup Day</w:t>
            </w:r>
          </w:p>
        </w:tc>
      </w:tr>
      <w:tr w:rsidR="001A20E6" w14:paraId="35756E0D" w14:textId="77777777">
        <w:tc>
          <w:tcPr>
            <w:tcW w:w="700" w:type="pct"/>
            <w:shd w:val="clear" w:color="auto" w:fill="FCE7F3"/>
            <w:tcMar>
              <w:top w:w="150" w:type="dxa"/>
              <w:left w:w="100" w:type="dxa"/>
              <w:bottom w:w="150" w:type="dxa"/>
              <w:right w:w="100" w:type="dxa"/>
            </w:tcMar>
          </w:tcPr>
          <w:p w14:paraId="52A05B0C" w14:textId="77777777" w:rsidR="001A20E6" w:rsidRDefault="00000000">
            <w:pPr>
              <w:pStyle w:val="TableCellTaskSubject"/>
            </w:pPr>
            <w:r>
              <w:t>Sociology</w:t>
            </w:r>
          </w:p>
          <w:p w14:paraId="6CD1C455" w14:textId="77777777" w:rsidR="001A20E6" w:rsidRDefault="00000000">
            <w:pPr>
              <w:pStyle w:val="TableCellTaskDetails"/>
            </w:pPr>
            <w:r>
              <w:t>• Test - TEST — 3h</w:t>
            </w:r>
          </w:p>
          <w:p w14:paraId="4665DD13"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4CDF06D5" w14:textId="77777777" w:rsidR="001A20E6" w:rsidRDefault="00000000">
            <w:pPr>
              <w:pStyle w:val="TableCellTaskSubject"/>
            </w:pPr>
            <w:r>
              <w:t>Sociology</w:t>
            </w:r>
          </w:p>
          <w:p w14:paraId="2315E68F" w14:textId="77777777" w:rsidR="001A20E6" w:rsidRDefault="00000000">
            <w:pPr>
              <w:pStyle w:val="TableCellTaskDetails"/>
            </w:pPr>
            <w:r>
              <w:t>• Study - OPT-SOC/01 — 30m</w:t>
            </w:r>
          </w:p>
          <w:p w14:paraId="1A3AB2E0" w14:textId="77777777" w:rsidR="001A20E6" w:rsidRDefault="00000000">
            <w:pPr>
              <w:pStyle w:val="TableCellTaskBadge"/>
              <w:shd w:val="clear" w:color="auto" w:fill="E3F2FD"/>
            </w:pPr>
            <w:r>
              <w:rPr>
                <w:b/>
                <w:bCs/>
                <w:color w:val="1976D2"/>
              </w:rPr>
              <w:t>STUDY</w:t>
            </w:r>
          </w:p>
          <w:p w14:paraId="58ECF452" w14:textId="77777777" w:rsidR="001A20E6" w:rsidRDefault="00000000">
            <w:pPr>
              <w:pStyle w:val="TableCellTaskDetails"/>
            </w:pPr>
            <w:r>
              <w:t>• Study - OPT-SOC/02 — 1h</w:t>
            </w:r>
          </w:p>
          <w:p w14:paraId="1565C96E" w14:textId="77777777" w:rsidR="001A20E6" w:rsidRDefault="00000000">
            <w:pPr>
              <w:pStyle w:val="TableCellTaskBadge"/>
              <w:shd w:val="clear" w:color="auto" w:fill="E3F2FD"/>
            </w:pPr>
            <w:r>
              <w:rPr>
                <w:b/>
                <w:bCs/>
                <w:color w:val="1976D2"/>
              </w:rPr>
              <w:t>STUDY</w:t>
            </w:r>
          </w:p>
          <w:p w14:paraId="7CED3A0E" w14:textId="77777777" w:rsidR="001A20E6" w:rsidRDefault="00000000">
            <w:pPr>
              <w:pStyle w:val="TableCellTaskDetails"/>
            </w:pPr>
            <w:r>
              <w:t>• Revision - OPT-SOC/02 — 30m</w:t>
            </w:r>
          </w:p>
          <w:p w14:paraId="33D914A9" w14:textId="77777777" w:rsidR="001A20E6" w:rsidRDefault="00000000">
            <w:pPr>
              <w:pStyle w:val="TableCellTaskBadge"/>
              <w:shd w:val="clear" w:color="auto" w:fill="FCE4EC"/>
            </w:pPr>
            <w:r>
              <w:rPr>
                <w:b/>
                <w:bCs/>
                <w:color w:val="C2185B"/>
              </w:rPr>
              <w:t>REVISION</w:t>
            </w:r>
          </w:p>
          <w:p w14:paraId="29FA6EB0" w14:textId="77777777" w:rsidR="001A20E6" w:rsidRDefault="00000000">
            <w:pPr>
              <w:pStyle w:val="TableCellTaskDetails"/>
            </w:pPr>
            <w:r>
              <w:t>• Practice - OPT-SOC/02 — 30m</w:t>
            </w:r>
          </w:p>
          <w:p w14:paraId="077520DF"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337AB0B4" w14:textId="77777777" w:rsidR="001A20E6" w:rsidRDefault="00000000">
            <w:pPr>
              <w:pStyle w:val="TableCellTaskSubject"/>
            </w:pPr>
            <w:r>
              <w:t>Sociology</w:t>
            </w:r>
          </w:p>
          <w:p w14:paraId="04D9AAE2" w14:textId="77777777" w:rsidR="001A20E6" w:rsidRDefault="00000000">
            <w:pPr>
              <w:pStyle w:val="TableCellTaskDetails"/>
            </w:pPr>
            <w:r>
              <w:t>• Study - OPT-SOC/02 — 1h 30m</w:t>
            </w:r>
          </w:p>
          <w:p w14:paraId="2D7D4A23" w14:textId="77777777" w:rsidR="001A20E6" w:rsidRDefault="00000000">
            <w:pPr>
              <w:pStyle w:val="TableCellTaskBadge"/>
              <w:shd w:val="clear" w:color="auto" w:fill="E3F2FD"/>
            </w:pPr>
            <w:r>
              <w:rPr>
                <w:b/>
                <w:bCs/>
                <w:color w:val="1976D2"/>
              </w:rPr>
              <w:t>STUDY</w:t>
            </w:r>
          </w:p>
          <w:p w14:paraId="3A91F6BC" w14:textId="77777777" w:rsidR="001A20E6" w:rsidRDefault="00000000">
            <w:pPr>
              <w:pStyle w:val="TableCellTaskDetails"/>
            </w:pPr>
            <w:r>
              <w:t>• Revision - OPT-SOC/02 — 30m</w:t>
            </w:r>
          </w:p>
          <w:p w14:paraId="0CB351DB" w14:textId="77777777" w:rsidR="001A20E6" w:rsidRDefault="00000000">
            <w:pPr>
              <w:pStyle w:val="TableCellTaskBadge"/>
              <w:shd w:val="clear" w:color="auto" w:fill="FCE4EC"/>
            </w:pPr>
            <w:r>
              <w:rPr>
                <w:b/>
                <w:bCs/>
                <w:color w:val="C2185B"/>
              </w:rPr>
              <w:t>REVISION</w:t>
            </w:r>
          </w:p>
          <w:p w14:paraId="565803F1" w14:textId="77777777" w:rsidR="001A20E6" w:rsidRDefault="00000000">
            <w:pPr>
              <w:pStyle w:val="TableCellTaskDetails"/>
            </w:pPr>
            <w:r>
              <w:t>• Practice - OPT-SOC/02 — 30m</w:t>
            </w:r>
          </w:p>
          <w:p w14:paraId="099C1609"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440616CF" w14:textId="77777777" w:rsidR="001A20E6" w:rsidRDefault="00000000">
            <w:pPr>
              <w:pStyle w:val="TableCellTaskSubject"/>
            </w:pPr>
            <w:r>
              <w:t>Sociology</w:t>
            </w:r>
          </w:p>
          <w:p w14:paraId="38A5DE3D" w14:textId="77777777" w:rsidR="001A20E6" w:rsidRDefault="00000000">
            <w:pPr>
              <w:pStyle w:val="TableCellTaskDetails"/>
            </w:pPr>
            <w:r>
              <w:t>• Study - OPT-SOC/02 — 1h 30m</w:t>
            </w:r>
          </w:p>
          <w:p w14:paraId="4E4B983C" w14:textId="77777777" w:rsidR="001A20E6" w:rsidRDefault="00000000">
            <w:pPr>
              <w:pStyle w:val="TableCellTaskBadge"/>
              <w:shd w:val="clear" w:color="auto" w:fill="E3F2FD"/>
            </w:pPr>
            <w:r>
              <w:rPr>
                <w:b/>
                <w:bCs/>
                <w:color w:val="1976D2"/>
              </w:rPr>
              <w:t>STUDY</w:t>
            </w:r>
          </w:p>
          <w:p w14:paraId="451C19FA" w14:textId="77777777" w:rsidR="001A20E6" w:rsidRDefault="00000000">
            <w:pPr>
              <w:pStyle w:val="TableCellTaskDetails"/>
            </w:pPr>
            <w:r>
              <w:t>• Revision - OPT-SOC/02 — 30m</w:t>
            </w:r>
          </w:p>
          <w:p w14:paraId="621D600A" w14:textId="77777777" w:rsidR="001A20E6" w:rsidRDefault="00000000">
            <w:pPr>
              <w:pStyle w:val="TableCellTaskBadge"/>
              <w:shd w:val="clear" w:color="auto" w:fill="FCE4EC"/>
            </w:pPr>
            <w:r>
              <w:rPr>
                <w:b/>
                <w:bCs/>
                <w:color w:val="C2185B"/>
              </w:rPr>
              <w:t>REVISION</w:t>
            </w:r>
          </w:p>
          <w:p w14:paraId="1BFA3FC5" w14:textId="77777777" w:rsidR="001A20E6" w:rsidRDefault="00000000">
            <w:pPr>
              <w:pStyle w:val="TableCellTaskDetails"/>
            </w:pPr>
            <w:r>
              <w:t>• Practice - OPT-SOC/02 — 30m</w:t>
            </w:r>
          </w:p>
          <w:p w14:paraId="6A6D1DC3"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771BC0B1" w14:textId="77777777" w:rsidR="001A20E6" w:rsidRDefault="00000000">
            <w:pPr>
              <w:pStyle w:val="TableCellTaskSubject"/>
            </w:pPr>
            <w:r>
              <w:t>Sociology</w:t>
            </w:r>
          </w:p>
          <w:p w14:paraId="7EBC33FE" w14:textId="77777777" w:rsidR="001A20E6" w:rsidRDefault="00000000">
            <w:pPr>
              <w:pStyle w:val="TableCellTaskDetails"/>
            </w:pPr>
            <w:r>
              <w:t>• Study - OPT-SOC/02 — 1h 30m</w:t>
            </w:r>
          </w:p>
          <w:p w14:paraId="1523947B" w14:textId="77777777" w:rsidR="001A20E6" w:rsidRDefault="00000000">
            <w:pPr>
              <w:pStyle w:val="TableCellTaskBadge"/>
              <w:shd w:val="clear" w:color="auto" w:fill="E3F2FD"/>
            </w:pPr>
            <w:r>
              <w:rPr>
                <w:b/>
                <w:bCs/>
                <w:color w:val="1976D2"/>
              </w:rPr>
              <w:t>STUDY</w:t>
            </w:r>
          </w:p>
          <w:p w14:paraId="1103FA3E" w14:textId="77777777" w:rsidR="001A20E6" w:rsidRDefault="00000000">
            <w:pPr>
              <w:pStyle w:val="TableCellTaskDetails"/>
            </w:pPr>
            <w:r>
              <w:t>• Revision - OPT-SOC/02 — 30m</w:t>
            </w:r>
          </w:p>
          <w:p w14:paraId="60A3E1E8" w14:textId="77777777" w:rsidR="001A20E6" w:rsidRDefault="00000000">
            <w:pPr>
              <w:pStyle w:val="TableCellTaskBadge"/>
              <w:shd w:val="clear" w:color="auto" w:fill="FCE4EC"/>
            </w:pPr>
            <w:r>
              <w:rPr>
                <w:b/>
                <w:bCs/>
                <w:color w:val="C2185B"/>
              </w:rPr>
              <w:t>REVISION</w:t>
            </w:r>
          </w:p>
          <w:p w14:paraId="0A1E62C4" w14:textId="77777777" w:rsidR="001A20E6" w:rsidRDefault="00000000">
            <w:pPr>
              <w:pStyle w:val="TableCellTaskDetails"/>
            </w:pPr>
            <w:r>
              <w:t>• Practice - OPT-SOC/02 — 30m</w:t>
            </w:r>
          </w:p>
          <w:p w14:paraId="4ABFB8BE"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381F2C10" w14:textId="77777777" w:rsidR="001A20E6" w:rsidRDefault="00000000">
            <w:pPr>
              <w:pStyle w:val="TableCellTaskSubject"/>
            </w:pPr>
            <w:r>
              <w:t>Sociology</w:t>
            </w:r>
          </w:p>
          <w:p w14:paraId="1EEA2FE4" w14:textId="77777777" w:rsidR="001A20E6" w:rsidRDefault="00000000">
            <w:pPr>
              <w:pStyle w:val="TableCellTaskDetails"/>
            </w:pPr>
            <w:r>
              <w:t>• Study - OPT-SOC/02 — 1h 30m</w:t>
            </w:r>
          </w:p>
          <w:p w14:paraId="193BFBA6" w14:textId="77777777" w:rsidR="001A20E6" w:rsidRDefault="00000000">
            <w:pPr>
              <w:pStyle w:val="TableCellTaskBadge"/>
              <w:shd w:val="clear" w:color="auto" w:fill="E3F2FD"/>
            </w:pPr>
            <w:r>
              <w:rPr>
                <w:b/>
                <w:bCs/>
                <w:color w:val="1976D2"/>
              </w:rPr>
              <w:t>STUDY</w:t>
            </w:r>
          </w:p>
          <w:p w14:paraId="2D31BD2A" w14:textId="77777777" w:rsidR="001A20E6" w:rsidRDefault="00000000">
            <w:pPr>
              <w:pStyle w:val="TableCellTaskDetails"/>
            </w:pPr>
            <w:r>
              <w:t>• Revision - OPT-SOC/02 — 30m</w:t>
            </w:r>
          </w:p>
          <w:p w14:paraId="6832AE07" w14:textId="77777777" w:rsidR="001A20E6" w:rsidRDefault="00000000">
            <w:pPr>
              <w:pStyle w:val="TableCellTaskBadge"/>
              <w:shd w:val="clear" w:color="auto" w:fill="FCE4EC"/>
            </w:pPr>
            <w:r>
              <w:rPr>
                <w:b/>
                <w:bCs/>
                <w:color w:val="C2185B"/>
              </w:rPr>
              <w:t>REVISION</w:t>
            </w:r>
          </w:p>
          <w:p w14:paraId="7B4B1E1A" w14:textId="77777777" w:rsidR="001A20E6" w:rsidRDefault="00000000">
            <w:pPr>
              <w:pStyle w:val="TableCellTaskDetails"/>
            </w:pPr>
            <w:r>
              <w:t>• Practice - OPT-SOC/02 — 30m</w:t>
            </w:r>
          </w:p>
          <w:p w14:paraId="0BCECA4D"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1733B362" w14:textId="77777777" w:rsidR="001A20E6" w:rsidRDefault="001A20E6"/>
        </w:tc>
      </w:tr>
      <w:tr w:rsidR="001A20E6" w14:paraId="54B1E6EE" w14:textId="77777777">
        <w:tc>
          <w:tcPr>
            <w:tcW w:w="700" w:type="pct"/>
            <w:shd w:val="clear" w:color="auto" w:fill="FCE7F3"/>
            <w:tcMar>
              <w:top w:w="150" w:type="dxa"/>
              <w:left w:w="100" w:type="dxa"/>
              <w:bottom w:w="150" w:type="dxa"/>
              <w:right w:w="100" w:type="dxa"/>
            </w:tcMar>
          </w:tcPr>
          <w:p w14:paraId="750BAC15" w14:textId="77777777" w:rsidR="001A20E6" w:rsidRDefault="00000000">
            <w:pPr>
              <w:pStyle w:val="TableCellTaskSubject"/>
            </w:pPr>
            <w:r>
              <w:t>Governance</w:t>
            </w:r>
          </w:p>
          <w:p w14:paraId="5BD586C8" w14:textId="77777777" w:rsidR="001A20E6" w:rsidRDefault="00000000">
            <w:pPr>
              <w:pStyle w:val="TableCellTaskDetails"/>
            </w:pPr>
            <w:r>
              <w:t>• Test - TEST — 3h</w:t>
            </w:r>
          </w:p>
          <w:p w14:paraId="29A088BD"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0EAA8B96" w14:textId="77777777" w:rsidR="001A20E6" w:rsidRDefault="00000000">
            <w:pPr>
              <w:pStyle w:val="TableCellTaskSubject"/>
            </w:pPr>
            <w:r>
              <w:t>International Relations</w:t>
            </w:r>
          </w:p>
          <w:p w14:paraId="3FB9B390" w14:textId="77777777" w:rsidR="001A20E6" w:rsidRDefault="00000000">
            <w:pPr>
              <w:pStyle w:val="TableCellTaskDetails"/>
            </w:pPr>
            <w:r>
              <w:t>• Study - India's relations with other nations (I04) — 30m</w:t>
            </w:r>
          </w:p>
          <w:p w14:paraId="522A6C62" w14:textId="77777777" w:rsidR="001A20E6" w:rsidRDefault="00000000">
            <w:pPr>
              <w:pStyle w:val="TableCellTaskBadge"/>
              <w:shd w:val="clear" w:color="auto" w:fill="E3F2FD"/>
            </w:pPr>
            <w:r>
              <w:rPr>
                <w:b/>
                <w:bCs/>
                <w:color w:val="1976D2"/>
              </w:rPr>
              <w:t>STUDY</w:t>
            </w:r>
          </w:p>
          <w:p w14:paraId="408CD9F9" w14:textId="77777777" w:rsidR="001A20E6" w:rsidRDefault="00000000">
            <w:pPr>
              <w:pStyle w:val="TableCellTaskDetails"/>
            </w:pPr>
            <w:r>
              <w:t>• Study - Agreements involving India and/or affecting India's interests (I05) — 30m</w:t>
            </w:r>
          </w:p>
          <w:p w14:paraId="7692EE49" w14:textId="77777777" w:rsidR="001A20E6" w:rsidRDefault="00000000">
            <w:pPr>
              <w:pStyle w:val="TableCellTaskBadge"/>
              <w:shd w:val="clear" w:color="auto" w:fill="E3F2FD"/>
            </w:pPr>
            <w:r>
              <w:rPr>
                <w:b/>
                <w:bCs/>
                <w:color w:val="1976D2"/>
              </w:rPr>
              <w:t>STUDY</w:t>
            </w:r>
          </w:p>
          <w:p w14:paraId="7DCC55A2" w14:textId="77777777" w:rsidR="001A20E6" w:rsidRDefault="00000000">
            <w:pPr>
              <w:pStyle w:val="TableCellTaskDetails"/>
            </w:pPr>
            <w:r>
              <w:t>• Study - Regional and global groupings (I06) — 30m</w:t>
            </w:r>
          </w:p>
          <w:p w14:paraId="22FE3671" w14:textId="77777777" w:rsidR="001A20E6" w:rsidRDefault="00000000">
            <w:pPr>
              <w:pStyle w:val="TableCellTaskBadge"/>
              <w:shd w:val="clear" w:color="auto" w:fill="E3F2FD"/>
            </w:pPr>
            <w:r>
              <w:rPr>
                <w:b/>
                <w:bCs/>
                <w:color w:val="1976D2"/>
              </w:rPr>
              <w:t>STUDY</w:t>
            </w:r>
          </w:p>
          <w:p w14:paraId="0D7B5A01" w14:textId="77777777" w:rsidR="001A20E6" w:rsidRDefault="00000000">
            <w:pPr>
              <w:pStyle w:val="TableCellTaskDetails"/>
            </w:pPr>
            <w:r>
              <w:t>• Study - International institutions, agencies and fora (I07) — 30m</w:t>
            </w:r>
          </w:p>
          <w:p w14:paraId="5038A0BE" w14:textId="77777777" w:rsidR="001A20E6" w:rsidRDefault="00000000">
            <w:pPr>
              <w:pStyle w:val="TableCellTaskBadge"/>
              <w:shd w:val="clear" w:color="auto" w:fill="E3F2FD"/>
            </w:pPr>
            <w:r>
              <w:rPr>
                <w:b/>
                <w:bCs/>
                <w:color w:val="1976D2"/>
              </w:rPr>
              <w:t>STUDY</w:t>
            </w:r>
          </w:p>
          <w:p w14:paraId="277B84B2" w14:textId="77777777" w:rsidR="001A20E6" w:rsidRDefault="00000000">
            <w:pPr>
              <w:pStyle w:val="TableCellTaskDetails"/>
            </w:pPr>
            <w:r>
              <w:t>• Revision - India's foreign policy (I01) — 30m</w:t>
            </w:r>
          </w:p>
          <w:p w14:paraId="489E7B2D"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02E85760" w14:textId="77777777" w:rsidR="001A20E6" w:rsidRDefault="00000000">
            <w:pPr>
              <w:pStyle w:val="TableCellTaskSubject"/>
            </w:pPr>
            <w:r>
              <w:t>International Relations</w:t>
            </w:r>
          </w:p>
          <w:p w14:paraId="266CB22D" w14:textId="77777777" w:rsidR="001A20E6" w:rsidRDefault="00000000">
            <w:pPr>
              <w:pStyle w:val="TableCellTaskDetails"/>
            </w:pPr>
            <w:r>
              <w:t>• Study - Indian diaspora (I08) — 30m</w:t>
            </w:r>
          </w:p>
          <w:p w14:paraId="32FC39F3" w14:textId="77777777" w:rsidR="001A20E6" w:rsidRDefault="00000000">
            <w:pPr>
              <w:pStyle w:val="TableCellTaskBadge"/>
              <w:shd w:val="clear" w:color="auto" w:fill="E3F2FD"/>
            </w:pPr>
            <w:r>
              <w:rPr>
                <w:b/>
                <w:bCs/>
                <w:color w:val="1976D2"/>
              </w:rPr>
              <w:t>STUDY</w:t>
            </w:r>
          </w:p>
          <w:p w14:paraId="1147E257" w14:textId="77777777" w:rsidR="001A20E6" w:rsidRDefault="00000000">
            <w:pPr>
              <w:pStyle w:val="TableCellTaskDetails"/>
            </w:pPr>
            <w:r>
              <w:t>• Study - Global issues (I09) — 30m</w:t>
            </w:r>
          </w:p>
          <w:p w14:paraId="0DC2ECE4" w14:textId="77777777" w:rsidR="001A20E6" w:rsidRDefault="00000000">
            <w:pPr>
              <w:pStyle w:val="TableCellTaskBadge"/>
              <w:shd w:val="clear" w:color="auto" w:fill="E3F2FD"/>
            </w:pPr>
            <w:r>
              <w:rPr>
                <w:b/>
                <w:bCs/>
                <w:color w:val="1976D2"/>
              </w:rPr>
              <w:t>STUDY</w:t>
            </w:r>
          </w:p>
          <w:p w14:paraId="0A068CAC" w14:textId="77777777" w:rsidR="001A20E6" w:rsidRDefault="00000000">
            <w:pPr>
              <w:pStyle w:val="TableCellTaskDetails"/>
            </w:pPr>
            <w:r>
              <w:t>• Study - Broad / Overlap (I00) — 30m</w:t>
            </w:r>
          </w:p>
          <w:p w14:paraId="384F4B8C" w14:textId="77777777" w:rsidR="001A20E6" w:rsidRDefault="00000000">
            <w:pPr>
              <w:pStyle w:val="TableCellTaskBadge"/>
              <w:shd w:val="clear" w:color="auto" w:fill="E3F2FD"/>
            </w:pPr>
            <w:r>
              <w:rPr>
                <w:b/>
                <w:bCs/>
                <w:color w:val="1976D2"/>
              </w:rPr>
              <w:t>STUDY</w:t>
            </w:r>
          </w:p>
          <w:p w14:paraId="55120204" w14:textId="77777777" w:rsidR="001A20E6" w:rsidRDefault="00000000">
            <w:pPr>
              <w:pStyle w:val="TableCellTaskDetails"/>
            </w:pPr>
            <w:r>
              <w:t>• Study - India's foreign policy (I01) — 30m</w:t>
            </w:r>
          </w:p>
          <w:p w14:paraId="2EE42A39" w14:textId="77777777" w:rsidR="001A20E6" w:rsidRDefault="00000000">
            <w:pPr>
              <w:pStyle w:val="TableCellTaskBadge"/>
              <w:shd w:val="clear" w:color="auto" w:fill="E3F2FD"/>
            </w:pPr>
            <w:r>
              <w:rPr>
                <w:b/>
                <w:bCs/>
                <w:color w:val="1976D2"/>
              </w:rPr>
              <w:t>STUDY</w:t>
            </w:r>
          </w:p>
          <w:p w14:paraId="02348D39" w14:textId="77777777" w:rsidR="001A20E6" w:rsidRDefault="00000000">
            <w:pPr>
              <w:pStyle w:val="TableCellTaskDetails"/>
            </w:pPr>
            <w:r>
              <w:t>• Revision - India and its neighborhood (I02) — 30m</w:t>
            </w:r>
          </w:p>
          <w:p w14:paraId="351A863F"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559CDDC1" w14:textId="77777777" w:rsidR="001A20E6" w:rsidRDefault="00000000">
            <w:pPr>
              <w:pStyle w:val="TableCellTaskSubject"/>
            </w:pPr>
            <w:r>
              <w:t>Internal Security</w:t>
            </w:r>
          </w:p>
          <w:p w14:paraId="7DF40ECD" w14:textId="77777777" w:rsidR="001A20E6" w:rsidRDefault="00000000">
            <w:pPr>
              <w:pStyle w:val="TableCellTaskDetails"/>
            </w:pPr>
            <w:r>
              <w:t>• Study - Organised crime and its linkages with terrorism (C08) — 30m</w:t>
            </w:r>
          </w:p>
          <w:p w14:paraId="16E8B893" w14:textId="77777777" w:rsidR="001A20E6" w:rsidRDefault="00000000">
            <w:pPr>
              <w:pStyle w:val="TableCellTaskBadge"/>
              <w:shd w:val="clear" w:color="auto" w:fill="E3F2FD"/>
            </w:pPr>
            <w:r>
              <w:rPr>
                <w:b/>
                <w:bCs/>
                <w:color w:val="1976D2"/>
              </w:rPr>
              <w:t>STUDY</w:t>
            </w:r>
          </w:p>
          <w:p w14:paraId="78FD9AAB" w14:textId="77777777" w:rsidR="001A20E6" w:rsidRDefault="00000000">
            <w:pPr>
              <w:pStyle w:val="TableCellTaskDetails"/>
            </w:pPr>
            <w:r>
              <w:t>• Study - Money Laundering and prevention (C09) — 30m</w:t>
            </w:r>
          </w:p>
          <w:p w14:paraId="342385F6" w14:textId="77777777" w:rsidR="001A20E6" w:rsidRDefault="00000000">
            <w:pPr>
              <w:pStyle w:val="TableCellTaskBadge"/>
              <w:shd w:val="clear" w:color="auto" w:fill="E3F2FD"/>
            </w:pPr>
            <w:r>
              <w:rPr>
                <w:b/>
                <w:bCs/>
                <w:color w:val="1976D2"/>
              </w:rPr>
              <w:t>STUDY</w:t>
            </w:r>
          </w:p>
          <w:p w14:paraId="51D7012A" w14:textId="77777777" w:rsidR="001A20E6" w:rsidRDefault="00000000">
            <w:pPr>
              <w:pStyle w:val="TableCellTaskDetails"/>
            </w:pPr>
            <w:r>
              <w:t>• Study - Border Management (C10) — 30m</w:t>
            </w:r>
          </w:p>
          <w:p w14:paraId="40547715" w14:textId="77777777" w:rsidR="001A20E6" w:rsidRDefault="00000000">
            <w:pPr>
              <w:pStyle w:val="TableCellTaskBadge"/>
              <w:shd w:val="clear" w:color="auto" w:fill="E3F2FD"/>
            </w:pPr>
            <w:r>
              <w:rPr>
                <w:b/>
                <w:bCs/>
                <w:color w:val="1976D2"/>
              </w:rPr>
              <w:t>STUDY</w:t>
            </w:r>
          </w:p>
          <w:p w14:paraId="03693DC5" w14:textId="77777777" w:rsidR="001A20E6" w:rsidRDefault="00000000">
            <w:pPr>
              <w:pStyle w:val="TableCellTaskDetails"/>
            </w:pPr>
            <w:r>
              <w:t>• Study - Emerging Security challenges- Global commons. (C11) — 30m</w:t>
            </w:r>
          </w:p>
          <w:p w14:paraId="77735992" w14:textId="77777777" w:rsidR="001A20E6" w:rsidRDefault="00000000">
            <w:pPr>
              <w:pStyle w:val="TableCellTaskBadge"/>
              <w:shd w:val="clear" w:color="auto" w:fill="E3F2FD"/>
            </w:pPr>
            <w:r>
              <w:rPr>
                <w:b/>
                <w:bCs/>
                <w:color w:val="1976D2"/>
              </w:rPr>
              <w:t>STUDY</w:t>
            </w:r>
          </w:p>
          <w:p w14:paraId="1F404049" w14:textId="77777777" w:rsidR="001A20E6" w:rsidRDefault="00000000">
            <w:pPr>
              <w:pStyle w:val="TableCellTaskDetails"/>
            </w:pPr>
            <w:r>
              <w:t>• Revision - North-East regional issues (C02) — 30m</w:t>
            </w:r>
          </w:p>
          <w:p w14:paraId="7EEEE8F0"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2E6B36C6" w14:textId="77777777" w:rsidR="001A20E6" w:rsidRDefault="00000000">
            <w:pPr>
              <w:pStyle w:val="TableCellTaskSubject"/>
            </w:pPr>
            <w:r>
              <w:t>Society and Social Justice</w:t>
            </w:r>
          </w:p>
          <w:p w14:paraId="62211FDF" w14:textId="77777777" w:rsidR="001A20E6" w:rsidRDefault="00000000">
            <w:pPr>
              <w:pStyle w:val="TableCellTaskDetails"/>
            </w:pPr>
            <w:r>
              <w:t>• Study - Urbanization - Problems and remedies (S04) — 30m</w:t>
            </w:r>
          </w:p>
          <w:p w14:paraId="2BD094F7" w14:textId="77777777" w:rsidR="001A20E6" w:rsidRDefault="00000000">
            <w:pPr>
              <w:pStyle w:val="TableCellTaskBadge"/>
              <w:shd w:val="clear" w:color="auto" w:fill="E3F2FD"/>
            </w:pPr>
            <w:r>
              <w:rPr>
                <w:b/>
                <w:bCs/>
                <w:color w:val="1976D2"/>
              </w:rPr>
              <w:t>STUDY</w:t>
            </w:r>
          </w:p>
          <w:p w14:paraId="7BEF913B" w14:textId="77777777" w:rsidR="001A20E6" w:rsidRDefault="00000000">
            <w:pPr>
              <w:pStyle w:val="TableCellTaskDetails"/>
            </w:pPr>
            <w:r>
              <w:t>• Study - Impact of Globalisation on Indian society (S05) — 30m</w:t>
            </w:r>
          </w:p>
          <w:p w14:paraId="30A38BE8" w14:textId="77777777" w:rsidR="001A20E6" w:rsidRDefault="00000000">
            <w:pPr>
              <w:pStyle w:val="TableCellTaskBadge"/>
              <w:shd w:val="clear" w:color="auto" w:fill="E3F2FD"/>
            </w:pPr>
            <w:r>
              <w:rPr>
                <w:b/>
                <w:bCs/>
                <w:color w:val="1976D2"/>
              </w:rPr>
              <w:t>STUDY</w:t>
            </w:r>
          </w:p>
          <w:p w14:paraId="0D3B0658" w14:textId="77777777" w:rsidR="001A20E6" w:rsidRDefault="00000000">
            <w:pPr>
              <w:pStyle w:val="TableCellTaskDetails"/>
            </w:pPr>
            <w:r>
              <w:t>• Study - Population and associated issues (S06) — 30m</w:t>
            </w:r>
          </w:p>
          <w:p w14:paraId="2C6F2740" w14:textId="77777777" w:rsidR="001A20E6" w:rsidRDefault="00000000">
            <w:pPr>
              <w:pStyle w:val="TableCellTaskBadge"/>
              <w:shd w:val="clear" w:color="auto" w:fill="E3F2FD"/>
            </w:pPr>
            <w:r>
              <w:rPr>
                <w:b/>
                <w:bCs/>
                <w:color w:val="1976D2"/>
              </w:rPr>
              <w:t>STUDY</w:t>
            </w:r>
          </w:p>
          <w:p w14:paraId="3F418E74" w14:textId="77777777" w:rsidR="001A20E6" w:rsidRDefault="00000000">
            <w:pPr>
              <w:pStyle w:val="TableCellTaskDetails"/>
            </w:pPr>
            <w:r>
              <w:t>• Study - Poverty, Hunger and developmental issues (S07) — 30m</w:t>
            </w:r>
          </w:p>
          <w:p w14:paraId="5102C790" w14:textId="77777777" w:rsidR="001A20E6" w:rsidRDefault="00000000">
            <w:pPr>
              <w:pStyle w:val="TableCellTaskBadge"/>
              <w:shd w:val="clear" w:color="auto" w:fill="E3F2FD"/>
            </w:pPr>
            <w:r>
              <w:rPr>
                <w:b/>
                <w:bCs/>
                <w:color w:val="1976D2"/>
              </w:rPr>
              <w:t>STUDY</w:t>
            </w:r>
          </w:p>
          <w:p w14:paraId="72AECDD4" w14:textId="77777777" w:rsidR="001A20E6" w:rsidRDefault="00000000">
            <w:pPr>
              <w:pStyle w:val="TableCellTaskDetails"/>
            </w:pPr>
            <w:r>
              <w:t>• Revision - Salient features of Indian Society (S01) — 30m</w:t>
            </w:r>
          </w:p>
          <w:p w14:paraId="371B3B26"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2AB8E152" w14:textId="77777777" w:rsidR="001A20E6" w:rsidRDefault="00000000">
            <w:pPr>
              <w:pStyle w:val="TableCellTaskSubject"/>
            </w:pPr>
            <w:r>
              <w:t>Society and Social Justice</w:t>
            </w:r>
          </w:p>
          <w:p w14:paraId="11A8C954" w14:textId="77777777" w:rsidR="001A20E6" w:rsidRDefault="00000000">
            <w:pPr>
              <w:pStyle w:val="TableCellTaskDetails"/>
            </w:pPr>
            <w:r>
              <w:t>• Study - Regionalism (S08) — 30m</w:t>
            </w:r>
          </w:p>
          <w:p w14:paraId="13405A62" w14:textId="77777777" w:rsidR="001A20E6" w:rsidRDefault="00000000">
            <w:pPr>
              <w:pStyle w:val="TableCellTaskBadge"/>
              <w:shd w:val="clear" w:color="auto" w:fill="E3F2FD"/>
            </w:pPr>
            <w:r>
              <w:rPr>
                <w:b/>
                <w:bCs/>
                <w:color w:val="1976D2"/>
              </w:rPr>
              <w:t>STUDY</w:t>
            </w:r>
          </w:p>
          <w:p w14:paraId="26D8244A" w14:textId="77777777" w:rsidR="001A20E6" w:rsidRDefault="00000000">
            <w:pPr>
              <w:pStyle w:val="TableCellTaskDetails"/>
            </w:pPr>
            <w:r>
              <w:t>• Study - Communalism (S09) — 30m</w:t>
            </w:r>
          </w:p>
          <w:p w14:paraId="4CF4F7AF" w14:textId="77777777" w:rsidR="001A20E6" w:rsidRDefault="00000000">
            <w:pPr>
              <w:pStyle w:val="TableCellTaskBadge"/>
              <w:shd w:val="clear" w:color="auto" w:fill="E3F2FD"/>
            </w:pPr>
            <w:r>
              <w:rPr>
                <w:b/>
                <w:bCs/>
                <w:color w:val="1976D2"/>
              </w:rPr>
              <w:t>STUDY</w:t>
            </w:r>
          </w:p>
          <w:p w14:paraId="6CCED561" w14:textId="77777777" w:rsidR="001A20E6" w:rsidRDefault="00000000">
            <w:pPr>
              <w:pStyle w:val="TableCellTaskDetails"/>
            </w:pPr>
            <w:r>
              <w:t>• Study - Secularism (S10) — 30m</w:t>
            </w:r>
          </w:p>
          <w:p w14:paraId="55DCDE27" w14:textId="77777777" w:rsidR="001A20E6" w:rsidRDefault="00000000">
            <w:pPr>
              <w:pStyle w:val="TableCellTaskBadge"/>
              <w:shd w:val="clear" w:color="auto" w:fill="E3F2FD"/>
            </w:pPr>
            <w:r>
              <w:rPr>
                <w:b/>
                <w:bCs/>
                <w:color w:val="1976D2"/>
              </w:rPr>
              <w:t>STUDY</w:t>
            </w:r>
          </w:p>
          <w:p w14:paraId="15435803" w14:textId="77777777" w:rsidR="001A20E6" w:rsidRDefault="00000000">
            <w:pPr>
              <w:pStyle w:val="TableCellTaskDetails"/>
            </w:pPr>
            <w:r>
              <w:t>• Study - Social empowerment and welfare (S11) — 30m</w:t>
            </w:r>
          </w:p>
          <w:p w14:paraId="53941666" w14:textId="77777777" w:rsidR="001A20E6" w:rsidRDefault="00000000">
            <w:pPr>
              <w:pStyle w:val="TableCellTaskBadge"/>
              <w:shd w:val="clear" w:color="auto" w:fill="E3F2FD"/>
            </w:pPr>
            <w:r>
              <w:rPr>
                <w:b/>
                <w:bCs/>
                <w:color w:val="1976D2"/>
              </w:rPr>
              <w:t>STUDY</w:t>
            </w:r>
          </w:p>
          <w:p w14:paraId="732C2071" w14:textId="77777777" w:rsidR="001A20E6" w:rsidRDefault="00000000">
            <w:pPr>
              <w:pStyle w:val="TableCellTaskDetails"/>
            </w:pPr>
            <w:r>
              <w:t>• Revision - Diversity of India (S02) — 30m</w:t>
            </w:r>
          </w:p>
          <w:p w14:paraId="7EE583A3" w14:textId="77777777" w:rsidR="001A20E6" w:rsidRDefault="00000000">
            <w:pPr>
              <w:pStyle w:val="TableCellTaskBadge"/>
              <w:shd w:val="clear" w:color="auto" w:fill="FCE4EC"/>
            </w:pPr>
            <w:r>
              <w:rPr>
                <w:b/>
                <w:bCs/>
                <w:color w:val="C2185B"/>
              </w:rPr>
              <w:t>REVISION</w:t>
            </w:r>
          </w:p>
        </w:tc>
        <w:tc>
          <w:tcPr>
            <w:tcW w:w="700" w:type="pct"/>
            <w:shd w:val="clear" w:color="auto" w:fill="FFF3E0"/>
            <w:tcMar>
              <w:top w:w="150" w:type="dxa"/>
              <w:left w:w="100" w:type="dxa"/>
              <w:bottom w:w="150" w:type="dxa"/>
              <w:right w:w="100" w:type="dxa"/>
            </w:tcMar>
          </w:tcPr>
          <w:p w14:paraId="45F7F655" w14:textId="77777777" w:rsidR="001A20E6" w:rsidRDefault="001A20E6"/>
        </w:tc>
      </w:tr>
      <w:tr w:rsidR="001A20E6" w14:paraId="28C497E8" w14:textId="77777777">
        <w:tc>
          <w:tcPr>
            <w:tcW w:w="700" w:type="pct"/>
            <w:shd w:val="clear" w:color="auto" w:fill="FCE7F3"/>
            <w:tcMar>
              <w:top w:w="150" w:type="dxa"/>
              <w:left w:w="100" w:type="dxa"/>
              <w:bottom w:w="150" w:type="dxa"/>
              <w:right w:w="100" w:type="dxa"/>
            </w:tcMar>
          </w:tcPr>
          <w:p w14:paraId="47F52050" w14:textId="77777777" w:rsidR="001A20E6" w:rsidRDefault="00000000">
            <w:pPr>
              <w:pStyle w:val="TableCellTaskSubject"/>
            </w:pPr>
            <w:r>
              <w:t>International Relations</w:t>
            </w:r>
          </w:p>
          <w:p w14:paraId="21E56D76" w14:textId="77777777" w:rsidR="001A20E6" w:rsidRDefault="00000000">
            <w:pPr>
              <w:pStyle w:val="TableCellTaskDetails"/>
            </w:pPr>
            <w:r>
              <w:t>• Test - TEST — 3h</w:t>
            </w:r>
          </w:p>
          <w:p w14:paraId="79A51DE2"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4E785505" w14:textId="77777777" w:rsidR="001A20E6" w:rsidRDefault="00000000">
            <w:pPr>
              <w:pStyle w:val="TableCellTaskSubject"/>
            </w:pPr>
            <w:r>
              <w:t>Internal Security</w:t>
            </w:r>
          </w:p>
          <w:p w14:paraId="79628CA3" w14:textId="77777777" w:rsidR="001A20E6" w:rsidRDefault="00000000">
            <w:pPr>
              <w:pStyle w:val="TableCellTaskDetails"/>
            </w:pPr>
            <w:r>
              <w:t>• Study - Broad / Overlap (C00) — 30m</w:t>
            </w:r>
          </w:p>
          <w:p w14:paraId="54BA31AA" w14:textId="77777777" w:rsidR="001A20E6" w:rsidRDefault="00000000">
            <w:pPr>
              <w:pStyle w:val="TableCellTaskBadge"/>
              <w:shd w:val="clear" w:color="auto" w:fill="E3F2FD"/>
            </w:pPr>
            <w:r>
              <w:rPr>
                <w:b/>
                <w:bCs/>
                <w:color w:val="1976D2"/>
              </w:rPr>
              <w:t>STUDY</w:t>
            </w:r>
          </w:p>
          <w:p w14:paraId="0610288B" w14:textId="77777777" w:rsidR="001A20E6" w:rsidRDefault="00000000">
            <w:pPr>
              <w:pStyle w:val="TableCellTaskDetails"/>
            </w:pPr>
            <w:r>
              <w:t>• Study - Role of external state and non-state actors (C01) — 30m</w:t>
            </w:r>
          </w:p>
          <w:p w14:paraId="34F0118C" w14:textId="77777777" w:rsidR="001A20E6" w:rsidRDefault="00000000">
            <w:pPr>
              <w:pStyle w:val="TableCellTaskBadge"/>
              <w:shd w:val="clear" w:color="auto" w:fill="E3F2FD"/>
            </w:pPr>
            <w:r>
              <w:rPr>
                <w:b/>
                <w:bCs/>
                <w:color w:val="1976D2"/>
              </w:rPr>
              <w:t>STUDY</w:t>
            </w:r>
          </w:p>
          <w:p w14:paraId="78DDF269" w14:textId="77777777" w:rsidR="001A20E6" w:rsidRDefault="00000000">
            <w:pPr>
              <w:pStyle w:val="TableCellTaskDetails"/>
            </w:pPr>
            <w:r>
              <w:t>• Study - North-East regional issues (C02) — 30m</w:t>
            </w:r>
          </w:p>
          <w:p w14:paraId="75A99C14" w14:textId="77777777" w:rsidR="001A20E6" w:rsidRDefault="00000000">
            <w:pPr>
              <w:pStyle w:val="TableCellTaskBadge"/>
              <w:shd w:val="clear" w:color="auto" w:fill="E3F2FD"/>
            </w:pPr>
            <w:r>
              <w:rPr>
                <w:b/>
                <w:bCs/>
                <w:color w:val="1976D2"/>
              </w:rPr>
              <w:t>STUDY</w:t>
            </w:r>
          </w:p>
          <w:p w14:paraId="06D5A7BA" w14:textId="77777777" w:rsidR="001A20E6" w:rsidRDefault="00000000">
            <w:pPr>
              <w:pStyle w:val="TableCellTaskDetails"/>
            </w:pPr>
            <w:r>
              <w:t>• Study - Jammu &amp; Kashmir - Issues (C03) — 30m</w:t>
            </w:r>
          </w:p>
          <w:p w14:paraId="4D9032CE" w14:textId="77777777" w:rsidR="001A20E6" w:rsidRDefault="00000000">
            <w:pPr>
              <w:pStyle w:val="TableCellTaskBadge"/>
              <w:shd w:val="clear" w:color="auto" w:fill="E3F2FD"/>
            </w:pPr>
            <w:r>
              <w:rPr>
                <w:b/>
                <w:bCs/>
                <w:color w:val="1976D2"/>
              </w:rPr>
              <w:t>STUDY</w:t>
            </w:r>
          </w:p>
          <w:p w14:paraId="2FF9F76E" w14:textId="77777777" w:rsidR="001A20E6" w:rsidRDefault="00000000">
            <w:pPr>
              <w:pStyle w:val="TableCellTaskDetails"/>
            </w:pPr>
            <w:r>
              <w:t>• Revision - Broad / Overlap (C00) — 30m</w:t>
            </w:r>
          </w:p>
          <w:p w14:paraId="239614B3"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4FA4D36B" w14:textId="77777777" w:rsidR="001A20E6" w:rsidRDefault="00000000">
            <w:pPr>
              <w:pStyle w:val="TableCellTaskSubject"/>
            </w:pPr>
            <w:r>
              <w:t>Internal Security</w:t>
            </w:r>
          </w:p>
          <w:p w14:paraId="014F9926" w14:textId="77777777" w:rsidR="001A20E6" w:rsidRDefault="00000000">
            <w:pPr>
              <w:pStyle w:val="TableCellTaskDetails"/>
            </w:pPr>
            <w:r>
              <w:t>• Study - Challenges to Internal security through communication networks (C04) — 30m</w:t>
            </w:r>
          </w:p>
          <w:p w14:paraId="65B30225" w14:textId="77777777" w:rsidR="001A20E6" w:rsidRDefault="00000000">
            <w:pPr>
              <w:pStyle w:val="TableCellTaskBadge"/>
              <w:shd w:val="clear" w:color="auto" w:fill="E3F2FD"/>
            </w:pPr>
            <w:r>
              <w:rPr>
                <w:b/>
                <w:bCs/>
                <w:color w:val="1976D2"/>
              </w:rPr>
              <w:t>STUDY</w:t>
            </w:r>
          </w:p>
          <w:p w14:paraId="1F664041" w14:textId="77777777" w:rsidR="001A20E6" w:rsidRDefault="00000000">
            <w:pPr>
              <w:pStyle w:val="TableCellTaskDetails"/>
            </w:pPr>
            <w:r>
              <w:t>• Study - Cyber security (C05) — 30m</w:t>
            </w:r>
          </w:p>
          <w:p w14:paraId="30BBB164" w14:textId="77777777" w:rsidR="001A20E6" w:rsidRDefault="00000000">
            <w:pPr>
              <w:pStyle w:val="TableCellTaskBadge"/>
              <w:shd w:val="clear" w:color="auto" w:fill="E3F2FD"/>
            </w:pPr>
            <w:r>
              <w:rPr>
                <w:b/>
                <w:bCs/>
                <w:color w:val="1976D2"/>
              </w:rPr>
              <w:t>STUDY</w:t>
            </w:r>
          </w:p>
          <w:p w14:paraId="2B911083" w14:textId="77777777" w:rsidR="001A20E6" w:rsidRDefault="00000000">
            <w:pPr>
              <w:pStyle w:val="TableCellTaskDetails"/>
            </w:pPr>
            <w:r>
              <w:t>• Study - Left wing Extremism (C06) — 30m</w:t>
            </w:r>
          </w:p>
          <w:p w14:paraId="77333A7E" w14:textId="77777777" w:rsidR="001A20E6" w:rsidRDefault="00000000">
            <w:pPr>
              <w:pStyle w:val="TableCellTaskBadge"/>
              <w:shd w:val="clear" w:color="auto" w:fill="E3F2FD"/>
            </w:pPr>
            <w:r>
              <w:rPr>
                <w:b/>
                <w:bCs/>
                <w:color w:val="1976D2"/>
              </w:rPr>
              <w:t>STUDY</w:t>
            </w:r>
          </w:p>
          <w:p w14:paraId="0357E9DD" w14:textId="77777777" w:rsidR="001A20E6" w:rsidRDefault="00000000">
            <w:pPr>
              <w:pStyle w:val="TableCellTaskDetails"/>
            </w:pPr>
            <w:r>
              <w:t>• Study - Terrorism &amp; extremism (C07) — 30m</w:t>
            </w:r>
          </w:p>
          <w:p w14:paraId="5EB380F3" w14:textId="77777777" w:rsidR="001A20E6" w:rsidRDefault="00000000">
            <w:pPr>
              <w:pStyle w:val="TableCellTaskBadge"/>
              <w:shd w:val="clear" w:color="auto" w:fill="E3F2FD"/>
            </w:pPr>
            <w:r>
              <w:rPr>
                <w:b/>
                <w:bCs/>
                <w:color w:val="1976D2"/>
              </w:rPr>
              <w:t>STUDY</w:t>
            </w:r>
          </w:p>
          <w:p w14:paraId="2766D6ED" w14:textId="77777777" w:rsidR="001A20E6" w:rsidRDefault="00000000">
            <w:pPr>
              <w:pStyle w:val="TableCellTaskDetails"/>
            </w:pPr>
            <w:r>
              <w:t>• Revision - Role of external state and non-state actors (C01) — 30m</w:t>
            </w:r>
          </w:p>
          <w:p w14:paraId="2F50041C"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2BBA80FD" w14:textId="77777777" w:rsidR="001A20E6" w:rsidRDefault="00000000">
            <w:pPr>
              <w:pStyle w:val="TableCellTaskSubject"/>
            </w:pPr>
            <w:r>
              <w:t>Society and Social Justice</w:t>
            </w:r>
          </w:p>
          <w:p w14:paraId="2CF32315" w14:textId="77777777" w:rsidR="001A20E6" w:rsidRDefault="00000000">
            <w:pPr>
              <w:pStyle w:val="TableCellTaskDetails"/>
            </w:pPr>
            <w:r>
              <w:t>• Study - Broad / Overlap (S00) — 30m</w:t>
            </w:r>
          </w:p>
          <w:p w14:paraId="0695A6D0" w14:textId="77777777" w:rsidR="001A20E6" w:rsidRDefault="00000000">
            <w:pPr>
              <w:pStyle w:val="TableCellTaskBadge"/>
              <w:shd w:val="clear" w:color="auto" w:fill="E3F2FD"/>
            </w:pPr>
            <w:r>
              <w:rPr>
                <w:b/>
                <w:bCs/>
                <w:color w:val="1976D2"/>
              </w:rPr>
              <w:t>STUDY</w:t>
            </w:r>
          </w:p>
          <w:p w14:paraId="362D264C" w14:textId="77777777" w:rsidR="001A20E6" w:rsidRDefault="00000000">
            <w:pPr>
              <w:pStyle w:val="TableCellTaskDetails"/>
            </w:pPr>
            <w:r>
              <w:t>• Study - Salient features of Indian Society (S01) — 30m</w:t>
            </w:r>
          </w:p>
          <w:p w14:paraId="7D22F5F1" w14:textId="77777777" w:rsidR="001A20E6" w:rsidRDefault="00000000">
            <w:pPr>
              <w:pStyle w:val="TableCellTaskBadge"/>
              <w:shd w:val="clear" w:color="auto" w:fill="E3F2FD"/>
            </w:pPr>
            <w:r>
              <w:rPr>
                <w:b/>
                <w:bCs/>
                <w:color w:val="1976D2"/>
              </w:rPr>
              <w:t>STUDY</w:t>
            </w:r>
          </w:p>
          <w:p w14:paraId="41421191" w14:textId="77777777" w:rsidR="001A20E6" w:rsidRDefault="00000000">
            <w:pPr>
              <w:pStyle w:val="TableCellTaskDetails"/>
            </w:pPr>
            <w:r>
              <w:t>• Study - Diversity of India (S02) — 30m</w:t>
            </w:r>
          </w:p>
          <w:p w14:paraId="1EA8BAA0" w14:textId="77777777" w:rsidR="001A20E6" w:rsidRDefault="00000000">
            <w:pPr>
              <w:pStyle w:val="TableCellTaskBadge"/>
              <w:shd w:val="clear" w:color="auto" w:fill="E3F2FD"/>
            </w:pPr>
            <w:r>
              <w:rPr>
                <w:b/>
                <w:bCs/>
                <w:color w:val="1976D2"/>
              </w:rPr>
              <w:t>STUDY</w:t>
            </w:r>
          </w:p>
          <w:p w14:paraId="4A0C4286" w14:textId="77777777" w:rsidR="001A20E6" w:rsidRDefault="00000000">
            <w:pPr>
              <w:pStyle w:val="TableCellTaskDetails"/>
            </w:pPr>
            <w:r>
              <w:t>• Study - Issues of women (S03) — 30m</w:t>
            </w:r>
          </w:p>
          <w:p w14:paraId="5360E393" w14:textId="77777777" w:rsidR="001A20E6" w:rsidRDefault="00000000">
            <w:pPr>
              <w:pStyle w:val="TableCellTaskBadge"/>
              <w:shd w:val="clear" w:color="auto" w:fill="E3F2FD"/>
            </w:pPr>
            <w:r>
              <w:rPr>
                <w:b/>
                <w:bCs/>
                <w:color w:val="1976D2"/>
              </w:rPr>
              <w:t>STUDY</w:t>
            </w:r>
          </w:p>
          <w:p w14:paraId="47075086" w14:textId="77777777" w:rsidR="001A20E6" w:rsidRDefault="00000000">
            <w:pPr>
              <w:pStyle w:val="TableCellTaskDetails"/>
            </w:pPr>
            <w:r>
              <w:t>• Revision - Broad / Overlap (S00) — 30m</w:t>
            </w:r>
          </w:p>
          <w:p w14:paraId="7EA90183"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34AC00D1" w14:textId="77777777" w:rsidR="001A20E6" w:rsidRDefault="00000000">
            <w:pPr>
              <w:pStyle w:val="TableCellTaskSubject"/>
            </w:pPr>
            <w:r>
              <w:t>Essay</w:t>
            </w:r>
          </w:p>
          <w:p w14:paraId="45A81FED" w14:textId="77777777" w:rsidR="001A20E6" w:rsidRDefault="00000000">
            <w:pPr>
              <w:pStyle w:val="TableCellTaskDetails"/>
            </w:pPr>
            <w:r>
              <w:t>• Study - Philosophical topics (Z01) — 1h 30m</w:t>
            </w:r>
          </w:p>
          <w:p w14:paraId="5DDDA44F" w14:textId="77777777" w:rsidR="001A20E6" w:rsidRDefault="00000000">
            <w:pPr>
              <w:pStyle w:val="TableCellTaskBadge"/>
              <w:shd w:val="clear" w:color="auto" w:fill="E3F2FD"/>
            </w:pPr>
            <w:r>
              <w:rPr>
                <w:b/>
                <w:bCs/>
                <w:color w:val="1976D2"/>
              </w:rPr>
              <w:t>STUDY</w:t>
            </w:r>
          </w:p>
          <w:p w14:paraId="1AF5430B" w14:textId="77777777" w:rsidR="001A20E6" w:rsidRDefault="00000000">
            <w:pPr>
              <w:pStyle w:val="TableCellTaskDetails"/>
            </w:pPr>
            <w:r>
              <w:t>• Study - Women based topics (Z02) — 30m</w:t>
            </w:r>
          </w:p>
          <w:p w14:paraId="4E19B664" w14:textId="77777777" w:rsidR="001A20E6" w:rsidRDefault="00000000">
            <w:pPr>
              <w:pStyle w:val="TableCellTaskBadge"/>
              <w:shd w:val="clear" w:color="auto" w:fill="E3F2FD"/>
            </w:pPr>
            <w:r>
              <w:rPr>
                <w:b/>
                <w:bCs/>
                <w:color w:val="1976D2"/>
              </w:rPr>
              <w:t>STUDY</w:t>
            </w:r>
          </w:p>
          <w:p w14:paraId="4B76F969" w14:textId="77777777" w:rsidR="001A20E6" w:rsidRDefault="00000000">
            <w:pPr>
              <w:pStyle w:val="TableCellTaskDetails"/>
            </w:pPr>
            <w:r>
              <w:t>• Revision - Philosophical topics (Z01) — 30m</w:t>
            </w:r>
          </w:p>
          <w:p w14:paraId="2E4B1E3E"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12D3F5FC" w14:textId="77777777" w:rsidR="001A20E6" w:rsidRDefault="00000000">
            <w:pPr>
              <w:pStyle w:val="TableCellTaskSubject"/>
            </w:pPr>
            <w:r>
              <w:t>Essay</w:t>
            </w:r>
          </w:p>
          <w:p w14:paraId="689086A2" w14:textId="77777777" w:rsidR="001A20E6" w:rsidRDefault="00000000">
            <w:pPr>
              <w:pStyle w:val="TableCellTaskDetails"/>
            </w:pPr>
            <w:r>
              <w:t>• Study - Women based topics (Z02) — 1h</w:t>
            </w:r>
          </w:p>
          <w:p w14:paraId="0B89D6A3" w14:textId="77777777" w:rsidR="001A20E6" w:rsidRDefault="00000000">
            <w:pPr>
              <w:pStyle w:val="TableCellTaskBadge"/>
              <w:shd w:val="clear" w:color="auto" w:fill="E3F2FD"/>
            </w:pPr>
            <w:r>
              <w:rPr>
                <w:b/>
                <w:bCs/>
                <w:color w:val="1976D2"/>
              </w:rPr>
              <w:t>STUDY</w:t>
            </w:r>
          </w:p>
          <w:p w14:paraId="41FBE044" w14:textId="77777777" w:rsidR="001A20E6" w:rsidRDefault="00000000">
            <w:pPr>
              <w:pStyle w:val="TableCellTaskDetails"/>
            </w:pPr>
            <w:r>
              <w:t>• Study - Education &amp; Health based topics (Z03) — 1h</w:t>
            </w:r>
          </w:p>
          <w:p w14:paraId="76D75B41" w14:textId="77777777" w:rsidR="001A20E6" w:rsidRDefault="00000000">
            <w:pPr>
              <w:pStyle w:val="TableCellTaskBadge"/>
              <w:shd w:val="clear" w:color="auto" w:fill="E3F2FD"/>
            </w:pPr>
            <w:r>
              <w:rPr>
                <w:b/>
                <w:bCs/>
                <w:color w:val="1976D2"/>
              </w:rPr>
              <w:t>STUDY</w:t>
            </w:r>
          </w:p>
          <w:p w14:paraId="3ED4C28D" w14:textId="77777777" w:rsidR="001A20E6" w:rsidRDefault="00000000">
            <w:pPr>
              <w:pStyle w:val="TableCellTaskDetails"/>
            </w:pPr>
            <w:r>
              <w:t>• Revision - Women based topics (Z02) — 30m</w:t>
            </w:r>
          </w:p>
          <w:p w14:paraId="03387152" w14:textId="77777777" w:rsidR="001A20E6" w:rsidRDefault="00000000">
            <w:pPr>
              <w:pStyle w:val="TableCellTaskBadge"/>
              <w:shd w:val="clear" w:color="auto" w:fill="FCE4EC"/>
            </w:pPr>
            <w:r>
              <w:rPr>
                <w:b/>
                <w:bCs/>
                <w:color w:val="C2185B"/>
              </w:rPr>
              <w:t>REVISION</w:t>
            </w:r>
          </w:p>
        </w:tc>
        <w:tc>
          <w:tcPr>
            <w:tcW w:w="700" w:type="pct"/>
            <w:shd w:val="clear" w:color="auto" w:fill="FFF3E0"/>
            <w:tcMar>
              <w:top w:w="150" w:type="dxa"/>
              <w:left w:w="100" w:type="dxa"/>
              <w:bottom w:w="150" w:type="dxa"/>
              <w:right w:w="100" w:type="dxa"/>
            </w:tcMar>
          </w:tcPr>
          <w:p w14:paraId="275FFEF4" w14:textId="77777777" w:rsidR="001A20E6" w:rsidRDefault="001A20E6"/>
        </w:tc>
      </w:tr>
    </w:tbl>
    <w:p w14:paraId="190471C8" w14:textId="77777777" w:rsidR="001A20E6" w:rsidRDefault="001A20E6">
      <w:pPr>
        <w:spacing w:after="400"/>
      </w:pPr>
    </w:p>
    <w:p w14:paraId="5A8DB89B" w14:textId="77777777" w:rsidR="001A20E6" w:rsidRDefault="00000000">
      <w:pPr>
        <w:pStyle w:val="ResourceTitle"/>
      </w:pPr>
      <w:r>
        <w:t>📚 Resources for Dec 13 - Dec 19</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32D54B84" w14:textId="77777777">
        <w:tc>
          <w:tcPr>
            <w:tcW w:w="1650" w:type="pct"/>
            <w:tcBorders>
              <w:bottom w:val="single" w:sz="2" w:space="0" w:color="D1D5DB"/>
              <w:right w:val="single" w:sz="2" w:space="0" w:color="D1D5DB"/>
            </w:tcBorders>
            <w:tcMar>
              <w:top w:w="200" w:type="dxa"/>
              <w:left w:w="150" w:type="dxa"/>
              <w:bottom w:w="200" w:type="dxa"/>
              <w:right w:w="150" w:type="dxa"/>
            </w:tcMar>
          </w:tcPr>
          <w:p w14:paraId="09EFFFEF" w14:textId="77777777" w:rsidR="001A20E6" w:rsidRDefault="00000000">
            <w:pPr>
              <w:pStyle w:val="TableCellSubjectName"/>
            </w:pPr>
            <w:r>
              <w:t>Sociology</w:t>
            </w:r>
          </w:p>
          <w:p w14:paraId="573A1D55" w14:textId="77777777" w:rsidR="001A20E6" w:rsidRDefault="00000000">
            <w:pPr>
              <w:pStyle w:val="TableCellCategoryTitle"/>
            </w:pPr>
            <w:r>
              <w:t>📝 Practice Materials</w:t>
            </w:r>
          </w:p>
          <w:p w14:paraId="6B8437D8" w14:textId="77777777" w:rsidR="001A20E6" w:rsidRDefault="00000000">
            <w:pPr>
              <w:pStyle w:val="TableCellResourceItem"/>
            </w:pPr>
            <w:r>
              <w:t>• La Excellence Sociology Material</w:t>
            </w:r>
          </w:p>
          <w:p w14:paraId="4A5F3DDF" w14:textId="77777777" w:rsidR="001A20E6" w:rsidRDefault="00000000">
            <w:pPr>
              <w:pStyle w:val="TableCellResourceItem"/>
            </w:pPr>
            <w:r>
              <w:t>• Mains RRP + Prelims RRP</w:t>
            </w:r>
          </w:p>
          <w:p w14:paraId="42D57D23" w14:textId="77777777" w:rsidR="001A20E6" w:rsidRDefault="00000000">
            <w:pPr>
              <w:pStyle w:val="TableCellResourceItem"/>
            </w:pPr>
            <w:r>
              <w:t>• Prelims &amp; Mains Workbooks</w:t>
            </w:r>
          </w:p>
          <w:p w14:paraId="132E7B7D" w14:textId="77777777" w:rsidR="001A20E6" w:rsidRDefault="00000000">
            <w:pPr>
              <w:pStyle w:val="TableCellResourceItem"/>
            </w:pPr>
            <w:r>
              <w:t>• Previous Year Question Papers</w:t>
            </w:r>
          </w:p>
          <w:p w14:paraId="794420BB" w14:textId="77777777" w:rsidR="001A20E6" w:rsidRDefault="00000000">
            <w:pPr>
              <w:pStyle w:val="TableCellResourceItem"/>
            </w:pPr>
            <w:r>
              <w:t>• Mock Tests</w:t>
            </w:r>
          </w:p>
          <w:p w14:paraId="45A89A39" w14:textId="77777777" w:rsidR="001A20E6" w:rsidRDefault="00000000">
            <w:pPr>
              <w:pStyle w:val="TableCellResourceItem"/>
            </w:pPr>
            <w:r>
              <w:t>• La Excellence Indian Society Material</w:t>
            </w:r>
          </w:p>
          <w:p w14:paraId="703152F2" w14:textId="77777777" w:rsidR="001A20E6" w:rsidRDefault="00000000">
            <w:pPr>
              <w:pStyle w:val="TableCellResourceItem"/>
            </w:pPr>
            <w:r>
              <w:t>• Mains Workbook - Paper I</w:t>
            </w:r>
          </w:p>
          <w:p w14:paraId="2F4810BD" w14:textId="77777777" w:rsidR="001A20E6" w:rsidRDefault="00000000">
            <w:pPr>
              <w:pStyle w:val="TableCellResourceItem"/>
            </w:pPr>
            <w:r>
              <w:t>• La Excellence Social Change Material</w:t>
            </w:r>
          </w:p>
          <w:p w14:paraId="7AB7020A" w14:textId="77777777" w:rsidR="001A20E6" w:rsidRDefault="00000000">
            <w:pPr>
              <w:pStyle w:val="TableCellResourceItem"/>
            </w:pPr>
            <w:r>
              <w:t>• Mains Workbook - Paper II</w:t>
            </w:r>
          </w:p>
          <w:p w14:paraId="59D6429A" w14:textId="77777777" w:rsidR="001A20E6" w:rsidRDefault="00000000">
            <w:pPr>
              <w:pStyle w:val="TableCellResourceItem"/>
            </w:pPr>
            <w:r>
              <w:t>• La Excellence Sociology of Religion Material</w:t>
            </w:r>
          </w:p>
          <w:p w14:paraId="0BC5E949" w14:textId="77777777" w:rsidR="001A20E6" w:rsidRDefault="00000000">
            <w:pPr>
              <w:pStyle w:val="TableCellResourceItem"/>
            </w:pPr>
            <w:r>
              <w:t>• Mains Workbook</w:t>
            </w:r>
          </w:p>
          <w:p w14:paraId="4293591B" w14:textId="77777777" w:rsidR="001A20E6" w:rsidRDefault="00000000">
            <w:pPr>
              <w:pStyle w:val="TableCellResourceItem"/>
            </w:pPr>
            <w:r>
              <w:t>• La Excellence Sociology of Education Material</w:t>
            </w:r>
          </w:p>
          <w:p w14:paraId="29CE3481" w14:textId="77777777" w:rsidR="001A20E6" w:rsidRDefault="00000000">
            <w:pPr>
              <w:pStyle w:val="TableCellResourceItem"/>
            </w:pPr>
            <w:r>
              <w:t>• Mains Workbook</w:t>
            </w:r>
          </w:p>
          <w:p w14:paraId="66C10E94" w14:textId="77777777" w:rsidR="001A20E6" w:rsidRDefault="00000000">
            <w:pPr>
              <w:pStyle w:val="TableCellResourceItem"/>
            </w:pPr>
            <w:r>
              <w:t>• La Excellence Social Stratification Material</w:t>
            </w:r>
          </w:p>
          <w:p w14:paraId="17593C2E" w14:textId="77777777" w:rsidR="001A20E6" w:rsidRDefault="00000000">
            <w:pPr>
              <w:pStyle w:val="TableCellResourceItem"/>
            </w:pPr>
            <w:r>
              <w:t>• Mains Workbook</w:t>
            </w:r>
          </w:p>
          <w:p w14:paraId="55666037" w14:textId="77777777" w:rsidR="001A20E6" w:rsidRDefault="00000000">
            <w:pPr>
              <w:pStyle w:val="TableCellResourceItem"/>
            </w:pPr>
            <w:r>
              <w:t>• La Excellence Gender Studies Material</w:t>
            </w:r>
          </w:p>
          <w:p w14:paraId="5385FDF6" w14:textId="77777777" w:rsidR="001A20E6" w:rsidRDefault="00000000">
            <w:pPr>
              <w:pStyle w:val="TableCellResourceItem"/>
            </w:pPr>
            <w:r>
              <w:t>• Mains Workbook</w:t>
            </w:r>
          </w:p>
          <w:p w14:paraId="566CBA5B" w14:textId="77777777" w:rsidR="001A20E6" w:rsidRDefault="00000000">
            <w:pPr>
              <w:pStyle w:val="TableCellResourceItem"/>
            </w:pPr>
            <w:r>
              <w:t>• La Excellence Urban Sociology Material</w:t>
            </w:r>
          </w:p>
          <w:p w14:paraId="243615CB" w14:textId="77777777" w:rsidR="001A20E6" w:rsidRDefault="00000000">
            <w:pPr>
              <w:pStyle w:val="TableCellResourceItem"/>
            </w:pPr>
            <w:r>
              <w:t>• Mains Workbook</w:t>
            </w:r>
          </w:p>
          <w:p w14:paraId="49EED354" w14:textId="77777777" w:rsidR="001A20E6" w:rsidRDefault="00000000">
            <w:pPr>
              <w:pStyle w:val="TableCellResourceItem"/>
            </w:pPr>
            <w:r>
              <w:t>• La Excellence Rural Sociology Material</w:t>
            </w:r>
          </w:p>
          <w:p w14:paraId="6A2E1B66" w14:textId="77777777" w:rsidR="001A20E6" w:rsidRDefault="00000000">
            <w:pPr>
              <w:pStyle w:val="TableCellResourceItem"/>
            </w:pPr>
            <w:r>
              <w:t>• Mains Workbook</w:t>
            </w:r>
          </w:p>
          <w:p w14:paraId="05DE08C0" w14:textId="77777777" w:rsidR="001A20E6" w:rsidRDefault="00000000">
            <w:pPr>
              <w:pStyle w:val="TableCellResourceItem"/>
            </w:pPr>
            <w:r>
              <w:t>• La Excellence Social Movements Material</w:t>
            </w:r>
          </w:p>
          <w:p w14:paraId="3202686C" w14:textId="77777777" w:rsidR="001A20E6" w:rsidRDefault="00000000">
            <w:pPr>
              <w:pStyle w:val="TableCellResourceItem"/>
            </w:pPr>
            <w:r>
              <w:t>• Mains Workbook</w:t>
            </w:r>
          </w:p>
          <w:p w14:paraId="216CB354" w14:textId="77777777" w:rsidR="001A20E6" w:rsidRDefault="00000000">
            <w:pPr>
              <w:pStyle w:val="TableCellResourceItem"/>
            </w:pPr>
            <w:r>
              <w:t>• La Excellence Sociology of Health Material</w:t>
            </w:r>
          </w:p>
          <w:p w14:paraId="62286AEA" w14:textId="77777777" w:rsidR="001A20E6" w:rsidRDefault="00000000">
            <w:pPr>
              <w:pStyle w:val="TableCellResourceItem"/>
            </w:pPr>
            <w:r>
              <w:t>• Mains Workbook</w:t>
            </w:r>
          </w:p>
          <w:p w14:paraId="439A8533" w14:textId="77777777" w:rsidR="001A20E6" w:rsidRDefault="00000000">
            <w:pPr>
              <w:pStyle w:val="TableCellResourceItem"/>
            </w:pPr>
            <w:r>
              <w:t>• La Excellence Sociology of Law Material</w:t>
            </w:r>
          </w:p>
          <w:p w14:paraId="19F4C87A" w14:textId="77777777" w:rsidR="001A20E6" w:rsidRDefault="00000000">
            <w:pPr>
              <w:pStyle w:val="TableCellResourceItem"/>
            </w:pPr>
            <w:r>
              <w:t>• Mains Workbook</w:t>
            </w:r>
          </w:p>
          <w:p w14:paraId="5EBBA6B7" w14:textId="77777777" w:rsidR="001A20E6" w:rsidRDefault="00000000">
            <w:pPr>
              <w:pStyle w:val="TableCellResourceItem"/>
            </w:pPr>
            <w:r>
              <w:t>• La Excellence Sociology of Media Material</w:t>
            </w:r>
          </w:p>
          <w:p w14:paraId="5FF7B5BC" w14:textId="77777777" w:rsidR="001A20E6" w:rsidRDefault="00000000">
            <w:pPr>
              <w:pStyle w:val="TableCellResourceItem"/>
            </w:pPr>
            <w:r>
              <w:t>• Mains Workbook</w:t>
            </w:r>
          </w:p>
          <w:p w14:paraId="3D03E5C8" w14:textId="77777777" w:rsidR="001A20E6" w:rsidRDefault="00000000">
            <w:pPr>
              <w:pStyle w:val="TableCellResourceItem"/>
            </w:pPr>
            <w:r>
              <w:t>• La Excellence Sociology of Science Material</w:t>
            </w:r>
          </w:p>
          <w:p w14:paraId="5993067E" w14:textId="77777777" w:rsidR="001A20E6" w:rsidRDefault="00000000">
            <w:pPr>
              <w:pStyle w:val="TableCellResourceItem"/>
            </w:pPr>
            <w:r>
              <w:t>• Mains Workbook</w:t>
            </w:r>
          </w:p>
          <w:p w14:paraId="786CEBA2" w14:textId="77777777" w:rsidR="001A20E6" w:rsidRDefault="00000000">
            <w:pPr>
              <w:pStyle w:val="TableCellResourceItem"/>
            </w:pPr>
            <w:r>
              <w:t>• La Excellence Sociology of Environment Material</w:t>
            </w:r>
          </w:p>
          <w:p w14:paraId="05989A38" w14:textId="77777777" w:rsidR="001A20E6" w:rsidRDefault="00000000">
            <w:pPr>
              <w:pStyle w:val="TableCellResourceItem"/>
            </w:pPr>
            <w:r>
              <w:t>• Mains Workbook</w:t>
            </w:r>
          </w:p>
          <w:p w14:paraId="4A610D44" w14:textId="77777777" w:rsidR="001A20E6" w:rsidRDefault="00000000">
            <w:pPr>
              <w:pStyle w:val="TableCellResourceItem"/>
            </w:pPr>
            <w:r>
              <w:t>• La Excellence Sociology of Globalization Material</w:t>
            </w:r>
          </w:p>
          <w:p w14:paraId="0846C904" w14:textId="77777777" w:rsidR="001A20E6" w:rsidRDefault="00000000">
            <w:pPr>
              <w:pStyle w:val="TableCellResourceItem"/>
            </w:pPr>
            <w:r>
              <w:t>• Mains Workbook</w:t>
            </w:r>
          </w:p>
          <w:p w14:paraId="1E9A53BB" w14:textId="77777777" w:rsidR="001A20E6" w:rsidRDefault="00000000">
            <w:pPr>
              <w:pStyle w:val="TableCellResourceItem"/>
            </w:pPr>
            <w:r>
              <w:t>• La Excellence Sociology of Work Material</w:t>
            </w:r>
          </w:p>
          <w:p w14:paraId="218AE608" w14:textId="77777777" w:rsidR="001A20E6" w:rsidRDefault="00000000">
            <w:pPr>
              <w:pStyle w:val="TableCellResourceItem"/>
            </w:pPr>
            <w:r>
              <w:t>• Mains Workbook</w:t>
            </w:r>
          </w:p>
          <w:p w14:paraId="68A7841D" w14:textId="77777777" w:rsidR="001A20E6" w:rsidRDefault="00000000">
            <w:pPr>
              <w:pStyle w:val="TableCellCategoryTitle"/>
            </w:pPr>
            <w:r>
              <w:t>📰 Current Affairs</w:t>
            </w:r>
          </w:p>
          <w:p w14:paraId="7D844A1D" w14:textId="77777777" w:rsidR="001A20E6" w:rsidRDefault="00000000">
            <w:pPr>
              <w:pStyle w:val="TableCellResourceItem"/>
            </w:pPr>
            <w:r>
              <w:t>• Indian Sociological Review</w:t>
            </w:r>
          </w:p>
          <w:p w14:paraId="571C24DB" w14:textId="77777777" w:rsidR="001A20E6" w:rsidRDefault="00000000">
            <w:pPr>
              <w:pStyle w:val="TableCellResourceItem"/>
            </w:pPr>
            <w:r>
              <w:t>• Economic and Political Weekly (EPW)</w:t>
            </w:r>
          </w:p>
          <w:p w14:paraId="6DBEDC2B" w14:textId="77777777" w:rsidR="001A20E6" w:rsidRDefault="00000000">
            <w:pPr>
              <w:pStyle w:val="TableCellResourceItem"/>
            </w:pPr>
            <w:r>
              <w:t>• Newspapers (The Hindu, Indian Express - Social issues)</w:t>
            </w:r>
          </w:p>
          <w:p w14:paraId="4E114C11" w14:textId="77777777" w:rsidR="001A20E6" w:rsidRDefault="00000000">
            <w:pPr>
              <w:pStyle w:val="TableCellResourceItem"/>
            </w:pPr>
            <w:r>
              <w:t>• Yojana Magazine</w:t>
            </w:r>
          </w:p>
          <w:p w14:paraId="089FF7FA" w14:textId="77777777" w:rsidR="001A20E6" w:rsidRDefault="00000000">
            <w:pPr>
              <w:pStyle w:val="TableCellResourceItem"/>
            </w:pPr>
            <w:r>
              <w:t>• Kurukshetra Magazine</w:t>
            </w:r>
          </w:p>
          <w:p w14:paraId="7BF8F674" w14:textId="77777777" w:rsidR="001A20E6" w:rsidRDefault="00000000">
            <w:pPr>
              <w:pStyle w:val="TableCellResourceItem"/>
            </w:pPr>
            <w:r>
              <w:t>• Social Watch India Reports</w:t>
            </w:r>
          </w:p>
          <w:p w14:paraId="1913A8AB" w14:textId="77777777" w:rsidR="001A20E6" w:rsidRDefault="00000000">
            <w:pPr>
              <w:pStyle w:val="TableCellResourceItem"/>
            </w:pPr>
            <w:r>
              <w:t>• NSSO Reports</w:t>
            </w:r>
          </w:p>
          <w:p w14:paraId="223A6A96" w14:textId="77777777" w:rsidR="001A20E6" w:rsidRDefault="00000000">
            <w:pPr>
              <w:pStyle w:val="TableCellResourceItem"/>
            </w:pPr>
            <w:r>
              <w:t>• NFHS Reports</w:t>
            </w:r>
          </w:p>
          <w:p w14:paraId="3617B464" w14:textId="77777777" w:rsidR="001A20E6" w:rsidRDefault="00000000">
            <w:pPr>
              <w:pStyle w:val="TableCellResourceItem"/>
            </w:pPr>
            <w:r>
              <w:t>• EPW Articles on Indian Society</w:t>
            </w:r>
          </w:p>
          <w:p w14:paraId="46702723" w14:textId="77777777" w:rsidR="001A20E6" w:rsidRDefault="00000000">
            <w:pPr>
              <w:pStyle w:val="TableCellResourceItem"/>
            </w:pPr>
            <w:r>
              <w:t>• Census Reports</w:t>
            </w:r>
          </w:p>
          <w:p w14:paraId="579A3624" w14:textId="77777777" w:rsidR="001A20E6" w:rsidRDefault="00000000">
            <w:pPr>
              <w:pStyle w:val="TableCellResourceItem"/>
            </w:pPr>
            <w:r>
              <w:t>• Social Development Reports</w:t>
            </w:r>
          </w:p>
          <w:p w14:paraId="521BE768" w14:textId="77777777" w:rsidR="001A20E6" w:rsidRDefault="00000000">
            <w:pPr>
              <w:pStyle w:val="TableCellResourceItem"/>
            </w:pPr>
            <w:r>
              <w:t>• Planning Commission Reports</w:t>
            </w:r>
          </w:p>
          <w:p w14:paraId="138962F1" w14:textId="77777777" w:rsidR="001A20E6" w:rsidRDefault="00000000">
            <w:pPr>
              <w:pStyle w:val="TableCellResourceItem"/>
            </w:pPr>
            <w:r>
              <w:t>• NITI Aayog Reports</w:t>
            </w:r>
          </w:p>
          <w:p w14:paraId="18A56915" w14:textId="77777777" w:rsidR="001A20E6" w:rsidRDefault="00000000">
            <w:pPr>
              <w:pStyle w:val="TableCellResourceItem"/>
            </w:pPr>
            <w:r>
              <w:t>• World Bank Reports on India</w:t>
            </w:r>
          </w:p>
          <w:p w14:paraId="1CBD0094" w14:textId="77777777" w:rsidR="001A20E6" w:rsidRDefault="00000000">
            <w:pPr>
              <w:pStyle w:val="TableCellResourceItem"/>
            </w:pPr>
            <w:r>
              <w:t>• Religious Demographics Reports</w:t>
            </w:r>
          </w:p>
          <w:p w14:paraId="19CBFF37" w14:textId="77777777" w:rsidR="001A20E6" w:rsidRDefault="00000000">
            <w:pPr>
              <w:pStyle w:val="TableCellResourceItem"/>
            </w:pPr>
            <w:r>
              <w:t>• Minority Commission Reports</w:t>
            </w:r>
          </w:p>
          <w:p w14:paraId="420AA577" w14:textId="77777777" w:rsidR="001A20E6" w:rsidRDefault="00000000">
            <w:pPr>
              <w:pStyle w:val="TableCellResourceItem"/>
            </w:pPr>
            <w:r>
              <w:t>• ASER Reports</w:t>
            </w:r>
          </w:p>
          <w:p w14:paraId="2D7AA0D2" w14:textId="77777777" w:rsidR="001A20E6" w:rsidRDefault="00000000">
            <w:pPr>
              <w:pStyle w:val="TableCellResourceItem"/>
            </w:pPr>
            <w:r>
              <w:t>• NEP 2020</w:t>
            </w:r>
          </w:p>
          <w:p w14:paraId="547862EB" w14:textId="77777777" w:rsidR="001A20E6" w:rsidRDefault="00000000">
            <w:pPr>
              <w:pStyle w:val="TableCellResourceItem"/>
            </w:pPr>
            <w:r>
              <w:t>• Education Statistics Reports</w:t>
            </w:r>
          </w:p>
          <w:p w14:paraId="2977A7EA" w14:textId="77777777" w:rsidR="001A20E6" w:rsidRDefault="00000000">
            <w:pPr>
              <w:pStyle w:val="TableCellResourceItem"/>
            </w:pPr>
            <w:r>
              <w:t>• Sachar Committee Report</w:t>
            </w:r>
          </w:p>
          <w:p w14:paraId="6E718DFA" w14:textId="77777777" w:rsidR="001A20E6" w:rsidRDefault="00000000">
            <w:pPr>
              <w:pStyle w:val="TableCellResourceItem"/>
            </w:pPr>
            <w:r>
              <w:t>• Mandal Commission Report</w:t>
            </w:r>
          </w:p>
          <w:p w14:paraId="1560A516" w14:textId="77777777" w:rsidR="001A20E6" w:rsidRDefault="00000000">
            <w:pPr>
              <w:pStyle w:val="TableCellResourceItem"/>
            </w:pPr>
            <w:r>
              <w:t>• Caste Census Data</w:t>
            </w:r>
          </w:p>
          <w:p w14:paraId="37A9FACF" w14:textId="77777777" w:rsidR="001A20E6" w:rsidRDefault="00000000">
            <w:pPr>
              <w:pStyle w:val="TableCellResourceItem"/>
            </w:pPr>
            <w:r>
              <w:t>• Gender Budget Reports</w:t>
            </w:r>
          </w:p>
          <w:p w14:paraId="0F07AB6C" w14:textId="77777777" w:rsidR="001A20E6" w:rsidRDefault="00000000">
            <w:pPr>
              <w:pStyle w:val="TableCellResourceItem"/>
            </w:pPr>
            <w:r>
              <w:t>• Women and Child Development Ministry Reports</w:t>
            </w:r>
          </w:p>
          <w:p w14:paraId="34480801" w14:textId="77777777" w:rsidR="001A20E6" w:rsidRDefault="00000000">
            <w:pPr>
              <w:pStyle w:val="TableCellResourceItem"/>
            </w:pPr>
            <w:r>
              <w:t>• NFHS Gender Data</w:t>
            </w:r>
          </w:p>
          <w:p w14:paraId="4A67E9ED" w14:textId="77777777" w:rsidR="001A20E6" w:rsidRDefault="00000000">
            <w:pPr>
              <w:pStyle w:val="TableCellResourceItem"/>
            </w:pPr>
            <w:r>
              <w:t>• Census Urban Data</w:t>
            </w:r>
          </w:p>
          <w:p w14:paraId="0F860197" w14:textId="77777777" w:rsidR="001A20E6" w:rsidRDefault="00000000">
            <w:pPr>
              <w:pStyle w:val="TableCellResourceItem"/>
            </w:pPr>
            <w:r>
              <w:t>• Smart Cities Mission Reports</w:t>
            </w:r>
          </w:p>
          <w:p w14:paraId="22F7C530" w14:textId="77777777" w:rsidR="001A20E6" w:rsidRDefault="00000000">
            <w:pPr>
              <w:pStyle w:val="TableCellResourceItem"/>
            </w:pPr>
            <w:r>
              <w:t>• Urban Development Ministry Reports</w:t>
            </w:r>
          </w:p>
          <w:p w14:paraId="16549948" w14:textId="77777777" w:rsidR="001A20E6" w:rsidRDefault="00000000">
            <w:pPr>
              <w:pStyle w:val="TableCellResourceItem"/>
            </w:pPr>
            <w:r>
              <w:t>• Rural Development Ministry Reports</w:t>
            </w:r>
          </w:p>
          <w:p w14:paraId="468926A3" w14:textId="77777777" w:rsidR="001A20E6" w:rsidRDefault="00000000">
            <w:pPr>
              <w:pStyle w:val="TableCellResourceItem"/>
            </w:pPr>
            <w:r>
              <w:t>• MGNREGA Reports</w:t>
            </w:r>
          </w:p>
          <w:p w14:paraId="169C1FFF" w14:textId="77777777" w:rsidR="001A20E6" w:rsidRDefault="00000000">
            <w:pPr>
              <w:pStyle w:val="TableCellResourceItem"/>
            </w:pPr>
            <w:r>
              <w:t>• Panchayati Raj Statistics</w:t>
            </w:r>
          </w:p>
          <w:p w14:paraId="7E8438DF" w14:textId="77777777" w:rsidR="001A20E6" w:rsidRDefault="00000000">
            <w:pPr>
              <w:pStyle w:val="TableCellResourceItem"/>
            </w:pPr>
            <w:r>
              <w:t>• Social Movement Case Studies</w:t>
            </w:r>
          </w:p>
          <w:p w14:paraId="3186CEE7" w14:textId="77777777" w:rsidR="001A20E6" w:rsidRDefault="00000000">
            <w:pPr>
              <w:pStyle w:val="TableCellResourceItem"/>
            </w:pPr>
            <w:r>
              <w:t>• Civil Society Reports</w:t>
            </w:r>
          </w:p>
          <w:p w14:paraId="1BBC528E" w14:textId="77777777" w:rsidR="001A20E6" w:rsidRDefault="00000000">
            <w:pPr>
              <w:pStyle w:val="TableCellResourceItem"/>
            </w:pPr>
            <w:r>
              <w:t>• Human Rights Reports</w:t>
            </w:r>
          </w:p>
          <w:p w14:paraId="22B7D4E0" w14:textId="77777777" w:rsidR="001A20E6" w:rsidRDefault="00000000">
            <w:pPr>
              <w:pStyle w:val="TableCellResourceItem"/>
            </w:pPr>
            <w:r>
              <w:t>• Health Ministry Reports</w:t>
            </w:r>
          </w:p>
          <w:p w14:paraId="016E4D33" w14:textId="77777777" w:rsidR="001A20E6" w:rsidRDefault="00000000">
            <w:pPr>
              <w:pStyle w:val="TableCellResourceItem"/>
            </w:pPr>
            <w:r>
              <w:t>• WHO Reports on India</w:t>
            </w:r>
          </w:p>
          <w:p w14:paraId="7F945D5D" w14:textId="77777777" w:rsidR="001A20E6" w:rsidRDefault="00000000">
            <w:pPr>
              <w:pStyle w:val="TableCellResourceItem"/>
            </w:pPr>
            <w:r>
              <w:t>• Ayushman Bharat Reports</w:t>
            </w:r>
          </w:p>
          <w:p w14:paraId="79CEAFB2" w14:textId="77777777" w:rsidR="001A20E6" w:rsidRDefault="00000000">
            <w:pPr>
              <w:pStyle w:val="TableCellResourceItem"/>
            </w:pPr>
            <w:r>
              <w:t>• Law Commission Reports</w:t>
            </w:r>
          </w:p>
          <w:p w14:paraId="09372F16" w14:textId="77777777" w:rsidR="001A20E6" w:rsidRDefault="00000000">
            <w:pPr>
              <w:pStyle w:val="TableCellResourceItem"/>
            </w:pPr>
            <w:r>
              <w:t>• Supreme Court Judgments</w:t>
            </w:r>
          </w:p>
          <w:p w14:paraId="2516165E" w14:textId="77777777" w:rsidR="001A20E6" w:rsidRDefault="00000000">
            <w:pPr>
              <w:pStyle w:val="TableCellResourceItem"/>
            </w:pPr>
            <w:r>
              <w:t>• Legal Aid Reports</w:t>
            </w:r>
          </w:p>
          <w:p w14:paraId="5B64D08A" w14:textId="77777777" w:rsidR="001A20E6" w:rsidRDefault="00000000">
            <w:pPr>
              <w:pStyle w:val="TableCellResourceItem"/>
            </w:pPr>
            <w:r>
              <w:t>• Media Reports</w:t>
            </w:r>
          </w:p>
          <w:p w14:paraId="45A12768" w14:textId="77777777" w:rsidR="001A20E6" w:rsidRDefault="00000000">
            <w:pPr>
              <w:pStyle w:val="TableCellResourceItem"/>
            </w:pPr>
            <w:r>
              <w:t>• Broadcasting Ministry Reports</w:t>
            </w:r>
          </w:p>
          <w:p w14:paraId="5271A27D" w14:textId="77777777" w:rsidR="001A20E6" w:rsidRDefault="00000000">
            <w:pPr>
              <w:pStyle w:val="TableCellResourceItem"/>
            </w:pPr>
            <w:r>
              <w:t>• Social Media Impact Studies</w:t>
            </w:r>
          </w:p>
          <w:p w14:paraId="6C7369DA" w14:textId="77777777" w:rsidR="001A20E6" w:rsidRDefault="00000000">
            <w:pPr>
              <w:pStyle w:val="TableCellResourceItem"/>
            </w:pPr>
            <w:r>
              <w:t>• Science and Technology Ministry Reports</w:t>
            </w:r>
          </w:p>
          <w:p w14:paraId="22B0C53C" w14:textId="77777777" w:rsidR="001A20E6" w:rsidRDefault="00000000">
            <w:pPr>
              <w:pStyle w:val="TableCellResourceItem"/>
            </w:pPr>
            <w:r>
              <w:t>• ISRO Reports</w:t>
            </w:r>
          </w:p>
          <w:p w14:paraId="728B5DFE" w14:textId="77777777" w:rsidR="001A20E6" w:rsidRDefault="00000000">
            <w:pPr>
              <w:pStyle w:val="TableCellResourceItem"/>
            </w:pPr>
            <w:r>
              <w:t>• Digital India Reports</w:t>
            </w:r>
          </w:p>
          <w:p w14:paraId="67A1D940" w14:textId="77777777" w:rsidR="001A20E6" w:rsidRDefault="00000000">
            <w:pPr>
              <w:pStyle w:val="TableCellResourceItem"/>
            </w:pPr>
            <w:r>
              <w:t>• Environment Ministry Reports</w:t>
            </w:r>
          </w:p>
          <w:p w14:paraId="47184F61" w14:textId="77777777" w:rsidR="001A20E6" w:rsidRDefault="00000000">
            <w:pPr>
              <w:pStyle w:val="TableCellResourceItem"/>
            </w:pPr>
            <w:r>
              <w:t>• Climate Change Reports</w:t>
            </w:r>
          </w:p>
          <w:p w14:paraId="0AAA21FF" w14:textId="77777777" w:rsidR="001A20E6" w:rsidRDefault="00000000">
            <w:pPr>
              <w:pStyle w:val="TableCellResourceItem"/>
            </w:pPr>
            <w:r>
              <w:t>• Sustainable Development Reports</w:t>
            </w:r>
          </w:p>
          <w:p w14:paraId="3BE6DA60" w14:textId="77777777" w:rsidR="001A20E6" w:rsidRDefault="00000000">
            <w:pPr>
              <w:pStyle w:val="TableCellResourceItem"/>
            </w:pPr>
            <w:r>
              <w:t>• WTO Reports</w:t>
            </w:r>
          </w:p>
          <w:p w14:paraId="22546B32" w14:textId="77777777" w:rsidR="001A20E6" w:rsidRDefault="00000000">
            <w:pPr>
              <w:pStyle w:val="TableCellResourceItem"/>
            </w:pPr>
            <w:r>
              <w:t>• Globalization Impact Studies</w:t>
            </w:r>
          </w:p>
          <w:p w14:paraId="1BA11A3C" w14:textId="77777777" w:rsidR="001A20E6" w:rsidRDefault="00000000">
            <w:pPr>
              <w:pStyle w:val="TableCellResourceItem"/>
            </w:pPr>
            <w:r>
              <w:t>• International Migration Reports</w:t>
            </w:r>
          </w:p>
          <w:p w14:paraId="0E7824B3" w14:textId="77777777" w:rsidR="001A20E6" w:rsidRDefault="00000000">
            <w:pPr>
              <w:pStyle w:val="TableCellResourceItem"/>
            </w:pPr>
            <w:r>
              <w:t>• Labor Ministry Reports</w:t>
            </w:r>
          </w:p>
          <w:p w14:paraId="3224A3A5" w14:textId="77777777" w:rsidR="001A20E6" w:rsidRDefault="00000000">
            <w:pPr>
              <w:pStyle w:val="TableCellResourceItem"/>
            </w:pPr>
            <w:r>
              <w:t>• Industrial Relations Reports</w:t>
            </w:r>
          </w:p>
          <w:p w14:paraId="42A6C8C2"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13708FD3" w14:textId="77777777" w:rsidR="001A20E6" w:rsidRDefault="00000000">
            <w:pPr>
              <w:pStyle w:val="TableCellSubjectName"/>
            </w:pPr>
            <w:r>
              <w:t>International Relations</w:t>
            </w:r>
          </w:p>
          <w:p w14:paraId="604A40DB" w14:textId="77777777" w:rsidR="001A20E6" w:rsidRDefault="00000000">
            <w:pPr>
              <w:pStyle w:val="TableCellCategoryTitle"/>
            </w:pPr>
            <w:r>
              <w:t>📝 Practice Materials</w:t>
            </w:r>
          </w:p>
          <w:p w14:paraId="1BA6FC09" w14:textId="77777777" w:rsidR="001A20E6" w:rsidRDefault="00000000">
            <w:pPr>
              <w:pStyle w:val="TableCellResourceItem"/>
            </w:pPr>
            <w:r>
              <w:t>• La Excellence IR Material</w:t>
            </w:r>
          </w:p>
          <w:p w14:paraId="701F9D03" w14:textId="77777777" w:rsidR="001A20E6" w:rsidRDefault="00000000">
            <w:pPr>
              <w:pStyle w:val="TableCellResourceItem"/>
            </w:pPr>
            <w:r>
              <w:t>• Mains Workbook</w:t>
            </w:r>
          </w:p>
          <w:p w14:paraId="07D781B1" w14:textId="77777777" w:rsidR="001A20E6" w:rsidRDefault="00000000">
            <w:pPr>
              <w:pStyle w:val="TableCellCategoryTitle"/>
            </w:pPr>
            <w:r>
              <w:t>📰 Current Affairs</w:t>
            </w:r>
          </w:p>
          <w:p w14:paraId="719711AE" w14:textId="77777777" w:rsidR="001A20E6" w:rsidRDefault="00000000">
            <w:pPr>
              <w:pStyle w:val="TableCellResourceItem"/>
            </w:pPr>
            <w:r>
              <w:t>• IDSA / ORF / MEA briefs</w:t>
            </w:r>
          </w:p>
          <w:p w14:paraId="4B8E2AC2" w14:textId="77777777" w:rsidR="001A20E6" w:rsidRDefault="00000000">
            <w:pPr>
              <w:pStyle w:val="TableCellResourceItem"/>
            </w:pPr>
            <w:r>
              <w:t>• Newspapers (The Hindu and IE – International page)</w:t>
            </w:r>
          </w:p>
        </w:tc>
        <w:tc>
          <w:tcPr>
            <w:tcW w:w="1650" w:type="pct"/>
            <w:tcBorders>
              <w:bottom w:val="single" w:sz="2" w:space="0" w:color="D1D5DB"/>
              <w:right w:val="single" w:sz="2" w:space="0" w:color="D1D5DB"/>
            </w:tcBorders>
            <w:tcMar>
              <w:top w:w="200" w:type="dxa"/>
              <w:left w:w="150" w:type="dxa"/>
              <w:bottom w:w="200" w:type="dxa"/>
              <w:right w:w="150" w:type="dxa"/>
            </w:tcMar>
          </w:tcPr>
          <w:p w14:paraId="280B398E" w14:textId="77777777" w:rsidR="001A20E6" w:rsidRDefault="00000000">
            <w:pPr>
              <w:pStyle w:val="TableCellSubjectName"/>
            </w:pPr>
            <w:r>
              <w:t>Internal Security</w:t>
            </w:r>
          </w:p>
          <w:p w14:paraId="51ABD7B3" w14:textId="77777777" w:rsidR="001A20E6" w:rsidRDefault="00000000">
            <w:pPr>
              <w:pStyle w:val="TableCellCategoryTitle"/>
            </w:pPr>
            <w:r>
              <w:t>📝 Practice Materials</w:t>
            </w:r>
          </w:p>
          <w:p w14:paraId="487EC312" w14:textId="77777777" w:rsidR="001A20E6" w:rsidRDefault="00000000">
            <w:pPr>
              <w:pStyle w:val="TableCellResourceItem"/>
            </w:pPr>
            <w:r>
              <w:t>• La Excellence Security Material</w:t>
            </w:r>
          </w:p>
          <w:p w14:paraId="420E6999" w14:textId="77777777" w:rsidR="001A20E6" w:rsidRDefault="00000000">
            <w:pPr>
              <w:pStyle w:val="TableCellResourceItem"/>
            </w:pPr>
            <w:r>
              <w:t>• Mains Workbook</w:t>
            </w:r>
          </w:p>
          <w:p w14:paraId="3DF5E72D" w14:textId="77777777" w:rsidR="001A20E6" w:rsidRDefault="00000000">
            <w:pPr>
              <w:pStyle w:val="TableCellCategoryTitle"/>
            </w:pPr>
            <w:r>
              <w:t>📰 Current Affairs</w:t>
            </w:r>
          </w:p>
          <w:p w14:paraId="1DB285F6" w14:textId="77777777" w:rsidR="001A20E6" w:rsidRDefault="00000000">
            <w:pPr>
              <w:pStyle w:val="TableCellResourceItem"/>
            </w:pPr>
            <w:r>
              <w:t>• IDSA Reports</w:t>
            </w:r>
          </w:p>
          <w:p w14:paraId="64C9F553" w14:textId="77777777" w:rsidR="001A20E6" w:rsidRDefault="00000000">
            <w:pPr>
              <w:pStyle w:val="TableCellResourceItem"/>
            </w:pPr>
            <w:r>
              <w:t>• Newspapers (Hindu and IE Explained)</w:t>
            </w:r>
          </w:p>
        </w:tc>
      </w:tr>
      <w:tr w:rsidR="001A20E6" w14:paraId="6767CABA" w14:textId="77777777">
        <w:tc>
          <w:tcPr>
            <w:tcW w:w="1650" w:type="pct"/>
            <w:tcBorders>
              <w:bottom w:val="single" w:sz="2" w:space="0" w:color="D1D5DB"/>
              <w:right w:val="single" w:sz="2" w:space="0" w:color="D1D5DB"/>
            </w:tcBorders>
            <w:tcMar>
              <w:top w:w="200" w:type="dxa"/>
              <w:left w:w="150" w:type="dxa"/>
              <w:bottom w:w="200" w:type="dxa"/>
              <w:right w:w="150" w:type="dxa"/>
            </w:tcMar>
          </w:tcPr>
          <w:p w14:paraId="3BBEE30A" w14:textId="77777777" w:rsidR="001A20E6" w:rsidRDefault="00000000">
            <w:pPr>
              <w:pStyle w:val="TableCellSubjectName"/>
            </w:pPr>
            <w:r>
              <w:t>Society and Social Justice</w:t>
            </w:r>
          </w:p>
          <w:p w14:paraId="2518D98A" w14:textId="77777777" w:rsidR="001A20E6" w:rsidRDefault="00000000">
            <w:pPr>
              <w:pStyle w:val="TableCellCategoryTitle"/>
            </w:pPr>
            <w:r>
              <w:t>📝 Practice Materials</w:t>
            </w:r>
          </w:p>
          <w:p w14:paraId="455E53FB" w14:textId="77777777" w:rsidR="001A20E6" w:rsidRDefault="00000000">
            <w:pPr>
              <w:pStyle w:val="TableCellResourceItem"/>
            </w:pPr>
            <w:r>
              <w:t>• La Excellence Society Material</w:t>
            </w:r>
          </w:p>
          <w:p w14:paraId="4EC89DA6" w14:textId="77777777" w:rsidR="001A20E6" w:rsidRDefault="00000000">
            <w:pPr>
              <w:pStyle w:val="TableCellResourceItem"/>
            </w:pPr>
            <w:r>
              <w:t>• Mains Workbook</w:t>
            </w:r>
          </w:p>
          <w:p w14:paraId="0154BE81" w14:textId="77777777" w:rsidR="001A20E6" w:rsidRDefault="00000000">
            <w:pPr>
              <w:pStyle w:val="TableCellCategoryTitle"/>
            </w:pPr>
            <w:r>
              <w:t>📰 Current Affairs</w:t>
            </w:r>
          </w:p>
          <w:p w14:paraId="2B1CFC22" w14:textId="77777777" w:rsidR="001A20E6" w:rsidRDefault="00000000">
            <w:pPr>
              <w:pStyle w:val="TableCellResourceItem"/>
            </w:pPr>
            <w:r>
              <w:t>• Newspapers (Hindu and IE Explained) (Social issues, NFHS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120170B5" w14:textId="77777777" w:rsidR="001A20E6" w:rsidRDefault="00000000">
            <w:pPr>
              <w:pStyle w:val="TableCellSubjectName"/>
            </w:pPr>
            <w:r>
              <w:t>Essay</w:t>
            </w:r>
          </w:p>
          <w:p w14:paraId="5C4D9240" w14:textId="77777777" w:rsidR="001A20E6" w:rsidRDefault="00000000">
            <w:pPr>
              <w:pStyle w:val="TableCellCategoryTitle"/>
            </w:pPr>
            <w:r>
              <w:t>📚 Primary Books</w:t>
            </w:r>
          </w:p>
          <w:p w14:paraId="26F0962D" w14:textId="77777777" w:rsidR="001A20E6" w:rsidRDefault="00000000">
            <w:pPr>
              <w:pStyle w:val="TableCellResourceItem"/>
            </w:pPr>
            <w:r>
              <w:t>• Michael Sandel – Justice</w:t>
            </w:r>
          </w:p>
          <w:p w14:paraId="76BE144F" w14:textId="77777777" w:rsidR="001A20E6" w:rsidRDefault="00000000">
            <w:pPr>
              <w:pStyle w:val="TableCellResourceItem"/>
            </w:pPr>
            <w:r>
              <w:t>• Ethics by Jitin Yadav</w:t>
            </w:r>
          </w:p>
          <w:p w14:paraId="751E2457" w14:textId="77777777" w:rsidR="001A20E6" w:rsidRDefault="00000000">
            <w:pPr>
              <w:pStyle w:val="TableCellResourceItem"/>
            </w:pPr>
            <w:r>
              <w:t>• 2nd ARC (4th, 10th – Ethics in Governance)</w:t>
            </w:r>
          </w:p>
          <w:p w14:paraId="2065115F" w14:textId="77777777" w:rsidR="001A20E6" w:rsidRDefault="00000000">
            <w:pPr>
              <w:pStyle w:val="TableCellCategoryTitle"/>
            </w:pPr>
            <w:r>
              <w:t>📝 Practice Materials</w:t>
            </w:r>
          </w:p>
          <w:p w14:paraId="6058356A" w14:textId="77777777" w:rsidR="001A20E6" w:rsidRDefault="00000000">
            <w:pPr>
              <w:pStyle w:val="TableCellResourceItem"/>
            </w:pPr>
            <w:r>
              <w:t>• La Excellence Ethics Material</w:t>
            </w:r>
          </w:p>
          <w:p w14:paraId="3305FD6C" w14:textId="77777777" w:rsidR="001A20E6" w:rsidRDefault="00000000">
            <w:pPr>
              <w:pStyle w:val="TableCellResourceItem"/>
            </w:pPr>
            <w:r>
              <w:t>• Prelims &amp; Mains Workbooks</w:t>
            </w:r>
          </w:p>
          <w:p w14:paraId="07D7F0E1" w14:textId="77777777" w:rsidR="001A20E6" w:rsidRDefault="00000000">
            <w:pPr>
              <w:pStyle w:val="TableCellCategoryTitle"/>
            </w:pPr>
            <w:r>
              <w:t>📰 Current Affairs</w:t>
            </w:r>
          </w:p>
          <w:p w14:paraId="024096A6" w14:textId="77777777" w:rsidR="001A20E6" w:rsidRDefault="00000000">
            <w:pPr>
              <w:pStyle w:val="TableCellResourceItem"/>
            </w:pPr>
            <w:r>
              <w:t>• Newspapers (case studies, ethical dilemmas in news)</w:t>
            </w:r>
          </w:p>
        </w:tc>
        <w:tc>
          <w:tcPr>
            <w:tcW w:w="1650" w:type="pct"/>
          </w:tcPr>
          <w:p w14:paraId="02E0068C" w14:textId="77777777" w:rsidR="001A20E6" w:rsidRDefault="001A20E6"/>
        </w:tc>
      </w:tr>
    </w:tbl>
    <w:p w14:paraId="13D9364F"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7D824C93" w14:textId="77777777">
        <w:tc>
          <w:tcPr>
            <w:tcW w:w="2500" w:type="pct"/>
            <w:tcMar>
              <w:top w:w="0" w:type="dxa"/>
              <w:left w:w="0" w:type="dxa"/>
              <w:bottom w:w="0" w:type="dxa"/>
              <w:right w:w="0" w:type="dxa"/>
            </w:tcMar>
          </w:tcPr>
          <w:p w14:paraId="0F052063" w14:textId="77777777" w:rsidR="001A20E6" w:rsidRDefault="00000000">
            <w:pPr>
              <w:pStyle w:val="WeekTitle"/>
            </w:pPr>
            <w:r>
              <w:rPr>
                <w:color w:val="BE185D"/>
              </w:rPr>
              <w:t>📅 Dec 20 - Dec 26, 2026</w:t>
            </w:r>
          </w:p>
        </w:tc>
        <w:tc>
          <w:tcPr>
            <w:tcW w:w="2500" w:type="pct"/>
            <w:tcMar>
              <w:top w:w="0" w:type="dxa"/>
              <w:left w:w="0" w:type="dxa"/>
              <w:bottom w:w="0" w:type="dxa"/>
              <w:right w:w="0" w:type="dxa"/>
            </w:tcMar>
          </w:tcPr>
          <w:p w14:paraId="52B82578" w14:textId="77777777" w:rsidR="001A20E6" w:rsidRDefault="00000000">
            <w:pPr>
              <w:pStyle w:val="WeekCycleName"/>
            </w:pPr>
            <w:r>
              <w:rPr>
                <w:color w:val="BE185D"/>
              </w:rPr>
              <w:t>C3</w:t>
            </w:r>
          </w:p>
        </w:tc>
      </w:tr>
    </w:tbl>
    <w:p w14:paraId="0AC09765"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215318FF" w14:textId="77777777">
        <w:tc>
          <w:tcPr>
            <w:tcW w:w="700" w:type="pct"/>
            <w:shd w:val="clear" w:color="auto" w:fill="FCE7F3"/>
            <w:tcMar>
              <w:top w:w="200" w:type="dxa"/>
              <w:left w:w="100" w:type="dxa"/>
              <w:bottom w:w="200" w:type="dxa"/>
              <w:right w:w="100" w:type="dxa"/>
            </w:tcMar>
          </w:tcPr>
          <w:p w14:paraId="197CB810" w14:textId="77777777" w:rsidR="001A20E6" w:rsidRDefault="00000000">
            <w:pPr>
              <w:pStyle w:val="TableCellCalendarDayHeader"/>
            </w:pPr>
            <w:r>
              <w:rPr>
                <w:color w:val="BE185D"/>
              </w:rPr>
              <w:t>Sunday</w:t>
            </w:r>
          </w:p>
          <w:p w14:paraId="60AE0465" w14:textId="77777777" w:rsidR="001A20E6" w:rsidRDefault="00000000">
            <w:pPr>
              <w:pStyle w:val="TableCellCalendarDateHeader"/>
            </w:pPr>
            <w:r>
              <w:rPr>
                <w:color w:val="BE185D"/>
              </w:rPr>
              <w:t>Dec 20</w:t>
            </w:r>
          </w:p>
          <w:p w14:paraId="0EEB7494"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79E41C17" w14:textId="77777777" w:rsidR="001A20E6" w:rsidRDefault="00000000">
            <w:pPr>
              <w:pStyle w:val="TableCellCalendarDayHeader"/>
            </w:pPr>
            <w:r>
              <w:rPr>
                <w:color w:val="BE185D"/>
              </w:rPr>
              <w:t>Monday</w:t>
            </w:r>
          </w:p>
          <w:p w14:paraId="3F16A5C0" w14:textId="77777777" w:rsidR="001A20E6" w:rsidRDefault="00000000">
            <w:pPr>
              <w:pStyle w:val="TableCellCalendarDateHeader"/>
            </w:pPr>
            <w:r>
              <w:rPr>
                <w:color w:val="BE185D"/>
              </w:rPr>
              <w:t>Dec 21</w:t>
            </w:r>
          </w:p>
          <w:p w14:paraId="62E19947"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03C23388" w14:textId="77777777" w:rsidR="001A20E6" w:rsidRDefault="00000000">
            <w:pPr>
              <w:pStyle w:val="TableCellCalendarDayHeader"/>
            </w:pPr>
            <w:r>
              <w:rPr>
                <w:color w:val="BE185D"/>
              </w:rPr>
              <w:t>Tuesday</w:t>
            </w:r>
          </w:p>
          <w:p w14:paraId="4C3F89C0" w14:textId="77777777" w:rsidR="001A20E6" w:rsidRDefault="00000000">
            <w:pPr>
              <w:pStyle w:val="TableCellCalendarDateHeader"/>
            </w:pPr>
            <w:r>
              <w:rPr>
                <w:color w:val="BE185D"/>
              </w:rPr>
              <w:t>Dec 22</w:t>
            </w:r>
          </w:p>
          <w:p w14:paraId="3C945E12"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22E9B1C8" w14:textId="77777777" w:rsidR="001A20E6" w:rsidRDefault="00000000">
            <w:pPr>
              <w:pStyle w:val="TableCellCalendarDayHeader"/>
            </w:pPr>
            <w:r>
              <w:rPr>
                <w:color w:val="BE185D"/>
              </w:rPr>
              <w:t>Wednesday</w:t>
            </w:r>
          </w:p>
          <w:p w14:paraId="7A5605F1" w14:textId="77777777" w:rsidR="001A20E6" w:rsidRDefault="00000000">
            <w:pPr>
              <w:pStyle w:val="TableCellCalendarDateHeader"/>
            </w:pPr>
            <w:r>
              <w:rPr>
                <w:color w:val="BE185D"/>
              </w:rPr>
              <w:t>Dec 23</w:t>
            </w:r>
          </w:p>
          <w:p w14:paraId="512EE8E8"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0FA9FDF3" w14:textId="77777777" w:rsidR="001A20E6" w:rsidRDefault="00000000">
            <w:pPr>
              <w:pStyle w:val="TableCellCalendarDayHeader"/>
            </w:pPr>
            <w:r>
              <w:rPr>
                <w:color w:val="BE185D"/>
              </w:rPr>
              <w:t>Thursday</w:t>
            </w:r>
          </w:p>
          <w:p w14:paraId="07801BD0" w14:textId="77777777" w:rsidR="001A20E6" w:rsidRDefault="00000000">
            <w:pPr>
              <w:pStyle w:val="TableCellCalendarDateHeader"/>
            </w:pPr>
            <w:r>
              <w:rPr>
                <w:color w:val="BE185D"/>
              </w:rPr>
              <w:t>Dec 24</w:t>
            </w:r>
          </w:p>
          <w:p w14:paraId="58B7A772"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189F92B0" w14:textId="77777777" w:rsidR="001A20E6" w:rsidRDefault="00000000">
            <w:pPr>
              <w:pStyle w:val="TableCellCalendarDayHeader"/>
            </w:pPr>
            <w:r>
              <w:rPr>
                <w:color w:val="BE185D"/>
              </w:rPr>
              <w:t>Friday</w:t>
            </w:r>
          </w:p>
          <w:p w14:paraId="3CCB2E59" w14:textId="77777777" w:rsidR="001A20E6" w:rsidRDefault="00000000">
            <w:pPr>
              <w:pStyle w:val="TableCellCalendarDateHeader"/>
            </w:pPr>
            <w:r>
              <w:rPr>
                <w:color w:val="BE185D"/>
              </w:rPr>
              <w:t>Dec 25</w:t>
            </w:r>
          </w:p>
          <w:p w14:paraId="59BDDFF3"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64456263" w14:textId="77777777" w:rsidR="001A20E6" w:rsidRDefault="00000000">
            <w:pPr>
              <w:pStyle w:val="TableCellCalendarDayHeader"/>
            </w:pPr>
            <w:r>
              <w:rPr>
                <w:color w:val="F57C00"/>
              </w:rPr>
              <w:t>Saturday</w:t>
            </w:r>
          </w:p>
          <w:p w14:paraId="54DC6C7F" w14:textId="77777777" w:rsidR="001A20E6" w:rsidRDefault="00000000">
            <w:pPr>
              <w:pStyle w:val="TableCellCalendarDateHeader"/>
            </w:pPr>
            <w:r>
              <w:rPr>
                <w:color w:val="F57C00"/>
              </w:rPr>
              <w:t>Dec 26</w:t>
            </w:r>
          </w:p>
          <w:p w14:paraId="273B19A2" w14:textId="77777777" w:rsidR="001A20E6" w:rsidRDefault="00000000">
            <w:pPr>
              <w:pStyle w:val="TableCellCatchupLabel"/>
            </w:pPr>
            <w:r>
              <w:rPr>
                <w:color w:val="F57C00"/>
              </w:rPr>
              <w:t>Catchup Day</w:t>
            </w:r>
          </w:p>
        </w:tc>
      </w:tr>
      <w:tr w:rsidR="001A20E6" w14:paraId="52578CBA" w14:textId="77777777">
        <w:tc>
          <w:tcPr>
            <w:tcW w:w="700" w:type="pct"/>
            <w:shd w:val="clear" w:color="auto" w:fill="FCE7F3"/>
            <w:tcMar>
              <w:top w:w="150" w:type="dxa"/>
              <w:left w:w="100" w:type="dxa"/>
              <w:bottom w:w="150" w:type="dxa"/>
              <w:right w:w="100" w:type="dxa"/>
            </w:tcMar>
          </w:tcPr>
          <w:p w14:paraId="0BF2AA82" w14:textId="77777777" w:rsidR="001A20E6" w:rsidRDefault="00000000">
            <w:pPr>
              <w:pStyle w:val="TableCellTaskSubject"/>
            </w:pPr>
            <w:r>
              <w:t>Sociology</w:t>
            </w:r>
          </w:p>
          <w:p w14:paraId="7783F5B8" w14:textId="77777777" w:rsidR="001A20E6" w:rsidRDefault="00000000">
            <w:pPr>
              <w:pStyle w:val="TableCellTaskDetails"/>
            </w:pPr>
            <w:r>
              <w:t>• Test - TEST — 3h</w:t>
            </w:r>
          </w:p>
          <w:p w14:paraId="1C769266"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0BDB24F4" w14:textId="77777777" w:rsidR="001A20E6" w:rsidRDefault="00000000">
            <w:pPr>
              <w:pStyle w:val="TableCellTaskSubject"/>
            </w:pPr>
            <w:r>
              <w:t>Sociology</w:t>
            </w:r>
          </w:p>
          <w:p w14:paraId="71256C92" w14:textId="77777777" w:rsidR="001A20E6" w:rsidRDefault="00000000">
            <w:pPr>
              <w:pStyle w:val="TableCellTaskDetails"/>
            </w:pPr>
            <w:r>
              <w:t>• Study - OPT-SOC/02 — 1h 30m</w:t>
            </w:r>
          </w:p>
          <w:p w14:paraId="43C30544" w14:textId="77777777" w:rsidR="001A20E6" w:rsidRDefault="00000000">
            <w:pPr>
              <w:pStyle w:val="TableCellTaskBadge"/>
              <w:shd w:val="clear" w:color="auto" w:fill="E3F2FD"/>
            </w:pPr>
            <w:r>
              <w:rPr>
                <w:b/>
                <w:bCs/>
                <w:color w:val="1976D2"/>
              </w:rPr>
              <w:t>STUDY</w:t>
            </w:r>
          </w:p>
          <w:p w14:paraId="2BADCEA8" w14:textId="77777777" w:rsidR="001A20E6" w:rsidRDefault="00000000">
            <w:pPr>
              <w:pStyle w:val="TableCellTaskDetails"/>
            </w:pPr>
            <w:r>
              <w:t>• Revision - OPT-SOC/02 — 30m</w:t>
            </w:r>
          </w:p>
          <w:p w14:paraId="45DDCB69" w14:textId="77777777" w:rsidR="001A20E6" w:rsidRDefault="00000000">
            <w:pPr>
              <w:pStyle w:val="TableCellTaskBadge"/>
              <w:shd w:val="clear" w:color="auto" w:fill="FCE4EC"/>
            </w:pPr>
            <w:r>
              <w:rPr>
                <w:b/>
                <w:bCs/>
                <w:color w:val="C2185B"/>
              </w:rPr>
              <w:t>REVISION</w:t>
            </w:r>
          </w:p>
          <w:p w14:paraId="68D166D0" w14:textId="77777777" w:rsidR="001A20E6" w:rsidRDefault="00000000">
            <w:pPr>
              <w:pStyle w:val="TableCellTaskDetails"/>
            </w:pPr>
            <w:r>
              <w:t>• Practice - OPT-SOC/02 — 30m</w:t>
            </w:r>
          </w:p>
          <w:p w14:paraId="44623A70" w14:textId="77777777" w:rsidR="001A20E6" w:rsidRDefault="00000000">
            <w:pPr>
              <w:pStyle w:val="TableCellTaskBadge"/>
              <w:shd w:val="clear" w:color="auto" w:fill="E8F5E8"/>
            </w:pPr>
            <w:r>
              <w:rPr>
                <w:b/>
                <w:bCs/>
                <w:color w:val="388E3C"/>
              </w:rPr>
              <w:t>PRACTICE</w:t>
            </w:r>
          </w:p>
        </w:tc>
        <w:tc>
          <w:tcPr>
            <w:tcW w:w="700" w:type="pct"/>
            <w:shd w:val="clear" w:color="auto" w:fill="FCE7F3"/>
            <w:tcMar>
              <w:top w:w="150" w:type="dxa"/>
              <w:left w:w="100" w:type="dxa"/>
              <w:bottom w:w="150" w:type="dxa"/>
              <w:right w:w="100" w:type="dxa"/>
            </w:tcMar>
          </w:tcPr>
          <w:p w14:paraId="0768C4B7" w14:textId="77777777" w:rsidR="001A20E6" w:rsidRDefault="00000000">
            <w:pPr>
              <w:pStyle w:val="TableCellTaskSubject"/>
            </w:pPr>
            <w:r>
              <w:t>Sociology</w:t>
            </w:r>
          </w:p>
          <w:p w14:paraId="594F54C7" w14:textId="77777777" w:rsidR="001A20E6" w:rsidRDefault="00000000">
            <w:pPr>
              <w:pStyle w:val="TableCellTaskDetails"/>
            </w:pPr>
            <w:r>
              <w:t>• Study - OPT-SOC/02 — 1h 30m</w:t>
            </w:r>
          </w:p>
          <w:p w14:paraId="53744E41" w14:textId="77777777" w:rsidR="001A20E6" w:rsidRDefault="00000000">
            <w:pPr>
              <w:pStyle w:val="TableCellTaskBadge"/>
              <w:shd w:val="clear" w:color="auto" w:fill="E3F2FD"/>
            </w:pPr>
            <w:r>
              <w:rPr>
                <w:b/>
                <w:bCs/>
                <w:color w:val="1976D2"/>
              </w:rPr>
              <w:t>STUDY</w:t>
            </w:r>
          </w:p>
          <w:p w14:paraId="2FEAE609" w14:textId="77777777" w:rsidR="001A20E6" w:rsidRDefault="00000000">
            <w:pPr>
              <w:pStyle w:val="TableCellTaskDetails"/>
            </w:pPr>
            <w:r>
              <w:t>• Revision - OPT-SOC/02 — 30m</w:t>
            </w:r>
          </w:p>
          <w:p w14:paraId="6187B99D" w14:textId="77777777" w:rsidR="001A20E6" w:rsidRDefault="00000000">
            <w:pPr>
              <w:pStyle w:val="TableCellTaskBadge"/>
              <w:shd w:val="clear" w:color="auto" w:fill="FCE4EC"/>
            </w:pPr>
            <w:r>
              <w:rPr>
                <w:b/>
                <w:bCs/>
                <w:color w:val="C2185B"/>
              </w:rPr>
              <w:t>REVISION</w:t>
            </w:r>
          </w:p>
          <w:p w14:paraId="2EE8ADC7" w14:textId="77777777" w:rsidR="001A20E6" w:rsidRDefault="00000000">
            <w:pPr>
              <w:pStyle w:val="TableCellTaskDetails"/>
            </w:pPr>
            <w:r>
              <w:t>• Practice - OPT-SOC/02 — 30m</w:t>
            </w:r>
          </w:p>
          <w:p w14:paraId="2F5F7ACB" w14:textId="77777777" w:rsidR="001A20E6" w:rsidRDefault="00000000">
            <w:pPr>
              <w:pStyle w:val="TableCellTaskBadge"/>
              <w:shd w:val="clear" w:color="auto" w:fill="E8F5E8"/>
            </w:pPr>
            <w:r>
              <w:rPr>
                <w:b/>
                <w:bCs/>
                <w:color w:val="388E3C"/>
              </w:rPr>
              <w:t>PRACTICE</w:t>
            </w:r>
          </w:p>
          <w:p w14:paraId="7CF68CDE" w14:textId="77777777" w:rsidR="001A20E6" w:rsidRDefault="00000000">
            <w:pPr>
              <w:pStyle w:val="TableCellTaskDetails"/>
            </w:pPr>
            <w:r>
              <w:t>• Study - OPT-SOC/01 — 2h</w:t>
            </w:r>
          </w:p>
          <w:p w14:paraId="198719A9" w14:textId="77777777" w:rsidR="001A20E6" w:rsidRDefault="00000000">
            <w:pPr>
              <w:pStyle w:val="TableCellTaskBadge"/>
              <w:shd w:val="clear" w:color="auto" w:fill="E3F2FD"/>
            </w:pPr>
            <w:r>
              <w:rPr>
                <w:b/>
                <w:bCs/>
                <w:color w:val="1976D2"/>
              </w:rPr>
              <w:t>STUDY</w:t>
            </w:r>
          </w:p>
          <w:p w14:paraId="6EF0295B" w14:textId="77777777" w:rsidR="001A20E6" w:rsidRDefault="00000000">
            <w:pPr>
              <w:pStyle w:val="TableCellTaskDetails"/>
            </w:pPr>
            <w:r>
              <w:t>• Revision - OPT-SOC/01 — 30m</w:t>
            </w:r>
          </w:p>
          <w:p w14:paraId="0E6F7469" w14:textId="77777777" w:rsidR="001A20E6" w:rsidRDefault="00000000">
            <w:pPr>
              <w:pStyle w:val="TableCellTaskBadge"/>
              <w:shd w:val="clear" w:color="auto" w:fill="FCE4EC"/>
            </w:pPr>
            <w:r>
              <w:rPr>
                <w:b/>
                <w:bCs/>
                <w:color w:val="C2185B"/>
              </w:rPr>
              <w:t>REVISION</w:t>
            </w:r>
          </w:p>
          <w:p w14:paraId="64D18648" w14:textId="77777777" w:rsidR="001A20E6" w:rsidRDefault="00000000">
            <w:pPr>
              <w:pStyle w:val="TableCellTaskDetails"/>
            </w:pPr>
            <w:r>
              <w:t>• Study - OPT-SOC/02 — 1h 30m</w:t>
            </w:r>
          </w:p>
          <w:p w14:paraId="55196374" w14:textId="77777777" w:rsidR="001A20E6" w:rsidRDefault="00000000">
            <w:pPr>
              <w:pStyle w:val="TableCellTaskBadge"/>
              <w:shd w:val="clear" w:color="auto" w:fill="E3F2FD"/>
            </w:pPr>
            <w:r>
              <w:rPr>
                <w:b/>
                <w:bCs/>
                <w:color w:val="1976D2"/>
              </w:rPr>
              <w:t>STUDY</w:t>
            </w:r>
          </w:p>
          <w:p w14:paraId="4A09372D" w14:textId="77777777" w:rsidR="001A20E6" w:rsidRDefault="00000000">
            <w:pPr>
              <w:pStyle w:val="TableCellTaskDetails"/>
            </w:pPr>
            <w:r>
              <w:t>• Revision - OPT-SOC/02 — 30m</w:t>
            </w:r>
          </w:p>
          <w:p w14:paraId="5E96919D" w14:textId="77777777" w:rsidR="001A20E6" w:rsidRDefault="00000000">
            <w:pPr>
              <w:pStyle w:val="TableCellTaskBadge"/>
              <w:shd w:val="clear" w:color="auto" w:fill="FCE4EC"/>
            </w:pPr>
            <w:r>
              <w:rPr>
                <w:b/>
                <w:bCs/>
                <w:color w:val="C2185B"/>
              </w:rPr>
              <w:t>REVISION</w:t>
            </w:r>
          </w:p>
          <w:p w14:paraId="515D0CD3" w14:textId="77777777" w:rsidR="001A20E6" w:rsidRDefault="00000000">
            <w:pPr>
              <w:pStyle w:val="TableCellTaskDetails"/>
            </w:pPr>
            <w:r>
              <w:t>• Practice - OPT-SOC/02 — 30m</w:t>
            </w:r>
          </w:p>
          <w:p w14:paraId="79C1DDDB" w14:textId="77777777" w:rsidR="001A20E6" w:rsidRDefault="00000000">
            <w:pPr>
              <w:pStyle w:val="TableCellTaskBadge"/>
              <w:shd w:val="clear" w:color="auto" w:fill="E8F5E8"/>
            </w:pPr>
            <w:r>
              <w:rPr>
                <w:b/>
                <w:bCs/>
                <w:color w:val="388E3C"/>
              </w:rPr>
              <w:t>PRACTICE</w:t>
            </w:r>
          </w:p>
          <w:p w14:paraId="1D690748" w14:textId="77777777" w:rsidR="001A20E6" w:rsidRDefault="00000000">
            <w:pPr>
              <w:pStyle w:val="TableCellTaskDetails"/>
            </w:pPr>
            <w:r>
              <w:t>• Study - OPT-SOC/01 — 2h</w:t>
            </w:r>
          </w:p>
          <w:p w14:paraId="61491E36" w14:textId="77777777" w:rsidR="001A20E6" w:rsidRDefault="00000000">
            <w:pPr>
              <w:pStyle w:val="TableCellTaskBadge"/>
              <w:shd w:val="clear" w:color="auto" w:fill="E3F2FD"/>
            </w:pPr>
            <w:r>
              <w:rPr>
                <w:b/>
                <w:bCs/>
                <w:color w:val="1976D2"/>
              </w:rPr>
              <w:t>STUDY</w:t>
            </w:r>
          </w:p>
          <w:p w14:paraId="4D18DB47" w14:textId="77777777" w:rsidR="001A20E6" w:rsidRDefault="00000000">
            <w:pPr>
              <w:pStyle w:val="TableCellTaskDetails"/>
            </w:pPr>
            <w:r>
              <w:t>• Revision - OPT-SOC/01 — 30m</w:t>
            </w:r>
          </w:p>
          <w:p w14:paraId="4DA10E94"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36B93129" w14:textId="77777777" w:rsidR="001A20E6" w:rsidRDefault="00000000">
            <w:pPr>
              <w:pStyle w:val="TableCellTaskSubject"/>
            </w:pPr>
            <w:r>
              <w:t>Sociology</w:t>
            </w:r>
          </w:p>
          <w:p w14:paraId="799FD339" w14:textId="77777777" w:rsidR="001A20E6" w:rsidRDefault="00000000">
            <w:pPr>
              <w:pStyle w:val="TableCellTaskDetails"/>
            </w:pPr>
            <w:r>
              <w:t>• Study - OPT-SOC/02 — 1h 30m</w:t>
            </w:r>
          </w:p>
          <w:p w14:paraId="0377300A" w14:textId="77777777" w:rsidR="001A20E6" w:rsidRDefault="00000000">
            <w:pPr>
              <w:pStyle w:val="TableCellTaskBadge"/>
              <w:shd w:val="clear" w:color="auto" w:fill="E3F2FD"/>
            </w:pPr>
            <w:r>
              <w:rPr>
                <w:b/>
                <w:bCs/>
                <w:color w:val="1976D2"/>
              </w:rPr>
              <w:t>STUDY</w:t>
            </w:r>
          </w:p>
          <w:p w14:paraId="0E7AAC8E" w14:textId="77777777" w:rsidR="001A20E6" w:rsidRDefault="00000000">
            <w:pPr>
              <w:pStyle w:val="TableCellTaskDetails"/>
            </w:pPr>
            <w:r>
              <w:t>• Revision - OPT-SOC/02 — 30m</w:t>
            </w:r>
          </w:p>
          <w:p w14:paraId="133A6A8D" w14:textId="77777777" w:rsidR="001A20E6" w:rsidRDefault="00000000">
            <w:pPr>
              <w:pStyle w:val="TableCellTaskBadge"/>
              <w:shd w:val="clear" w:color="auto" w:fill="FCE4EC"/>
            </w:pPr>
            <w:r>
              <w:rPr>
                <w:b/>
                <w:bCs/>
                <w:color w:val="C2185B"/>
              </w:rPr>
              <w:t>REVISION</w:t>
            </w:r>
          </w:p>
          <w:p w14:paraId="43166815" w14:textId="77777777" w:rsidR="001A20E6" w:rsidRDefault="00000000">
            <w:pPr>
              <w:pStyle w:val="TableCellTaskDetails"/>
            </w:pPr>
            <w:r>
              <w:t>• Practice - OPT-SOC/02 — 30m</w:t>
            </w:r>
          </w:p>
          <w:p w14:paraId="4DA3C4B2" w14:textId="77777777" w:rsidR="001A20E6" w:rsidRDefault="00000000">
            <w:pPr>
              <w:pStyle w:val="TableCellTaskBadge"/>
              <w:shd w:val="clear" w:color="auto" w:fill="E8F5E8"/>
            </w:pPr>
            <w:r>
              <w:rPr>
                <w:b/>
                <w:bCs/>
                <w:color w:val="388E3C"/>
              </w:rPr>
              <w:t>PRACTICE</w:t>
            </w:r>
          </w:p>
          <w:p w14:paraId="1EBDBD0E" w14:textId="77777777" w:rsidR="001A20E6" w:rsidRDefault="00000000">
            <w:pPr>
              <w:pStyle w:val="TableCellTaskDetails"/>
            </w:pPr>
            <w:r>
              <w:t>• Study - OPT-SOC/01 — 2h</w:t>
            </w:r>
          </w:p>
          <w:p w14:paraId="700A7423" w14:textId="77777777" w:rsidR="001A20E6" w:rsidRDefault="00000000">
            <w:pPr>
              <w:pStyle w:val="TableCellTaskBadge"/>
              <w:shd w:val="clear" w:color="auto" w:fill="E3F2FD"/>
            </w:pPr>
            <w:r>
              <w:rPr>
                <w:b/>
                <w:bCs/>
                <w:color w:val="1976D2"/>
              </w:rPr>
              <w:t>STUDY</w:t>
            </w:r>
          </w:p>
          <w:p w14:paraId="5C164971" w14:textId="77777777" w:rsidR="001A20E6" w:rsidRDefault="00000000">
            <w:pPr>
              <w:pStyle w:val="TableCellTaskDetails"/>
            </w:pPr>
            <w:r>
              <w:t>• Revision - OPT-SOC/01 — 30m</w:t>
            </w:r>
          </w:p>
          <w:p w14:paraId="5E0C4F16" w14:textId="77777777" w:rsidR="001A20E6" w:rsidRDefault="00000000">
            <w:pPr>
              <w:pStyle w:val="TableCellTaskBadge"/>
              <w:shd w:val="clear" w:color="auto" w:fill="FCE4EC"/>
            </w:pPr>
            <w:r>
              <w:rPr>
                <w:b/>
                <w:bCs/>
                <w:color w:val="C2185B"/>
              </w:rPr>
              <w:t>REVISION</w:t>
            </w:r>
          </w:p>
          <w:p w14:paraId="1942F36F" w14:textId="77777777" w:rsidR="001A20E6" w:rsidRDefault="00000000">
            <w:pPr>
              <w:pStyle w:val="TableCellTaskDetails"/>
            </w:pPr>
            <w:r>
              <w:t>• Study - OPT-SOC/02 — 1h 30m</w:t>
            </w:r>
          </w:p>
          <w:p w14:paraId="3881A724" w14:textId="77777777" w:rsidR="001A20E6" w:rsidRDefault="00000000">
            <w:pPr>
              <w:pStyle w:val="TableCellTaskBadge"/>
              <w:shd w:val="clear" w:color="auto" w:fill="E3F2FD"/>
            </w:pPr>
            <w:r>
              <w:rPr>
                <w:b/>
                <w:bCs/>
                <w:color w:val="1976D2"/>
              </w:rPr>
              <w:t>STUDY</w:t>
            </w:r>
          </w:p>
          <w:p w14:paraId="60F5E44C" w14:textId="77777777" w:rsidR="001A20E6" w:rsidRDefault="00000000">
            <w:pPr>
              <w:pStyle w:val="TableCellTaskDetails"/>
            </w:pPr>
            <w:r>
              <w:t>• Revision - OPT-SOC/02 — 30m</w:t>
            </w:r>
          </w:p>
          <w:p w14:paraId="544417BE" w14:textId="77777777" w:rsidR="001A20E6" w:rsidRDefault="00000000">
            <w:pPr>
              <w:pStyle w:val="TableCellTaskBadge"/>
              <w:shd w:val="clear" w:color="auto" w:fill="FCE4EC"/>
            </w:pPr>
            <w:r>
              <w:rPr>
                <w:b/>
                <w:bCs/>
                <w:color w:val="C2185B"/>
              </w:rPr>
              <w:t>REVISION</w:t>
            </w:r>
          </w:p>
          <w:p w14:paraId="534FAF96" w14:textId="77777777" w:rsidR="001A20E6" w:rsidRDefault="00000000">
            <w:pPr>
              <w:pStyle w:val="TableCellTaskDetails"/>
            </w:pPr>
            <w:r>
              <w:t>• Practice - OPT-SOC/02 — 30m</w:t>
            </w:r>
          </w:p>
          <w:p w14:paraId="330FE5FC" w14:textId="77777777" w:rsidR="001A20E6" w:rsidRDefault="00000000">
            <w:pPr>
              <w:pStyle w:val="TableCellTaskBadge"/>
              <w:shd w:val="clear" w:color="auto" w:fill="E8F5E8"/>
            </w:pPr>
            <w:r>
              <w:rPr>
                <w:b/>
                <w:bCs/>
                <w:color w:val="388E3C"/>
              </w:rPr>
              <w:t>PRACTICE</w:t>
            </w:r>
          </w:p>
          <w:p w14:paraId="03F6BBE2" w14:textId="77777777" w:rsidR="001A20E6" w:rsidRDefault="00000000">
            <w:pPr>
              <w:pStyle w:val="TableCellTaskDetails"/>
            </w:pPr>
            <w:r>
              <w:t>• Study - OPT-SOC/01 — 2h</w:t>
            </w:r>
          </w:p>
          <w:p w14:paraId="2B927D95" w14:textId="77777777" w:rsidR="001A20E6" w:rsidRDefault="00000000">
            <w:pPr>
              <w:pStyle w:val="TableCellTaskBadge"/>
              <w:shd w:val="clear" w:color="auto" w:fill="E3F2FD"/>
            </w:pPr>
            <w:r>
              <w:rPr>
                <w:b/>
                <w:bCs/>
                <w:color w:val="1976D2"/>
              </w:rPr>
              <w:t>STUDY</w:t>
            </w:r>
          </w:p>
          <w:p w14:paraId="2DE8849D" w14:textId="77777777" w:rsidR="001A20E6" w:rsidRDefault="00000000">
            <w:pPr>
              <w:pStyle w:val="TableCellTaskDetails"/>
            </w:pPr>
            <w:r>
              <w:t>• Revision - OPT-SOC/01 — 30m</w:t>
            </w:r>
          </w:p>
          <w:p w14:paraId="4C343973"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0A8CD662" w14:textId="77777777" w:rsidR="001A20E6" w:rsidRDefault="00000000">
            <w:pPr>
              <w:pStyle w:val="TableCellTaskSubject"/>
            </w:pPr>
            <w:r>
              <w:t>Sociology</w:t>
            </w:r>
          </w:p>
          <w:p w14:paraId="58092CC4" w14:textId="77777777" w:rsidR="001A20E6" w:rsidRDefault="00000000">
            <w:pPr>
              <w:pStyle w:val="TableCellTaskDetails"/>
            </w:pPr>
            <w:r>
              <w:t>• Study - OPT-SOC/02 — 1h 30m</w:t>
            </w:r>
          </w:p>
          <w:p w14:paraId="730739C3" w14:textId="77777777" w:rsidR="001A20E6" w:rsidRDefault="00000000">
            <w:pPr>
              <w:pStyle w:val="TableCellTaskBadge"/>
              <w:shd w:val="clear" w:color="auto" w:fill="E3F2FD"/>
            </w:pPr>
            <w:r>
              <w:rPr>
                <w:b/>
                <w:bCs/>
                <w:color w:val="1976D2"/>
              </w:rPr>
              <w:t>STUDY</w:t>
            </w:r>
          </w:p>
          <w:p w14:paraId="773FD084" w14:textId="77777777" w:rsidR="001A20E6" w:rsidRDefault="00000000">
            <w:pPr>
              <w:pStyle w:val="TableCellTaskDetails"/>
            </w:pPr>
            <w:r>
              <w:t>• Revision - OPT-SOC/02 — 30m</w:t>
            </w:r>
          </w:p>
          <w:p w14:paraId="662F60B2" w14:textId="77777777" w:rsidR="001A20E6" w:rsidRDefault="00000000">
            <w:pPr>
              <w:pStyle w:val="TableCellTaskBadge"/>
              <w:shd w:val="clear" w:color="auto" w:fill="FCE4EC"/>
            </w:pPr>
            <w:r>
              <w:rPr>
                <w:b/>
                <w:bCs/>
                <w:color w:val="C2185B"/>
              </w:rPr>
              <w:t>REVISION</w:t>
            </w:r>
          </w:p>
          <w:p w14:paraId="429D7989" w14:textId="77777777" w:rsidR="001A20E6" w:rsidRDefault="00000000">
            <w:pPr>
              <w:pStyle w:val="TableCellTaskDetails"/>
            </w:pPr>
            <w:r>
              <w:t>• Practice - OPT-SOC/02 — 30m</w:t>
            </w:r>
          </w:p>
          <w:p w14:paraId="2E4C53B0" w14:textId="77777777" w:rsidR="001A20E6" w:rsidRDefault="00000000">
            <w:pPr>
              <w:pStyle w:val="TableCellTaskBadge"/>
              <w:shd w:val="clear" w:color="auto" w:fill="E8F5E8"/>
            </w:pPr>
            <w:r>
              <w:rPr>
                <w:b/>
                <w:bCs/>
                <w:color w:val="388E3C"/>
              </w:rPr>
              <w:t>PRACTICE</w:t>
            </w:r>
          </w:p>
          <w:p w14:paraId="41335563" w14:textId="77777777" w:rsidR="001A20E6" w:rsidRDefault="00000000">
            <w:pPr>
              <w:pStyle w:val="TableCellTaskDetails"/>
            </w:pPr>
            <w:r>
              <w:t>• Study - OPT-SOC/01 — 2h</w:t>
            </w:r>
          </w:p>
          <w:p w14:paraId="695F979F" w14:textId="77777777" w:rsidR="001A20E6" w:rsidRDefault="00000000">
            <w:pPr>
              <w:pStyle w:val="TableCellTaskBadge"/>
              <w:shd w:val="clear" w:color="auto" w:fill="E3F2FD"/>
            </w:pPr>
            <w:r>
              <w:rPr>
                <w:b/>
                <w:bCs/>
                <w:color w:val="1976D2"/>
              </w:rPr>
              <w:t>STUDY</w:t>
            </w:r>
          </w:p>
          <w:p w14:paraId="134894BE" w14:textId="77777777" w:rsidR="001A20E6" w:rsidRDefault="00000000">
            <w:pPr>
              <w:pStyle w:val="TableCellTaskDetails"/>
            </w:pPr>
            <w:r>
              <w:t>• Revision - OPT-SOC/01 — 30m</w:t>
            </w:r>
          </w:p>
          <w:p w14:paraId="627EF8AA" w14:textId="77777777" w:rsidR="001A20E6" w:rsidRDefault="00000000">
            <w:pPr>
              <w:pStyle w:val="TableCellTaskBadge"/>
              <w:shd w:val="clear" w:color="auto" w:fill="FCE4EC"/>
            </w:pPr>
            <w:r>
              <w:rPr>
                <w:b/>
                <w:bCs/>
                <w:color w:val="C2185B"/>
              </w:rPr>
              <w:t>REVISION</w:t>
            </w:r>
          </w:p>
          <w:p w14:paraId="3C168213" w14:textId="77777777" w:rsidR="001A20E6" w:rsidRDefault="00000000">
            <w:pPr>
              <w:pStyle w:val="TableCellTaskDetails"/>
            </w:pPr>
            <w:r>
              <w:t>• Study - OPT-SOC/02 — 1h 30m</w:t>
            </w:r>
          </w:p>
          <w:p w14:paraId="4688F775" w14:textId="77777777" w:rsidR="001A20E6" w:rsidRDefault="00000000">
            <w:pPr>
              <w:pStyle w:val="TableCellTaskBadge"/>
              <w:shd w:val="clear" w:color="auto" w:fill="E3F2FD"/>
            </w:pPr>
            <w:r>
              <w:rPr>
                <w:b/>
                <w:bCs/>
                <w:color w:val="1976D2"/>
              </w:rPr>
              <w:t>STUDY</w:t>
            </w:r>
          </w:p>
          <w:p w14:paraId="0F8A1434" w14:textId="77777777" w:rsidR="001A20E6" w:rsidRDefault="00000000">
            <w:pPr>
              <w:pStyle w:val="TableCellTaskDetails"/>
            </w:pPr>
            <w:r>
              <w:t>• Revision - OPT-SOC/02 — 30m</w:t>
            </w:r>
          </w:p>
          <w:p w14:paraId="3F35DA6B" w14:textId="77777777" w:rsidR="001A20E6" w:rsidRDefault="00000000">
            <w:pPr>
              <w:pStyle w:val="TableCellTaskBadge"/>
              <w:shd w:val="clear" w:color="auto" w:fill="FCE4EC"/>
            </w:pPr>
            <w:r>
              <w:rPr>
                <w:b/>
                <w:bCs/>
                <w:color w:val="C2185B"/>
              </w:rPr>
              <w:t>REVISION</w:t>
            </w:r>
          </w:p>
          <w:p w14:paraId="1009184F" w14:textId="77777777" w:rsidR="001A20E6" w:rsidRDefault="00000000">
            <w:pPr>
              <w:pStyle w:val="TableCellTaskDetails"/>
            </w:pPr>
            <w:r>
              <w:t>• Practice - OPT-SOC/02 — 30m</w:t>
            </w:r>
          </w:p>
          <w:p w14:paraId="47F65595" w14:textId="77777777" w:rsidR="001A20E6" w:rsidRDefault="00000000">
            <w:pPr>
              <w:pStyle w:val="TableCellTaskBadge"/>
              <w:shd w:val="clear" w:color="auto" w:fill="E8F5E8"/>
            </w:pPr>
            <w:r>
              <w:rPr>
                <w:b/>
                <w:bCs/>
                <w:color w:val="388E3C"/>
              </w:rPr>
              <w:t>PRACTICE</w:t>
            </w:r>
          </w:p>
          <w:p w14:paraId="503E0886" w14:textId="77777777" w:rsidR="001A20E6" w:rsidRDefault="00000000">
            <w:pPr>
              <w:pStyle w:val="TableCellTaskDetails"/>
            </w:pPr>
            <w:r>
              <w:t>• Study - OPT-SOC/01 — 2h</w:t>
            </w:r>
          </w:p>
          <w:p w14:paraId="76D9DCE2" w14:textId="77777777" w:rsidR="001A20E6" w:rsidRDefault="00000000">
            <w:pPr>
              <w:pStyle w:val="TableCellTaskBadge"/>
              <w:shd w:val="clear" w:color="auto" w:fill="E3F2FD"/>
            </w:pPr>
            <w:r>
              <w:rPr>
                <w:b/>
                <w:bCs/>
                <w:color w:val="1976D2"/>
              </w:rPr>
              <w:t>STUDY</w:t>
            </w:r>
          </w:p>
          <w:p w14:paraId="1EFBD2FF" w14:textId="77777777" w:rsidR="001A20E6" w:rsidRDefault="00000000">
            <w:pPr>
              <w:pStyle w:val="TableCellTaskDetails"/>
            </w:pPr>
            <w:r>
              <w:t>• Revision - OPT-SOC/01 — 30m</w:t>
            </w:r>
          </w:p>
          <w:p w14:paraId="3DDA5515"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7BFED54D" w14:textId="77777777" w:rsidR="001A20E6" w:rsidRDefault="00000000">
            <w:pPr>
              <w:pStyle w:val="TableCellTaskSubject"/>
            </w:pPr>
            <w:r>
              <w:t>Sociology</w:t>
            </w:r>
          </w:p>
          <w:p w14:paraId="7A49E088" w14:textId="77777777" w:rsidR="001A20E6" w:rsidRDefault="00000000">
            <w:pPr>
              <w:pStyle w:val="TableCellTaskDetails"/>
            </w:pPr>
            <w:r>
              <w:t>• Study - OPT-SOC/02 — 1h 30m</w:t>
            </w:r>
          </w:p>
          <w:p w14:paraId="7F37C175" w14:textId="77777777" w:rsidR="001A20E6" w:rsidRDefault="00000000">
            <w:pPr>
              <w:pStyle w:val="TableCellTaskBadge"/>
              <w:shd w:val="clear" w:color="auto" w:fill="E3F2FD"/>
            </w:pPr>
            <w:r>
              <w:rPr>
                <w:b/>
                <w:bCs/>
                <w:color w:val="1976D2"/>
              </w:rPr>
              <w:t>STUDY</w:t>
            </w:r>
          </w:p>
          <w:p w14:paraId="19058FAE" w14:textId="77777777" w:rsidR="001A20E6" w:rsidRDefault="00000000">
            <w:pPr>
              <w:pStyle w:val="TableCellTaskDetails"/>
            </w:pPr>
            <w:r>
              <w:t>• Revision - OPT-SOC/02 — 30m</w:t>
            </w:r>
          </w:p>
          <w:p w14:paraId="0565C887" w14:textId="77777777" w:rsidR="001A20E6" w:rsidRDefault="00000000">
            <w:pPr>
              <w:pStyle w:val="TableCellTaskBadge"/>
              <w:shd w:val="clear" w:color="auto" w:fill="FCE4EC"/>
            </w:pPr>
            <w:r>
              <w:rPr>
                <w:b/>
                <w:bCs/>
                <w:color w:val="C2185B"/>
              </w:rPr>
              <w:t>REVISION</w:t>
            </w:r>
          </w:p>
          <w:p w14:paraId="2CCA8D01" w14:textId="77777777" w:rsidR="001A20E6" w:rsidRDefault="00000000">
            <w:pPr>
              <w:pStyle w:val="TableCellTaskDetails"/>
            </w:pPr>
            <w:r>
              <w:t>• Practice - OPT-SOC/02 — 30m</w:t>
            </w:r>
          </w:p>
          <w:p w14:paraId="71902E69" w14:textId="77777777" w:rsidR="001A20E6" w:rsidRDefault="00000000">
            <w:pPr>
              <w:pStyle w:val="TableCellTaskBadge"/>
              <w:shd w:val="clear" w:color="auto" w:fill="E8F5E8"/>
            </w:pPr>
            <w:r>
              <w:rPr>
                <w:b/>
                <w:bCs/>
                <w:color w:val="388E3C"/>
              </w:rPr>
              <w:t>PRACTICE</w:t>
            </w:r>
          </w:p>
          <w:p w14:paraId="4351642F" w14:textId="77777777" w:rsidR="001A20E6" w:rsidRDefault="00000000">
            <w:pPr>
              <w:pStyle w:val="TableCellTaskDetails"/>
            </w:pPr>
            <w:r>
              <w:t>• Study - OPT-SOC/01 — 2h</w:t>
            </w:r>
          </w:p>
          <w:p w14:paraId="247D4A73" w14:textId="77777777" w:rsidR="001A20E6" w:rsidRDefault="00000000">
            <w:pPr>
              <w:pStyle w:val="TableCellTaskBadge"/>
              <w:shd w:val="clear" w:color="auto" w:fill="E3F2FD"/>
            </w:pPr>
            <w:r>
              <w:rPr>
                <w:b/>
                <w:bCs/>
                <w:color w:val="1976D2"/>
              </w:rPr>
              <w:t>STUDY</w:t>
            </w:r>
          </w:p>
          <w:p w14:paraId="759DDC6A" w14:textId="77777777" w:rsidR="001A20E6" w:rsidRDefault="00000000">
            <w:pPr>
              <w:pStyle w:val="TableCellTaskDetails"/>
            </w:pPr>
            <w:r>
              <w:t>• Revision - OPT-SOC/01 — 30m</w:t>
            </w:r>
          </w:p>
          <w:p w14:paraId="441DC904" w14:textId="77777777" w:rsidR="001A20E6" w:rsidRDefault="00000000">
            <w:pPr>
              <w:pStyle w:val="TableCellTaskBadge"/>
              <w:shd w:val="clear" w:color="auto" w:fill="FCE4EC"/>
            </w:pPr>
            <w:r>
              <w:rPr>
                <w:b/>
                <w:bCs/>
                <w:color w:val="C2185B"/>
              </w:rPr>
              <w:t>REVISION</w:t>
            </w:r>
          </w:p>
          <w:p w14:paraId="45B577B1" w14:textId="77777777" w:rsidR="001A20E6" w:rsidRDefault="00000000">
            <w:pPr>
              <w:pStyle w:val="TableCellTaskDetails"/>
            </w:pPr>
            <w:r>
              <w:t>• Study - OPT-SOC/02 — 1h 30m</w:t>
            </w:r>
          </w:p>
          <w:p w14:paraId="5DBDA7F3" w14:textId="77777777" w:rsidR="001A20E6" w:rsidRDefault="00000000">
            <w:pPr>
              <w:pStyle w:val="TableCellTaskBadge"/>
              <w:shd w:val="clear" w:color="auto" w:fill="E3F2FD"/>
            </w:pPr>
            <w:r>
              <w:rPr>
                <w:b/>
                <w:bCs/>
                <w:color w:val="1976D2"/>
              </w:rPr>
              <w:t>STUDY</w:t>
            </w:r>
          </w:p>
          <w:p w14:paraId="4FE10FA2" w14:textId="77777777" w:rsidR="001A20E6" w:rsidRDefault="00000000">
            <w:pPr>
              <w:pStyle w:val="TableCellTaskDetails"/>
            </w:pPr>
            <w:r>
              <w:t>• Revision - OPT-SOC/02 — 30m</w:t>
            </w:r>
          </w:p>
          <w:p w14:paraId="0821AB72" w14:textId="77777777" w:rsidR="001A20E6" w:rsidRDefault="00000000">
            <w:pPr>
              <w:pStyle w:val="TableCellTaskBadge"/>
              <w:shd w:val="clear" w:color="auto" w:fill="FCE4EC"/>
            </w:pPr>
            <w:r>
              <w:rPr>
                <w:b/>
                <w:bCs/>
                <w:color w:val="C2185B"/>
              </w:rPr>
              <w:t>REVISION</w:t>
            </w:r>
          </w:p>
          <w:p w14:paraId="0EBAF5FB" w14:textId="77777777" w:rsidR="001A20E6" w:rsidRDefault="00000000">
            <w:pPr>
              <w:pStyle w:val="TableCellTaskDetails"/>
            </w:pPr>
            <w:r>
              <w:t>• Practice - OPT-SOC/02 — 30m</w:t>
            </w:r>
          </w:p>
          <w:p w14:paraId="357B4F30" w14:textId="77777777" w:rsidR="001A20E6" w:rsidRDefault="00000000">
            <w:pPr>
              <w:pStyle w:val="TableCellTaskBadge"/>
              <w:shd w:val="clear" w:color="auto" w:fill="E8F5E8"/>
            </w:pPr>
            <w:r>
              <w:rPr>
                <w:b/>
                <w:bCs/>
                <w:color w:val="388E3C"/>
              </w:rPr>
              <w:t>PRACTICE</w:t>
            </w:r>
          </w:p>
          <w:p w14:paraId="5699B655" w14:textId="77777777" w:rsidR="001A20E6" w:rsidRDefault="00000000">
            <w:pPr>
              <w:pStyle w:val="TableCellTaskDetails"/>
            </w:pPr>
            <w:r>
              <w:t>• Study - OPT-SOC/01 — 2h</w:t>
            </w:r>
          </w:p>
          <w:p w14:paraId="61F4C92C" w14:textId="77777777" w:rsidR="001A20E6" w:rsidRDefault="00000000">
            <w:pPr>
              <w:pStyle w:val="TableCellTaskBadge"/>
              <w:shd w:val="clear" w:color="auto" w:fill="E3F2FD"/>
            </w:pPr>
            <w:r>
              <w:rPr>
                <w:b/>
                <w:bCs/>
                <w:color w:val="1976D2"/>
              </w:rPr>
              <w:t>STUDY</w:t>
            </w:r>
          </w:p>
          <w:p w14:paraId="06D68537" w14:textId="77777777" w:rsidR="001A20E6" w:rsidRDefault="00000000">
            <w:pPr>
              <w:pStyle w:val="TableCellTaskDetails"/>
            </w:pPr>
            <w:r>
              <w:t>• Revision - OPT-SOC/01 — 30m</w:t>
            </w:r>
          </w:p>
          <w:p w14:paraId="6EC1357E" w14:textId="77777777" w:rsidR="001A20E6" w:rsidRDefault="00000000">
            <w:pPr>
              <w:pStyle w:val="TableCellTaskBadge"/>
              <w:shd w:val="clear" w:color="auto" w:fill="FCE4EC"/>
            </w:pPr>
            <w:r>
              <w:rPr>
                <w:b/>
                <w:bCs/>
                <w:color w:val="C2185B"/>
              </w:rPr>
              <w:t>REVISION</w:t>
            </w:r>
          </w:p>
        </w:tc>
        <w:tc>
          <w:tcPr>
            <w:tcW w:w="700" w:type="pct"/>
            <w:shd w:val="clear" w:color="auto" w:fill="FFF3E0"/>
            <w:tcMar>
              <w:top w:w="150" w:type="dxa"/>
              <w:left w:w="100" w:type="dxa"/>
              <w:bottom w:w="150" w:type="dxa"/>
              <w:right w:w="100" w:type="dxa"/>
            </w:tcMar>
          </w:tcPr>
          <w:p w14:paraId="052E0A8E" w14:textId="77777777" w:rsidR="001A20E6" w:rsidRDefault="001A20E6"/>
        </w:tc>
      </w:tr>
      <w:tr w:rsidR="001A20E6" w14:paraId="61706FD5" w14:textId="77777777">
        <w:tc>
          <w:tcPr>
            <w:tcW w:w="700" w:type="pct"/>
            <w:shd w:val="clear" w:color="auto" w:fill="FCE7F3"/>
            <w:tcMar>
              <w:top w:w="150" w:type="dxa"/>
              <w:left w:w="100" w:type="dxa"/>
              <w:bottom w:w="150" w:type="dxa"/>
              <w:right w:w="100" w:type="dxa"/>
            </w:tcMar>
          </w:tcPr>
          <w:p w14:paraId="03BE9CAE" w14:textId="77777777" w:rsidR="001A20E6" w:rsidRDefault="00000000">
            <w:pPr>
              <w:pStyle w:val="TableCellTaskSubject"/>
            </w:pPr>
            <w:r>
              <w:t>Society and Social Justice</w:t>
            </w:r>
          </w:p>
          <w:p w14:paraId="428D8246" w14:textId="77777777" w:rsidR="001A20E6" w:rsidRDefault="00000000">
            <w:pPr>
              <w:pStyle w:val="TableCellTaskDetails"/>
            </w:pPr>
            <w:r>
              <w:t>• Test - TEST — 3h</w:t>
            </w:r>
          </w:p>
          <w:p w14:paraId="49CB80B6"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1F159252" w14:textId="77777777" w:rsidR="001A20E6" w:rsidRDefault="00000000">
            <w:pPr>
              <w:pStyle w:val="TableCellTaskSubject"/>
            </w:pPr>
            <w:r>
              <w:t>Society and Social Justice</w:t>
            </w:r>
          </w:p>
          <w:p w14:paraId="199B2337" w14:textId="77777777" w:rsidR="001A20E6" w:rsidRDefault="00000000">
            <w:pPr>
              <w:pStyle w:val="TableCellTaskDetails"/>
            </w:pPr>
            <w:r>
              <w:t>• Study - Welfare schemes, mechanisms,laws and institutions related to SCs (S12) — 30m</w:t>
            </w:r>
          </w:p>
          <w:p w14:paraId="6FA2BD22" w14:textId="77777777" w:rsidR="001A20E6" w:rsidRDefault="00000000">
            <w:pPr>
              <w:pStyle w:val="TableCellTaskBadge"/>
              <w:shd w:val="clear" w:color="auto" w:fill="E3F2FD"/>
            </w:pPr>
            <w:r>
              <w:rPr>
                <w:b/>
                <w:bCs/>
                <w:color w:val="1976D2"/>
              </w:rPr>
              <w:t>STUDY</w:t>
            </w:r>
          </w:p>
          <w:p w14:paraId="513EBE7B" w14:textId="77777777" w:rsidR="001A20E6" w:rsidRDefault="00000000">
            <w:pPr>
              <w:pStyle w:val="TableCellTaskDetails"/>
            </w:pPr>
            <w:r>
              <w:t>• Study - Welfare schemes, mechanisms and institutions related to STs (S13) — 30m</w:t>
            </w:r>
          </w:p>
          <w:p w14:paraId="6F1E5B8F" w14:textId="77777777" w:rsidR="001A20E6" w:rsidRDefault="00000000">
            <w:pPr>
              <w:pStyle w:val="TableCellTaskBadge"/>
              <w:shd w:val="clear" w:color="auto" w:fill="E3F2FD"/>
            </w:pPr>
            <w:r>
              <w:rPr>
                <w:b/>
                <w:bCs/>
                <w:color w:val="1976D2"/>
              </w:rPr>
              <w:t>STUDY</w:t>
            </w:r>
          </w:p>
          <w:p w14:paraId="7AAB65D8" w14:textId="77777777" w:rsidR="001A20E6" w:rsidRDefault="00000000">
            <w:pPr>
              <w:pStyle w:val="TableCellTaskDetails"/>
            </w:pPr>
            <w:r>
              <w:t>• Study - Welfare schemes, mechanisms,laws and institutions related to Women (S14) — 30m</w:t>
            </w:r>
          </w:p>
          <w:p w14:paraId="1C6F1B10" w14:textId="77777777" w:rsidR="001A20E6" w:rsidRDefault="00000000">
            <w:pPr>
              <w:pStyle w:val="TableCellTaskBadge"/>
              <w:shd w:val="clear" w:color="auto" w:fill="E3F2FD"/>
            </w:pPr>
            <w:r>
              <w:rPr>
                <w:b/>
                <w:bCs/>
                <w:color w:val="1976D2"/>
              </w:rPr>
              <w:t>STUDY</w:t>
            </w:r>
          </w:p>
          <w:p w14:paraId="6D6DF792" w14:textId="77777777" w:rsidR="001A20E6" w:rsidRDefault="00000000">
            <w:pPr>
              <w:pStyle w:val="TableCellTaskDetails"/>
            </w:pPr>
            <w:r>
              <w:t>• Study - Welfare schemes, mechanisms,laws and institutions related to children (S15) — 30m</w:t>
            </w:r>
          </w:p>
          <w:p w14:paraId="2EBF962C" w14:textId="77777777" w:rsidR="001A20E6" w:rsidRDefault="00000000">
            <w:pPr>
              <w:pStyle w:val="TableCellTaskBadge"/>
              <w:shd w:val="clear" w:color="auto" w:fill="E3F2FD"/>
            </w:pPr>
            <w:r>
              <w:rPr>
                <w:b/>
                <w:bCs/>
                <w:color w:val="1976D2"/>
              </w:rPr>
              <w:t>STUDY</w:t>
            </w:r>
          </w:p>
          <w:p w14:paraId="06F0F2AD" w14:textId="77777777" w:rsidR="001A20E6" w:rsidRDefault="00000000">
            <w:pPr>
              <w:pStyle w:val="TableCellTaskDetails"/>
            </w:pPr>
            <w:r>
              <w:t>• Revision - Issues of women (S03) — 30m</w:t>
            </w:r>
          </w:p>
          <w:p w14:paraId="649A7E68"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15F05864" w14:textId="77777777" w:rsidR="001A20E6" w:rsidRDefault="00000000">
            <w:pPr>
              <w:pStyle w:val="TableCellTaskSubject"/>
            </w:pPr>
            <w:r>
              <w:t>Essay</w:t>
            </w:r>
          </w:p>
          <w:p w14:paraId="407BAA6D" w14:textId="77777777" w:rsidR="001A20E6" w:rsidRDefault="00000000">
            <w:pPr>
              <w:pStyle w:val="TableCellTaskDetails"/>
            </w:pPr>
            <w:r>
              <w:t>• Study - Enviroment based topics (Z05) — 1h 30m</w:t>
            </w:r>
          </w:p>
          <w:p w14:paraId="6345F6FB" w14:textId="77777777" w:rsidR="001A20E6" w:rsidRDefault="00000000">
            <w:pPr>
              <w:pStyle w:val="TableCellTaskBadge"/>
              <w:shd w:val="clear" w:color="auto" w:fill="E3F2FD"/>
            </w:pPr>
            <w:r>
              <w:rPr>
                <w:b/>
                <w:bCs/>
                <w:color w:val="1976D2"/>
              </w:rPr>
              <w:t>STUDY</w:t>
            </w:r>
          </w:p>
          <w:p w14:paraId="0E20DDCB" w14:textId="77777777" w:rsidR="001A20E6" w:rsidRDefault="00000000">
            <w:pPr>
              <w:pStyle w:val="TableCellTaskDetails"/>
            </w:pPr>
            <w:r>
              <w:t>• Study - Governance based topics (Z06) — 30m</w:t>
            </w:r>
          </w:p>
          <w:p w14:paraId="1DE969B9" w14:textId="77777777" w:rsidR="001A20E6" w:rsidRDefault="00000000">
            <w:pPr>
              <w:pStyle w:val="TableCellTaskBadge"/>
              <w:shd w:val="clear" w:color="auto" w:fill="E3F2FD"/>
            </w:pPr>
            <w:r>
              <w:rPr>
                <w:b/>
                <w:bCs/>
                <w:color w:val="1976D2"/>
              </w:rPr>
              <w:t>STUDY</w:t>
            </w:r>
          </w:p>
          <w:p w14:paraId="1E89A1CB" w14:textId="77777777" w:rsidR="001A20E6" w:rsidRDefault="00000000">
            <w:pPr>
              <w:pStyle w:val="TableCellTaskDetails"/>
            </w:pPr>
            <w:r>
              <w:t>• Revision - Economy based topics (Z04) — 30m</w:t>
            </w:r>
          </w:p>
          <w:p w14:paraId="2110BC71"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1A1A10C5" w14:textId="77777777" w:rsidR="001A20E6" w:rsidRDefault="00000000">
            <w:pPr>
              <w:pStyle w:val="TableCellTaskSubject"/>
            </w:pPr>
            <w:r>
              <w:t>Essay</w:t>
            </w:r>
          </w:p>
          <w:p w14:paraId="7502279C" w14:textId="77777777" w:rsidR="001A20E6" w:rsidRDefault="00000000">
            <w:pPr>
              <w:pStyle w:val="TableCellTaskDetails"/>
            </w:pPr>
            <w:r>
              <w:t>• Study - Governance based topics (Z06) — 1h</w:t>
            </w:r>
          </w:p>
          <w:p w14:paraId="6EB687E7" w14:textId="77777777" w:rsidR="001A20E6" w:rsidRDefault="00000000">
            <w:pPr>
              <w:pStyle w:val="TableCellTaskBadge"/>
              <w:shd w:val="clear" w:color="auto" w:fill="E3F2FD"/>
            </w:pPr>
            <w:r>
              <w:rPr>
                <w:b/>
                <w:bCs/>
                <w:color w:val="1976D2"/>
              </w:rPr>
              <w:t>STUDY</w:t>
            </w:r>
          </w:p>
          <w:p w14:paraId="6B8888E6" w14:textId="77777777" w:rsidR="001A20E6" w:rsidRDefault="00000000">
            <w:pPr>
              <w:pStyle w:val="TableCellTaskDetails"/>
            </w:pPr>
            <w:r>
              <w:t>• Study - Technology based topics (Z07) — 1h</w:t>
            </w:r>
          </w:p>
          <w:p w14:paraId="6FF8D39E" w14:textId="77777777" w:rsidR="001A20E6" w:rsidRDefault="00000000">
            <w:pPr>
              <w:pStyle w:val="TableCellTaskBadge"/>
              <w:shd w:val="clear" w:color="auto" w:fill="E3F2FD"/>
            </w:pPr>
            <w:r>
              <w:rPr>
                <w:b/>
                <w:bCs/>
                <w:color w:val="1976D2"/>
              </w:rPr>
              <w:t>STUDY</w:t>
            </w:r>
          </w:p>
          <w:p w14:paraId="37DB3C2D" w14:textId="77777777" w:rsidR="001A20E6" w:rsidRDefault="00000000">
            <w:pPr>
              <w:pStyle w:val="TableCellTaskDetails"/>
            </w:pPr>
            <w:r>
              <w:t>• Revision - Enviroment based topics (Z05) — 30m</w:t>
            </w:r>
          </w:p>
          <w:p w14:paraId="70A053DA"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51BDB34D" w14:textId="77777777" w:rsidR="001A20E6" w:rsidRDefault="00000000">
            <w:pPr>
              <w:pStyle w:val="TableCellTaskSubject"/>
            </w:pPr>
            <w:r>
              <w:t>Essay</w:t>
            </w:r>
          </w:p>
          <w:p w14:paraId="75947A65" w14:textId="77777777" w:rsidR="001A20E6" w:rsidRDefault="00000000">
            <w:pPr>
              <w:pStyle w:val="TableCellTaskDetails"/>
            </w:pPr>
            <w:r>
              <w:t>• Study - Technology based topics (Z07) — 30m</w:t>
            </w:r>
          </w:p>
          <w:p w14:paraId="5C286455" w14:textId="77777777" w:rsidR="001A20E6" w:rsidRDefault="00000000">
            <w:pPr>
              <w:pStyle w:val="TableCellTaskBadge"/>
              <w:shd w:val="clear" w:color="auto" w:fill="E3F2FD"/>
            </w:pPr>
            <w:r>
              <w:rPr>
                <w:b/>
                <w:bCs/>
                <w:color w:val="1976D2"/>
              </w:rPr>
              <w:t>STUDY</w:t>
            </w:r>
          </w:p>
          <w:p w14:paraId="149E0372" w14:textId="77777777" w:rsidR="001A20E6" w:rsidRDefault="00000000">
            <w:pPr>
              <w:pStyle w:val="TableCellTaskDetails"/>
            </w:pPr>
            <w:r>
              <w:t>• Study - International Relations based topics (Z08) — 1h 30m</w:t>
            </w:r>
          </w:p>
          <w:p w14:paraId="0CF6FBD7" w14:textId="77777777" w:rsidR="001A20E6" w:rsidRDefault="00000000">
            <w:pPr>
              <w:pStyle w:val="TableCellTaskBadge"/>
              <w:shd w:val="clear" w:color="auto" w:fill="E3F2FD"/>
            </w:pPr>
            <w:r>
              <w:rPr>
                <w:b/>
                <w:bCs/>
                <w:color w:val="1976D2"/>
              </w:rPr>
              <w:t>STUDY</w:t>
            </w:r>
          </w:p>
          <w:p w14:paraId="7A282F42" w14:textId="77777777" w:rsidR="001A20E6" w:rsidRDefault="00000000">
            <w:pPr>
              <w:pStyle w:val="TableCellTaskDetails"/>
            </w:pPr>
            <w:r>
              <w:t>• Revision - Governance based topics (Z06) — 30m</w:t>
            </w:r>
          </w:p>
          <w:p w14:paraId="72A9F41B"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7D0696AF" w14:textId="77777777" w:rsidR="001A20E6" w:rsidRDefault="00000000">
            <w:pPr>
              <w:pStyle w:val="TableCellTaskSubject"/>
            </w:pPr>
            <w:r>
              <w:t>History-Ancient</w:t>
            </w:r>
          </w:p>
          <w:p w14:paraId="00CFA08E" w14:textId="77777777" w:rsidR="001A20E6" w:rsidRDefault="00000000">
            <w:pPr>
              <w:pStyle w:val="TableCellTaskDetails"/>
            </w:pPr>
            <w:r>
              <w:t>• Study - Broad / Overlap (H01/00) — 30m</w:t>
            </w:r>
          </w:p>
          <w:p w14:paraId="384F0722" w14:textId="77777777" w:rsidR="001A20E6" w:rsidRDefault="00000000">
            <w:pPr>
              <w:pStyle w:val="TableCellTaskBadge"/>
              <w:shd w:val="clear" w:color="auto" w:fill="E3F2FD"/>
            </w:pPr>
            <w:r>
              <w:rPr>
                <w:b/>
                <w:bCs/>
                <w:color w:val="1976D2"/>
              </w:rPr>
              <w:t>STUDY</w:t>
            </w:r>
          </w:p>
          <w:p w14:paraId="4AD168E3" w14:textId="77777777" w:rsidR="001A20E6" w:rsidRDefault="00000000">
            <w:pPr>
              <w:pStyle w:val="TableCellTaskDetails"/>
            </w:pPr>
            <w:r>
              <w:t>• Study - Pre-historic cultures (H01/01) — 30m</w:t>
            </w:r>
          </w:p>
          <w:p w14:paraId="5EB1A0FB" w14:textId="77777777" w:rsidR="001A20E6" w:rsidRDefault="00000000">
            <w:pPr>
              <w:pStyle w:val="TableCellTaskBadge"/>
              <w:shd w:val="clear" w:color="auto" w:fill="E3F2FD"/>
            </w:pPr>
            <w:r>
              <w:rPr>
                <w:b/>
                <w:bCs/>
                <w:color w:val="1976D2"/>
              </w:rPr>
              <w:t>STUDY</w:t>
            </w:r>
          </w:p>
          <w:p w14:paraId="5F79B930" w14:textId="77777777" w:rsidR="001A20E6" w:rsidRDefault="00000000">
            <w:pPr>
              <w:pStyle w:val="TableCellTaskDetails"/>
            </w:pPr>
            <w:r>
              <w:t>• Study - Harappan civilisation (H01/02) — 30m</w:t>
            </w:r>
          </w:p>
          <w:p w14:paraId="5BC257E1" w14:textId="77777777" w:rsidR="001A20E6" w:rsidRDefault="00000000">
            <w:pPr>
              <w:pStyle w:val="TableCellTaskBadge"/>
              <w:shd w:val="clear" w:color="auto" w:fill="E3F2FD"/>
            </w:pPr>
            <w:r>
              <w:rPr>
                <w:b/>
                <w:bCs/>
                <w:color w:val="1976D2"/>
              </w:rPr>
              <w:t>STUDY</w:t>
            </w:r>
          </w:p>
          <w:p w14:paraId="49B22CBA" w14:textId="77777777" w:rsidR="001A20E6" w:rsidRDefault="00000000">
            <w:pPr>
              <w:pStyle w:val="TableCellTaskDetails"/>
            </w:pPr>
            <w:r>
              <w:t>• Study - Vedic &amp; Post Vedic - Culture &amp; Philosophy (H01/03) — 30m</w:t>
            </w:r>
          </w:p>
          <w:p w14:paraId="536ABB2E" w14:textId="77777777" w:rsidR="001A20E6" w:rsidRDefault="00000000">
            <w:pPr>
              <w:pStyle w:val="TableCellTaskBadge"/>
              <w:shd w:val="clear" w:color="auto" w:fill="E3F2FD"/>
            </w:pPr>
            <w:r>
              <w:rPr>
                <w:b/>
                <w:bCs/>
                <w:color w:val="1976D2"/>
              </w:rPr>
              <w:t>STUDY</w:t>
            </w:r>
          </w:p>
          <w:p w14:paraId="409BA4DC" w14:textId="77777777" w:rsidR="001A20E6" w:rsidRDefault="00000000">
            <w:pPr>
              <w:pStyle w:val="TableCellTaskDetails"/>
            </w:pPr>
            <w:r>
              <w:t>• Revision - Broad / Overlap (H01/00) — 30m</w:t>
            </w:r>
          </w:p>
          <w:p w14:paraId="2E105AE6" w14:textId="77777777" w:rsidR="001A20E6" w:rsidRDefault="00000000">
            <w:pPr>
              <w:pStyle w:val="TableCellTaskBadge"/>
              <w:shd w:val="clear" w:color="auto" w:fill="FCE4EC"/>
            </w:pPr>
            <w:r>
              <w:rPr>
                <w:b/>
                <w:bCs/>
                <w:color w:val="C2185B"/>
              </w:rPr>
              <w:t>REVISION</w:t>
            </w:r>
          </w:p>
        </w:tc>
        <w:tc>
          <w:tcPr>
            <w:tcW w:w="700" w:type="pct"/>
            <w:shd w:val="clear" w:color="auto" w:fill="FFF3E0"/>
            <w:tcMar>
              <w:top w:w="150" w:type="dxa"/>
              <w:left w:w="100" w:type="dxa"/>
              <w:bottom w:w="150" w:type="dxa"/>
              <w:right w:w="100" w:type="dxa"/>
            </w:tcMar>
          </w:tcPr>
          <w:p w14:paraId="447BEE44" w14:textId="77777777" w:rsidR="001A20E6" w:rsidRDefault="001A20E6"/>
        </w:tc>
      </w:tr>
      <w:tr w:rsidR="001A20E6" w14:paraId="7EC7F51F" w14:textId="77777777">
        <w:tc>
          <w:tcPr>
            <w:tcW w:w="700" w:type="pct"/>
            <w:shd w:val="clear" w:color="auto" w:fill="FCE7F3"/>
            <w:tcMar>
              <w:top w:w="150" w:type="dxa"/>
              <w:left w:w="100" w:type="dxa"/>
              <w:bottom w:w="150" w:type="dxa"/>
              <w:right w:w="100" w:type="dxa"/>
            </w:tcMar>
          </w:tcPr>
          <w:p w14:paraId="317F2302" w14:textId="77777777" w:rsidR="001A20E6" w:rsidRDefault="00000000">
            <w:pPr>
              <w:pStyle w:val="TableCellTaskSubject"/>
            </w:pPr>
            <w:r>
              <w:t>Essay</w:t>
            </w:r>
          </w:p>
          <w:p w14:paraId="756EDB64" w14:textId="77777777" w:rsidR="001A20E6" w:rsidRDefault="00000000">
            <w:pPr>
              <w:pStyle w:val="TableCellTaskDetails"/>
            </w:pPr>
            <w:r>
              <w:t>• Test - TEST — 3h</w:t>
            </w:r>
          </w:p>
          <w:p w14:paraId="38E37919"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09A991F9" w14:textId="77777777" w:rsidR="001A20E6" w:rsidRDefault="00000000">
            <w:pPr>
              <w:pStyle w:val="TableCellTaskSubject"/>
            </w:pPr>
            <w:r>
              <w:t>Essay</w:t>
            </w:r>
          </w:p>
          <w:p w14:paraId="4951A16C" w14:textId="77777777" w:rsidR="001A20E6" w:rsidRDefault="00000000">
            <w:pPr>
              <w:pStyle w:val="TableCellTaskDetails"/>
            </w:pPr>
            <w:r>
              <w:t>• Study - Education &amp; Health based topics (Z03) — 30m</w:t>
            </w:r>
          </w:p>
          <w:p w14:paraId="5BAA8D44" w14:textId="77777777" w:rsidR="001A20E6" w:rsidRDefault="00000000">
            <w:pPr>
              <w:pStyle w:val="TableCellTaskBadge"/>
              <w:shd w:val="clear" w:color="auto" w:fill="E3F2FD"/>
            </w:pPr>
            <w:r>
              <w:rPr>
                <w:b/>
                <w:bCs/>
                <w:color w:val="1976D2"/>
              </w:rPr>
              <w:t>STUDY</w:t>
            </w:r>
          </w:p>
          <w:p w14:paraId="38FA4C29" w14:textId="77777777" w:rsidR="001A20E6" w:rsidRDefault="00000000">
            <w:pPr>
              <w:pStyle w:val="TableCellTaskDetails"/>
            </w:pPr>
            <w:r>
              <w:t>• Study - Economy based topics (Z04) — 1h 30m</w:t>
            </w:r>
          </w:p>
          <w:p w14:paraId="75488E4B" w14:textId="77777777" w:rsidR="001A20E6" w:rsidRDefault="00000000">
            <w:pPr>
              <w:pStyle w:val="TableCellTaskBadge"/>
              <w:shd w:val="clear" w:color="auto" w:fill="E3F2FD"/>
            </w:pPr>
            <w:r>
              <w:rPr>
                <w:b/>
                <w:bCs/>
                <w:color w:val="1976D2"/>
              </w:rPr>
              <w:t>STUDY</w:t>
            </w:r>
          </w:p>
          <w:p w14:paraId="7B87C56F" w14:textId="77777777" w:rsidR="001A20E6" w:rsidRDefault="00000000">
            <w:pPr>
              <w:pStyle w:val="TableCellTaskDetails"/>
            </w:pPr>
            <w:r>
              <w:t>• Revision - Education &amp; Health based topics (Z03) — 30m</w:t>
            </w:r>
          </w:p>
          <w:p w14:paraId="22AE2CA3"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0EF31FB1" w14:textId="77777777" w:rsidR="001A20E6" w:rsidRDefault="001A20E6"/>
        </w:tc>
        <w:tc>
          <w:tcPr>
            <w:tcW w:w="700" w:type="pct"/>
            <w:shd w:val="clear" w:color="auto" w:fill="FCE7F3"/>
            <w:tcMar>
              <w:top w:w="150" w:type="dxa"/>
              <w:left w:w="100" w:type="dxa"/>
              <w:bottom w:w="150" w:type="dxa"/>
              <w:right w:w="100" w:type="dxa"/>
            </w:tcMar>
          </w:tcPr>
          <w:p w14:paraId="20137ECD" w14:textId="77777777" w:rsidR="001A20E6" w:rsidRDefault="001A20E6"/>
        </w:tc>
        <w:tc>
          <w:tcPr>
            <w:tcW w:w="700" w:type="pct"/>
            <w:shd w:val="clear" w:color="auto" w:fill="FCE7F3"/>
            <w:tcMar>
              <w:top w:w="150" w:type="dxa"/>
              <w:left w:w="100" w:type="dxa"/>
              <w:bottom w:w="150" w:type="dxa"/>
              <w:right w:w="100" w:type="dxa"/>
            </w:tcMar>
          </w:tcPr>
          <w:p w14:paraId="26F44C7A" w14:textId="77777777" w:rsidR="001A20E6" w:rsidRDefault="001A20E6"/>
        </w:tc>
        <w:tc>
          <w:tcPr>
            <w:tcW w:w="700" w:type="pct"/>
            <w:shd w:val="clear" w:color="auto" w:fill="FCE7F3"/>
            <w:tcMar>
              <w:top w:w="150" w:type="dxa"/>
              <w:left w:w="100" w:type="dxa"/>
              <w:bottom w:w="150" w:type="dxa"/>
              <w:right w:w="100" w:type="dxa"/>
            </w:tcMar>
          </w:tcPr>
          <w:p w14:paraId="05269B2C" w14:textId="77777777" w:rsidR="001A20E6" w:rsidRDefault="001A20E6"/>
        </w:tc>
        <w:tc>
          <w:tcPr>
            <w:tcW w:w="700" w:type="pct"/>
            <w:shd w:val="clear" w:color="auto" w:fill="FFF3E0"/>
            <w:tcMar>
              <w:top w:w="150" w:type="dxa"/>
              <w:left w:w="100" w:type="dxa"/>
              <w:bottom w:w="150" w:type="dxa"/>
              <w:right w:w="100" w:type="dxa"/>
            </w:tcMar>
          </w:tcPr>
          <w:p w14:paraId="351B98F6" w14:textId="77777777" w:rsidR="001A20E6" w:rsidRDefault="001A20E6"/>
        </w:tc>
      </w:tr>
    </w:tbl>
    <w:p w14:paraId="5813ABB5" w14:textId="77777777" w:rsidR="001A20E6" w:rsidRDefault="001A20E6">
      <w:pPr>
        <w:spacing w:after="400"/>
      </w:pPr>
    </w:p>
    <w:p w14:paraId="05AF2BEE" w14:textId="77777777" w:rsidR="001A20E6" w:rsidRDefault="00000000">
      <w:pPr>
        <w:pStyle w:val="ResourceTitle"/>
      </w:pPr>
      <w:r>
        <w:t>📚 Resources for Dec 20 - Dec 26</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63D900FA" w14:textId="77777777">
        <w:tc>
          <w:tcPr>
            <w:tcW w:w="1650" w:type="pct"/>
            <w:tcBorders>
              <w:bottom w:val="single" w:sz="2" w:space="0" w:color="D1D5DB"/>
              <w:right w:val="single" w:sz="2" w:space="0" w:color="D1D5DB"/>
            </w:tcBorders>
            <w:tcMar>
              <w:top w:w="200" w:type="dxa"/>
              <w:left w:w="150" w:type="dxa"/>
              <w:bottom w:w="200" w:type="dxa"/>
              <w:right w:w="150" w:type="dxa"/>
            </w:tcMar>
          </w:tcPr>
          <w:p w14:paraId="2C34EF87" w14:textId="77777777" w:rsidR="001A20E6" w:rsidRDefault="00000000">
            <w:pPr>
              <w:pStyle w:val="TableCellSubjectName"/>
            </w:pPr>
            <w:r>
              <w:t>Sociology</w:t>
            </w:r>
          </w:p>
          <w:p w14:paraId="05D5CC03" w14:textId="77777777" w:rsidR="001A20E6" w:rsidRDefault="00000000">
            <w:pPr>
              <w:pStyle w:val="TableCellCategoryTitle"/>
            </w:pPr>
            <w:r>
              <w:t>📝 Practice Materials</w:t>
            </w:r>
          </w:p>
          <w:p w14:paraId="76004AE1" w14:textId="77777777" w:rsidR="001A20E6" w:rsidRDefault="00000000">
            <w:pPr>
              <w:pStyle w:val="TableCellResourceItem"/>
            </w:pPr>
            <w:r>
              <w:t>• La Excellence Sociology Material</w:t>
            </w:r>
          </w:p>
          <w:p w14:paraId="044597FF" w14:textId="77777777" w:rsidR="001A20E6" w:rsidRDefault="00000000">
            <w:pPr>
              <w:pStyle w:val="TableCellResourceItem"/>
            </w:pPr>
            <w:r>
              <w:t>• Mains RRP + Prelims RRP</w:t>
            </w:r>
          </w:p>
          <w:p w14:paraId="7CE4C7A8" w14:textId="77777777" w:rsidR="001A20E6" w:rsidRDefault="00000000">
            <w:pPr>
              <w:pStyle w:val="TableCellResourceItem"/>
            </w:pPr>
            <w:r>
              <w:t>• Prelims &amp; Mains Workbooks</w:t>
            </w:r>
          </w:p>
          <w:p w14:paraId="6FCC76CF" w14:textId="77777777" w:rsidR="001A20E6" w:rsidRDefault="00000000">
            <w:pPr>
              <w:pStyle w:val="TableCellResourceItem"/>
            </w:pPr>
            <w:r>
              <w:t>• Previous Year Question Papers</w:t>
            </w:r>
          </w:p>
          <w:p w14:paraId="11F6C9EE" w14:textId="77777777" w:rsidR="001A20E6" w:rsidRDefault="00000000">
            <w:pPr>
              <w:pStyle w:val="TableCellResourceItem"/>
            </w:pPr>
            <w:r>
              <w:t>• Mock Tests</w:t>
            </w:r>
          </w:p>
          <w:p w14:paraId="43AD6423" w14:textId="77777777" w:rsidR="001A20E6" w:rsidRDefault="00000000">
            <w:pPr>
              <w:pStyle w:val="TableCellResourceItem"/>
            </w:pPr>
            <w:r>
              <w:t>• La Excellence Indian Society Material</w:t>
            </w:r>
          </w:p>
          <w:p w14:paraId="6DE760CA" w14:textId="77777777" w:rsidR="001A20E6" w:rsidRDefault="00000000">
            <w:pPr>
              <w:pStyle w:val="TableCellResourceItem"/>
            </w:pPr>
            <w:r>
              <w:t>• Mains Workbook - Paper I</w:t>
            </w:r>
          </w:p>
          <w:p w14:paraId="6079098F" w14:textId="77777777" w:rsidR="001A20E6" w:rsidRDefault="00000000">
            <w:pPr>
              <w:pStyle w:val="TableCellResourceItem"/>
            </w:pPr>
            <w:r>
              <w:t>• La Excellence Social Change Material</w:t>
            </w:r>
          </w:p>
          <w:p w14:paraId="1E70AD9C" w14:textId="77777777" w:rsidR="001A20E6" w:rsidRDefault="00000000">
            <w:pPr>
              <w:pStyle w:val="TableCellResourceItem"/>
            </w:pPr>
            <w:r>
              <w:t>• Mains Workbook - Paper II</w:t>
            </w:r>
          </w:p>
          <w:p w14:paraId="63C0FA68" w14:textId="77777777" w:rsidR="001A20E6" w:rsidRDefault="00000000">
            <w:pPr>
              <w:pStyle w:val="TableCellResourceItem"/>
            </w:pPr>
            <w:r>
              <w:t>• La Excellence Sociology of Religion Material</w:t>
            </w:r>
          </w:p>
          <w:p w14:paraId="7D536595" w14:textId="77777777" w:rsidR="001A20E6" w:rsidRDefault="00000000">
            <w:pPr>
              <w:pStyle w:val="TableCellResourceItem"/>
            </w:pPr>
            <w:r>
              <w:t>• Mains Workbook</w:t>
            </w:r>
          </w:p>
          <w:p w14:paraId="036D045C" w14:textId="77777777" w:rsidR="001A20E6" w:rsidRDefault="00000000">
            <w:pPr>
              <w:pStyle w:val="TableCellResourceItem"/>
            </w:pPr>
            <w:r>
              <w:t>• La Excellence Sociology of Education Material</w:t>
            </w:r>
          </w:p>
          <w:p w14:paraId="084D013C" w14:textId="77777777" w:rsidR="001A20E6" w:rsidRDefault="00000000">
            <w:pPr>
              <w:pStyle w:val="TableCellResourceItem"/>
            </w:pPr>
            <w:r>
              <w:t>• Mains Workbook</w:t>
            </w:r>
          </w:p>
          <w:p w14:paraId="0D351D09" w14:textId="77777777" w:rsidR="001A20E6" w:rsidRDefault="00000000">
            <w:pPr>
              <w:pStyle w:val="TableCellResourceItem"/>
            </w:pPr>
            <w:r>
              <w:t>• La Excellence Social Stratification Material</w:t>
            </w:r>
          </w:p>
          <w:p w14:paraId="49A7ABA0" w14:textId="77777777" w:rsidR="001A20E6" w:rsidRDefault="00000000">
            <w:pPr>
              <w:pStyle w:val="TableCellResourceItem"/>
            </w:pPr>
            <w:r>
              <w:t>• Mains Workbook</w:t>
            </w:r>
          </w:p>
          <w:p w14:paraId="406FEC4C" w14:textId="77777777" w:rsidR="001A20E6" w:rsidRDefault="00000000">
            <w:pPr>
              <w:pStyle w:val="TableCellResourceItem"/>
            </w:pPr>
            <w:r>
              <w:t>• La Excellence Gender Studies Material</w:t>
            </w:r>
          </w:p>
          <w:p w14:paraId="20C8EAEA" w14:textId="77777777" w:rsidR="001A20E6" w:rsidRDefault="00000000">
            <w:pPr>
              <w:pStyle w:val="TableCellResourceItem"/>
            </w:pPr>
            <w:r>
              <w:t>• Mains Workbook</w:t>
            </w:r>
          </w:p>
          <w:p w14:paraId="56E8DB8A" w14:textId="77777777" w:rsidR="001A20E6" w:rsidRDefault="00000000">
            <w:pPr>
              <w:pStyle w:val="TableCellResourceItem"/>
            </w:pPr>
            <w:r>
              <w:t>• La Excellence Urban Sociology Material</w:t>
            </w:r>
          </w:p>
          <w:p w14:paraId="3E3B1061" w14:textId="77777777" w:rsidR="001A20E6" w:rsidRDefault="00000000">
            <w:pPr>
              <w:pStyle w:val="TableCellResourceItem"/>
            </w:pPr>
            <w:r>
              <w:t>• Mains Workbook</w:t>
            </w:r>
          </w:p>
          <w:p w14:paraId="7AF02B82" w14:textId="77777777" w:rsidR="001A20E6" w:rsidRDefault="00000000">
            <w:pPr>
              <w:pStyle w:val="TableCellResourceItem"/>
            </w:pPr>
            <w:r>
              <w:t>• La Excellence Rural Sociology Material</w:t>
            </w:r>
          </w:p>
          <w:p w14:paraId="6AC204FF" w14:textId="77777777" w:rsidR="001A20E6" w:rsidRDefault="00000000">
            <w:pPr>
              <w:pStyle w:val="TableCellResourceItem"/>
            </w:pPr>
            <w:r>
              <w:t>• Mains Workbook</w:t>
            </w:r>
          </w:p>
          <w:p w14:paraId="3046A4B2" w14:textId="77777777" w:rsidR="001A20E6" w:rsidRDefault="00000000">
            <w:pPr>
              <w:pStyle w:val="TableCellResourceItem"/>
            </w:pPr>
            <w:r>
              <w:t>• La Excellence Social Movements Material</w:t>
            </w:r>
          </w:p>
          <w:p w14:paraId="21291662" w14:textId="77777777" w:rsidR="001A20E6" w:rsidRDefault="00000000">
            <w:pPr>
              <w:pStyle w:val="TableCellResourceItem"/>
            </w:pPr>
            <w:r>
              <w:t>• Mains Workbook</w:t>
            </w:r>
          </w:p>
          <w:p w14:paraId="404C7FA6" w14:textId="77777777" w:rsidR="001A20E6" w:rsidRDefault="00000000">
            <w:pPr>
              <w:pStyle w:val="TableCellResourceItem"/>
            </w:pPr>
            <w:r>
              <w:t>• La Excellence Sociology of Health Material</w:t>
            </w:r>
          </w:p>
          <w:p w14:paraId="51C9D92C" w14:textId="77777777" w:rsidR="001A20E6" w:rsidRDefault="00000000">
            <w:pPr>
              <w:pStyle w:val="TableCellResourceItem"/>
            </w:pPr>
            <w:r>
              <w:t>• Mains Workbook</w:t>
            </w:r>
          </w:p>
          <w:p w14:paraId="479D4CF8" w14:textId="77777777" w:rsidR="001A20E6" w:rsidRDefault="00000000">
            <w:pPr>
              <w:pStyle w:val="TableCellResourceItem"/>
            </w:pPr>
            <w:r>
              <w:t>• La Excellence Sociology of Law Material</w:t>
            </w:r>
          </w:p>
          <w:p w14:paraId="789E93B7" w14:textId="77777777" w:rsidR="001A20E6" w:rsidRDefault="00000000">
            <w:pPr>
              <w:pStyle w:val="TableCellResourceItem"/>
            </w:pPr>
            <w:r>
              <w:t>• Mains Workbook</w:t>
            </w:r>
          </w:p>
          <w:p w14:paraId="7695DA93" w14:textId="77777777" w:rsidR="001A20E6" w:rsidRDefault="00000000">
            <w:pPr>
              <w:pStyle w:val="TableCellResourceItem"/>
            </w:pPr>
            <w:r>
              <w:t>• La Excellence Sociology of Media Material</w:t>
            </w:r>
          </w:p>
          <w:p w14:paraId="6DEF266C" w14:textId="77777777" w:rsidR="001A20E6" w:rsidRDefault="00000000">
            <w:pPr>
              <w:pStyle w:val="TableCellResourceItem"/>
            </w:pPr>
            <w:r>
              <w:t>• Mains Workbook</w:t>
            </w:r>
          </w:p>
          <w:p w14:paraId="0AA1E22B" w14:textId="77777777" w:rsidR="001A20E6" w:rsidRDefault="00000000">
            <w:pPr>
              <w:pStyle w:val="TableCellResourceItem"/>
            </w:pPr>
            <w:r>
              <w:t>• La Excellence Sociology of Science Material</w:t>
            </w:r>
          </w:p>
          <w:p w14:paraId="7F6E3281" w14:textId="77777777" w:rsidR="001A20E6" w:rsidRDefault="00000000">
            <w:pPr>
              <w:pStyle w:val="TableCellResourceItem"/>
            </w:pPr>
            <w:r>
              <w:t>• Mains Workbook</w:t>
            </w:r>
          </w:p>
          <w:p w14:paraId="4194897B" w14:textId="77777777" w:rsidR="001A20E6" w:rsidRDefault="00000000">
            <w:pPr>
              <w:pStyle w:val="TableCellResourceItem"/>
            </w:pPr>
            <w:r>
              <w:t>• La Excellence Sociology of Environment Material</w:t>
            </w:r>
          </w:p>
          <w:p w14:paraId="7A6B0EDE" w14:textId="77777777" w:rsidR="001A20E6" w:rsidRDefault="00000000">
            <w:pPr>
              <w:pStyle w:val="TableCellResourceItem"/>
            </w:pPr>
            <w:r>
              <w:t>• Mains Workbook</w:t>
            </w:r>
          </w:p>
          <w:p w14:paraId="78265D05" w14:textId="77777777" w:rsidR="001A20E6" w:rsidRDefault="00000000">
            <w:pPr>
              <w:pStyle w:val="TableCellResourceItem"/>
            </w:pPr>
            <w:r>
              <w:t>• La Excellence Sociology of Globalization Material</w:t>
            </w:r>
          </w:p>
          <w:p w14:paraId="72CB8B1D" w14:textId="77777777" w:rsidR="001A20E6" w:rsidRDefault="00000000">
            <w:pPr>
              <w:pStyle w:val="TableCellResourceItem"/>
            </w:pPr>
            <w:r>
              <w:t>• Mains Workbook</w:t>
            </w:r>
          </w:p>
          <w:p w14:paraId="05A4D2F2" w14:textId="77777777" w:rsidR="001A20E6" w:rsidRDefault="00000000">
            <w:pPr>
              <w:pStyle w:val="TableCellResourceItem"/>
            </w:pPr>
            <w:r>
              <w:t>• La Excellence Sociology of Work Material</w:t>
            </w:r>
          </w:p>
          <w:p w14:paraId="1F3D47B0" w14:textId="77777777" w:rsidR="001A20E6" w:rsidRDefault="00000000">
            <w:pPr>
              <w:pStyle w:val="TableCellResourceItem"/>
            </w:pPr>
            <w:r>
              <w:t>• Mains Workbook</w:t>
            </w:r>
          </w:p>
          <w:p w14:paraId="0CF3E024" w14:textId="77777777" w:rsidR="001A20E6" w:rsidRDefault="00000000">
            <w:pPr>
              <w:pStyle w:val="TableCellCategoryTitle"/>
            </w:pPr>
            <w:r>
              <w:t>📰 Current Affairs</w:t>
            </w:r>
          </w:p>
          <w:p w14:paraId="02EA7736" w14:textId="77777777" w:rsidR="001A20E6" w:rsidRDefault="00000000">
            <w:pPr>
              <w:pStyle w:val="TableCellResourceItem"/>
            </w:pPr>
            <w:r>
              <w:t>• Indian Sociological Review</w:t>
            </w:r>
          </w:p>
          <w:p w14:paraId="77EBF395" w14:textId="77777777" w:rsidR="001A20E6" w:rsidRDefault="00000000">
            <w:pPr>
              <w:pStyle w:val="TableCellResourceItem"/>
            </w:pPr>
            <w:r>
              <w:t>• Economic and Political Weekly (EPW)</w:t>
            </w:r>
          </w:p>
          <w:p w14:paraId="31EC9856" w14:textId="77777777" w:rsidR="001A20E6" w:rsidRDefault="00000000">
            <w:pPr>
              <w:pStyle w:val="TableCellResourceItem"/>
            </w:pPr>
            <w:r>
              <w:t>• Newspapers (The Hindu, Indian Express - Social issues)</w:t>
            </w:r>
          </w:p>
          <w:p w14:paraId="5C9CF9BA" w14:textId="77777777" w:rsidR="001A20E6" w:rsidRDefault="00000000">
            <w:pPr>
              <w:pStyle w:val="TableCellResourceItem"/>
            </w:pPr>
            <w:r>
              <w:t>• Yojana Magazine</w:t>
            </w:r>
          </w:p>
          <w:p w14:paraId="0D253049" w14:textId="77777777" w:rsidR="001A20E6" w:rsidRDefault="00000000">
            <w:pPr>
              <w:pStyle w:val="TableCellResourceItem"/>
            </w:pPr>
            <w:r>
              <w:t>• Kurukshetra Magazine</w:t>
            </w:r>
          </w:p>
          <w:p w14:paraId="66BA2095" w14:textId="77777777" w:rsidR="001A20E6" w:rsidRDefault="00000000">
            <w:pPr>
              <w:pStyle w:val="TableCellResourceItem"/>
            </w:pPr>
            <w:r>
              <w:t>• Social Watch India Reports</w:t>
            </w:r>
          </w:p>
          <w:p w14:paraId="0D80D996" w14:textId="77777777" w:rsidR="001A20E6" w:rsidRDefault="00000000">
            <w:pPr>
              <w:pStyle w:val="TableCellResourceItem"/>
            </w:pPr>
            <w:r>
              <w:t>• NSSO Reports</w:t>
            </w:r>
          </w:p>
          <w:p w14:paraId="232800B9" w14:textId="77777777" w:rsidR="001A20E6" w:rsidRDefault="00000000">
            <w:pPr>
              <w:pStyle w:val="TableCellResourceItem"/>
            </w:pPr>
            <w:r>
              <w:t>• NFHS Reports</w:t>
            </w:r>
          </w:p>
          <w:p w14:paraId="50B079A5" w14:textId="77777777" w:rsidR="001A20E6" w:rsidRDefault="00000000">
            <w:pPr>
              <w:pStyle w:val="TableCellResourceItem"/>
            </w:pPr>
            <w:r>
              <w:t>• EPW Articles on Indian Society</w:t>
            </w:r>
          </w:p>
          <w:p w14:paraId="1D3790E0" w14:textId="77777777" w:rsidR="001A20E6" w:rsidRDefault="00000000">
            <w:pPr>
              <w:pStyle w:val="TableCellResourceItem"/>
            </w:pPr>
            <w:r>
              <w:t>• Census Reports</w:t>
            </w:r>
          </w:p>
          <w:p w14:paraId="77BDA45C" w14:textId="77777777" w:rsidR="001A20E6" w:rsidRDefault="00000000">
            <w:pPr>
              <w:pStyle w:val="TableCellResourceItem"/>
            </w:pPr>
            <w:r>
              <w:t>• Social Development Reports</w:t>
            </w:r>
          </w:p>
          <w:p w14:paraId="41574619" w14:textId="77777777" w:rsidR="001A20E6" w:rsidRDefault="00000000">
            <w:pPr>
              <w:pStyle w:val="TableCellResourceItem"/>
            </w:pPr>
            <w:r>
              <w:t>• Planning Commission Reports</w:t>
            </w:r>
          </w:p>
          <w:p w14:paraId="4C28FD7B" w14:textId="77777777" w:rsidR="001A20E6" w:rsidRDefault="00000000">
            <w:pPr>
              <w:pStyle w:val="TableCellResourceItem"/>
            </w:pPr>
            <w:r>
              <w:t>• NITI Aayog Reports</w:t>
            </w:r>
          </w:p>
          <w:p w14:paraId="5B912DB3" w14:textId="77777777" w:rsidR="001A20E6" w:rsidRDefault="00000000">
            <w:pPr>
              <w:pStyle w:val="TableCellResourceItem"/>
            </w:pPr>
            <w:r>
              <w:t>• World Bank Reports on India</w:t>
            </w:r>
          </w:p>
          <w:p w14:paraId="6B9319F2" w14:textId="77777777" w:rsidR="001A20E6" w:rsidRDefault="00000000">
            <w:pPr>
              <w:pStyle w:val="TableCellResourceItem"/>
            </w:pPr>
            <w:r>
              <w:t>• Religious Demographics Reports</w:t>
            </w:r>
          </w:p>
          <w:p w14:paraId="055744AA" w14:textId="77777777" w:rsidR="001A20E6" w:rsidRDefault="00000000">
            <w:pPr>
              <w:pStyle w:val="TableCellResourceItem"/>
            </w:pPr>
            <w:r>
              <w:t>• Minority Commission Reports</w:t>
            </w:r>
          </w:p>
          <w:p w14:paraId="7FF1E8DF" w14:textId="77777777" w:rsidR="001A20E6" w:rsidRDefault="00000000">
            <w:pPr>
              <w:pStyle w:val="TableCellResourceItem"/>
            </w:pPr>
            <w:r>
              <w:t>• ASER Reports</w:t>
            </w:r>
          </w:p>
          <w:p w14:paraId="7E7FBF46" w14:textId="77777777" w:rsidR="001A20E6" w:rsidRDefault="00000000">
            <w:pPr>
              <w:pStyle w:val="TableCellResourceItem"/>
            </w:pPr>
            <w:r>
              <w:t>• NEP 2020</w:t>
            </w:r>
          </w:p>
          <w:p w14:paraId="05D9E1D6" w14:textId="77777777" w:rsidR="001A20E6" w:rsidRDefault="00000000">
            <w:pPr>
              <w:pStyle w:val="TableCellResourceItem"/>
            </w:pPr>
            <w:r>
              <w:t>• Education Statistics Reports</w:t>
            </w:r>
          </w:p>
          <w:p w14:paraId="12B97688" w14:textId="77777777" w:rsidR="001A20E6" w:rsidRDefault="00000000">
            <w:pPr>
              <w:pStyle w:val="TableCellResourceItem"/>
            </w:pPr>
            <w:r>
              <w:t>• Sachar Committee Report</w:t>
            </w:r>
          </w:p>
          <w:p w14:paraId="70050430" w14:textId="77777777" w:rsidR="001A20E6" w:rsidRDefault="00000000">
            <w:pPr>
              <w:pStyle w:val="TableCellResourceItem"/>
            </w:pPr>
            <w:r>
              <w:t>• Mandal Commission Report</w:t>
            </w:r>
          </w:p>
          <w:p w14:paraId="0B7E9BE7" w14:textId="77777777" w:rsidR="001A20E6" w:rsidRDefault="00000000">
            <w:pPr>
              <w:pStyle w:val="TableCellResourceItem"/>
            </w:pPr>
            <w:r>
              <w:t>• Caste Census Data</w:t>
            </w:r>
          </w:p>
          <w:p w14:paraId="132FA724" w14:textId="77777777" w:rsidR="001A20E6" w:rsidRDefault="00000000">
            <w:pPr>
              <w:pStyle w:val="TableCellResourceItem"/>
            </w:pPr>
            <w:r>
              <w:t>• Gender Budget Reports</w:t>
            </w:r>
          </w:p>
          <w:p w14:paraId="262BC8BA" w14:textId="77777777" w:rsidR="001A20E6" w:rsidRDefault="00000000">
            <w:pPr>
              <w:pStyle w:val="TableCellResourceItem"/>
            </w:pPr>
            <w:r>
              <w:t>• Women and Child Development Ministry Reports</w:t>
            </w:r>
          </w:p>
          <w:p w14:paraId="78C04755" w14:textId="77777777" w:rsidR="001A20E6" w:rsidRDefault="00000000">
            <w:pPr>
              <w:pStyle w:val="TableCellResourceItem"/>
            </w:pPr>
            <w:r>
              <w:t>• NFHS Gender Data</w:t>
            </w:r>
          </w:p>
          <w:p w14:paraId="037D77D3" w14:textId="77777777" w:rsidR="001A20E6" w:rsidRDefault="00000000">
            <w:pPr>
              <w:pStyle w:val="TableCellResourceItem"/>
            </w:pPr>
            <w:r>
              <w:t>• Census Urban Data</w:t>
            </w:r>
          </w:p>
          <w:p w14:paraId="7F6A9B5C" w14:textId="77777777" w:rsidR="001A20E6" w:rsidRDefault="00000000">
            <w:pPr>
              <w:pStyle w:val="TableCellResourceItem"/>
            </w:pPr>
            <w:r>
              <w:t>• Smart Cities Mission Reports</w:t>
            </w:r>
          </w:p>
          <w:p w14:paraId="37D72417" w14:textId="77777777" w:rsidR="001A20E6" w:rsidRDefault="00000000">
            <w:pPr>
              <w:pStyle w:val="TableCellResourceItem"/>
            </w:pPr>
            <w:r>
              <w:t>• Urban Development Ministry Reports</w:t>
            </w:r>
          </w:p>
          <w:p w14:paraId="53905002" w14:textId="77777777" w:rsidR="001A20E6" w:rsidRDefault="00000000">
            <w:pPr>
              <w:pStyle w:val="TableCellResourceItem"/>
            </w:pPr>
            <w:r>
              <w:t>• Rural Development Ministry Reports</w:t>
            </w:r>
          </w:p>
          <w:p w14:paraId="625A4BC5" w14:textId="77777777" w:rsidR="001A20E6" w:rsidRDefault="00000000">
            <w:pPr>
              <w:pStyle w:val="TableCellResourceItem"/>
            </w:pPr>
            <w:r>
              <w:t>• MGNREGA Reports</w:t>
            </w:r>
          </w:p>
          <w:p w14:paraId="3D19A5C0" w14:textId="77777777" w:rsidR="001A20E6" w:rsidRDefault="00000000">
            <w:pPr>
              <w:pStyle w:val="TableCellResourceItem"/>
            </w:pPr>
            <w:r>
              <w:t>• Panchayati Raj Statistics</w:t>
            </w:r>
          </w:p>
          <w:p w14:paraId="1BF880C8" w14:textId="77777777" w:rsidR="001A20E6" w:rsidRDefault="00000000">
            <w:pPr>
              <w:pStyle w:val="TableCellResourceItem"/>
            </w:pPr>
            <w:r>
              <w:t>• Social Movement Case Studies</w:t>
            </w:r>
          </w:p>
          <w:p w14:paraId="27713DD1" w14:textId="77777777" w:rsidR="001A20E6" w:rsidRDefault="00000000">
            <w:pPr>
              <w:pStyle w:val="TableCellResourceItem"/>
            </w:pPr>
            <w:r>
              <w:t>• Civil Society Reports</w:t>
            </w:r>
          </w:p>
          <w:p w14:paraId="3E5D4781" w14:textId="77777777" w:rsidR="001A20E6" w:rsidRDefault="00000000">
            <w:pPr>
              <w:pStyle w:val="TableCellResourceItem"/>
            </w:pPr>
            <w:r>
              <w:t>• Human Rights Reports</w:t>
            </w:r>
          </w:p>
          <w:p w14:paraId="1B8CEBC5" w14:textId="77777777" w:rsidR="001A20E6" w:rsidRDefault="00000000">
            <w:pPr>
              <w:pStyle w:val="TableCellResourceItem"/>
            </w:pPr>
            <w:r>
              <w:t>• Health Ministry Reports</w:t>
            </w:r>
          </w:p>
          <w:p w14:paraId="083D981F" w14:textId="77777777" w:rsidR="001A20E6" w:rsidRDefault="00000000">
            <w:pPr>
              <w:pStyle w:val="TableCellResourceItem"/>
            </w:pPr>
            <w:r>
              <w:t>• WHO Reports on India</w:t>
            </w:r>
          </w:p>
          <w:p w14:paraId="3E018F8A" w14:textId="77777777" w:rsidR="001A20E6" w:rsidRDefault="00000000">
            <w:pPr>
              <w:pStyle w:val="TableCellResourceItem"/>
            </w:pPr>
            <w:r>
              <w:t>• Ayushman Bharat Reports</w:t>
            </w:r>
          </w:p>
          <w:p w14:paraId="5CEC7666" w14:textId="77777777" w:rsidR="001A20E6" w:rsidRDefault="00000000">
            <w:pPr>
              <w:pStyle w:val="TableCellResourceItem"/>
            </w:pPr>
            <w:r>
              <w:t>• Law Commission Reports</w:t>
            </w:r>
          </w:p>
          <w:p w14:paraId="76871C04" w14:textId="77777777" w:rsidR="001A20E6" w:rsidRDefault="00000000">
            <w:pPr>
              <w:pStyle w:val="TableCellResourceItem"/>
            </w:pPr>
            <w:r>
              <w:t>• Supreme Court Judgments</w:t>
            </w:r>
          </w:p>
          <w:p w14:paraId="384AB40C" w14:textId="77777777" w:rsidR="001A20E6" w:rsidRDefault="00000000">
            <w:pPr>
              <w:pStyle w:val="TableCellResourceItem"/>
            </w:pPr>
            <w:r>
              <w:t>• Legal Aid Reports</w:t>
            </w:r>
          </w:p>
          <w:p w14:paraId="24EA0E19" w14:textId="77777777" w:rsidR="001A20E6" w:rsidRDefault="00000000">
            <w:pPr>
              <w:pStyle w:val="TableCellResourceItem"/>
            </w:pPr>
            <w:r>
              <w:t>• Media Reports</w:t>
            </w:r>
          </w:p>
          <w:p w14:paraId="422B9179" w14:textId="77777777" w:rsidR="001A20E6" w:rsidRDefault="00000000">
            <w:pPr>
              <w:pStyle w:val="TableCellResourceItem"/>
            </w:pPr>
            <w:r>
              <w:t>• Broadcasting Ministry Reports</w:t>
            </w:r>
          </w:p>
          <w:p w14:paraId="1C78B83C" w14:textId="77777777" w:rsidR="001A20E6" w:rsidRDefault="00000000">
            <w:pPr>
              <w:pStyle w:val="TableCellResourceItem"/>
            </w:pPr>
            <w:r>
              <w:t>• Social Media Impact Studies</w:t>
            </w:r>
          </w:p>
          <w:p w14:paraId="5E409123" w14:textId="77777777" w:rsidR="001A20E6" w:rsidRDefault="00000000">
            <w:pPr>
              <w:pStyle w:val="TableCellResourceItem"/>
            </w:pPr>
            <w:r>
              <w:t>• Science and Technology Ministry Reports</w:t>
            </w:r>
          </w:p>
          <w:p w14:paraId="6E0CE685" w14:textId="77777777" w:rsidR="001A20E6" w:rsidRDefault="00000000">
            <w:pPr>
              <w:pStyle w:val="TableCellResourceItem"/>
            </w:pPr>
            <w:r>
              <w:t>• ISRO Reports</w:t>
            </w:r>
          </w:p>
          <w:p w14:paraId="7FF4715A" w14:textId="77777777" w:rsidR="001A20E6" w:rsidRDefault="00000000">
            <w:pPr>
              <w:pStyle w:val="TableCellResourceItem"/>
            </w:pPr>
            <w:r>
              <w:t>• Digital India Reports</w:t>
            </w:r>
          </w:p>
          <w:p w14:paraId="5FAD7F42" w14:textId="77777777" w:rsidR="001A20E6" w:rsidRDefault="00000000">
            <w:pPr>
              <w:pStyle w:val="TableCellResourceItem"/>
            </w:pPr>
            <w:r>
              <w:t>• Environment Ministry Reports</w:t>
            </w:r>
          </w:p>
          <w:p w14:paraId="1DF7E0AB" w14:textId="77777777" w:rsidR="001A20E6" w:rsidRDefault="00000000">
            <w:pPr>
              <w:pStyle w:val="TableCellResourceItem"/>
            </w:pPr>
            <w:r>
              <w:t>• Climate Change Reports</w:t>
            </w:r>
          </w:p>
          <w:p w14:paraId="4972C3DB" w14:textId="77777777" w:rsidR="001A20E6" w:rsidRDefault="00000000">
            <w:pPr>
              <w:pStyle w:val="TableCellResourceItem"/>
            </w:pPr>
            <w:r>
              <w:t>• Sustainable Development Reports</w:t>
            </w:r>
          </w:p>
          <w:p w14:paraId="52D08A30" w14:textId="77777777" w:rsidR="001A20E6" w:rsidRDefault="00000000">
            <w:pPr>
              <w:pStyle w:val="TableCellResourceItem"/>
            </w:pPr>
            <w:r>
              <w:t>• WTO Reports</w:t>
            </w:r>
          </w:p>
          <w:p w14:paraId="25524747" w14:textId="77777777" w:rsidR="001A20E6" w:rsidRDefault="00000000">
            <w:pPr>
              <w:pStyle w:val="TableCellResourceItem"/>
            </w:pPr>
            <w:r>
              <w:t>• Globalization Impact Studies</w:t>
            </w:r>
          </w:p>
          <w:p w14:paraId="60854196" w14:textId="77777777" w:rsidR="001A20E6" w:rsidRDefault="00000000">
            <w:pPr>
              <w:pStyle w:val="TableCellResourceItem"/>
            </w:pPr>
            <w:r>
              <w:t>• International Migration Reports</w:t>
            </w:r>
          </w:p>
          <w:p w14:paraId="73320CAD" w14:textId="77777777" w:rsidR="001A20E6" w:rsidRDefault="00000000">
            <w:pPr>
              <w:pStyle w:val="TableCellResourceItem"/>
            </w:pPr>
            <w:r>
              <w:t>• Labor Ministry Reports</w:t>
            </w:r>
          </w:p>
          <w:p w14:paraId="621D4C58" w14:textId="77777777" w:rsidR="001A20E6" w:rsidRDefault="00000000">
            <w:pPr>
              <w:pStyle w:val="TableCellResourceItem"/>
            </w:pPr>
            <w:r>
              <w:t>• Industrial Relations Reports</w:t>
            </w:r>
          </w:p>
          <w:p w14:paraId="1906C3C8"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33919424" w14:textId="77777777" w:rsidR="001A20E6" w:rsidRDefault="00000000">
            <w:pPr>
              <w:pStyle w:val="TableCellSubjectName"/>
            </w:pPr>
            <w:r>
              <w:t>Society and Social Justice</w:t>
            </w:r>
          </w:p>
          <w:p w14:paraId="72ED03AA" w14:textId="77777777" w:rsidR="001A20E6" w:rsidRDefault="00000000">
            <w:pPr>
              <w:pStyle w:val="TableCellCategoryTitle"/>
            </w:pPr>
            <w:r>
              <w:t>📝 Practice Materials</w:t>
            </w:r>
          </w:p>
          <w:p w14:paraId="09B281C1" w14:textId="77777777" w:rsidR="001A20E6" w:rsidRDefault="00000000">
            <w:pPr>
              <w:pStyle w:val="TableCellResourceItem"/>
            </w:pPr>
            <w:r>
              <w:t>• La Excellence Society Material</w:t>
            </w:r>
          </w:p>
          <w:p w14:paraId="2028794B" w14:textId="77777777" w:rsidR="001A20E6" w:rsidRDefault="00000000">
            <w:pPr>
              <w:pStyle w:val="TableCellResourceItem"/>
            </w:pPr>
            <w:r>
              <w:t>• Mains Workbook</w:t>
            </w:r>
          </w:p>
          <w:p w14:paraId="4BC20438" w14:textId="77777777" w:rsidR="001A20E6" w:rsidRDefault="00000000">
            <w:pPr>
              <w:pStyle w:val="TableCellCategoryTitle"/>
            </w:pPr>
            <w:r>
              <w:t>📰 Current Affairs</w:t>
            </w:r>
          </w:p>
          <w:p w14:paraId="6D28A73E" w14:textId="77777777" w:rsidR="001A20E6" w:rsidRDefault="00000000">
            <w:pPr>
              <w:pStyle w:val="TableCellResourceItem"/>
            </w:pPr>
            <w:r>
              <w:t>• Newspapers (Hindu and IE Explained) (Social issues, NFHS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4BA4D9A1" w14:textId="77777777" w:rsidR="001A20E6" w:rsidRDefault="00000000">
            <w:pPr>
              <w:pStyle w:val="TableCellSubjectName"/>
            </w:pPr>
            <w:r>
              <w:t>Essay</w:t>
            </w:r>
          </w:p>
          <w:p w14:paraId="0E3DC2BE" w14:textId="77777777" w:rsidR="001A20E6" w:rsidRDefault="00000000">
            <w:pPr>
              <w:pStyle w:val="TableCellCategoryTitle"/>
            </w:pPr>
            <w:r>
              <w:t>📚 Primary Books</w:t>
            </w:r>
          </w:p>
          <w:p w14:paraId="7264B0E9" w14:textId="77777777" w:rsidR="001A20E6" w:rsidRDefault="00000000">
            <w:pPr>
              <w:pStyle w:val="TableCellResourceItem"/>
            </w:pPr>
            <w:r>
              <w:t>• Michael Sandel – Justice</w:t>
            </w:r>
          </w:p>
          <w:p w14:paraId="1BE3DC33" w14:textId="77777777" w:rsidR="001A20E6" w:rsidRDefault="00000000">
            <w:pPr>
              <w:pStyle w:val="TableCellResourceItem"/>
            </w:pPr>
            <w:r>
              <w:t>• Ethics by Jitin Yadav</w:t>
            </w:r>
          </w:p>
          <w:p w14:paraId="0F834641" w14:textId="77777777" w:rsidR="001A20E6" w:rsidRDefault="00000000">
            <w:pPr>
              <w:pStyle w:val="TableCellResourceItem"/>
            </w:pPr>
            <w:r>
              <w:t>• 2nd ARC (4th, 10th – Ethics in Governance)</w:t>
            </w:r>
          </w:p>
          <w:p w14:paraId="3A2AE828" w14:textId="77777777" w:rsidR="001A20E6" w:rsidRDefault="00000000">
            <w:pPr>
              <w:pStyle w:val="TableCellCategoryTitle"/>
            </w:pPr>
            <w:r>
              <w:t>📝 Practice Materials</w:t>
            </w:r>
          </w:p>
          <w:p w14:paraId="1B191762" w14:textId="77777777" w:rsidR="001A20E6" w:rsidRDefault="00000000">
            <w:pPr>
              <w:pStyle w:val="TableCellResourceItem"/>
            </w:pPr>
            <w:r>
              <w:t>• La Excellence Ethics Material</w:t>
            </w:r>
          </w:p>
          <w:p w14:paraId="2CA2BDB4" w14:textId="77777777" w:rsidR="001A20E6" w:rsidRDefault="00000000">
            <w:pPr>
              <w:pStyle w:val="TableCellResourceItem"/>
            </w:pPr>
            <w:r>
              <w:t>• Prelims &amp; Mains Workbooks</w:t>
            </w:r>
          </w:p>
          <w:p w14:paraId="7A547795" w14:textId="77777777" w:rsidR="001A20E6" w:rsidRDefault="00000000">
            <w:pPr>
              <w:pStyle w:val="TableCellCategoryTitle"/>
            </w:pPr>
            <w:r>
              <w:t>📰 Current Affairs</w:t>
            </w:r>
          </w:p>
          <w:p w14:paraId="157C7D20" w14:textId="77777777" w:rsidR="001A20E6" w:rsidRDefault="00000000">
            <w:pPr>
              <w:pStyle w:val="TableCellResourceItem"/>
            </w:pPr>
            <w:r>
              <w:t>• Newspapers (case studies, ethical dilemmas in news)</w:t>
            </w:r>
          </w:p>
        </w:tc>
      </w:tr>
      <w:tr w:rsidR="001A20E6" w14:paraId="347792A9" w14:textId="77777777">
        <w:tc>
          <w:tcPr>
            <w:tcW w:w="1650" w:type="pct"/>
            <w:tcBorders>
              <w:bottom w:val="single" w:sz="2" w:space="0" w:color="D1D5DB"/>
              <w:right w:val="single" w:sz="2" w:space="0" w:color="D1D5DB"/>
            </w:tcBorders>
            <w:tcMar>
              <w:top w:w="200" w:type="dxa"/>
              <w:left w:w="150" w:type="dxa"/>
              <w:bottom w:w="200" w:type="dxa"/>
              <w:right w:w="150" w:type="dxa"/>
            </w:tcMar>
          </w:tcPr>
          <w:p w14:paraId="1707542F" w14:textId="77777777" w:rsidR="001A20E6" w:rsidRDefault="00000000">
            <w:pPr>
              <w:pStyle w:val="TableCellSubjectName"/>
            </w:pPr>
            <w:r>
              <w:t>History-Ancient</w:t>
            </w:r>
          </w:p>
          <w:p w14:paraId="0F354EFE" w14:textId="77777777" w:rsidR="001A20E6" w:rsidRDefault="00000000">
            <w:pPr>
              <w:pStyle w:val="TableCellCategoryTitle"/>
            </w:pPr>
            <w:r>
              <w:t>📚 Primary Books</w:t>
            </w:r>
          </w:p>
          <w:p w14:paraId="0B24176E" w14:textId="77777777" w:rsidR="001A20E6" w:rsidRDefault="00000000">
            <w:pPr>
              <w:pStyle w:val="TableCellResourceItem"/>
            </w:pPr>
            <w:r>
              <w:t>• NCERT Class VI - Our Past - I - What, Where, How and When?</w:t>
            </w:r>
          </w:p>
          <w:p w14:paraId="02A3906F" w14:textId="77777777" w:rsidR="001A20E6" w:rsidRDefault="00000000">
            <w:pPr>
              <w:pStyle w:val="TableCellResourceItem"/>
            </w:pPr>
            <w:r>
              <w:t>• Ancient India by R.S. Sharma - The Importance of Ancient History</w:t>
            </w:r>
          </w:p>
          <w:p w14:paraId="57E8B203" w14:textId="77777777" w:rsidR="001A20E6" w:rsidRDefault="00000000">
            <w:pPr>
              <w:pStyle w:val="TableCellResourceItem"/>
            </w:pPr>
            <w:r>
              <w:t>• Ancient India by R.S. Sharma - The Construction of Ancient Indian History</w:t>
            </w:r>
          </w:p>
          <w:p w14:paraId="15020612" w14:textId="77777777" w:rsidR="001A20E6" w:rsidRDefault="00000000">
            <w:pPr>
              <w:pStyle w:val="TableCellResourceItem"/>
            </w:pPr>
            <w:r>
              <w:t>• Ancient India by R.S. Sharma - The Geographical Setting</w:t>
            </w:r>
          </w:p>
          <w:p w14:paraId="09AF9704" w14:textId="77777777" w:rsidR="001A20E6" w:rsidRDefault="00000000">
            <w:pPr>
              <w:pStyle w:val="TableCellCategoryTitle"/>
            </w:pPr>
            <w:r>
              <w:t>📝 Practice Materials</w:t>
            </w:r>
          </w:p>
          <w:p w14:paraId="304129F4" w14:textId="77777777" w:rsidR="001A20E6" w:rsidRDefault="00000000">
            <w:pPr>
              <w:pStyle w:val="TableCellResourceItem"/>
            </w:pPr>
            <w:r>
              <w:t>• La Excellence Culture Material</w:t>
            </w:r>
          </w:p>
          <w:p w14:paraId="4EF343A4" w14:textId="77777777" w:rsidR="001A20E6" w:rsidRDefault="00000000">
            <w:pPr>
              <w:pStyle w:val="TableCellResourceItem"/>
            </w:pPr>
            <w:r>
              <w:t>• Ancient/Medieval Prelims Workbooks</w:t>
            </w:r>
          </w:p>
          <w:p w14:paraId="6576C7C9" w14:textId="77777777" w:rsidR="001A20E6" w:rsidRDefault="00000000">
            <w:pPr>
              <w:pStyle w:val="TableCellCategoryTitle"/>
            </w:pPr>
            <w:r>
              <w:t>📰 Current Affairs</w:t>
            </w:r>
          </w:p>
          <w:p w14:paraId="18DB68BA" w14:textId="77777777" w:rsidR="001A20E6" w:rsidRDefault="00000000">
            <w:pPr>
              <w:pStyle w:val="TableCellResourceItem"/>
            </w:pPr>
            <w:r>
              <w:t>• Newspapers (CA on Archaeology/Heritage)</w:t>
            </w:r>
          </w:p>
        </w:tc>
        <w:tc>
          <w:tcPr>
            <w:tcW w:w="1650" w:type="pct"/>
          </w:tcPr>
          <w:p w14:paraId="344D60F7" w14:textId="77777777" w:rsidR="001A20E6" w:rsidRDefault="001A20E6"/>
        </w:tc>
        <w:tc>
          <w:tcPr>
            <w:tcW w:w="1650" w:type="pct"/>
          </w:tcPr>
          <w:p w14:paraId="178DC2D1" w14:textId="77777777" w:rsidR="001A20E6" w:rsidRDefault="001A20E6"/>
        </w:tc>
      </w:tr>
    </w:tbl>
    <w:p w14:paraId="6A4222DA"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79FDF89E" w14:textId="77777777">
        <w:tc>
          <w:tcPr>
            <w:tcW w:w="2500" w:type="pct"/>
            <w:tcMar>
              <w:top w:w="0" w:type="dxa"/>
              <w:left w:w="0" w:type="dxa"/>
              <w:bottom w:w="0" w:type="dxa"/>
              <w:right w:w="0" w:type="dxa"/>
            </w:tcMar>
          </w:tcPr>
          <w:p w14:paraId="063FEDA6" w14:textId="77777777" w:rsidR="001A20E6" w:rsidRDefault="00000000">
            <w:pPr>
              <w:pStyle w:val="WeekTitle"/>
            </w:pPr>
            <w:r>
              <w:rPr>
                <w:color w:val="BE185D"/>
              </w:rPr>
              <w:t>📅 Dec 27 - Jan 02, 2027</w:t>
            </w:r>
          </w:p>
        </w:tc>
        <w:tc>
          <w:tcPr>
            <w:tcW w:w="2500" w:type="pct"/>
            <w:tcMar>
              <w:top w:w="0" w:type="dxa"/>
              <w:left w:w="0" w:type="dxa"/>
              <w:bottom w:w="0" w:type="dxa"/>
              <w:right w:w="0" w:type="dxa"/>
            </w:tcMar>
          </w:tcPr>
          <w:p w14:paraId="5D8CB4B9" w14:textId="77777777" w:rsidR="001A20E6" w:rsidRDefault="00000000">
            <w:pPr>
              <w:pStyle w:val="WeekCycleName"/>
            </w:pPr>
            <w:r>
              <w:rPr>
                <w:color w:val="BE185D"/>
              </w:rPr>
              <w:t>C3</w:t>
            </w:r>
          </w:p>
        </w:tc>
      </w:tr>
    </w:tbl>
    <w:p w14:paraId="1F37B651"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54FDABE6" w14:textId="77777777">
        <w:tc>
          <w:tcPr>
            <w:tcW w:w="700" w:type="pct"/>
            <w:shd w:val="clear" w:color="auto" w:fill="FCE7F3"/>
            <w:tcMar>
              <w:top w:w="200" w:type="dxa"/>
              <w:left w:w="100" w:type="dxa"/>
              <w:bottom w:w="200" w:type="dxa"/>
              <w:right w:w="100" w:type="dxa"/>
            </w:tcMar>
          </w:tcPr>
          <w:p w14:paraId="375A1113" w14:textId="77777777" w:rsidR="001A20E6" w:rsidRDefault="00000000">
            <w:pPr>
              <w:pStyle w:val="TableCellCalendarDayHeader"/>
            </w:pPr>
            <w:r>
              <w:rPr>
                <w:color w:val="BE185D"/>
              </w:rPr>
              <w:t>Sunday</w:t>
            </w:r>
          </w:p>
          <w:p w14:paraId="154DE2F7" w14:textId="77777777" w:rsidR="001A20E6" w:rsidRDefault="00000000">
            <w:pPr>
              <w:pStyle w:val="TableCellCalendarDateHeader"/>
            </w:pPr>
            <w:r>
              <w:rPr>
                <w:color w:val="BE185D"/>
              </w:rPr>
              <w:t>Dec 27</w:t>
            </w:r>
          </w:p>
          <w:p w14:paraId="6808E822"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38BE485A" w14:textId="77777777" w:rsidR="001A20E6" w:rsidRDefault="00000000">
            <w:pPr>
              <w:pStyle w:val="TableCellCalendarDayHeader"/>
            </w:pPr>
            <w:r>
              <w:rPr>
                <w:color w:val="BE185D"/>
              </w:rPr>
              <w:t>Monday</w:t>
            </w:r>
          </w:p>
          <w:p w14:paraId="76EA8307" w14:textId="77777777" w:rsidR="001A20E6" w:rsidRDefault="00000000">
            <w:pPr>
              <w:pStyle w:val="TableCellCalendarDateHeader"/>
            </w:pPr>
            <w:r>
              <w:rPr>
                <w:color w:val="BE185D"/>
              </w:rPr>
              <w:t>Dec 28</w:t>
            </w:r>
          </w:p>
          <w:p w14:paraId="1DB197AF"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4114DCE1" w14:textId="77777777" w:rsidR="001A20E6" w:rsidRDefault="00000000">
            <w:pPr>
              <w:pStyle w:val="TableCellCalendarDayHeader"/>
            </w:pPr>
            <w:r>
              <w:rPr>
                <w:color w:val="BE185D"/>
              </w:rPr>
              <w:t>Tuesday</w:t>
            </w:r>
          </w:p>
          <w:p w14:paraId="586A8871" w14:textId="77777777" w:rsidR="001A20E6" w:rsidRDefault="00000000">
            <w:pPr>
              <w:pStyle w:val="TableCellCalendarDateHeader"/>
            </w:pPr>
            <w:r>
              <w:rPr>
                <w:color w:val="BE185D"/>
              </w:rPr>
              <w:t>Dec 29</w:t>
            </w:r>
          </w:p>
          <w:p w14:paraId="0A0135B0"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6B756439" w14:textId="77777777" w:rsidR="001A20E6" w:rsidRDefault="00000000">
            <w:pPr>
              <w:pStyle w:val="TableCellCalendarDayHeader"/>
            </w:pPr>
            <w:r>
              <w:rPr>
                <w:color w:val="BE185D"/>
              </w:rPr>
              <w:t>Wednesday</w:t>
            </w:r>
          </w:p>
          <w:p w14:paraId="1192BCE5" w14:textId="77777777" w:rsidR="001A20E6" w:rsidRDefault="00000000">
            <w:pPr>
              <w:pStyle w:val="TableCellCalendarDateHeader"/>
            </w:pPr>
            <w:r>
              <w:rPr>
                <w:color w:val="BE185D"/>
              </w:rPr>
              <w:t>Dec 30</w:t>
            </w:r>
          </w:p>
          <w:p w14:paraId="45655D1B"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5CB1AC53" w14:textId="77777777" w:rsidR="001A20E6" w:rsidRDefault="00000000">
            <w:pPr>
              <w:pStyle w:val="TableCellCalendarDayHeader"/>
            </w:pPr>
            <w:r>
              <w:rPr>
                <w:color w:val="BE185D"/>
              </w:rPr>
              <w:t>Thursday</w:t>
            </w:r>
          </w:p>
          <w:p w14:paraId="272CCBFD" w14:textId="77777777" w:rsidR="001A20E6" w:rsidRDefault="00000000">
            <w:pPr>
              <w:pStyle w:val="TableCellCalendarDateHeader"/>
            </w:pPr>
            <w:r>
              <w:rPr>
                <w:color w:val="BE185D"/>
              </w:rPr>
              <w:t>Dec 31</w:t>
            </w:r>
          </w:p>
          <w:p w14:paraId="7C9A6899"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4AAB9E8E" w14:textId="77777777" w:rsidR="001A20E6" w:rsidRDefault="00000000">
            <w:pPr>
              <w:pStyle w:val="TableCellCalendarDayHeader"/>
            </w:pPr>
            <w:r>
              <w:rPr>
                <w:color w:val="BE185D"/>
              </w:rPr>
              <w:t>Friday</w:t>
            </w:r>
          </w:p>
          <w:p w14:paraId="34EE99DC" w14:textId="77777777" w:rsidR="001A20E6" w:rsidRDefault="00000000">
            <w:pPr>
              <w:pStyle w:val="TableCellCalendarDateHeader"/>
            </w:pPr>
            <w:r>
              <w:rPr>
                <w:color w:val="BE185D"/>
              </w:rPr>
              <w:t>Jan 01</w:t>
            </w:r>
          </w:p>
          <w:p w14:paraId="40915275"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22151B90" w14:textId="77777777" w:rsidR="001A20E6" w:rsidRDefault="00000000">
            <w:pPr>
              <w:pStyle w:val="TableCellCalendarDayHeader"/>
            </w:pPr>
            <w:r>
              <w:rPr>
                <w:color w:val="F57C00"/>
              </w:rPr>
              <w:t>Saturday</w:t>
            </w:r>
          </w:p>
          <w:p w14:paraId="1ECF1A9D" w14:textId="77777777" w:rsidR="001A20E6" w:rsidRDefault="00000000">
            <w:pPr>
              <w:pStyle w:val="TableCellCalendarDateHeader"/>
            </w:pPr>
            <w:r>
              <w:rPr>
                <w:color w:val="F57C00"/>
              </w:rPr>
              <w:t>Jan 02</w:t>
            </w:r>
          </w:p>
          <w:p w14:paraId="0A3CAE76" w14:textId="77777777" w:rsidR="001A20E6" w:rsidRDefault="00000000">
            <w:pPr>
              <w:pStyle w:val="TableCellCatchupLabel"/>
            </w:pPr>
            <w:r>
              <w:rPr>
                <w:color w:val="F57C00"/>
              </w:rPr>
              <w:t>Catchup Day</w:t>
            </w:r>
          </w:p>
        </w:tc>
      </w:tr>
      <w:tr w:rsidR="001A20E6" w14:paraId="0FB97DFD" w14:textId="77777777">
        <w:tc>
          <w:tcPr>
            <w:tcW w:w="700" w:type="pct"/>
            <w:shd w:val="clear" w:color="auto" w:fill="FCE7F3"/>
            <w:tcMar>
              <w:top w:w="150" w:type="dxa"/>
              <w:left w:w="100" w:type="dxa"/>
              <w:bottom w:w="150" w:type="dxa"/>
              <w:right w:w="100" w:type="dxa"/>
            </w:tcMar>
          </w:tcPr>
          <w:p w14:paraId="22B877E3" w14:textId="77777777" w:rsidR="001A20E6" w:rsidRDefault="00000000">
            <w:pPr>
              <w:pStyle w:val="TableCellTaskSubject"/>
            </w:pPr>
            <w:r>
              <w:t>Sociology</w:t>
            </w:r>
          </w:p>
          <w:p w14:paraId="19DC176F" w14:textId="77777777" w:rsidR="001A20E6" w:rsidRDefault="00000000">
            <w:pPr>
              <w:pStyle w:val="TableCellTaskDetails"/>
            </w:pPr>
            <w:r>
              <w:t>• Test - TEST — 3h</w:t>
            </w:r>
          </w:p>
          <w:p w14:paraId="2B7BBA3E" w14:textId="77777777" w:rsidR="001A20E6" w:rsidRDefault="00000000">
            <w:pPr>
              <w:pStyle w:val="TableCellTaskBadge"/>
              <w:shd w:val="clear" w:color="auto" w:fill="FFF3E0"/>
            </w:pPr>
            <w:r>
              <w:rPr>
                <w:b/>
                <w:bCs/>
                <w:color w:val="F57C00"/>
              </w:rPr>
              <w:t>TEST</w:t>
            </w:r>
          </w:p>
          <w:p w14:paraId="44A4A9D9" w14:textId="77777777" w:rsidR="001A20E6" w:rsidRDefault="00000000">
            <w:pPr>
              <w:pStyle w:val="TableCellTaskDetails"/>
            </w:pPr>
            <w:r>
              <w:t>• Test - TEST — 3h</w:t>
            </w:r>
          </w:p>
          <w:p w14:paraId="7C14D50D" w14:textId="77777777" w:rsidR="001A20E6" w:rsidRDefault="00000000">
            <w:pPr>
              <w:pStyle w:val="TableCellTaskBadge"/>
              <w:shd w:val="clear" w:color="auto" w:fill="FFF3E0"/>
            </w:pPr>
            <w:r>
              <w:rPr>
                <w:b/>
                <w:bCs/>
                <w:color w:val="F57C00"/>
              </w:rPr>
              <w:t>TEST</w:t>
            </w:r>
          </w:p>
          <w:p w14:paraId="463E5127" w14:textId="77777777" w:rsidR="001A20E6" w:rsidRDefault="00000000">
            <w:pPr>
              <w:pStyle w:val="TableCellTaskDetails"/>
            </w:pPr>
            <w:r>
              <w:t>• Test - TEST — 3h</w:t>
            </w:r>
          </w:p>
          <w:p w14:paraId="5FBC218E" w14:textId="77777777" w:rsidR="001A20E6" w:rsidRDefault="00000000">
            <w:pPr>
              <w:pStyle w:val="TableCellTaskBadge"/>
              <w:shd w:val="clear" w:color="auto" w:fill="FFF3E0"/>
            </w:pPr>
            <w:r>
              <w:rPr>
                <w:b/>
                <w:bCs/>
                <w:color w:val="F57C00"/>
              </w:rPr>
              <w:t>TEST</w:t>
            </w:r>
          </w:p>
          <w:p w14:paraId="4F601D00" w14:textId="77777777" w:rsidR="001A20E6" w:rsidRDefault="00000000">
            <w:pPr>
              <w:pStyle w:val="TableCellTaskDetails"/>
            </w:pPr>
            <w:r>
              <w:t>• Test - TEST — 3h</w:t>
            </w:r>
          </w:p>
          <w:p w14:paraId="35456FBA"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43DC0D89" w14:textId="77777777" w:rsidR="001A20E6" w:rsidRDefault="00000000">
            <w:pPr>
              <w:pStyle w:val="TableCellTaskSubject"/>
            </w:pPr>
            <w:r>
              <w:t>Sociology</w:t>
            </w:r>
          </w:p>
          <w:p w14:paraId="6C0007E0" w14:textId="77777777" w:rsidR="001A20E6" w:rsidRDefault="00000000">
            <w:pPr>
              <w:pStyle w:val="TableCellTaskDetails"/>
            </w:pPr>
            <w:r>
              <w:t>• Study - OPT-SOC/02 — 1h 30m</w:t>
            </w:r>
          </w:p>
          <w:p w14:paraId="583B04AD" w14:textId="77777777" w:rsidR="001A20E6" w:rsidRDefault="00000000">
            <w:pPr>
              <w:pStyle w:val="TableCellTaskBadge"/>
              <w:shd w:val="clear" w:color="auto" w:fill="E3F2FD"/>
            </w:pPr>
            <w:r>
              <w:rPr>
                <w:b/>
                <w:bCs/>
                <w:color w:val="1976D2"/>
              </w:rPr>
              <w:t>STUDY</w:t>
            </w:r>
          </w:p>
          <w:p w14:paraId="6B2F34B1" w14:textId="77777777" w:rsidR="001A20E6" w:rsidRDefault="00000000">
            <w:pPr>
              <w:pStyle w:val="TableCellTaskDetails"/>
            </w:pPr>
            <w:r>
              <w:t>• Revision - OPT-SOC/02 — 30m</w:t>
            </w:r>
          </w:p>
          <w:p w14:paraId="0D054DF5" w14:textId="77777777" w:rsidR="001A20E6" w:rsidRDefault="00000000">
            <w:pPr>
              <w:pStyle w:val="TableCellTaskBadge"/>
              <w:shd w:val="clear" w:color="auto" w:fill="FCE4EC"/>
            </w:pPr>
            <w:r>
              <w:rPr>
                <w:b/>
                <w:bCs/>
                <w:color w:val="C2185B"/>
              </w:rPr>
              <w:t>REVISION</w:t>
            </w:r>
          </w:p>
          <w:p w14:paraId="1F8C79D0" w14:textId="77777777" w:rsidR="001A20E6" w:rsidRDefault="00000000">
            <w:pPr>
              <w:pStyle w:val="TableCellTaskDetails"/>
            </w:pPr>
            <w:r>
              <w:t>• Practice - OPT-SOC/02 — 30m</w:t>
            </w:r>
          </w:p>
          <w:p w14:paraId="6B29D0D0" w14:textId="77777777" w:rsidR="001A20E6" w:rsidRDefault="00000000">
            <w:pPr>
              <w:pStyle w:val="TableCellTaskBadge"/>
              <w:shd w:val="clear" w:color="auto" w:fill="E8F5E8"/>
            </w:pPr>
            <w:r>
              <w:rPr>
                <w:b/>
                <w:bCs/>
                <w:color w:val="388E3C"/>
              </w:rPr>
              <w:t>PRACTICE</w:t>
            </w:r>
          </w:p>
          <w:p w14:paraId="3E3CBADE" w14:textId="77777777" w:rsidR="001A20E6" w:rsidRDefault="00000000">
            <w:pPr>
              <w:pStyle w:val="TableCellTaskDetails"/>
            </w:pPr>
            <w:r>
              <w:t>• Study - OPT-SOC/01 — 2h</w:t>
            </w:r>
          </w:p>
          <w:p w14:paraId="3AD9A181" w14:textId="77777777" w:rsidR="001A20E6" w:rsidRDefault="00000000">
            <w:pPr>
              <w:pStyle w:val="TableCellTaskBadge"/>
              <w:shd w:val="clear" w:color="auto" w:fill="E3F2FD"/>
            </w:pPr>
            <w:r>
              <w:rPr>
                <w:b/>
                <w:bCs/>
                <w:color w:val="1976D2"/>
              </w:rPr>
              <w:t>STUDY</w:t>
            </w:r>
          </w:p>
          <w:p w14:paraId="4A1596F2" w14:textId="77777777" w:rsidR="001A20E6" w:rsidRDefault="00000000">
            <w:pPr>
              <w:pStyle w:val="TableCellTaskDetails"/>
            </w:pPr>
            <w:r>
              <w:t>• Revision - OPT-SOC/01 — 30m</w:t>
            </w:r>
          </w:p>
          <w:p w14:paraId="394CADE3" w14:textId="77777777" w:rsidR="001A20E6" w:rsidRDefault="00000000">
            <w:pPr>
              <w:pStyle w:val="TableCellTaskBadge"/>
              <w:shd w:val="clear" w:color="auto" w:fill="FCE4EC"/>
            </w:pPr>
            <w:r>
              <w:rPr>
                <w:b/>
                <w:bCs/>
                <w:color w:val="C2185B"/>
              </w:rPr>
              <w:t>REVISION</w:t>
            </w:r>
          </w:p>
          <w:p w14:paraId="4DB7AD7D" w14:textId="77777777" w:rsidR="001A20E6" w:rsidRDefault="00000000">
            <w:pPr>
              <w:pStyle w:val="TableCellTaskDetails"/>
            </w:pPr>
            <w:r>
              <w:t>• Study - OPT-SOC/02 — 1h 30m</w:t>
            </w:r>
          </w:p>
          <w:p w14:paraId="1A876DF4" w14:textId="77777777" w:rsidR="001A20E6" w:rsidRDefault="00000000">
            <w:pPr>
              <w:pStyle w:val="TableCellTaskBadge"/>
              <w:shd w:val="clear" w:color="auto" w:fill="E3F2FD"/>
            </w:pPr>
            <w:r>
              <w:rPr>
                <w:b/>
                <w:bCs/>
                <w:color w:val="1976D2"/>
              </w:rPr>
              <w:t>STUDY</w:t>
            </w:r>
          </w:p>
          <w:p w14:paraId="5891DF70" w14:textId="77777777" w:rsidR="001A20E6" w:rsidRDefault="00000000">
            <w:pPr>
              <w:pStyle w:val="TableCellTaskDetails"/>
            </w:pPr>
            <w:r>
              <w:t>• Revision - OPT-SOC/02 — 30m</w:t>
            </w:r>
          </w:p>
          <w:p w14:paraId="6F35B58F" w14:textId="77777777" w:rsidR="001A20E6" w:rsidRDefault="00000000">
            <w:pPr>
              <w:pStyle w:val="TableCellTaskBadge"/>
              <w:shd w:val="clear" w:color="auto" w:fill="FCE4EC"/>
            </w:pPr>
            <w:r>
              <w:rPr>
                <w:b/>
                <w:bCs/>
                <w:color w:val="C2185B"/>
              </w:rPr>
              <w:t>REVISION</w:t>
            </w:r>
          </w:p>
          <w:p w14:paraId="7A832209" w14:textId="77777777" w:rsidR="001A20E6" w:rsidRDefault="00000000">
            <w:pPr>
              <w:pStyle w:val="TableCellTaskDetails"/>
            </w:pPr>
            <w:r>
              <w:t>• Practice - OPT-SOC/02 — 30m</w:t>
            </w:r>
          </w:p>
          <w:p w14:paraId="13BDB37A" w14:textId="77777777" w:rsidR="001A20E6" w:rsidRDefault="00000000">
            <w:pPr>
              <w:pStyle w:val="TableCellTaskBadge"/>
              <w:shd w:val="clear" w:color="auto" w:fill="E8F5E8"/>
            </w:pPr>
            <w:r>
              <w:rPr>
                <w:b/>
                <w:bCs/>
                <w:color w:val="388E3C"/>
              </w:rPr>
              <w:t>PRACTICE</w:t>
            </w:r>
          </w:p>
          <w:p w14:paraId="6F9AFAB4" w14:textId="77777777" w:rsidR="001A20E6" w:rsidRDefault="00000000">
            <w:pPr>
              <w:pStyle w:val="TableCellTaskDetails"/>
            </w:pPr>
            <w:r>
              <w:t>• Study - OPT-SOC/01 — 2h</w:t>
            </w:r>
          </w:p>
          <w:p w14:paraId="2790ABC0" w14:textId="77777777" w:rsidR="001A20E6" w:rsidRDefault="00000000">
            <w:pPr>
              <w:pStyle w:val="TableCellTaskBadge"/>
              <w:shd w:val="clear" w:color="auto" w:fill="E3F2FD"/>
            </w:pPr>
            <w:r>
              <w:rPr>
                <w:b/>
                <w:bCs/>
                <w:color w:val="1976D2"/>
              </w:rPr>
              <w:t>STUDY</w:t>
            </w:r>
          </w:p>
          <w:p w14:paraId="7419AEDA" w14:textId="77777777" w:rsidR="001A20E6" w:rsidRDefault="00000000">
            <w:pPr>
              <w:pStyle w:val="TableCellTaskDetails"/>
            </w:pPr>
            <w:r>
              <w:t>• Revision - OPT-SOC/01 — 30m</w:t>
            </w:r>
          </w:p>
          <w:p w14:paraId="1855D3B0"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2FA6CF65" w14:textId="77777777" w:rsidR="001A20E6" w:rsidRDefault="00000000">
            <w:pPr>
              <w:pStyle w:val="TableCellTaskSubject"/>
            </w:pPr>
            <w:r>
              <w:t>Sociology</w:t>
            </w:r>
          </w:p>
          <w:p w14:paraId="2D6F21F8" w14:textId="77777777" w:rsidR="001A20E6" w:rsidRDefault="00000000">
            <w:pPr>
              <w:pStyle w:val="TableCellTaskDetails"/>
            </w:pPr>
            <w:r>
              <w:t>• Study - OPT-SOC/02 — 1h 30m</w:t>
            </w:r>
          </w:p>
          <w:p w14:paraId="1B76FD7D" w14:textId="77777777" w:rsidR="001A20E6" w:rsidRDefault="00000000">
            <w:pPr>
              <w:pStyle w:val="TableCellTaskBadge"/>
              <w:shd w:val="clear" w:color="auto" w:fill="E3F2FD"/>
            </w:pPr>
            <w:r>
              <w:rPr>
                <w:b/>
                <w:bCs/>
                <w:color w:val="1976D2"/>
              </w:rPr>
              <w:t>STUDY</w:t>
            </w:r>
          </w:p>
          <w:p w14:paraId="3EE76872" w14:textId="77777777" w:rsidR="001A20E6" w:rsidRDefault="00000000">
            <w:pPr>
              <w:pStyle w:val="TableCellTaskDetails"/>
            </w:pPr>
            <w:r>
              <w:t>• Revision - OPT-SOC/02 — 30m</w:t>
            </w:r>
          </w:p>
          <w:p w14:paraId="4E9EB48E" w14:textId="77777777" w:rsidR="001A20E6" w:rsidRDefault="00000000">
            <w:pPr>
              <w:pStyle w:val="TableCellTaskBadge"/>
              <w:shd w:val="clear" w:color="auto" w:fill="FCE4EC"/>
            </w:pPr>
            <w:r>
              <w:rPr>
                <w:b/>
                <w:bCs/>
                <w:color w:val="C2185B"/>
              </w:rPr>
              <w:t>REVISION</w:t>
            </w:r>
          </w:p>
          <w:p w14:paraId="39818EF1" w14:textId="77777777" w:rsidR="001A20E6" w:rsidRDefault="00000000">
            <w:pPr>
              <w:pStyle w:val="TableCellTaskDetails"/>
            </w:pPr>
            <w:r>
              <w:t>• Practice - OPT-SOC/02 — 30m</w:t>
            </w:r>
          </w:p>
          <w:p w14:paraId="3A5587D9" w14:textId="77777777" w:rsidR="001A20E6" w:rsidRDefault="00000000">
            <w:pPr>
              <w:pStyle w:val="TableCellTaskBadge"/>
              <w:shd w:val="clear" w:color="auto" w:fill="E8F5E8"/>
            </w:pPr>
            <w:r>
              <w:rPr>
                <w:b/>
                <w:bCs/>
                <w:color w:val="388E3C"/>
              </w:rPr>
              <w:t>PRACTICE</w:t>
            </w:r>
          </w:p>
          <w:p w14:paraId="7E495091" w14:textId="77777777" w:rsidR="001A20E6" w:rsidRDefault="00000000">
            <w:pPr>
              <w:pStyle w:val="TableCellTaskDetails"/>
            </w:pPr>
            <w:r>
              <w:t>• Study - OPT-SOC/02 — 2h</w:t>
            </w:r>
          </w:p>
          <w:p w14:paraId="5DA4C87B" w14:textId="77777777" w:rsidR="001A20E6" w:rsidRDefault="00000000">
            <w:pPr>
              <w:pStyle w:val="TableCellTaskBadge"/>
              <w:shd w:val="clear" w:color="auto" w:fill="E3F2FD"/>
            </w:pPr>
            <w:r>
              <w:rPr>
                <w:b/>
                <w:bCs/>
                <w:color w:val="1976D2"/>
              </w:rPr>
              <w:t>STUDY</w:t>
            </w:r>
          </w:p>
          <w:p w14:paraId="15ABEFA0" w14:textId="77777777" w:rsidR="001A20E6" w:rsidRDefault="00000000">
            <w:pPr>
              <w:pStyle w:val="TableCellTaskDetails"/>
            </w:pPr>
            <w:r>
              <w:t>• Revision - OPT-SOC/02 — 30m</w:t>
            </w:r>
          </w:p>
          <w:p w14:paraId="001497E8" w14:textId="77777777" w:rsidR="001A20E6" w:rsidRDefault="00000000">
            <w:pPr>
              <w:pStyle w:val="TableCellTaskBadge"/>
              <w:shd w:val="clear" w:color="auto" w:fill="FCE4EC"/>
            </w:pPr>
            <w:r>
              <w:rPr>
                <w:b/>
                <w:bCs/>
                <w:color w:val="C2185B"/>
              </w:rPr>
              <w:t>REVISION</w:t>
            </w:r>
          </w:p>
          <w:p w14:paraId="31145D66" w14:textId="77777777" w:rsidR="001A20E6" w:rsidRDefault="00000000">
            <w:pPr>
              <w:pStyle w:val="TableCellTaskDetails"/>
            </w:pPr>
            <w:r>
              <w:t>• Study - OPT-SOC/02 — 1h 30m</w:t>
            </w:r>
          </w:p>
          <w:p w14:paraId="754FDBC8" w14:textId="77777777" w:rsidR="001A20E6" w:rsidRDefault="00000000">
            <w:pPr>
              <w:pStyle w:val="TableCellTaskBadge"/>
              <w:shd w:val="clear" w:color="auto" w:fill="E3F2FD"/>
            </w:pPr>
            <w:r>
              <w:rPr>
                <w:b/>
                <w:bCs/>
                <w:color w:val="1976D2"/>
              </w:rPr>
              <w:t>STUDY</w:t>
            </w:r>
          </w:p>
          <w:p w14:paraId="13AF8B4F" w14:textId="77777777" w:rsidR="001A20E6" w:rsidRDefault="00000000">
            <w:pPr>
              <w:pStyle w:val="TableCellTaskDetails"/>
            </w:pPr>
            <w:r>
              <w:t>• Revision - OPT-SOC/02 — 30m</w:t>
            </w:r>
          </w:p>
          <w:p w14:paraId="50800EB8" w14:textId="77777777" w:rsidR="001A20E6" w:rsidRDefault="00000000">
            <w:pPr>
              <w:pStyle w:val="TableCellTaskBadge"/>
              <w:shd w:val="clear" w:color="auto" w:fill="FCE4EC"/>
            </w:pPr>
            <w:r>
              <w:rPr>
                <w:b/>
                <w:bCs/>
                <w:color w:val="C2185B"/>
              </w:rPr>
              <w:t>REVISION</w:t>
            </w:r>
          </w:p>
          <w:p w14:paraId="5BC18B73" w14:textId="77777777" w:rsidR="001A20E6" w:rsidRDefault="00000000">
            <w:pPr>
              <w:pStyle w:val="TableCellTaskDetails"/>
            </w:pPr>
            <w:r>
              <w:t>• Practice - OPT-SOC/02 — 30m</w:t>
            </w:r>
          </w:p>
          <w:p w14:paraId="2B0F961E" w14:textId="77777777" w:rsidR="001A20E6" w:rsidRDefault="00000000">
            <w:pPr>
              <w:pStyle w:val="TableCellTaskBadge"/>
              <w:shd w:val="clear" w:color="auto" w:fill="E8F5E8"/>
            </w:pPr>
            <w:r>
              <w:rPr>
                <w:b/>
                <w:bCs/>
                <w:color w:val="388E3C"/>
              </w:rPr>
              <w:t>PRACTICE</w:t>
            </w:r>
          </w:p>
          <w:p w14:paraId="0FFEC07D" w14:textId="77777777" w:rsidR="001A20E6" w:rsidRDefault="00000000">
            <w:pPr>
              <w:pStyle w:val="TableCellTaskDetails"/>
            </w:pPr>
            <w:r>
              <w:t>• Study - OPT-SOC/02 — 2h</w:t>
            </w:r>
          </w:p>
          <w:p w14:paraId="3B2B28BE" w14:textId="77777777" w:rsidR="001A20E6" w:rsidRDefault="00000000">
            <w:pPr>
              <w:pStyle w:val="TableCellTaskBadge"/>
              <w:shd w:val="clear" w:color="auto" w:fill="E3F2FD"/>
            </w:pPr>
            <w:r>
              <w:rPr>
                <w:b/>
                <w:bCs/>
                <w:color w:val="1976D2"/>
              </w:rPr>
              <w:t>STUDY</w:t>
            </w:r>
          </w:p>
          <w:p w14:paraId="01C6D6BF" w14:textId="77777777" w:rsidR="001A20E6" w:rsidRDefault="00000000">
            <w:pPr>
              <w:pStyle w:val="TableCellTaskDetails"/>
            </w:pPr>
            <w:r>
              <w:t>• Revision - OPT-SOC/02 — 30m</w:t>
            </w:r>
          </w:p>
          <w:p w14:paraId="44290912"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754DCD68" w14:textId="77777777" w:rsidR="001A20E6" w:rsidRDefault="00000000">
            <w:pPr>
              <w:pStyle w:val="TableCellTaskSubject"/>
            </w:pPr>
            <w:r>
              <w:t>Sociology</w:t>
            </w:r>
          </w:p>
          <w:p w14:paraId="44CE05C4" w14:textId="77777777" w:rsidR="001A20E6" w:rsidRDefault="00000000">
            <w:pPr>
              <w:pStyle w:val="TableCellTaskDetails"/>
            </w:pPr>
            <w:r>
              <w:t>• Study - OPT-SOC/02 — 1h 30m</w:t>
            </w:r>
          </w:p>
          <w:p w14:paraId="2EC01B21" w14:textId="77777777" w:rsidR="001A20E6" w:rsidRDefault="00000000">
            <w:pPr>
              <w:pStyle w:val="TableCellTaskBadge"/>
              <w:shd w:val="clear" w:color="auto" w:fill="E3F2FD"/>
            </w:pPr>
            <w:r>
              <w:rPr>
                <w:b/>
                <w:bCs/>
                <w:color w:val="1976D2"/>
              </w:rPr>
              <w:t>STUDY</w:t>
            </w:r>
          </w:p>
          <w:p w14:paraId="1ADD7C2F" w14:textId="77777777" w:rsidR="001A20E6" w:rsidRDefault="00000000">
            <w:pPr>
              <w:pStyle w:val="TableCellTaskDetails"/>
            </w:pPr>
            <w:r>
              <w:t>• Revision - OPT-SOC/02 — 30m</w:t>
            </w:r>
          </w:p>
          <w:p w14:paraId="3DF1DD95" w14:textId="77777777" w:rsidR="001A20E6" w:rsidRDefault="00000000">
            <w:pPr>
              <w:pStyle w:val="TableCellTaskBadge"/>
              <w:shd w:val="clear" w:color="auto" w:fill="FCE4EC"/>
            </w:pPr>
            <w:r>
              <w:rPr>
                <w:b/>
                <w:bCs/>
                <w:color w:val="C2185B"/>
              </w:rPr>
              <w:t>REVISION</w:t>
            </w:r>
          </w:p>
          <w:p w14:paraId="02CE740D" w14:textId="77777777" w:rsidR="001A20E6" w:rsidRDefault="00000000">
            <w:pPr>
              <w:pStyle w:val="TableCellTaskDetails"/>
            </w:pPr>
            <w:r>
              <w:t>• Practice - OPT-SOC/02 — 30m</w:t>
            </w:r>
          </w:p>
          <w:p w14:paraId="4546BECF" w14:textId="77777777" w:rsidR="001A20E6" w:rsidRDefault="00000000">
            <w:pPr>
              <w:pStyle w:val="TableCellTaskBadge"/>
              <w:shd w:val="clear" w:color="auto" w:fill="E8F5E8"/>
            </w:pPr>
            <w:r>
              <w:rPr>
                <w:b/>
                <w:bCs/>
                <w:color w:val="388E3C"/>
              </w:rPr>
              <w:t>PRACTICE</w:t>
            </w:r>
          </w:p>
          <w:p w14:paraId="4612EBDC" w14:textId="77777777" w:rsidR="001A20E6" w:rsidRDefault="00000000">
            <w:pPr>
              <w:pStyle w:val="TableCellTaskDetails"/>
            </w:pPr>
            <w:r>
              <w:t>• Study - OPT-SOC/02 — 2h</w:t>
            </w:r>
          </w:p>
          <w:p w14:paraId="5EEF2D8A" w14:textId="77777777" w:rsidR="001A20E6" w:rsidRDefault="00000000">
            <w:pPr>
              <w:pStyle w:val="TableCellTaskBadge"/>
              <w:shd w:val="clear" w:color="auto" w:fill="E3F2FD"/>
            </w:pPr>
            <w:r>
              <w:rPr>
                <w:b/>
                <w:bCs/>
                <w:color w:val="1976D2"/>
              </w:rPr>
              <w:t>STUDY</w:t>
            </w:r>
          </w:p>
          <w:p w14:paraId="18B2E013" w14:textId="77777777" w:rsidR="001A20E6" w:rsidRDefault="00000000">
            <w:pPr>
              <w:pStyle w:val="TableCellTaskDetails"/>
            </w:pPr>
            <w:r>
              <w:t>• Revision - OPT-SOC/02 — 30m</w:t>
            </w:r>
          </w:p>
          <w:p w14:paraId="214B03AF" w14:textId="77777777" w:rsidR="001A20E6" w:rsidRDefault="00000000">
            <w:pPr>
              <w:pStyle w:val="TableCellTaskBadge"/>
              <w:shd w:val="clear" w:color="auto" w:fill="FCE4EC"/>
            </w:pPr>
            <w:r>
              <w:rPr>
                <w:b/>
                <w:bCs/>
                <w:color w:val="C2185B"/>
              </w:rPr>
              <w:t>REVISION</w:t>
            </w:r>
          </w:p>
          <w:p w14:paraId="55D90EB0" w14:textId="77777777" w:rsidR="001A20E6" w:rsidRDefault="00000000">
            <w:pPr>
              <w:pStyle w:val="TableCellTaskDetails"/>
            </w:pPr>
            <w:r>
              <w:t>• Study - OPT-SOC/02 — 1h 30m</w:t>
            </w:r>
          </w:p>
          <w:p w14:paraId="03156609" w14:textId="77777777" w:rsidR="001A20E6" w:rsidRDefault="00000000">
            <w:pPr>
              <w:pStyle w:val="TableCellTaskBadge"/>
              <w:shd w:val="clear" w:color="auto" w:fill="E3F2FD"/>
            </w:pPr>
            <w:r>
              <w:rPr>
                <w:b/>
                <w:bCs/>
                <w:color w:val="1976D2"/>
              </w:rPr>
              <w:t>STUDY</w:t>
            </w:r>
          </w:p>
          <w:p w14:paraId="66F8108E" w14:textId="77777777" w:rsidR="001A20E6" w:rsidRDefault="00000000">
            <w:pPr>
              <w:pStyle w:val="TableCellTaskDetails"/>
            </w:pPr>
            <w:r>
              <w:t>• Revision - OPT-SOC/02 — 30m</w:t>
            </w:r>
          </w:p>
          <w:p w14:paraId="559FF4A6" w14:textId="77777777" w:rsidR="001A20E6" w:rsidRDefault="00000000">
            <w:pPr>
              <w:pStyle w:val="TableCellTaskBadge"/>
              <w:shd w:val="clear" w:color="auto" w:fill="FCE4EC"/>
            </w:pPr>
            <w:r>
              <w:rPr>
                <w:b/>
                <w:bCs/>
                <w:color w:val="C2185B"/>
              </w:rPr>
              <w:t>REVISION</w:t>
            </w:r>
          </w:p>
          <w:p w14:paraId="747965B5" w14:textId="77777777" w:rsidR="001A20E6" w:rsidRDefault="00000000">
            <w:pPr>
              <w:pStyle w:val="TableCellTaskDetails"/>
            </w:pPr>
            <w:r>
              <w:t>• Practice - OPT-SOC/02 — 30m</w:t>
            </w:r>
          </w:p>
          <w:p w14:paraId="703FD60C" w14:textId="77777777" w:rsidR="001A20E6" w:rsidRDefault="00000000">
            <w:pPr>
              <w:pStyle w:val="TableCellTaskBadge"/>
              <w:shd w:val="clear" w:color="auto" w:fill="E8F5E8"/>
            </w:pPr>
            <w:r>
              <w:rPr>
                <w:b/>
                <w:bCs/>
                <w:color w:val="388E3C"/>
              </w:rPr>
              <w:t>PRACTICE</w:t>
            </w:r>
          </w:p>
          <w:p w14:paraId="5C038FF5" w14:textId="77777777" w:rsidR="001A20E6" w:rsidRDefault="00000000">
            <w:pPr>
              <w:pStyle w:val="TableCellTaskDetails"/>
            </w:pPr>
            <w:r>
              <w:t>• Study - OPT-SOC/02 — 2h</w:t>
            </w:r>
          </w:p>
          <w:p w14:paraId="0FB67EC0" w14:textId="77777777" w:rsidR="001A20E6" w:rsidRDefault="00000000">
            <w:pPr>
              <w:pStyle w:val="TableCellTaskBadge"/>
              <w:shd w:val="clear" w:color="auto" w:fill="E3F2FD"/>
            </w:pPr>
            <w:r>
              <w:rPr>
                <w:b/>
                <w:bCs/>
                <w:color w:val="1976D2"/>
              </w:rPr>
              <w:t>STUDY</w:t>
            </w:r>
          </w:p>
          <w:p w14:paraId="67294FEF" w14:textId="77777777" w:rsidR="001A20E6" w:rsidRDefault="00000000">
            <w:pPr>
              <w:pStyle w:val="TableCellTaskDetails"/>
            </w:pPr>
            <w:r>
              <w:t>• Revision - OPT-SOC/02 — 30m</w:t>
            </w:r>
          </w:p>
          <w:p w14:paraId="36EC68E7"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26814108" w14:textId="77777777" w:rsidR="001A20E6" w:rsidRDefault="00000000">
            <w:pPr>
              <w:pStyle w:val="TableCellTaskSubject"/>
            </w:pPr>
            <w:r>
              <w:t>Sociology</w:t>
            </w:r>
          </w:p>
          <w:p w14:paraId="47A8A4F3" w14:textId="77777777" w:rsidR="001A20E6" w:rsidRDefault="00000000">
            <w:pPr>
              <w:pStyle w:val="TableCellTaskDetails"/>
            </w:pPr>
            <w:r>
              <w:t>• Study - OPT-SOC/02 — 1h 30m</w:t>
            </w:r>
          </w:p>
          <w:p w14:paraId="2BCCDE56" w14:textId="77777777" w:rsidR="001A20E6" w:rsidRDefault="00000000">
            <w:pPr>
              <w:pStyle w:val="TableCellTaskBadge"/>
              <w:shd w:val="clear" w:color="auto" w:fill="E3F2FD"/>
            </w:pPr>
            <w:r>
              <w:rPr>
                <w:b/>
                <w:bCs/>
                <w:color w:val="1976D2"/>
              </w:rPr>
              <w:t>STUDY</w:t>
            </w:r>
          </w:p>
          <w:p w14:paraId="6D7A5DD5" w14:textId="77777777" w:rsidR="001A20E6" w:rsidRDefault="00000000">
            <w:pPr>
              <w:pStyle w:val="TableCellTaskDetails"/>
            </w:pPr>
            <w:r>
              <w:t>• Revision - OPT-SOC/02 — 30m</w:t>
            </w:r>
          </w:p>
          <w:p w14:paraId="0A6EB75B" w14:textId="77777777" w:rsidR="001A20E6" w:rsidRDefault="00000000">
            <w:pPr>
              <w:pStyle w:val="TableCellTaskBadge"/>
              <w:shd w:val="clear" w:color="auto" w:fill="FCE4EC"/>
            </w:pPr>
            <w:r>
              <w:rPr>
                <w:b/>
                <w:bCs/>
                <w:color w:val="C2185B"/>
              </w:rPr>
              <w:t>REVISION</w:t>
            </w:r>
          </w:p>
          <w:p w14:paraId="547CE504" w14:textId="77777777" w:rsidR="001A20E6" w:rsidRDefault="00000000">
            <w:pPr>
              <w:pStyle w:val="TableCellTaskDetails"/>
            </w:pPr>
            <w:r>
              <w:t>• Practice - OPT-SOC/02 — 30m</w:t>
            </w:r>
          </w:p>
          <w:p w14:paraId="566AA4D1" w14:textId="77777777" w:rsidR="001A20E6" w:rsidRDefault="00000000">
            <w:pPr>
              <w:pStyle w:val="TableCellTaskBadge"/>
              <w:shd w:val="clear" w:color="auto" w:fill="E8F5E8"/>
            </w:pPr>
            <w:r>
              <w:rPr>
                <w:b/>
                <w:bCs/>
                <w:color w:val="388E3C"/>
              </w:rPr>
              <w:t>PRACTICE</w:t>
            </w:r>
          </w:p>
          <w:p w14:paraId="5441C203" w14:textId="77777777" w:rsidR="001A20E6" w:rsidRDefault="00000000">
            <w:pPr>
              <w:pStyle w:val="TableCellTaskDetails"/>
            </w:pPr>
            <w:r>
              <w:t>• Study - OPT-SOC/02 — 2h</w:t>
            </w:r>
          </w:p>
          <w:p w14:paraId="79BCCFFE" w14:textId="77777777" w:rsidR="001A20E6" w:rsidRDefault="00000000">
            <w:pPr>
              <w:pStyle w:val="TableCellTaskBadge"/>
              <w:shd w:val="clear" w:color="auto" w:fill="E3F2FD"/>
            </w:pPr>
            <w:r>
              <w:rPr>
                <w:b/>
                <w:bCs/>
                <w:color w:val="1976D2"/>
              </w:rPr>
              <w:t>STUDY</w:t>
            </w:r>
          </w:p>
          <w:p w14:paraId="5B843A7C" w14:textId="77777777" w:rsidR="001A20E6" w:rsidRDefault="00000000">
            <w:pPr>
              <w:pStyle w:val="TableCellTaskDetails"/>
            </w:pPr>
            <w:r>
              <w:t>• Revision - OPT-SOC/02 — 30m</w:t>
            </w:r>
          </w:p>
          <w:p w14:paraId="7AC48095" w14:textId="77777777" w:rsidR="001A20E6" w:rsidRDefault="00000000">
            <w:pPr>
              <w:pStyle w:val="TableCellTaskBadge"/>
              <w:shd w:val="clear" w:color="auto" w:fill="FCE4EC"/>
            </w:pPr>
            <w:r>
              <w:rPr>
                <w:b/>
                <w:bCs/>
                <w:color w:val="C2185B"/>
              </w:rPr>
              <w:t>REVISION</w:t>
            </w:r>
          </w:p>
          <w:p w14:paraId="5F85D6A7" w14:textId="77777777" w:rsidR="001A20E6" w:rsidRDefault="00000000">
            <w:pPr>
              <w:pStyle w:val="TableCellTaskDetails"/>
            </w:pPr>
            <w:r>
              <w:t>• Study - OPT-SOC/02 — 1h 30m</w:t>
            </w:r>
          </w:p>
          <w:p w14:paraId="2C88AE8B" w14:textId="77777777" w:rsidR="001A20E6" w:rsidRDefault="00000000">
            <w:pPr>
              <w:pStyle w:val="TableCellTaskBadge"/>
              <w:shd w:val="clear" w:color="auto" w:fill="E3F2FD"/>
            </w:pPr>
            <w:r>
              <w:rPr>
                <w:b/>
                <w:bCs/>
                <w:color w:val="1976D2"/>
              </w:rPr>
              <w:t>STUDY</w:t>
            </w:r>
          </w:p>
          <w:p w14:paraId="129CD73A" w14:textId="77777777" w:rsidR="001A20E6" w:rsidRDefault="00000000">
            <w:pPr>
              <w:pStyle w:val="TableCellTaskDetails"/>
            </w:pPr>
            <w:r>
              <w:t>• Revision - OPT-SOC/02 — 30m</w:t>
            </w:r>
          </w:p>
          <w:p w14:paraId="25F97F8C" w14:textId="77777777" w:rsidR="001A20E6" w:rsidRDefault="00000000">
            <w:pPr>
              <w:pStyle w:val="TableCellTaskBadge"/>
              <w:shd w:val="clear" w:color="auto" w:fill="FCE4EC"/>
            </w:pPr>
            <w:r>
              <w:rPr>
                <w:b/>
                <w:bCs/>
                <w:color w:val="C2185B"/>
              </w:rPr>
              <w:t>REVISION</w:t>
            </w:r>
          </w:p>
          <w:p w14:paraId="6F9EEF87" w14:textId="77777777" w:rsidR="001A20E6" w:rsidRDefault="00000000">
            <w:pPr>
              <w:pStyle w:val="TableCellTaskDetails"/>
            </w:pPr>
            <w:r>
              <w:t>• Practice - OPT-SOC/02 — 30m</w:t>
            </w:r>
          </w:p>
          <w:p w14:paraId="3F580DCC" w14:textId="77777777" w:rsidR="001A20E6" w:rsidRDefault="00000000">
            <w:pPr>
              <w:pStyle w:val="TableCellTaskBadge"/>
              <w:shd w:val="clear" w:color="auto" w:fill="E8F5E8"/>
            </w:pPr>
            <w:r>
              <w:rPr>
                <w:b/>
                <w:bCs/>
                <w:color w:val="388E3C"/>
              </w:rPr>
              <w:t>PRACTICE</w:t>
            </w:r>
          </w:p>
          <w:p w14:paraId="30161969" w14:textId="77777777" w:rsidR="001A20E6" w:rsidRDefault="00000000">
            <w:pPr>
              <w:pStyle w:val="TableCellTaskDetails"/>
            </w:pPr>
            <w:r>
              <w:t>• Study - OPT-SOC/02 — 2h</w:t>
            </w:r>
          </w:p>
          <w:p w14:paraId="5AD9A3DD" w14:textId="77777777" w:rsidR="001A20E6" w:rsidRDefault="00000000">
            <w:pPr>
              <w:pStyle w:val="TableCellTaskBadge"/>
              <w:shd w:val="clear" w:color="auto" w:fill="E3F2FD"/>
            </w:pPr>
            <w:r>
              <w:rPr>
                <w:b/>
                <w:bCs/>
                <w:color w:val="1976D2"/>
              </w:rPr>
              <w:t>STUDY</w:t>
            </w:r>
          </w:p>
          <w:p w14:paraId="6A704381" w14:textId="77777777" w:rsidR="001A20E6" w:rsidRDefault="00000000">
            <w:pPr>
              <w:pStyle w:val="TableCellTaskDetails"/>
            </w:pPr>
            <w:r>
              <w:t>• Revision - OPT-SOC/02 — 30m</w:t>
            </w:r>
          </w:p>
          <w:p w14:paraId="6FDA8D1E"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2E64AF43" w14:textId="77777777" w:rsidR="001A20E6" w:rsidRDefault="00000000">
            <w:pPr>
              <w:pStyle w:val="TableCellTaskSubject"/>
            </w:pPr>
            <w:r>
              <w:t>Sociology</w:t>
            </w:r>
          </w:p>
          <w:p w14:paraId="67A45E73" w14:textId="77777777" w:rsidR="001A20E6" w:rsidRDefault="00000000">
            <w:pPr>
              <w:pStyle w:val="TableCellTaskDetails"/>
            </w:pPr>
            <w:r>
              <w:t>• Study - OPT-SOC/02 — 1h 30m</w:t>
            </w:r>
          </w:p>
          <w:p w14:paraId="27C85C10" w14:textId="77777777" w:rsidR="001A20E6" w:rsidRDefault="00000000">
            <w:pPr>
              <w:pStyle w:val="TableCellTaskBadge"/>
              <w:shd w:val="clear" w:color="auto" w:fill="E3F2FD"/>
            </w:pPr>
            <w:r>
              <w:rPr>
                <w:b/>
                <w:bCs/>
                <w:color w:val="1976D2"/>
              </w:rPr>
              <w:t>STUDY</w:t>
            </w:r>
          </w:p>
          <w:p w14:paraId="4C809612" w14:textId="77777777" w:rsidR="001A20E6" w:rsidRDefault="00000000">
            <w:pPr>
              <w:pStyle w:val="TableCellTaskDetails"/>
            </w:pPr>
            <w:r>
              <w:t>• Revision - OPT-SOC/02 — 30m</w:t>
            </w:r>
          </w:p>
          <w:p w14:paraId="7C0A1C95" w14:textId="77777777" w:rsidR="001A20E6" w:rsidRDefault="00000000">
            <w:pPr>
              <w:pStyle w:val="TableCellTaskBadge"/>
              <w:shd w:val="clear" w:color="auto" w:fill="FCE4EC"/>
            </w:pPr>
            <w:r>
              <w:rPr>
                <w:b/>
                <w:bCs/>
                <w:color w:val="C2185B"/>
              </w:rPr>
              <w:t>REVISION</w:t>
            </w:r>
          </w:p>
          <w:p w14:paraId="2AF77D7C" w14:textId="77777777" w:rsidR="001A20E6" w:rsidRDefault="00000000">
            <w:pPr>
              <w:pStyle w:val="TableCellTaskDetails"/>
            </w:pPr>
            <w:r>
              <w:t>• Practice - OPT-SOC/02 — 30m</w:t>
            </w:r>
          </w:p>
          <w:p w14:paraId="7395D38A" w14:textId="77777777" w:rsidR="001A20E6" w:rsidRDefault="00000000">
            <w:pPr>
              <w:pStyle w:val="TableCellTaskBadge"/>
              <w:shd w:val="clear" w:color="auto" w:fill="E8F5E8"/>
            </w:pPr>
            <w:r>
              <w:rPr>
                <w:b/>
                <w:bCs/>
                <w:color w:val="388E3C"/>
              </w:rPr>
              <w:t>PRACTICE</w:t>
            </w:r>
          </w:p>
          <w:p w14:paraId="55E138A3" w14:textId="77777777" w:rsidR="001A20E6" w:rsidRDefault="00000000">
            <w:pPr>
              <w:pStyle w:val="TableCellTaskDetails"/>
            </w:pPr>
            <w:r>
              <w:t>• Study - OPT-SOC/02 — 2h</w:t>
            </w:r>
          </w:p>
          <w:p w14:paraId="3C46A772" w14:textId="77777777" w:rsidR="001A20E6" w:rsidRDefault="00000000">
            <w:pPr>
              <w:pStyle w:val="TableCellTaskBadge"/>
              <w:shd w:val="clear" w:color="auto" w:fill="E3F2FD"/>
            </w:pPr>
            <w:r>
              <w:rPr>
                <w:b/>
                <w:bCs/>
                <w:color w:val="1976D2"/>
              </w:rPr>
              <w:t>STUDY</w:t>
            </w:r>
          </w:p>
          <w:p w14:paraId="7D929F45" w14:textId="77777777" w:rsidR="001A20E6" w:rsidRDefault="00000000">
            <w:pPr>
              <w:pStyle w:val="TableCellTaskDetails"/>
            </w:pPr>
            <w:r>
              <w:t>• Revision - OPT-SOC/02 — 30m</w:t>
            </w:r>
          </w:p>
          <w:p w14:paraId="7CF5189E" w14:textId="77777777" w:rsidR="001A20E6" w:rsidRDefault="00000000">
            <w:pPr>
              <w:pStyle w:val="TableCellTaskBadge"/>
              <w:shd w:val="clear" w:color="auto" w:fill="FCE4EC"/>
            </w:pPr>
            <w:r>
              <w:rPr>
                <w:b/>
                <w:bCs/>
                <w:color w:val="C2185B"/>
              </w:rPr>
              <w:t>REVISION</w:t>
            </w:r>
          </w:p>
          <w:p w14:paraId="61BE5DA8" w14:textId="77777777" w:rsidR="001A20E6" w:rsidRDefault="00000000">
            <w:pPr>
              <w:pStyle w:val="TableCellTaskDetails"/>
            </w:pPr>
            <w:r>
              <w:t>• Study - OPT-SOC/02 — 1h 30m</w:t>
            </w:r>
          </w:p>
          <w:p w14:paraId="5F1BE466" w14:textId="77777777" w:rsidR="001A20E6" w:rsidRDefault="00000000">
            <w:pPr>
              <w:pStyle w:val="TableCellTaskBadge"/>
              <w:shd w:val="clear" w:color="auto" w:fill="E3F2FD"/>
            </w:pPr>
            <w:r>
              <w:rPr>
                <w:b/>
                <w:bCs/>
                <w:color w:val="1976D2"/>
              </w:rPr>
              <w:t>STUDY</w:t>
            </w:r>
          </w:p>
          <w:p w14:paraId="4C160C3F" w14:textId="77777777" w:rsidR="001A20E6" w:rsidRDefault="00000000">
            <w:pPr>
              <w:pStyle w:val="TableCellTaskDetails"/>
            </w:pPr>
            <w:r>
              <w:t>• Revision - OPT-SOC/02 — 30m</w:t>
            </w:r>
          </w:p>
          <w:p w14:paraId="04E0BC02" w14:textId="77777777" w:rsidR="001A20E6" w:rsidRDefault="00000000">
            <w:pPr>
              <w:pStyle w:val="TableCellTaskBadge"/>
              <w:shd w:val="clear" w:color="auto" w:fill="FCE4EC"/>
            </w:pPr>
            <w:r>
              <w:rPr>
                <w:b/>
                <w:bCs/>
                <w:color w:val="C2185B"/>
              </w:rPr>
              <w:t>REVISION</w:t>
            </w:r>
          </w:p>
          <w:p w14:paraId="3C995A84" w14:textId="77777777" w:rsidR="001A20E6" w:rsidRDefault="00000000">
            <w:pPr>
              <w:pStyle w:val="TableCellTaskDetails"/>
            </w:pPr>
            <w:r>
              <w:t>• Practice - OPT-SOC/02 — 30m</w:t>
            </w:r>
          </w:p>
          <w:p w14:paraId="62323FDC" w14:textId="77777777" w:rsidR="001A20E6" w:rsidRDefault="00000000">
            <w:pPr>
              <w:pStyle w:val="TableCellTaskBadge"/>
              <w:shd w:val="clear" w:color="auto" w:fill="E8F5E8"/>
            </w:pPr>
            <w:r>
              <w:rPr>
                <w:b/>
                <w:bCs/>
                <w:color w:val="388E3C"/>
              </w:rPr>
              <w:t>PRACTICE</w:t>
            </w:r>
          </w:p>
          <w:p w14:paraId="3CC8C6D2" w14:textId="77777777" w:rsidR="001A20E6" w:rsidRDefault="00000000">
            <w:pPr>
              <w:pStyle w:val="TableCellTaskDetails"/>
            </w:pPr>
            <w:r>
              <w:t>• Study - OPT-SOC/02 — 2h</w:t>
            </w:r>
          </w:p>
          <w:p w14:paraId="7D802F57" w14:textId="77777777" w:rsidR="001A20E6" w:rsidRDefault="00000000">
            <w:pPr>
              <w:pStyle w:val="TableCellTaskBadge"/>
              <w:shd w:val="clear" w:color="auto" w:fill="E3F2FD"/>
            </w:pPr>
            <w:r>
              <w:rPr>
                <w:b/>
                <w:bCs/>
                <w:color w:val="1976D2"/>
              </w:rPr>
              <w:t>STUDY</w:t>
            </w:r>
          </w:p>
          <w:p w14:paraId="39A520A1" w14:textId="77777777" w:rsidR="001A20E6" w:rsidRDefault="00000000">
            <w:pPr>
              <w:pStyle w:val="TableCellTaskDetails"/>
            </w:pPr>
            <w:r>
              <w:t>• Revision - OPT-SOC/02 — 30m</w:t>
            </w:r>
          </w:p>
          <w:p w14:paraId="0EE19C47" w14:textId="77777777" w:rsidR="001A20E6" w:rsidRDefault="00000000">
            <w:pPr>
              <w:pStyle w:val="TableCellTaskBadge"/>
              <w:shd w:val="clear" w:color="auto" w:fill="FCE4EC"/>
            </w:pPr>
            <w:r>
              <w:rPr>
                <w:b/>
                <w:bCs/>
                <w:color w:val="C2185B"/>
              </w:rPr>
              <w:t>REVISION</w:t>
            </w:r>
          </w:p>
        </w:tc>
        <w:tc>
          <w:tcPr>
            <w:tcW w:w="700" w:type="pct"/>
            <w:shd w:val="clear" w:color="auto" w:fill="FFF3E0"/>
            <w:tcMar>
              <w:top w:w="150" w:type="dxa"/>
              <w:left w:w="100" w:type="dxa"/>
              <w:bottom w:w="150" w:type="dxa"/>
              <w:right w:w="100" w:type="dxa"/>
            </w:tcMar>
          </w:tcPr>
          <w:p w14:paraId="003516D4" w14:textId="77777777" w:rsidR="001A20E6" w:rsidRDefault="001A20E6"/>
        </w:tc>
      </w:tr>
      <w:tr w:rsidR="001A20E6" w14:paraId="6E9FAF8B" w14:textId="77777777">
        <w:tc>
          <w:tcPr>
            <w:tcW w:w="700" w:type="pct"/>
            <w:shd w:val="clear" w:color="auto" w:fill="FCE7F3"/>
            <w:tcMar>
              <w:top w:w="150" w:type="dxa"/>
              <w:left w:w="100" w:type="dxa"/>
              <w:bottom w:w="150" w:type="dxa"/>
              <w:right w:w="100" w:type="dxa"/>
            </w:tcMar>
          </w:tcPr>
          <w:p w14:paraId="5A230483" w14:textId="77777777" w:rsidR="001A20E6" w:rsidRDefault="00000000">
            <w:pPr>
              <w:pStyle w:val="TableCellTaskSubject"/>
            </w:pPr>
            <w:r>
              <w:t>History-Ancient</w:t>
            </w:r>
          </w:p>
          <w:p w14:paraId="0C71073E" w14:textId="77777777" w:rsidR="001A20E6" w:rsidRDefault="00000000">
            <w:pPr>
              <w:pStyle w:val="TableCellTaskDetails"/>
            </w:pPr>
            <w:r>
              <w:t>• Test - TEST — 3h</w:t>
            </w:r>
          </w:p>
          <w:p w14:paraId="672F7F8E"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243D66F8" w14:textId="77777777" w:rsidR="001A20E6" w:rsidRDefault="00000000">
            <w:pPr>
              <w:pStyle w:val="TableCellTaskSubject"/>
            </w:pPr>
            <w:r>
              <w:t>History-Ancient</w:t>
            </w:r>
          </w:p>
          <w:p w14:paraId="62A3FFA6" w14:textId="77777777" w:rsidR="001A20E6" w:rsidRDefault="00000000">
            <w:pPr>
              <w:pStyle w:val="TableCellTaskDetails"/>
            </w:pPr>
            <w:r>
              <w:t>• Study - Mauryan Empire (H01/04) — 30m</w:t>
            </w:r>
          </w:p>
          <w:p w14:paraId="48936F0D" w14:textId="77777777" w:rsidR="001A20E6" w:rsidRDefault="00000000">
            <w:pPr>
              <w:pStyle w:val="TableCellTaskBadge"/>
              <w:shd w:val="clear" w:color="auto" w:fill="E3F2FD"/>
            </w:pPr>
            <w:r>
              <w:rPr>
                <w:b/>
                <w:bCs/>
                <w:color w:val="1976D2"/>
              </w:rPr>
              <w:t>STUDY</w:t>
            </w:r>
          </w:p>
          <w:p w14:paraId="5B182734" w14:textId="77777777" w:rsidR="001A20E6" w:rsidRDefault="00000000">
            <w:pPr>
              <w:pStyle w:val="TableCellTaskDetails"/>
            </w:pPr>
            <w:r>
              <w:t>• Study - Post-Mauryan (H01/05) — 30m</w:t>
            </w:r>
          </w:p>
          <w:p w14:paraId="48A4DBCB" w14:textId="77777777" w:rsidR="001A20E6" w:rsidRDefault="00000000">
            <w:pPr>
              <w:pStyle w:val="TableCellTaskBadge"/>
              <w:shd w:val="clear" w:color="auto" w:fill="E3F2FD"/>
            </w:pPr>
            <w:r>
              <w:rPr>
                <w:b/>
                <w:bCs/>
                <w:color w:val="1976D2"/>
              </w:rPr>
              <w:t>STUDY</w:t>
            </w:r>
          </w:p>
          <w:p w14:paraId="7790D5C8" w14:textId="77777777" w:rsidR="001A20E6" w:rsidRDefault="00000000">
            <w:pPr>
              <w:pStyle w:val="TableCellTaskDetails"/>
            </w:pPr>
            <w:r>
              <w:t>• Study - Satavahanas (H01/06) — 30m</w:t>
            </w:r>
          </w:p>
          <w:p w14:paraId="0A664E19" w14:textId="77777777" w:rsidR="001A20E6" w:rsidRDefault="00000000">
            <w:pPr>
              <w:pStyle w:val="TableCellTaskBadge"/>
              <w:shd w:val="clear" w:color="auto" w:fill="E3F2FD"/>
            </w:pPr>
            <w:r>
              <w:rPr>
                <w:b/>
                <w:bCs/>
                <w:color w:val="1976D2"/>
              </w:rPr>
              <w:t>STUDY</w:t>
            </w:r>
          </w:p>
          <w:p w14:paraId="11CED2E7" w14:textId="77777777" w:rsidR="001A20E6" w:rsidRDefault="00000000">
            <w:pPr>
              <w:pStyle w:val="TableCellTaskDetails"/>
            </w:pPr>
            <w:r>
              <w:t>• Study - Guptas (H01/07) — 30m</w:t>
            </w:r>
          </w:p>
          <w:p w14:paraId="467D95C6" w14:textId="77777777" w:rsidR="001A20E6" w:rsidRDefault="00000000">
            <w:pPr>
              <w:pStyle w:val="TableCellTaskBadge"/>
              <w:shd w:val="clear" w:color="auto" w:fill="E3F2FD"/>
            </w:pPr>
            <w:r>
              <w:rPr>
                <w:b/>
                <w:bCs/>
                <w:color w:val="1976D2"/>
              </w:rPr>
              <w:t>STUDY</w:t>
            </w:r>
          </w:p>
          <w:p w14:paraId="5AE7AD10" w14:textId="77777777" w:rsidR="001A20E6" w:rsidRDefault="00000000">
            <w:pPr>
              <w:pStyle w:val="TableCellTaskDetails"/>
            </w:pPr>
            <w:r>
              <w:t>• Revision - Pre-historic cultures (H01/01) — 30m</w:t>
            </w:r>
          </w:p>
          <w:p w14:paraId="04E71A61"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30EBAD5E" w14:textId="77777777" w:rsidR="001A20E6" w:rsidRDefault="00000000">
            <w:pPr>
              <w:pStyle w:val="TableCellTaskSubject"/>
            </w:pPr>
            <w:r>
              <w:t>History-Medieval</w:t>
            </w:r>
          </w:p>
          <w:p w14:paraId="5C66B67B" w14:textId="77777777" w:rsidR="001A20E6" w:rsidRDefault="00000000">
            <w:pPr>
              <w:pStyle w:val="TableCellTaskDetails"/>
            </w:pPr>
            <w:r>
              <w:t>• Study - Broad / Overlap (H02/00) — 30m</w:t>
            </w:r>
          </w:p>
          <w:p w14:paraId="6B736386" w14:textId="77777777" w:rsidR="001A20E6" w:rsidRDefault="00000000">
            <w:pPr>
              <w:pStyle w:val="TableCellTaskBadge"/>
              <w:shd w:val="clear" w:color="auto" w:fill="E3F2FD"/>
            </w:pPr>
            <w:r>
              <w:rPr>
                <w:b/>
                <w:bCs/>
                <w:color w:val="1976D2"/>
              </w:rPr>
              <w:t>STUDY</w:t>
            </w:r>
          </w:p>
          <w:p w14:paraId="44BDF986" w14:textId="77777777" w:rsidR="001A20E6" w:rsidRDefault="00000000">
            <w:pPr>
              <w:pStyle w:val="TableCellTaskDetails"/>
            </w:pPr>
            <w:r>
              <w:t>• Study - Advent of Islam (H02/01) — 30m</w:t>
            </w:r>
          </w:p>
          <w:p w14:paraId="471A6E75" w14:textId="77777777" w:rsidR="001A20E6" w:rsidRDefault="00000000">
            <w:pPr>
              <w:pStyle w:val="TableCellTaskBadge"/>
              <w:shd w:val="clear" w:color="auto" w:fill="E3F2FD"/>
            </w:pPr>
            <w:r>
              <w:rPr>
                <w:b/>
                <w:bCs/>
                <w:color w:val="1976D2"/>
              </w:rPr>
              <w:t>STUDY</w:t>
            </w:r>
          </w:p>
          <w:p w14:paraId="5C0C641B" w14:textId="77777777" w:rsidR="001A20E6" w:rsidRDefault="00000000">
            <w:pPr>
              <w:pStyle w:val="TableCellTaskDetails"/>
            </w:pPr>
            <w:r>
              <w:t>• Study - Tripartite Struggle (H02/02) — 30m</w:t>
            </w:r>
          </w:p>
          <w:p w14:paraId="62694556" w14:textId="77777777" w:rsidR="001A20E6" w:rsidRDefault="00000000">
            <w:pPr>
              <w:pStyle w:val="TableCellTaskBadge"/>
              <w:shd w:val="clear" w:color="auto" w:fill="E3F2FD"/>
            </w:pPr>
            <w:r>
              <w:rPr>
                <w:b/>
                <w:bCs/>
                <w:color w:val="1976D2"/>
              </w:rPr>
              <w:t>STUDY</w:t>
            </w:r>
          </w:p>
          <w:p w14:paraId="7B95D2CC" w14:textId="77777777" w:rsidR="001A20E6" w:rsidRDefault="00000000">
            <w:pPr>
              <w:pStyle w:val="TableCellTaskDetails"/>
            </w:pPr>
            <w:r>
              <w:t>• Study - Imperial Cholas (H02/03) — 30m</w:t>
            </w:r>
          </w:p>
          <w:p w14:paraId="3DC4E527" w14:textId="77777777" w:rsidR="001A20E6" w:rsidRDefault="00000000">
            <w:pPr>
              <w:pStyle w:val="TableCellTaskBadge"/>
              <w:shd w:val="clear" w:color="auto" w:fill="E3F2FD"/>
            </w:pPr>
            <w:r>
              <w:rPr>
                <w:b/>
                <w:bCs/>
                <w:color w:val="1976D2"/>
              </w:rPr>
              <w:t>STUDY</w:t>
            </w:r>
          </w:p>
          <w:p w14:paraId="4597EB8C" w14:textId="77777777" w:rsidR="001A20E6" w:rsidRDefault="00000000">
            <w:pPr>
              <w:pStyle w:val="TableCellTaskDetails"/>
            </w:pPr>
            <w:r>
              <w:t>• Revision - Broad / Overlap (H02/00) — 30m</w:t>
            </w:r>
          </w:p>
          <w:p w14:paraId="703446A7"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20876AFB" w14:textId="77777777" w:rsidR="001A20E6" w:rsidRDefault="00000000">
            <w:pPr>
              <w:pStyle w:val="TableCellTaskSubject"/>
            </w:pPr>
            <w:r>
              <w:t>History-Medieval</w:t>
            </w:r>
          </w:p>
          <w:p w14:paraId="061FF1D5" w14:textId="77777777" w:rsidR="001A20E6" w:rsidRDefault="00000000">
            <w:pPr>
              <w:pStyle w:val="TableCellTaskDetails"/>
            </w:pPr>
            <w:r>
              <w:t>• Study - Delhi Sultanate (H02/04) — 30m</w:t>
            </w:r>
          </w:p>
          <w:p w14:paraId="128D3945" w14:textId="77777777" w:rsidR="001A20E6" w:rsidRDefault="00000000">
            <w:pPr>
              <w:pStyle w:val="TableCellTaskBadge"/>
              <w:shd w:val="clear" w:color="auto" w:fill="E3F2FD"/>
            </w:pPr>
            <w:r>
              <w:rPr>
                <w:b/>
                <w:bCs/>
                <w:color w:val="1976D2"/>
              </w:rPr>
              <w:t>STUDY</w:t>
            </w:r>
          </w:p>
          <w:p w14:paraId="4EDACB15" w14:textId="77777777" w:rsidR="001A20E6" w:rsidRDefault="00000000">
            <w:pPr>
              <w:pStyle w:val="TableCellTaskDetails"/>
            </w:pPr>
            <w:r>
              <w:t>• Study - Mughals (H02/05) — 30m</w:t>
            </w:r>
          </w:p>
          <w:p w14:paraId="3AADB541" w14:textId="77777777" w:rsidR="001A20E6" w:rsidRDefault="00000000">
            <w:pPr>
              <w:pStyle w:val="TableCellTaskBadge"/>
              <w:shd w:val="clear" w:color="auto" w:fill="E3F2FD"/>
            </w:pPr>
            <w:r>
              <w:rPr>
                <w:b/>
                <w:bCs/>
                <w:color w:val="1976D2"/>
              </w:rPr>
              <w:t>STUDY</w:t>
            </w:r>
          </w:p>
          <w:p w14:paraId="350F432C" w14:textId="77777777" w:rsidR="001A20E6" w:rsidRDefault="00000000">
            <w:pPr>
              <w:pStyle w:val="TableCellTaskDetails"/>
            </w:pPr>
            <w:r>
              <w:t>• Study - Bhakti and Sufi movement (H02/06) — 30m</w:t>
            </w:r>
          </w:p>
          <w:p w14:paraId="2590D08B" w14:textId="77777777" w:rsidR="001A20E6" w:rsidRDefault="00000000">
            <w:pPr>
              <w:pStyle w:val="TableCellTaskBadge"/>
              <w:shd w:val="clear" w:color="auto" w:fill="E3F2FD"/>
            </w:pPr>
            <w:r>
              <w:rPr>
                <w:b/>
                <w:bCs/>
                <w:color w:val="1976D2"/>
              </w:rPr>
              <w:t>STUDY</w:t>
            </w:r>
          </w:p>
          <w:p w14:paraId="3F9D2B01" w14:textId="77777777" w:rsidR="001A20E6" w:rsidRDefault="00000000">
            <w:pPr>
              <w:pStyle w:val="TableCellTaskDetails"/>
            </w:pPr>
            <w:r>
              <w:t>• Study - Vijayanagar Empire (H02/07) — 30m</w:t>
            </w:r>
          </w:p>
          <w:p w14:paraId="0B879C49" w14:textId="77777777" w:rsidR="001A20E6" w:rsidRDefault="00000000">
            <w:pPr>
              <w:pStyle w:val="TableCellTaskBadge"/>
              <w:shd w:val="clear" w:color="auto" w:fill="E3F2FD"/>
            </w:pPr>
            <w:r>
              <w:rPr>
                <w:b/>
                <w:bCs/>
                <w:color w:val="1976D2"/>
              </w:rPr>
              <w:t>STUDY</w:t>
            </w:r>
          </w:p>
          <w:p w14:paraId="6C83449B" w14:textId="77777777" w:rsidR="001A20E6" w:rsidRDefault="00000000">
            <w:pPr>
              <w:pStyle w:val="TableCellTaskDetails"/>
            </w:pPr>
            <w:r>
              <w:t>• Revision - Advent of Islam (H02/01) — 30m</w:t>
            </w:r>
          </w:p>
          <w:p w14:paraId="02EBCEF8"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2B6FBFB6" w14:textId="77777777" w:rsidR="001A20E6" w:rsidRDefault="001A20E6"/>
        </w:tc>
        <w:tc>
          <w:tcPr>
            <w:tcW w:w="700" w:type="pct"/>
            <w:shd w:val="clear" w:color="auto" w:fill="FCE7F3"/>
            <w:tcMar>
              <w:top w:w="150" w:type="dxa"/>
              <w:left w:w="100" w:type="dxa"/>
              <w:bottom w:w="150" w:type="dxa"/>
              <w:right w:w="100" w:type="dxa"/>
            </w:tcMar>
          </w:tcPr>
          <w:p w14:paraId="791A64C2" w14:textId="77777777" w:rsidR="001A20E6" w:rsidRDefault="00000000">
            <w:pPr>
              <w:pStyle w:val="TableCellTaskSubject"/>
            </w:pPr>
            <w:r>
              <w:t>History-Ancient</w:t>
            </w:r>
          </w:p>
          <w:p w14:paraId="04986DCD" w14:textId="77777777" w:rsidR="001A20E6" w:rsidRDefault="00000000">
            <w:pPr>
              <w:pStyle w:val="TableCellTaskDetails"/>
            </w:pPr>
            <w:r>
              <w:t>• Study - Broad / Overlap (H01/00) — 30m</w:t>
            </w:r>
          </w:p>
          <w:p w14:paraId="66B90698" w14:textId="77777777" w:rsidR="001A20E6" w:rsidRDefault="00000000">
            <w:pPr>
              <w:pStyle w:val="TableCellTaskBadge"/>
              <w:shd w:val="clear" w:color="auto" w:fill="E3F2FD"/>
            </w:pPr>
            <w:r>
              <w:rPr>
                <w:b/>
                <w:bCs/>
                <w:color w:val="1976D2"/>
              </w:rPr>
              <w:t>STUDY</w:t>
            </w:r>
          </w:p>
          <w:p w14:paraId="633EED1A" w14:textId="77777777" w:rsidR="001A20E6" w:rsidRDefault="00000000">
            <w:pPr>
              <w:pStyle w:val="TableCellTaskDetails"/>
            </w:pPr>
            <w:r>
              <w:t>• Revision - Broad / Overlap (H01/00) — 30m</w:t>
            </w:r>
          </w:p>
          <w:p w14:paraId="001AF044" w14:textId="77777777" w:rsidR="001A20E6" w:rsidRDefault="00000000">
            <w:pPr>
              <w:pStyle w:val="TableCellTaskBadge"/>
              <w:shd w:val="clear" w:color="auto" w:fill="FCE4EC"/>
            </w:pPr>
            <w:r>
              <w:rPr>
                <w:b/>
                <w:bCs/>
                <w:color w:val="C2185B"/>
              </w:rPr>
              <w:t>REVISION</w:t>
            </w:r>
          </w:p>
          <w:p w14:paraId="248010CF" w14:textId="77777777" w:rsidR="001A20E6" w:rsidRDefault="00000000">
            <w:pPr>
              <w:pStyle w:val="TableCellTaskDetails"/>
            </w:pPr>
            <w:r>
              <w:t>• Revision - Pre-historic cultures (H01/01) — 30m</w:t>
            </w:r>
          </w:p>
          <w:p w14:paraId="6011A034" w14:textId="77777777" w:rsidR="001A20E6" w:rsidRDefault="00000000">
            <w:pPr>
              <w:pStyle w:val="TableCellTaskBadge"/>
              <w:shd w:val="clear" w:color="auto" w:fill="FCE4EC"/>
            </w:pPr>
            <w:r>
              <w:rPr>
                <w:b/>
                <w:bCs/>
                <w:color w:val="C2185B"/>
              </w:rPr>
              <w:t>REVISION</w:t>
            </w:r>
          </w:p>
          <w:p w14:paraId="1F3BCC4D" w14:textId="77777777" w:rsidR="001A20E6" w:rsidRDefault="00000000">
            <w:pPr>
              <w:pStyle w:val="TableCellTaskDetails"/>
            </w:pPr>
            <w:r>
              <w:t>• Practice - Broad / Overlap (H01/00) — 30m</w:t>
            </w:r>
          </w:p>
          <w:p w14:paraId="54195E8B" w14:textId="77777777" w:rsidR="001A20E6" w:rsidRDefault="00000000">
            <w:pPr>
              <w:pStyle w:val="TableCellTaskBadge"/>
              <w:shd w:val="clear" w:color="auto" w:fill="E8F5E8"/>
            </w:pPr>
            <w:r>
              <w:rPr>
                <w:b/>
                <w:bCs/>
                <w:color w:val="388E3C"/>
              </w:rPr>
              <w:t>PRACTICE</w:t>
            </w:r>
          </w:p>
          <w:p w14:paraId="6C4CD9A7" w14:textId="77777777" w:rsidR="001A20E6" w:rsidRDefault="00000000">
            <w:pPr>
              <w:pStyle w:val="TableCellTaskDetails"/>
            </w:pPr>
            <w:r>
              <w:t>• Practice - Pre-historic cultures (H01/01) — 30m</w:t>
            </w:r>
          </w:p>
          <w:p w14:paraId="5B46CFBB"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469C20B6" w14:textId="77777777" w:rsidR="001A20E6" w:rsidRDefault="001A20E6"/>
        </w:tc>
      </w:tr>
    </w:tbl>
    <w:p w14:paraId="7F1E67FF" w14:textId="77777777" w:rsidR="001A20E6" w:rsidRDefault="001A20E6">
      <w:pPr>
        <w:spacing w:after="400"/>
      </w:pPr>
    </w:p>
    <w:p w14:paraId="4C888F42" w14:textId="77777777" w:rsidR="001A20E6" w:rsidRDefault="00000000">
      <w:pPr>
        <w:pStyle w:val="ResourceTitle"/>
      </w:pPr>
      <w:r>
        <w:t>📚 Resources for Dec 27 - Jan 02</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49DA3873" w14:textId="77777777">
        <w:tc>
          <w:tcPr>
            <w:tcW w:w="1650" w:type="pct"/>
            <w:tcBorders>
              <w:bottom w:val="single" w:sz="2" w:space="0" w:color="D1D5DB"/>
              <w:right w:val="single" w:sz="2" w:space="0" w:color="D1D5DB"/>
            </w:tcBorders>
            <w:tcMar>
              <w:top w:w="200" w:type="dxa"/>
              <w:left w:w="150" w:type="dxa"/>
              <w:bottom w:w="200" w:type="dxa"/>
              <w:right w:w="150" w:type="dxa"/>
            </w:tcMar>
          </w:tcPr>
          <w:p w14:paraId="2DECA6ED" w14:textId="77777777" w:rsidR="001A20E6" w:rsidRDefault="00000000">
            <w:pPr>
              <w:pStyle w:val="TableCellSubjectName"/>
            </w:pPr>
            <w:r>
              <w:t>Sociology</w:t>
            </w:r>
          </w:p>
          <w:p w14:paraId="6ACCA4AB" w14:textId="77777777" w:rsidR="001A20E6" w:rsidRDefault="00000000">
            <w:pPr>
              <w:pStyle w:val="TableCellCategoryTitle"/>
            </w:pPr>
            <w:r>
              <w:t>📝 Practice Materials</w:t>
            </w:r>
          </w:p>
          <w:p w14:paraId="47D61467" w14:textId="77777777" w:rsidR="001A20E6" w:rsidRDefault="00000000">
            <w:pPr>
              <w:pStyle w:val="TableCellResourceItem"/>
            </w:pPr>
            <w:r>
              <w:t>• La Excellence Sociology Material</w:t>
            </w:r>
          </w:p>
          <w:p w14:paraId="7AD99CFD" w14:textId="77777777" w:rsidR="001A20E6" w:rsidRDefault="00000000">
            <w:pPr>
              <w:pStyle w:val="TableCellResourceItem"/>
            </w:pPr>
            <w:r>
              <w:t>• Mains RRP + Prelims RRP</w:t>
            </w:r>
          </w:p>
          <w:p w14:paraId="0968937E" w14:textId="77777777" w:rsidR="001A20E6" w:rsidRDefault="00000000">
            <w:pPr>
              <w:pStyle w:val="TableCellResourceItem"/>
            </w:pPr>
            <w:r>
              <w:t>• Prelims &amp; Mains Workbooks</w:t>
            </w:r>
          </w:p>
          <w:p w14:paraId="0BEF0CBD" w14:textId="77777777" w:rsidR="001A20E6" w:rsidRDefault="00000000">
            <w:pPr>
              <w:pStyle w:val="TableCellResourceItem"/>
            </w:pPr>
            <w:r>
              <w:t>• Previous Year Question Papers</w:t>
            </w:r>
          </w:p>
          <w:p w14:paraId="6CC85878" w14:textId="77777777" w:rsidR="001A20E6" w:rsidRDefault="00000000">
            <w:pPr>
              <w:pStyle w:val="TableCellResourceItem"/>
            </w:pPr>
            <w:r>
              <w:t>• Mock Tests</w:t>
            </w:r>
          </w:p>
          <w:p w14:paraId="5CF6DB11" w14:textId="77777777" w:rsidR="001A20E6" w:rsidRDefault="00000000">
            <w:pPr>
              <w:pStyle w:val="TableCellResourceItem"/>
            </w:pPr>
            <w:r>
              <w:t>• La Excellence Indian Society Material</w:t>
            </w:r>
          </w:p>
          <w:p w14:paraId="053F158A" w14:textId="77777777" w:rsidR="001A20E6" w:rsidRDefault="00000000">
            <w:pPr>
              <w:pStyle w:val="TableCellResourceItem"/>
            </w:pPr>
            <w:r>
              <w:t>• Mains Workbook - Paper I</w:t>
            </w:r>
          </w:p>
          <w:p w14:paraId="6029F3FF" w14:textId="77777777" w:rsidR="001A20E6" w:rsidRDefault="00000000">
            <w:pPr>
              <w:pStyle w:val="TableCellResourceItem"/>
            </w:pPr>
            <w:r>
              <w:t>• La Excellence Social Change Material</w:t>
            </w:r>
          </w:p>
          <w:p w14:paraId="44826590" w14:textId="77777777" w:rsidR="001A20E6" w:rsidRDefault="00000000">
            <w:pPr>
              <w:pStyle w:val="TableCellResourceItem"/>
            </w:pPr>
            <w:r>
              <w:t>• Mains Workbook - Paper II</w:t>
            </w:r>
          </w:p>
          <w:p w14:paraId="597F1CAD" w14:textId="77777777" w:rsidR="001A20E6" w:rsidRDefault="00000000">
            <w:pPr>
              <w:pStyle w:val="TableCellResourceItem"/>
            </w:pPr>
            <w:r>
              <w:t>• La Excellence Sociology of Religion Material</w:t>
            </w:r>
          </w:p>
          <w:p w14:paraId="7C7C111B" w14:textId="77777777" w:rsidR="001A20E6" w:rsidRDefault="00000000">
            <w:pPr>
              <w:pStyle w:val="TableCellResourceItem"/>
            </w:pPr>
            <w:r>
              <w:t>• Mains Workbook</w:t>
            </w:r>
          </w:p>
          <w:p w14:paraId="3EA9271A" w14:textId="77777777" w:rsidR="001A20E6" w:rsidRDefault="00000000">
            <w:pPr>
              <w:pStyle w:val="TableCellResourceItem"/>
            </w:pPr>
            <w:r>
              <w:t>• La Excellence Sociology of Education Material</w:t>
            </w:r>
          </w:p>
          <w:p w14:paraId="7A4DF8AB" w14:textId="77777777" w:rsidR="001A20E6" w:rsidRDefault="00000000">
            <w:pPr>
              <w:pStyle w:val="TableCellResourceItem"/>
            </w:pPr>
            <w:r>
              <w:t>• Mains Workbook</w:t>
            </w:r>
          </w:p>
          <w:p w14:paraId="1C49AB5D" w14:textId="77777777" w:rsidR="001A20E6" w:rsidRDefault="00000000">
            <w:pPr>
              <w:pStyle w:val="TableCellResourceItem"/>
            </w:pPr>
            <w:r>
              <w:t>• La Excellence Social Stratification Material</w:t>
            </w:r>
          </w:p>
          <w:p w14:paraId="513FD032" w14:textId="77777777" w:rsidR="001A20E6" w:rsidRDefault="00000000">
            <w:pPr>
              <w:pStyle w:val="TableCellResourceItem"/>
            </w:pPr>
            <w:r>
              <w:t>• Mains Workbook</w:t>
            </w:r>
          </w:p>
          <w:p w14:paraId="1822FDF6" w14:textId="77777777" w:rsidR="001A20E6" w:rsidRDefault="00000000">
            <w:pPr>
              <w:pStyle w:val="TableCellResourceItem"/>
            </w:pPr>
            <w:r>
              <w:t>• La Excellence Gender Studies Material</w:t>
            </w:r>
          </w:p>
          <w:p w14:paraId="11757A25" w14:textId="77777777" w:rsidR="001A20E6" w:rsidRDefault="00000000">
            <w:pPr>
              <w:pStyle w:val="TableCellResourceItem"/>
            </w:pPr>
            <w:r>
              <w:t>• Mains Workbook</w:t>
            </w:r>
          </w:p>
          <w:p w14:paraId="62DBA49F" w14:textId="77777777" w:rsidR="001A20E6" w:rsidRDefault="00000000">
            <w:pPr>
              <w:pStyle w:val="TableCellResourceItem"/>
            </w:pPr>
            <w:r>
              <w:t>• La Excellence Urban Sociology Material</w:t>
            </w:r>
          </w:p>
          <w:p w14:paraId="1F475708" w14:textId="77777777" w:rsidR="001A20E6" w:rsidRDefault="00000000">
            <w:pPr>
              <w:pStyle w:val="TableCellResourceItem"/>
            </w:pPr>
            <w:r>
              <w:t>• Mains Workbook</w:t>
            </w:r>
          </w:p>
          <w:p w14:paraId="0EE29DA2" w14:textId="77777777" w:rsidR="001A20E6" w:rsidRDefault="00000000">
            <w:pPr>
              <w:pStyle w:val="TableCellResourceItem"/>
            </w:pPr>
            <w:r>
              <w:t>• La Excellence Rural Sociology Material</w:t>
            </w:r>
          </w:p>
          <w:p w14:paraId="26C60D85" w14:textId="77777777" w:rsidR="001A20E6" w:rsidRDefault="00000000">
            <w:pPr>
              <w:pStyle w:val="TableCellResourceItem"/>
            </w:pPr>
            <w:r>
              <w:t>• Mains Workbook</w:t>
            </w:r>
          </w:p>
          <w:p w14:paraId="17016D9A" w14:textId="77777777" w:rsidR="001A20E6" w:rsidRDefault="00000000">
            <w:pPr>
              <w:pStyle w:val="TableCellResourceItem"/>
            </w:pPr>
            <w:r>
              <w:t>• La Excellence Social Movements Material</w:t>
            </w:r>
          </w:p>
          <w:p w14:paraId="2CD66EF5" w14:textId="77777777" w:rsidR="001A20E6" w:rsidRDefault="00000000">
            <w:pPr>
              <w:pStyle w:val="TableCellResourceItem"/>
            </w:pPr>
            <w:r>
              <w:t>• Mains Workbook</w:t>
            </w:r>
          </w:p>
          <w:p w14:paraId="396B87D1" w14:textId="77777777" w:rsidR="001A20E6" w:rsidRDefault="00000000">
            <w:pPr>
              <w:pStyle w:val="TableCellResourceItem"/>
            </w:pPr>
            <w:r>
              <w:t>• La Excellence Sociology of Health Material</w:t>
            </w:r>
          </w:p>
          <w:p w14:paraId="6D463C75" w14:textId="77777777" w:rsidR="001A20E6" w:rsidRDefault="00000000">
            <w:pPr>
              <w:pStyle w:val="TableCellResourceItem"/>
            </w:pPr>
            <w:r>
              <w:t>• Mains Workbook</w:t>
            </w:r>
          </w:p>
          <w:p w14:paraId="3A8A450C" w14:textId="77777777" w:rsidR="001A20E6" w:rsidRDefault="00000000">
            <w:pPr>
              <w:pStyle w:val="TableCellResourceItem"/>
            </w:pPr>
            <w:r>
              <w:t>• La Excellence Sociology of Law Material</w:t>
            </w:r>
          </w:p>
          <w:p w14:paraId="6587B074" w14:textId="77777777" w:rsidR="001A20E6" w:rsidRDefault="00000000">
            <w:pPr>
              <w:pStyle w:val="TableCellResourceItem"/>
            </w:pPr>
            <w:r>
              <w:t>• Mains Workbook</w:t>
            </w:r>
          </w:p>
          <w:p w14:paraId="21893CD7" w14:textId="77777777" w:rsidR="001A20E6" w:rsidRDefault="00000000">
            <w:pPr>
              <w:pStyle w:val="TableCellResourceItem"/>
            </w:pPr>
            <w:r>
              <w:t>• La Excellence Sociology of Media Material</w:t>
            </w:r>
          </w:p>
          <w:p w14:paraId="28EFD0C2" w14:textId="77777777" w:rsidR="001A20E6" w:rsidRDefault="00000000">
            <w:pPr>
              <w:pStyle w:val="TableCellResourceItem"/>
            </w:pPr>
            <w:r>
              <w:t>• Mains Workbook</w:t>
            </w:r>
          </w:p>
          <w:p w14:paraId="1328755A" w14:textId="77777777" w:rsidR="001A20E6" w:rsidRDefault="00000000">
            <w:pPr>
              <w:pStyle w:val="TableCellResourceItem"/>
            </w:pPr>
            <w:r>
              <w:t>• La Excellence Sociology of Science Material</w:t>
            </w:r>
          </w:p>
          <w:p w14:paraId="122AAD21" w14:textId="77777777" w:rsidR="001A20E6" w:rsidRDefault="00000000">
            <w:pPr>
              <w:pStyle w:val="TableCellResourceItem"/>
            </w:pPr>
            <w:r>
              <w:t>• Mains Workbook</w:t>
            </w:r>
          </w:p>
          <w:p w14:paraId="0A407DA5" w14:textId="77777777" w:rsidR="001A20E6" w:rsidRDefault="00000000">
            <w:pPr>
              <w:pStyle w:val="TableCellResourceItem"/>
            </w:pPr>
            <w:r>
              <w:t>• La Excellence Sociology of Environment Material</w:t>
            </w:r>
          </w:p>
          <w:p w14:paraId="6720CE53" w14:textId="77777777" w:rsidR="001A20E6" w:rsidRDefault="00000000">
            <w:pPr>
              <w:pStyle w:val="TableCellResourceItem"/>
            </w:pPr>
            <w:r>
              <w:t>• Mains Workbook</w:t>
            </w:r>
          </w:p>
          <w:p w14:paraId="70982682" w14:textId="77777777" w:rsidR="001A20E6" w:rsidRDefault="00000000">
            <w:pPr>
              <w:pStyle w:val="TableCellResourceItem"/>
            </w:pPr>
            <w:r>
              <w:t>• La Excellence Sociology of Globalization Material</w:t>
            </w:r>
          </w:p>
          <w:p w14:paraId="180A39B2" w14:textId="77777777" w:rsidR="001A20E6" w:rsidRDefault="00000000">
            <w:pPr>
              <w:pStyle w:val="TableCellResourceItem"/>
            </w:pPr>
            <w:r>
              <w:t>• Mains Workbook</w:t>
            </w:r>
          </w:p>
          <w:p w14:paraId="5B542DDD" w14:textId="77777777" w:rsidR="001A20E6" w:rsidRDefault="00000000">
            <w:pPr>
              <w:pStyle w:val="TableCellResourceItem"/>
            </w:pPr>
            <w:r>
              <w:t>• La Excellence Sociology of Work Material</w:t>
            </w:r>
          </w:p>
          <w:p w14:paraId="47706D13" w14:textId="77777777" w:rsidR="001A20E6" w:rsidRDefault="00000000">
            <w:pPr>
              <w:pStyle w:val="TableCellResourceItem"/>
            </w:pPr>
            <w:r>
              <w:t>• Mains Workbook</w:t>
            </w:r>
          </w:p>
          <w:p w14:paraId="3F153A0F" w14:textId="77777777" w:rsidR="001A20E6" w:rsidRDefault="00000000">
            <w:pPr>
              <w:pStyle w:val="TableCellCategoryTitle"/>
            </w:pPr>
            <w:r>
              <w:t>📰 Current Affairs</w:t>
            </w:r>
          </w:p>
          <w:p w14:paraId="2C612838" w14:textId="77777777" w:rsidR="001A20E6" w:rsidRDefault="00000000">
            <w:pPr>
              <w:pStyle w:val="TableCellResourceItem"/>
            </w:pPr>
            <w:r>
              <w:t>• Indian Sociological Review</w:t>
            </w:r>
          </w:p>
          <w:p w14:paraId="2650ACDC" w14:textId="77777777" w:rsidR="001A20E6" w:rsidRDefault="00000000">
            <w:pPr>
              <w:pStyle w:val="TableCellResourceItem"/>
            </w:pPr>
            <w:r>
              <w:t>• Economic and Political Weekly (EPW)</w:t>
            </w:r>
          </w:p>
          <w:p w14:paraId="00043676" w14:textId="77777777" w:rsidR="001A20E6" w:rsidRDefault="00000000">
            <w:pPr>
              <w:pStyle w:val="TableCellResourceItem"/>
            </w:pPr>
            <w:r>
              <w:t>• Newspapers (The Hindu, Indian Express - Social issues)</w:t>
            </w:r>
          </w:p>
          <w:p w14:paraId="3CAA0BBC" w14:textId="77777777" w:rsidR="001A20E6" w:rsidRDefault="00000000">
            <w:pPr>
              <w:pStyle w:val="TableCellResourceItem"/>
            </w:pPr>
            <w:r>
              <w:t>• Yojana Magazine</w:t>
            </w:r>
          </w:p>
          <w:p w14:paraId="6290EDFC" w14:textId="77777777" w:rsidR="001A20E6" w:rsidRDefault="00000000">
            <w:pPr>
              <w:pStyle w:val="TableCellResourceItem"/>
            </w:pPr>
            <w:r>
              <w:t>• Kurukshetra Magazine</w:t>
            </w:r>
          </w:p>
          <w:p w14:paraId="6D06B735" w14:textId="77777777" w:rsidR="001A20E6" w:rsidRDefault="00000000">
            <w:pPr>
              <w:pStyle w:val="TableCellResourceItem"/>
            </w:pPr>
            <w:r>
              <w:t>• Social Watch India Reports</w:t>
            </w:r>
          </w:p>
          <w:p w14:paraId="35AF6437" w14:textId="77777777" w:rsidR="001A20E6" w:rsidRDefault="00000000">
            <w:pPr>
              <w:pStyle w:val="TableCellResourceItem"/>
            </w:pPr>
            <w:r>
              <w:t>• NSSO Reports</w:t>
            </w:r>
          </w:p>
          <w:p w14:paraId="24A4647A" w14:textId="77777777" w:rsidR="001A20E6" w:rsidRDefault="00000000">
            <w:pPr>
              <w:pStyle w:val="TableCellResourceItem"/>
            </w:pPr>
            <w:r>
              <w:t>• NFHS Reports</w:t>
            </w:r>
          </w:p>
          <w:p w14:paraId="51AF75A2" w14:textId="77777777" w:rsidR="001A20E6" w:rsidRDefault="00000000">
            <w:pPr>
              <w:pStyle w:val="TableCellResourceItem"/>
            </w:pPr>
            <w:r>
              <w:t>• EPW Articles on Indian Society</w:t>
            </w:r>
          </w:p>
          <w:p w14:paraId="5340B579" w14:textId="77777777" w:rsidR="001A20E6" w:rsidRDefault="00000000">
            <w:pPr>
              <w:pStyle w:val="TableCellResourceItem"/>
            </w:pPr>
            <w:r>
              <w:t>• Census Reports</w:t>
            </w:r>
          </w:p>
          <w:p w14:paraId="747EB2D4" w14:textId="77777777" w:rsidR="001A20E6" w:rsidRDefault="00000000">
            <w:pPr>
              <w:pStyle w:val="TableCellResourceItem"/>
            </w:pPr>
            <w:r>
              <w:t>• Social Development Reports</w:t>
            </w:r>
          </w:p>
          <w:p w14:paraId="3B9F60FB" w14:textId="77777777" w:rsidR="001A20E6" w:rsidRDefault="00000000">
            <w:pPr>
              <w:pStyle w:val="TableCellResourceItem"/>
            </w:pPr>
            <w:r>
              <w:t>• Planning Commission Reports</w:t>
            </w:r>
          </w:p>
          <w:p w14:paraId="6C5861A9" w14:textId="77777777" w:rsidR="001A20E6" w:rsidRDefault="00000000">
            <w:pPr>
              <w:pStyle w:val="TableCellResourceItem"/>
            </w:pPr>
            <w:r>
              <w:t>• NITI Aayog Reports</w:t>
            </w:r>
          </w:p>
          <w:p w14:paraId="15A7807D" w14:textId="77777777" w:rsidR="001A20E6" w:rsidRDefault="00000000">
            <w:pPr>
              <w:pStyle w:val="TableCellResourceItem"/>
            </w:pPr>
            <w:r>
              <w:t>• World Bank Reports on India</w:t>
            </w:r>
          </w:p>
          <w:p w14:paraId="55F90B0F" w14:textId="77777777" w:rsidR="001A20E6" w:rsidRDefault="00000000">
            <w:pPr>
              <w:pStyle w:val="TableCellResourceItem"/>
            </w:pPr>
            <w:r>
              <w:t>• Religious Demographics Reports</w:t>
            </w:r>
          </w:p>
          <w:p w14:paraId="4E2A1B82" w14:textId="77777777" w:rsidR="001A20E6" w:rsidRDefault="00000000">
            <w:pPr>
              <w:pStyle w:val="TableCellResourceItem"/>
            </w:pPr>
            <w:r>
              <w:t>• Minority Commission Reports</w:t>
            </w:r>
          </w:p>
          <w:p w14:paraId="406E3AFE" w14:textId="77777777" w:rsidR="001A20E6" w:rsidRDefault="00000000">
            <w:pPr>
              <w:pStyle w:val="TableCellResourceItem"/>
            </w:pPr>
            <w:r>
              <w:t>• ASER Reports</w:t>
            </w:r>
          </w:p>
          <w:p w14:paraId="5FDA0A46" w14:textId="77777777" w:rsidR="001A20E6" w:rsidRDefault="00000000">
            <w:pPr>
              <w:pStyle w:val="TableCellResourceItem"/>
            </w:pPr>
            <w:r>
              <w:t>• NEP 2020</w:t>
            </w:r>
          </w:p>
          <w:p w14:paraId="4AC8FDC4" w14:textId="77777777" w:rsidR="001A20E6" w:rsidRDefault="00000000">
            <w:pPr>
              <w:pStyle w:val="TableCellResourceItem"/>
            </w:pPr>
            <w:r>
              <w:t>• Education Statistics Reports</w:t>
            </w:r>
          </w:p>
          <w:p w14:paraId="1BBC15FB" w14:textId="77777777" w:rsidR="001A20E6" w:rsidRDefault="00000000">
            <w:pPr>
              <w:pStyle w:val="TableCellResourceItem"/>
            </w:pPr>
            <w:r>
              <w:t>• Sachar Committee Report</w:t>
            </w:r>
          </w:p>
          <w:p w14:paraId="19A4067E" w14:textId="77777777" w:rsidR="001A20E6" w:rsidRDefault="00000000">
            <w:pPr>
              <w:pStyle w:val="TableCellResourceItem"/>
            </w:pPr>
            <w:r>
              <w:t>• Mandal Commission Report</w:t>
            </w:r>
          </w:p>
          <w:p w14:paraId="4499CE1D" w14:textId="77777777" w:rsidR="001A20E6" w:rsidRDefault="00000000">
            <w:pPr>
              <w:pStyle w:val="TableCellResourceItem"/>
            </w:pPr>
            <w:r>
              <w:t>• Caste Census Data</w:t>
            </w:r>
          </w:p>
          <w:p w14:paraId="5B850D2B" w14:textId="77777777" w:rsidR="001A20E6" w:rsidRDefault="00000000">
            <w:pPr>
              <w:pStyle w:val="TableCellResourceItem"/>
            </w:pPr>
            <w:r>
              <w:t>• Gender Budget Reports</w:t>
            </w:r>
          </w:p>
          <w:p w14:paraId="1A571446" w14:textId="77777777" w:rsidR="001A20E6" w:rsidRDefault="00000000">
            <w:pPr>
              <w:pStyle w:val="TableCellResourceItem"/>
            </w:pPr>
            <w:r>
              <w:t>• Women and Child Development Ministry Reports</w:t>
            </w:r>
          </w:p>
          <w:p w14:paraId="19B17941" w14:textId="77777777" w:rsidR="001A20E6" w:rsidRDefault="00000000">
            <w:pPr>
              <w:pStyle w:val="TableCellResourceItem"/>
            </w:pPr>
            <w:r>
              <w:t>• NFHS Gender Data</w:t>
            </w:r>
          </w:p>
          <w:p w14:paraId="48857274" w14:textId="77777777" w:rsidR="001A20E6" w:rsidRDefault="00000000">
            <w:pPr>
              <w:pStyle w:val="TableCellResourceItem"/>
            </w:pPr>
            <w:r>
              <w:t>• Census Urban Data</w:t>
            </w:r>
          </w:p>
          <w:p w14:paraId="42849CB0" w14:textId="77777777" w:rsidR="001A20E6" w:rsidRDefault="00000000">
            <w:pPr>
              <w:pStyle w:val="TableCellResourceItem"/>
            </w:pPr>
            <w:r>
              <w:t>• Smart Cities Mission Reports</w:t>
            </w:r>
          </w:p>
          <w:p w14:paraId="747BEFE4" w14:textId="77777777" w:rsidR="001A20E6" w:rsidRDefault="00000000">
            <w:pPr>
              <w:pStyle w:val="TableCellResourceItem"/>
            </w:pPr>
            <w:r>
              <w:t>• Urban Development Ministry Reports</w:t>
            </w:r>
          </w:p>
          <w:p w14:paraId="51AEE381" w14:textId="77777777" w:rsidR="001A20E6" w:rsidRDefault="00000000">
            <w:pPr>
              <w:pStyle w:val="TableCellResourceItem"/>
            </w:pPr>
            <w:r>
              <w:t>• Rural Development Ministry Reports</w:t>
            </w:r>
          </w:p>
          <w:p w14:paraId="3D5AB86F" w14:textId="77777777" w:rsidR="001A20E6" w:rsidRDefault="00000000">
            <w:pPr>
              <w:pStyle w:val="TableCellResourceItem"/>
            </w:pPr>
            <w:r>
              <w:t>• MGNREGA Reports</w:t>
            </w:r>
          </w:p>
          <w:p w14:paraId="5C625BBB" w14:textId="77777777" w:rsidR="001A20E6" w:rsidRDefault="00000000">
            <w:pPr>
              <w:pStyle w:val="TableCellResourceItem"/>
            </w:pPr>
            <w:r>
              <w:t>• Panchayati Raj Statistics</w:t>
            </w:r>
          </w:p>
          <w:p w14:paraId="4465F3DE" w14:textId="77777777" w:rsidR="001A20E6" w:rsidRDefault="00000000">
            <w:pPr>
              <w:pStyle w:val="TableCellResourceItem"/>
            </w:pPr>
            <w:r>
              <w:t>• Social Movement Case Studies</w:t>
            </w:r>
          </w:p>
          <w:p w14:paraId="16496ACF" w14:textId="77777777" w:rsidR="001A20E6" w:rsidRDefault="00000000">
            <w:pPr>
              <w:pStyle w:val="TableCellResourceItem"/>
            </w:pPr>
            <w:r>
              <w:t>• Civil Society Reports</w:t>
            </w:r>
          </w:p>
          <w:p w14:paraId="199354E7" w14:textId="77777777" w:rsidR="001A20E6" w:rsidRDefault="00000000">
            <w:pPr>
              <w:pStyle w:val="TableCellResourceItem"/>
            </w:pPr>
            <w:r>
              <w:t>• Human Rights Reports</w:t>
            </w:r>
          </w:p>
          <w:p w14:paraId="442CE341" w14:textId="77777777" w:rsidR="001A20E6" w:rsidRDefault="00000000">
            <w:pPr>
              <w:pStyle w:val="TableCellResourceItem"/>
            </w:pPr>
            <w:r>
              <w:t>• Health Ministry Reports</w:t>
            </w:r>
          </w:p>
          <w:p w14:paraId="09171D71" w14:textId="77777777" w:rsidR="001A20E6" w:rsidRDefault="00000000">
            <w:pPr>
              <w:pStyle w:val="TableCellResourceItem"/>
            </w:pPr>
            <w:r>
              <w:t>• WHO Reports on India</w:t>
            </w:r>
          </w:p>
          <w:p w14:paraId="56D12FF2" w14:textId="77777777" w:rsidR="001A20E6" w:rsidRDefault="00000000">
            <w:pPr>
              <w:pStyle w:val="TableCellResourceItem"/>
            </w:pPr>
            <w:r>
              <w:t>• Ayushman Bharat Reports</w:t>
            </w:r>
          </w:p>
          <w:p w14:paraId="32294416" w14:textId="77777777" w:rsidR="001A20E6" w:rsidRDefault="00000000">
            <w:pPr>
              <w:pStyle w:val="TableCellResourceItem"/>
            </w:pPr>
            <w:r>
              <w:t>• Law Commission Reports</w:t>
            </w:r>
          </w:p>
          <w:p w14:paraId="7425CC6B" w14:textId="77777777" w:rsidR="001A20E6" w:rsidRDefault="00000000">
            <w:pPr>
              <w:pStyle w:val="TableCellResourceItem"/>
            </w:pPr>
            <w:r>
              <w:t>• Supreme Court Judgments</w:t>
            </w:r>
          </w:p>
          <w:p w14:paraId="69200933" w14:textId="77777777" w:rsidR="001A20E6" w:rsidRDefault="00000000">
            <w:pPr>
              <w:pStyle w:val="TableCellResourceItem"/>
            </w:pPr>
            <w:r>
              <w:t>• Legal Aid Reports</w:t>
            </w:r>
          </w:p>
          <w:p w14:paraId="0D0DCBC3" w14:textId="77777777" w:rsidR="001A20E6" w:rsidRDefault="00000000">
            <w:pPr>
              <w:pStyle w:val="TableCellResourceItem"/>
            </w:pPr>
            <w:r>
              <w:t>• Media Reports</w:t>
            </w:r>
          </w:p>
          <w:p w14:paraId="654EB055" w14:textId="77777777" w:rsidR="001A20E6" w:rsidRDefault="00000000">
            <w:pPr>
              <w:pStyle w:val="TableCellResourceItem"/>
            </w:pPr>
            <w:r>
              <w:t>• Broadcasting Ministry Reports</w:t>
            </w:r>
          </w:p>
          <w:p w14:paraId="16CFAB70" w14:textId="77777777" w:rsidR="001A20E6" w:rsidRDefault="00000000">
            <w:pPr>
              <w:pStyle w:val="TableCellResourceItem"/>
            </w:pPr>
            <w:r>
              <w:t>• Social Media Impact Studies</w:t>
            </w:r>
          </w:p>
          <w:p w14:paraId="37F09326" w14:textId="77777777" w:rsidR="001A20E6" w:rsidRDefault="00000000">
            <w:pPr>
              <w:pStyle w:val="TableCellResourceItem"/>
            </w:pPr>
            <w:r>
              <w:t>• Science and Technology Ministry Reports</w:t>
            </w:r>
          </w:p>
          <w:p w14:paraId="2349D9C5" w14:textId="77777777" w:rsidR="001A20E6" w:rsidRDefault="00000000">
            <w:pPr>
              <w:pStyle w:val="TableCellResourceItem"/>
            </w:pPr>
            <w:r>
              <w:t>• ISRO Reports</w:t>
            </w:r>
          </w:p>
          <w:p w14:paraId="6334208C" w14:textId="77777777" w:rsidR="001A20E6" w:rsidRDefault="00000000">
            <w:pPr>
              <w:pStyle w:val="TableCellResourceItem"/>
            </w:pPr>
            <w:r>
              <w:t>• Digital India Reports</w:t>
            </w:r>
          </w:p>
          <w:p w14:paraId="61D18DB9" w14:textId="77777777" w:rsidR="001A20E6" w:rsidRDefault="00000000">
            <w:pPr>
              <w:pStyle w:val="TableCellResourceItem"/>
            </w:pPr>
            <w:r>
              <w:t>• Environment Ministry Reports</w:t>
            </w:r>
          </w:p>
          <w:p w14:paraId="3F36DD81" w14:textId="77777777" w:rsidR="001A20E6" w:rsidRDefault="00000000">
            <w:pPr>
              <w:pStyle w:val="TableCellResourceItem"/>
            </w:pPr>
            <w:r>
              <w:t>• Climate Change Reports</w:t>
            </w:r>
          </w:p>
          <w:p w14:paraId="36DC7BE6" w14:textId="77777777" w:rsidR="001A20E6" w:rsidRDefault="00000000">
            <w:pPr>
              <w:pStyle w:val="TableCellResourceItem"/>
            </w:pPr>
            <w:r>
              <w:t>• Sustainable Development Reports</w:t>
            </w:r>
          </w:p>
          <w:p w14:paraId="4389FED2" w14:textId="77777777" w:rsidR="001A20E6" w:rsidRDefault="00000000">
            <w:pPr>
              <w:pStyle w:val="TableCellResourceItem"/>
            </w:pPr>
            <w:r>
              <w:t>• WTO Reports</w:t>
            </w:r>
          </w:p>
          <w:p w14:paraId="20019715" w14:textId="77777777" w:rsidR="001A20E6" w:rsidRDefault="00000000">
            <w:pPr>
              <w:pStyle w:val="TableCellResourceItem"/>
            </w:pPr>
            <w:r>
              <w:t>• Globalization Impact Studies</w:t>
            </w:r>
          </w:p>
          <w:p w14:paraId="780DBD78" w14:textId="77777777" w:rsidR="001A20E6" w:rsidRDefault="00000000">
            <w:pPr>
              <w:pStyle w:val="TableCellResourceItem"/>
            </w:pPr>
            <w:r>
              <w:t>• International Migration Reports</w:t>
            </w:r>
          </w:p>
          <w:p w14:paraId="422A9151" w14:textId="77777777" w:rsidR="001A20E6" w:rsidRDefault="00000000">
            <w:pPr>
              <w:pStyle w:val="TableCellResourceItem"/>
            </w:pPr>
            <w:r>
              <w:t>• Labor Ministry Reports</w:t>
            </w:r>
          </w:p>
          <w:p w14:paraId="7615997A" w14:textId="77777777" w:rsidR="001A20E6" w:rsidRDefault="00000000">
            <w:pPr>
              <w:pStyle w:val="TableCellResourceItem"/>
            </w:pPr>
            <w:r>
              <w:t>• Industrial Relations Reports</w:t>
            </w:r>
          </w:p>
          <w:p w14:paraId="35ADE158"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6AAAC8C1" w14:textId="77777777" w:rsidR="001A20E6" w:rsidRDefault="00000000">
            <w:pPr>
              <w:pStyle w:val="TableCellSubjectName"/>
            </w:pPr>
            <w:r>
              <w:t>History-Ancient</w:t>
            </w:r>
          </w:p>
          <w:p w14:paraId="34E48182" w14:textId="77777777" w:rsidR="001A20E6" w:rsidRDefault="00000000">
            <w:pPr>
              <w:pStyle w:val="TableCellCategoryTitle"/>
            </w:pPr>
            <w:r>
              <w:t>📚 Primary Books</w:t>
            </w:r>
          </w:p>
          <w:p w14:paraId="3D49398F" w14:textId="77777777" w:rsidR="001A20E6" w:rsidRDefault="00000000">
            <w:pPr>
              <w:pStyle w:val="TableCellResourceItem"/>
            </w:pPr>
            <w:r>
              <w:t>• NCERT Class VI - Our Past - I - What, Where, How and When?</w:t>
            </w:r>
          </w:p>
          <w:p w14:paraId="3D31FAEA" w14:textId="77777777" w:rsidR="001A20E6" w:rsidRDefault="00000000">
            <w:pPr>
              <w:pStyle w:val="TableCellResourceItem"/>
            </w:pPr>
            <w:r>
              <w:t>• Ancient India by R.S. Sharma - The Importance of Ancient History</w:t>
            </w:r>
          </w:p>
          <w:p w14:paraId="4173C64A" w14:textId="77777777" w:rsidR="001A20E6" w:rsidRDefault="00000000">
            <w:pPr>
              <w:pStyle w:val="TableCellResourceItem"/>
            </w:pPr>
            <w:r>
              <w:t>• Ancient India by R.S. Sharma - The Construction of Ancient Indian History</w:t>
            </w:r>
          </w:p>
          <w:p w14:paraId="118AD236" w14:textId="77777777" w:rsidR="001A20E6" w:rsidRDefault="00000000">
            <w:pPr>
              <w:pStyle w:val="TableCellResourceItem"/>
            </w:pPr>
            <w:r>
              <w:t>• Ancient India by R.S. Sharma - The Geographical Setting</w:t>
            </w:r>
          </w:p>
          <w:p w14:paraId="15AF267B" w14:textId="77777777" w:rsidR="001A20E6" w:rsidRDefault="00000000">
            <w:pPr>
              <w:pStyle w:val="TableCellCategoryTitle"/>
            </w:pPr>
            <w:r>
              <w:t>📝 Practice Materials</w:t>
            </w:r>
          </w:p>
          <w:p w14:paraId="7B63ED62" w14:textId="77777777" w:rsidR="001A20E6" w:rsidRDefault="00000000">
            <w:pPr>
              <w:pStyle w:val="TableCellResourceItem"/>
            </w:pPr>
            <w:r>
              <w:t>• La Excellence Culture Material</w:t>
            </w:r>
          </w:p>
          <w:p w14:paraId="4396CB5A" w14:textId="77777777" w:rsidR="001A20E6" w:rsidRDefault="00000000">
            <w:pPr>
              <w:pStyle w:val="TableCellResourceItem"/>
            </w:pPr>
            <w:r>
              <w:t>• Ancient/Medieval Prelims Workbooks</w:t>
            </w:r>
          </w:p>
          <w:p w14:paraId="0B041430" w14:textId="77777777" w:rsidR="001A20E6" w:rsidRDefault="00000000">
            <w:pPr>
              <w:pStyle w:val="TableCellCategoryTitle"/>
            </w:pPr>
            <w:r>
              <w:t>📰 Current Affairs</w:t>
            </w:r>
          </w:p>
          <w:p w14:paraId="36873CC5" w14:textId="77777777" w:rsidR="001A20E6" w:rsidRDefault="00000000">
            <w:pPr>
              <w:pStyle w:val="TableCellResourceItem"/>
            </w:pPr>
            <w:r>
              <w:t>• Newspapers (CA on Archaeology/Heritage)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7D332868" w14:textId="77777777" w:rsidR="001A20E6" w:rsidRDefault="00000000">
            <w:pPr>
              <w:pStyle w:val="TableCellSubjectName"/>
            </w:pPr>
            <w:r>
              <w:t>History-Medieval</w:t>
            </w:r>
          </w:p>
          <w:p w14:paraId="2EA20BA1" w14:textId="77777777" w:rsidR="001A20E6" w:rsidRDefault="00000000">
            <w:pPr>
              <w:pStyle w:val="TableCellCategoryTitle"/>
            </w:pPr>
            <w:r>
              <w:t>📚 Primary Books</w:t>
            </w:r>
          </w:p>
          <w:p w14:paraId="19A4DDE8" w14:textId="77777777" w:rsidR="001A20E6" w:rsidRDefault="00000000">
            <w:pPr>
              <w:pStyle w:val="TableCellResourceItem"/>
            </w:pPr>
            <w:r>
              <w:t>• NCERT Class VII - Our Past - II - Tracing Changes Through a Thousand Years</w:t>
            </w:r>
          </w:p>
          <w:p w14:paraId="64E1CC85" w14:textId="77777777" w:rsidR="001A20E6" w:rsidRDefault="00000000">
            <w:pPr>
              <w:pStyle w:val="TableCellResourceItem"/>
            </w:pPr>
            <w:r>
              <w:t>• Medieval India by Satish Chandra - India and the World</w:t>
            </w:r>
          </w:p>
          <w:p w14:paraId="456FEFD8" w14:textId="77777777" w:rsidR="001A20E6" w:rsidRDefault="00000000">
            <w:pPr>
              <w:pStyle w:val="TableCellResourceItem"/>
            </w:pPr>
            <w:r>
              <w:t>• Medieval India by Satish Chandra - Assessment and Review of Medieval India</w:t>
            </w:r>
          </w:p>
          <w:p w14:paraId="72511007" w14:textId="77777777" w:rsidR="001A20E6" w:rsidRDefault="00000000">
            <w:pPr>
              <w:pStyle w:val="TableCellCategoryTitle"/>
            </w:pPr>
            <w:r>
              <w:t>📝 Practice Materials</w:t>
            </w:r>
          </w:p>
          <w:p w14:paraId="2AE0BF3A" w14:textId="77777777" w:rsidR="001A20E6" w:rsidRDefault="00000000">
            <w:pPr>
              <w:pStyle w:val="TableCellResourceItem"/>
            </w:pPr>
            <w:r>
              <w:t>• La Excellence Culture Material</w:t>
            </w:r>
          </w:p>
          <w:p w14:paraId="0B14D017" w14:textId="77777777" w:rsidR="001A20E6" w:rsidRDefault="00000000">
            <w:pPr>
              <w:pStyle w:val="TableCellResourceItem"/>
            </w:pPr>
            <w:r>
              <w:t>• Ancient/Medieval Prelims Workbooks</w:t>
            </w:r>
          </w:p>
          <w:p w14:paraId="387FC8CA" w14:textId="77777777" w:rsidR="001A20E6" w:rsidRDefault="00000000">
            <w:pPr>
              <w:pStyle w:val="TableCellCategoryTitle"/>
            </w:pPr>
            <w:r>
              <w:t>📰 Current Affairs</w:t>
            </w:r>
          </w:p>
          <w:p w14:paraId="1946BD56" w14:textId="77777777" w:rsidR="001A20E6" w:rsidRDefault="00000000">
            <w:pPr>
              <w:pStyle w:val="TableCellResourceItem"/>
            </w:pPr>
            <w:r>
              <w:t>• Newspapers (CA on Archaeology/Heritage)</w:t>
            </w:r>
          </w:p>
        </w:tc>
      </w:tr>
    </w:tbl>
    <w:p w14:paraId="53B4740F"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4B33C120" w14:textId="77777777">
        <w:tc>
          <w:tcPr>
            <w:tcW w:w="2500" w:type="pct"/>
            <w:tcMar>
              <w:top w:w="0" w:type="dxa"/>
              <w:left w:w="0" w:type="dxa"/>
              <w:bottom w:w="0" w:type="dxa"/>
              <w:right w:w="0" w:type="dxa"/>
            </w:tcMar>
          </w:tcPr>
          <w:p w14:paraId="4CD54CF3" w14:textId="77777777" w:rsidR="001A20E6" w:rsidRDefault="00000000">
            <w:pPr>
              <w:pStyle w:val="MonthTitle"/>
            </w:pPr>
            <w:r>
              <w:rPr>
                <w:color w:val="B91C1C"/>
              </w:rPr>
              <w:t>JANUARY 2027</w:t>
            </w:r>
          </w:p>
        </w:tc>
        <w:tc>
          <w:tcPr>
            <w:tcW w:w="2500" w:type="pct"/>
            <w:tcMar>
              <w:top w:w="0" w:type="dxa"/>
              <w:left w:w="0" w:type="dxa"/>
              <w:bottom w:w="0" w:type="dxa"/>
              <w:right w:w="0" w:type="dxa"/>
            </w:tcMar>
          </w:tcPr>
          <w:p w14:paraId="2DF5D687" w14:textId="77777777" w:rsidR="001A20E6" w:rsidRDefault="00000000">
            <w:pPr>
              <w:pStyle w:val="CycleName"/>
            </w:pPr>
            <w:commentRangeStart w:id="64"/>
            <w:r>
              <w:rPr>
                <w:color w:val="B91C1C"/>
              </w:rPr>
              <w:t>C4</w:t>
            </w:r>
            <w:commentRangeEnd w:id="64"/>
            <w:r w:rsidR="009E69A9">
              <w:rPr>
                <w:rStyle w:val="CommentReference"/>
                <w:rFonts w:ascii="Times New Roman" w:eastAsia="Times New Roman" w:hAnsi="Times New Roman" w:cs="Times New Roman"/>
                <w:b w:val="0"/>
                <w:bCs w:val="0"/>
                <w:color w:val="auto"/>
              </w:rPr>
              <w:commentReference w:id="64"/>
            </w:r>
          </w:p>
        </w:tc>
      </w:tr>
    </w:tbl>
    <w:p w14:paraId="1B84B86D" w14:textId="455EDBAC" w:rsidR="001A20E6" w:rsidRDefault="009E3968">
      <w:pPr>
        <w:spacing w:after="400"/>
      </w:pPr>
      <w:ins w:id="65" w:author="kalyan inampudi" w:date="2025-10-29T20:47:00Z" w16du:dateUtc="2025-10-29T15:17:00Z">
        <w:r>
          <w:t xml:space="preserve">Prelims Readin started , so </w:t>
        </w:r>
      </w:ins>
      <w:ins w:id="66" w:author="kalyan inampudi" w:date="2025-10-29T20:48:00Z" w16du:dateUtc="2025-10-29T15:18:00Z">
        <w:r>
          <w:t>8 Prelims only subjects to be prioritized, no mains subjects like World history and Post Independence, applies to Feb and ma</w:t>
        </w:r>
      </w:ins>
      <w:ins w:id="67" w:author="kalyan inampudi" w:date="2025-10-29T20:49:00Z" w16du:dateUtc="2025-10-29T15:19:00Z">
        <w:r>
          <w:t>rch also under C4 where essay etc is mentioned.</w:t>
        </w:r>
      </w:ins>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045C305C" w14:textId="77777777">
        <w:tc>
          <w:tcPr>
            <w:tcW w:w="700" w:type="pct"/>
            <w:shd w:val="clear" w:color="auto" w:fill="F8F9FA"/>
            <w:tcMar>
              <w:top w:w="200" w:type="dxa"/>
              <w:left w:w="100" w:type="dxa"/>
              <w:bottom w:w="200" w:type="dxa"/>
              <w:right w:w="100" w:type="dxa"/>
            </w:tcMar>
          </w:tcPr>
          <w:p w14:paraId="4DA3F23B" w14:textId="77777777" w:rsidR="001A20E6" w:rsidRDefault="00000000">
            <w:pPr>
              <w:pStyle w:val="TableCellCalendarHeader"/>
            </w:pPr>
            <w:r>
              <w:t>Sunday</w:t>
            </w:r>
          </w:p>
        </w:tc>
        <w:tc>
          <w:tcPr>
            <w:tcW w:w="700" w:type="pct"/>
            <w:shd w:val="clear" w:color="auto" w:fill="F8F9FA"/>
            <w:tcMar>
              <w:top w:w="200" w:type="dxa"/>
              <w:left w:w="100" w:type="dxa"/>
              <w:bottom w:w="200" w:type="dxa"/>
              <w:right w:w="100" w:type="dxa"/>
            </w:tcMar>
          </w:tcPr>
          <w:p w14:paraId="2590A9F6" w14:textId="77777777" w:rsidR="001A20E6" w:rsidRDefault="00000000">
            <w:pPr>
              <w:pStyle w:val="TableCellCalendarHeader"/>
            </w:pPr>
            <w:r>
              <w:t>Monday</w:t>
            </w:r>
          </w:p>
        </w:tc>
        <w:tc>
          <w:tcPr>
            <w:tcW w:w="700" w:type="pct"/>
            <w:shd w:val="clear" w:color="auto" w:fill="F8F9FA"/>
            <w:tcMar>
              <w:top w:w="200" w:type="dxa"/>
              <w:left w:w="100" w:type="dxa"/>
              <w:bottom w:w="200" w:type="dxa"/>
              <w:right w:w="100" w:type="dxa"/>
            </w:tcMar>
          </w:tcPr>
          <w:p w14:paraId="39D504C1" w14:textId="77777777" w:rsidR="001A20E6" w:rsidRDefault="00000000">
            <w:pPr>
              <w:pStyle w:val="TableCellCalendarHeader"/>
            </w:pPr>
            <w:r>
              <w:t>Tuesday</w:t>
            </w:r>
          </w:p>
        </w:tc>
        <w:tc>
          <w:tcPr>
            <w:tcW w:w="700" w:type="pct"/>
            <w:shd w:val="clear" w:color="auto" w:fill="F8F9FA"/>
            <w:tcMar>
              <w:top w:w="200" w:type="dxa"/>
              <w:left w:w="100" w:type="dxa"/>
              <w:bottom w:w="200" w:type="dxa"/>
              <w:right w:w="100" w:type="dxa"/>
            </w:tcMar>
          </w:tcPr>
          <w:p w14:paraId="3C243768" w14:textId="77777777" w:rsidR="001A20E6" w:rsidRDefault="00000000">
            <w:pPr>
              <w:pStyle w:val="TableCellCalendarHeader"/>
            </w:pPr>
            <w:r>
              <w:t>Wednesday</w:t>
            </w:r>
          </w:p>
        </w:tc>
        <w:tc>
          <w:tcPr>
            <w:tcW w:w="700" w:type="pct"/>
            <w:shd w:val="clear" w:color="auto" w:fill="F8F9FA"/>
            <w:tcMar>
              <w:top w:w="200" w:type="dxa"/>
              <w:left w:w="100" w:type="dxa"/>
              <w:bottom w:w="200" w:type="dxa"/>
              <w:right w:w="100" w:type="dxa"/>
            </w:tcMar>
          </w:tcPr>
          <w:p w14:paraId="546E5BB5" w14:textId="77777777" w:rsidR="001A20E6" w:rsidRDefault="00000000">
            <w:pPr>
              <w:pStyle w:val="TableCellCalendarHeader"/>
            </w:pPr>
            <w:r>
              <w:t>Thursday</w:t>
            </w:r>
          </w:p>
        </w:tc>
        <w:tc>
          <w:tcPr>
            <w:tcW w:w="700" w:type="pct"/>
            <w:shd w:val="clear" w:color="auto" w:fill="F8F9FA"/>
            <w:tcMar>
              <w:top w:w="200" w:type="dxa"/>
              <w:left w:w="100" w:type="dxa"/>
              <w:bottom w:w="200" w:type="dxa"/>
              <w:right w:w="100" w:type="dxa"/>
            </w:tcMar>
          </w:tcPr>
          <w:p w14:paraId="28C1212C" w14:textId="77777777" w:rsidR="001A20E6" w:rsidRDefault="00000000">
            <w:pPr>
              <w:pStyle w:val="TableCellCalendarHeader"/>
            </w:pPr>
            <w:r>
              <w:t>Friday</w:t>
            </w:r>
          </w:p>
        </w:tc>
        <w:tc>
          <w:tcPr>
            <w:tcW w:w="700" w:type="pct"/>
            <w:shd w:val="clear" w:color="auto" w:fill="F8F9FA"/>
            <w:tcMar>
              <w:top w:w="200" w:type="dxa"/>
              <w:left w:w="100" w:type="dxa"/>
              <w:bottom w:w="200" w:type="dxa"/>
              <w:right w:w="100" w:type="dxa"/>
            </w:tcMar>
          </w:tcPr>
          <w:p w14:paraId="1422567A" w14:textId="77777777" w:rsidR="001A20E6" w:rsidRDefault="00000000">
            <w:pPr>
              <w:pStyle w:val="TableCellCalendarHeader"/>
            </w:pPr>
            <w:r>
              <w:t>Saturday</w:t>
            </w:r>
          </w:p>
        </w:tc>
      </w:tr>
      <w:tr w:rsidR="001A20E6" w14:paraId="0C016DA7" w14:textId="77777777">
        <w:tc>
          <w:tcPr>
            <w:tcW w:w="700" w:type="pct"/>
            <w:tcMar>
              <w:top w:w="200" w:type="dxa"/>
              <w:left w:w="100" w:type="dxa"/>
              <w:bottom w:w="200" w:type="dxa"/>
              <w:right w:w="100" w:type="dxa"/>
            </w:tcMar>
          </w:tcPr>
          <w:p w14:paraId="5FB7E913" w14:textId="77777777" w:rsidR="001A20E6" w:rsidRDefault="001A20E6"/>
        </w:tc>
        <w:tc>
          <w:tcPr>
            <w:tcW w:w="700" w:type="pct"/>
            <w:tcMar>
              <w:top w:w="200" w:type="dxa"/>
              <w:left w:w="100" w:type="dxa"/>
              <w:bottom w:w="200" w:type="dxa"/>
              <w:right w:w="100" w:type="dxa"/>
            </w:tcMar>
          </w:tcPr>
          <w:p w14:paraId="2D756BD3" w14:textId="77777777" w:rsidR="001A20E6" w:rsidRDefault="001A20E6"/>
        </w:tc>
        <w:tc>
          <w:tcPr>
            <w:tcW w:w="700" w:type="pct"/>
            <w:tcMar>
              <w:top w:w="200" w:type="dxa"/>
              <w:left w:w="100" w:type="dxa"/>
              <w:bottom w:w="200" w:type="dxa"/>
              <w:right w:w="100" w:type="dxa"/>
            </w:tcMar>
          </w:tcPr>
          <w:p w14:paraId="0CB6430A" w14:textId="77777777" w:rsidR="001A20E6" w:rsidRDefault="001A20E6"/>
        </w:tc>
        <w:tc>
          <w:tcPr>
            <w:tcW w:w="700" w:type="pct"/>
            <w:tcMar>
              <w:top w:w="200" w:type="dxa"/>
              <w:left w:w="100" w:type="dxa"/>
              <w:bottom w:w="200" w:type="dxa"/>
              <w:right w:w="100" w:type="dxa"/>
            </w:tcMar>
          </w:tcPr>
          <w:p w14:paraId="473691C0" w14:textId="77777777" w:rsidR="001A20E6" w:rsidRDefault="001A20E6"/>
        </w:tc>
        <w:tc>
          <w:tcPr>
            <w:tcW w:w="700" w:type="pct"/>
            <w:tcMar>
              <w:top w:w="200" w:type="dxa"/>
              <w:left w:w="100" w:type="dxa"/>
              <w:bottom w:w="200" w:type="dxa"/>
              <w:right w:w="100" w:type="dxa"/>
            </w:tcMar>
          </w:tcPr>
          <w:p w14:paraId="138258A8" w14:textId="77777777" w:rsidR="001A20E6" w:rsidRDefault="001A20E6"/>
        </w:tc>
        <w:tc>
          <w:tcPr>
            <w:tcW w:w="700" w:type="pct"/>
            <w:shd w:val="clear" w:color="auto" w:fill="FEE2E2"/>
            <w:tcMar>
              <w:top w:w="200" w:type="dxa"/>
              <w:left w:w="100" w:type="dxa"/>
              <w:bottom w:w="200" w:type="dxa"/>
              <w:right w:w="100" w:type="dxa"/>
            </w:tcMar>
          </w:tcPr>
          <w:p w14:paraId="0A8FD9B6" w14:textId="77777777" w:rsidR="001A20E6" w:rsidRDefault="00000000">
            <w:pPr>
              <w:pStyle w:val="TableCellCalendarDayNumberBold"/>
            </w:pPr>
            <w:r>
              <w:t>1</w:t>
            </w:r>
          </w:p>
          <w:p w14:paraId="4B9FC2D4" w14:textId="77777777" w:rsidR="001A20E6" w:rsidRDefault="00000000">
            <w:pPr>
              <w:pStyle w:val="TableCellCalendarSubject"/>
            </w:pPr>
            <w:r>
              <w:t>Sociology</w:t>
            </w:r>
          </w:p>
          <w:p w14:paraId="4B022332" w14:textId="77777777" w:rsidR="001A20E6" w:rsidRDefault="00000000">
            <w:pPr>
              <w:pStyle w:val="TableCellCalendarSubject"/>
            </w:pPr>
            <w:r>
              <w:t>Sociology</w:t>
            </w:r>
          </w:p>
          <w:p w14:paraId="2C0D0963" w14:textId="77777777" w:rsidR="001A20E6" w:rsidRDefault="00000000">
            <w:pPr>
              <w:pStyle w:val="TableCellCalendarSubject"/>
            </w:pPr>
            <w:r>
              <w:t>History-Ancient</w:t>
            </w:r>
          </w:p>
        </w:tc>
        <w:tc>
          <w:tcPr>
            <w:tcW w:w="700" w:type="pct"/>
            <w:shd w:val="clear" w:color="auto" w:fill="FEE2E2"/>
            <w:tcMar>
              <w:top w:w="200" w:type="dxa"/>
              <w:left w:w="100" w:type="dxa"/>
              <w:bottom w:w="200" w:type="dxa"/>
              <w:right w:w="100" w:type="dxa"/>
            </w:tcMar>
          </w:tcPr>
          <w:p w14:paraId="0B2DD4BD" w14:textId="77777777" w:rsidR="001A20E6" w:rsidRDefault="00000000">
            <w:pPr>
              <w:pStyle w:val="TableCellCalendarDayNumberBold"/>
            </w:pPr>
            <w:r>
              <w:t>2</w:t>
            </w:r>
          </w:p>
          <w:p w14:paraId="78470BDB" w14:textId="77777777" w:rsidR="001A20E6" w:rsidRDefault="00000000">
            <w:pPr>
              <w:pStyle w:val="TableCellCalendarSubject"/>
            </w:pPr>
            <w:r>
              <w:t>Sociology</w:t>
            </w:r>
          </w:p>
          <w:p w14:paraId="589ECF69" w14:textId="77777777" w:rsidR="001A20E6" w:rsidRDefault="00000000">
            <w:pPr>
              <w:pStyle w:val="TableCellCalendarSubject"/>
            </w:pPr>
            <w:r>
              <w:t>Sociology</w:t>
            </w:r>
          </w:p>
          <w:p w14:paraId="5F87DCEA" w14:textId="77777777" w:rsidR="001A20E6" w:rsidRDefault="00000000">
            <w:pPr>
              <w:pStyle w:val="TableCellCalendarSubject"/>
            </w:pPr>
            <w:r>
              <w:t>History-Ancient</w:t>
            </w:r>
          </w:p>
          <w:p w14:paraId="7A32DAD1" w14:textId="77777777" w:rsidR="001A20E6" w:rsidRDefault="00000000">
            <w:pPr>
              <w:pStyle w:val="TableCellCalendarSubject"/>
            </w:pPr>
            <w:r>
              <w:t>History-Medieval</w:t>
            </w:r>
          </w:p>
        </w:tc>
      </w:tr>
      <w:tr w:rsidR="001A20E6" w14:paraId="59765915" w14:textId="77777777">
        <w:tc>
          <w:tcPr>
            <w:tcW w:w="700" w:type="pct"/>
            <w:shd w:val="clear" w:color="auto" w:fill="FEE2E2"/>
            <w:tcMar>
              <w:top w:w="200" w:type="dxa"/>
              <w:left w:w="100" w:type="dxa"/>
              <w:bottom w:w="200" w:type="dxa"/>
              <w:right w:w="100" w:type="dxa"/>
            </w:tcMar>
          </w:tcPr>
          <w:p w14:paraId="2DD85E89" w14:textId="77777777" w:rsidR="001A20E6" w:rsidRDefault="00000000">
            <w:pPr>
              <w:pStyle w:val="TableCellCalendarDayNumberBold"/>
            </w:pPr>
            <w:r>
              <w:t>3</w:t>
            </w:r>
          </w:p>
          <w:p w14:paraId="60AF7074" w14:textId="77777777" w:rsidR="001A20E6" w:rsidRDefault="00000000">
            <w:pPr>
              <w:pStyle w:val="TableCellCalendarSubject"/>
            </w:pPr>
            <w:r>
              <w:t>Sociology</w:t>
            </w:r>
          </w:p>
          <w:p w14:paraId="457A054E" w14:textId="77777777" w:rsidR="001A20E6" w:rsidRDefault="00000000">
            <w:pPr>
              <w:pStyle w:val="TableCellCalendarSubject"/>
            </w:pPr>
            <w:r>
              <w:t>Sociology</w:t>
            </w:r>
          </w:p>
          <w:p w14:paraId="752A6224" w14:textId="77777777" w:rsidR="001A20E6" w:rsidRDefault="00000000">
            <w:pPr>
              <w:pStyle w:val="TableCellCalendarSubject"/>
            </w:pPr>
            <w:r>
              <w:t>History-Ancient</w:t>
            </w:r>
          </w:p>
          <w:p w14:paraId="7603F2FD" w14:textId="77777777" w:rsidR="001A20E6" w:rsidRDefault="00000000">
            <w:pPr>
              <w:pStyle w:val="TableCellCalendarSubject"/>
            </w:pPr>
            <w:r>
              <w:t>History-Medieval</w:t>
            </w:r>
          </w:p>
        </w:tc>
        <w:tc>
          <w:tcPr>
            <w:tcW w:w="700" w:type="pct"/>
            <w:shd w:val="clear" w:color="auto" w:fill="FEE2E2"/>
            <w:tcMar>
              <w:top w:w="200" w:type="dxa"/>
              <w:left w:w="100" w:type="dxa"/>
              <w:bottom w:w="200" w:type="dxa"/>
              <w:right w:w="100" w:type="dxa"/>
            </w:tcMar>
          </w:tcPr>
          <w:p w14:paraId="108DD41E" w14:textId="77777777" w:rsidR="001A20E6" w:rsidRDefault="00000000">
            <w:pPr>
              <w:pStyle w:val="TableCellCalendarDayNumberBold"/>
            </w:pPr>
            <w:r>
              <w:t>4</w:t>
            </w:r>
          </w:p>
          <w:p w14:paraId="2C0F2E49" w14:textId="77777777" w:rsidR="001A20E6" w:rsidRDefault="00000000">
            <w:pPr>
              <w:pStyle w:val="TableCellCalendarSubject"/>
            </w:pPr>
            <w:r>
              <w:t>Sociology</w:t>
            </w:r>
          </w:p>
          <w:p w14:paraId="5D6F6083" w14:textId="77777777" w:rsidR="001A20E6" w:rsidRDefault="00000000">
            <w:pPr>
              <w:pStyle w:val="TableCellCalendarSubject"/>
            </w:pPr>
            <w:r>
              <w:t>Sociology</w:t>
            </w:r>
          </w:p>
          <w:p w14:paraId="14D6720F" w14:textId="77777777" w:rsidR="001A20E6" w:rsidRDefault="00000000">
            <w:pPr>
              <w:pStyle w:val="TableCellCalendarSubject"/>
            </w:pPr>
            <w:r>
              <w:t>History-Ancient</w:t>
            </w:r>
          </w:p>
          <w:p w14:paraId="01E27595" w14:textId="77777777" w:rsidR="001A20E6" w:rsidRDefault="00000000">
            <w:pPr>
              <w:pStyle w:val="TableCellCalendarSubject"/>
            </w:pPr>
            <w:r>
              <w:t>History-Medieval</w:t>
            </w:r>
          </w:p>
        </w:tc>
        <w:tc>
          <w:tcPr>
            <w:tcW w:w="700" w:type="pct"/>
            <w:shd w:val="clear" w:color="auto" w:fill="FEE2E2"/>
            <w:tcMar>
              <w:top w:w="200" w:type="dxa"/>
              <w:left w:w="100" w:type="dxa"/>
              <w:bottom w:w="200" w:type="dxa"/>
              <w:right w:w="100" w:type="dxa"/>
            </w:tcMar>
          </w:tcPr>
          <w:p w14:paraId="67C57738" w14:textId="77777777" w:rsidR="001A20E6" w:rsidRDefault="00000000">
            <w:pPr>
              <w:pStyle w:val="TableCellCalendarDayNumberBold"/>
            </w:pPr>
            <w:r>
              <w:t>5</w:t>
            </w:r>
          </w:p>
          <w:p w14:paraId="1D7B91FD" w14:textId="77777777" w:rsidR="001A20E6" w:rsidRDefault="00000000">
            <w:pPr>
              <w:pStyle w:val="TableCellCalendarSubject"/>
            </w:pPr>
            <w:r>
              <w:t>Sociology</w:t>
            </w:r>
          </w:p>
          <w:p w14:paraId="289C5DF2" w14:textId="77777777" w:rsidR="001A20E6" w:rsidRDefault="00000000">
            <w:pPr>
              <w:pStyle w:val="TableCellCalendarSubject"/>
            </w:pPr>
            <w:r>
              <w:t>History-Ancient</w:t>
            </w:r>
          </w:p>
          <w:p w14:paraId="11CCC7E3" w14:textId="77777777" w:rsidR="001A20E6" w:rsidRDefault="00000000">
            <w:pPr>
              <w:pStyle w:val="TableCellCalendarSubject"/>
            </w:pPr>
            <w:r>
              <w:t>History-Medieval</w:t>
            </w:r>
          </w:p>
        </w:tc>
        <w:tc>
          <w:tcPr>
            <w:tcW w:w="700" w:type="pct"/>
            <w:shd w:val="clear" w:color="auto" w:fill="FEE2E2"/>
            <w:tcMar>
              <w:top w:w="200" w:type="dxa"/>
              <w:left w:w="100" w:type="dxa"/>
              <w:bottom w:w="200" w:type="dxa"/>
              <w:right w:w="100" w:type="dxa"/>
            </w:tcMar>
          </w:tcPr>
          <w:p w14:paraId="781D0110" w14:textId="77777777" w:rsidR="001A20E6" w:rsidRDefault="00000000">
            <w:pPr>
              <w:pStyle w:val="TableCellCalendarDayNumberBold"/>
            </w:pPr>
            <w:r>
              <w:t>6</w:t>
            </w:r>
          </w:p>
          <w:p w14:paraId="0BBECC76" w14:textId="77777777" w:rsidR="001A20E6" w:rsidRDefault="00000000">
            <w:pPr>
              <w:pStyle w:val="TableCellCalendarSubject"/>
            </w:pPr>
            <w:r>
              <w:t>Sociology</w:t>
            </w:r>
          </w:p>
          <w:p w14:paraId="31B671E8" w14:textId="77777777" w:rsidR="001A20E6" w:rsidRDefault="00000000">
            <w:pPr>
              <w:pStyle w:val="TableCellCalendarSubject"/>
            </w:pPr>
            <w:r>
              <w:t>History-Ancient</w:t>
            </w:r>
          </w:p>
          <w:p w14:paraId="3F3C9D1C" w14:textId="77777777" w:rsidR="001A20E6" w:rsidRDefault="00000000">
            <w:pPr>
              <w:pStyle w:val="TableCellCalendarSubject"/>
            </w:pPr>
            <w:r>
              <w:t>History-Medieval</w:t>
            </w:r>
          </w:p>
        </w:tc>
        <w:tc>
          <w:tcPr>
            <w:tcW w:w="700" w:type="pct"/>
            <w:shd w:val="clear" w:color="auto" w:fill="FEE2E2"/>
            <w:tcMar>
              <w:top w:w="200" w:type="dxa"/>
              <w:left w:w="100" w:type="dxa"/>
              <w:bottom w:w="200" w:type="dxa"/>
              <w:right w:w="100" w:type="dxa"/>
            </w:tcMar>
          </w:tcPr>
          <w:p w14:paraId="13640E1F" w14:textId="77777777" w:rsidR="001A20E6" w:rsidRDefault="00000000">
            <w:pPr>
              <w:pStyle w:val="TableCellCalendarDayNumberBold"/>
            </w:pPr>
            <w:r>
              <w:t>7</w:t>
            </w:r>
          </w:p>
          <w:p w14:paraId="007E71AA" w14:textId="77777777" w:rsidR="001A20E6" w:rsidRDefault="00000000">
            <w:pPr>
              <w:pStyle w:val="TableCellCalendarSubject"/>
            </w:pPr>
            <w:r>
              <w:t>Sociology</w:t>
            </w:r>
          </w:p>
          <w:p w14:paraId="0DDB354B" w14:textId="77777777" w:rsidR="001A20E6" w:rsidRDefault="00000000">
            <w:pPr>
              <w:pStyle w:val="TableCellCalendarSubject"/>
            </w:pPr>
            <w:r>
              <w:t>History-Modern</w:t>
            </w:r>
          </w:p>
          <w:p w14:paraId="2D982A02" w14:textId="77777777" w:rsidR="001A20E6" w:rsidRDefault="00000000">
            <w:pPr>
              <w:pStyle w:val="TableCellCalendarSubject"/>
            </w:pPr>
            <w:r>
              <w:t>History-Art and Culture</w:t>
            </w:r>
          </w:p>
        </w:tc>
        <w:tc>
          <w:tcPr>
            <w:tcW w:w="700" w:type="pct"/>
            <w:shd w:val="clear" w:color="auto" w:fill="FEE2E2"/>
            <w:tcMar>
              <w:top w:w="200" w:type="dxa"/>
              <w:left w:w="100" w:type="dxa"/>
              <w:bottom w:w="200" w:type="dxa"/>
              <w:right w:w="100" w:type="dxa"/>
            </w:tcMar>
          </w:tcPr>
          <w:p w14:paraId="419050B3" w14:textId="77777777" w:rsidR="001A20E6" w:rsidRDefault="00000000">
            <w:pPr>
              <w:pStyle w:val="TableCellCalendarDayNumberBold"/>
            </w:pPr>
            <w:r>
              <w:t>8</w:t>
            </w:r>
          </w:p>
          <w:p w14:paraId="5874CD89" w14:textId="77777777" w:rsidR="001A20E6" w:rsidRDefault="00000000">
            <w:pPr>
              <w:pStyle w:val="TableCellCalendarSubject"/>
            </w:pPr>
            <w:r>
              <w:t>Sociology</w:t>
            </w:r>
          </w:p>
          <w:p w14:paraId="13FDF596" w14:textId="77777777" w:rsidR="001A20E6" w:rsidRDefault="00000000">
            <w:pPr>
              <w:pStyle w:val="TableCellCalendarSubject"/>
            </w:pPr>
            <w:r>
              <w:t>History-Modern</w:t>
            </w:r>
          </w:p>
          <w:p w14:paraId="10C335CA" w14:textId="77777777" w:rsidR="001A20E6" w:rsidRDefault="00000000">
            <w:pPr>
              <w:pStyle w:val="TableCellCalendarSubject"/>
            </w:pPr>
            <w:r>
              <w:t>History-Art and Culture</w:t>
            </w:r>
          </w:p>
        </w:tc>
        <w:tc>
          <w:tcPr>
            <w:tcW w:w="700" w:type="pct"/>
            <w:shd w:val="clear" w:color="auto" w:fill="FEE2E2"/>
            <w:tcMar>
              <w:top w:w="200" w:type="dxa"/>
              <w:left w:w="100" w:type="dxa"/>
              <w:bottom w:w="200" w:type="dxa"/>
              <w:right w:w="100" w:type="dxa"/>
            </w:tcMar>
          </w:tcPr>
          <w:p w14:paraId="2BF34600" w14:textId="77777777" w:rsidR="001A20E6" w:rsidRDefault="00000000">
            <w:pPr>
              <w:pStyle w:val="TableCellCalendarDayNumberBold"/>
            </w:pPr>
            <w:r>
              <w:t>9</w:t>
            </w:r>
          </w:p>
          <w:p w14:paraId="2ED129A5" w14:textId="77777777" w:rsidR="001A20E6" w:rsidRDefault="00000000">
            <w:pPr>
              <w:pStyle w:val="TableCellCalendarSubject"/>
            </w:pPr>
            <w:r>
              <w:t>Sociology</w:t>
            </w:r>
          </w:p>
          <w:p w14:paraId="293768E6" w14:textId="77777777" w:rsidR="001A20E6" w:rsidRDefault="00000000">
            <w:pPr>
              <w:pStyle w:val="TableCellCalendarSubject"/>
            </w:pPr>
            <w:r>
              <w:t>History-Modern</w:t>
            </w:r>
          </w:p>
          <w:p w14:paraId="4DBFFDBF" w14:textId="77777777" w:rsidR="001A20E6" w:rsidRDefault="00000000">
            <w:pPr>
              <w:pStyle w:val="TableCellCalendarSubject"/>
            </w:pPr>
            <w:r>
              <w:t>History-Art and Culture</w:t>
            </w:r>
          </w:p>
        </w:tc>
      </w:tr>
      <w:tr w:rsidR="001A20E6" w14:paraId="68D407A6" w14:textId="77777777">
        <w:tc>
          <w:tcPr>
            <w:tcW w:w="700" w:type="pct"/>
            <w:shd w:val="clear" w:color="auto" w:fill="FEE2E2"/>
            <w:tcMar>
              <w:top w:w="200" w:type="dxa"/>
              <w:left w:w="100" w:type="dxa"/>
              <w:bottom w:w="200" w:type="dxa"/>
              <w:right w:w="100" w:type="dxa"/>
            </w:tcMar>
          </w:tcPr>
          <w:p w14:paraId="2C446C85" w14:textId="77777777" w:rsidR="001A20E6" w:rsidRDefault="00000000">
            <w:pPr>
              <w:pStyle w:val="TableCellCalendarDayNumberBold"/>
            </w:pPr>
            <w:r>
              <w:t>10</w:t>
            </w:r>
          </w:p>
          <w:p w14:paraId="580407C0" w14:textId="77777777" w:rsidR="001A20E6" w:rsidRDefault="00000000">
            <w:pPr>
              <w:pStyle w:val="TableCellCalendarSubject"/>
            </w:pPr>
            <w:r>
              <w:t>Sociology</w:t>
            </w:r>
          </w:p>
          <w:p w14:paraId="2DAA3DFF" w14:textId="77777777" w:rsidR="001A20E6" w:rsidRDefault="00000000">
            <w:pPr>
              <w:pStyle w:val="TableCellCalendarSubject"/>
            </w:pPr>
            <w:r>
              <w:t>History-Modern</w:t>
            </w:r>
          </w:p>
          <w:p w14:paraId="77193307" w14:textId="77777777" w:rsidR="001A20E6" w:rsidRDefault="00000000">
            <w:pPr>
              <w:pStyle w:val="TableCellCalendarSubject"/>
            </w:pPr>
            <w:r>
              <w:t>History-Art and Culture</w:t>
            </w:r>
          </w:p>
        </w:tc>
        <w:tc>
          <w:tcPr>
            <w:tcW w:w="700" w:type="pct"/>
            <w:shd w:val="clear" w:color="auto" w:fill="FEE2E2"/>
            <w:tcMar>
              <w:top w:w="200" w:type="dxa"/>
              <w:left w:w="100" w:type="dxa"/>
              <w:bottom w:w="200" w:type="dxa"/>
              <w:right w:w="100" w:type="dxa"/>
            </w:tcMar>
          </w:tcPr>
          <w:p w14:paraId="1CC79A1E" w14:textId="77777777" w:rsidR="001A20E6" w:rsidRDefault="00000000">
            <w:pPr>
              <w:pStyle w:val="TableCellCalendarDayNumberBold"/>
            </w:pPr>
            <w:r>
              <w:t>11</w:t>
            </w:r>
          </w:p>
          <w:p w14:paraId="30702D11" w14:textId="77777777" w:rsidR="001A20E6" w:rsidRDefault="00000000">
            <w:pPr>
              <w:pStyle w:val="TableCellCalendarSubject"/>
            </w:pPr>
            <w:r>
              <w:t>Sociology</w:t>
            </w:r>
          </w:p>
          <w:p w14:paraId="5A7DB98B" w14:textId="77777777" w:rsidR="001A20E6" w:rsidRDefault="00000000">
            <w:pPr>
              <w:pStyle w:val="TableCellCalendarSubject"/>
            </w:pPr>
            <w:r>
              <w:t>History-Modern</w:t>
            </w:r>
          </w:p>
          <w:p w14:paraId="2443F791" w14:textId="77777777" w:rsidR="001A20E6" w:rsidRDefault="00000000">
            <w:pPr>
              <w:pStyle w:val="TableCellCalendarSubject"/>
            </w:pPr>
            <w:r>
              <w:t>History-Art and Culture</w:t>
            </w:r>
          </w:p>
        </w:tc>
        <w:tc>
          <w:tcPr>
            <w:tcW w:w="700" w:type="pct"/>
            <w:shd w:val="clear" w:color="auto" w:fill="FEE2E2"/>
            <w:tcMar>
              <w:top w:w="200" w:type="dxa"/>
              <w:left w:w="100" w:type="dxa"/>
              <w:bottom w:w="200" w:type="dxa"/>
              <w:right w:w="100" w:type="dxa"/>
            </w:tcMar>
          </w:tcPr>
          <w:p w14:paraId="5E7D48FF" w14:textId="77777777" w:rsidR="001A20E6" w:rsidRDefault="00000000">
            <w:pPr>
              <w:pStyle w:val="TableCellCalendarDayNumberBold"/>
            </w:pPr>
            <w:r>
              <w:t>12</w:t>
            </w:r>
          </w:p>
          <w:p w14:paraId="076637E1" w14:textId="77777777" w:rsidR="001A20E6" w:rsidRDefault="00000000">
            <w:pPr>
              <w:pStyle w:val="TableCellCalendarSubject"/>
            </w:pPr>
            <w:r>
              <w:t>Sociology</w:t>
            </w:r>
          </w:p>
          <w:p w14:paraId="777A7306" w14:textId="77777777" w:rsidR="001A20E6" w:rsidRDefault="00000000">
            <w:pPr>
              <w:pStyle w:val="TableCellCalendarSubject"/>
            </w:pPr>
            <w:r>
              <w:t>History-Modern</w:t>
            </w:r>
          </w:p>
          <w:p w14:paraId="2F9BA78A" w14:textId="77777777" w:rsidR="001A20E6" w:rsidRDefault="00000000">
            <w:pPr>
              <w:pStyle w:val="TableCellCalendarSubject"/>
            </w:pPr>
            <w:r>
              <w:t>History-Art and Culture</w:t>
            </w:r>
          </w:p>
        </w:tc>
        <w:tc>
          <w:tcPr>
            <w:tcW w:w="700" w:type="pct"/>
            <w:shd w:val="clear" w:color="auto" w:fill="FEE2E2"/>
            <w:tcMar>
              <w:top w:w="200" w:type="dxa"/>
              <w:left w:w="100" w:type="dxa"/>
              <w:bottom w:w="200" w:type="dxa"/>
              <w:right w:w="100" w:type="dxa"/>
            </w:tcMar>
          </w:tcPr>
          <w:p w14:paraId="01772471" w14:textId="77777777" w:rsidR="001A20E6" w:rsidRDefault="00000000">
            <w:pPr>
              <w:pStyle w:val="TableCellCalendarDayNumberBold"/>
            </w:pPr>
            <w:r>
              <w:t>13</w:t>
            </w:r>
          </w:p>
          <w:p w14:paraId="52BDA538" w14:textId="77777777" w:rsidR="001A20E6" w:rsidRDefault="00000000">
            <w:pPr>
              <w:pStyle w:val="TableCellCalendarSubject"/>
            </w:pPr>
            <w:r>
              <w:t>Sociology</w:t>
            </w:r>
          </w:p>
          <w:p w14:paraId="50782897" w14:textId="77777777" w:rsidR="001A20E6" w:rsidRDefault="00000000">
            <w:pPr>
              <w:pStyle w:val="TableCellCalendarSubject"/>
            </w:pPr>
            <w:r>
              <w:t>History-Modern</w:t>
            </w:r>
          </w:p>
          <w:p w14:paraId="2CBA0698" w14:textId="77777777" w:rsidR="001A20E6" w:rsidRDefault="00000000">
            <w:pPr>
              <w:pStyle w:val="TableCellCalendarSubject"/>
            </w:pPr>
            <w:r>
              <w:t>History-Art and Culture</w:t>
            </w:r>
          </w:p>
        </w:tc>
        <w:tc>
          <w:tcPr>
            <w:tcW w:w="700" w:type="pct"/>
            <w:shd w:val="clear" w:color="auto" w:fill="FEE2E2"/>
            <w:tcMar>
              <w:top w:w="200" w:type="dxa"/>
              <w:left w:w="100" w:type="dxa"/>
              <w:bottom w:w="200" w:type="dxa"/>
              <w:right w:w="100" w:type="dxa"/>
            </w:tcMar>
          </w:tcPr>
          <w:p w14:paraId="779BB19C" w14:textId="77777777" w:rsidR="001A20E6" w:rsidRDefault="00000000">
            <w:pPr>
              <w:pStyle w:val="TableCellCalendarDayNumberBold"/>
            </w:pPr>
            <w:r>
              <w:t>14</w:t>
            </w:r>
          </w:p>
          <w:p w14:paraId="2AF996F3" w14:textId="77777777" w:rsidR="001A20E6" w:rsidRDefault="00000000">
            <w:pPr>
              <w:pStyle w:val="TableCellCalendarSubject"/>
            </w:pPr>
            <w:r>
              <w:t>Sociology</w:t>
            </w:r>
          </w:p>
          <w:p w14:paraId="4420A3B2" w14:textId="77777777" w:rsidR="001A20E6" w:rsidRDefault="00000000">
            <w:pPr>
              <w:pStyle w:val="TableCellCalendarSubject"/>
            </w:pPr>
            <w:r>
              <w:t>History-Modern</w:t>
            </w:r>
          </w:p>
          <w:p w14:paraId="3334BF14" w14:textId="77777777" w:rsidR="001A20E6" w:rsidRDefault="00000000">
            <w:pPr>
              <w:pStyle w:val="TableCellCalendarSubject"/>
            </w:pPr>
            <w:r>
              <w:t>History-Art and Culture</w:t>
            </w:r>
          </w:p>
        </w:tc>
        <w:tc>
          <w:tcPr>
            <w:tcW w:w="700" w:type="pct"/>
            <w:shd w:val="clear" w:color="auto" w:fill="FEE2E2"/>
            <w:tcMar>
              <w:top w:w="200" w:type="dxa"/>
              <w:left w:w="100" w:type="dxa"/>
              <w:bottom w:w="200" w:type="dxa"/>
              <w:right w:w="100" w:type="dxa"/>
            </w:tcMar>
          </w:tcPr>
          <w:p w14:paraId="09932CD3" w14:textId="77777777" w:rsidR="001A20E6" w:rsidRDefault="00000000">
            <w:pPr>
              <w:pStyle w:val="TableCellCalendarDayNumberBold"/>
            </w:pPr>
            <w:r>
              <w:t>15</w:t>
            </w:r>
          </w:p>
          <w:p w14:paraId="6E2B43DC" w14:textId="77777777" w:rsidR="001A20E6" w:rsidRDefault="00000000">
            <w:pPr>
              <w:pStyle w:val="TableCellCalendarSubject"/>
            </w:pPr>
            <w:r>
              <w:t>History-Modern</w:t>
            </w:r>
          </w:p>
          <w:p w14:paraId="0CD74B62" w14:textId="77777777" w:rsidR="001A20E6" w:rsidRDefault="00000000">
            <w:pPr>
              <w:pStyle w:val="TableCellCalendarSubject"/>
            </w:pPr>
            <w:r>
              <w:t>History-Art and Culture</w:t>
            </w:r>
          </w:p>
        </w:tc>
        <w:tc>
          <w:tcPr>
            <w:tcW w:w="700" w:type="pct"/>
            <w:shd w:val="clear" w:color="auto" w:fill="FEE2E2"/>
            <w:tcMar>
              <w:top w:w="200" w:type="dxa"/>
              <w:left w:w="100" w:type="dxa"/>
              <w:bottom w:w="200" w:type="dxa"/>
              <w:right w:w="100" w:type="dxa"/>
            </w:tcMar>
          </w:tcPr>
          <w:p w14:paraId="3A7396D7" w14:textId="77777777" w:rsidR="001A20E6" w:rsidRDefault="00000000">
            <w:pPr>
              <w:pStyle w:val="TableCellCalendarDayNumberBold"/>
            </w:pPr>
            <w:r>
              <w:t>16</w:t>
            </w:r>
          </w:p>
          <w:p w14:paraId="7F6E7E55" w14:textId="77777777" w:rsidR="001A20E6" w:rsidRDefault="00000000">
            <w:pPr>
              <w:pStyle w:val="TableCellCalendarSubject"/>
            </w:pPr>
            <w:r>
              <w:t>History-Modern</w:t>
            </w:r>
          </w:p>
          <w:p w14:paraId="4CF186FA" w14:textId="77777777" w:rsidR="001A20E6" w:rsidRDefault="00000000">
            <w:pPr>
              <w:pStyle w:val="TableCellCalendarSubject"/>
            </w:pPr>
            <w:r>
              <w:t>History-Art and Culture</w:t>
            </w:r>
          </w:p>
        </w:tc>
      </w:tr>
      <w:tr w:rsidR="001A20E6" w14:paraId="71A0708C" w14:textId="77777777">
        <w:tc>
          <w:tcPr>
            <w:tcW w:w="700" w:type="pct"/>
            <w:shd w:val="clear" w:color="auto" w:fill="FEE2E2"/>
            <w:tcMar>
              <w:top w:w="200" w:type="dxa"/>
              <w:left w:w="100" w:type="dxa"/>
              <w:bottom w:w="200" w:type="dxa"/>
              <w:right w:w="100" w:type="dxa"/>
            </w:tcMar>
          </w:tcPr>
          <w:p w14:paraId="29365B8D" w14:textId="77777777" w:rsidR="001A20E6" w:rsidRDefault="00000000">
            <w:pPr>
              <w:pStyle w:val="TableCellCalendarDayNumberBold"/>
            </w:pPr>
            <w:r>
              <w:t>17</w:t>
            </w:r>
          </w:p>
          <w:p w14:paraId="2562E772" w14:textId="77777777" w:rsidR="001A20E6" w:rsidRDefault="00000000">
            <w:pPr>
              <w:pStyle w:val="TableCellCalendarSubject"/>
            </w:pPr>
            <w:r>
              <w:t>History-Modern</w:t>
            </w:r>
          </w:p>
          <w:p w14:paraId="5E55D53B" w14:textId="77777777" w:rsidR="001A20E6" w:rsidRDefault="00000000">
            <w:pPr>
              <w:pStyle w:val="TableCellCalendarSubject"/>
            </w:pPr>
            <w:r>
              <w:t>History-Art and Culture</w:t>
            </w:r>
          </w:p>
        </w:tc>
        <w:tc>
          <w:tcPr>
            <w:tcW w:w="700" w:type="pct"/>
            <w:shd w:val="clear" w:color="auto" w:fill="FEE2E2"/>
            <w:tcMar>
              <w:top w:w="200" w:type="dxa"/>
              <w:left w:w="100" w:type="dxa"/>
              <w:bottom w:w="200" w:type="dxa"/>
              <w:right w:w="100" w:type="dxa"/>
            </w:tcMar>
          </w:tcPr>
          <w:p w14:paraId="1DE229F4" w14:textId="77777777" w:rsidR="001A20E6" w:rsidRDefault="00000000">
            <w:pPr>
              <w:pStyle w:val="TableCellCalendarDayNumberBold"/>
            </w:pPr>
            <w:r>
              <w:t>18</w:t>
            </w:r>
          </w:p>
          <w:p w14:paraId="0870303D" w14:textId="77777777" w:rsidR="001A20E6" w:rsidRDefault="00000000">
            <w:pPr>
              <w:pStyle w:val="TableCellCalendarSubject"/>
            </w:pPr>
            <w:r>
              <w:t>History-Modern</w:t>
            </w:r>
          </w:p>
          <w:p w14:paraId="52F74949" w14:textId="77777777" w:rsidR="001A20E6" w:rsidRDefault="00000000">
            <w:pPr>
              <w:pStyle w:val="TableCellCalendarSubject"/>
            </w:pPr>
            <w:r>
              <w:t>History-World</w:t>
            </w:r>
          </w:p>
        </w:tc>
        <w:tc>
          <w:tcPr>
            <w:tcW w:w="700" w:type="pct"/>
            <w:shd w:val="clear" w:color="auto" w:fill="FEE2E2"/>
            <w:tcMar>
              <w:top w:w="200" w:type="dxa"/>
              <w:left w:w="100" w:type="dxa"/>
              <w:bottom w:w="200" w:type="dxa"/>
              <w:right w:w="100" w:type="dxa"/>
            </w:tcMar>
          </w:tcPr>
          <w:p w14:paraId="73C3470A" w14:textId="77777777" w:rsidR="001A20E6" w:rsidRDefault="00000000">
            <w:pPr>
              <w:pStyle w:val="TableCellCalendarDayNumberBold"/>
            </w:pPr>
            <w:r>
              <w:t>19</w:t>
            </w:r>
          </w:p>
          <w:p w14:paraId="25893C73" w14:textId="77777777" w:rsidR="001A20E6" w:rsidRDefault="00000000">
            <w:pPr>
              <w:pStyle w:val="TableCellCalendarSubject"/>
            </w:pPr>
            <w:r>
              <w:t>History-Modern</w:t>
            </w:r>
          </w:p>
          <w:p w14:paraId="1CE0DE52" w14:textId="77777777" w:rsidR="001A20E6" w:rsidRDefault="00000000">
            <w:pPr>
              <w:pStyle w:val="TableCellCalendarSubject"/>
            </w:pPr>
            <w:r>
              <w:t>History-World</w:t>
            </w:r>
          </w:p>
        </w:tc>
        <w:tc>
          <w:tcPr>
            <w:tcW w:w="700" w:type="pct"/>
            <w:shd w:val="clear" w:color="auto" w:fill="FEE2E2"/>
            <w:tcMar>
              <w:top w:w="200" w:type="dxa"/>
              <w:left w:w="100" w:type="dxa"/>
              <w:bottom w:w="200" w:type="dxa"/>
              <w:right w:w="100" w:type="dxa"/>
            </w:tcMar>
          </w:tcPr>
          <w:p w14:paraId="79BDC1C2" w14:textId="77777777" w:rsidR="001A20E6" w:rsidRDefault="00000000">
            <w:pPr>
              <w:pStyle w:val="TableCellCalendarDayNumberBold"/>
            </w:pPr>
            <w:r>
              <w:t>20</w:t>
            </w:r>
          </w:p>
          <w:p w14:paraId="7FBF24BC" w14:textId="77777777" w:rsidR="001A20E6" w:rsidRDefault="00000000">
            <w:pPr>
              <w:pStyle w:val="TableCellCalendarSubject"/>
            </w:pPr>
            <w:r>
              <w:t>History-Modern</w:t>
            </w:r>
          </w:p>
          <w:p w14:paraId="62F14AD6" w14:textId="77777777" w:rsidR="001A20E6" w:rsidRDefault="00000000">
            <w:pPr>
              <w:pStyle w:val="TableCellCalendarSubject"/>
            </w:pPr>
            <w:r>
              <w:t>History-World</w:t>
            </w:r>
          </w:p>
        </w:tc>
        <w:tc>
          <w:tcPr>
            <w:tcW w:w="700" w:type="pct"/>
            <w:shd w:val="clear" w:color="auto" w:fill="FEE2E2"/>
            <w:tcMar>
              <w:top w:w="200" w:type="dxa"/>
              <w:left w:w="100" w:type="dxa"/>
              <w:bottom w:w="200" w:type="dxa"/>
              <w:right w:w="100" w:type="dxa"/>
            </w:tcMar>
          </w:tcPr>
          <w:p w14:paraId="5DD0EE66" w14:textId="77777777" w:rsidR="001A20E6" w:rsidRDefault="00000000">
            <w:pPr>
              <w:pStyle w:val="TableCellCalendarDayNumberBold"/>
            </w:pPr>
            <w:r>
              <w:t>21</w:t>
            </w:r>
          </w:p>
          <w:p w14:paraId="3356A628" w14:textId="77777777" w:rsidR="001A20E6" w:rsidRDefault="00000000">
            <w:pPr>
              <w:pStyle w:val="TableCellCalendarSubject"/>
            </w:pPr>
            <w:r>
              <w:t>History-Modern</w:t>
            </w:r>
          </w:p>
          <w:p w14:paraId="1E3123FA" w14:textId="77777777" w:rsidR="001A20E6" w:rsidRDefault="00000000">
            <w:pPr>
              <w:pStyle w:val="TableCellCalendarSubject"/>
            </w:pPr>
            <w:r>
              <w:t>History-World</w:t>
            </w:r>
          </w:p>
        </w:tc>
        <w:tc>
          <w:tcPr>
            <w:tcW w:w="700" w:type="pct"/>
            <w:shd w:val="clear" w:color="auto" w:fill="FEE2E2"/>
            <w:tcMar>
              <w:top w:w="200" w:type="dxa"/>
              <w:left w:w="100" w:type="dxa"/>
              <w:bottom w:w="200" w:type="dxa"/>
              <w:right w:w="100" w:type="dxa"/>
            </w:tcMar>
          </w:tcPr>
          <w:p w14:paraId="5E3DE052" w14:textId="77777777" w:rsidR="001A20E6" w:rsidRDefault="00000000">
            <w:pPr>
              <w:pStyle w:val="TableCellCalendarDayNumberBold"/>
            </w:pPr>
            <w:r>
              <w:t>22</w:t>
            </w:r>
          </w:p>
          <w:p w14:paraId="06D393F7" w14:textId="77777777" w:rsidR="001A20E6" w:rsidRDefault="00000000">
            <w:pPr>
              <w:pStyle w:val="TableCellCalendarSubject"/>
            </w:pPr>
            <w:r>
              <w:t>History-Modern</w:t>
            </w:r>
          </w:p>
          <w:p w14:paraId="7DE02CF7" w14:textId="77777777" w:rsidR="001A20E6" w:rsidRDefault="00000000">
            <w:pPr>
              <w:pStyle w:val="TableCellCalendarSubject"/>
            </w:pPr>
            <w:r>
              <w:t>History-Post Independent India</w:t>
            </w:r>
          </w:p>
        </w:tc>
        <w:tc>
          <w:tcPr>
            <w:tcW w:w="700" w:type="pct"/>
            <w:shd w:val="clear" w:color="auto" w:fill="FEE2E2"/>
            <w:tcMar>
              <w:top w:w="200" w:type="dxa"/>
              <w:left w:w="100" w:type="dxa"/>
              <w:bottom w:w="200" w:type="dxa"/>
              <w:right w:w="100" w:type="dxa"/>
            </w:tcMar>
          </w:tcPr>
          <w:p w14:paraId="1C29EF73" w14:textId="77777777" w:rsidR="001A20E6" w:rsidRDefault="00000000">
            <w:pPr>
              <w:pStyle w:val="TableCellCalendarDayNumberBold"/>
            </w:pPr>
            <w:r>
              <w:t>23</w:t>
            </w:r>
          </w:p>
          <w:p w14:paraId="0FD3E207" w14:textId="77777777" w:rsidR="001A20E6" w:rsidRDefault="00000000">
            <w:pPr>
              <w:pStyle w:val="TableCellCalendarSubject"/>
            </w:pPr>
            <w:r>
              <w:t>History-Modern</w:t>
            </w:r>
          </w:p>
          <w:p w14:paraId="4E92D273" w14:textId="77777777" w:rsidR="001A20E6" w:rsidRDefault="00000000">
            <w:pPr>
              <w:pStyle w:val="TableCellCalendarSubject"/>
            </w:pPr>
            <w:r>
              <w:t>History-Post Independent India</w:t>
            </w:r>
          </w:p>
        </w:tc>
      </w:tr>
      <w:tr w:rsidR="001A20E6" w14:paraId="4B9A07C8" w14:textId="77777777">
        <w:tc>
          <w:tcPr>
            <w:tcW w:w="700" w:type="pct"/>
            <w:shd w:val="clear" w:color="auto" w:fill="FEE2E2"/>
            <w:tcMar>
              <w:top w:w="200" w:type="dxa"/>
              <w:left w:w="100" w:type="dxa"/>
              <w:bottom w:w="200" w:type="dxa"/>
              <w:right w:w="100" w:type="dxa"/>
            </w:tcMar>
          </w:tcPr>
          <w:p w14:paraId="330AA4D8" w14:textId="77777777" w:rsidR="001A20E6" w:rsidRDefault="00000000">
            <w:pPr>
              <w:pStyle w:val="TableCellCalendarDayNumberBold"/>
            </w:pPr>
            <w:r>
              <w:t>24</w:t>
            </w:r>
          </w:p>
          <w:p w14:paraId="3A62C138" w14:textId="77777777" w:rsidR="001A20E6" w:rsidRDefault="00000000">
            <w:pPr>
              <w:pStyle w:val="TableCellCalendarSubject"/>
            </w:pPr>
            <w:r>
              <w:t>History-Modern</w:t>
            </w:r>
          </w:p>
          <w:p w14:paraId="799B5782" w14:textId="77777777" w:rsidR="001A20E6" w:rsidRDefault="00000000">
            <w:pPr>
              <w:pStyle w:val="TableCellCalendarSubject"/>
            </w:pPr>
            <w:r>
              <w:t>History-Post Independent India</w:t>
            </w:r>
          </w:p>
        </w:tc>
        <w:tc>
          <w:tcPr>
            <w:tcW w:w="700" w:type="pct"/>
            <w:shd w:val="clear" w:color="auto" w:fill="FEE2E2"/>
            <w:tcMar>
              <w:top w:w="200" w:type="dxa"/>
              <w:left w:w="100" w:type="dxa"/>
              <w:bottom w:w="200" w:type="dxa"/>
              <w:right w:w="100" w:type="dxa"/>
            </w:tcMar>
          </w:tcPr>
          <w:p w14:paraId="57791215" w14:textId="77777777" w:rsidR="001A20E6" w:rsidRDefault="00000000">
            <w:pPr>
              <w:pStyle w:val="TableCellCalendarDayNumberBold"/>
            </w:pPr>
            <w:r>
              <w:t>25</w:t>
            </w:r>
          </w:p>
          <w:p w14:paraId="5AB79335" w14:textId="77777777" w:rsidR="001A20E6" w:rsidRDefault="00000000">
            <w:pPr>
              <w:pStyle w:val="TableCellCalendarSubject"/>
            </w:pPr>
            <w:r>
              <w:t>History-Modern</w:t>
            </w:r>
          </w:p>
          <w:p w14:paraId="4F974174" w14:textId="77777777" w:rsidR="001A20E6" w:rsidRDefault="00000000">
            <w:pPr>
              <w:pStyle w:val="TableCellCalendarSubject"/>
            </w:pPr>
            <w:r>
              <w:t>History-Post Independent India</w:t>
            </w:r>
          </w:p>
        </w:tc>
        <w:tc>
          <w:tcPr>
            <w:tcW w:w="700" w:type="pct"/>
            <w:shd w:val="clear" w:color="auto" w:fill="FEE2E2"/>
            <w:tcMar>
              <w:top w:w="200" w:type="dxa"/>
              <w:left w:w="100" w:type="dxa"/>
              <w:bottom w:w="200" w:type="dxa"/>
              <w:right w:w="100" w:type="dxa"/>
            </w:tcMar>
          </w:tcPr>
          <w:p w14:paraId="78B6D9E0" w14:textId="77777777" w:rsidR="001A20E6" w:rsidRDefault="00000000">
            <w:pPr>
              <w:pStyle w:val="TableCellCalendarDayNumberBold"/>
            </w:pPr>
            <w:r>
              <w:t>26</w:t>
            </w:r>
          </w:p>
          <w:p w14:paraId="19D1654E" w14:textId="77777777" w:rsidR="001A20E6" w:rsidRDefault="00000000">
            <w:pPr>
              <w:pStyle w:val="TableCellCalendarSubject"/>
            </w:pPr>
            <w:r>
              <w:t>History-Post Independent India</w:t>
            </w:r>
          </w:p>
          <w:p w14:paraId="11282FA4" w14:textId="77777777" w:rsidR="001A20E6" w:rsidRDefault="00000000">
            <w:pPr>
              <w:pStyle w:val="TableCellCalendarSubject"/>
            </w:pPr>
            <w:r>
              <w:t>Geography</w:t>
            </w:r>
          </w:p>
        </w:tc>
        <w:tc>
          <w:tcPr>
            <w:tcW w:w="700" w:type="pct"/>
            <w:shd w:val="clear" w:color="auto" w:fill="FEE2E2"/>
            <w:tcMar>
              <w:top w:w="200" w:type="dxa"/>
              <w:left w:w="100" w:type="dxa"/>
              <w:bottom w:w="200" w:type="dxa"/>
              <w:right w:w="100" w:type="dxa"/>
            </w:tcMar>
          </w:tcPr>
          <w:p w14:paraId="4DB852EF" w14:textId="77777777" w:rsidR="001A20E6" w:rsidRDefault="00000000">
            <w:pPr>
              <w:pStyle w:val="TableCellCalendarDayNumberBold"/>
            </w:pPr>
            <w:r>
              <w:t>27</w:t>
            </w:r>
          </w:p>
          <w:p w14:paraId="3352890B" w14:textId="77777777" w:rsidR="001A20E6" w:rsidRDefault="00000000">
            <w:pPr>
              <w:pStyle w:val="TableCellCalendarSubject"/>
            </w:pPr>
            <w:r>
              <w:t>History-Post Independent India</w:t>
            </w:r>
          </w:p>
          <w:p w14:paraId="00604C42" w14:textId="77777777" w:rsidR="001A20E6" w:rsidRDefault="00000000">
            <w:pPr>
              <w:pStyle w:val="TableCellCalendarSubject"/>
            </w:pPr>
            <w:r>
              <w:t>Geography</w:t>
            </w:r>
          </w:p>
        </w:tc>
        <w:tc>
          <w:tcPr>
            <w:tcW w:w="700" w:type="pct"/>
            <w:shd w:val="clear" w:color="auto" w:fill="FEE2E2"/>
            <w:tcMar>
              <w:top w:w="200" w:type="dxa"/>
              <w:left w:w="100" w:type="dxa"/>
              <w:bottom w:w="200" w:type="dxa"/>
              <w:right w:w="100" w:type="dxa"/>
            </w:tcMar>
          </w:tcPr>
          <w:p w14:paraId="095A2A9D" w14:textId="77777777" w:rsidR="001A20E6" w:rsidRDefault="00000000">
            <w:pPr>
              <w:pStyle w:val="TableCellCalendarDayNumberBold"/>
            </w:pPr>
            <w:r>
              <w:t>28</w:t>
            </w:r>
          </w:p>
          <w:p w14:paraId="63218A13" w14:textId="77777777" w:rsidR="001A20E6" w:rsidRDefault="00000000">
            <w:pPr>
              <w:pStyle w:val="TableCellCalendarSubject"/>
            </w:pPr>
            <w:r>
              <w:t>Geography</w:t>
            </w:r>
          </w:p>
          <w:p w14:paraId="18BAD63C" w14:textId="77777777" w:rsidR="001A20E6" w:rsidRDefault="00000000">
            <w:pPr>
              <w:pStyle w:val="TableCellCalendarSubject"/>
            </w:pPr>
            <w:r>
              <w:t>Environment, Ecology and Disaster Management</w:t>
            </w:r>
          </w:p>
        </w:tc>
        <w:tc>
          <w:tcPr>
            <w:tcW w:w="700" w:type="pct"/>
            <w:shd w:val="clear" w:color="auto" w:fill="FEE2E2"/>
            <w:tcMar>
              <w:top w:w="200" w:type="dxa"/>
              <w:left w:w="100" w:type="dxa"/>
              <w:bottom w:w="200" w:type="dxa"/>
              <w:right w:w="100" w:type="dxa"/>
            </w:tcMar>
          </w:tcPr>
          <w:p w14:paraId="52B97019" w14:textId="77777777" w:rsidR="001A20E6" w:rsidRDefault="00000000">
            <w:pPr>
              <w:pStyle w:val="TableCellCalendarDayNumberBold"/>
            </w:pPr>
            <w:r>
              <w:t>29</w:t>
            </w:r>
          </w:p>
          <w:p w14:paraId="2F0E40AE" w14:textId="77777777" w:rsidR="001A20E6" w:rsidRDefault="00000000">
            <w:pPr>
              <w:pStyle w:val="TableCellCalendarSubject"/>
            </w:pPr>
            <w:r>
              <w:t>Geography</w:t>
            </w:r>
          </w:p>
          <w:p w14:paraId="50D425A2" w14:textId="77777777" w:rsidR="001A20E6" w:rsidRDefault="00000000">
            <w:pPr>
              <w:pStyle w:val="TableCellCalendarSubject"/>
            </w:pPr>
            <w:r>
              <w:t>Environment, Ecology and Disaster Management</w:t>
            </w:r>
          </w:p>
        </w:tc>
        <w:tc>
          <w:tcPr>
            <w:tcW w:w="700" w:type="pct"/>
            <w:shd w:val="clear" w:color="auto" w:fill="FEE2E2"/>
            <w:tcMar>
              <w:top w:w="200" w:type="dxa"/>
              <w:left w:w="100" w:type="dxa"/>
              <w:bottom w:w="200" w:type="dxa"/>
              <w:right w:w="100" w:type="dxa"/>
            </w:tcMar>
          </w:tcPr>
          <w:p w14:paraId="75B48A32" w14:textId="77777777" w:rsidR="001A20E6" w:rsidRDefault="00000000">
            <w:pPr>
              <w:pStyle w:val="TableCellCalendarDayNumberBold"/>
            </w:pPr>
            <w:r>
              <w:t>30</w:t>
            </w:r>
          </w:p>
          <w:p w14:paraId="2A2691E8" w14:textId="77777777" w:rsidR="001A20E6" w:rsidRDefault="00000000">
            <w:pPr>
              <w:pStyle w:val="TableCellCalendarSubject"/>
            </w:pPr>
            <w:r>
              <w:t>Geography</w:t>
            </w:r>
          </w:p>
          <w:p w14:paraId="24B840C8" w14:textId="77777777" w:rsidR="001A20E6" w:rsidRDefault="00000000">
            <w:pPr>
              <w:pStyle w:val="TableCellCalendarSubject"/>
            </w:pPr>
            <w:r>
              <w:t>Environment, Ecology and Disaster Management</w:t>
            </w:r>
          </w:p>
        </w:tc>
      </w:tr>
      <w:tr w:rsidR="001A20E6" w14:paraId="7D1CB60B" w14:textId="77777777">
        <w:tc>
          <w:tcPr>
            <w:tcW w:w="700" w:type="pct"/>
            <w:shd w:val="clear" w:color="auto" w:fill="FEE2E2"/>
            <w:tcMar>
              <w:top w:w="200" w:type="dxa"/>
              <w:left w:w="100" w:type="dxa"/>
              <w:bottom w:w="200" w:type="dxa"/>
              <w:right w:w="100" w:type="dxa"/>
            </w:tcMar>
          </w:tcPr>
          <w:p w14:paraId="6F29564D" w14:textId="77777777" w:rsidR="001A20E6" w:rsidRDefault="00000000">
            <w:pPr>
              <w:pStyle w:val="TableCellCalendarDayNumberBold"/>
            </w:pPr>
            <w:r>
              <w:t>31</w:t>
            </w:r>
          </w:p>
          <w:p w14:paraId="1FE0AF3A" w14:textId="77777777" w:rsidR="001A20E6" w:rsidRDefault="00000000">
            <w:pPr>
              <w:pStyle w:val="TableCellCalendarSubject"/>
            </w:pPr>
            <w:r>
              <w:t>Geography</w:t>
            </w:r>
          </w:p>
          <w:p w14:paraId="09AF0317" w14:textId="77777777" w:rsidR="001A20E6" w:rsidRDefault="00000000">
            <w:pPr>
              <w:pStyle w:val="TableCellCalendarSubject"/>
            </w:pPr>
            <w:r>
              <w:t>Environment, Ecology and Disaster Management</w:t>
            </w:r>
          </w:p>
        </w:tc>
        <w:tc>
          <w:tcPr>
            <w:tcW w:w="700" w:type="pct"/>
            <w:tcMar>
              <w:top w:w="200" w:type="dxa"/>
              <w:left w:w="100" w:type="dxa"/>
              <w:bottom w:w="200" w:type="dxa"/>
              <w:right w:w="100" w:type="dxa"/>
            </w:tcMar>
          </w:tcPr>
          <w:p w14:paraId="1A16339E" w14:textId="77777777" w:rsidR="001A20E6" w:rsidRDefault="001A20E6"/>
        </w:tc>
        <w:tc>
          <w:tcPr>
            <w:tcW w:w="700" w:type="pct"/>
            <w:tcMar>
              <w:top w:w="200" w:type="dxa"/>
              <w:left w:w="100" w:type="dxa"/>
              <w:bottom w:w="200" w:type="dxa"/>
              <w:right w:w="100" w:type="dxa"/>
            </w:tcMar>
          </w:tcPr>
          <w:p w14:paraId="60C6F8F5" w14:textId="77777777" w:rsidR="001A20E6" w:rsidRDefault="001A20E6"/>
        </w:tc>
        <w:tc>
          <w:tcPr>
            <w:tcW w:w="700" w:type="pct"/>
            <w:tcMar>
              <w:top w:w="200" w:type="dxa"/>
              <w:left w:w="100" w:type="dxa"/>
              <w:bottom w:w="200" w:type="dxa"/>
              <w:right w:w="100" w:type="dxa"/>
            </w:tcMar>
          </w:tcPr>
          <w:p w14:paraId="4C49B08F" w14:textId="77777777" w:rsidR="001A20E6" w:rsidRDefault="001A20E6"/>
        </w:tc>
        <w:tc>
          <w:tcPr>
            <w:tcW w:w="700" w:type="pct"/>
            <w:tcMar>
              <w:top w:w="200" w:type="dxa"/>
              <w:left w:w="100" w:type="dxa"/>
              <w:bottom w:w="200" w:type="dxa"/>
              <w:right w:w="100" w:type="dxa"/>
            </w:tcMar>
          </w:tcPr>
          <w:p w14:paraId="42074AD2" w14:textId="77777777" w:rsidR="001A20E6" w:rsidRDefault="001A20E6"/>
        </w:tc>
        <w:tc>
          <w:tcPr>
            <w:tcW w:w="700" w:type="pct"/>
            <w:tcMar>
              <w:top w:w="200" w:type="dxa"/>
              <w:left w:w="100" w:type="dxa"/>
              <w:bottom w:w="200" w:type="dxa"/>
              <w:right w:w="100" w:type="dxa"/>
            </w:tcMar>
          </w:tcPr>
          <w:p w14:paraId="2CCE3135" w14:textId="77777777" w:rsidR="001A20E6" w:rsidRDefault="001A20E6"/>
        </w:tc>
        <w:tc>
          <w:tcPr>
            <w:tcW w:w="700" w:type="pct"/>
            <w:tcMar>
              <w:top w:w="200" w:type="dxa"/>
              <w:left w:w="100" w:type="dxa"/>
              <w:bottom w:w="200" w:type="dxa"/>
              <w:right w:w="100" w:type="dxa"/>
            </w:tcMar>
          </w:tcPr>
          <w:p w14:paraId="7D428CB3" w14:textId="77777777" w:rsidR="001A20E6" w:rsidRDefault="001A20E6"/>
        </w:tc>
      </w:tr>
    </w:tbl>
    <w:p w14:paraId="5180D056" w14:textId="77777777" w:rsidR="001A20E6" w:rsidRDefault="001A20E6">
      <w:pPr>
        <w:spacing w:after="400"/>
      </w:pPr>
    </w:p>
    <w:p w14:paraId="55C55553" w14:textId="77777777" w:rsidR="001A20E6" w:rsidRDefault="00000000">
      <w:pPr>
        <w:pStyle w:val="ResourceTitle"/>
      </w:pPr>
      <w:r>
        <w:t>📚 Resources for January 2027</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4FF76925" w14:textId="77777777">
        <w:tc>
          <w:tcPr>
            <w:tcW w:w="1650" w:type="pct"/>
            <w:tcBorders>
              <w:bottom w:val="single" w:sz="2" w:space="0" w:color="D1D5DB"/>
              <w:right w:val="single" w:sz="2" w:space="0" w:color="D1D5DB"/>
            </w:tcBorders>
            <w:tcMar>
              <w:top w:w="200" w:type="dxa"/>
              <w:left w:w="150" w:type="dxa"/>
              <w:bottom w:w="200" w:type="dxa"/>
              <w:right w:w="150" w:type="dxa"/>
            </w:tcMar>
          </w:tcPr>
          <w:p w14:paraId="0E672214" w14:textId="77777777" w:rsidR="001A20E6" w:rsidRDefault="00000000">
            <w:pPr>
              <w:pStyle w:val="TableCellSubjectName"/>
            </w:pPr>
            <w:r>
              <w:t>Sociology</w:t>
            </w:r>
          </w:p>
          <w:p w14:paraId="25931356" w14:textId="77777777" w:rsidR="001A20E6" w:rsidRDefault="00000000">
            <w:pPr>
              <w:pStyle w:val="TableCellCategoryTitle"/>
            </w:pPr>
            <w:r>
              <w:t>📝 Practice Materials</w:t>
            </w:r>
          </w:p>
          <w:p w14:paraId="16599B51" w14:textId="77777777" w:rsidR="001A20E6" w:rsidRDefault="00000000">
            <w:pPr>
              <w:pStyle w:val="TableCellResourceItem"/>
            </w:pPr>
            <w:r>
              <w:t>• La Excellence Sociology Material</w:t>
            </w:r>
          </w:p>
          <w:p w14:paraId="06A83A70" w14:textId="77777777" w:rsidR="001A20E6" w:rsidRDefault="00000000">
            <w:pPr>
              <w:pStyle w:val="TableCellResourceItem"/>
            </w:pPr>
            <w:r>
              <w:t>• Mains RRP + Prelims RRP</w:t>
            </w:r>
          </w:p>
          <w:p w14:paraId="7ED67D27" w14:textId="77777777" w:rsidR="001A20E6" w:rsidRDefault="00000000">
            <w:pPr>
              <w:pStyle w:val="TableCellResourceItem"/>
            </w:pPr>
            <w:r>
              <w:t>• Prelims &amp; Mains Workbooks</w:t>
            </w:r>
          </w:p>
          <w:p w14:paraId="058C304A" w14:textId="77777777" w:rsidR="001A20E6" w:rsidRDefault="00000000">
            <w:pPr>
              <w:pStyle w:val="TableCellResourceItem"/>
            </w:pPr>
            <w:r>
              <w:t>• Previous Year Question Papers</w:t>
            </w:r>
          </w:p>
          <w:p w14:paraId="6E2548BE" w14:textId="77777777" w:rsidR="001A20E6" w:rsidRDefault="00000000">
            <w:pPr>
              <w:pStyle w:val="TableCellResourceItem"/>
            </w:pPr>
            <w:r>
              <w:t>• Mock Tests</w:t>
            </w:r>
          </w:p>
          <w:p w14:paraId="27649444" w14:textId="77777777" w:rsidR="001A20E6" w:rsidRDefault="00000000">
            <w:pPr>
              <w:pStyle w:val="TableCellResourceItem"/>
            </w:pPr>
            <w:r>
              <w:t>• La Excellence Indian Society Material</w:t>
            </w:r>
          </w:p>
          <w:p w14:paraId="5898B61D" w14:textId="77777777" w:rsidR="001A20E6" w:rsidRDefault="00000000">
            <w:pPr>
              <w:pStyle w:val="TableCellResourceItem"/>
            </w:pPr>
            <w:r>
              <w:t>• Mains Workbook - Paper I</w:t>
            </w:r>
          </w:p>
          <w:p w14:paraId="758F6653" w14:textId="77777777" w:rsidR="001A20E6" w:rsidRDefault="00000000">
            <w:pPr>
              <w:pStyle w:val="TableCellResourceItem"/>
            </w:pPr>
            <w:r>
              <w:t>• La Excellence Social Change Material</w:t>
            </w:r>
          </w:p>
          <w:p w14:paraId="19557EA8" w14:textId="77777777" w:rsidR="001A20E6" w:rsidRDefault="00000000">
            <w:pPr>
              <w:pStyle w:val="TableCellResourceItem"/>
            </w:pPr>
            <w:r>
              <w:t>• Mains Workbook - Paper II</w:t>
            </w:r>
          </w:p>
          <w:p w14:paraId="7FE8BA49" w14:textId="77777777" w:rsidR="001A20E6" w:rsidRDefault="00000000">
            <w:pPr>
              <w:pStyle w:val="TableCellResourceItem"/>
            </w:pPr>
            <w:r>
              <w:t>• La Excellence Sociology of Religion Material</w:t>
            </w:r>
          </w:p>
          <w:p w14:paraId="1E3F78C2" w14:textId="77777777" w:rsidR="001A20E6" w:rsidRDefault="00000000">
            <w:pPr>
              <w:pStyle w:val="TableCellResourceItem"/>
            </w:pPr>
            <w:r>
              <w:t>• Mains Workbook</w:t>
            </w:r>
          </w:p>
          <w:p w14:paraId="04087615" w14:textId="77777777" w:rsidR="001A20E6" w:rsidRDefault="00000000">
            <w:pPr>
              <w:pStyle w:val="TableCellResourceItem"/>
            </w:pPr>
            <w:r>
              <w:t>• La Excellence Sociology of Education Material</w:t>
            </w:r>
          </w:p>
          <w:p w14:paraId="53A6C1AB" w14:textId="77777777" w:rsidR="001A20E6" w:rsidRDefault="00000000">
            <w:pPr>
              <w:pStyle w:val="TableCellResourceItem"/>
            </w:pPr>
            <w:r>
              <w:t>• Mains Workbook</w:t>
            </w:r>
          </w:p>
          <w:p w14:paraId="3F60A63F" w14:textId="77777777" w:rsidR="001A20E6" w:rsidRDefault="00000000">
            <w:pPr>
              <w:pStyle w:val="TableCellResourceItem"/>
            </w:pPr>
            <w:r>
              <w:t>• La Excellence Social Stratification Material</w:t>
            </w:r>
          </w:p>
          <w:p w14:paraId="79D692A7" w14:textId="77777777" w:rsidR="001A20E6" w:rsidRDefault="00000000">
            <w:pPr>
              <w:pStyle w:val="TableCellResourceItem"/>
            </w:pPr>
            <w:r>
              <w:t>• Mains Workbook</w:t>
            </w:r>
          </w:p>
          <w:p w14:paraId="37C513B8" w14:textId="77777777" w:rsidR="001A20E6" w:rsidRDefault="00000000">
            <w:pPr>
              <w:pStyle w:val="TableCellResourceItem"/>
            </w:pPr>
            <w:r>
              <w:t>• La Excellence Gender Studies Material</w:t>
            </w:r>
          </w:p>
          <w:p w14:paraId="1E9247D9" w14:textId="77777777" w:rsidR="001A20E6" w:rsidRDefault="00000000">
            <w:pPr>
              <w:pStyle w:val="TableCellResourceItem"/>
            </w:pPr>
            <w:r>
              <w:t>• Mains Workbook</w:t>
            </w:r>
          </w:p>
          <w:p w14:paraId="6CDB06AD" w14:textId="77777777" w:rsidR="001A20E6" w:rsidRDefault="00000000">
            <w:pPr>
              <w:pStyle w:val="TableCellResourceItem"/>
            </w:pPr>
            <w:r>
              <w:t>• La Excellence Urban Sociology Material</w:t>
            </w:r>
          </w:p>
          <w:p w14:paraId="299C198E" w14:textId="77777777" w:rsidR="001A20E6" w:rsidRDefault="00000000">
            <w:pPr>
              <w:pStyle w:val="TableCellResourceItem"/>
            </w:pPr>
            <w:r>
              <w:t>• Mains Workbook</w:t>
            </w:r>
          </w:p>
          <w:p w14:paraId="648D160E" w14:textId="77777777" w:rsidR="001A20E6" w:rsidRDefault="00000000">
            <w:pPr>
              <w:pStyle w:val="TableCellResourceItem"/>
            </w:pPr>
            <w:r>
              <w:t>• La Excellence Rural Sociology Material</w:t>
            </w:r>
          </w:p>
          <w:p w14:paraId="1393FD24" w14:textId="77777777" w:rsidR="001A20E6" w:rsidRDefault="00000000">
            <w:pPr>
              <w:pStyle w:val="TableCellResourceItem"/>
            </w:pPr>
            <w:r>
              <w:t>• Mains Workbook</w:t>
            </w:r>
          </w:p>
          <w:p w14:paraId="2F6310B1" w14:textId="77777777" w:rsidR="001A20E6" w:rsidRDefault="00000000">
            <w:pPr>
              <w:pStyle w:val="TableCellResourceItem"/>
            </w:pPr>
            <w:r>
              <w:t>• La Excellence Social Movements Material</w:t>
            </w:r>
          </w:p>
          <w:p w14:paraId="06841C23" w14:textId="77777777" w:rsidR="001A20E6" w:rsidRDefault="00000000">
            <w:pPr>
              <w:pStyle w:val="TableCellResourceItem"/>
            </w:pPr>
            <w:r>
              <w:t>• Mains Workbook</w:t>
            </w:r>
          </w:p>
          <w:p w14:paraId="15382948" w14:textId="77777777" w:rsidR="001A20E6" w:rsidRDefault="00000000">
            <w:pPr>
              <w:pStyle w:val="TableCellResourceItem"/>
            </w:pPr>
            <w:r>
              <w:t>• La Excellence Sociology of Health Material</w:t>
            </w:r>
          </w:p>
          <w:p w14:paraId="26947C56" w14:textId="77777777" w:rsidR="001A20E6" w:rsidRDefault="00000000">
            <w:pPr>
              <w:pStyle w:val="TableCellResourceItem"/>
            </w:pPr>
            <w:r>
              <w:t>• Mains Workbook</w:t>
            </w:r>
          </w:p>
          <w:p w14:paraId="2972A62B" w14:textId="77777777" w:rsidR="001A20E6" w:rsidRDefault="00000000">
            <w:pPr>
              <w:pStyle w:val="TableCellResourceItem"/>
            </w:pPr>
            <w:r>
              <w:t>• La Excellence Sociology of Law Material</w:t>
            </w:r>
          </w:p>
          <w:p w14:paraId="2E5D7891" w14:textId="77777777" w:rsidR="001A20E6" w:rsidRDefault="00000000">
            <w:pPr>
              <w:pStyle w:val="TableCellResourceItem"/>
            </w:pPr>
            <w:r>
              <w:t>• Mains Workbook</w:t>
            </w:r>
          </w:p>
          <w:p w14:paraId="52E72E50" w14:textId="77777777" w:rsidR="001A20E6" w:rsidRDefault="00000000">
            <w:pPr>
              <w:pStyle w:val="TableCellResourceItem"/>
            </w:pPr>
            <w:r>
              <w:t>• La Excellence Sociology of Media Material</w:t>
            </w:r>
          </w:p>
          <w:p w14:paraId="09E89286" w14:textId="77777777" w:rsidR="001A20E6" w:rsidRDefault="00000000">
            <w:pPr>
              <w:pStyle w:val="TableCellResourceItem"/>
            </w:pPr>
            <w:r>
              <w:t>• Mains Workbook</w:t>
            </w:r>
          </w:p>
          <w:p w14:paraId="3A49E1E4" w14:textId="77777777" w:rsidR="001A20E6" w:rsidRDefault="00000000">
            <w:pPr>
              <w:pStyle w:val="TableCellResourceItem"/>
            </w:pPr>
            <w:r>
              <w:t>• La Excellence Sociology of Science Material</w:t>
            </w:r>
          </w:p>
          <w:p w14:paraId="3F6BBF0C" w14:textId="77777777" w:rsidR="001A20E6" w:rsidRDefault="00000000">
            <w:pPr>
              <w:pStyle w:val="TableCellResourceItem"/>
            </w:pPr>
            <w:r>
              <w:t>• Mains Workbook</w:t>
            </w:r>
          </w:p>
          <w:p w14:paraId="238CF352" w14:textId="77777777" w:rsidR="001A20E6" w:rsidRDefault="00000000">
            <w:pPr>
              <w:pStyle w:val="TableCellResourceItem"/>
            </w:pPr>
            <w:r>
              <w:t>• La Excellence Sociology of Environment Material</w:t>
            </w:r>
          </w:p>
          <w:p w14:paraId="715F60F6" w14:textId="77777777" w:rsidR="001A20E6" w:rsidRDefault="00000000">
            <w:pPr>
              <w:pStyle w:val="TableCellResourceItem"/>
            </w:pPr>
            <w:r>
              <w:t>• Mains Workbook</w:t>
            </w:r>
          </w:p>
          <w:p w14:paraId="7317A4D7" w14:textId="77777777" w:rsidR="001A20E6" w:rsidRDefault="00000000">
            <w:pPr>
              <w:pStyle w:val="TableCellResourceItem"/>
            </w:pPr>
            <w:r>
              <w:t>• La Excellence Sociology of Globalization Material</w:t>
            </w:r>
          </w:p>
          <w:p w14:paraId="6D1BC676" w14:textId="77777777" w:rsidR="001A20E6" w:rsidRDefault="00000000">
            <w:pPr>
              <w:pStyle w:val="TableCellResourceItem"/>
            </w:pPr>
            <w:r>
              <w:t>• Mains Workbook</w:t>
            </w:r>
          </w:p>
          <w:p w14:paraId="5D998E88" w14:textId="77777777" w:rsidR="001A20E6" w:rsidRDefault="00000000">
            <w:pPr>
              <w:pStyle w:val="TableCellResourceItem"/>
            </w:pPr>
            <w:r>
              <w:t>• La Excellence Sociology of Work Material</w:t>
            </w:r>
          </w:p>
          <w:p w14:paraId="66FDE65F" w14:textId="77777777" w:rsidR="001A20E6" w:rsidRDefault="00000000">
            <w:pPr>
              <w:pStyle w:val="TableCellResourceItem"/>
            </w:pPr>
            <w:r>
              <w:t>• Mains Workbook</w:t>
            </w:r>
          </w:p>
          <w:p w14:paraId="357BCB17" w14:textId="77777777" w:rsidR="001A20E6" w:rsidRDefault="00000000">
            <w:pPr>
              <w:pStyle w:val="TableCellCategoryTitle"/>
            </w:pPr>
            <w:r>
              <w:t>📰 Current Affairs</w:t>
            </w:r>
          </w:p>
          <w:p w14:paraId="692AFF81" w14:textId="77777777" w:rsidR="001A20E6" w:rsidRDefault="00000000">
            <w:pPr>
              <w:pStyle w:val="TableCellResourceItem"/>
            </w:pPr>
            <w:r>
              <w:t>• Indian Sociological Review</w:t>
            </w:r>
          </w:p>
          <w:p w14:paraId="3198E303" w14:textId="77777777" w:rsidR="001A20E6" w:rsidRDefault="00000000">
            <w:pPr>
              <w:pStyle w:val="TableCellResourceItem"/>
            </w:pPr>
            <w:r>
              <w:t>• Economic and Political Weekly (EPW)</w:t>
            </w:r>
          </w:p>
          <w:p w14:paraId="5149BA30" w14:textId="77777777" w:rsidR="001A20E6" w:rsidRDefault="00000000">
            <w:pPr>
              <w:pStyle w:val="TableCellResourceItem"/>
            </w:pPr>
            <w:r>
              <w:t>• Newspapers (The Hindu, Indian Express - Social issues)</w:t>
            </w:r>
          </w:p>
          <w:p w14:paraId="1478A3F3" w14:textId="77777777" w:rsidR="001A20E6" w:rsidRDefault="00000000">
            <w:pPr>
              <w:pStyle w:val="TableCellResourceItem"/>
            </w:pPr>
            <w:r>
              <w:t>• Yojana Magazine</w:t>
            </w:r>
          </w:p>
          <w:p w14:paraId="733652F4" w14:textId="77777777" w:rsidR="001A20E6" w:rsidRDefault="00000000">
            <w:pPr>
              <w:pStyle w:val="TableCellResourceItem"/>
            </w:pPr>
            <w:r>
              <w:t>• Kurukshetra Magazine</w:t>
            </w:r>
          </w:p>
          <w:p w14:paraId="061944E5" w14:textId="77777777" w:rsidR="001A20E6" w:rsidRDefault="00000000">
            <w:pPr>
              <w:pStyle w:val="TableCellResourceItem"/>
            </w:pPr>
            <w:r>
              <w:t>• Social Watch India Reports</w:t>
            </w:r>
          </w:p>
          <w:p w14:paraId="1274A809" w14:textId="77777777" w:rsidR="001A20E6" w:rsidRDefault="00000000">
            <w:pPr>
              <w:pStyle w:val="TableCellResourceItem"/>
            </w:pPr>
            <w:r>
              <w:t>• NSSO Reports</w:t>
            </w:r>
          </w:p>
          <w:p w14:paraId="205F2681" w14:textId="77777777" w:rsidR="001A20E6" w:rsidRDefault="00000000">
            <w:pPr>
              <w:pStyle w:val="TableCellResourceItem"/>
            </w:pPr>
            <w:r>
              <w:t>• NFHS Reports</w:t>
            </w:r>
          </w:p>
          <w:p w14:paraId="7D54F668" w14:textId="77777777" w:rsidR="001A20E6" w:rsidRDefault="00000000">
            <w:pPr>
              <w:pStyle w:val="TableCellResourceItem"/>
            </w:pPr>
            <w:r>
              <w:t>• EPW Articles on Indian Society</w:t>
            </w:r>
          </w:p>
          <w:p w14:paraId="3F7DE1ED" w14:textId="77777777" w:rsidR="001A20E6" w:rsidRDefault="00000000">
            <w:pPr>
              <w:pStyle w:val="TableCellResourceItem"/>
            </w:pPr>
            <w:r>
              <w:t>• Census Reports</w:t>
            </w:r>
          </w:p>
          <w:p w14:paraId="5B511B63" w14:textId="77777777" w:rsidR="001A20E6" w:rsidRDefault="00000000">
            <w:pPr>
              <w:pStyle w:val="TableCellResourceItem"/>
            </w:pPr>
            <w:r>
              <w:t>• Social Development Reports</w:t>
            </w:r>
          </w:p>
          <w:p w14:paraId="51947A15" w14:textId="77777777" w:rsidR="001A20E6" w:rsidRDefault="00000000">
            <w:pPr>
              <w:pStyle w:val="TableCellResourceItem"/>
            </w:pPr>
            <w:r>
              <w:t>• Planning Commission Reports</w:t>
            </w:r>
          </w:p>
          <w:p w14:paraId="481C5EA8" w14:textId="77777777" w:rsidR="001A20E6" w:rsidRDefault="00000000">
            <w:pPr>
              <w:pStyle w:val="TableCellResourceItem"/>
            </w:pPr>
            <w:r>
              <w:t>• NITI Aayog Reports</w:t>
            </w:r>
          </w:p>
          <w:p w14:paraId="03682382" w14:textId="77777777" w:rsidR="001A20E6" w:rsidRDefault="00000000">
            <w:pPr>
              <w:pStyle w:val="TableCellResourceItem"/>
            </w:pPr>
            <w:r>
              <w:t>• World Bank Reports on India</w:t>
            </w:r>
          </w:p>
          <w:p w14:paraId="4D26E8D9" w14:textId="77777777" w:rsidR="001A20E6" w:rsidRDefault="00000000">
            <w:pPr>
              <w:pStyle w:val="TableCellResourceItem"/>
            </w:pPr>
            <w:r>
              <w:t>• Religious Demographics Reports</w:t>
            </w:r>
          </w:p>
          <w:p w14:paraId="68BFB6A1" w14:textId="77777777" w:rsidR="001A20E6" w:rsidRDefault="00000000">
            <w:pPr>
              <w:pStyle w:val="TableCellResourceItem"/>
            </w:pPr>
            <w:r>
              <w:t>• Minority Commission Reports</w:t>
            </w:r>
          </w:p>
          <w:p w14:paraId="1DCE2A9D" w14:textId="77777777" w:rsidR="001A20E6" w:rsidRDefault="00000000">
            <w:pPr>
              <w:pStyle w:val="TableCellResourceItem"/>
            </w:pPr>
            <w:r>
              <w:t>• ASER Reports</w:t>
            </w:r>
          </w:p>
          <w:p w14:paraId="094580A3" w14:textId="77777777" w:rsidR="001A20E6" w:rsidRDefault="00000000">
            <w:pPr>
              <w:pStyle w:val="TableCellResourceItem"/>
            </w:pPr>
            <w:r>
              <w:t>• NEP 2020</w:t>
            </w:r>
          </w:p>
          <w:p w14:paraId="4A649826" w14:textId="77777777" w:rsidR="001A20E6" w:rsidRDefault="00000000">
            <w:pPr>
              <w:pStyle w:val="TableCellResourceItem"/>
            </w:pPr>
            <w:r>
              <w:t>• Education Statistics Reports</w:t>
            </w:r>
          </w:p>
          <w:p w14:paraId="102DC6B8" w14:textId="77777777" w:rsidR="001A20E6" w:rsidRDefault="00000000">
            <w:pPr>
              <w:pStyle w:val="TableCellResourceItem"/>
            </w:pPr>
            <w:r>
              <w:t>• Sachar Committee Report</w:t>
            </w:r>
          </w:p>
          <w:p w14:paraId="472D3D50" w14:textId="77777777" w:rsidR="001A20E6" w:rsidRDefault="00000000">
            <w:pPr>
              <w:pStyle w:val="TableCellResourceItem"/>
            </w:pPr>
            <w:r>
              <w:t>• Mandal Commission Report</w:t>
            </w:r>
          </w:p>
          <w:p w14:paraId="2D95EFF1" w14:textId="77777777" w:rsidR="001A20E6" w:rsidRDefault="00000000">
            <w:pPr>
              <w:pStyle w:val="TableCellResourceItem"/>
            </w:pPr>
            <w:r>
              <w:t>• Caste Census Data</w:t>
            </w:r>
          </w:p>
          <w:p w14:paraId="6C22CE22" w14:textId="77777777" w:rsidR="001A20E6" w:rsidRDefault="00000000">
            <w:pPr>
              <w:pStyle w:val="TableCellResourceItem"/>
            </w:pPr>
            <w:r>
              <w:t>• Gender Budget Reports</w:t>
            </w:r>
          </w:p>
          <w:p w14:paraId="0E4AE989" w14:textId="77777777" w:rsidR="001A20E6" w:rsidRDefault="00000000">
            <w:pPr>
              <w:pStyle w:val="TableCellResourceItem"/>
            </w:pPr>
            <w:r>
              <w:t>• Women and Child Development Ministry Reports</w:t>
            </w:r>
          </w:p>
          <w:p w14:paraId="6AEDF7EC" w14:textId="77777777" w:rsidR="001A20E6" w:rsidRDefault="00000000">
            <w:pPr>
              <w:pStyle w:val="TableCellResourceItem"/>
            </w:pPr>
            <w:r>
              <w:t>• NFHS Gender Data</w:t>
            </w:r>
          </w:p>
          <w:p w14:paraId="464CF9B1" w14:textId="77777777" w:rsidR="001A20E6" w:rsidRDefault="00000000">
            <w:pPr>
              <w:pStyle w:val="TableCellResourceItem"/>
            </w:pPr>
            <w:r>
              <w:t>• Census Urban Data</w:t>
            </w:r>
          </w:p>
          <w:p w14:paraId="1213D6CB" w14:textId="77777777" w:rsidR="001A20E6" w:rsidRDefault="00000000">
            <w:pPr>
              <w:pStyle w:val="TableCellResourceItem"/>
            </w:pPr>
            <w:r>
              <w:t>• Smart Cities Mission Reports</w:t>
            </w:r>
          </w:p>
          <w:p w14:paraId="1E23D4E8" w14:textId="77777777" w:rsidR="001A20E6" w:rsidRDefault="00000000">
            <w:pPr>
              <w:pStyle w:val="TableCellResourceItem"/>
            </w:pPr>
            <w:r>
              <w:t>• Urban Development Ministry Reports</w:t>
            </w:r>
          </w:p>
          <w:p w14:paraId="5FAB93BC" w14:textId="77777777" w:rsidR="001A20E6" w:rsidRDefault="00000000">
            <w:pPr>
              <w:pStyle w:val="TableCellResourceItem"/>
            </w:pPr>
            <w:r>
              <w:t>• Rural Development Ministry Reports</w:t>
            </w:r>
          </w:p>
          <w:p w14:paraId="544F69C3" w14:textId="77777777" w:rsidR="001A20E6" w:rsidRDefault="00000000">
            <w:pPr>
              <w:pStyle w:val="TableCellResourceItem"/>
            </w:pPr>
            <w:r>
              <w:t>• MGNREGA Reports</w:t>
            </w:r>
          </w:p>
          <w:p w14:paraId="05994F36" w14:textId="77777777" w:rsidR="001A20E6" w:rsidRDefault="00000000">
            <w:pPr>
              <w:pStyle w:val="TableCellResourceItem"/>
            </w:pPr>
            <w:r>
              <w:t>• Panchayati Raj Statistics</w:t>
            </w:r>
          </w:p>
          <w:p w14:paraId="65807746" w14:textId="77777777" w:rsidR="001A20E6" w:rsidRDefault="00000000">
            <w:pPr>
              <w:pStyle w:val="TableCellResourceItem"/>
            </w:pPr>
            <w:r>
              <w:t>• Social Movement Case Studies</w:t>
            </w:r>
          </w:p>
          <w:p w14:paraId="0C6C9C2A" w14:textId="77777777" w:rsidR="001A20E6" w:rsidRDefault="00000000">
            <w:pPr>
              <w:pStyle w:val="TableCellResourceItem"/>
            </w:pPr>
            <w:r>
              <w:t>• Civil Society Reports</w:t>
            </w:r>
          </w:p>
          <w:p w14:paraId="3DAFA1AB" w14:textId="77777777" w:rsidR="001A20E6" w:rsidRDefault="00000000">
            <w:pPr>
              <w:pStyle w:val="TableCellResourceItem"/>
            </w:pPr>
            <w:r>
              <w:t>• Human Rights Reports</w:t>
            </w:r>
          </w:p>
          <w:p w14:paraId="15D9EF9F" w14:textId="77777777" w:rsidR="001A20E6" w:rsidRDefault="00000000">
            <w:pPr>
              <w:pStyle w:val="TableCellResourceItem"/>
            </w:pPr>
            <w:r>
              <w:t>• Health Ministry Reports</w:t>
            </w:r>
          </w:p>
          <w:p w14:paraId="64CA59B6" w14:textId="77777777" w:rsidR="001A20E6" w:rsidRDefault="00000000">
            <w:pPr>
              <w:pStyle w:val="TableCellResourceItem"/>
            </w:pPr>
            <w:r>
              <w:t>• WHO Reports on India</w:t>
            </w:r>
          </w:p>
          <w:p w14:paraId="41E088BD" w14:textId="77777777" w:rsidR="001A20E6" w:rsidRDefault="00000000">
            <w:pPr>
              <w:pStyle w:val="TableCellResourceItem"/>
            </w:pPr>
            <w:r>
              <w:t>• Ayushman Bharat Reports</w:t>
            </w:r>
          </w:p>
          <w:p w14:paraId="5DEA8A88" w14:textId="77777777" w:rsidR="001A20E6" w:rsidRDefault="00000000">
            <w:pPr>
              <w:pStyle w:val="TableCellResourceItem"/>
            </w:pPr>
            <w:r>
              <w:t>• Law Commission Reports</w:t>
            </w:r>
          </w:p>
          <w:p w14:paraId="09D17560" w14:textId="77777777" w:rsidR="001A20E6" w:rsidRDefault="00000000">
            <w:pPr>
              <w:pStyle w:val="TableCellResourceItem"/>
            </w:pPr>
            <w:r>
              <w:t>• Supreme Court Judgments</w:t>
            </w:r>
          </w:p>
          <w:p w14:paraId="4390A1EA" w14:textId="77777777" w:rsidR="001A20E6" w:rsidRDefault="00000000">
            <w:pPr>
              <w:pStyle w:val="TableCellResourceItem"/>
            </w:pPr>
            <w:r>
              <w:t>• Legal Aid Reports</w:t>
            </w:r>
          </w:p>
          <w:p w14:paraId="1EA07722" w14:textId="77777777" w:rsidR="001A20E6" w:rsidRDefault="00000000">
            <w:pPr>
              <w:pStyle w:val="TableCellResourceItem"/>
            </w:pPr>
            <w:r>
              <w:t>• Media Reports</w:t>
            </w:r>
          </w:p>
          <w:p w14:paraId="0D072720" w14:textId="77777777" w:rsidR="001A20E6" w:rsidRDefault="00000000">
            <w:pPr>
              <w:pStyle w:val="TableCellResourceItem"/>
            </w:pPr>
            <w:r>
              <w:t>• Broadcasting Ministry Reports</w:t>
            </w:r>
          </w:p>
          <w:p w14:paraId="6674ACF2" w14:textId="77777777" w:rsidR="001A20E6" w:rsidRDefault="00000000">
            <w:pPr>
              <w:pStyle w:val="TableCellResourceItem"/>
            </w:pPr>
            <w:r>
              <w:t>• Social Media Impact Studies</w:t>
            </w:r>
          </w:p>
          <w:p w14:paraId="251BB434" w14:textId="77777777" w:rsidR="001A20E6" w:rsidRDefault="00000000">
            <w:pPr>
              <w:pStyle w:val="TableCellResourceItem"/>
            </w:pPr>
            <w:r>
              <w:t>• Science and Technology Ministry Reports</w:t>
            </w:r>
          </w:p>
          <w:p w14:paraId="32DD0522" w14:textId="77777777" w:rsidR="001A20E6" w:rsidRDefault="00000000">
            <w:pPr>
              <w:pStyle w:val="TableCellResourceItem"/>
            </w:pPr>
            <w:r>
              <w:t>• ISRO Reports</w:t>
            </w:r>
          </w:p>
          <w:p w14:paraId="641AC5D0" w14:textId="77777777" w:rsidR="001A20E6" w:rsidRDefault="00000000">
            <w:pPr>
              <w:pStyle w:val="TableCellResourceItem"/>
            </w:pPr>
            <w:r>
              <w:t>• Digital India Reports</w:t>
            </w:r>
          </w:p>
          <w:p w14:paraId="72239BF2" w14:textId="77777777" w:rsidR="001A20E6" w:rsidRDefault="00000000">
            <w:pPr>
              <w:pStyle w:val="TableCellResourceItem"/>
            </w:pPr>
            <w:r>
              <w:t>• Environment Ministry Reports</w:t>
            </w:r>
          </w:p>
          <w:p w14:paraId="5B227585" w14:textId="77777777" w:rsidR="001A20E6" w:rsidRDefault="00000000">
            <w:pPr>
              <w:pStyle w:val="TableCellResourceItem"/>
            </w:pPr>
            <w:r>
              <w:t>• Climate Change Reports</w:t>
            </w:r>
          </w:p>
          <w:p w14:paraId="54034AA7" w14:textId="77777777" w:rsidR="001A20E6" w:rsidRDefault="00000000">
            <w:pPr>
              <w:pStyle w:val="TableCellResourceItem"/>
            </w:pPr>
            <w:r>
              <w:t>• Sustainable Development Reports</w:t>
            </w:r>
          </w:p>
          <w:p w14:paraId="1D53D29E" w14:textId="77777777" w:rsidR="001A20E6" w:rsidRDefault="00000000">
            <w:pPr>
              <w:pStyle w:val="TableCellResourceItem"/>
            </w:pPr>
            <w:r>
              <w:t>• WTO Reports</w:t>
            </w:r>
          </w:p>
          <w:p w14:paraId="33C3CB18" w14:textId="77777777" w:rsidR="001A20E6" w:rsidRDefault="00000000">
            <w:pPr>
              <w:pStyle w:val="TableCellResourceItem"/>
            </w:pPr>
            <w:r>
              <w:t>• Globalization Impact Studies</w:t>
            </w:r>
          </w:p>
          <w:p w14:paraId="79532D6F" w14:textId="77777777" w:rsidR="001A20E6" w:rsidRDefault="00000000">
            <w:pPr>
              <w:pStyle w:val="TableCellResourceItem"/>
            </w:pPr>
            <w:r>
              <w:t>• International Migration Reports</w:t>
            </w:r>
          </w:p>
          <w:p w14:paraId="0702F3BD" w14:textId="77777777" w:rsidR="001A20E6" w:rsidRDefault="00000000">
            <w:pPr>
              <w:pStyle w:val="TableCellResourceItem"/>
            </w:pPr>
            <w:r>
              <w:t>• Labor Ministry Reports</w:t>
            </w:r>
          </w:p>
          <w:p w14:paraId="174D493E" w14:textId="77777777" w:rsidR="001A20E6" w:rsidRDefault="00000000">
            <w:pPr>
              <w:pStyle w:val="TableCellResourceItem"/>
            </w:pPr>
            <w:r>
              <w:t>• Industrial Relations Reports</w:t>
            </w:r>
          </w:p>
          <w:p w14:paraId="0AFF901D"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0948720B" w14:textId="77777777" w:rsidR="001A20E6" w:rsidRDefault="00000000">
            <w:pPr>
              <w:pStyle w:val="TableCellSubjectName"/>
            </w:pPr>
            <w:r>
              <w:t>History-Ancient</w:t>
            </w:r>
          </w:p>
          <w:p w14:paraId="3B4BCABE" w14:textId="77777777" w:rsidR="001A20E6" w:rsidRDefault="00000000">
            <w:pPr>
              <w:pStyle w:val="TableCellCategoryTitle"/>
            </w:pPr>
            <w:r>
              <w:t>📚 Primary Books</w:t>
            </w:r>
          </w:p>
          <w:p w14:paraId="65AD9E15" w14:textId="77777777" w:rsidR="001A20E6" w:rsidRDefault="00000000">
            <w:pPr>
              <w:pStyle w:val="TableCellResourceItem"/>
            </w:pPr>
            <w:r>
              <w:t>• NCERT Class VI - Our Past - I - What, Where, How and When?</w:t>
            </w:r>
          </w:p>
          <w:p w14:paraId="50967B45" w14:textId="77777777" w:rsidR="001A20E6" w:rsidRDefault="00000000">
            <w:pPr>
              <w:pStyle w:val="TableCellResourceItem"/>
            </w:pPr>
            <w:r>
              <w:t>• Ancient India by R.S. Sharma - The Importance of Ancient History</w:t>
            </w:r>
          </w:p>
          <w:p w14:paraId="3803F8A2" w14:textId="77777777" w:rsidR="001A20E6" w:rsidRDefault="00000000">
            <w:pPr>
              <w:pStyle w:val="TableCellResourceItem"/>
            </w:pPr>
            <w:r>
              <w:t>• Ancient India by R.S. Sharma - The Construction of Ancient Indian History</w:t>
            </w:r>
          </w:p>
          <w:p w14:paraId="0B662E47" w14:textId="77777777" w:rsidR="001A20E6" w:rsidRDefault="00000000">
            <w:pPr>
              <w:pStyle w:val="TableCellResourceItem"/>
            </w:pPr>
            <w:r>
              <w:t>• Ancient India by R.S. Sharma - The Geographical Setting</w:t>
            </w:r>
          </w:p>
          <w:p w14:paraId="6A0A21F2" w14:textId="77777777" w:rsidR="001A20E6" w:rsidRDefault="00000000">
            <w:pPr>
              <w:pStyle w:val="TableCellCategoryTitle"/>
            </w:pPr>
            <w:r>
              <w:t>📝 Practice Materials</w:t>
            </w:r>
          </w:p>
          <w:p w14:paraId="21C53E0C" w14:textId="77777777" w:rsidR="001A20E6" w:rsidRDefault="00000000">
            <w:pPr>
              <w:pStyle w:val="TableCellResourceItem"/>
            </w:pPr>
            <w:r>
              <w:t>• La Excellence Culture Material</w:t>
            </w:r>
          </w:p>
          <w:p w14:paraId="26EA12E0" w14:textId="77777777" w:rsidR="001A20E6" w:rsidRDefault="00000000">
            <w:pPr>
              <w:pStyle w:val="TableCellResourceItem"/>
            </w:pPr>
            <w:r>
              <w:t>• Ancient/Medieval Prelims Workbooks</w:t>
            </w:r>
          </w:p>
          <w:p w14:paraId="7CE2DDE8" w14:textId="77777777" w:rsidR="001A20E6" w:rsidRDefault="00000000">
            <w:pPr>
              <w:pStyle w:val="TableCellCategoryTitle"/>
            </w:pPr>
            <w:r>
              <w:t>📰 Current Affairs</w:t>
            </w:r>
          </w:p>
          <w:p w14:paraId="266818E0" w14:textId="77777777" w:rsidR="001A20E6" w:rsidRDefault="00000000">
            <w:pPr>
              <w:pStyle w:val="TableCellResourceItem"/>
            </w:pPr>
            <w:r>
              <w:t>• Newspapers (CA on Archaeology/Heritage)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028F0C24" w14:textId="77777777" w:rsidR="001A20E6" w:rsidRDefault="00000000">
            <w:pPr>
              <w:pStyle w:val="TableCellSubjectName"/>
            </w:pPr>
            <w:r>
              <w:t>History-Medieval</w:t>
            </w:r>
          </w:p>
          <w:p w14:paraId="44D16E7C" w14:textId="77777777" w:rsidR="001A20E6" w:rsidRDefault="00000000">
            <w:pPr>
              <w:pStyle w:val="TableCellCategoryTitle"/>
            </w:pPr>
            <w:r>
              <w:t>📚 Primary Books</w:t>
            </w:r>
          </w:p>
          <w:p w14:paraId="318867BD" w14:textId="77777777" w:rsidR="001A20E6" w:rsidRDefault="00000000">
            <w:pPr>
              <w:pStyle w:val="TableCellResourceItem"/>
            </w:pPr>
            <w:r>
              <w:t>• NCERT Class VII - Our Past - II - Tracing Changes Through a Thousand Years</w:t>
            </w:r>
          </w:p>
          <w:p w14:paraId="59007C39" w14:textId="77777777" w:rsidR="001A20E6" w:rsidRDefault="00000000">
            <w:pPr>
              <w:pStyle w:val="TableCellResourceItem"/>
            </w:pPr>
            <w:r>
              <w:t>• Medieval India by Satish Chandra - India and the World</w:t>
            </w:r>
          </w:p>
          <w:p w14:paraId="02AA8A40" w14:textId="77777777" w:rsidR="001A20E6" w:rsidRDefault="00000000">
            <w:pPr>
              <w:pStyle w:val="TableCellResourceItem"/>
            </w:pPr>
            <w:r>
              <w:t>• Medieval India by Satish Chandra - Assessment and Review of Medieval India</w:t>
            </w:r>
          </w:p>
          <w:p w14:paraId="6386702C" w14:textId="77777777" w:rsidR="001A20E6" w:rsidRDefault="00000000">
            <w:pPr>
              <w:pStyle w:val="TableCellCategoryTitle"/>
            </w:pPr>
            <w:r>
              <w:t>📝 Practice Materials</w:t>
            </w:r>
          </w:p>
          <w:p w14:paraId="378A274C" w14:textId="77777777" w:rsidR="001A20E6" w:rsidRDefault="00000000">
            <w:pPr>
              <w:pStyle w:val="TableCellResourceItem"/>
            </w:pPr>
            <w:r>
              <w:t>• La Excellence Culture Material</w:t>
            </w:r>
          </w:p>
          <w:p w14:paraId="4A125AE3" w14:textId="77777777" w:rsidR="001A20E6" w:rsidRDefault="00000000">
            <w:pPr>
              <w:pStyle w:val="TableCellResourceItem"/>
            </w:pPr>
            <w:r>
              <w:t>• Ancient/Medieval Prelims Workbooks</w:t>
            </w:r>
          </w:p>
          <w:p w14:paraId="3D358CDC" w14:textId="77777777" w:rsidR="001A20E6" w:rsidRDefault="00000000">
            <w:pPr>
              <w:pStyle w:val="TableCellCategoryTitle"/>
            </w:pPr>
            <w:r>
              <w:t>📰 Current Affairs</w:t>
            </w:r>
          </w:p>
          <w:p w14:paraId="4A6997F5" w14:textId="77777777" w:rsidR="001A20E6" w:rsidRDefault="00000000">
            <w:pPr>
              <w:pStyle w:val="TableCellResourceItem"/>
            </w:pPr>
            <w:r>
              <w:t>• Newspapers (CA on Archaeology/Heritage)</w:t>
            </w:r>
          </w:p>
        </w:tc>
      </w:tr>
      <w:tr w:rsidR="001A20E6" w14:paraId="7F3A2E72" w14:textId="77777777">
        <w:tc>
          <w:tcPr>
            <w:tcW w:w="1650" w:type="pct"/>
            <w:tcBorders>
              <w:bottom w:val="single" w:sz="2" w:space="0" w:color="D1D5DB"/>
              <w:right w:val="single" w:sz="2" w:space="0" w:color="D1D5DB"/>
            </w:tcBorders>
            <w:tcMar>
              <w:top w:w="200" w:type="dxa"/>
              <w:left w:w="150" w:type="dxa"/>
              <w:bottom w:w="200" w:type="dxa"/>
              <w:right w:w="150" w:type="dxa"/>
            </w:tcMar>
          </w:tcPr>
          <w:p w14:paraId="618993CB" w14:textId="77777777" w:rsidR="001A20E6" w:rsidRDefault="00000000">
            <w:pPr>
              <w:pStyle w:val="TableCellSubjectName"/>
            </w:pPr>
            <w:r>
              <w:t>History-Modern</w:t>
            </w:r>
          </w:p>
          <w:p w14:paraId="75F7CD67" w14:textId="77777777" w:rsidR="001A20E6" w:rsidRDefault="00000000">
            <w:pPr>
              <w:pStyle w:val="TableCellCategoryTitle"/>
            </w:pPr>
            <w:r>
              <w:t>📚 Primary Books</w:t>
            </w:r>
          </w:p>
          <w:p w14:paraId="3E8FCF85" w14:textId="77777777" w:rsidR="001A20E6" w:rsidRDefault="00000000">
            <w:pPr>
              <w:pStyle w:val="TableCellResourceItem"/>
            </w:pPr>
            <w:r>
              <w:t>• NCERT Class VIII - Our Past - III - How, When and Where</w:t>
            </w:r>
          </w:p>
          <w:p w14:paraId="2E18F8C2" w14:textId="77777777" w:rsidR="001A20E6" w:rsidRDefault="00000000">
            <w:pPr>
              <w:pStyle w:val="TableCellResourceItem"/>
            </w:pPr>
            <w:r>
              <w:t>• Old NCERT - Modern India by Bipan Chandra - The Decline of the Mughal Empire</w:t>
            </w:r>
          </w:p>
          <w:p w14:paraId="0F0C0358" w14:textId="77777777" w:rsidR="001A20E6" w:rsidRDefault="00000000">
            <w:pPr>
              <w:pStyle w:val="TableCellCategoryTitle"/>
            </w:pPr>
            <w:r>
              <w:t>📝 Practice Materials</w:t>
            </w:r>
          </w:p>
          <w:p w14:paraId="5AE90AC7" w14:textId="77777777" w:rsidR="001A20E6" w:rsidRDefault="00000000">
            <w:pPr>
              <w:pStyle w:val="TableCellResourceItem"/>
            </w:pPr>
            <w:r>
              <w:t>• La Excellence Modern History Material</w:t>
            </w:r>
          </w:p>
          <w:p w14:paraId="394F5CE5" w14:textId="77777777" w:rsidR="001A20E6" w:rsidRDefault="00000000">
            <w:pPr>
              <w:pStyle w:val="TableCellResourceItem"/>
            </w:pPr>
            <w:r>
              <w:t>• Prelims &amp; Mains Workbooks</w:t>
            </w:r>
          </w:p>
          <w:p w14:paraId="34AB868C" w14:textId="77777777" w:rsidR="001A20E6" w:rsidRDefault="00000000">
            <w:pPr>
              <w:pStyle w:val="TableCellCategoryTitle"/>
            </w:pPr>
            <w:r>
              <w:t>📰 Current Affairs</w:t>
            </w:r>
          </w:p>
          <w:p w14:paraId="33557C08" w14:textId="77777777" w:rsidR="001A20E6" w:rsidRDefault="00000000">
            <w:pPr>
              <w:pStyle w:val="TableCellResourceItem"/>
            </w:pPr>
            <w:r>
              <w:t>• Newspapers (IE – Explained History columns)</w:t>
            </w:r>
          </w:p>
        </w:tc>
        <w:tc>
          <w:tcPr>
            <w:tcW w:w="1650" w:type="pct"/>
            <w:tcBorders>
              <w:bottom w:val="single" w:sz="2" w:space="0" w:color="D1D5DB"/>
              <w:right w:val="single" w:sz="2" w:space="0" w:color="D1D5DB"/>
            </w:tcBorders>
            <w:tcMar>
              <w:top w:w="200" w:type="dxa"/>
              <w:left w:w="150" w:type="dxa"/>
              <w:bottom w:w="200" w:type="dxa"/>
              <w:right w:w="150" w:type="dxa"/>
            </w:tcMar>
          </w:tcPr>
          <w:p w14:paraId="71840A35" w14:textId="77777777" w:rsidR="001A20E6" w:rsidRDefault="00000000">
            <w:pPr>
              <w:pStyle w:val="TableCellSubjectName"/>
            </w:pPr>
            <w:r>
              <w:t>History-Art and Culture</w:t>
            </w:r>
          </w:p>
          <w:p w14:paraId="71888225" w14:textId="77777777" w:rsidR="001A20E6" w:rsidRDefault="00000000">
            <w:pPr>
              <w:pStyle w:val="TableCellCategoryTitle"/>
            </w:pPr>
            <w:r>
              <w:t>📝 Practice Materials</w:t>
            </w:r>
          </w:p>
          <w:p w14:paraId="1CF5BF0D" w14:textId="77777777" w:rsidR="001A20E6" w:rsidRDefault="00000000">
            <w:pPr>
              <w:pStyle w:val="TableCellResourceItem"/>
            </w:pPr>
            <w:r>
              <w:t>• La Excellence Art &amp; Culture Material</w:t>
            </w:r>
          </w:p>
          <w:p w14:paraId="1AAF2812" w14:textId="77777777" w:rsidR="001A20E6" w:rsidRDefault="00000000">
            <w:pPr>
              <w:pStyle w:val="TableCellResourceItem"/>
            </w:pPr>
            <w:r>
              <w:t>• Prelims &amp; Mains Workbooks</w:t>
            </w:r>
          </w:p>
          <w:p w14:paraId="4CA105EB" w14:textId="77777777" w:rsidR="001A20E6" w:rsidRDefault="00000000">
            <w:pPr>
              <w:pStyle w:val="TableCellCategoryTitle"/>
            </w:pPr>
            <w:r>
              <w:t>📰 Current Affairs</w:t>
            </w:r>
          </w:p>
          <w:p w14:paraId="586CD7DE" w14:textId="77777777" w:rsidR="001A20E6" w:rsidRDefault="00000000">
            <w:pPr>
              <w:pStyle w:val="TableCellResourceItem"/>
            </w:pPr>
            <w:r>
              <w:t>• Newspapers (CA on art awards, festivals, 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62A25522" w14:textId="77777777" w:rsidR="001A20E6" w:rsidRDefault="00000000">
            <w:pPr>
              <w:pStyle w:val="TableCellSubjectName"/>
            </w:pPr>
            <w:r>
              <w:t>History-World</w:t>
            </w:r>
          </w:p>
          <w:p w14:paraId="08A8F25D" w14:textId="77777777" w:rsidR="001A20E6" w:rsidRDefault="00000000">
            <w:pPr>
              <w:pStyle w:val="TableCellCategoryTitle"/>
            </w:pPr>
            <w:r>
              <w:t>📝 Practice Materials</w:t>
            </w:r>
          </w:p>
          <w:p w14:paraId="54669AAC" w14:textId="77777777" w:rsidR="001A20E6" w:rsidRDefault="00000000">
            <w:pPr>
              <w:pStyle w:val="TableCellResourceItem"/>
            </w:pPr>
            <w:r>
              <w:t>• La Excellence World History Material</w:t>
            </w:r>
          </w:p>
          <w:p w14:paraId="7F489DDC" w14:textId="77777777" w:rsidR="001A20E6" w:rsidRDefault="00000000">
            <w:pPr>
              <w:pStyle w:val="TableCellResourceItem"/>
            </w:pPr>
            <w:r>
              <w:t>• Mains Workbook</w:t>
            </w:r>
          </w:p>
          <w:p w14:paraId="1FDCF7E9" w14:textId="77777777" w:rsidR="001A20E6" w:rsidRDefault="00000000">
            <w:pPr>
              <w:pStyle w:val="TableCellCategoryTitle"/>
            </w:pPr>
            <w:r>
              <w:t>📰 Current Affairs</w:t>
            </w:r>
          </w:p>
          <w:p w14:paraId="7B1F6A33" w14:textId="77777777" w:rsidR="001A20E6" w:rsidRDefault="00000000">
            <w:pPr>
              <w:pStyle w:val="TableCellResourceItem"/>
            </w:pPr>
            <w:r>
              <w:t>• Newspapers (Hindu and IE Explained)</w:t>
            </w:r>
          </w:p>
        </w:tc>
      </w:tr>
      <w:tr w:rsidR="001A20E6" w14:paraId="265D188C"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614B848" w14:textId="77777777" w:rsidR="001A20E6" w:rsidRDefault="00000000">
            <w:pPr>
              <w:pStyle w:val="TableCellSubjectName"/>
            </w:pPr>
            <w:r>
              <w:t>History-Post Independent India</w:t>
            </w:r>
          </w:p>
          <w:p w14:paraId="13EE9F84" w14:textId="77777777" w:rsidR="001A20E6" w:rsidRDefault="00000000">
            <w:pPr>
              <w:pStyle w:val="TableCellCategoryTitle"/>
            </w:pPr>
            <w:r>
              <w:t>📝 Practice Materials</w:t>
            </w:r>
          </w:p>
          <w:p w14:paraId="446A3A15" w14:textId="77777777" w:rsidR="001A20E6" w:rsidRDefault="00000000">
            <w:pPr>
              <w:pStyle w:val="TableCellResourceItem"/>
            </w:pPr>
            <w:r>
              <w:t>• La Excellence Post-Independence Material</w:t>
            </w:r>
          </w:p>
          <w:p w14:paraId="3A431B22" w14:textId="77777777" w:rsidR="001A20E6" w:rsidRDefault="00000000">
            <w:pPr>
              <w:pStyle w:val="TableCellResourceItem"/>
            </w:pPr>
            <w:r>
              <w:t>• Mains Workbook</w:t>
            </w:r>
          </w:p>
          <w:p w14:paraId="3B74C995" w14:textId="77777777" w:rsidR="001A20E6" w:rsidRDefault="00000000">
            <w:pPr>
              <w:pStyle w:val="TableCellCategoryTitle"/>
            </w:pPr>
            <w:r>
              <w:t>📰 Current Affairs</w:t>
            </w:r>
          </w:p>
          <w:p w14:paraId="0A6637FE"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0E7EBD1B" w14:textId="77777777" w:rsidR="001A20E6" w:rsidRDefault="00000000">
            <w:pPr>
              <w:pStyle w:val="TableCellSubjectName"/>
            </w:pPr>
            <w:r>
              <w:t>Geography</w:t>
            </w:r>
          </w:p>
          <w:p w14:paraId="2F296045" w14:textId="77777777" w:rsidR="001A20E6" w:rsidRDefault="00000000">
            <w:pPr>
              <w:pStyle w:val="TableCellCategoryTitle"/>
            </w:pPr>
            <w:r>
              <w:t>📝 Practice Materials</w:t>
            </w:r>
          </w:p>
          <w:p w14:paraId="615EF807" w14:textId="77777777" w:rsidR="001A20E6" w:rsidRDefault="00000000">
            <w:pPr>
              <w:pStyle w:val="TableCellResourceItem"/>
            </w:pPr>
            <w:r>
              <w:t>• La Excellence Geography Material</w:t>
            </w:r>
          </w:p>
          <w:p w14:paraId="135E10E4" w14:textId="77777777" w:rsidR="001A20E6" w:rsidRDefault="00000000">
            <w:pPr>
              <w:pStyle w:val="TableCellResourceItem"/>
            </w:pPr>
            <w:r>
              <w:t>• Mains RRP + Prelims RRP</w:t>
            </w:r>
          </w:p>
          <w:p w14:paraId="1ABAC755" w14:textId="77777777" w:rsidR="001A20E6" w:rsidRDefault="00000000">
            <w:pPr>
              <w:pStyle w:val="TableCellResourceItem"/>
            </w:pPr>
            <w:r>
              <w:t>• Prelims &amp; Mains Workbooks</w:t>
            </w:r>
          </w:p>
          <w:p w14:paraId="0A7DCCD1" w14:textId="77777777" w:rsidR="001A20E6" w:rsidRDefault="00000000">
            <w:pPr>
              <w:pStyle w:val="TableCellCategoryTitle"/>
            </w:pPr>
            <w:r>
              <w:t>📰 Current Affairs</w:t>
            </w:r>
          </w:p>
          <w:p w14:paraId="1727259A" w14:textId="77777777" w:rsidR="001A20E6" w:rsidRDefault="00000000">
            <w:pPr>
              <w:pStyle w:val="TableCellResourceItem"/>
            </w:pPr>
            <w:r>
              <w:t>• Atlas (Orient Blackswan)</w:t>
            </w:r>
          </w:p>
          <w:p w14:paraId="53DA36D9" w14:textId="77777777" w:rsidR="001A20E6" w:rsidRDefault="00000000">
            <w:pPr>
              <w:pStyle w:val="TableCellResourceItem"/>
            </w:pPr>
            <w:r>
              <w:t>• Newspapers (The Hindu – Env/Geo pages)</w:t>
            </w:r>
          </w:p>
          <w:p w14:paraId="7576FB9E"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709FE5F7" w14:textId="77777777" w:rsidR="001A20E6" w:rsidRDefault="00000000">
            <w:pPr>
              <w:pStyle w:val="TableCellSubjectName"/>
            </w:pPr>
            <w:r>
              <w:t>Environment, Ecology and Disaster Management</w:t>
            </w:r>
          </w:p>
          <w:p w14:paraId="41462174" w14:textId="77777777" w:rsidR="001A20E6" w:rsidRDefault="00000000">
            <w:pPr>
              <w:pStyle w:val="TableCellCategoryTitle"/>
            </w:pPr>
            <w:r>
              <w:t>📝 Practice Materials</w:t>
            </w:r>
          </w:p>
          <w:p w14:paraId="3A7E2832" w14:textId="77777777" w:rsidR="001A20E6" w:rsidRDefault="00000000">
            <w:pPr>
              <w:pStyle w:val="TableCellResourceItem"/>
            </w:pPr>
            <w:r>
              <w:t>• La Excellence Environment Material</w:t>
            </w:r>
          </w:p>
          <w:p w14:paraId="14D8E3D4" w14:textId="77777777" w:rsidR="001A20E6" w:rsidRDefault="00000000">
            <w:pPr>
              <w:pStyle w:val="TableCellResourceItem"/>
            </w:pPr>
            <w:r>
              <w:t>• Prelims &amp; Mains Workbooks</w:t>
            </w:r>
          </w:p>
          <w:p w14:paraId="5FA8F170" w14:textId="77777777" w:rsidR="001A20E6" w:rsidRDefault="00000000">
            <w:pPr>
              <w:pStyle w:val="TableCellResourceItem"/>
            </w:pPr>
            <w:r>
              <w:t>• La Excellence DM Material</w:t>
            </w:r>
          </w:p>
          <w:p w14:paraId="6F434315" w14:textId="77777777" w:rsidR="001A20E6" w:rsidRDefault="00000000">
            <w:pPr>
              <w:pStyle w:val="TableCellResourceItem"/>
            </w:pPr>
            <w:r>
              <w:t>• Prelims &amp; Mains Workbooks</w:t>
            </w:r>
          </w:p>
          <w:p w14:paraId="02715DF7" w14:textId="77777777" w:rsidR="001A20E6" w:rsidRDefault="00000000">
            <w:pPr>
              <w:pStyle w:val="TableCellCategoryTitle"/>
            </w:pPr>
            <w:r>
              <w:t>📰 Current Affairs</w:t>
            </w:r>
          </w:p>
          <w:p w14:paraId="522E7E68" w14:textId="77777777" w:rsidR="001A20E6" w:rsidRDefault="00000000">
            <w:pPr>
              <w:pStyle w:val="TableCellResourceItem"/>
            </w:pPr>
            <w:r>
              <w:t>• Down to Earth</w:t>
            </w:r>
          </w:p>
          <w:p w14:paraId="5CB44608" w14:textId="77777777" w:rsidR="001A20E6" w:rsidRDefault="00000000">
            <w:pPr>
              <w:pStyle w:val="TableCellResourceItem"/>
            </w:pPr>
            <w:r>
              <w:t>• Newspapers (The Hindu – Env, sections)</w:t>
            </w:r>
          </w:p>
          <w:p w14:paraId="0AEF811E" w14:textId="77777777" w:rsidR="001A20E6" w:rsidRDefault="00000000">
            <w:pPr>
              <w:pStyle w:val="TableCellResourceItem"/>
            </w:pPr>
            <w:r>
              <w:t>• Down to earth</w:t>
            </w:r>
          </w:p>
          <w:p w14:paraId="21391811" w14:textId="77777777" w:rsidR="001A20E6" w:rsidRDefault="00000000">
            <w:pPr>
              <w:pStyle w:val="TableCellResourceItem"/>
            </w:pPr>
            <w:r>
              <w:t>• Disaster coverage – IE/The Hindu</w:t>
            </w:r>
          </w:p>
        </w:tc>
      </w:tr>
    </w:tbl>
    <w:p w14:paraId="5C837A90" w14:textId="77777777" w:rsidR="001A20E6" w:rsidRDefault="001A20E6">
      <w:pPr>
        <w:spacing w:after="400"/>
      </w:pPr>
    </w:p>
    <w:p w14:paraId="3B01DFFF"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092A9A8B" w14:textId="77777777">
        <w:tc>
          <w:tcPr>
            <w:tcW w:w="2500" w:type="pct"/>
            <w:tcMar>
              <w:top w:w="0" w:type="dxa"/>
              <w:left w:w="0" w:type="dxa"/>
              <w:bottom w:w="0" w:type="dxa"/>
              <w:right w:w="0" w:type="dxa"/>
            </w:tcMar>
          </w:tcPr>
          <w:p w14:paraId="51FB12E0" w14:textId="77777777" w:rsidR="001A20E6" w:rsidRDefault="00000000">
            <w:pPr>
              <w:pStyle w:val="WeekTitle"/>
            </w:pPr>
            <w:r>
              <w:rPr>
                <w:color w:val="BE185D"/>
              </w:rPr>
              <w:t>📅 Dec 27 - Jan 02, 2027</w:t>
            </w:r>
          </w:p>
        </w:tc>
        <w:tc>
          <w:tcPr>
            <w:tcW w:w="2500" w:type="pct"/>
            <w:tcMar>
              <w:top w:w="0" w:type="dxa"/>
              <w:left w:w="0" w:type="dxa"/>
              <w:bottom w:w="0" w:type="dxa"/>
              <w:right w:w="0" w:type="dxa"/>
            </w:tcMar>
          </w:tcPr>
          <w:p w14:paraId="28100207" w14:textId="77777777" w:rsidR="001A20E6" w:rsidRDefault="00000000">
            <w:pPr>
              <w:pStyle w:val="WeekCycleName"/>
            </w:pPr>
            <w:r>
              <w:rPr>
                <w:color w:val="BE185D"/>
              </w:rPr>
              <w:t>C3</w:t>
            </w:r>
          </w:p>
        </w:tc>
      </w:tr>
    </w:tbl>
    <w:p w14:paraId="42776B5C"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181911C2" w14:textId="77777777">
        <w:tc>
          <w:tcPr>
            <w:tcW w:w="700" w:type="pct"/>
            <w:shd w:val="clear" w:color="auto" w:fill="FCE7F3"/>
            <w:tcMar>
              <w:top w:w="200" w:type="dxa"/>
              <w:left w:w="100" w:type="dxa"/>
              <w:bottom w:w="200" w:type="dxa"/>
              <w:right w:w="100" w:type="dxa"/>
            </w:tcMar>
          </w:tcPr>
          <w:p w14:paraId="7A5E9058" w14:textId="77777777" w:rsidR="001A20E6" w:rsidRDefault="00000000">
            <w:pPr>
              <w:pStyle w:val="TableCellCalendarDayHeader"/>
            </w:pPr>
            <w:r>
              <w:rPr>
                <w:color w:val="BE185D"/>
              </w:rPr>
              <w:t>Sunday</w:t>
            </w:r>
          </w:p>
          <w:p w14:paraId="18D47DB3" w14:textId="77777777" w:rsidR="001A20E6" w:rsidRDefault="00000000">
            <w:pPr>
              <w:pStyle w:val="TableCellCalendarDateHeader"/>
            </w:pPr>
            <w:r>
              <w:rPr>
                <w:color w:val="BE185D"/>
              </w:rPr>
              <w:t>Dec 27</w:t>
            </w:r>
          </w:p>
          <w:p w14:paraId="2AE70DED"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7D0E0507" w14:textId="77777777" w:rsidR="001A20E6" w:rsidRDefault="00000000">
            <w:pPr>
              <w:pStyle w:val="TableCellCalendarDayHeader"/>
            </w:pPr>
            <w:r>
              <w:rPr>
                <w:color w:val="BE185D"/>
              </w:rPr>
              <w:t>Monday</w:t>
            </w:r>
          </w:p>
          <w:p w14:paraId="1DE3C5C5" w14:textId="77777777" w:rsidR="001A20E6" w:rsidRDefault="00000000">
            <w:pPr>
              <w:pStyle w:val="TableCellCalendarDateHeader"/>
            </w:pPr>
            <w:r>
              <w:rPr>
                <w:color w:val="BE185D"/>
              </w:rPr>
              <w:t>Dec 28</w:t>
            </w:r>
          </w:p>
          <w:p w14:paraId="4626E385"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5CF32DB2" w14:textId="77777777" w:rsidR="001A20E6" w:rsidRDefault="00000000">
            <w:pPr>
              <w:pStyle w:val="TableCellCalendarDayHeader"/>
            </w:pPr>
            <w:r>
              <w:rPr>
                <w:color w:val="BE185D"/>
              </w:rPr>
              <w:t>Tuesday</w:t>
            </w:r>
          </w:p>
          <w:p w14:paraId="782CF155" w14:textId="77777777" w:rsidR="001A20E6" w:rsidRDefault="00000000">
            <w:pPr>
              <w:pStyle w:val="TableCellCalendarDateHeader"/>
            </w:pPr>
            <w:r>
              <w:rPr>
                <w:color w:val="BE185D"/>
              </w:rPr>
              <w:t>Dec 29</w:t>
            </w:r>
          </w:p>
          <w:p w14:paraId="6F334AC1"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1DC7B824" w14:textId="77777777" w:rsidR="001A20E6" w:rsidRDefault="00000000">
            <w:pPr>
              <w:pStyle w:val="TableCellCalendarDayHeader"/>
            </w:pPr>
            <w:r>
              <w:rPr>
                <w:color w:val="BE185D"/>
              </w:rPr>
              <w:t>Wednesday</w:t>
            </w:r>
          </w:p>
          <w:p w14:paraId="11EFF175" w14:textId="77777777" w:rsidR="001A20E6" w:rsidRDefault="00000000">
            <w:pPr>
              <w:pStyle w:val="TableCellCalendarDateHeader"/>
            </w:pPr>
            <w:r>
              <w:rPr>
                <w:color w:val="BE185D"/>
              </w:rPr>
              <w:t>Dec 30</w:t>
            </w:r>
          </w:p>
          <w:p w14:paraId="3D0EC7B5"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7B10390D" w14:textId="77777777" w:rsidR="001A20E6" w:rsidRDefault="00000000">
            <w:pPr>
              <w:pStyle w:val="TableCellCalendarDayHeader"/>
            </w:pPr>
            <w:r>
              <w:rPr>
                <w:color w:val="BE185D"/>
              </w:rPr>
              <w:t>Thursday</w:t>
            </w:r>
          </w:p>
          <w:p w14:paraId="3869A0CF" w14:textId="77777777" w:rsidR="001A20E6" w:rsidRDefault="00000000">
            <w:pPr>
              <w:pStyle w:val="TableCellCalendarDateHeader"/>
            </w:pPr>
            <w:r>
              <w:rPr>
                <w:color w:val="BE185D"/>
              </w:rPr>
              <w:t>Dec 31</w:t>
            </w:r>
          </w:p>
          <w:p w14:paraId="474AED0E" w14:textId="77777777" w:rsidR="001A20E6" w:rsidRDefault="001A20E6">
            <w:pPr>
              <w:pStyle w:val="TableCellCatchupLabel"/>
            </w:pPr>
          </w:p>
        </w:tc>
        <w:tc>
          <w:tcPr>
            <w:tcW w:w="700" w:type="pct"/>
            <w:shd w:val="clear" w:color="auto" w:fill="FCE7F3"/>
            <w:tcMar>
              <w:top w:w="200" w:type="dxa"/>
              <w:left w:w="100" w:type="dxa"/>
              <w:bottom w:w="200" w:type="dxa"/>
              <w:right w:w="100" w:type="dxa"/>
            </w:tcMar>
          </w:tcPr>
          <w:p w14:paraId="20751358" w14:textId="77777777" w:rsidR="001A20E6" w:rsidRDefault="00000000">
            <w:pPr>
              <w:pStyle w:val="TableCellCalendarDayHeader"/>
            </w:pPr>
            <w:r>
              <w:rPr>
                <w:color w:val="BE185D"/>
              </w:rPr>
              <w:t>Friday</w:t>
            </w:r>
          </w:p>
          <w:p w14:paraId="4673E7F7" w14:textId="77777777" w:rsidR="001A20E6" w:rsidRDefault="00000000">
            <w:pPr>
              <w:pStyle w:val="TableCellCalendarDateHeader"/>
            </w:pPr>
            <w:r>
              <w:rPr>
                <w:color w:val="BE185D"/>
              </w:rPr>
              <w:t>Jan 01</w:t>
            </w:r>
          </w:p>
          <w:p w14:paraId="6796D621"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20A1A34E" w14:textId="77777777" w:rsidR="001A20E6" w:rsidRDefault="00000000">
            <w:pPr>
              <w:pStyle w:val="TableCellCalendarDayHeader"/>
            </w:pPr>
            <w:r>
              <w:rPr>
                <w:color w:val="F57C00"/>
              </w:rPr>
              <w:t>Saturday</w:t>
            </w:r>
          </w:p>
          <w:p w14:paraId="7402AFB7" w14:textId="77777777" w:rsidR="001A20E6" w:rsidRDefault="00000000">
            <w:pPr>
              <w:pStyle w:val="TableCellCalendarDateHeader"/>
            </w:pPr>
            <w:r>
              <w:rPr>
                <w:color w:val="F57C00"/>
              </w:rPr>
              <w:t>Jan 02</w:t>
            </w:r>
          </w:p>
          <w:p w14:paraId="261BEB28" w14:textId="77777777" w:rsidR="001A20E6" w:rsidRDefault="00000000">
            <w:pPr>
              <w:pStyle w:val="TableCellCatchupLabel"/>
            </w:pPr>
            <w:r>
              <w:rPr>
                <w:color w:val="F57C00"/>
              </w:rPr>
              <w:t>Catchup Day</w:t>
            </w:r>
          </w:p>
        </w:tc>
      </w:tr>
      <w:tr w:rsidR="001A20E6" w14:paraId="7CB074B8" w14:textId="77777777">
        <w:tc>
          <w:tcPr>
            <w:tcW w:w="700" w:type="pct"/>
            <w:shd w:val="clear" w:color="auto" w:fill="FCE7F3"/>
            <w:tcMar>
              <w:top w:w="150" w:type="dxa"/>
              <w:left w:w="100" w:type="dxa"/>
              <w:bottom w:w="150" w:type="dxa"/>
              <w:right w:w="100" w:type="dxa"/>
            </w:tcMar>
          </w:tcPr>
          <w:p w14:paraId="14CB0A1C" w14:textId="77777777" w:rsidR="001A20E6" w:rsidRDefault="00000000">
            <w:pPr>
              <w:pStyle w:val="TableCellTaskSubject"/>
            </w:pPr>
            <w:r>
              <w:t>Sociology</w:t>
            </w:r>
          </w:p>
          <w:p w14:paraId="4C4F845A" w14:textId="77777777" w:rsidR="001A20E6" w:rsidRDefault="00000000">
            <w:pPr>
              <w:pStyle w:val="TableCellTaskDetails"/>
            </w:pPr>
            <w:r>
              <w:t>• Test - TEST — 3h</w:t>
            </w:r>
          </w:p>
          <w:p w14:paraId="219542AB" w14:textId="77777777" w:rsidR="001A20E6" w:rsidRDefault="00000000">
            <w:pPr>
              <w:pStyle w:val="TableCellTaskBadge"/>
              <w:shd w:val="clear" w:color="auto" w:fill="FFF3E0"/>
            </w:pPr>
            <w:r>
              <w:rPr>
                <w:b/>
                <w:bCs/>
                <w:color w:val="F57C00"/>
              </w:rPr>
              <w:t>TEST</w:t>
            </w:r>
          </w:p>
          <w:p w14:paraId="762B6905" w14:textId="77777777" w:rsidR="001A20E6" w:rsidRDefault="00000000">
            <w:pPr>
              <w:pStyle w:val="TableCellTaskDetails"/>
            </w:pPr>
            <w:r>
              <w:t>• Test - TEST — 3h</w:t>
            </w:r>
          </w:p>
          <w:p w14:paraId="7A68C8EB" w14:textId="77777777" w:rsidR="001A20E6" w:rsidRDefault="00000000">
            <w:pPr>
              <w:pStyle w:val="TableCellTaskBadge"/>
              <w:shd w:val="clear" w:color="auto" w:fill="FFF3E0"/>
            </w:pPr>
            <w:r>
              <w:rPr>
                <w:b/>
                <w:bCs/>
                <w:color w:val="F57C00"/>
              </w:rPr>
              <w:t>TEST</w:t>
            </w:r>
          </w:p>
          <w:p w14:paraId="20F0D2FD" w14:textId="77777777" w:rsidR="001A20E6" w:rsidRDefault="00000000">
            <w:pPr>
              <w:pStyle w:val="TableCellTaskDetails"/>
            </w:pPr>
            <w:r>
              <w:t>• Test - TEST — 3h</w:t>
            </w:r>
          </w:p>
          <w:p w14:paraId="51DAF1E0" w14:textId="77777777" w:rsidR="001A20E6" w:rsidRDefault="00000000">
            <w:pPr>
              <w:pStyle w:val="TableCellTaskBadge"/>
              <w:shd w:val="clear" w:color="auto" w:fill="FFF3E0"/>
            </w:pPr>
            <w:r>
              <w:rPr>
                <w:b/>
                <w:bCs/>
                <w:color w:val="F57C00"/>
              </w:rPr>
              <w:t>TEST</w:t>
            </w:r>
          </w:p>
          <w:p w14:paraId="577E0088" w14:textId="77777777" w:rsidR="001A20E6" w:rsidRDefault="00000000">
            <w:pPr>
              <w:pStyle w:val="TableCellTaskDetails"/>
            </w:pPr>
            <w:r>
              <w:t>• Test - TEST — 3h</w:t>
            </w:r>
          </w:p>
          <w:p w14:paraId="17E7394D"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1C8DF4EC" w14:textId="77777777" w:rsidR="001A20E6" w:rsidRDefault="00000000">
            <w:pPr>
              <w:pStyle w:val="TableCellTaskSubject"/>
            </w:pPr>
            <w:r>
              <w:t>Sociology</w:t>
            </w:r>
          </w:p>
          <w:p w14:paraId="0CF9D32F" w14:textId="77777777" w:rsidR="001A20E6" w:rsidRDefault="00000000">
            <w:pPr>
              <w:pStyle w:val="TableCellTaskDetails"/>
            </w:pPr>
            <w:r>
              <w:t>• Study - OPT-SOC/02 — 1h 30m</w:t>
            </w:r>
          </w:p>
          <w:p w14:paraId="6727768E" w14:textId="77777777" w:rsidR="001A20E6" w:rsidRDefault="00000000">
            <w:pPr>
              <w:pStyle w:val="TableCellTaskBadge"/>
              <w:shd w:val="clear" w:color="auto" w:fill="E3F2FD"/>
            </w:pPr>
            <w:r>
              <w:rPr>
                <w:b/>
                <w:bCs/>
                <w:color w:val="1976D2"/>
              </w:rPr>
              <w:t>STUDY</w:t>
            </w:r>
          </w:p>
          <w:p w14:paraId="6FFC2689" w14:textId="77777777" w:rsidR="001A20E6" w:rsidRDefault="00000000">
            <w:pPr>
              <w:pStyle w:val="TableCellTaskDetails"/>
            </w:pPr>
            <w:r>
              <w:t>• Revision - OPT-SOC/02 — 30m</w:t>
            </w:r>
          </w:p>
          <w:p w14:paraId="375F46C3" w14:textId="77777777" w:rsidR="001A20E6" w:rsidRDefault="00000000">
            <w:pPr>
              <w:pStyle w:val="TableCellTaskBadge"/>
              <w:shd w:val="clear" w:color="auto" w:fill="FCE4EC"/>
            </w:pPr>
            <w:r>
              <w:rPr>
                <w:b/>
                <w:bCs/>
                <w:color w:val="C2185B"/>
              </w:rPr>
              <w:t>REVISION</w:t>
            </w:r>
          </w:p>
          <w:p w14:paraId="5D2A7D61" w14:textId="77777777" w:rsidR="001A20E6" w:rsidRDefault="00000000">
            <w:pPr>
              <w:pStyle w:val="TableCellTaskDetails"/>
            </w:pPr>
            <w:r>
              <w:t>• Practice - OPT-SOC/02 — 30m</w:t>
            </w:r>
          </w:p>
          <w:p w14:paraId="4218EA93" w14:textId="77777777" w:rsidR="001A20E6" w:rsidRDefault="00000000">
            <w:pPr>
              <w:pStyle w:val="TableCellTaskBadge"/>
              <w:shd w:val="clear" w:color="auto" w:fill="E8F5E8"/>
            </w:pPr>
            <w:r>
              <w:rPr>
                <w:b/>
                <w:bCs/>
                <w:color w:val="388E3C"/>
              </w:rPr>
              <w:t>PRACTICE</w:t>
            </w:r>
          </w:p>
          <w:p w14:paraId="50EBD84D" w14:textId="77777777" w:rsidR="001A20E6" w:rsidRDefault="00000000">
            <w:pPr>
              <w:pStyle w:val="TableCellTaskDetails"/>
            </w:pPr>
            <w:r>
              <w:t>• Study - OPT-SOC/01 — 2h</w:t>
            </w:r>
          </w:p>
          <w:p w14:paraId="02D5E615" w14:textId="77777777" w:rsidR="001A20E6" w:rsidRDefault="00000000">
            <w:pPr>
              <w:pStyle w:val="TableCellTaskBadge"/>
              <w:shd w:val="clear" w:color="auto" w:fill="E3F2FD"/>
            </w:pPr>
            <w:r>
              <w:rPr>
                <w:b/>
                <w:bCs/>
                <w:color w:val="1976D2"/>
              </w:rPr>
              <w:t>STUDY</w:t>
            </w:r>
          </w:p>
          <w:p w14:paraId="62E85A84" w14:textId="77777777" w:rsidR="001A20E6" w:rsidRDefault="00000000">
            <w:pPr>
              <w:pStyle w:val="TableCellTaskDetails"/>
            </w:pPr>
            <w:r>
              <w:t>• Revision - OPT-SOC/01 — 30m</w:t>
            </w:r>
          </w:p>
          <w:p w14:paraId="06E55E37" w14:textId="77777777" w:rsidR="001A20E6" w:rsidRDefault="00000000">
            <w:pPr>
              <w:pStyle w:val="TableCellTaskBadge"/>
              <w:shd w:val="clear" w:color="auto" w:fill="FCE4EC"/>
            </w:pPr>
            <w:r>
              <w:rPr>
                <w:b/>
                <w:bCs/>
                <w:color w:val="C2185B"/>
              </w:rPr>
              <w:t>REVISION</w:t>
            </w:r>
          </w:p>
          <w:p w14:paraId="285C0972" w14:textId="77777777" w:rsidR="001A20E6" w:rsidRDefault="00000000">
            <w:pPr>
              <w:pStyle w:val="TableCellTaskDetails"/>
            </w:pPr>
            <w:r>
              <w:t>• Study - OPT-SOC/02 — 1h 30m</w:t>
            </w:r>
          </w:p>
          <w:p w14:paraId="6DE32D5B" w14:textId="77777777" w:rsidR="001A20E6" w:rsidRDefault="00000000">
            <w:pPr>
              <w:pStyle w:val="TableCellTaskBadge"/>
              <w:shd w:val="clear" w:color="auto" w:fill="E3F2FD"/>
            </w:pPr>
            <w:r>
              <w:rPr>
                <w:b/>
                <w:bCs/>
                <w:color w:val="1976D2"/>
              </w:rPr>
              <w:t>STUDY</w:t>
            </w:r>
          </w:p>
          <w:p w14:paraId="3F4FFF2F" w14:textId="77777777" w:rsidR="001A20E6" w:rsidRDefault="00000000">
            <w:pPr>
              <w:pStyle w:val="TableCellTaskDetails"/>
            </w:pPr>
            <w:r>
              <w:t>• Revision - OPT-SOC/02 — 30m</w:t>
            </w:r>
          </w:p>
          <w:p w14:paraId="7AFD82F7" w14:textId="77777777" w:rsidR="001A20E6" w:rsidRDefault="00000000">
            <w:pPr>
              <w:pStyle w:val="TableCellTaskBadge"/>
              <w:shd w:val="clear" w:color="auto" w:fill="FCE4EC"/>
            </w:pPr>
            <w:r>
              <w:rPr>
                <w:b/>
                <w:bCs/>
                <w:color w:val="C2185B"/>
              </w:rPr>
              <w:t>REVISION</w:t>
            </w:r>
          </w:p>
          <w:p w14:paraId="6A963636" w14:textId="77777777" w:rsidR="001A20E6" w:rsidRDefault="00000000">
            <w:pPr>
              <w:pStyle w:val="TableCellTaskDetails"/>
            </w:pPr>
            <w:r>
              <w:t>• Practice - OPT-SOC/02 — 30m</w:t>
            </w:r>
          </w:p>
          <w:p w14:paraId="1FAAB8D2" w14:textId="77777777" w:rsidR="001A20E6" w:rsidRDefault="00000000">
            <w:pPr>
              <w:pStyle w:val="TableCellTaskBadge"/>
              <w:shd w:val="clear" w:color="auto" w:fill="E8F5E8"/>
            </w:pPr>
            <w:r>
              <w:rPr>
                <w:b/>
                <w:bCs/>
                <w:color w:val="388E3C"/>
              </w:rPr>
              <w:t>PRACTICE</w:t>
            </w:r>
          </w:p>
          <w:p w14:paraId="738105C9" w14:textId="77777777" w:rsidR="001A20E6" w:rsidRDefault="00000000">
            <w:pPr>
              <w:pStyle w:val="TableCellTaskDetails"/>
            </w:pPr>
            <w:r>
              <w:t>• Study - OPT-SOC/01 — 2h</w:t>
            </w:r>
          </w:p>
          <w:p w14:paraId="37C7E462" w14:textId="77777777" w:rsidR="001A20E6" w:rsidRDefault="00000000">
            <w:pPr>
              <w:pStyle w:val="TableCellTaskBadge"/>
              <w:shd w:val="clear" w:color="auto" w:fill="E3F2FD"/>
            </w:pPr>
            <w:r>
              <w:rPr>
                <w:b/>
                <w:bCs/>
                <w:color w:val="1976D2"/>
              </w:rPr>
              <w:t>STUDY</w:t>
            </w:r>
          </w:p>
          <w:p w14:paraId="0A9160E4" w14:textId="77777777" w:rsidR="001A20E6" w:rsidRDefault="00000000">
            <w:pPr>
              <w:pStyle w:val="TableCellTaskDetails"/>
            </w:pPr>
            <w:r>
              <w:t>• Revision - OPT-SOC/01 — 30m</w:t>
            </w:r>
          </w:p>
          <w:p w14:paraId="063EC3C7"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30E95E91" w14:textId="77777777" w:rsidR="001A20E6" w:rsidRDefault="00000000">
            <w:pPr>
              <w:pStyle w:val="TableCellTaskSubject"/>
            </w:pPr>
            <w:r>
              <w:t>Sociology</w:t>
            </w:r>
          </w:p>
          <w:p w14:paraId="03DDC023" w14:textId="77777777" w:rsidR="001A20E6" w:rsidRDefault="00000000">
            <w:pPr>
              <w:pStyle w:val="TableCellTaskDetails"/>
            </w:pPr>
            <w:r>
              <w:t>• Study - OPT-SOC/02 — 1h 30m</w:t>
            </w:r>
          </w:p>
          <w:p w14:paraId="6D20C1EC" w14:textId="77777777" w:rsidR="001A20E6" w:rsidRDefault="00000000">
            <w:pPr>
              <w:pStyle w:val="TableCellTaskBadge"/>
              <w:shd w:val="clear" w:color="auto" w:fill="E3F2FD"/>
            </w:pPr>
            <w:r>
              <w:rPr>
                <w:b/>
                <w:bCs/>
                <w:color w:val="1976D2"/>
              </w:rPr>
              <w:t>STUDY</w:t>
            </w:r>
          </w:p>
          <w:p w14:paraId="1CBC7851" w14:textId="77777777" w:rsidR="001A20E6" w:rsidRDefault="00000000">
            <w:pPr>
              <w:pStyle w:val="TableCellTaskDetails"/>
            </w:pPr>
            <w:r>
              <w:t>• Revision - OPT-SOC/02 — 30m</w:t>
            </w:r>
          </w:p>
          <w:p w14:paraId="05607F64" w14:textId="77777777" w:rsidR="001A20E6" w:rsidRDefault="00000000">
            <w:pPr>
              <w:pStyle w:val="TableCellTaskBadge"/>
              <w:shd w:val="clear" w:color="auto" w:fill="FCE4EC"/>
            </w:pPr>
            <w:r>
              <w:rPr>
                <w:b/>
                <w:bCs/>
                <w:color w:val="C2185B"/>
              </w:rPr>
              <w:t>REVISION</w:t>
            </w:r>
          </w:p>
          <w:p w14:paraId="6203C923" w14:textId="77777777" w:rsidR="001A20E6" w:rsidRDefault="00000000">
            <w:pPr>
              <w:pStyle w:val="TableCellTaskDetails"/>
            </w:pPr>
            <w:r>
              <w:t>• Practice - OPT-SOC/02 — 30m</w:t>
            </w:r>
          </w:p>
          <w:p w14:paraId="46482B31" w14:textId="77777777" w:rsidR="001A20E6" w:rsidRDefault="00000000">
            <w:pPr>
              <w:pStyle w:val="TableCellTaskBadge"/>
              <w:shd w:val="clear" w:color="auto" w:fill="E8F5E8"/>
            </w:pPr>
            <w:r>
              <w:rPr>
                <w:b/>
                <w:bCs/>
                <w:color w:val="388E3C"/>
              </w:rPr>
              <w:t>PRACTICE</w:t>
            </w:r>
          </w:p>
          <w:p w14:paraId="59ADCAB8" w14:textId="77777777" w:rsidR="001A20E6" w:rsidRDefault="00000000">
            <w:pPr>
              <w:pStyle w:val="TableCellTaskDetails"/>
            </w:pPr>
            <w:r>
              <w:t>• Study - OPT-SOC/02 — 2h</w:t>
            </w:r>
          </w:p>
          <w:p w14:paraId="7B46DF77" w14:textId="77777777" w:rsidR="001A20E6" w:rsidRDefault="00000000">
            <w:pPr>
              <w:pStyle w:val="TableCellTaskBadge"/>
              <w:shd w:val="clear" w:color="auto" w:fill="E3F2FD"/>
            </w:pPr>
            <w:r>
              <w:rPr>
                <w:b/>
                <w:bCs/>
                <w:color w:val="1976D2"/>
              </w:rPr>
              <w:t>STUDY</w:t>
            </w:r>
          </w:p>
          <w:p w14:paraId="68F7C446" w14:textId="77777777" w:rsidR="001A20E6" w:rsidRDefault="00000000">
            <w:pPr>
              <w:pStyle w:val="TableCellTaskDetails"/>
            </w:pPr>
            <w:r>
              <w:t>• Revision - OPT-SOC/02 — 30m</w:t>
            </w:r>
          </w:p>
          <w:p w14:paraId="0431AECA" w14:textId="77777777" w:rsidR="001A20E6" w:rsidRDefault="00000000">
            <w:pPr>
              <w:pStyle w:val="TableCellTaskBadge"/>
              <w:shd w:val="clear" w:color="auto" w:fill="FCE4EC"/>
            </w:pPr>
            <w:r>
              <w:rPr>
                <w:b/>
                <w:bCs/>
                <w:color w:val="C2185B"/>
              </w:rPr>
              <w:t>REVISION</w:t>
            </w:r>
          </w:p>
          <w:p w14:paraId="010B2A71" w14:textId="77777777" w:rsidR="001A20E6" w:rsidRDefault="00000000">
            <w:pPr>
              <w:pStyle w:val="TableCellTaskDetails"/>
            </w:pPr>
            <w:r>
              <w:t>• Study - OPT-SOC/02 — 1h 30m</w:t>
            </w:r>
          </w:p>
          <w:p w14:paraId="2467E73A" w14:textId="77777777" w:rsidR="001A20E6" w:rsidRDefault="00000000">
            <w:pPr>
              <w:pStyle w:val="TableCellTaskBadge"/>
              <w:shd w:val="clear" w:color="auto" w:fill="E3F2FD"/>
            </w:pPr>
            <w:r>
              <w:rPr>
                <w:b/>
                <w:bCs/>
                <w:color w:val="1976D2"/>
              </w:rPr>
              <w:t>STUDY</w:t>
            </w:r>
          </w:p>
          <w:p w14:paraId="411E5C0F" w14:textId="77777777" w:rsidR="001A20E6" w:rsidRDefault="00000000">
            <w:pPr>
              <w:pStyle w:val="TableCellTaskDetails"/>
            </w:pPr>
            <w:r>
              <w:t>• Revision - OPT-SOC/02 — 30m</w:t>
            </w:r>
          </w:p>
          <w:p w14:paraId="44BE956F" w14:textId="77777777" w:rsidR="001A20E6" w:rsidRDefault="00000000">
            <w:pPr>
              <w:pStyle w:val="TableCellTaskBadge"/>
              <w:shd w:val="clear" w:color="auto" w:fill="FCE4EC"/>
            </w:pPr>
            <w:r>
              <w:rPr>
                <w:b/>
                <w:bCs/>
                <w:color w:val="C2185B"/>
              </w:rPr>
              <w:t>REVISION</w:t>
            </w:r>
          </w:p>
          <w:p w14:paraId="5E77ADB9" w14:textId="77777777" w:rsidR="001A20E6" w:rsidRDefault="00000000">
            <w:pPr>
              <w:pStyle w:val="TableCellTaskDetails"/>
            </w:pPr>
            <w:r>
              <w:t>• Practice - OPT-SOC/02 — 30m</w:t>
            </w:r>
          </w:p>
          <w:p w14:paraId="3050695A" w14:textId="77777777" w:rsidR="001A20E6" w:rsidRDefault="00000000">
            <w:pPr>
              <w:pStyle w:val="TableCellTaskBadge"/>
              <w:shd w:val="clear" w:color="auto" w:fill="E8F5E8"/>
            </w:pPr>
            <w:r>
              <w:rPr>
                <w:b/>
                <w:bCs/>
                <w:color w:val="388E3C"/>
              </w:rPr>
              <w:t>PRACTICE</w:t>
            </w:r>
          </w:p>
          <w:p w14:paraId="17E65EB1" w14:textId="77777777" w:rsidR="001A20E6" w:rsidRDefault="00000000">
            <w:pPr>
              <w:pStyle w:val="TableCellTaskDetails"/>
            </w:pPr>
            <w:r>
              <w:t>• Study - OPT-SOC/02 — 2h</w:t>
            </w:r>
          </w:p>
          <w:p w14:paraId="7BCB5A3A" w14:textId="77777777" w:rsidR="001A20E6" w:rsidRDefault="00000000">
            <w:pPr>
              <w:pStyle w:val="TableCellTaskBadge"/>
              <w:shd w:val="clear" w:color="auto" w:fill="E3F2FD"/>
            </w:pPr>
            <w:r>
              <w:rPr>
                <w:b/>
                <w:bCs/>
                <w:color w:val="1976D2"/>
              </w:rPr>
              <w:t>STUDY</w:t>
            </w:r>
          </w:p>
          <w:p w14:paraId="43517089" w14:textId="77777777" w:rsidR="001A20E6" w:rsidRDefault="00000000">
            <w:pPr>
              <w:pStyle w:val="TableCellTaskDetails"/>
            </w:pPr>
            <w:r>
              <w:t>• Revision - OPT-SOC/02 — 30m</w:t>
            </w:r>
          </w:p>
          <w:p w14:paraId="26570F36"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74EF637B" w14:textId="77777777" w:rsidR="001A20E6" w:rsidRDefault="00000000">
            <w:pPr>
              <w:pStyle w:val="TableCellTaskSubject"/>
            </w:pPr>
            <w:r>
              <w:t>Sociology</w:t>
            </w:r>
          </w:p>
          <w:p w14:paraId="1EC84FDC" w14:textId="77777777" w:rsidR="001A20E6" w:rsidRDefault="00000000">
            <w:pPr>
              <w:pStyle w:val="TableCellTaskDetails"/>
            </w:pPr>
            <w:r>
              <w:t>• Study - OPT-SOC/02 — 1h 30m</w:t>
            </w:r>
          </w:p>
          <w:p w14:paraId="05AC6D3D" w14:textId="77777777" w:rsidR="001A20E6" w:rsidRDefault="00000000">
            <w:pPr>
              <w:pStyle w:val="TableCellTaskBadge"/>
              <w:shd w:val="clear" w:color="auto" w:fill="E3F2FD"/>
            </w:pPr>
            <w:r>
              <w:rPr>
                <w:b/>
                <w:bCs/>
                <w:color w:val="1976D2"/>
              </w:rPr>
              <w:t>STUDY</w:t>
            </w:r>
          </w:p>
          <w:p w14:paraId="42E7671F" w14:textId="77777777" w:rsidR="001A20E6" w:rsidRDefault="00000000">
            <w:pPr>
              <w:pStyle w:val="TableCellTaskDetails"/>
            </w:pPr>
            <w:r>
              <w:t>• Revision - OPT-SOC/02 — 30m</w:t>
            </w:r>
          </w:p>
          <w:p w14:paraId="426BDF50" w14:textId="77777777" w:rsidR="001A20E6" w:rsidRDefault="00000000">
            <w:pPr>
              <w:pStyle w:val="TableCellTaskBadge"/>
              <w:shd w:val="clear" w:color="auto" w:fill="FCE4EC"/>
            </w:pPr>
            <w:r>
              <w:rPr>
                <w:b/>
                <w:bCs/>
                <w:color w:val="C2185B"/>
              </w:rPr>
              <w:t>REVISION</w:t>
            </w:r>
          </w:p>
          <w:p w14:paraId="3F62CBBE" w14:textId="77777777" w:rsidR="001A20E6" w:rsidRDefault="00000000">
            <w:pPr>
              <w:pStyle w:val="TableCellTaskDetails"/>
            </w:pPr>
            <w:r>
              <w:t>• Practice - OPT-SOC/02 — 30m</w:t>
            </w:r>
          </w:p>
          <w:p w14:paraId="4C2EFD08" w14:textId="77777777" w:rsidR="001A20E6" w:rsidRDefault="00000000">
            <w:pPr>
              <w:pStyle w:val="TableCellTaskBadge"/>
              <w:shd w:val="clear" w:color="auto" w:fill="E8F5E8"/>
            </w:pPr>
            <w:r>
              <w:rPr>
                <w:b/>
                <w:bCs/>
                <w:color w:val="388E3C"/>
              </w:rPr>
              <w:t>PRACTICE</w:t>
            </w:r>
          </w:p>
          <w:p w14:paraId="41AE00E9" w14:textId="77777777" w:rsidR="001A20E6" w:rsidRDefault="00000000">
            <w:pPr>
              <w:pStyle w:val="TableCellTaskDetails"/>
            </w:pPr>
            <w:r>
              <w:t>• Study - OPT-SOC/02 — 2h</w:t>
            </w:r>
          </w:p>
          <w:p w14:paraId="4B65BECA" w14:textId="77777777" w:rsidR="001A20E6" w:rsidRDefault="00000000">
            <w:pPr>
              <w:pStyle w:val="TableCellTaskBadge"/>
              <w:shd w:val="clear" w:color="auto" w:fill="E3F2FD"/>
            </w:pPr>
            <w:r>
              <w:rPr>
                <w:b/>
                <w:bCs/>
                <w:color w:val="1976D2"/>
              </w:rPr>
              <w:t>STUDY</w:t>
            </w:r>
          </w:p>
          <w:p w14:paraId="1955248D" w14:textId="77777777" w:rsidR="001A20E6" w:rsidRDefault="00000000">
            <w:pPr>
              <w:pStyle w:val="TableCellTaskDetails"/>
            </w:pPr>
            <w:r>
              <w:t>• Revision - OPT-SOC/02 — 30m</w:t>
            </w:r>
          </w:p>
          <w:p w14:paraId="7267EE8A" w14:textId="77777777" w:rsidR="001A20E6" w:rsidRDefault="00000000">
            <w:pPr>
              <w:pStyle w:val="TableCellTaskBadge"/>
              <w:shd w:val="clear" w:color="auto" w:fill="FCE4EC"/>
            </w:pPr>
            <w:r>
              <w:rPr>
                <w:b/>
                <w:bCs/>
                <w:color w:val="C2185B"/>
              </w:rPr>
              <w:t>REVISION</w:t>
            </w:r>
          </w:p>
          <w:p w14:paraId="1837229D" w14:textId="77777777" w:rsidR="001A20E6" w:rsidRDefault="00000000">
            <w:pPr>
              <w:pStyle w:val="TableCellTaskDetails"/>
            </w:pPr>
            <w:r>
              <w:t>• Study - OPT-SOC/02 — 1h 30m</w:t>
            </w:r>
          </w:p>
          <w:p w14:paraId="1637ABE4" w14:textId="77777777" w:rsidR="001A20E6" w:rsidRDefault="00000000">
            <w:pPr>
              <w:pStyle w:val="TableCellTaskBadge"/>
              <w:shd w:val="clear" w:color="auto" w:fill="E3F2FD"/>
            </w:pPr>
            <w:r>
              <w:rPr>
                <w:b/>
                <w:bCs/>
                <w:color w:val="1976D2"/>
              </w:rPr>
              <w:t>STUDY</w:t>
            </w:r>
          </w:p>
          <w:p w14:paraId="70CA0EE9" w14:textId="77777777" w:rsidR="001A20E6" w:rsidRDefault="00000000">
            <w:pPr>
              <w:pStyle w:val="TableCellTaskDetails"/>
            </w:pPr>
            <w:r>
              <w:t>• Revision - OPT-SOC/02 — 30m</w:t>
            </w:r>
          </w:p>
          <w:p w14:paraId="12AAEC9F" w14:textId="77777777" w:rsidR="001A20E6" w:rsidRDefault="00000000">
            <w:pPr>
              <w:pStyle w:val="TableCellTaskBadge"/>
              <w:shd w:val="clear" w:color="auto" w:fill="FCE4EC"/>
            </w:pPr>
            <w:r>
              <w:rPr>
                <w:b/>
                <w:bCs/>
                <w:color w:val="C2185B"/>
              </w:rPr>
              <w:t>REVISION</w:t>
            </w:r>
          </w:p>
          <w:p w14:paraId="4244397F" w14:textId="77777777" w:rsidR="001A20E6" w:rsidRDefault="00000000">
            <w:pPr>
              <w:pStyle w:val="TableCellTaskDetails"/>
            </w:pPr>
            <w:r>
              <w:t>• Practice - OPT-SOC/02 — 30m</w:t>
            </w:r>
          </w:p>
          <w:p w14:paraId="4E5E9DA5" w14:textId="77777777" w:rsidR="001A20E6" w:rsidRDefault="00000000">
            <w:pPr>
              <w:pStyle w:val="TableCellTaskBadge"/>
              <w:shd w:val="clear" w:color="auto" w:fill="E8F5E8"/>
            </w:pPr>
            <w:r>
              <w:rPr>
                <w:b/>
                <w:bCs/>
                <w:color w:val="388E3C"/>
              </w:rPr>
              <w:t>PRACTICE</w:t>
            </w:r>
          </w:p>
          <w:p w14:paraId="1ED29AFC" w14:textId="77777777" w:rsidR="001A20E6" w:rsidRDefault="00000000">
            <w:pPr>
              <w:pStyle w:val="TableCellTaskDetails"/>
            </w:pPr>
            <w:r>
              <w:t>• Study - OPT-SOC/02 — 2h</w:t>
            </w:r>
          </w:p>
          <w:p w14:paraId="1090796F" w14:textId="77777777" w:rsidR="001A20E6" w:rsidRDefault="00000000">
            <w:pPr>
              <w:pStyle w:val="TableCellTaskBadge"/>
              <w:shd w:val="clear" w:color="auto" w:fill="E3F2FD"/>
            </w:pPr>
            <w:r>
              <w:rPr>
                <w:b/>
                <w:bCs/>
                <w:color w:val="1976D2"/>
              </w:rPr>
              <w:t>STUDY</w:t>
            </w:r>
          </w:p>
          <w:p w14:paraId="118F6088" w14:textId="77777777" w:rsidR="001A20E6" w:rsidRDefault="00000000">
            <w:pPr>
              <w:pStyle w:val="TableCellTaskDetails"/>
            </w:pPr>
            <w:r>
              <w:t>• Revision - OPT-SOC/02 — 30m</w:t>
            </w:r>
          </w:p>
          <w:p w14:paraId="447706A4"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25469520" w14:textId="77777777" w:rsidR="001A20E6" w:rsidRDefault="00000000">
            <w:pPr>
              <w:pStyle w:val="TableCellTaskSubject"/>
            </w:pPr>
            <w:r>
              <w:t>Sociology</w:t>
            </w:r>
          </w:p>
          <w:p w14:paraId="1FD3B469" w14:textId="77777777" w:rsidR="001A20E6" w:rsidRDefault="00000000">
            <w:pPr>
              <w:pStyle w:val="TableCellTaskDetails"/>
            </w:pPr>
            <w:r>
              <w:t>• Study - OPT-SOC/02 — 1h 30m</w:t>
            </w:r>
          </w:p>
          <w:p w14:paraId="17BCD413" w14:textId="77777777" w:rsidR="001A20E6" w:rsidRDefault="00000000">
            <w:pPr>
              <w:pStyle w:val="TableCellTaskBadge"/>
              <w:shd w:val="clear" w:color="auto" w:fill="E3F2FD"/>
            </w:pPr>
            <w:r>
              <w:rPr>
                <w:b/>
                <w:bCs/>
                <w:color w:val="1976D2"/>
              </w:rPr>
              <w:t>STUDY</w:t>
            </w:r>
          </w:p>
          <w:p w14:paraId="42208BA8" w14:textId="77777777" w:rsidR="001A20E6" w:rsidRDefault="00000000">
            <w:pPr>
              <w:pStyle w:val="TableCellTaskDetails"/>
            </w:pPr>
            <w:r>
              <w:t>• Revision - OPT-SOC/02 — 30m</w:t>
            </w:r>
          </w:p>
          <w:p w14:paraId="759A930E" w14:textId="77777777" w:rsidR="001A20E6" w:rsidRDefault="00000000">
            <w:pPr>
              <w:pStyle w:val="TableCellTaskBadge"/>
              <w:shd w:val="clear" w:color="auto" w:fill="FCE4EC"/>
            </w:pPr>
            <w:r>
              <w:rPr>
                <w:b/>
                <w:bCs/>
                <w:color w:val="C2185B"/>
              </w:rPr>
              <w:t>REVISION</w:t>
            </w:r>
          </w:p>
          <w:p w14:paraId="460876EC" w14:textId="77777777" w:rsidR="001A20E6" w:rsidRDefault="00000000">
            <w:pPr>
              <w:pStyle w:val="TableCellTaskDetails"/>
            </w:pPr>
            <w:r>
              <w:t>• Practice - OPT-SOC/02 — 30m</w:t>
            </w:r>
          </w:p>
          <w:p w14:paraId="4DC718B8" w14:textId="77777777" w:rsidR="001A20E6" w:rsidRDefault="00000000">
            <w:pPr>
              <w:pStyle w:val="TableCellTaskBadge"/>
              <w:shd w:val="clear" w:color="auto" w:fill="E8F5E8"/>
            </w:pPr>
            <w:r>
              <w:rPr>
                <w:b/>
                <w:bCs/>
                <w:color w:val="388E3C"/>
              </w:rPr>
              <w:t>PRACTICE</w:t>
            </w:r>
          </w:p>
          <w:p w14:paraId="6A0C34A4" w14:textId="77777777" w:rsidR="001A20E6" w:rsidRDefault="00000000">
            <w:pPr>
              <w:pStyle w:val="TableCellTaskDetails"/>
            </w:pPr>
            <w:r>
              <w:t>• Study - OPT-SOC/02 — 2h</w:t>
            </w:r>
          </w:p>
          <w:p w14:paraId="714C63B2" w14:textId="77777777" w:rsidR="001A20E6" w:rsidRDefault="00000000">
            <w:pPr>
              <w:pStyle w:val="TableCellTaskBadge"/>
              <w:shd w:val="clear" w:color="auto" w:fill="E3F2FD"/>
            </w:pPr>
            <w:r>
              <w:rPr>
                <w:b/>
                <w:bCs/>
                <w:color w:val="1976D2"/>
              </w:rPr>
              <w:t>STUDY</w:t>
            </w:r>
          </w:p>
          <w:p w14:paraId="1A99A7FD" w14:textId="77777777" w:rsidR="001A20E6" w:rsidRDefault="00000000">
            <w:pPr>
              <w:pStyle w:val="TableCellTaskDetails"/>
            </w:pPr>
            <w:r>
              <w:t>• Revision - OPT-SOC/02 — 30m</w:t>
            </w:r>
          </w:p>
          <w:p w14:paraId="13CE6636" w14:textId="77777777" w:rsidR="001A20E6" w:rsidRDefault="00000000">
            <w:pPr>
              <w:pStyle w:val="TableCellTaskBadge"/>
              <w:shd w:val="clear" w:color="auto" w:fill="FCE4EC"/>
            </w:pPr>
            <w:r>
              <w:rPr>
                <w:b/>
                <w:bCs/>
                <w:color w:val="C2185B"/>
              </w:rPr>
              <w:t>REVISION</w:t>
            </w:r>
          </w:p>
          <w:p w14:paraId="7033DC2A" w14:textId="77777777" w:rsidR="001A20E6" w:rsidRDefault="00000000">
            <w:pPr>
              <w:pStyle w:val="TableCellTaskDetails"/>
            </w:pPr>
            <w:r>
              <w:t>• Study - OPT-SOC/02 — 1h 30m</w:t>
            </w:r>
          </w:p>
          <w:p w14:paraId="10921A17" w14:textId="77777777" w:rsidR="001A20E6" w:rsidRDefault="00000000">
            <w:pPr>
              <w:pStyle w:val="TableCellTaskBadge"/>
              <w:shd w:val="clear" w:color="auto" w:fill="E3F2FD"/>
            </w:pPr>
            <w:r>
              <w:rPr>
                <w:b/>
                <w:bCs/>
                <w:color w:val="1976D2"/>
              </w:rPr>
              <w:t>STUDY</w:t>
            </w:r>
          </w:p>
          <w:p w14:paraId="4FFFAE4F" w14:textId="77777777" w:rsidR="001A20E6" w:rsidRDefault="00000000">
            <w:pPr>
              <w:pStyle w:val="TableCellTaskDetails"/>
            </w:pPr>
            <w:r>
              <w:t>• Revision - OPT-SOC/02 — 30m</w:t>
            </w:r>
          </w:p>
          <w:p w14:paraId="1ECEF141" w14:textId="77777777" w:rsidR="001A20E6" w:rsidRDefault="00000000">
            <w:pPr>
              <w:pStyle w:val="TableCellTaskBadge"/>
              <w:shd w:val="clear" w:color="auto" w:fill="FCE4EC"/>
            </w:pPr>
            <w:r>
              <w:rPr>
                <w:b/>
                <w:bCs/>
                <w:color w:val="C2185B"/>
              </w:rPr>
              <w:t>REVISION</w:t>
            </w:r>
          </w:p>
          <w:p w14:paraId="040A1B51" w14:textId="77777777" w:rsidR="001A20E6" w:rsidRDefault="00000000">
            <w:pPr>
              <w:pStyle w:val="TableCellTaskDetails"/>
            </w:pPr>
            <w:r>
              <w:t>• Practice - OPT-SOC/02 — 30m</w:t>
            </w:r>
          </w:p>
          <w:p w14:paraId="12C69798" w14:textId="77777777" w:rsidR="001A20E6" w:rsidRDefault="00000000">
            <w:pPr>
              <w:pStyle w:val="TableCellTaskBadge"/>
              <w:shd w:val="clear" w:color="auto" w:fill="E8F5E8"/>
            </w:pPr>
            <w:r>
              <w:rPr>
                <w:b/>
                <w:bCs/>
                <w:color w:val="388E3C"/>
              </w:rPr>
              <w:t>PRACTICE</w:t>
            </w:r>
          </w:p>
          <w:p w14:paraId="67B2594A" w14:textId="77777777" w:rsidR="001A20E6" w:rsidRDefault="00000000">
            <w:pPr>
              <w:pStyle w:val="TableCellTaskDetails"/>
            </w:pPr>
            <w:r>
              <w:t>• Study - OPT-SOC/02 — 2h</w:t>
            </w:r>
          </w:p>
          <w:p w14:paraId="40185921" w14:textId="77777777" w:rsidR="001A20E6" w:rsidRDefault="00000000">
            <w:pPr>
              <w:pStyle w:val="TableCellTaskBadge"/>
              <w:shd w:val="clear" w:color="auto" w:fill="E3F2FD"/>
            </w:pPr>
            <w:r>
              <w:rPr>
                <w:b/>
                <w:bCs/>
                <w:color w:val="1976D2"/>
              </w:rPr>
              <w:t>STUDY</w:t>
            </w:r>
          </w:p>
          <w:p w14:paraId="01201A63" w14:textId="77777777" w:rsidR="001A20E6" w:rsidRDefault="00000000">
            <w:pPr>
              <w:pStyle w:val="TableCellTaskDetails"/>
            </w:pPr>
            <w:r>
              <w:t>• Revision - OPT-SOC/02 — 30m</w:t>
            </w:r>
          </w:p>
          <w:p w14:paraId="47A101CF"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06CF44BC" w14:textId="77777777" w:rsidR="001A20E6" w:rsidRDefault="00000000">
            <w:pPr>
              <w:pStyle w:val="TableCellTaskSubject"/>
            </w:pPr>
            <w:r>
              <w:t>Sociology</w:t>
            </w:r>
          </w:p>
          <w:p w14:paraId="588C99C4" w14:textId="77777777" w:rsidR="001A20E6" w:rsidRDefault="00000000">
            <w:pPr>
              <w:pStyle w:val="TableCellTaskDetails"/>
            </w:pPr>
            <w:r>
              <w:t>• Study - OPT-SOC/02 — 1h 30m</w:t>
            </w:r>
          </w:p>
          <w:p w14:paraId="24F3DA42" w14:textId="77777777" w:rsidR="001A20E6" w:rsidRDefault="00000000">
            <w:pPr>
              <w:pStyle w:val="TableCellTaskBadge"/>
              <w:shd w:val="clear" w:color="auto" w:fill="E3F2FD"/>
            </w:pPr>
            <w:r>
              <w:rPr>
                <w:b/>
                <w:bCs/>
                <w:color w:val="1976D2"/>
              </w:rPr>
              <w:t>STUDY</w:t>
            </w:r>
          </w:p>
          <w:p w14:paraId="3A08D897" w14:textId="77777777" w:rsidR="001A20E6" w:rsidRDefault="00000000">
            <w:pPr>
              <w:pStyle w:val="TableCellTaskDetails"/>
            </w:pPr>
            <w:r>
              <w:t>• Revision - OPT-SOC/02 — 30m</w:t>
            </w:r>
          </w:p>
          <w:p w14:paraId="0069DEB1" w14:textId="77777777" w:rsidR="001A20E6" w:rsidRDefault="00000000">
            <w:pPr>
              <w:pStyle w:val="TableCellTaskBadge"/>
              <w:shd w:val="clear" w:color="auto" w:fill="FCE4EC"/>
            </w:pPr>
            <w:r>
              <w:rPr>
                <w:b/>
                <w:bCs/>
                <w:color w:val="C2185B"/>
              </w:rPr>
              <w:t>REVISION</w:t>
            </w:r>
          </w:p>
          <w:p w14:paraId="7890EADD" w14:textId="77777777" w:rsidR="001A20E6" w:rsidRDefault="00000000">
            <w:pPr>
              <w:pStyle w:val="TableCellTaskDetails"/>
            </w:pPr>
            <w:r>
              <w:t>• Practice - OPT-SOC/02 — 30m</w:t>
            </w:r>
          </w:p>
          <w:p w14:paraId="6A8F13D3" w14:textId="77777777" w:rsidR="001A20E6" w:rsidRDefault="00000000">
            <w:pPr>
              <w:pStyle w:val="TableCellTaskBadge"/>
              <w:shd w:val="clear" w:color="auto" w:fill="E8F5E8"/>
            </w:pPr>
            <w:r>
              <w:rPr>
                <w:b/>
                <w:bCs/>
                <w:color w:val="388E3C"/>
              </w:rPr>
              <w:t>PRACTICE</w:t>
            </w:r>
          </w:p>
          <w:p w14:paraId="0DF87154" w14:textId="77777777" w:rsidR="001A20E6" w:rsidRDefault="00000000">
            <w:pPr>
              <w:pStyle w:val="TableCellTaskDetails"/>
            </w:pPr>
            <w:r>
              <w:t>• Study - OPT-SOC/02 — 2h</w:t>
            </w:r>
          </w:p>
          <w:p w14:paraId="0F2057AB" w14:textId="77777777" w:rsidR="001A20E6" w:rsidRDefault="00000000">
            <w:pPr>
              <w:pStyle w:val="TableCellTaskBadge"/>
              <w:shd w:val="clear" w:color="auto" w:fill="E3F2FD"/>
            </w:pPr>
            <w:r>
              <w:rPr>
                <w:b/>
                <w:bCs/>
                <w:color w:val="1976D2"/>
              </w:rPr>
              <w:t>STUDY</w:t>
            </w:r>
          </w:p>
          <w:p w14:paraId="66CFFEC8" w14:textId="77777777" w:rsidR="001A20E6" w:rsidRDefault="00000000">
            <w:pPr>
              <w:pStyle w:val="TableCellTaskDetails"/>
            </w:pPr>
            <w:r>
              <w:t>• Revision - OPT-SOC/02 — 30m</w:t>
            </w:r>
          </w:p>
          <w:p w14:paraId="546E1952" w14:textId="77777777" w:rsidR="001A20E6" w:rsidRDefault="00000000">
            <w:pPr>
              <w:pStyle w:val="TableCellTaskBadge"/>
              <w:shd w:val="clear" w:color="auto" w:fill="FCE4EC"/>
            </w:pPr>
            <w:r>
              <w:rPr>
                <w:b/>
                <w:bCs/>
                <w:color w:val="C2185B"/>
              </w:rPr>
              <w:t>REVISION</w:t>
            </w:r>
          </w:p>
          <w:p w14:paraId="1ECE3063" w14:textId="77777777" w:rsidR="001A20E6" w:rsidRDefault="00000000">
            <w:pPr>
              <w:pStyle w:val="TableCellTaskDetails"/>
            </w:pPr>
            <w:r>
              <w:t>• Study - OPT-SOC/02 — 1h 30m</w:t>
            </w:r>
          </w:p>
          <w:p w14:paraId="67231862" w14:textId="77777777" w:rsidR="001A20E6" w:rsidRDefault="00000000">
            <w:pPr>
              <w:pStyle w:val="TableCellTaskBadge"/>
              <w:shd w:val="clear" w:color="auto" w:fill="E3F2FD"/>
            </w:pPr>
            <w:r>
              <w:rPr>
                <w:b/>
                <w:bCs/>
                <w:color w:val="1976D2"/>
              </w:rPr>
              <w:t>STUDY</w:t>
            </w:r>
          </w:p>
          <w:p w14:paraId="486B6050" w14:textId="77777777" w:rsidR="001A20E6" w:rsidRDefault="00000000">
            <w:pPr>
              <w:pStyle w:val="TableCellTaskDetails"/>
            </w:pPr>
            <w:r>
              <w:t>• Revision - OPT-SOC/02 — 30m</w:t>
            </w:r>
          </w:p>
          <w:p w14:paraId="5A5AA870" w14:textId="77777777" w:rsidR="001A20E6" w:rsidRDefault="00000000">
            <w:pPr>
              <w:pStyle w:val="TableCellTaskBadge"/>
              <w:shd w:val="clear" w:color="auto" w:fill="FCE4EC"/>
            </w:pPr>
            <w:r>
              <w:rPr>
                <w:b/>
                <w:bCs/>
                <w:color w:val="C2185B"/>
              </w:rPr>
              <w:t>REVISION</w:t>
            </w:r>
          </w:p>
          <w:p w14:paraId="62FCC68C" w14:textId="77777777" w:rsidR="001A20E6" w:rsidRDefault="00000000">
            <w:pPr>
              <w:pStyle w:val="TableCellTaskDetails"/>
            </w:pPr>
            <w:r>
              <w:t>• Practice - OPT-SOC/02 — 30m</w:t>
            </w:r>
          </w:p>
          <w:p w14:paraId="1659DE5A" w14:textId="77777777" w:rsidR="001A20E6" w:rsidRDefault="00000000">
            <w:pPr>
              <w:pStyle w:val="TableCellTaskBadge"/>
              <w:shd w:val="clear" w:color="auto" w:fill="E8F5E8"/>
            </w:pPr>
            <w:r>
              <w:rPr>
                <w:b/>
                <w:bCs/>
                <w:color w:val="388E3C"/>
              </w:rPr>
              <w:t>PRACTICE</w:t>
            </w:r>
          </w:p>
          <w:p w14:paraId="10B3CEFB" w14:textId="77777777" w:rsidR="001A20E6" w:rsidRDefault="00000000">
            <w:pPr>
              <w:pStyle w:val="TableCellTaskDetails"/>
            </w:pPr>
            <w:r>
              <w:t>• Study - OPT-SOC/02 — 2h</w:t>
            </w:r>
          </w:p>
          <w:p w14:paraId="5D183412" w14:textId="77777777" w:rsidR="001A20E6" w:rsidRDefault="00000000">
            <w:pPr>
              <w:pStyle w:val="TableCellTaskBadge"/>
              <w:shd w:val="clear" w:color="auto" w:fill="E3F2FD"/>
            </w:pPr>
            <w:r>
              <w:rPr>
                <w:b/>
                <w:bCs/>
                <w:color w:val="1976D2"/>
              </w:rPr>
              <w:t>STUDY</w:t>
            </w:r>
          </w:p>
          <w:p w14:paraId="04927BEC" w14:textId="77777777" w:rsidR="001A20E6" w:rsidRDefault="00000000">
            <w:pPr>
              <w:pStyle w:val="TableCellTaskDetails"/>
            </w:pPr>
            <w:r>
              <w:t>• Revision - OPT-SOC/02 — 30m</w:t>
            </w:r>
          </w:p>
          <w:p w14:paraId="02A8B6FF" w14:textId="77777777" w:rsidR="001A20E6" w:rsidRDefault="00000000">
            <w:pPr>
              <w:pStyle w:val="TableCellTaskBadge"/>
              <w:shd w:val="clear" w:color="auto" w:fill="FCE4EC"/>
            </w:pPr>
            <w:r>
              <w:rPr>
                <w:b/>
                <w:bCs/>
                <w:color w:val="C2185B"/>
              </w:rPr>
              <w:t>REVISION</w:t>
            </w:r>
          </w:p>
        </w:tc>
        <w:tc>
          <w:tcPr>
            <w:tcW w:w="700" w:type="pct"/>
            <w:shd w:val="clear" w:color="auto" w:fill="FFF3E0"/>
            <w:tcMar>
              <w:top w:w="150" w:type="dxa"/>
              <w:left w:w="100" w:type="dxa"/>
              <w:bottom w:w="150" w:type="dxa"/>
              <w:right w:w="100" w:type="dxa"/>
            </w:tcMar>
          </w:tcPr>
          <w:p w14:paraId="1D811933" w14:textId="77777777" w:rsidR="001A20E6" w:rsidRDefault="001A20E6"/>
        </w:tc>
      </w:tr>
      <w:tr w:rsidR="001A20E6" w14:paraId="7E2CD5E3" w14:textId="77777777">
        <w:tc>
          <w:tcPr>
            <w:tcW w:w="700" w:type="pct"/>
            <w:shd w:val="clear" w:color="auto" w:fill="FCE7F3"/>
            <w:tcMar>
              <w:top w:w="150" w:type="dxa"/>
              <w:left w:w="100" w:type="dxa"/>
              <w:bottom w:w="150" w:type="dxa"/>
              <w:right w:w="100" w:type="dxa"/>
            </w:tcMar>
          </w:tcPr>
          <w:p w14:paraId="187ABAB8" w14:textId="77777777" w:rsidR="001A20E6" w:rsidRDefault="00000000">
            <w:pPr>
              <w:pStyle w:val="TableCellTaskSubject"/>
            </w:pPr>
            <w:r>
              <w:t>History-Ancient</w:t>
            </w:r>
          </w:p>
          <w:p w14:paraId="3759F2B2" w14:textId="77777777" w:rsidR="001A20E6" w:rsidRDefault="00000000">
            <w:pPr>
              <w:pStyle w:val="TableCellTaskDetails"/>
            </w:pPr>
            <w:r>
              <w:t>• Test - TEST — 3h</w:t>
            </w:r>
          </w:p>
          <w:p w14:paraId="10C065F1" w14:textId="77777777" w:rsidR="001A20E6" w:rsidRDefault="00000000">
            <w:pPr>
              <w:pStyle w:val="TableCellTaskBadge"/>
              <w:shd w:val="clear" w:color="auto" w:fill="FFF3E0"/>
            </w:pPr>
            <w:r>
              <w:rPr>
                <w:b/>
                <w:bCs/>
                <w:color w:val="F57C00"/>
              </w:rPr>
              <w:t>TEST</w:t>
            </w:r>
          </w:p>
        </w:tc>
        <w:tc>
          <w:tcPr>
            <w:tcW w:w="700" w:type="pct"/>
            <w:shd w:val="clear" w:color="auto" w:fill="FCE7F3"/>
            <w:tcMar>
              <w:top w:w="150" w:type="dxa"/>
              <w:left w:w="100" w:type="dxa"/>
              <w:bottom w:w="150" w:type="dxa"/>
              <w:right w:w="100" w:type="dxa"/>
            </w:tcMar>
          </w:tcPr>
          <w:p w14:paraId="401388C5" w14:textId="77777777" w:rsidR="001A20E6" w:rsidRDefault="00000000">
            <w:pPr>
              <w:pStyle w:val="TableCellTaskSubject"/>
            </w:pPr>
            <w:r>
              <w:t>History-Ancient</w:t>
            </w:r>
          </w:p>
          <w:p w14:paraId="4872CC93" w14:textId="77777777" w:rsidR="001A20E6" w:rsidRDefault="00000000">
            <w:pPr>
              <w:pStyle w:val="TableCellTaskDetails"/>
            </w:pPr>
            <w:r>
              <w:t>• Study - Mauryan Empire (H01/04) — 30m</w:t>
            </w:r>
          </w:p>
          <w:p w14:paraId="771F0987" w14:textId="77777777" w:rsidR="001A20E6" w:rsidRDefault="00000000">
            <w:pPr>
              <w:pStyle w:val="TableCellTaskBadge"/>
              <w:shd w:val="clear" w:color="auto" w:fill="E3F2FD"/>
            </w:pPr>
            <w:r>
              <w:rPr>
                <w:b/>
                <w:bCs/>
                <w:color w:val="1976D2"/>
              </w:rPr>
              <w:t>STUDY</w:t>
            </w:r>
          </w:p>
          <w:p w14:paraId="7CBD6FFC" w14:textId="77777777" w:rsidR="001A20E6" w:rsidRDefault="00000000">
            <w:pPr>
              <w:pStyle w:val="TableCellTaskDetails"/>
            </w:pPr>
            <w:r>
              <w:t>• Study - Post-Mauryan (H01/05) — 30m</w:t>
            </w:r>
          </w:p>
          <w:p w14:paraId="0A7DFEA0" w14:textId="77777777" w:rsidR="001A20E6" w:rsidRDefault="00000000">
            <w:pPr>
              <w:pStyle w:val="TableCellTaskBadge"/>
              <w:shd w:val="clear" w:color="auto" w:fill="E3F2FD"/>
            </w:pPr>
            <w:r>
              <w:rPr>
                <w:b/>
                <w:bCs/>
                <w:color w:val="1976D2"/>
              </w:rPr>
              <w:t>STUDY</w:t>
            </w:r>
          </w:p>
          <w:p w14:paraId="1E9DFF24" w14:textId="77777777" w:rsidR="001A20E6" w:rsidRDefault="00000000">
            <w:pPr>
              <w:pStyle w:val="TableCellTaskDetails"/>
            </w:pPr>
            <w:r>
              <w:t>• Study - Satavahanas (H01/06) — 30m</w:t>
            </w:r>
          </w:p>
          <w:p w14:paraId="2E51D8B4" w14:textId="77777777" w:rsidR="001A20E6" w:rsidRDefault="00000000">
            <w:pPr>
              <w:pStyle w:val="TableCellTaskBadge"/>
              <w:shd w:val="clear" w:color="auto" w:fill="E3F2FD"/>
            </w:pPr>
            <w:r>
              <w:rPr>
                <w:b/>
                <w:bCs/>
                <w:color w:val="1976D2"/>
              </w:rPr>
              <w:t>STUDY</w:t>
            </w:r>
          </w:p>
          <w:p w14:paraId="14F335F4" w14:textId="77777777" w:rsidR="001A20E6" w:rsidRDefault="00000000">
            <w:pPr>
              <w:pStyle w:val="TableCellTaskDetails"/>
            </w:pPr>
            <w:r>
              <w:t>• Study - Guptas (H01/07) — 30m</w:t>
            </w:r>
          </w:p>
          <w:p w14:paraId="51698CD5" w14:textId="77777777" w:rsidR="001A20E6" w:rsidRDefault="00000000">
            <w:pPr>
              <w:pStyle w:val="TableCellTaskBadge"/>
              <w:shd w:val="clear" w:color="auto" w:fill="E3F2FD"/>
            </w:pPr>
            <w:r>
              <w:rPr>
                <w:b/>
                <w:bCs/>
                <w:color w:val="1976D2"/>
              </w:rPr>
              <w:t>STUDY</w:t>
            </w:r>
          </w:p>
          <w:p w14:paraId="594CB440" w14:textId="77777777" w:rsidR="001A20E6" w:rsidRDefault="00000000">
            <w:pPr>
              <w:pStyle w:val="TableCellTaskDetails"/>
            </w:pPr>
            <w:r>
              <w:t>• Revision - Pre-historic cultures (H01/01) — 30m</w:t>
            </w:r>
          </w:p>
          <w:p w14:paraId="6EABD22A"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50AA8A12" w14:textId="77777777" w:rsidR="001A20E6" w:rsidRDefault="00000000">
            <w:pPr>
              <w:pStyle w:val="TableCellTaskSubject"/>
            </w:pPr>
            <w:r>
              <w:t>History-Medieval</w:t>
            </w:r>
          </w:p>
          <w:p w14:paraId="397FB546" w14:textId="77777777" w:rsidR="001A20E6" w:rsidRDefault="00000000">
            <w:pPr>
              <w:pStyle w:val="TableCellTaskDetails"/>
            </w:pPr>
            <w:r>
              <w:t>• Study - Broad / Overlap (H02/00) — 30m</w:t>
            </w:r>
          </w:p>
          <w:p w14:paraId="735A0502" w14:textId="77777777" w:rsidR="001A20E6" w:rsidRDefault="00000000">
            <w:pPr>
              <w:pStyle w:val="TableCellTaskBadge"/>
              <w:shd w:val="clear" w:color="auto" w:fill="E3F2FD"/>
            </w:pPr>
            <w:r>
              <w:rPr>
                <w:b/>
                <w:bCs/>
                <w:color w:val="1976D2"/>
              </w:rPr>
              <w:t>STUDY</w:t>
            </w:r>
          </w:p>
          <w:p w14:paraId="5F7F21F9" w14:textId="77777777" w:rsidR="001A20E6" w:rsidRDefault="00000000">
            <w:pPr>
              <w:pStyle w:val="TableCellTaskDetails"/>
            </w:pPr>
            <w:r>
              <w:t>• Study - Advent of Islam (H02/01) — 30m</w:t>
            </w:r>
          </w:p>
          <w:p w14:paraId="2B473E3A" w14:textId="77777777" w:rsidR="001A20E6" w:rsidRDefault="00000000">
            <w:pPr>
              <w:pStyle w:val="TableCellTaskBadge"/>
              <w:shd w:val="clear" w:color="auto" w:fill="E3F2FD"/>
            </w:pPr>
            <w:r>
              <w:rPr>
                <w:b/>
                <w:bCs/>
                <w:color w:val="1976D2"/>
              </w:rPr>
              <w:t>STUDY</w:t>
            </w:r>
          </w:p>
          <w:p w14:paraId="672AF8B5" w14:textId="77777777" w:rsidR="001A20E6" w:rsidRDefault="00000000">
            <w:pPr>
              <w:pStyle w:val="TableCellTaskDetails"/>
            </w:pPr>
            <w:r>
              <w:t>• Study - Tripartite Struggle (H02/02) — 30m</w:t>
            </w:r>
          </w:p>
          <w:p w14:paraId="76941616" w14:textId="77777777" w:rsidR="001A20E6" w:rsidRDefault="00000000">
            <w:pPr>
              <w:pStyle w:val="TableCellTaskBadge"/>
              <w:shd w:val="clear" w:color="auto" w:fill="E3F2FD"/>
            </w:pPr>
            <w:r>
              <w:rPr>
                <w:b/>
                <w:bCs/>
                <w:color w:val="1976D2"/>
              </w:rPr>
              <w:t>STUDY</w:t>
            </w:r>
          </w:p>
          <w:p w14:paraId="2A203E22" w14:textId="77777777" w:rsidR="001A20E6" w:rsidRDefault="00000000">
            <w:pPr>
              <w:pStyle w:val="TableCellTaskDetails"/>
            </w:pPr>
            <w:r>
              <w:t>• Study - Imperial Cholas (H02/03) — 30m</w:t>
            </w:r>
          </w:p>
          <w:p w14:paraId="31FC66A9" w14:textId="77777777" w:rsidR="001A20E6" w:rsidRDefault="00000000">
            <w:pPr>
              <w:pStyle w:val="TableCellTaskBadge"/>
              <w:shd w:val="clear" w:color="auto" w:fill="E3F2FD"/>
            </w:pPr>
            <w:r>
              <w:rPr>
                <w:b/>
                <w:bCs/>
                <w:color w:val="1976D2"/>
              </w:rPr>
              <w:t>STUDY</w:t>
            </w:r>
          </w:p>
          <w:p w14:paraId="3AFB1FBC" w14:textId="77777777" w:rsidR="001A20E6" w:rsidRDefault="00000000">
            <w:pPr>
              <w:pStyle w:val="TableCellTaskDetails"/>
            </w:pPr>
            <w:r>
              <w:t>• Revision - Broad / Overlap (H02/00) — 30m</w:t>
            </w:r>
          </w:p>
          <w:p w14:paraId="4EFD4DEE"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66A38D1C" w14:textId="77777777" w:rsidR="001A20E6" w:rsidRDefault="00000000">
            <w:pPr>
              <w:pStyle w:val="TableCellTaskSubject"/>
            </w:pPr>
            <w:r>
              <w:t>History-Medieval</w:t>
            </w:r>
          </w:p>
          <w:p w14:paraId="2B69495C" w14:textId="77777777" w:rsidR="001A20E6" w:rsidRDefault="00000000">
            <w:pPr>
              <w:pStyle w:val="TableCellTaskDetails"/>
            </w:pPr>
            <w:r>
              <w:t>• Study - Delhi Sultanate (H02/04) — 30m</w:t>
            </w:r>
          </w:p>
          <w:p w14:paraId="01300E44" w14:textId="77777777" w:rsidR="001A20E6" w:rsidRDefault="00000000">
            <w:pPr>
              <w:pStyle w:val="TableCellTaskBadge"/>
              <w:shd w:val="clear" w:color="auto" w:fill="E3F2FD"/>
            </w:pPr>
            <w:r>
              <w:rPr>
                <w:b/>
                <w:bCs/>
                <w:color w:val="1976D2"/>
              </w:rPr>
              <w:t>STUDY</w:t>
            </w:r>
          </w:p>
          <w:p w14:paraId="2B9FF0E4" w14:textId="77777777" w:rsidR="001A20E6" w:rsidRDefault="00000000">
            <w:pPr>
              <w:pStyle w:val="TableCellTaskDetails"/>
            </w:pPr>
            <w:r>
              <w:t>• Study - Mughals (H02/05) — 30m</w:t>
            </w:r>
          </w:p>
          <w:p w14:paraId="31E9186C" w14:textId="77777777" w:rsidR="001A20E6" w:rsidRDefault="00000000">
            <w:pPr>
              <w:pStyle w:val="TableCellTaskBadge"/>
              <w:shd w:val="clear" w:color="auto" w:fill="E3F2FD"/>
            </w:pPr>
            <w:r>
              <w:rPr>
                <w:b/>
                <w:bCs/>
                <w:color w:val="1976D2"/>
              </w:rPr>
              <w:t>STUDY</w:t>
            </w:r>
          </w:p>
          <w:p w14:paraId="565AB20D" w14:textId="77777777" w:rsidR="001A20E6" w:rsidRDefault="00000000">
            <w:pPr>
              <w:pStyle w:val="TableCellTaskDetails"/>
            </w:pPr>
            <w:r>
              <w:t>• Study - Bhakti and Sufi movement (H02/06) — 30m</w:t>
            </w:r>
          </w:p>
          <w:p w14:paraId="706D7180" w14:textId="77777777" w:rsidR="001A20E6" w:rsidRDefault="00000000">
            <w:pPr>
              <w:pStyle w:val="TableCellTaskBadge"/>
              <w:shd w:val="clear" w:color="auto" w:fill="E3F2FD"/>
            </w:pPr>
            <w:r>
              <w:rPr>
                <w:b/>
                <w:bCs/>
                <w:color w:val="1976D2"/>
              </w:rPr>
              <w:t>STUDY</w:t>
            </w:r>
          </w:p>
          <w:p w14:paraId="31A83CC1" w14:textId="77777777" w:rsidR="001A20E6" w:rsidRDefault="00000000">
            <w:pPr>
              <w:pStyle w:val="TableCellTaskDetails"/>
            </w:pPr>
            <w:r>
              <w:t>• Study - Vijayanagar Empire (H02/07) — 30m</w:t>
            </w:r>
          </w:p>
          <w:p w14:paraId="1E2F7854" w14:textId="77777777" w:rsidR="001A20E6" w:rsidRDefault="00000000">
            <w:pPr>
              <w:pStyle w:val="TableCellTaskBadge"/>
              <w:shd w:val="clear" w:color="auto" w:fill="E3F2FD"/>
            </w:pPr>
            <w:r>
              <w:rPr>
                <w:b/>
                <w:bCs/>
                <w:color w:val="1976D2"/>
              </w:rPr>
              <w:t>STUDY</w:t>
            </w:r>
          </w:p>
          <w:p w14:paraId="1E27FB8B" w14:textId="77777777" w:rsidR="001A20E6" w:rsidRDefault="00000000">
            <w:pPr>
              <w:pStyle w:val="TableCellTaskDetails"/>
            </w:pPr>
            <w:r>
              <w:t>• Revision - Advent of Islam (H02/01) — 30m</w:t>
            </w:r>
          </w:p>
          <w:p w14:paraId="7EE9D2D7" w14:textId="77777777" w:rsidR="001A20E6" w:rsidRDefault="00000000">
            <w:pPr>
              <w:pStyle w:val="TableCellTaskBadge"/>
              <w:shd w:val="clear" w:color="auto" w:fill="FCE4EC"/>
            </w:pPr>
            <w:r>
              <w:rPr>
                <w:b/>
                <w:bCs/>
                <w:color w:val="C2185B"/>
              </w:rPr>
              <w:t>REVISION</w:t>
            </w:r>
          </w:p>
        </w:tc>
        <w:tc>
          <w:tcPr>
            <w:tcW w:w="700" w:type="pct"/>
            <w:shd w:val="clear" w:color="auto" w:fill="FCE7F3"/>
            <w:tcMar>
              <w:top w:w="150" w:type="dxa"/>
              <w:left w:w="100" w:type="dxa"/>
              <w:bottom w:w="150" w:type="dxa"/>
              <w:right w:w="100" w:type="dxa"/>
            </w:tcMar>
          </w:tcPr>
          <w:p w14:paraId="6B4A9004" w14:textId="77777777" w:rsidR="001A20E6" w:rsidRDefault="001A20E6"/>
        </w:tc>
        <w:tc>
          <w:tcPr>
            <w:tcW w:w="700" w:type="pct"/>
            <w:shd w:val="clear" w:color="auto" w:fill="FCE7F3"/>
            <w:tcMar>
              <w:top w:w="150" w:type="dxa"/>
              <w:left w:w="100" w:type="dxa"/>
              <w:bottom w:w="150" w:type="dxa"/>
              <w:right w:w="100" w:type="dxa"/>
            </w:tcMar>
          </w:tcPr>
          <w:p w14:paraId="2683EAB5" w14:textId="77777777" w:rsidR="001A20E6" w:rsidRDefault="00000000">
            <w:pPr>
              <w:pStyle w:val="TableCellTaskSubject"/>
            </w:pPr>
            <w:r>
              <w:t>History-Ancient</w:t>
            </w:r>
          </w:p>
          <w:p w14:paraId="2DCFE1F8" w14:textId="77777777" w:rsidR="001A20E6" w:rsidRDefault="00000000">
            <w:pPr>
              <w:pStyle w:val="TableCellTaskDetails"/>
            </w:pPr>
            <w:r>
              <w:t>• Study - Broad / Overlap (H01/00) — 30m</w:t>
            </w:r>
          </w:p>
          <w:p w14:paraId="1B1CB41F" w14:textId="77777777" w:rsidR="001A20E6" w:rsidRDefault="00000000">
            <w:pPr>
              <w:pStyle w:val="TableCellTaskBadge"/>
              <w:shd w:val="clear" w:color="auto" w:fill="E3F2FD"/>
            </w:pPr>
            <w:r>
              <w:rPr>
                <w:b/>
                <w:bCs/>
                <w:color w:val="1976D2"/>
              </w:rPr>
              <w:t>STUDY</w:t>
            </w:r>
          </w:p>
          <w:p w14:paraId="3736D89D" w14:textId="77777777" w:rsidR="001A20E6" w:rsidRDefault="00000000">
            <w:pPr>
              <w:pStyle w:val="TableCellTaskDetails"/>
            </w:pPr>
            <w:r>
              <w:t>• Revision - Broad / Overlap (H01/00) — 30m</w:t>
            </w:r>
          </w:p>
          <w:p w14:paraId="4E20C039" w14:textId="77777777" w:rsidR="001A20E6" w:rsidRDefault="00000000">
            <w:pPr>
              <w:pStyle w:val="TableCellTaskBadge"/>
              <w:shd w:val="clear" w:color="auto" w:fill="FCE4EC"/>
            </w:pPr>
            <w:r>
              <w:rPr>
                <w:b/>
                <w:bCs/>
                <w:color w:val="C2185B"/>
              </w:rPr>
              <w:t>REVISION</w:t>
            </w:r>
          </w:p>
          <w:p w14:paraId="597B2598" w14:textId="77777777" w:rsidR="001A20E6" w:rsidRDefault="00000000">
            <w:pPr>
              <w:pStyle w:val="TableCellTaskDetails"/>
            </w:pPr>
            <w:r>
              <w:t>• Revision - Pre-historic cultures (H01/01) — 30m</w:t>
            </w:r>
          </w:p>
          <w:p w14:paraId="645E1EB8" w14:textId="77777777" w:rsidR="001A20E6" w:rsidRDefault="00000000">
            <w:pPr>
              <w:pStyle w:val="TableCellTaskBadge"/>
              <w:shd w:val="clear" w:color="auto" w:fill="FCE4EC"/>
            </w:pPr>
            <w:r>
              <w:rPr>
                <w:b/>
                <w:bCs/>
                <w:color w:val="C2185B"/>
              </w:rPr>
              <w:t>REVISION</w:t>
            </w:r>
          </w:p>
          <w:p w14:paraId="09CD6545" w14:textId="77777777" w:rsidR="001A20E6" w:rsidRDefault="00000000">
            <w:pPr>
              <w:pStyle w:val="TableCellTaskDetails"/>
            </w:pPr>
            <w:r>
              <w:t>• Practice - Broad / Overlap (H01/00) — 30m</w:t>
            </w:r>
          </w:p>
          <w:p w14:paraId="27B2B52D" w14:textId="77777777" w:rsidR="001A20E6" w:rsidRDefault="00000000">
            <w:pPr>
              <w:pStyle w:val="TableCellTaskBadge"/>
              <w:shd w:val="clear" w:color="auto" w:fill="E8F5E8"/>
            </w:pPr>
            <w:r>
              <w:rPr>
                <w:b/>
                <w:bCs/>
                <w:color w:val="388E3C"/>
              </w:rPr>
              <w:t>PRACTICE</w:t>
            </w:r>
          </w:p>
          <w:p w14:paraId="0DDD402A" w14:textId="77777777" w:rsidR="001A20E6" w:rsidRDefault="00000000">
            <w:pPr>
              <w:pStyle w:val="TableCellTaskDetails"/>
            </w:pPr>
            <w:r>
              <w:t>• Practice - Pre-historic cultures (H01/01) — 30m</w:t>
            </w:r>
          </w:p>
          <w:p w14:paraId="7BF3434D"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3E69DC15" w14:textId="77777777" w:rsidR="001A20E6" w:rsidRDefault="001A20E6"/>
        </w:tc>
      </w:tr>
    </w:tbl>
    <w:p w14:paraId="19165184" w14:textId="77777777" w:rsidR="001A20E6" w:rsidRDefault="001A20E6">
      <w:pPr>
        <w:spacing w:after="400"/>
      </w:pPr>
    </w:p>
    <w:p w14:paraId="0841E596" w14:textId="77777777" w:rsidR="001A20E6" w:rsidRDefault="00000000">
      <w:pPr>
        <w:pStyle w:val="ResourceTitle"/>
      </w:pPr>
      <w:r>
        <w:t>📚 Resources for Dec 27 - Jan 02</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0F3E34E0" w14:textId="77777777">
        <w:tc>
          <w:tcPr>
            <w:tcW w:w="1650" w:type="pct"/>
            <w:tcBorders>
              <w:bottom w:val="single" w:sz="2" w:space="0" w:color="D1D5DB"/>
              <w:right w:val="single" w:sz="2" w:space="0" w:color="D1D5DB"/>
            </w:tcBorders>
            <w:tcMar>
              <w:top w:w="200" w:type="dxa"/>
              <w:left w:w="150" w:type="dxa"/>
              <w:bottom w:w="200" w:type="dxa"/>
              <w:right w:w="150" w:type="dxa"/>
            </w:tcMar>
          </w:tcPr>
          <w:p w14:paraId="63115A8C" w14:textId="77777777" w:rsidR="001A20E6" w:rsidRDefault="00000000">
            <w:pPr>
              <w:pStyle w:val="TableCellSubjectName"/>
            </w:pPr>
            <w:r>
              <w:t>Sociology</w:t>
            </w:r>
          </w:p>
          <w:p w14:paraId="2BCB8966" w14:textId="77777777" w:rsidR="001A20E6" w:rsidRDefault="00000000">
            <w:pPr>
              <w:pStyle w:val="TableCellCategoryTitle"/>
            </w:pPr>
            <w:r>
              <w:t>📝 Practice Materials</w:t>
            </w:r>
          </w:p>
          <w:p w14:paraId="3A62CE0B" w14:textId="77777777" w:rsidR="001A20E6" w:rsidRDefault="00000000">
            <w:pPr>
              <w:pStyle w:val="TableCellResourceItem"/>
            </w:pPr>
            <w:r>
              <w:t>• La Excellence Sociology Material</w:t>
            </w:r>
          </w:p>
          <w:p w14:paraId="7B875A7A" w14:textId="77777777" w:rsidR="001A20E6" w:rsidRDefault="00000000">
            <w:pPr>
              <w:pStyle w:val="TableCellResourceItem"/>
            </w:pPr>
            <w:r>
              <w:t>• Mains RRP + Prelims RRP</w:t>
            </w:r>
          </w:p>
          <w:p w14:paraId="12A6FC66" w14:textId="77777777" w:rsidR="001A20E6" w:rsidRDefault="00000000">
            <w:pPr>
              <w:pStyle w:val="TableCellResourceItem"/>
            </w:pPr>
            <w:r>
              <w:t>• Prelims &amp; Mains Workbooks</w:t>
            </w:r>
          </w:p>
          <w:p w14:paraId="2B2D951F" w14:textId="77777777" w:rsidR="001A20E6" w:rsidRDefault="00000000">
            <w:pPr>
              <w:pStyle w:val="TableCellResourceItem"/>
            </w:pPr>
            <w:r>
              <w:t>• Previous Year Question Papers</w:t>
            </w:r>
          </w:p>
          <w:p w14:paraId="0EBE855B" w14:textId="77777777" w:rsidR="001A20E6" w:rsidRDefault="00000000">
            <w:pPr>
              <w:pStyle w:val="TableCellResourceItem"/>
            </w:pPr>
            <w:r>
              <w:t>• Mock Tests</w:t>
            </w:r>
          </w:p>
          <w:p w14:paraId="3E0EA549" w14:textId="77777777" w:rsidR="001A20E6" w:rsidRDefault="00000000">
            <w:pPr>
              <w:pStyle w:val="TableCellResourceItem"/>
            </w:pPr>
            <w:r>
              <w:t>• La Excellence Indian Society Material</w:t>
            </w:r>
          </w:p>
          <w:p w14:paraId="52E7C852" w14:textId="77777777" w:rsidR="001A20E6" w:rsidRDefault="00000000">
            <w:pPr>
              <w:pStyle w:val="TableCellResourceItem"/>
            </w:pPr>
            <w:r>
              <w:t>• Mains Workbook - Paper I</w:t>
            </w:r>
          </w:p>
          <w:p w14:paraId="20FCD3B9" w14:textId="77777777" w:rsidR="001A20E6" w:rsidRDefault="00000000">
            <w:pPr>
              <w:pStyle w:val="TableCellResourceItem"/>
            </w:pPr>
            <w:r>
              <w:t>• La Excellence Social Change Material</w:t>
            </w:r>
          </w:p>
          <w:p w14:paraId="1E532332" w14:textId="77777777" w:rsidR="001A20E6" w:rsidRDefault="00000000">
            <w:pPr>
              <w:pStyle w:val="TableCellResourceItem"/>
            </w:pPr>
            <w:r>
              <w:t>• Mains Workbook - Paper II</w:t>
            </w:r>
          </w:p>
          <w:p w14:paraId="7679F779" w14:textId="77777777" w:rsidR="001A20E6" w:rsidRDefault="00000000">
            <w:pPr>
              <w:pStyle w:val="TableCellResourceItem"/>
            </w:pPr>
            <w:r>
              <w:t>• La Excellence Sociology of Religion Material</w:t>
            </w:r>
          </w:p>
          <w:p w14:paraId="4017D3A5" w14:textId="77777777" w:rsidR="001A20E6" w:rsidRDefault="00000000">
            <w:pPr>
              <w:pStyle w:val="TableCellResourceItem"/>
            </w:pPr>
            <w:r>
              <w:t>• Mains Workbook</w:t>
            </w:r>
          </w:p>
          <w:p w14:paraId="6D1F2FFD" w14:textId="77777777" w:rsidR="001A20E6" w:rsidRDefault="00000000">
            <w:pPr>
              <w:pStyle w:val="TableCellResourceItem"/>
            </w:pPr>
            <w:r>
              <w:t>• La Excellence Sociology of Education Material</w:t>
            </w:r>
          </w:p>
          <w:p w14:paraId="6080EEF3" w14:textId="77777777" w:rsidR="001A20E6" w:rsidRDefault="00000000">
            <w:pPr>
              <w:pStyle w:val="TableCellResourceItem"/>
            </w:pPr>
            <w:r>
              <w:t>• Mains Workbook</w:t>
            </w:r>
          </w:p>
          <w:p w14:paraId="4D5BCBA6" w14:textId="77777777" w:rsidR="001A20E6" w:rsidRDefault="00000000">
            <w:pPr>
              <w:pStyle w:val="TableCellResourceItem"/>
            </w:pPr>
            <w:r>
              <w:t>• La Excellence Social Stratification Material</w:t>
            </w:r>
          </w:p>
          <w:p w14:paraId="55A0844F" w14:textId="77777777" w:rsidR="001A20E6" w:rsidRDefault="00000000">
            <w:pPr>
              <w:pStyle w:val="TableCellResourceItem"/>
            </w:pPr>
            <w:r>
              <w:t>• Mains Workbook</w:t>
            </w:r>
          </w:p>
          <w:p w14:paraId="0A009ED9" w14:textId="77777777" w:rsidR="001A20E6" w:rsidRDefault="00000000">
            <w:pPr>
              <w:pStyle w:val="TableCellResourceItem"/>
            </w:pPr>
            <w:r>
              <w:t>• La Excellence Gender Studies Material</w:t>
            </w:r>
          </w:p>
          <w:p w14:paraId="54DA9DA2" w14:textId="77777777" w:rsidR="001A20E6" w:rsidRDefault="00000000">
            <w:pPr>
              <w:pStyle w:val="TableCellResourceItem"/>
            </w:pPr>
            <w:r>
              <w:t>• Mains Workbook</w:t>
            </w:r>
          </w:p>
          <w:p w14:paraId="61DE2F89" w14:textId="77777777" w:rsidR="001A20E6" w:rsidRDefault="00000000">
            <w:pPr>
              <w:pStyle w:val="TableCellResourceItem"/>
            </w:pPr>
            <w:r>
              <w:t>• La Excellence Urban Sociology Material</w:t>
            </w:r>
          </w:p>
          <w:p w14:paraId="23D272E3" w14:textId="77777777" w:rsidR="001A20E6" w:rsidRDefault="00000000">
            <w:pPr>
              <w:pStyle w:val="TableCellResourceItem"/>
            </w:pPr>
            <w:r>
              <w:t>• Mains Workbook</w:t>
            </w:r>
          </w:p>
          <w:p w14:paraId="5B8E3951" w14:textId="77777777" w:rsidR="001A20E6" w:rsidRDefault="00000000">
            <w:pPr>
              <w:pStyle w:val="TableCellResourceItem"/>
            </w:pPr>
            <w:r>
              <w:t>• La Excellence Rural Sociology Material</w:t>
            </w:r>
          </w:p>
          <w:p w14:paraId="7A39C3DF" w14:textId="77777777" w:rsidR="001A20E6" w:rsidRDefault="00000000">
            <w:pPr>
              <w:pStyle w:val="TableCellResourceItem"/>
            </w:pPr>
            <w:r>
              <w:t>• Mains Workbook</w:t>
            </w:r>
          </w:p>
          <w:p w14:paraId="151C2DFD" w14:textId="77777777" w:rsidR="001A20E6" w:rsidRDefault="00000000">
            <w:pPr>
              <w:pStyle w:val="TableCellResourceItem"/>
            </w:pPr>
            <w:r>
              <w:t>• La Excellence Social Movements Material</w:t>
            </w:r>
          </w:p>
          <w:p w14:paraId="751CECA4" w14:textId="77777777" w:rsidR="001A20E6" w:rsidRDefault="00000000">
            <w:pPr>
              <w:pStyle w:val="TableCellResourceItem"/>
            </w:pPr>
            <w:r>
              <w:t>• Mains Workbook</w:t>
            </w:r>
          </w:p>
          <w:p w14:paraId="71AF5672" w14:textId="77777777" w:rsidR="001A20E6" w:rsidRDefault="00000000">
            <w:pPr>
              <w:pStyle w:val="TableCellResourceItem"/>
            </w:pPr>
            <w:r>
              <w:t>• La Excellence Sociology of Health Material</w:t>
            </w:r>
          </w:p>
          <w:p w14:paraId="6E9451D1" w14:textId="77777777" w:rsidR="001A20E6" w:rsidRDefault="00000000">
            <w:pPr>
              <w:pStyle w:val="TableCellResourceItem"/>
            </w:pPr>
            <w:r>
              <w:t>• Mains Workbook</w:t>
            </w:r>
          </w:p>
          <w:p w14:paraId="4B13A940" w14:textId="77777777" w:rsidR="001A20E6" w:rsidRDefault="00000000">
            <w:pPr>
              <w:pStyle w:val="TableCellResourceItem"/>
            </w:pPr>
            <w:r>
              <w:t>• La Excellence Sociology of Law Material</w:t>
            </w:r>
          </w:p>
          <w:p w14:paraId="4C50CC7F" w14:textId="77777777" w:rsidR="001A20E6" w:rsidRDefault="00000000">
            <w:pPr>
              <w:pStyle w:val="TableCellResourceItem"/>
            </w:pPr>
            <w:r>
              <w:t>• Mains Workbook</w:t>
            </w:r>
          </w:p>
          <w:p w14:paraId="52C21295" w14:textId="77777777" w:rsidR="001A20E6" w:rsidRDefault="00000000">
            <w:pPr>
              <w:pStyle w:val="TableCellResourceItem"/>
            </w:pPr>
            <w:r>
              <w:t>• La Excellence Sociology of Media Material</w:t>
            </w:r>
          </w:p>
          <w:p w14:paraId="7A4FADED" w14:textId="77777777" w:rsidR="001A20E6" w:rsidRDefault="00000000">
            <w:pPr>
              <w:pStyle w:val="TableCellResourceItem"/>
            </w:pPr>
            <w:r>
              <w:t>• Mains Workbook</w:t>
            </w:r>
          </w:p>
          <w:p w14:paraId="5DD04818" w14:textId="77777777" w:rsidR="001A20E6" w:rsidRDefault="00000000">
            <w:pPr>
              <w:pStyle w:val="TableCellResourceItem"/>
            </w:pPr>
            <w:r>
              <w:t>• La Excellence Sociology of Science Material</w:t>
            </w:r>
          </w:p>
          <w:p w14:paraId="1A6AA93F" w14:textId="77777777" w:rsidR="001A20E6" w:rsidRDefault="00000000">
            <w:pPr>
              <w:pStyle w:val="TableCellResourceItem"/>
            </w:pPr>
            <w:r>
              <w:t>• Mains Workbook</w:t>
            </w:r>
          </w:p>
          <w:p w14:paraId="08EB9847" w14:textId="77777777" w:rsidR="001A20E6" w:rsidRDefault="00000000">
            <w:pPr>
              <w:pStyle w:val="TableCellResourceItem"/>
            </w:pPr>
            <w:r>
              <w:t>• La Excellence Sociology of Environment Material</w:t>
            </w:r>
          </w:p>
          <w:p w14:paraId="513D8CB8" w14:textId="77777777" w:rsidR="001A20E6" w:rsidRDefault="00000000">
            <w:pPr>
              <w:pStyle w:val="TableCellResourceItem"/>
            </w:pPr>
            <w:r>
              <w:t>• Mains Workbook</w:t>
            </w:r>
          </w:p>
          <w:p w14:paraId="414C6023" w14:textId="77777777" w:rsidR="001A20E6" w:rsidRDefault="00000000">
            <w:pPr>
              <w:pStyle w:val="TableCellResourceItem"/>
            </w:pPr>
            <w:r>
              <w:t>• La Excellence Sociology of Globalization Material</w:t>
            </w:r>
          </w:p>
          <w:p w14:paraId="2A10EAC5" w14:textId="77777777" w:rsidR="001A20E6" w:rsidRDefault="00000000">
            <w:pPr>
              <w:pStyle w:val="TableCellResourceItem"/>
            </w:pPr>
            <w:r>
              <w:t>• Mains Workbook</w:t>
            </w:r>
          </w:p>
          <w:p w14:paraId="660B490D" w14:textId="77777777" w:rsidR="001A20E6" w:rsidRDefault="00000000">
            <w:pPr>
              <w:pStyle w:val="TableCellResourceItem"/>
            </w:pPr>
            <w:r>
              <w:t>• La Excellence Sociology of Work Material</w:t>
            </w:r>
          </w:p>
          <w:p w14:paraId="59FE6E7C" w14:textId="77777777" w:rsidR="001A20E6" w:rsidRDefault="00000000">
            <w:pPr>
              <w:pStyle w:val="TableCellResourceItem"/>
            </w:pPr>
            <w:r>
              <w:t>• Mains Workbook</w:t>
            </w:r>
          </w:p>
          <w:p w14:paraId="10E16111" w14:textId="77777777" w:rsidR="001A20E6" w:rsidRDefault="00000000">
            <w:pPr>
              <w:pStyle w:val="TableCellCategoryTitle"/>
            </w:pPr>
            <w:r>
              <w:t>📰 Current Affairs</w:t>
            </w:r>
          </w:p>
          <w:p w14:paraId="315590BC" w14:textId="77777777" w:rsidR="001A20E6" w:rsidRDefault="00000000">
            <w:pPr>
              <w:pStyle w:val="TableCellResourceItem"/>
            </w:pPr>
            <w:r>
              <w:t>• Indian Sociological Review</w:t>
            </w:r>
          </w:p>
          <w:p w14:paraId="3A9E41AE" w14:textId="77777777" w:rsidR="001A20E6" w:rsidRDefault="00000000">
            <w:pPr>
              <w:pStyle w:val="TableCellResourceItem"/>
            </w:pPr>
            <w:r>
              <w:t>• Economic and Political Weekly (EPW)</w:t>
            </w:r>
          </w:p>
          <w:p w14:paraId="644A91B1" w14:textId="77777777" w:rsidR="001A20E6" w:rsidRDefault="00000000">
            <w:pPr>
              <w:pStyle w:val="TableCellResourceItem"/>
            </w:pPr>
            <w:r>
              <w:t>• Newspapers (The Hindu, Indian Express - Social issues)</w:t>
            </w:r>
          </w:p>
          <w:p w14:paraId="1BC41935" w14:textId="77777777" w:rsidR="001A20E6" w:rsidRDefault="00000000">
            <w:pPr>
              <w:pStyle w:val="TableCellResourceItem"/>
            </w:pPr>
            <w:r>
              <w:t>• Yojana Magazine</w:t>
            </w:r>
          </w:p>
          <w:p w14:paraId="4D07BAEE" w14:textId="77777777" w:rsidR="001A20E6" w:rsidRDefault="00000000">
            <w:pPr>
              <w:pStyle w:val="TableCellResourceItem"/>
            </w:pPr>
            <w:r>
              <w:t>• Kurukshetra Magazine</w:t>
            </w:r>
          </w:p>
          <w:p w14:paraId="3C9B0A89" w14:textId="77777777" w:rsidR="001A20E6" w:rsidRDefault="00000000">
            <w:pPr>
              <w:pStyle w:val="TableCellResourceItem"/>
            </w:pPr>
            <w:r>
              <w:t>• Social Watch India Reports</w:t>
            </w:r>
          </w:p>
          <w:p w14:paraId="22F00DF3" w14:textId="77777777" w:rsidR="001A20E6" w:rsidRDefault="00000000">
            <w:pPr>
              <w:pStyle w:val="TableCellResourceItem"/>
            </w:pPr>
            <w:r>
              <w:t>• NSSO Reports</w:t>
            </w:r>
          </w:p>
          <w:p w14:paraId="6E53F77F" w14:textId="77777777" w:rsidR="001A20E6" w:rsidRDefault="00000000">
            <w:pPr>
              <w:pStyle w:val="TableCellResourceItem"/>
            </w:pPr>
            <w:r>
              <w:t>• NFHS Reports</w:t>
            </w:r>
          </w:p>
          <w:p w14:paraId="264AA346" w14:textId="77777777" w:rsidR="001A20E6" w:rsidRDefault="00000000">
            <w:pPr>
              <w:pStyle w:val="TableCellResourceItem"/>
            </w:pPr>
            <w:r>
              <w:t>• EPW Articles on Indian Society</w:t>
            </w:r>
          </w:p>
          <w:p w14:paraId="186669B5" w14:textId="77777777" w:rsidR="001A20E6" w:rsidRDefault="00000000">
            <w:pPr>
              <w:pStyle w:val="TableCellResourceItem"/>
            </w:pPr>
            <w:r>
              <w:t>• Census Reports</w:t>
            </w:r>
          </w:p>
          <w:p w14:paraId="2BF1FDDA" w14:textId="77777777" w:rsidR="001A20E6" w:rsidRDefault="00000000">
            <w:pPr>
              <w:pStyle w:val="TableCellResourceItem"/>
            </w:pPr>
            <w:r>
              <w:t>• Social Development Reports</w:t>
            </w:r>
          </w:p>
          <w:p w14:paraId="7DA45767" w14:textId="77777777" w:rsidR="001A20E6" w:rsidRDefault="00000000">
            <w:pPr>
              <w:pStyle w:val="TableCellResourceItem"/>
            </w:pPr>
            <w:r>
              <w:t>• Planning Commission Reports</w:t>
            </w:r>
          </w:p>
          <w:p w14:paraId="24BA0800" w14:textId="77777777" w:rsidR="001A20E6" w:rsidRDefault="00000000">
            <w:pPr>
              <w:pStyle w:val="TableCellResourceItem"/>
            </w:pPr>
            <w:r>
              <w:t>• NITI Aayog Reports</w:t>
            </w:r>
          </w:p>
          <w:p w14:paraId="0FD1ABF7" w14:textId="77777777" w:rsidR="001A20E6" w:rsidRDefault="00000000">
            <w:pPr>
              <w:pStyle w:val="TableCellResourceItem"/>
            </w:pPr>
            <w:r>
              <w:t>• World Bank Reports on India</w:t>
            </w:r>
          </w:p>
          <w:p w14:paraId="79BECC8A" w14:textId="77777777" w:rsidR="001A20E6" w:rsidRDefault="00000000">
            <w:pPr>
              <w:pStyle w:val="TableCellResourceItem"/>
            </w:pPr>
            <w:r>
              <w:t>• Religious Demographics Reports</w:t>
            </w:r>
          </w:p>
          <w:p w14:paraId="27B9B19C" w14:textId="77777777" w:rsidR="001A20E6" w:rsidRDefault="00000000">
            <w:pPr>
              <w:pStyle w:val="TableCellResourceItem"/>
            </w:pPr>
            <w:r>
              <w:t>• Minority Commission Reports</w:t>
            </w:r>
          </w:p>
          <w:p w14:paraId="19DF81AB" w14:textId="77777777" w:rsidR="001A20E6" w:rsidRDefault="00000000">
            <w:pPr>
              <w:pStyle w:val="TableCellResourceItem"/>
            </w:pPr>
            <w:r>
              <w:t>• ASER Reports</w:t>
            </w:r>
          </w:p>
          <w:p w14:paraId="2E7E485A" w14:textId="77777777" w:rsidR="001A20E6" w:rsidRDefault="00000000">
            <w:pPr>
              <w:pStyle w:val="TableCellResourceItem"/>
            </w:pPr>
            <w:r>
              <w:t>• NEP 2020</w:t>
            </w:r>
          </w:p>
          <w:p w14:paraId="3DAA6642" w14:textId="77777777" w:rsidR="001A20E6" w:rsidRDefault="00000000">
            <w:pPr>
              <w:pStyle w:val="TableCellResourceItem"/>
            </w:pPr>
            <w:r>
              <w:t>• Education Statistics Reports</w:t>
            </w:r>
          </w:p>
          <w:p w14:paraId="4D21C958" w14:textId="77777777" w:rsidR="001A20E6" w:rsidRDefault="00000000">
            <w:pPr>
              <w:pStyle w:val="TableCellResourceItem"/>
            </w:pPr>
            <w:r>
              <w:t>• Sachar Committee Report</w:t>
            </w:r>
          </w:p>
          <w:p w14:paraId="243606DE" w14:textId="77777777" w:rsidR="001A20E6" w:rsidRDefault="00000000">
            <w:pPr>
              <w:pStyle w:val="TableCellResourceItem"/>
            </w:pPr>
            <w:r>
              <w:t>• Mandal Commission Report</w:t>
            </w:r>
          </w:p>
          <w:p w14:paraId="47B23A94" w14:textId="77777777" w:rsidR="001A20E6" w:rsidRDefault="00000000">
            <w:pPr>
              <w:pStyle w:val="TableCellResourceItem"/>
            </w:pPr>
            <w:r>
              <w:t>• Caste Census Data</w:t>
            </w:r>
          </w:p>
          <w:p w14:paraId="1B7E27FE" w14:textId="77777777" w:rsidR="001A20E6" w:rsidRDefault="00000000">
            <w:pPr>
              <w:pStyle w:val="TableCellResourceItem"/>
            </w:pPr>
            <w:r>
              <w:t>• Gender Budget Reports</w:t>
            </w:r>
          </w:p>
          <w:p w14:paraId="51D10826" w14:textId="77777777" w:rsidR="001A20E6" w:rsidRDefault="00000000">
            <w:pPr>
              <w:pStyle w:val="TableCellResourceItem"/>
            </w:pPr>
            <w:r>
              <w:t>• Women and Child Development Ministry Reports</w:t>
            </w:r>
          </w:p>
          <w:p w14:paraId="5B328194" w14:textId="77777777" w:rsidR="001A20E6" w:rsidRDefault="00000000">
            <w:pPr>
              <w:pStyle w:val="TableCellResourceItem"/>
            </w:pPr>
            <w:r>
              <w:t>• NFHS Gender Data</w:t>
            </w:r>
          </w:p>
          <w:p w14:paraId="3BA1FA8F" w14:textId="77777777" w:rsidR="001A20E6" w:rsidRDefault="00000000">
            <w:pPr>
              <w:pStyle w:val="TableCellResourceItem"/>
            </w:pPr>
            <w:r>
              <w:t>• Census Urban Data</w:t>
            </w:r>
          </w:p>
          <w:p w14:paraId="50161A16" w14:textId="77777777" w:rsidR="001A20E6" w:rsidRDefault="00000000">
            <w:pPr>
              <w:pStyle w:val="TableCellResourceItem"/>
            </w:pPr>
            <w:r>
              <w:t>• Smart Cities Mission Reports</w:t>
            </w:r>
          </w:p>
          <w:p w14:paraId="7AF3AB89" w14:textId="77777777" w:rsidR="001A20E6" w:rsidRDefault="00000000">
            <w:pPr>
              <w:pStyle w:val="TableCellResourceItem"/>
            </w:pPr>
            <w:r>
              <w:t>• Urban Development Ministry Reports</w:t>
            </w:r>
          </w:p>
          <w:p w14:paraId="71089609" w14:textId="77777777" w:rsidR="001A20E6" w:rsidRDefault="00000000">
            <w:pPr>
              <w:pStyle w:val="TableCellResourceItem"/>
            </w:pPr>
            <w:r>
              <w:t>• Rural Development Ministry Reports</w:t>
            </w:r>
          </w:p>
          <w:p w14:paraId="7170CD6E" w14:textId="77777777" w:rsidR="001A20E6" w:rsidRDefault="00000000">
            <w:pPr>
              <w:pStyle w:val="TableCellResourceItem"/>
            </w:pPr>
            <w:r>
              <w:t>• MGNREGA Reports</w:t>
            </w:r>
          </w:p>
          <w:p w14:paraId="0F85E009" w14:textId="77777777" w:rsidR="001A20E6" w:rsidRDefault="00000000">
            <w:pPr>
              <w:pStyle w:val="TableCellResourceItem"/>
            </w:pPr>
            <w:r>
              <w:t>• Panchayati Raj Statistics</w:t>
            </w:r>
          </w:p>
          <w:p w14:paraId="1DF0827A" w14:textId="77777777" w:rsidR="001A20E6" w:rsidRDefault="00000000">
            <w:pPr>
              <w:pStyle w:val="TableCellResourceItem"/>
            </w:pPr>
            <w:r>
              <w:t>• Social Movement Case Studies</w:t>
            </w:r>
          </w:p>
          <w:p w14:paraId="2ECA478E" w14:textId="77777777" w:rsidR="001A20E6" w:rsidRDefault="00000000">
            <w:pPr>
              <w:pStyle w:val="TableCellResourceItem"/>
            </w:pPr>
            <w:r>
              <w:t>• Civil Society Reports</w:t>
            </w:r>
          </w:p>
          <w:p w14:paraId="2127E622" w14:textId="77777777" w:rsidR="001A20E6" w:rsidRDefault="00000000">
            <w:pPr>
              <w:pStyle w:val="TableCellResourceItem"/>
            </w:pPr>
            <w:r>
              <w:t>• Human Rights Reports</w:t>
            </w:r>
          </w:p>
          <w:p w14:paraId="12B46E23" w14:textId="77777777" w:rsidR="001A20E6" w:rsidRDefault="00000000">
            <w:pPr>
              <w:pStyle w:val="TableCellResourceItem"/>
            </w:pPr>
            <w:r>
              <w:t>• Health Ministry Reports</w:t>
            </w:r>
          </w:p>
          <w:p w14:paraId="2EF1E8A4" w14:textId="77777777" w:rsidR="001A20E6" w:rsidRDefault="00000000">
            <w:pPr>
              <w:pStyle w:val="TableCellResourceItem"/>
            </w:pPr>
            <w:r>
              <w:t>• WHO Reports on India</w:t>
            </w:r>
          </w:p>
          <w:p w14:paraId="1176B0B3" w14:textId="77777777" w:rsidR="001A20E6" w:rsidRDefault="00000000">
            <w:pPr>
              <w:pStyle w:val="TableCellResourceItem"/>
            </w:pPr>
            <w:r>
              <w:t>• Ayushman Bharat Reports</w:t>
            </w:r>
          </w:p>
          <w:p w14:paraId="116583B2" w14:textId="77777777" w:rsidR="001A20E6" w:rsidRDefault="00000000">
            <w:pPr>
              <w:pStyle w:val="TableCellResourceItem"/>
            </w:pPr>
            <w:r>
              <w:t>• Law Commission Reports</w:t>
            </w:r>
          </w:p>
          <w:p w14:paraId="7E79EDC5" w14:textId="77777777" w:rsidR="001A20E6" w:rsidRDefault="00000000">
            <w:pPr>
              <w:pStyle w:val="TableCellResourceItem"/>
            </w:pPr>
            <w:r>
              <w:t>• Supreme Court Judgments</w:t>
            </w:r>
          </w:p>
          <w:p w14:paraId="26A3A1EB" w14:textId="77777777" w:rsidR="001A20E6" w:rsidRDefault="00000000">
            <w:pPr>
              <w:pStyle w:val="TableCellResourceItem"/>
            </w:pPr>
            <w:r>
              <w:t>• Legal Aid Reports</w:t>
            </w:r>
          </w:p>
          <w:p w14:paraId="6E8777E1" w14:textId="77777777" w:rsidR="001A20E6" w:rsidRDefault="00000000">
            <w:pPr>
              <w:pStyle w:val="TableCellResourceItem"/>
            </w:pPr>
            <w:r>
              <w:t>• Media Reports</w:t>
            </w:r>
          </w:p>
          <w:p w14:paraId="5E0EE5D4" w14:textId="77777777" w:rsidR="001A20E6" w:rsidRDefault="00000000">
            <w:pPr>
              <w:pStyle w:val="TableCellResourceItem"/>
            </w:pPr>
            <w:r>
              <w:t>• Broadcasting Ministry Reports</w:t>
            </w:r>
          </w:p>
          <w:p w14:paraId="7C93CFDA" w14:textId="77777777" w:rsidR="001A20E6" w:rsidRDefault="00000000">
            <w:pPr>
              <w:pStyle w:val="TableCellResourceItem"/>
            </w:pPr>
            <w:r>
              <w:t>• Social Media Impact Studies</w:t>
            </w:r>
          </w:p>
          <w:p w14:paraId="4D99D63B" w14:textId="77777777" w:rsidR="001A20E6" w:rsidRDefault="00000000">
            <w:pPr>
              <w:pStyle w:val="TableCellResourceItem"/>
            </w:pPr>
            <w:r>
              <w:t>• Science and Technology Ministry Reports</w:t>
            </w:r>
          </w:p>
          <w:p w14:paraId="21BC6ED3" w14:textId="77777777" w:rsidR="001A20E6" w:rsidRDefault="00000000">
            <w:pPr>
              <w:pStyle w:val="TableCellResourceItem"/>
            </w:pPr>
            <w:r>
              <w:t>• ISRO Reports</w:t>
            </w:r>
          </w:p>
          <w:p w14:paraId="54F462E0" w14:textId="77777777" w:rsidR="001A20E6" w:rsidRDefault="00000000">
            <w:pPr>
              <w:pStyle w:val="TableCellResourceItem"/>
            </w:pPr>
            <w:r>
              <w:t>• Digital India Reports</w:t>
            </w:r>
          </w:p>
          <w:p w14:paraId="3E821D7E" w14:textId="77777777" w:rsidR="001A20E6" w:rsidRDefault="00000000">
            <w:pPr>
              <w:pStyle w:val="TableCellResourceItem"/>
            </w:pPr>
            <w:r>
              <w:t>• Environment Ministry Reports</w:t>
            </w:r>
          </w:p>
          <w:p w14:paraId="20B236C1" w14:textId="77777777" w:rsidR="001A20E6" w:rsidRDefault="00000000">
            <w:pPr>
              <w:pStyle w:val="TableCellResourceItem"/>
            </w:pPr>
            <w:r>
              <w:t>• Climate Change Reports</w:t>
            </w:r>
          </w:p>
          <w:p w14:paraId="6FEB44A1" w14:textId="77777777" w:rsidR="001A20E6" w:rsidRDefault="00000000">
            <w:pPr>
              <w:pStyle w:val="TableCellResourceItem"/>
            </w:pPr>
            <w:r>
              <w:t>• Sustainable Development Reports</w:t>
            </w:r>
          </w:p>
          <w:p w14:paraId="2FB4CF5F" w14:textId="77777777" w:rsidR="001A20E6" w:rsidRDefault="00000000">
            <w:pPr>
              <w:pStyle w:val="TableCellResourceItem"/>
            </w:pPr>
            <w:r>
              <w:t>• WTO Reports</w:t>
            </w:r>
          </w:p>
          <w:p w14:paraId="46844528" w14:textId="77777777" w:rsidR="001A20E6" w:rsidRDefault="00000000">
            <w:pPr>
              <w:pStyle w:val="TableCellResourceItem"/>
            </w:pPr>
            <w:r>
              <w:t>• Globalization Impact Studies</w:t>
            </w:r>
          </w:p>
          <w:p w14:paraId="5B5DDA9C" w14:textId="77777777" w:rsidR="001A20E6" w:rsidRDefault="00000000">
            <w:pPr>
              <w:pStyle w:val="TableCellResourceItem"/>
            </w:pPr>
            <w:r>
              <w:t>• International Migration Reports</w:t>
            </w:r>
          </w:p>
          <w:p w14:paraId="3A986CA9" w14:textId="77777777" w:rsidR="001A20E6" w:rsidRDefault="00000000">
            <w:pPr>
              <w:pStyle w:val="TableCellResourceItem"/>
            </w:pPr>
            <w:r>
              <w:t>• Labor Ministry Reports</w:t>
            </w:r>
          </w:p>
          <w:p w14:paraId="048D6F02" w14:textId="77777777" w:rsidR="001A20E6" w:rsidRDefault="00000000">
            <w:pPr>
              <w:pStyle w:val="TableCellResourceItem"/>
            </w:pPr>
            <w:r>
              <w:t>• Industrial Relations Reports</w:t>
            </w:r>
          </w:p>
          <w:p w14:paraId="40E84A83"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2A7F5291" w14:textId="77777777" w:rsidR="001A20E6" w:rsidRDefault="00000000">
            <w:pPr>
              <w:pStyle w:val="TableCellSubjectName"/>
            </w:pPr>
            <w:r>
              <w:t>History-Ancient</w:t>
            </w:r>
          </w:p>
          <w:p w14:paraId="718F4962" w14:textId="77777777" w:rsidR="001A20E6" w:rsidRDefault="00000000">
            <w:pPr>
              <w:pStyle w:val="TableCellCategoryTitle"/>
            </w:pPr>
            <w:r>
              <w:t>📚 Primary Books</w:t>
            </w:r>
          </w:p>
          <w:p w14:paraId="20FF2419" w14:textId="77777777" w:rsidR="001A20E6" w:rsidRDefault="00000000">
            <w:pPr>
              <w:pStyle w:val="TableCellResourceItem"/>
            </w:pPr>
            <w:r>
              <w:t>• NCERT Class VI - Our Past - I - What, Where, How and When?</w:t>
            </w:r>
          </w:p>
          <w:p w14:paraId="77189158" w14:textId="77777777" w:rsidR="001A20E6" w:rsidRDefault="00000000">
            <w:pPr>
              <w:pStyle w:val="TableCellResourceItem"/>
            </w:pPr>
            <w:r>
              <w:t>• Ancient India by R.S. Sharma - The Importance of Ancient History</w:t>
            </w:r>
          </w:p>
          <w:p w14:paraId="048CDB01" w14:textId="77777777" w:rsidR="001A20E6" w:rsidRDefault="00000000">
            <w:pPr>
              <w:pStyle w:val="TableCellResourceItem"/>
            </w:pPr>
            <w:r>
              <w:t>• Ancient India by R.S. Sharma - The Construction of Ancient Indian History</w:t>
            </w:r>
          </w:p>
          <w:p w14:paraId="2ABA5669" w14:textId="77777777" w:rsidR="001A20E6" w:rsidRDefault="00000000">
            <w:pPr>
              <w:pStyle w:val="TableCellResourceItem"/>
            </w:pPr>
            <w:r>
              <w:t>• Ancient India by R.S. Sharma - The Geographical Setting</w:t>
            </w:r>
          </w:p>
          <w:p w14:paraId="4991B197" w14:textId="77777777" w:rsidR="001A20E6" w:rsidRDefault="00000000">
            <w:pPr>
              <w:pStyle w:val="TableCellCategoryTitle"/>
            </w:pPr>
            <w:r>
              <w:t>📝 Practice Materials</w:t>
            </w:r>
          </w:p>
          <w:p w14:paraId="7556D794" w14:textId="77777777" w:rsidR="001A20E6" w:rsidRDefault="00000000">
            <w:pPr>
              <w:pStyle w:val="TableCellResourceItem"/>
            </w:pPr>
            <w:r>
              <w:t>• La Excellence Culture Material</w:t>
            </w:r>
          </w:p>
          <w:p w14:paraId="1F992DEC" w14:textId="77777777" w:rsidR="001A20E6" w:rsidRDefault="00000000">
            <w:pPr>
              <w:pStyle w:val="TableCellResourceItem"/>
            </w:pPr>
            <w:r>
              <w:t>• Ancient/Medieval Prelims Workbooks</w:t>
            </w:r>
          </w:p>
          <w:p w14:paraId="52837274" w14:textId="77777777" w:rsidR="001A20E6" w:rsidRDefault="00000000">
            <w:pPr>
              <w:pStyle w:val="TableCellCategoryTitle"/>
            </w:pPr>
            <w:r>
              <w:t>📰 Current Affairs</w:t>
            </w:r>
          </w:p>
          <w:p w14:paraId="17CA9D11" w14:textId="77777777" w:rsidR="001A20E6" w:rsidRDefault="00000000">
            <w:pPr>
              <w:pStyle w:val="TableCellResourceItem"/>
            </w:pPr>
            <w:r>
              <w:t>• Newspapers (CA on Archaeology/Heritage)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52F84F3F" w14:textId="77777777" w:rsidR="001A20E6" w:rsidRDefault="00000000">
            <w:pPr>
              <w:pStyle w:val="TableCellSubjectName"/>
            </w:pPr>
            <w:r>
              <w:t>History-Medieval</w:t>
            </w:r>
          </w:p>
          <w:p w14:paraId="1B04F4F6" w14:textId="77777777" w:rsidR="001A20E6" w:rsidRDefault="00000000">
            <w:pPr>
              <w:pStyle w:val="TableCellCategoryTitle"/>
            </w:pPr>
            <w:r>
              <w:t>📚 Primary Books</w:t>
            </w:r>
          </w:p>
          <w:p w14:paraId="28364960" w14:textId="77777777" w:rsidR="001A20E6" w:rsidRDefault="00000000">
            <w:pPr>
              <w:pStyle w:val="TableCellResourceItem"/>
            </w:pPr>
            <w:r>
              <w:t>• NCERT Class VII - Our Past - II - Tracing Changes Through a Thousand Years</w:t>
            </w:r>
          </w:p>
          <w:p w14:paraId="45A9B0B5" w14:textId="77777777" w:rsidR="001A20E6" w:rsidRDefault="00000000">
            <w:pPr>
              <w:pStyle w:val="TableCellResourceItem"/>
            </w:pPr>
            <w:r>
              <w:t>• Medieval India by Satish Chandra - India and the World</w:t>
            </w:r>
          </w:p>
          <w:p w14:paraId="19ECD883" w14:textId="77777777" w:rsidR="001A20E6" w:rsidRDefault="00000000">
            <w:pPr>
              <w:pStyle w:val="TableCellResourceItem"/>
            </w:pPr>
            <w:r>
              <w:t>• Medieval India by Satish Chandra - Assessment and Review of Medieval India</w:t>
            </w:r>
          </w:p>
          <w:p w14:paraId="2E3ADB61" w14:textId="77777777" w:rsidR="001A20E6" w:rsidRDefault="00000000">
            <w:pPr>
              <w:pStyle w:val="TableCellCategoryTitle"/>
            </w:pPr>
            <w:r>
              <w:t>📝 Practice Materials</w:t>
            </w:r>
          </w:p>
          <w:p w14:paraId="22FEDE26" w14:textId="77777777" w:rsidR="001A20E6" w:rsidRDefault="00000000">
            <w:pPr>
              <w:pStyle w:val="TableCellResourceItem"/>
            </w:pPr>
            <w:r>
              <w:t>• La Excellence Culture Material</w:t>
            </w:r>
          </w:p>
          <w:p w14:paraId="269D1D57" w14:textId="77777777" w:rsidR="001A20E6" w:rsidRDefault="00000000">
            <w:pPr>
              <w:pStyle w:val="TableCellResourceItem"/>
            </w:pPr>
            <w:r>
              <w:t>• Ancient/Medieval Prelims Workbooks</w:t>
            </w:r>
          </w:p>
          <w:p w14:paraId="747B5BA8" w14:textId="77777777" w:rsidR="001A20E6" w:rsidRDefault="00000000">
            <w:pPr>
              <w:pStyle w:val="TableCellCategoryTitle"/>
            </w:pPr>
            <w:r>
              <w:t>📰 Current Affairs</w:t>
            </w:r>
          </w:p>
          <w:p w14:paraId="3B78400E" w14:textId="77777777" w:rsidR="001A20E6" w:rsidRDefault="00000000">
            <w:pPr>
              <w:pStyle w:val="TableCellResourceItem"/>
            </w:pPr>
            <w:r>
              <w:t>• Newspapers (CA on Archaeology/Heritage)</w:t>
            </w:r>
          </w:p>
        </w:tc>
      </w:tr>
    </w:tbl>
    <w:p w14:paraId="607F3C68"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510F1CC7" w14:textId="77777777">
        <w:tc>
          <w:tcPr>
            <w:tcW w:w="2500" w:type="pct"/>
            <w:tcMar>
              <w:top w:w="0" w:type="dxa"/>
              <w:left w:w="0" w:type="dxa"/>
              <w:bottom w:w="0" w:type="dxa"/>
              <w:right w:w="0" w:type="dxa"/>
            </w:tcMar>
          </w:tcPr>
          <w:p w14:paraId="0C3D431E" w14:textId="77777777" w:rsidR="001A20E6" w:rsidRDefault="00000000">
            <w:pPr>
              <w:pStyle w:val="WeekTitle"/>
            </w:pPr>
            <w:r>
              <w:rPr>
                <w:color w:val="B91C1C"/>
              </w:rPr>
              <w:t>📅 Jan 03 - Jan 09, 2027</w:t>
            </w:r>
          </w:p>
        </w:tc>
        <w:tc>
          <w:tcPr>
            <w:tcW w:w="2500" w:type="pct"/>
            <w:tcMar>
              <w:top w:w="0" w:type="dxa"/>
              <w:left w:w="0" w:type="dxa"/>
              <w:bottom w:w="0" w:type="dxa"/>
              <w:right w:w="0" w:type="dxa"/>
            </w:tcMar>
          </w:tcPr>
          <w:p w14:paraId="25448781" w14:textId="77777777" w:rsidR="001A20E6" w:rsidRDefault="00000000">
            <w:pPr>
              <w:pStyle w:val="WeekCycleName"/>
            </w:pPr>
            <w:r>
              <w:rPr>
                <w:color w:val="B91C1C"/>
              </w:rPr>
              <w:t>C4</w:t>
            </w:r>
          </w:p>
        </w:tc>
      </w:tr>
    </w:tbl>
    <w:p w14:paraId="4BCFF1FB"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28FD077F" w14:textId="77777777">
        <w:tc>
          <w:tcPr>
            <w:tcW w:w="700" w:type="pct"/>
            <w:shd w:val="clear" w:color="auto" w:fill="FEE2E2"/>
            <w:tcMar>
              <w:top w:w="200" w:type="dxa"/>
              <w:left w:w="100" w:type="dxa"/>
              <w:bottom w:w="200" w:type="dxa"/>
              <w:right w:w="100" w:type="dxa"/>
            </w:tcMar>
          </w:tcPr>
          <w:p w14:paraId="03831569" w14:textId="77777777" w:rsidR="001A20E6" w:rsidRDefault="00000000">
            <w:pPr>
              <w:pStyle w:val="TableCellCalendarDayHeader"/>
            </w:pPr>
            <w:r>
              <w:rPr>
                <w:color w:val="B91C1C"/>
              </w:rPr>
              <w:t>Sunday</w:t>
            </w:r>
          </w:p>
          <w:p w14:paraId="56D90DD9" w14:textId="77777777" w:rsidR="001A20E6" w:rsidRDefault="00000000">
            <w:pPr>
              <w:pStyle w:val="TableCellCalendarDateHeader"/>
            </w:pPr>
            <w:r>
              <w:rPr>
                <w:color w:val="B91C1C"/>
              </w:rPr>
              <w:t>Jan 03</w:t>
            </w:r>
          </w:p>
          <w:p w14:paraId="5FF51A38"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58FBAEC2" w14:textId="77777777" w:rsidR="001A20E6" w:rsidRDefault="00000000">
            <w:pPr>
              <w:pStyle w:val="TableCellCalendarDayHeader"/>
            </w:pPr>
            <w:r>
              <w:rPr>
                <w:color w:val="B91C1C"/>
              </w:rPr>
              <w:t>Monday</w:t>
            </w:r>
          </w:p>
          <w:p w14:paraId="4A6C2F34" w14:textId="77777777" w:rsidR="001A20E6" w:rsidRDefault="00000000">
            <w:pPr>
              <w:pStyle w:val="TableCellCalendarDateHeader"/>
            </w:pPr>
            <w:r>
              <w:rPr>
                <w:color w:val="B91C1C"/>
              </w:rPr>
              <w:t>Jan 04</w:t>
            </w:r>
          </w:p>
          <w:p w14:paraId="335BB8DB"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60CF70AA" w14:textId="77777777" w:rsidR="001A20E6" w:rsidRDefault="00000000">
            <w:pPr>
              <w:pStyle w:val="TableCellCalendarDayHeader"/>
            </w:pPr>
            <w:r>
              <w:rPr>
                <w:color w:val="B91C1C"/>
              </w:rPr>
              <w:t>Tuesday</w:t>
            </w:r>
          </w:p>
          <w:p w14:paraId="11221210" w14:textId="77777777" w:rsidR="001A20E6" w:rsidRDefault="00000000">
            <w:pPr>
              <w:pStyle w:val="TableCellCalendarDateHeader"/>
            </w:pPr>
            <w:r>
              <w:rPr>
                <w:color w:val="B91C1C"/>
              </w:rPr>
              <w:t>Jan 05</w:t>
            </w:r>
          </w:p>
          <w:p w14:paraId="631B9D4B"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356E29E7" w14:textId="77777777" w:rsidR="001A20E6" w:rsidRDefault="00000000">
            <w:pPr>
              <w:pStyle w:val="TableCellCalendarDayHeader"/>
            </w:pPr>
            <w:r>
              <w:rPr>
                <w:color w:val="B91C1C"/>
              </w:rPr>
              <w:t>Wednesday</w:t>
            </w:r>
          </w:p>
          <w:p w14:paraId="5E4A4CB9" w14:textId="77777777" w:rsidR="001A20E6" w:rsidRDefault="00000000">
            <w:pPr>
              <w:pStyle w:val="TableCellCalendarDateHeader"/>
            </w:pPr>
            <w:r>
              <w:rPr>
                <w:color w:val="B91C1C"/>
              </w:rPr>
              <w:t>Jan 06</w:t>
            </w:r>
          </w:p>
          <w:p w14:paraId="636E2BD3"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14941698" w14:textId="77777777" w:rsidR="001A20E6" w:rsidRDefault="00000000">
            <w:pPr>
              <w:pStyle w:val="TableCellCalendarDayHeader"/>
            </w:pPr>
            <w:r>
              <w:rPr>
                <w:color w:val="B91C1C"/>
              </w:rPr>
              <w:t>Thursday</w:t>
            </w:r>
          </w:p>
          <w:p w14:paraId="10339000" w14:textId="77777777" w:rsidR="001A20E6" w:rsidRDefault="00000000">
            <w:pPr>
              <w:pStyle w:val="TableCellCalendarDateHeader"/>
            </w:pPr>
            <w:r>
              <w:rPr>
                <w:color w:val="B91C1C"/>
              </w:rPr>
              <w:t>Jan 07</w:t>
            </w:r>
          </w:p>
          <w:p w14:paraId="25280E1E"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0CB25EA2" w14:textId="77777777" w:rsidR="001A20E6" w:rsidRDefault="00000000">
            <w:pPr>
              <w:pStyle w:val="TableCellCalendarDayHeader"/>
            </w:pPr>
            <w:r>
              <w:rPr>
                <w:color w:val="B91C1C"/>
              </w:rPr>
              <w:t>Friday</w:t>
            </w:r>
          </w:p>
          <w:p w14:paraId="31E51623" w14:textId="77777777" w:rsidR="001A20E6" w:rsidRDefault="00000000">
            <w:pPr>
              <w:pStyle w:val="TableCellCalendarDateHeader"/>
            </w:pPr>
            <w:r>
              <w:rPr>
                <w:color w:val="B91C1C"/>
              </w:rPr>
              <w:t>Jan 08</w:t>
            </w:r>
          </w:p>
          <w:p w14:paraId="3C8F19C7"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58DCB1B2" w14:textId="77777777" w:rsidR="001A20E6" w:rsidRDefault="00000000">
            <w:pPr>
              <w:pStyle w:val="TableCellCalendarDayHeader"/>
            </w:pPr>
            <w:r>
              <w:rPr>
                <w:color w:val="F57C00"/>
              </w:rPr>
              <w:t>Saturday</w:t>
            </w:r>
          </w:p>
          <w:p w14:paraId="2599E1AB" w14:textId="77777777" w:rsidR="001A20E6" w:rsidRDefault="00000000">
            <w:pPr>
              <w:pStyle w:val="TableCellCalendarDateHeader"/>
            </w:pPr>
            <w:r>
              <w:rPr>
                <w:color w:val="F57C00"/>
              </w:rPr>
              <w:t>Jan 09</w:t>
            </w:r>
          </w:p>
          <w:p w14:paraId="1B731518" w14:textId="77777777" w:rsidR="001A20E6" w:rsidRDefault="00000000">
            <w:pPr>
              <w:pStyle w:val="TableCellCatchupLabel"/>
            </w:pPr>
            <w:r>
              <w:rPr>
                <w:color w:val="F57C00"/>
              </w:rPr>
              <w:t>Catchup Day</w:t>
            </w:r>
          </w:p>
        </w:tc>
      </w:tr>
      <w:tr w:rsidR="001A20E6" w14:paraId="3BE07072" w14:textId="77777777">
        <w:tc>
          <w:tcPr>
            <w:tcW w:w="700" w:type="pct"/>
            <w:shd w:val="clear" w:color="auto" w:fill="FEE2E2"/>
            <w:tcMar>
              <w:top w:w="150" w:type="dxa"/>
              <w:left w:w="100" w:type="dxa"/>
              <w:bottom w:w="150" w:type="dxa"/>
              <w:right w:w="100" w:type="dxa"/>
            </w:tcMar>
          </w:tcPr>
          <w:p w14:paraId="0E155B72" w14:textId="77777777" w:rsidR="001A20E6" w:rsidRDefault="00000000">
            <w:pPr>
              <w:pStyle w:val="TableCellTaskSubject"/>
            </w:pPr>
            <w:r>
              <w:t>Sociology</w:t>
            </w:r>
          </w:p>
          <w:p w14:paraId="6461E2C1" w14:textId="77777777" w:rsidR="001A20E6" w:rsidRDefault="00000000">
            <w:pPr>
              <w:pStyle w:val="TableCellTaskDetails"/>
            </w:pPr>
            <w:r>
              <w:t>• Test - TEST — 3h</w:t>
            </w:r>
          </w:p>
          <w:p w14:paraId="1A44E4C0" w14:textId="77777777" w:rsidR="001A20E6" w:rsidRDefault="00000000">
            <w:pPr>
              <w:pStyle w:val="TableCellTaskBadge"/>
              <w:shd w:val="clear" w:color="auto" w:fill="FFF3E0"/>
            </w:pPr>
            <w:r>
              <w:rPr>
                <w:b/>
                <w:bCs/>
                <w:color w:val="F57C00"/>
              </w:rPr>
              <w:t>TEST</w:t>
            </w:r>
          </w:p>
          <w:p w14:paraId="60085D09" w14:textId="77777777" w:rsidR="001A20E6" w:rsidRDefault="00000000">
            <w:pPr>
              <w:pStyle w:val="TableCellTaskDetails"/>
            </w:pPr>
            <w:r>
              <w:t>• Test - TEST — 3h</w:t>
            </w:r>
          </w:p>
          <w:p w14:paraId="3BE60074" w14:textId="77777777" w:rsidR="001A20E6" w:rsidRDefault="00000000">
            <w:pPr>
              <w:pStyle w:val="TableCellTaskBadge"/>
              <w:shd w:val="clear" w:color="auto" w:fill="FFF3E0"/>
            </w:pPr>
            <w:r>
              <w:rPr>
                <w:b/>
                <w:bCs/>
                <w:color w:val="F57C00"/>
              </w:rPr>
              <w:t>TEST</w:t>
            </w:r>
          </w:p>
          <w:p w14:paraId="01AC4859" w14:textId="77777777" w:rsidR="001A20E6" w:rsidRDefault="00000000">
            <w:pPr>
              <w:pStyle w:val="TableCellTaskDetails"/>
            </w:pPr>
            <w:r>
              <w:t>• Test - TEST — 3h</w:t>
            </w:r>
          </w:p>
          <w:p w14:paraId="49602884" w14:textId="77777777" w:rsidR="001A20E6" w:rsidRDefault="00000000">
            <w:pPr>
              <w:pStyle w:val="TableCellTaskBadge"/>
              <w:shd w:val="clear" w:color="auto" w:fill="FFF3E0"/>
            </w:pPr>
            <w:r>
              <w:rPr>
                <w:b/>
                <w:bCs/>
                <w:color w:val="F57C00"/>
              </w:rPr>
              <w:t>TEST</w:t>
            </w:r>
          </w:p>
          <w:p w14:paraId="08FF33EA" w14:textId="77777777" w:rsidR="001A20E6" w:rsidRDefault="00000000">
            <w:pPr>
              <w:pStyle w:val="TableCellTaskDetails"/>
            </w:pPr>
            <w:r>
              <w:t>• Test - TEST — 3h</w:t>
            </w:r>
          </w:p>
          <w:p w14:paraId="417747F6"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18108BCD" w14:textId="77777777" w:rsidR="001A20E6" w:rsidRDefault="00000000">
            <w:pPr>
              <w:pStyle w:val="TableCellTaskSubject"/>
            </w:pPr>
            <w:r>
              <w:t>Sociology</w:t>
            </w:r>
          </w:p>
          <w:p w14:paraId="4DCFEC5F" w14:textId="77777777" w:rsidR="001A20E6" w:rsidRDefault="00000000">
            <w:pPr>
              <w:pStyle w:val="TableCellTaskDetails"/>
            </w:pPr>
            <w:r>
              <w:t>• Study - OPT-SOC/02 — 1h 30m</w:t>
            </w:r>
          </w:p>
          <w:p w14:paraId="3CABDB7E" w14:textId="77777777" w:rsidR="001A20E6" w:rsidRDefault="00000000">
            <w:pPr>
              <w:pStyle w:val="TableCellTaskBadge"/>
              <w:shd w:val="clear" w:color="auto" w:fill="E3F2FD"/>
            </w:pPr>
            <w:r>
              <w:rPr>
                <w:b/>
                <w:bCs/>
                <w:color w:val="1976D2"/>
              </w:rPr>
              <w:t>STUDY</w:t>
            </w:r>
          </w:p>
          <w:p w14:paraId="28104897" w14:textId="77777777" w:rsidR="001A20E6" w:rsidRDefault="00000000">
            <w:pPr>
              <w:pStyle w:val="TableCellTaskDetails"/>
            </w:pPr>
            <w:r>
              <w:t>• Revision - OPT-SOC/02 — 30m</w:t>
            </w:r>
          </w:p>
          <w:p w14:paraId="13BD9E34" w14:textId="77777777" w:rsidR="001A20E6" w:rsidRDefault="00000000">
            <w:pPr>
              <w:pStyle w:val="TableCellTaskBadge"/>
              <w:shd w:val="clear" w:color="auto" w:fill="FCE4EC"/>
            </w:pPr>
            <w:r>
              <w:rPr>
                <w:b/>
                <w:bCs/>
                <w:color w:val="C2185B"/>
              </w:rPr>
              <w:t>REVISION</w:t>
            </w:r>
          </w:p>
          <w:p w14:paraId="6C6AE018" w14:textId="77777777" w:rsidR="001A20E6" w:rsidRDefault="00000000">
            <w:pPr>
              <w:pStyle w:val="TableCellTaskDetails"/>
            </w:pPr>
            <w:r>
              <w:t>• Practice - OPT-SOC/02 — 30m</w:t>
            </w:r>
          </w:p>
          <w:p w14:paraId="5B23E331" w14:textId="77777777" w:rsidR="001A20E6" w:rsidRDefault="00000000">
            <w:pPr>
              <w:pStyle w:val="TableCellTaskBadge"/>
              <w:shd w:val="clear" w:color="auto" w:fill="E8F5E8"/>
            </w:pPr>
            <w:r>
              <w:rPr>
                <w:b/>
                <w:bCs/>
                <w:color w:val="388E3C"/>
              </w:rPr>
              <w:t>PRACTICE</w:t>
            </w:r>
          </w:p>
          <w:p w14:paraId="0ACFACFD" w14:textId="77777777" w:rsidR="001A20E6" w:rsidRDefault="00000000">
            <w:pPr>
              <w:pStyle w:val="TableCellTaskDetails"/>
            </w:pPr>
            <w:r>
              <w:t>• Study - OPT-SOC/02 — 2h</w:t>
            </w:r>
          </w:p>
          <w:p w14:paraId="5C2C25BF" w14:textId="77777777" w:rsidR="001A20E6" w:rsidRDefault="00000000">
            <w:pPr>
              <w:pStyle w:val="TableCellTaskBadge"/>
              <w:shd w:val="clear" w:color="auto" w:fill="E3F2FD"/>
            </w:pPr>
            <w:r>
              <w:rPr>
                <w:b/>
                <w:bCs/>
                <w:color w:val="1976D2"/>
              </w:rPr>
              <w:t>STUDY</w:t>
            </w:r>
          </w:p>
          <w:p w14:paraId="24B1074D" w14:textId="77777777" w:rsidR="001A20E6" w:rsidRDefault="00000000">
            <w:pPr>
              <w:pStyle w:val="TableCellTaskDetails"/>
            </w:pPr>
            <w:r>
              <w:t>• Revision - OPT-SOC/02 — 30m</w:t>
            </w:r>
          </w:p>
          <w:p w14:paraId="3671D291" w14:textId="77777777" w:rsidR="001A20E6" w:rsidRDefault="00000000">
            <w:pPr>
              <w:pStyle w:val="TableCellTaskBadge"/>
              <w:shd w:val="clear" w:color="auto" w:fill="FCE4EC"/>
            </w:pPr>
            <w:r>
              <w:rPr>
                <w:b/>
                <w:bCs/>
                <w:color w:val="C2185B"/>
              </w:rPr>
              <w:t>REVISION</w:t>
            </w:r>
          </w:p>
          <w:p w14:paraId="47A7C3FD" w14:textId="77777777" w:rsidR="001A20E6" w:rsidRDefault="00000000">
            <w:pPr>
              <w:pStyle w:val="TableCellTaskDetails"/>
            </w:pPr>
            <w:r>
              <w:t>• Study - OPT-SOC/02 — 1h 30m</w:t>
            </w:r>
          </w:p>
          <w:p w14:paraId="0A16AD69" w14:textId="77777777" w:rsidR="001A20E6" w:rsidRDefault="00000000">
            <w:pPr>
              <w:pStyle w:val="TableCellTaskBadge"/>
              <w:shd w:val="clear" w:color="auto" w:fill="E3F2FD"/>
            </w:pPr>
            <w:r>
              <w:rPr>
                <w:b/>
                <w:bCs/>
                <w:color w:val="1976D2"/>
              </w:rPr>
              <w:t>STUDY</w:t>
            </w:r>
          </w:p>
          <w:p w14:paraId="23074939" w14:textId="77777777" w:rsidR="001A20E6" w:rsidRDefault="00000000">
            <w:pPr>
              <w:pStyle w:val="TableCellTaskDetails"/>
            </w:pPr>
            <w:r>
              <w:t>• Revision - OPT-SOC/02 — 30m</w:t>
            </w:r>
          </w:p>
          <w:p w14:paraId="6990CC66" w14:textId="77777777" w:rsidR="001A20E6" w:rsidRDefault="00000000">
            <w:pPr>
              <w:pStyle w:val="TableCellTaskBadge"/>
              <w:shd w:val="clear" w:color="auto" w:fill="FCE4EC"/>
            </w:pPr>
            <w:r>
              <w:rPr>
                <w:b/>
                <w:bCs/>
                <w:color w:val="C2185B"/>
              </w:rPr>
              <w:t>REVISION</w:t>
            </w:r>
          </w:p>
          <w:p w14:paraId="72FE43D6" w14:textId="77777777" w:rsidR="001A20E6" w:rsidRDefault="00000000">
            <w:pPr>
              <w:pStyle w:val="TableCellTaskDetails"/>
            </w:pPr>
            <w:r>
              <w:t>• Practice - OPT-SOC/02 — 30m</w:t>
            </w:r>
          </w:p>
          <w:p w14:paraId="1F7D6054" w14:textId="77777777" w:rsidR="001A20E6" w:rsidRDefault="00000000">
            <w:pPr>
              <w:pStyle w:val="TableCellTaskBadge"/>
              <w:shd w:val="clear" w:color="auto" w:fill="E8F5E8"/>
            </w:pPr>
            <w:r>
              <w:rPr>
                <w:b/>
                <w:bCs/>
                <w:color w:val="388E3C"/>
              </w:rPr>
              <w:t>PRACTICE</w:t>
            </w:r>
          </w:p>
          <w:p w14:paraId="27E54C76" w14:textId="77777777" w:rsidR="001A20E6" w:rsidRDefault="00000000">
            <w:pPr>
              <w:pStyle w:val="TableCellTaskDetails"/>
            </w:pPr>
            <w:r>
              <w:t>• Study - OPT-SOC/02 — 2h</w:t>
            </w:r>
          </w:p>
          <w:p w14:paraId="22B30B75" w14:textId="77777777" w:rsidR="001A20E6" w:rsidRDefault="00000000">
            <w:pPr>
              <w:pStyle w:val="TableCellTaskBadge"/>
              <w:shd w:val="clear" w:color="auto" w:fill="E3F2FD"/>
            </w:pPr>
            <w:r>
              <w:rPr>
                <w:b/>
                <w:bCs/>
                <w:color w:val="1976D2"/>
              </w:rPr>
              <w:t>STUDY</w:t>
            </w:r>
          </w:p>
          <w:p w14:paraId="49CB5102" w14:textId="77777777" w:rsidR="001A20E6" w:rsidRDefault="00000000">
            <w:pPr>
              <w:pStyle w:val="TableCellTaskDetails"/>
            </w:pPr>
            <w:r>
              <w:t>• Revision - OPT-SOC/02 — 30m</w:t>
            </w:r>
          </w:p>
          <w:p w14:paraId="17EF9AD6" w14:textId="77777777" w:rsidR="001A20E6" w:rsidRDefault="00000000">
            <w:pPr>
              <w:pStyle w:val="TableCellTaskBadge"/>
              <w:shd w:val="clear" w:color="auto" w:fill="FCE4EC"/>
            </w:pPr>
            <w:r>
              <w:rPr>
                <w:b/>
                <w:bCs/>
                <w:color w:val="C2185B"/>
              </w:rPr>
              <w:t>REVISION</w:t>
            </w:r>
          </w:p>
        </w:tc>
        <w:tc>
          <w:tcPr>
            <w:tcW w:w="700" w:type="pct"/>
            <w:shd w:val="clear" w:color="auto" w:fill="FEE2E2"/>
            <w:tcMar>
              <w:top w:w="150" w:type="dxa"/>
              <w:left w:w="100" w:type="dxa"/>
              <w:bottom w:w="150" w:type="dxa"/>
              <w:right w:w="100" w:type="dxa"/>
            </w:tcMar>
          </w:tcPr>
          <w:p w14:paraId="5E13C6CD" w14:textId="77777777" w:rsidR="001A20E6" w:rsidRDefault="00000000">
            <w:pPr>
              <w:pStyle w:val="TableCellTaskSubject"/>
            </w:pPr>
            <w:r>
              <w:t>Sociology</w:t>
            </w:r>
          </w:p>
          <w:p w14:paraId="37BE961E" w14:textId="77777777" w:rsidR="001A20E6" w:rsidRDefault="00000000">
            <w:pPr>
              <w:pStyle w:val="TableCellTaskDetails"/>
            </w:pPr>
            <w:r>
              <w:t>• Study - OPT-SOC/02 — 1h 30m</w:t>
            </w:r>
          </w:p>
          <w:p w14:paraId="2591C91A" w14:textId="77777777" w:rsidR="001A20E6" w:rsidRDefault="00000000">
            <w:pPr>
              <w:pStyle w:val="TableCellTaskBadge"/>
              <w:shd w:val="clear" w:color="auto" w:fill="E3F2FD"/>
            </w:pPr>
            <w:r>
              <w:rPr>
                <w:b/>
                <w:bCs/>
                <w:color w:val="1976D2"/>
              </w:rPr>
              <w:t>STUDY</w:t>
            </w:r>
          </w:p>
          <w:p w14:paraId="64DCB9DE" w14:textId="77777777" w:rsidR="001A20E6" w:rsidRDefault="00000000">
            <w:pPr>
              <w:pStyle w:val="TableCellTaskDetails"/>
            </w:pPr>
            <w:r>
              <w:t>• Revision - OPT-SOC/02 — 30m</w:t>
            </w:r>
          </w:p>
          <w:p w14:paraId="02D3682C" w14:textId="77777777" w:rsidR="001A20E6" w:rsidRDefault="00000000">
            <w:pPr>
              <w:pStyle w:val="TableCellTaskBadge"/>
              <w:shd w:val="clear" w:color="auto" w:fill="FCE4EC"/>
            </w:pPr>
            <w:r>
              <w:rPr>
                <w:b/>
                <w:bCs/>
                <w:color w:val="C2185B"/>
              </w:rPr>
              <w:t>REVISION</w:t>
            </w:r>
          </w:p>
          <w:p w14:paraId="03501064" w14:textId="77777777" w:rsidR="001A20E6" w:rsidRDefault="00000000">
            <w:pPr>
              <w:pStyle w:val="TableCellTaskDetails"/>
            </w:pPr>
            <w:r>
              <w:t>• Practice - OPT-SOC/02 — 30m</w:t>
            </w:r>
          </w:p>
          <w:p w14:paraId="31918CD8"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37D51401" w14:textId="77777777" w:rsidR="001A20E6" w:rsidRDefault="00000000">
            <w:pPr>
              <w:pStyle w:val="TableCellTaskSubject"/>
            </w:pPr>
            <w:r>
              <w:t>Sociology</w:t>
            </w:r>
          </w:p>
          <w:p w14:paraId="046D3EE3" w14:textId="77777777" w:rsidR="001A20E6" w:rsidRDefault="00000000">
            <w:pPr>
              <w:pStyle w:val="TableCellTaskDetails"/>
            </w:pPr>
            <w:r>
              <w:t>• Study - OPT-SOC/02 — 1h 30m</w:t>
            </w:r>
          </w:p>
          <w:p w14:paraId="6E1239BE" w14:textId="77777777" w:rsidR="001A20E6" w:rsidRDefault="00000000">
            <w:pPr>
              <w:pStyle w:val="TableCellTaskBadge"/>
              <w:shd w:val="clear" w:color="auto" w:fill="E3F2FD"/>
            </w:pPr>
            <w:r>
              <w:rPr>
                <w:b/>
                <w:bCs/>
                <w:color w:val="1976D2"/>
              </w:rPr>
              <w:t>STUDY</w:t>
            </w:r>
          </w:p>
          <w:p w14:paraId="4C3E1F77" w14:textId="77777777" w:rsidR="001A20E6" w:rsidRDefault="00000000">
            <w:pPr>
              <w:pStyle w:val="TableCellTaskDetails"/>
            </w:pPr>
            <w:r>
              <w:t>• Revision - OPT-SOC/02 — 30m</w:t>
            </w:r>
          </w:p>
          <w:p w14:paraId="0649F239" w14:textId="77777777" w:rsidR="001A20E6" w:rsidRDefault="00000000">
            <w:pPr>
              <w:pStyle w:val="TableCellTaskBadge"/>
              <w:shd w:val="clear" w:color="auto" w:fill="FCE4EC"/>
            </w:pPr>
            <w:r>
              <w:rPr>
                <w:b/>
                <w:bCs/>
                <w:color w:val="C2185B"/>
              </w:rPr>
              <w:t>REVISION</w:t>
            </w:r>
          </w:p>
          <w:p w14:paraId="5DDE2DF3" w14:textId="77777777" w:rsidR="001A20E6" w:rsidRDefault="00000000">
            <w:pPr>
              <w:pStyle w:val="TableCellTaskDetails"/>
            </w:pPr>
            <w:r>
              <w:t>• Practice - OPT-SOC/02 — 30m</w:t>
            </w:r>
          </w:p>
          <w:p w14:paraId="2F95BACA"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1E2BA65C" w14:textId="77777777" w:rsidR="001A20E6" w:rsidRDefault="00000000">
            <w:pPr>
              <w:pStyle w:val="TableCellTaskSubject"/>
            </w:pPr>
            <w:r>
              <w:t>Sociology</w:t>
            </w:r>
          </w:p>
          <w:p w14:paraId="0B99DC22" w14:textId="77777777" w:rsidR="001A20E6" w:rsidRDefault="00000000">
            <w:pPr>
              <w:pStyle w:val="TableCellTaskDetails"/>
            </w:pPr>
            <w:r>
              <w:t>• Study - OPT-SOC/02 — 1h 30m</w:t>
            </w:r>
          </w:p>
          <w:p w14:paraId="289ECD7C" w14:textId="77777777" w:rsidR="001A20E6" w:rsidRDefault="00000000">
            <w:pPr>
              <w:pStyle w:val="TableCellTaskBadge"/>
              <w:shd w:val="clear" w:color="auto" w:fill="E3F2FD"/>
            </w:pPr>
            <w:r>
              <w:rPr>
                <w:b/>
                <w:bCs/>
                <w:color w:val="1976D2"/>
              </w:rPr>
              <w:t>STUDY</w:t>
            </w:r>
          </w:p>
          <w:p w14:paraId="6F3DCC4F" w14:textId="77777777" w:rsidR="001A20E6" w:rsidRDefault="00000000">
            <w:pPr>
              <w:pStyle w:val="TableCellTaskDetails"/>
            </w:pPr>
            <w:r>
              <w:t>• Revision - OPT-SOC/02 — 30m</w:t>
            </w:r>
          </w:p>
          <w:p w14:paraId="30D3F0BB" w14:textId="77777777" w:rsidR="001A20E6" w:rsidRDefault="00000000">
            <w:pPr>
              <w:pStyle w:val="TableCellTaskBadge"/>
              <w:shd w:val="clear" w:color="auto" w:fill="FCE4EC"/>
            </w:pPr>
            <w:r>
              <w:rPr>
                <w:b/>
                <w:bCs/>
                <w:color w:val="C2185B"/>
              </w:rPr>
              <w:t>REVISION</w:t>
            </w:r>
          </w:p>
          <w:p w14:paraId="4DC6FD57" w14:textId="77777777" w:rsidR="001A20E6" w:rsidRDefault="00000000">
            <w:pPr>
              <w:pStyle w:val="TableCellTaskDetails"/>
            </w:pPr>
            <w:r>
              <w:t>• Practice - OPT-SOC/02 — 30m</w:t>
            </w:r>
          </w:p>
          <w:p w14:paraId="65F1D06A"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08D55C3C" w14:textId="77777777" w:rsidR="001A20E6" w:rsidRDefault="00000000">
            <w:pPr>
              <w:pStyle w:val="TableCellTaskSubject"/>
            </w:pPr>
            <w:r>
              <w:t>Sociology</w:t>
            </w:r>
          </w:p>
          <w:p w14:paraId="7C402895" w14:textId="77777777" w:rsidR="001A20E6" w:rsidRDefault="00000000">
            <w:pPr>
              <w:pStyle w:val="TableCellTaskDetails"/>
            </w:pPr>
            <w:r>
              <w:t>• Study - OPT-SOC/02 — 1h 30m</w:t>
            </w:r>
          </w:p>
          <w:p w14:paraId="4461E493" w14:textId="77777777" w:rsidR="001A20E6" w:rsidRDefault="00000000">
            <w:pPr>
              <w:pStyle w:val="TableCellTaskBadge"/>
              <w:shd w:val="clear" w:color="auto" w:fill="E3F2FD"/>
            </w:pPr>
            <w:r>
              <w:rPr>
                <w:b/>
                <w:bCs/>
                <w:color w:val="1976D2"/>
              </w:rPr>
              <w:t>STUDY</w:t>
            </w:r>
          </w:p>
          <w:p w14:paraId="7A8AAC66" w14:textId="77777777" w:rsidR="001A20E6" w:rsidRDefault="00000000">
            <w:pPr>
              <w:pStyle w:val="TableCellTaskDetails"/>
            </w:pPr>
            <w:r>
              <w:t>• Revision - OPT-SOC/02 — 30m</w:t>
            </w:r>
          </w:p>
          <w:p w14:paraId="3504AC75" w14:textId="77777777" w:rsidR="001A20E6" w:rsidRDefault="00000000">
            <w:pPr>
              <w:pStyle w:val="TableCellTaskBadge"/>
              <w:shd w:val="clear" w:color="auto" w:fill="FCE4EC"/>
            </w:pPr>
            <w:r>
              <w:rPr>
                <w:b/>
                <w:bCs/>
                <w:color w:val="C2185B"/>
              </w:rPr>
              <w:t>REVISION</w:t>
            </w:r>
          </w:p>
          <w:p w14:paraId="0F58D175" w14:textId="77777777" w:rsidR="001A20E6" w:rsidRDefault="00000000">
            <w:pPr>
              <w:pStyle w:val="TableCellTaskDetails"/>
            </w:pPr>
            <w:r>
              <w:t>• Practice - OPT-SOC/02 — 30m</w:t>
            </w:r>
          </w:p>
          <w:p w14:paraId="5D683DE2"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031AF2C7" w14:textId="77777777" w:rsidR="001A20E6" w:rsidRDefault="001A20E6"/>
        </w:tc>
      </w:tr>
      <w:tr w:rsidR="001A20E6" w14:paraId="6623E5A6" w14:textId="77777777">
        <w:tc>
          <w:tcPr>
            <w:tcW w:w="700" w:type="pct"/>
            <w:shd w:val="clear" w:color="auto" w:fill="FEE2E2"/>
            <w:tcMar>
              <w:top w:w="150" w:type="dxa"/>
              <w:left w:w="100" w:type="dxa"/>
              <w:bottom w:w="150" w:type="dxa"/>
              <w:right w:w="100" w:type="dxa"/>
            </w:tcMar>
          </w:tcPr>
          <w:p w14:paraId="2C468914" w14:textId="77777777" w:rsidR="001A20E6" w:rsidRDefault="00000000">
            <w:pPr>
              <w:pStyle w:val="TableCellTaskSubject"/>
            </w:pPr>
            <w:r>
              <w:t>History-Ancient</w:t>
            </w:r>
          </w:p>
          <w:p w14:paraId="29058F92" w14:textId="77777777" w:rsidR="001A20E6" w:rsidRDefault="00000000">
            <w:pPr>
              <w:pStyle w:val="TableCellTaskDetails"/>
            </w:pPr>
            <w:r>
              <w:t>• Test - TEST — 3h</w:t>
            </w:r>
          </w:p>
          <w:p w14:paraId="55619C92"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1CC06049" w14:textId="77777777" w:rsidR="001A20E6" w:rsidRDefault="00000000">
            <w:pPr>
              <w:pStyle w:val="TableCellTaskSubject"/>
            </w:pPr>
            <w:r>
              <w:t>History-Ancient</w:t>
            </w:r>
          </w:p>
          <w:p w14:paraId="1B3AA2CB" w14:textId="77777777" w:rsidR="001A20E6" w:rsidRDefault="00000000">
            <w:pPr>
              <w:pStyle w:val="TableCellTaskDetails"/>
            </w:pPr>
            <w:r>
              <w:t>• Study - Pre-historic cultures (H01/01) — 30m</w:t>
            </w:r>
          </w:p>
          <w:p w14:paraId="33840A28" w14:textId="77777777" w:rsidR="001A20E6" w:rsidRDefault="00000000">
            <w:pPr>
              <w:pStyle w:val="TableCellTaskBadge"/>
              <w:shd w:val="clear" w:color="auto" w:fill="E3F2FD"/>
            </w:pPr>
            <w:r>
              <w:rPr>
                <w:b/>
                <w:bCs/>
                <w:color w:val="1976D2"/>
              </w:rPr>
              <w:t>STUDY</w:t>
            </w:r>
          </w:p>
          <w:p w14:paraId="6B867426" w14:textId="77777777" w:rsidR="001A20E6" w:rsidRDefault="00000000">
            <w:pPr>
              <w:pStyle w:val="TableCellTaskDetails"/>
            </w:pPr>
            <w:r>
              <w:t>• Revision - Harappan civilisation (H01/02) — 30m</w:t>
            </w:r>
          </w:p>
          <w:p w14:paraId="2022CAEB" w14:textId="77777777" w:rsidR="001A20E6" w:rsidRDefault="00000000">
            <w:pPr>
              <w:pStyle w:val="TableCellTaskBadge"/>
              <w:shd w:val="clear" w:color="auto" w:fill="FCE4EC"/>
            </w:pPr>
            <w:r>
              <w:rPr>
                <w:b/>
                <w:bCs/>
                <w:color w:val="C2185B"/>
              </w:rPr>
              <w:t>REVISION</w:t>
            </w:r>
          </w:p>
          <w:p w14:paraId="71CF6F9C" w14:textId="77777777" w:rsidR="001A20E6" w:rsidRDefault="00000000">
            <w:pPr>
              <w:pStyle w:val="TableCellTaskDetails"/>
            </w:pPr>
            <w:r>
              <w:t>• Revision - Vedic &amp; Post Vedic - Culture &amp; Philosophy (H01/03) — 30m</w:t>
            </w:r>
          </w:p>
          <w:p w14:paraId="3DF9B67F" w14:textId="77777777" w:rsidR="001A20E6" w:rsidRDefault="00000000">
            <w:pPr>
              <w:pStyle w:val="TableCellTaskBadge"/>
              <w:shd w:val="clear" w:color="auto" w:fill="FCE4EC"/>
            </w:pPr>
            <w:r>
              <w:rPr>
                <w:b/>
                <w:bCs/>
                <w:color w:val="C2185B"/>
              </w:rPr>
              <w:t>REVISION</w:t>
            </w:r>
          </w:p>
          <w:p w14:paraId="2FDB0586" w14:textId="77777777" w:rsidR="001A20E6" w:rsidRDefault="00000000">
            <w:pPr>
              <w:pStyle w:val="TableCellTaskDetails"/>
            </w:pPr>
            <w:r>
              <w:t>• Practice - Harappan civilisation (H01/02) — 30m</w:t>
            </w:r>
          </w:p>
          <w:p w14:paraId="006FA1ED" w14:textId="77777777" w:rsidR="001A20E6" w:rsidRDefault="00000000">
            <w:pPr>
              <w:pStyle w:val="TableCellTaskBadge"/>
              <w:shd w:val="clear" w:color="auto" w:fill="E8F5E8"/>
            </w:pPr>
            <w:r>
              <w:rPr>
                <w:b/>
                <w:bCs/>
                <w:color w:val="388E3C"/>
              </w:rPr>
              <w:t>PRACTICE</w:t>
            </w:r>
          </w:p>
          <w:p w14:paraId="55A3B612" w14:textId="77777777" w:rsidR="001A20E6" w:rsidRDefault="00000000">
            <w:pPr>
              <w:pStyle w:val="TableCellTaskDetails"/>
            </w:pPr>
            <w:r>
              <w:t>• Practice - Vedic &amp; Post Vedic - Culture &amp; Philosophy (H01/03) — 30m</w:t>
            </w:r>
          </w:p>
          <w:p w14:paraId="048CBA7E"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25DB2C92" w14:textId="77777777" w:rsidR="001A20E6" w:rsidRDefault="00000000">
            <w:pPr>
              <w:pStyle w:val="TableCellTaskSubject"/>
            </w:pPr>
            <w:r>
              <w:t>History-Ancient</w:t>
            </w:r>
          </w:p>
          <w:p w14:paraId="6449AABD" w14:textId="77777777" w:rsidR="001A20E6" w:rsidRDefault="00000000">
            <w:pPr>
              <w:pStyle w:val="TableCellTaskDetails"/>
            </w:pPr>
            <w:r>
              <w:t>• Study - Harappan civilisation (H01/02) — 30m</w:t>
            </w:r>
          </w:p>
          <w:p w14:paraId="7927FC5C" w14:textId="77777777" w:rsidR="001A20E6" w:rsidRDefault="00000000">
            <w:pPr>
              <w:pStyle w:val="TableCellTaskBadge"/>
              <w:shd w:val="clear" w:color="auto" w:fill="E3F2FD"/>
            </w:pPr>
            <w:r>
              <w:rPr>
                <w:b/>
                <w:bCs/>
                <w:color w:val="1976D2"/>
              </w:rPr>
              <w:t>STUDY</w:t>
            </w:r>
          </w:p>
          <w:p w14:paraId="0E093E40" w14:textId="77777777" w:rsidR="001A20E6" w:rsidRDefault="00000000">
            <w:pPr>
              <w:pStyle w:val="TableCellTaskDetails"/>
            </w:pPr>
            <w:r>
              <w:t>• Revision - Mauryan Empire (H01/04) — 30m</w:t>
            </w:r>
          </w:p>
          <w:p w14:paraId="13A5D539" w14:textId="77777777" w:rsidR="001A20E6" w:rsidRDefault="00000000">
            <w:pPr>
              <w:pStyle w:val="TableCellTaskBadge"/>
              <w:shd w:val="clear" w:color="auto" w:fill="FCE4EC"/>
            </w:pPr>
            <w:r>
              <w:rPr>
                <w:b/>
                <w:bCs/>
                <w:color w:val="C2185B"/>
              </w:rPr>
              <w:t>REVISION</w:t>
            </w:r>
          </w:p>
          <w:p w14:paraId="5BF1B97B" w14:textId="77777777" w:rsidR="001A20E6" w:rsidRDefault="00000000">
            <w:pPr>
              <w:pStyle w:val="TableCellTaskDetails"/>
            </w:pPr>
            <w:r>
              <w:t>• Revision - Post-Mauryan (H01/05) — 30m</w:t>
            </w:r>
          </w:p>
          <w:p w14:paraId="6365925A" w14:textId="77777777" w:rsidR="001A20E6" w:rsidRDefault="00000000">
            <w:pPr>
              <w:pStyle w:val="TableCellTaskBadge"/>
              <w:shd w:val="clear" w:color="auto" w:fill="FCE4EC"/>
            </w:pPr>
            <w:r>
              <w:rPr>
                <w:b/>
                <w:bCs/>
                <w:color w:val="C2185B"/>
              </w:rPr>
              <w:t>REVISION</w:t>
            </w:r>
          </w:p>
          <w:p w14:paraId="4AAC6B66" w14:textId="77777777" w:rsidR="001A20E6" w:rsidRDefault="00000000">
            <w:pPr>
              <w:pStyle w:val="TableCellTaskDetails"/>
            </w:pPr>
            <w:r>
              <w:t>• Practice - Mauryan Empire (H01/04) — 30m</w:t>
            </w:r>
          </w:p>
          <w:p w14:paraId="53A106B0" w14:textId="77777777" w:rsidR="001A20E6" w:rsidRDefault="00000000">
            <w:pPr>
              <w:pStyle w:val="TableCellTaskBadge"/>
              <w:shd w:val="clear" w:color="auto" w:fill="E8F5E8"/>
            </w:pPr>
            <w:r>
              <w:rPr>
                <w:b/>
                <w:bCs/>
                <w:color w:val="388E3C"/>
              </w:rPr>
              <w:t>PRACTICE</w:t>
            </w:r>
          </w:p>
          <w:p w14:paraId="638A7796" w14:textId="77777777" w:rsidR="001A20E6" w:rsidRDefault="00000000">
            <w:pPr>
              <w:pStyle w:val="TableCellTaskDetails"/>
            </w:pPr>
            <w:r>
              <w:t>• Practice - Post-Mauryan (H01/05) — 30m</w:t>
            </w:r>
          </w:p>
          <w:p w14:paraId="521A93AD"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60A03A0C" w14:textId="77777777" w:rsidR="001A20E6" w:rsidRDefault="00000000">
            <w:pPr>
              <w:pStyle w:val="TableCellTaskSubject"/>
            </w:pPr>
            <w:r>
              <w:t>History-Ancient</w:t>
            </w:r>
          </w:p>
          <w:p w14:paraId="7DDFD544" w14:textId="77777777" w:rsidR="001A20E6" w:rsidRDefault="00000000">
            <w:pPr>
              <w:pStyle w:val="TableCellTaskDetails"/>
            </w:pPr>
            <w:r>
              <w:t>• Study - Vedic &amp; Post Vedic - Culture &amp; Philosophy (H01/03) — 30m</w:t>
            </w:r>
          </w:p>
          <w:p w14:paraId="0F059C06" w14:textId="77777777" w:rsidR="001A20E6" w:rsidRDefault="00000000">
            <w:pPr>
              <w:pStyle w:val="TableCellTaskBadge"/>
              <w:shd w:val="clear" w:color="auto" w:fill="E3F2FD"/>
            </w:pPr>
            <w:r>
              <w:rPr>
                <w:b/>
                <w:bCs/>
                <w:color w:val="1976D2"/>
              </w:rPr>
              <w:t>STUDY</w:t>
            </w:r>
          </w:p>
          <w:p w14:paraId="653F517E" w14:textId="77777777" w:rsidR="001A20E6" w:rsidRDefault="00000000">
            <w:pPr>
              <w:pStyle w:val="TableCellTaskDetails"/>
            </w:pPr>
            <w:r>
              <w:t>• Revision - Satavahanas (H01/06) — 30m</w:t>
            </w:r>
          </w:p>
          <w:p w14:paraId="49263B45" w14:textId="77777777" w:rsidR="001A20E6" w:rsidRDefault="00000000">
            <w:pPr>
              <w:pStyle w:val="TableCellTaskBadge"/>
              <w:shd w:val="clear" w:color="auto" w:fill="FCE4EC"/>
            </w:pPr>
            <w:r>
              <w:rPr>
                <w:b/>
                <w:bCs/>
                <w:color w:val="C2185B"/>
              </w:rPr>
              <w:t>REVISION</w:t>
            </w:r>
          </w:p>
          <w:p w14:paraId="5ABCA081" w14:textId="77777777" w:rsidR="001A20E6" w:rsidRDefault="00000000">
            <w:pPr>
              <w:pStyle w:val="TableCellTaskDetails"/>
            </w:pPr>
            <w:r>
              <w:t>• Revision - Guptas (H01/07) — 30m</w:t>
            </w:r>
          </w:p>
          <w:p w14:paraId="116657EC" w14:textId="77777777" w:rsidR="001A20E6" w:rsidRDefault="00000000">
            <w:pPr>
              <w:pStyle w:val="TableCellTaskBadge"/>
              <w:shd w:val="clear" w:color="auto" w:fill="FCE4EC"/>
            </w:pPr>
            <w:r>
              <w:rPr>
                <w:b/>
                <w:bCs/>
                <w:color w:val="C2185B"/>
              </w:rPr>
              <w:t>REVISION</w:t>
            </w:r>
          </w:p>
          <w:p w14:paraId="1E47B128" w14:textId="77777777" w:rsidR="001A20E6" w:rsidRDefault="00000000">
            <w:pPr>
              <w:pStyle w:val="TableCellTaskDetails"/>
            </w:pPr>
            <w:r>
              <w:t>• Practice - Satavahanas (H01/06) — 30m</w:t>
            </w:r>
          </w:p>
          <w:p w14:paraId="3F641CC1" w14:textId="77777777" w:rsidR="001A20E6" w:rsidRDefault="00000000">
            <w:pPr>
              <w:pStyle w:val="TableCellTaskBadge"/>
              <w:shd w:val="clear" w:color="auto" w:fill="E8F5E8"/>
            </w:pPr>
            <w:r>
              <w:rPr>
                <w:b/>
                <w:bCs/>
                <w:color w:val="388E3C"/>
              </w:rPr>
              <w:t>PRACTICE</w:t>
            </w:r>
          </w:p>
          <w:p w14:paraId="7EAFEE0D" w14:textId="77777777" w:rsidR="001A20E6" w:rsidRDefault="00000000">
            <w:pPr>
              <w:pStyle w:val="TableCellTaskDetails"/>
            </w:pPr>
            <w:r>
              <w:t>• Practice - Guptas (H01/07) — 30m</w:t>
            </w:r>
          </w:p>
          <w:p w14:paraId="3E4C760A"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16592724" w14:textId="77777777" w:rsidR="001A20E6" w:rsidRDefault="00000000">
            <w:pPr>
              <w:pStyle w:val="TableCellTaskSubject"/>
            </w:pPr>
            <w:r>
              <w:t>History-Modern</w:t>
            </w:r>
          </w:p>
          <w:p w14:paraId="753F4AD2" w14:textId="77777777" w:rsidR="001A20E6" w:rsidRDefault="00000000">
            <w:pPr>
              <w:pStyle w:val="TableCellTaskDetails"/>
            </w:pPr>
            <w:r>
              <w:t>• Study - Broad / Overlap (H03/00) — 30m</w:t>
            </w:r>
          </w:p>
          <w:p w14:paraId="182643B7" w14:textId="77777777" w:rsidR="001A20E6" w:rsidRDefault="00000000">
            <w:pPr>
              <w:pStyle w:val="TableCellTaskBadge"/>
              <w:shd w:val="clear" w:color="auto" w:fill="E3F2FD"/>
            </w:pPr>
            <w:r>
              <w:rPr>
                <w:b/>
                <w:bCs/>
                <w:color w:val="1976D2"/>
              </w:rPr>
              <w:t>STUDY</w:t>
            </w:r>
          </w:p>
          <w:p w14:paraId="0F008CD7" w14:textId="77777777" w:rsidR="001A20E6" w:rsidRDefault="00000000">
            <w:pPr>
              <w:pStyle w:val="TableCellTaskDetails"/>
            </w:pPr>
            <w:r>
              <w:t>• Revision - Broad / Overlap (H03/00) — 1h</w:t>
            </w:r>
          </w:p>
          <w:p w14:paraId="2327C0EA" w14:textId="77777777" w:rsidR="001A20E6" w:rsidRDefault="00000000">
            <w:pPr>
              <w:pStyle w:val="TableCellTaskBadge"/>
              <w:shd w:val="clear" w:color="auto" w:fill="FCE4EC"/>
            </w:pPr>
            <w:r>
              <w:rPr>
                <w:b/>
                <w:bCs/>
                <w:color w:val="C2185B"/>
              </w:rPr>
              <w:t>REVISION</w:t>
            </w:r>
          </w:p>
          <w:p w14:paraId="47209C50" w14:textId="77777777" w:rsidR="001A20E6" w:rsidRDefault="00000000">
            <w:pPr>
              <w:pStyle w:val="TableCellTaskDetails"/>
            </w:pPr>
            <w:r>
              <w:t>• Practice - Broad / Overlap (H03/00) — 1h</w:t>
            </w:r>
          </w:p>
          <w:p w14:paraId="49197198"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7027A776" w14:textId="77777777" w:rsidR="001A20E6" w:rsidRDefault="00000000">
            <w:pPr>
              <w:pStyle w:val="TableCellTaskSubject"/>
            </w:pPr>
            <w:r>
              <w:t>History-Modern</w:t>
            </w:r>
          </w:p>
          <w:p w14:paraId="3C505281" w14:textId="77777777" w:rsidR="001A20E6" w:rsidRDefault="00000000">
            <w:pPr>
              <w:pStyle w:val="TableCellTaskDetails"/>
            </w:pPr>
            <w:r>
              <w:t>• Study - Advent of Europeans (H03/01) — 30m</w:t>
            </w:r>
          </w:p>
          <w:p w14:paraId="7079E345" w14:textId="77777777" w:rsidR="001A20E6" w:rsidRDefault="00000000">
            <w:pPr>
              <w:pStyle w:val="TableCellTaskBadge"/>
              <w:shd w:val="clear" w:color="auto" w:fill="E3F2FD"/>
            </w:pPr>
            <w:r>
              <w:rPr>
                <w:b/>
                <w:bCs/>
                <w:color w:val="1976D2"/>
              </w:rPr>
              <w:t>STUDY</w:t>
            </w:r>
          </w:p>
          <w:p w14:paraId="0F10C80E" w14:textId="77777777" w:rsidR="001A20E6" w:rsidRDefault="00000000">
            <w:pPr>
              <w:pStyle w:val="TableCellTaskDetails"/>
            </w:pPr>
            <w:r>
              <w:t>• Revision - Advent of Europeans (H03/01) — 1h</w:t>
            </w:r>
          </w:p>
          <w:p w14:paraId="11D7697A" w14:textId="77777777" w:rsidR="001A20E6" w:rsidRDefault="00000000">
            <w:pPr>
              <w:pStyle w:val="TableCellTaskBadge"/>
              <w:shd w:val="clear" w:color="auto" w:fill="FCE4EC"/>
            </w:pPr>
            <w:r>
              <w:rPr>
                <w:b/>
                <w:bCs/>
                <w:color w:val="C2185B"/>
              </w:rPr>
              <w:t>REVISION</w:t>
            </w:r>
          </w:p>
          <w:p w14:paraId="0FF61D21" w14:textId="77777777" w:rsidR="001A20E6" w:rsidRDefault="00000000">
            <w:pPr>
              <w:pStyle w:val="TableCellTaskDetails"/>
            </w:pPr>
            <w:r>
              <w:t>• Practice - Advent of Europeans (H03/01) — 1h</w:t>
            </w:r>
          </w:p>
          <w:p w14:paraId="6FC82A1E"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6D04A467" w14:textId="77777777" w:rsidR="001A20E6" w:rsidRDefault="001A20E6"/>
        </w:tc>
      </w:tr>
      <w:tr w:rsidR="001A20E6" w14:paraId="15358A26" w14:textId="77777777">
        <w:tc>
          <w:tcPr>
            <w:tcW w:w="700" w:type="pct"/>
            <w:shd w:val="clear" w:color="auto" w:fill="FEE2E2"/>
            <w:tcMar>
              <w:top w:w="150" w:type="dxa"/>
              <w:left w:w="100" w:type="dxa"/>
              <w:bottom w:w="150" w:type="dxa"/>
              <w:right w:w="100" w:type="dxa"/>
            </w:tcMar>
          </w:tcPr>
          <w:p w14:paraId="0A2DF03E" w14:textId="77777777" w:rsidR="001A20E6" w:rsidRDefault="00000000">
            <w:pPr>
              <w:pStyle w:val="TableCellTaskSubject"/>
            </w:pPr>
            <w:r>
              <w:t>History-Medieval</w:t>
            </w:r>
          </w:p>
          <w:p w14:paraId="1F663352" w14:textId="77777777" w:rsidR="001A20E6" w:rsidRDefault="00000000">
            <w:pPr>
              <w:pStyle w:val="TableCellTaskDetails"/>
            </w:pPr>
            <w:r>
              <w:t>• Test - TEST — 3h</w:t>
            </w:r>
          </w:p>
          <w:p w14:paraId="2ECB9E7E"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548C091C" w14:textId="77777777" w:rsidR="001A20E6" w:rsidRDefault="00000000">
            <w:pPr>
              <w:pStyle w:val="TableCellTaskSubject"/>
            </w:pPr>
            <w:r>
              <w:t>History-Medieval</w:t>
            </w:r>
          </w:p>
          <w:p w14:paraId="1B466000" w14:textId="77777777" w:rsidR="001A20E6" w:rsidRDefault="00000000">
            <w:pPr>
              <w:pStyle w:val="TableCellTaskDetails"/>
            </w:pPr>
            <w:r>
              <w:t>• Study - Broad / Overlap (H02/00) — 30m</w:t>
            </w:r>
          </w:p>
          <w:p w14:paraId="75DD97E5" w14:textId="77777777" w:rsidR="001A20E6" w:rsidRDefault="00000000">
            <w:pPr>
              <w:pStyle w:val="TableCellTaskBadge"/>
              <w:shd w:val="clear" w:color="auto" w:fill="E3F2FD"/>
            </w:pPr>
            <w:r>
              <w:rPr>
                <w:b/>
                <w:bCs/>
                <w:color w:val="1976D2"/>
              </w:rPr>
              <w:t>STUDY</w:t>
            </w:r>
          </w:p>
          <w:p w14:paraId="5119195C" w14:textId="77777777" w:rsidR="001A20E6" w:rsidRDefault="00000000">
            <w:pPr>
              <w:pStyle w:val="TableCellTaskDetails"/>
            </w:pPr>
            <w:r>
              <w:t>• Revision - Broad / Overlap (H02/00) — 30m</w:t>
            </w:r>
          </w:p>
          <w:p w14:paraId="4AEED149" w14:textId="77777777" w:rsidR="001A20E6" w:rsidRDefault="00000000">
            <w:pPr>
              <w:pStyle w:val="TableCellTaskBadge"/>
              <w:shd w:val="clear" w:color="auto" w:fill="FCE4EC"/>
            </w:pPr>
            <w:r>
              <w:rPr>
                <w:b/>
                <w:bCs/>
                <w:color w:val="C2185B"/>
              </w:rPr>
              <w:t>REVISION</w:t>
            </w:r>
          </w:p>
          <w:p w14:paraId="46DFC8D1" w14:textId="77777777" w:rsidR="001A20E6" w:rsidRDefault="00000000">
            <w:pPr>
              <w:pStyle w:val="TableCellTaskDetails"/>
            </w:pPr>
            <w:r>
              <w:t>• Revision - Advent of Islam (H02/01) — 30m</w:t>
            </w:r>
          </w:p>
          <w:p w14:paraId="1227D7F7" w14:textId="77777777" w:rsidR="001A20E6" w:rsidRDefault="00000000">
            <w:pPr>
              <w:pStyle w:val="TableCellTaskBadge"/>
              <w:shd w:val="clear" w:color="auto" w:fill="FCE4EC"/>
            </w:pPr>
            <w:r>
              <w:rPr>
                <w:b/>
                <w:bCs/>
                <w:color w:val="C2185B"/>
              </w:rPr>
              <w:t>REVISION</w:t>
            </w:r>
          </w:p>
          <w:p w14:paraId="1D94D0A3" w14:textId="77777777" w:rsidR="001A20E6" w:rsidRDefault="00000000">
            <w:pPr>
              <w:pStyle w:val="TableCellTaskDetails"/>
            </w:pPr>
            <w:r>
              <w:t>• Practice - Broad / Overlap (H02/00) — 30m</w:t>
            </w:r>
          </w:p>
          <w:p w14:paraId="7114AFA4" w14:textId="77777777" w:rsidR="001A20E6" w:rsidRDefault="00000000">
            <w:pPr>
              <w:pStyle w:val="TableCellTaskBadge"/>
              <w:shd w:val="clear" w:color="auto" w:fill="E8F5E8"/>
            </w:pPr>
            <w:r>
              <w:rPr>
                <w:b/>
                <w:bCs/>
                <w:color w:val="388E3C"/>
              </w:rPr>
              <w:t>PRACTICE</w:t>
            </w:r>
          </w:p>
          <w:p w14:paraId="41A309C9" w14:textId="77777777" w:rsidR="001A20E6" w:rsidRDefault="00000000">
            <w:pPr>
              <w:pStyle w:val="TableCellTaskDetails"/>
            </w:pPr>
            <w:r>
              <w:t>• Practice - Advent of Islam (H02/01) — 30m</w:t>
            </w:r>
          </w:p>
          <w:p w14:paraId="26BB2A61"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75559437" w14:textId="77777777" w:rsidR="001A20E6" w:rsidRDefault="00000000">
            <w:pPr>
              <w:pStyle w:val="TableCellTaskSubject"/>
            </w:pPr>
            <w:r>
              <w:t>History-Medieval</w:t>
            </w:r>
          </w:p>
          <w:p w14:paraId="6F23FF09" w14:textId="77777777" w:rsidR="001A20E6" w:rsidRDefault="00000000">
            <w:pPr>
              <w:pStyle w:val="TableCellTaskDetails"/>
            </w:pPr>
            <w:r>
              <w:t>• Study - Advent of Islam (H02/01) — 30m</w:t>
            </w:r>
          </w:p>
          <w:p w14:paraId="52FBDC40" w14:textId="77777777" w:rsidR="001A20E6" w:rsidRDefault="00000000">
            <w:pPr>
              <w:pStyle w:val="TableCellTaskBadge"/>
              <w:shd w:val="clear" w:color="auto" w:fill="E3F2FD"/>
            </w:pPr>
            <w:r>
              <w:rPr>
                <w:b/>
                <w:bCs/>
                <w:color w:val="1976D2"/>
              </w:rPr>
              <w:t>STUDY</w:t>
            </w:r>
          </w:p>
          <w:p w14:paraId="233D7751" w14:textId="77777777" w:rsidR="001A20E6" w:rsidRDefault="00000000">
            <w:pPr>
              <w:pStyle w:val="TableCellTaskDetails"/>
            </w:pPr>
            <w:r>
              <w:t>• Revision - Tripartite Struggle (H02/02) — 30m</w:t>
            </w:r>
          </w:p>
          <w:p w14:paraId="08171FC4" w14:textId="77777777" w:rsidR="001A20E6" w:rsidRDefault="00000000">
            <w:pPr>
              <w:pStyle w:val="TableCellTaskBadge"/>
              <w:shd w:val="clear" w:color="auto" w:fill="FCE4EC"/>
            </w:pPr>
            <w:r>
              <w:rPr>
                <w:b/>
                <w:bCs/>
                <w:color w:val="C2185B"/>
              </w:rPr>
              <w:t>REVISION</w:t>
            </w:r>
          </w:p>
          <w:p w14:paraId="7A2A64A9" w14:textId="77777777" w:rsidR="001A20E6" w:rsidRDefault="00000000">
            <w:pPr>
              <w:pStyle w:val="TableCellTaskDetails"/>
            </w:pPr>
            <w:r>
              <w:t>• Revision - Imperial Cholas (H02/03) — 30m</w:t>
            </w:r>
          </w:p>
          <w:p w14:paraId="4764AC04" w14:textId="77777777" w:rsidR="001A20E6" w:rsidRDefault="00000000">
            <w:pPr>
              <w:pStyle w:val="TableCellTaskBadge"/>
              <w:shd w:val="clear" w:color="auto" w:fill="FCE4EC"/>
            </w:pPr>
            <w:r>
              <w:rPr>
                <w:b/>
                <w:bCs/>
                <w:color w:val="C2185B"/>
              </w:rPr>
              <w:t>REVISION</w:t>
            </w:r>
          </w:p>
          <w:p w14:paraId="7C28029F" w14:textId="77777777" w:rsidR="001A20E6" w:rsidRDefault="00000000">
            <w:pPr>
              <w:pStyle w:val="TableCellTaskDetails"/>
            </w:pPr>
            <w:r>
              <w:t>• Practice - Tripartite Struggle (H02/02) — 30m</w:t>
            </w:r>
          </w:p>
          <w:p w14:paraId="25F9808E" w14:textId="77777777" w:rsidR="001A20E6" w:rsidRDefault="00000000">
            <w:pPr>
              <w:pStyle w:val="TableCellTaskBadge"/>
              <w:shd w:val="clear" w:color="auto" w:fill="E8F5E8"/>
            </w:pPr>
            <w:r>
              <w:rPr>
                <w:b/>
                <w:bCs/>
                <w:color w:val="388E3C"/>
              </w:rPr>
              <w:t>PRACTICE</w:t>
            </w:r>
          </w:p>
          <w:p w14:paraId="6FC5858D" w14:textId="77777777" w:rsidR="001A20E6" w:rsidRDefault="00000000">
            <w:pPr>
              <w:pStyle w:val="TableCellTaskDetails"/>
            </w:pPr>
            <w:r>
              <w:t>• Practice - Imperial Cholas (H02/03) — 30m</w:t>
            </w:r>
          </w:p>
          <w:p w14:paraId="07A15462"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532EE521" w14:textId="77777777" w:rsidR="001A20E6" w:rsidRDefault="00000000">
            <w:pPr>
              <w:pStyle w:val="TableCellTaskSubject"/>
            </w:pPr>
            <w:r>
              <w:t>History-Medieval</w:t>
            </w:r>
          </w:p>
          <w:p w14:paraId="4918FF4D" w14:textId="77777777" w:rsidR="001A20E6" w:rsidRDefault="00000000">
            <w:pPr>
              <w:pStyle w:val="TableCellTaskDetails"/>
            </w:pPr>
            <w:r>
              <w:t>• Study - Tripartite Struggle (H02/02) — 30m</w:t>
            </w:r>
          </w:p>
          <w:p w14:paraId="5F06FE6B" w14:textId="77777777" w:rsidR="001A20E6" w:rsidRDefault="00000000">
            <w:pPr>
              <w:pStyle w:val="TableCellTaskBadge"/>
              <w:shd w:val="clear" w:color="auto" w:fill="E3F2FD"/>
            </w:pPr>
            <w:r>
              <w:rPr>
                <w:b/>
                <w:bCs/>
                <w:color w:val="1976D2"/>
              </w:rPr>
              <w:t>STUDY</w:t>
            </w:r>
          </w:p>
          <w:p w14:paraId="2A5B39B8" w14:textId="77777777" w:rsidR="001A20E6" w:rsidRDefault="00000000">
            <w:pPr>
              <w:pStyle w:val="TableCellTaskDetails"/>
            </w:pPr>
            <w:r>
              <w:t>• Revision - Delhi Sultanate (H02/04) — 30m</w:t>
            </w:r>
          </w:p>
          <w:p w14:paraId="08C22270" w14:textId="77777777" w:rsidR="001A20E6" w:rsidRDefault="00000000">
            <w:pPr>
              <w:pStyle w:val="TableCellTaskBadge"/>
              <w:shd w:val="clear" w:color="auto" w:fill="FCE4EC"/>
            </w:pPr>
            <w:r>
              <w:rPr>
                <w:b/>
                <w:bCs/>
                <w:color w:val="C2185B"/>
              </w:rPr>
              <w:t>REVISION</w:t>
            </w:r>
          </w:p>
          <w:p w14:paraId="1AAFC6F5" w14:textId="77777777" w:rsidR="001A20E6" w:rsidRDefault="00000000">
            <w:pPr>
              <w:pStyle w:val="TableCellTaskDetails"/>
            </w:pPr>
            <w:r>
              <w:t>• Revision - Mughals (H02/05) — 30m</w:t>
            </w:r>
          </w:p>
          <w:p w14:paraId="6470552E" w14:textId="77777777" w:rsidR="001A20E6" w:rsidRDefault="00000000">
            <w:pPr>
              <w:pStyle w:val="TableCellTaskBadge"/>
              <w:shd w:val="clear" w:color="auto" w:fill="FCE4EC"/>
            </w:pPr>
            <w:r>
              <w:rPr>
                <w:b/>
                <w:bCs/>
                <w:color w:val="C2185B"/>
              </w:rPr>
              <w:t>REVISION</w:t>
            </w:r>
          </w:p>
          <w:p w14:paraId="4480BE0C" w14:textId="77777777" w:rsidR="001A20E6" w:rsidRDefault="00000000">
            <w:pPr>
              <w:pStyle w:val="TableCellTaskDetails"/>
            </w:pPr>
            <w:r>
              <w:t>• Practice - Delhi Sultanate (H02/04) — 30m</w:t>
            </w:r>
          </w:p>
          <w:p w14:paraId="1A07A143" w14:textId="77777777" w:rsidR="001A20E6" w:rsidRDefault="00000000">
            <w:pPr>
              <w:pStyle w:val="TableCellTaskBadge"/>
              <w:shd w:val="clear" w:color="auto" w:fill="E8F5E8"/>
            </w:pPr>
            <w:r>
              <w:rPr>
                <w:b/>
                <w:bCs/>
                <w:color w:val="388E3C"/>
              </w:rPr>
              <w:t>PRACTICE</w:t>
            </w:r>
          </w:p>
          <w:p w14:paraId="31C24515" w14:textId="77777777" w:rsidR="001A20E6" w:rsidRDefault="00000000">
            <w:pPr>
              <w:pStyle w:val="TableCellTaskDetails"/>
            </w:pPr>
            <w:r>
              <w:t>• Practice - Mughals (H02/05) — 30m</w:t>
            </w:r>
          </w:p>
          <w:p w14:paraId="04E103E2"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475EB2FE" w14:textId="77777777" w:rsidR="001A20E6" w:rsidRDefault="00000000">
            <w:pPr>
              <w:pStyle w:val="TableCellTaskSubject"/>
            </w:pPr>
            <w:r>
              <w:t>History-Art and Culture</w:t>
            </w:r>
          </w:p>
          <w:p w14:paraId="17059577" w14:textId="77777777" w:rsidR="001A20E6" w:rsidRDefault="00000000">
            <w:pPr>
              <w:pStyle w:val="TableCellTaskDetails"/>
            </w:pPr>
            <w:r>
              <w:t>• Study - Broad / Overlap (H04/00) — 30m</w:t>
            </w:r>
          </w:p>
          <w:p w14:paraId="4C43ABE1" w14:textId="77777777" w:rsidR="001A20E6" w:rsidRDefault="00000000">
            <w:pPr>
              <w:pStyle w:val="TableCellTaskBadge"/>
              <w:shd w:val="clear" w:color="auto" w:fill="E3F2FD"/>
            </w:pPr>
            <w:r>
              <w:rPr>
                <w:b/>
                <w:bCs/>
                <w:color w:val="1976D2"/>
              </w:rPr>
              <w:t>STUDY</w:t>
            </w:r>
          </w:p>
          <w:p w14:paraId="5B25B2AD" w14:textId="77777777" w:rsidR="001A20E6" w:rsidRDefault="00000000">
            <w:pPr>
              <w:pStyle w:val="TableCellTaskDetails"/>
            </w:pPr>
            <w:r>
              <w:t>• Revision - Broad / Overlap (H04/00) — 1h</w:t>
            </w:r>
          </w:p>
          <w:p w14:paraId="50446BD1" w14:textId="77777777" w:rsidR="001A20E6" w:rsidRDefault="00000000">
            <w:pPr>
              <w:pStyle w:val="TableCellTaskBadge"/>
              <w:shd w:val="clear" w:color="auto" w:fill="FCE4EC"/>
            </w:pPr>
            <w:r>
              <w:rPr>
                <w:b/>
                <w:bCs/>
                <w:color w:val="C2185B"/>
              </w:rPr>
              <w:t>REVISION</w:t>
            </w:r>
          </w:p>
          <w:p w14:paraId="6BE90A03" w14:textId="77777777" w:rsidR="001A20E6" w:rsidRDefault="00000000">
            <w:pPr>
              <w:pStyle w:val="TableCellTaskDetails"/>
            </w:pPr>
            <w:r>
              <w:t>• Practice - Broad / Overlap (H04/00) — 1h</w:t>
            </w:r>
          </w:p>
          <w:p w14:paraId="6632142B"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2A3C91DC" w14:textId="77777777" w:rsidR="001A20E6" w:rsidRDefault="00000000">
            <w:pPr>
              <w:pStyle w:val="TableCellTaskSubject"/>
            </w:pPr>
            <w:r>
              <w:t>History-Art and Culture</w:t>
            </w:r>
          </w:p>
          <w:p w14:paraId="70B46F66" w14:textId="77777777" w:rsidR="001A20E6" w:rsidRDefault="00000000">
            <w:pPr>
              <w:pStyle w:val="TableCellTaskDetails"/>
            </w:pPr>
            <w:r>
              <w:t>• Study - Art and architecture (H04/01) — 30m</w:t>
            </w:r>
          </w:p>
          <w:p w14:paraId="55228B06" w14:textId="77777777" w:rsidR="001A20E6" w:rsidRDefault="00000000">
            <w:pPr>
              <w:pStyle w:val="TableCellTaskBadge"/>
              <w:shd w:val="clear" w:color="auto" w:fill="E3F2FD"/>
            </w:pPr>
            <w:r>
              <w:rPr>
                <w:b/>
                <w:bCs/>
                <w:color w:val="1976D2"/>
              </w:rPr>
              <w:t>STUDY</w:t>
            </w:r>
          </w:p>
          <w:p w14:paraId="293C3F78" w14:textId="77777777" w:rsidR="001A20E6" w:rsidRDefault="00000000">
            <w:pPr>
              <w:pStyle w:val="TableCellTaskDetails"/>
            </w:pPr>
            <w:r>
              <w:t>• Revision - Art and architecture (H04/01) — 1h</w:t>
            </w:r>
          </w:p>
          <w:p w14:paraId="075BB3B7" w14:textId="77777777" w:rsidR="001A20E6" w:rsidRDefault="00000000">
            <w:pPr>
              <w:pStyle w:val="TableCellTaskBadge"/>
              <w:shd w:val="clear" w:color="auto" w:fill="FCE4EC"/>
            </w:pPr>
            <w:r>
              <w:rPr>
                <w:b/>
                <w:bCs/>
                <w:color w:val="C2185B"/>
              </w:rPr>
              <w:t>REVISION</w:t>
            </w:r>
          </w:p>
          <w:p w14:paraId="640A3424" w14:textId="77777777" w:rsidR="001A20E6" w:rsidRDefault="00000000">
            <w:pPr>
              <w:pStyle w:val="TableCellTaskDetails"/>
            </w:pPr>
            <w:r>
              <w:t>• Practice - Art and architecture (H04/01) — 1h</w:t>
            </w:r>
          </w:p>
          <w:p w14:paraId="767F3FE9"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0AC3D0FF" w14:textId="77777777" w:rsidR="001A20E6" w:rsidRDefault="001A20E6"/>
        </w:tc>
      </w:tr>
    </w:tbl>
    <w:p w14:paraId="4201A088" w14:textId="77777777" w:rsidR="001A20E6" w:rsidRDefault="001A20E6">
      <w:pPr>
        <w:spacing w:after="400"/>
      </w:pPr>
    </w:p>
    <w:p w14:paraId="53785B3F" w14:textId="77777777" w:rsidR="001A20E6" w:rsidRDefault="00000000">
      <w:pPr>
        <w:pStyle w:val="ResourceTitle"/>
      </w:pPr>
      <w:r>
        <w:t>📚 Resources for Jan 03 - Jan 09</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1AC12128" w14:textId="77777777">
        <w:tc>
          <w:tcPr>
            <w:tcW w:w="1650" w:type="pct"/>
            <w:tcBorders>
              <w:bottom w:val="single" w:sz="2" w:space="0" w:color="D1D5DB"/>
              <w:right w:val="single" w:sz="2" w:space="0" w:color="D1D5DB"/>
            </w:tcBorders>
            <w:tcMar>
              <w:top w:w="200" w:type="dxa"/>
              <w:left w:w="150" w:type="dxa"/>
              <w:bottom w:w="200" w:type="dxa"/>
              <w:right w:w="150" w:type="dxa"/>
            </w:tcMar>
          </w:tcPr>
          <w:p w14:paraId="4B51518F" w14:textId="77777777" w:rsidR="001A20E6" w:rsidRDefault="00000000">
            <w:pPr>
              <w:pStyle w:val="TableCellSubjectName"/>
            </w:pPr>
            <w:r>
              <w:t>Sociology</w:t>
            </w:r>
          </w:p>
          <w:p w14:paraId="09B2B458" w14:textId="77777777" w:rsidR="001A20E6" w:rsidRDefault="00000000">
            <w:pPr>
              <w:pStyle w:val="TableCellCategoryTitle"/>
            </w:pPr>
            <w:r>
              <w:t>📝 Practice Materials</w:t>
            </w:r>
          </w:p>
          <w:p w14:paraId="27BD3BD5" w14:textId="77777777" w:rsidR="001A20E6" w:rsidRDefault="00000000">
            <w:pPr>
              <w:pStyle w:val="TableCellResourceItem"/>
            </w:pPr>
            <w:r>
              <w:t>• La Excellence Sociology Material</w:t>
            </w:r>
          </w:p>
          <w:p w14:paraId="21AD2622" w14:textId="77777777" w:rsidR="001A20E6" w:rsidRDefault="00000000">
            <w:pPr>
              <w:pStyle w:val="TableCellResourceItem"/>
            </w:pPr>
            <w:r>
              <w:t>• Mains RRP + Prelims RRP</w:t>
            </w:r>
          </w:p>
          <w:p w14:paraId="0A9CB255" w14:textId="77777777" w:rsidR="001A20E6" w:rsidRDefault="00000000">
            <w:pPr>
              <w:pStyle w:val="TableCellResourceItem"/>
            </w:pPr>
            <w:r>
              <w:t>• Prelims &amp; Mains Workbooks</w:t>
            </w:r>
          </w:p>
          <w:p w14:paraId="38722166" w14:textId="77777777" w:rsidR="001A20E6" w:rsidRDefault="00000000">
            <w:pPr>
              <w:pStyle w:val="TableCellResourceItem"/>
            </w:pPr>
            <w:r>
              <w:t>• Previous Year Question Papers</w:t>
            </w:r>
          </w:p>
          <w:p w14:paraId="0D781A94" w14:textId="77777777" w:rsidR="001A20E6" w:rsidRDefault="00000000">
            <w:pPr>
              <w:pStyle w:val="TableCellResourceItem"/>
            </w:pPr>
            <w:r>
              <w:t>• Mock Tests</w:t>
            </w:r>
          </w:p>
          <w:p w14:paraId="53A04F0B" w14:textId="77777777" w:rsidR="001A20E6" w:rsidRDefault="00000000">
            <w:pPr>
              <w:pStyle w:val="TableCellResourceItem"/>
            </w:pPr>
            <w:r>
              <w:t>• La Excellence Indian Society Material</w:t>
            </w:r>
          </w:p>
          <w:p w14:paraId="48054A70" w14:textId="77777777" w:rsidR="001A20E6" w:rsidRDefault="00000000">
            <w:pPr>
              <w:pStyle w:val="TableCellResourceItem"/>
            </w:pPr>
            <w:r>
              <w:t>• Mains Workbook - Paper I</w:t>
            </w:r>
          </w:p>
          <w:p w14:paraId="0E0584AE" w14:textId="77777777" w:rsidR="001A20E6" w:rsidRDefault="00000000">
            <w:pPr>
              <w:pStyle w:val="TableCellResourceItem"/>
            </w:pPr>
            <w:r>
              <w:t>• La Excellence Social Change Material</w:t>
            </w:r>
          </w:p>
          <w:p w14:paraId="04BFC076" w14:textId="77777777" w:rsidR="001A20E6" w:rsidRDefault="00000000">
            <w:pPr>
              <w:pStyle w:val="TableCellResourceItem"/>
            </w:pPr>
            <w:r>
              <w:t>• Mains Workbook - Paper II</w:t>
            </w:r>
          </w:p>
          <w:p w14:paraId="4B4719A7" w14:textId="77777777" w:rsidR="001A20E6" w:rsidRDefault="00000000">
            <w:pPr>
              <w:pStyle w:val="TableCellResourceItem"/>
            </w:pPr>
            <w:r>
              <w:t>• La Excellence Sociology of Religion Material</w:t>
            </w:r>
          </w:p>
          <w:p w14:paraId="01AFEAA6" w14:textId="77777777" w:rsidR="001A20E6" w:rsidRDefault="00000000">
            <w:pPr>
              <w:pStyle w:val="TableCellResourceItem"/>
            </w:pPr>
            <w:r>
              <w:t>• Mains Workbook</w:t>
            </w:r>
          </w:p>
          <w:p w14:paraId="54C980A6" w14:textId="77777777" w:rsidR="001A20E6" w:rsidRDefault="00000000">
            <w:pPr>
              <w:pStyle w:val="TableCellResourceItem"/>
            </w:pPr>
            <w:r>
              <w:t>• La Excellence Sociology of Education Material</w:t>
            </w:r>
          </w:p>
          <w:p w14:paraId="51594FCD" w14:textId="77777777" w:rsidR="001A20E6" w:rsidRDefault="00000000">
            <w:pPr>
              <w:pStyle w:val="TableCellResourceItem"/>
            </w:pPr>
            <w:r>
              <w:t>• Mains Workbook</w:t>
            </w:r>
          </w:p>
          <w:p w14:paraId="6A5740BD" w14:textId="77777777" w:rsidR="001A20E6" w:rsidRDefault="00000000">
            <w:pPr>
              <w:pStyle w:val="TableCellResourceItem"/>
            </w:pPr>
            <w:r>
              <w:t>• La Excellence Social Stratification Material</w:t>
            </w:r>
          </w:p>
          <w:p w14:paraId="305B87A0" w14:textId="77777777" w:rsidR="001A20E6" w:rsidRDefault="00000000">
            <w:pPr>
              <w:pStyle w:val="TableCellResourceItem"/>
            </w:pPr>
            <w:r>
              <w:t>• Mains Workbook</w:t>
            </w:r>
          </w:p>
          <w:p w14:paraId="426ECD5B" w14:textId="77777777" w:rsidR="001A20E6" w:rsidRDefault="00000000">
            <w:pPr>
              <w:pStyle w:val="TableCellResourceItem"/>
            </w:pPr>
            <w:r>
              <w:t>• La Excellence Gender Studies Material</w:t>
            </w:r>
          </w:p>
          <w:p w14:paraId="2FC8F9CC" w14:textId="77777777" w:rsidR="001A20E6" w:rsidRDefault="00000000">
            <w:pPr>
              <w:pStyle w:val="TableCellResourceItem"/>
            </w:pPr>
            <w:r>
              <w:t>• Mains Workbook</w:t>
            </w:r>
          </w:p>
          <w:p w14:paraId="4C23C380" w14:textId="77777777" w:rsidR="001A20E6" w:rsidRDefault="00000000">
            <w:pPr>
              <w:pStyle w:val="TableCellResourceItem"/>
            </w:pPr>
            <w:r>
              <w:t>• La Excellence Urban Sociology Material</w:t>
            </w:r>
          </w:p>
          <w:p w14:paraId="130FEEC7" w14:textId="77777777" w:rsidR="001A20E6" w:rsidRDefault="00000000">
            <w:pPr>
              <w:pStyle w:val="TableCellResourceItem"/>
            </w:pPr>
            <w:r>
              <w:t>• Mains Workbook</w:t>
            </w:r>
          </w:p>
          <w:p w14:paraId="654803A2" w14:textId="77777777" w:rsidR="001A20E6" w:rsidRDefault="00000000">
            <w:pPr>
              <w:pStyle w:val="TableCellResourceItem"/>
            </w:pPr>
            <w:r>
              <w:t>• La Excellence Rural Sociology Material</w:t>
            </w:r>
          </w:p>
          <w:p w14:paraId="16C058A9" w14:textId="77777777" w:rsidR="001A20E6" w:rsidRDefault="00000000">
            <w:pPr>
              <w:pStyle w:val="TableCellResourceItem"/>
            </w:pPr>
            <w:r>
              <w:t>• Mains Workbook</w:t>
            </w:r>
          </w:p>
          <w:p w14:paraId="6C161A11" w14:textId="77777777" w:rsidR="001A20E6" w:rsidRDefault="00000000">
            <w:pPr>
              <w:pStyle w:val="TableCellResourceItem"/>
            </w:pPr>
            <w:r>
              <w:t>• La Excellence Social Movements Material</w:t>
            </w:r>
          </w:p>
          <w:p w14:paraId="26F2F3BD" w14:textId="77777777" w:rsidR="001A20E6" w:rsidRDefault="00000000">
            <w:pPr>
              <w:pStyle w:val="TableCellResourceItem"/>
            </w:pPr>
            <w:r>
              <w:t>• Mains Workbook</w:t>
            </w:r>
          </w:p>
          <w:p w14:paraId="517D7359" w14:textId="77777777" w:rsidR="001A20E6" w:rsidRDefault="00000000">
            <w:pPr>
              <w:pStyle w:val="TableCellResourceItem"/>
            </w:pPr>
            <w:r>
              <w:t>• La Excellence Sociology of Health Material</w:t>
            </w:r>
          </w:p>
          <w:p w14:paraId="54BF076E" w14:textId="77777777" w:rsidR="001A20E6" w:rsidRDefault="00000000">
            <w:pPr>
              <w:pStyle w:val="TableCellResourceItem"/>
            </w:pPr>
            <w:r>
              <w:t>• Mains Workbook</w:t>
            </w:r>
          </w:p>
          <w:p w14:paraId="3F8CE898" w14:textId="77777777" w:rsidR="001A20E6" w:rsidRDefault="00000000">
            <w:pPr>
              <w:pStyle w:val="TableCellResourceItem"/>
            </w:pPr>
            <w:r>
              <w:t>• La Excellence Sociology of Law Material</w:t>
            </w:r>
          </w:p>
          <w:p w14:paraId="1BC3DCB2" w14:textId="77777777" w:rsidR="001A20E6" w:rsidRDefault="00000000">
            <w:pPr>
              <w:pStyle w:val="TableCellResourceItem"/>
            </w:pPr>
            <w:r>
              <w:t>• Mains Workbook</w:t>
            </w:r>
          </w:p>
          <w:p w14:paraId="43F66B76" w14:textId="77777777" w:rsidR="001A20E6" w:rsidRDefault="00000000">
            <w:pPr>
              <w:pStyle w:val="TableCellResourceItem"/>
            </w:pPr>
            <w:r>
              <w:t>• La Excellence Sociology of Media Material</w:t>
            </w:r>
          </w:p>
          <w:p w14:paraId="5F855CB1" w14:textId="77777777" w:rsidR="001A20E6" w:rsidRDefault="00000000">
            <w:pPr>
              <w:pStyle w:val="TableCellResourceItem"/>
            </w:pPr>
            <w:r>
              <w:t>• Mains Workbook</w:t>
            </w:r>
          </w:p>
          <w:p w14:paraId="1A41CF70" w14:textId="77777777" w:rsidR="001A20E6" w:rsidRDefault="00000000">
            <w:pPr>
              <w:pStyle w:val="TableCellResourceItem"/>
            </w:pPr>
            <w:r>
              <w:t>• La Excellence Sociology of Science Material</w:t>
            </w:r>
          </w:p>
          <w:p w14:paraId="69BFCD0F" w14:textId="77777777" w:rsidR="001A20E6" w:rsidRDefault="00000000">
            <w:pPr>
              <w:pStyle w:val="TableCellResourceItem"/>
            </w:pPr>
            <w:r>
              <w:t>• Mains Workbook</w:t>
            </w:r>
          </w:p>
          <w:p w14:paraId="7E2A9C53" w14:textId="77777777" w:rsidR="001A20E6" w:rsidRDefault="00000000">
            <w:pPr>
              <w:pStyle w:val="TableCellResourceItem"/>
            </w:pPr>
            <w:r>
              <w:t>• La Excellence Sociology of Environment Material</w:t>
            </w:r>
          </w:p>
          <w:p w14:paraId="43BC213A" w14:textId="77777777" w:rsidR="001A20E6" w:rsidRDefault="00000000">
            <w:pPr>
              <w:pStyle w:val="TableCellResourceItem"/>
            </w:pPr>
            <w:r>
              <w:t>• Mains Workbook</w:t>
            </w:r>
          </w:p>
          <w:p w14:paraId="23537854" w14:textId="77777777" w:rsidR="001A20E6" w:rsidRDefault="00000000">
            <w:pPr>
              <w:pStyle w:val="TableCellResourceItem"/>
            </w:pPr>
            <w:r>
              <w:t>• La Excellence Sociology of Globalization Material</w:t>
            </w:r>
          </w:p>
          <w:p w14:paraId="543BE237" w14:textId="77777777" w:rsidR="001A20E6" w:rsidRDefault="00000000">
            <w:pPr>
              <w:pStyle w:val="TableCellResourceItem"/>
            </w:pPr>
            <w:r>
              <w:t>• Mains Workbook</w:t>
            </w:r>
          </w:p>
          <w:p w14:paraId="18623E8F" w14:textId="77777777" w:rsidR="001A20E6" w:rsidRDefault="00000000">
            <w:pPr>
              <w:pStyle w:val="TableCellResourceItem"/>
            </w:pPr>
            <w:r>
              <w:t>• La Excellence Sociology of Work Material</w:t>
            </w:r>
          </w:p>
          <w:p w14:paraId="0C06C0FB" w14:textId="77777777" w:rsidR="001A20E6" w:rsidRDefault="00000000">
            <w:pPr>
              <w:pStyle w:val="TableCellResourceItem"/>
            </w:pPr>
            <w:r>
              <w:t>• Mains Workbook</w:t>
            </w:r>
          </w:p>
          <w:p w14:paraId="7A26062B" w14:textId="77777777" w:rsidR="001A20E6" w:rsidRDefault="00000000">
            <w:pPr>
              <w:pStyle w:val="TableCellCategoryTitle"/>
            </w:pPr>
            <w:r>
              <w:t>📰 Current Affairs</w:t>
            </w:r>
          </w:p>
          <w:p w14:paraId="1FC7872D" w14:textId="77777777" w:rsidR="001A20E6" w:rsidRDefault="00000000">
            <w:pPr>
              <w:pStyle w:val="TableCellResourceItem"/>
            </w:pPr>
            <w:r>
              <w:t>• Indian Sociological Review</w:t>
            </w:r>
          </w:p>
          <w:p w14:paraId="44997DDF" w14:textId="77777777" w:rsidR="001A20E6" w:rsidRDefault="00000000">
            <w:pPr>
              <w:pStyle w:val="TableCellResourceItem"/>
            </w:pPr>
            <w:r>
              <w:t>• Economic and Political Weekly (EPW)</w:t>
            </w:r>
          </w:p>
          <w:p w14:paraId="4F7EBA83" w14:textId="77777777" w:rsidR="001A20E6" w:rsidRDefault="00000000">
            <w:pPr>
              <w:pStyle w:val="TableCellResourceItem"/>
            </w:pPr>
            <w:r>
              <w:t>• Newspapers (The Hindu, Indian Express - Social issues)</w:t>
            </w:r>
          </w:p>
          <w:p w14:paraId="4BC62003" w14:textId="77777777" w:rsidR="001A20E6" w:rsidRDefault="00000000">
            <w:pPr>
              <w:pStyle w:val="TableCellResourceItem"/>
            </w:pPr>
            <w:r>
              <w:t>• Yojana Magazine</w:t>
            </w:r>
          </w:p>
          <w:p w14:paraId="0AC6E690" w14:textId="77777777" w:rsidR="001A20E6" w:rsidRDefault="00000000">
            <w:pPr>
              <w:pStyle w:val="TableCellResourceItem"/>
            </w:pPr>
            <w:r>
              <w:t>• Kurukshetra Magazine</w:t>
            </w:r>
          </w:p>
          <w:p w14:paraId="0B87E321" w14:textId="77777777" w:rsidR="001A20E6" w:rsidRDefault="00000000">
            <w:pPr>
              <w:pStyle w:val="TableCellResourceItem"/>
            </w:pPr>
            <w:r>
              <w:t>• Social Watch India Reports</w:t>
            </w:r>
          </w:p>
          <w:p w14:paraId="77212108" w14:textId="77777777" w:rsidR="001A20E6" w:rsidRDefault="00000000">
            <w:pPr>
              <w:pStyle w:val="TableCellResourceItem"/>
            </w:pPr>
            <w:r>
              <w:t>• NSSO Reports</w:t>
            </w:r>
          </w:p>
          <w:p w14:paraId="4CFD2B03" w14:textId="77777777" w:rsidR="001A20E6" w:rsidRDefault="00000000">
            <w:pPr>
              <w:pStyle w:val="TableCellResourceItem"/>
            </w:pPr>
            <w:r>
              <w:t>• NFHS Reports</w:t>
            </w:r>
          </w:p>
          <w:p w14:paraId="2767FCB7" w14:textId="77777777" w:rsidR="001A20E6" w:rsidRDefault="00000000">
            <w:pPr>
              <w:pStyle w:val="TableCellResourceItem"/>
            </w:pPr>
            <w:r>
              <w:t>• EPW Articles on Indian Society</w:t>
            </w:r>
          </w:p>
          <w:p w14:paraId="5B56BE2A" w14:textId="77777777" w:rsidR="001A20E6" w:rsidRDefault="00000000">
            <w:pPr>
              <w:pStyle w:val="TableCellResourceItem"/>
            </w:pPr>
            <w:r>
              <w:t>• Census Reports</w:t>
            </w:r>
          </w:p>
          <w:p w14:paraId="29CA2840" w14:textId="77777777" w:rsidR="001A20E6" w:rsidRDefault="00000000">
            <w:pPr>
              <w:pStyle w:val="TableCellResourceItem"/>
            </w:pPr>
            <w:r>
              <w:t>• Social Development Reports</w:t>
            </w:r>
          </w:p>
          <w:p w14:paraId="4B76F4AB" w14:textId="77777777" w:rsidR="001A20E6" w:rsidRDefault="00000000">
            <w:pPr>
              <w:pStyle w:val="TableCellResourceItem"/>
            </w:pPr>
            <w:r>
              <w:t>• Planning Commission Reports</w:t>
            </w:r>
          </w:p>
          <w:p w14:paraId="2D9520A9" w14:textId="77777777" w:rsidR="001A20E6" w:rsidRDefault="00000000">
            <w:pPr>
              <w:pStyle w:val="TableCellResourceItem"/>
            </w:pPr>
            <w:r>
              <w:t>• NITI Aayog Reports</w:t>
            </w:r>
          </w:p>
          <w:p w14:paraId="4D12B362" w14:textId="77777777" w:rsidR="001A20E6" w:rsidRDefault="00000000">
            <w:pPr>
              <w:pStyle w:val="TableCellResourceItem"/>
            </w:pPr>
            <w:r>
              <w:t>• World Bank Reports on India</w:t>
            </w:r>
          </w:p>
          <w:p w14:paraId="61789516" w14:textId="77777777" w:rsidR="001A20E6" w:rsidRDefault="00000000">
            <w:pPr>
              <w:pStyle w:val="TableCellResourceItem"/>
            </w:pPr>
            <w:r>
              <w:t>• Religious Demographics Reports</w:t>
            </w:r>
          </w:p>
          <w:p w14:paraId="69FC48B4" w14:textId="77777777" w:rsidR="001A20E6" w:rsidRDefault="00000000">
            <w:pPr>
              <w:pStyle w:val="TableCellResourceItem"/>
            </w:pPr>
            <w:r>
              <w:t>• Minority Commission Reports</w:t>
            </w:r>
          </w:p>
          <w:p w14:paraId="0E7E07D2" w14:textId="77777777" w:rsidR="001A20E6" w:rsidRDefault="00000000">
            <w:pPr>
              <w:pStyle w:val="TableCellResourceItem"/>
            </w:pPr>
            <w:r>
              <w:t>• ASER Reports</w:t>
            </w:r>
          </w:p>
          <w:p w14:paraId="13FEC262" w14:textId="77777777" w:rsidR="001A20E6" w:rsidRDefault="00000000">
            <w:pPr>
              <w:pStyle w:val="TableCellResourceItem"/>
            </w:pPr>
            <w:r>
              <w:t>• NEP 2020</w:t>
            </w:r>
          </w:p>
          <w:p w14:paraId="2F73DAD5" w14:textId="77777777" w:rsidR="001A20E6" w:rsidRDefault="00000000">
            <w:pPr>
              <w:pStyle w:val="TableCellResourceItem"/>
            </w:pPr>
            <w:r>
              <w:t>• Education Statistics Reports</w:t>
            </w:r>
          </w:p>
          <w:p w14:paraId="0A9EDDD2" w14:textId="77777777" w:rsidR="001A20E6" w:rsidRDefault="00000000">
            <w:pPr>
              <w:pStyle w:val="TableCellResourceItem"/>
            </w:pPr>
            <w:r>
              <w:t>• Sachar Committee Report</w:t>
            </w:r>
          </w:p>
          <w:p w14:paraId="0BB07CDC" w14:textId="77777777" w:rsidR="001A20E6" w:rsidRDefault="00000000">
            <w:pPr>
              <w:pStyle w:val="TableCellResourceItem"/>
            </w:pPr>
            <w:r>
              <w:t>• Mandal Commission Report</w:t>
            </w:r>
          </w:p>
          <w:p w14:paraId="0CB2C6E9" w14:textId="77777777" w:rsidR="001A20E6" w:rsidRDefault="00000000">
            <w:pPr>
              <w:pStyle w:val="TableCellResourceItem"/>
            </w:pPr>
            <w:r>
              <w:t>• Caste Census Data</w:t>
            </w:r>
          </w:p>
          <w:p w14:paraId="41859AF5" w14:textId="77777777" w:rsidR="001A20E6" w:rsidRDefault="00000000">
            <w:pPr>
              <w:pStyle w:val="TableCellResourceItem"/>
            </w:pPr>
            <w:r>
              <w:t>• Gender Budget Reports</w:t>
            </w:r>
          </w:p>
          <w:p w14:paraId="3D967954" w14:textId="77777777" w:rsidR="001A20E6" w:rsidRDefault="00000000">
            <w:pPr>
              <w:pStyle w:val="TableCellResourceItem"/>
            </w:pPr>
            <w:r>
              <w:t>• Women and Child Development Ministry Reports</w:t>
            </w:r>
          </w:p>
          <w:p w14:paraId="50B95A90" w14:textId="77777777" w:rsidR="001A20E6" w:rsidRDefault="00000000">
            <w:pPr>
              <w:pStyle w:val="TableCellResourceItem"/>
            </w:pPr>
            <w:r>
              <w:t>• NFHS Gender Data</w:t>
            </w:r>
          </w:p>
          <w:p w14:paraId="71D4385A" w14:textId="77777777" w:rsidR="001A20E6" w:rsidRDefault="00000000">
            <w:pPr>
              <w:pStyle w:val="TableCellResourceItem"/>
            </w:pPr>
            <w:r>
              <w:t>• Census Urban Data</w:t>
            </w:r>
          </w:p>
          <w:p w14:paraId="7582C011" w14:textId="77777777" w:rsidR="001A20E6" w:rsidRDefault="00000000">
            <w:pPr>
              <w:pStyle w:val="TableCellResourceItem"/>
            </w:pPr>
            <w:r>
              <w:t>• Smart Cities Mission Reports</w:t>
            </w:r>
          </w:p>
          <w:p w14:paraId="340F3141" w14:textId="77777777" w:rsidR="001A20E6" w:rsidRDefault="00000000">
            <w:pPr>
              <w:pStyle w:val="TableCellResourceItem"/>
            </w:pPr>
            <w:r>
              <w:t>• Urban Development Ministry Reports</w:t>
            </w:r>
          </w:p>
          <w:p w14:paraId="45E165CD" w14:textId="77777777" w:rsidR="001A20E6" w:rsidRDefault="00000000">
            <w:pPr>
              <w:pStyle w:val="TableCellResourceItem"/>
            </w:pPr>
            <w:r>
              <w:t>• Rural Development Ministry Reports</w:t>
            </w:r>
          </w:p>
          <w:p w14:paraId="730B457B" w14:textId="77777777" w:rsidR="001A20E6" w:rsidRDefault="00000000">
            <w:pPr>
              <w:pStyle w:val="TableCellResourceItem"/>
            </w:pPr>
            <w:r>
              <w:t>• MGNREGA Reports</w:t>
            </w:r>
          </w:p>
          <w:p w14:paraId="127581FD" w14:textId="77777777" w:rsidR="001A20E6" w:rsidRDefault="00000000">
            <w:pPr>
              <w:pStyle w:val="TableCellResourceItem"/>
            </w:pPr>
            <w:r>
              <w:t>• Panchayati Raj Statistics</w:t>
            </w:r>
          </w:p>
          <w:p w14:paraId="41087597" w14:textId="77777777" w:rsidR="001A20E6" w:rsidRDefault="00000000">
            <w:pPr>
              <w:pStyle w:val="TableCellResourceItem"/>
            </w:pPr>
            <w:r>
              <w:t>• Social Movement Case Studies</w:t>
            </w:r>
          </w:p>
          <w:p w14:paraId="7C9401E9" w14:textId="77777777" w:rsidR="001A20E6" w:rsidRDefault="00000000">
            <w:pPr>
              <w:pStyle w:val="TableCellResourceItem"/>
            </w:pPr>
            <w:r>
              <w:t>• Civil Society Reports</w:t>
            </w:r>
          </w:p>
          <w:p w14:paraId="551A429A" w14:textId="77777777" w:rsidR="001A20E6" w:rsidRDefault="00000000">
            <w:pPr>
              <w:pStyle w:val="TableCellResourceItem"/>
            </w:pPr>
            <w:r>
              <w:t>• Human Rights Reports</w:t>
            </w:r>
          </w:p>
          <w:p w14:paraId="6B79EAA1" w14:textId="77777777" w:rsidR="001A20E6" w:rsidRDefault="00000000">
            <w:pPr>
              <w:pStyle w:val="TableCellResourceItem"/>
            </w:pPr>
            <w:r>
              <w:t>• Health Ministry Reports</w:t>
            </w:r>
          </w:p>
          <w:p w14:paraId="3F2B16C7" w14:textId="77777777" w:rsidR="001A20E6" w:rsidRDefault="00000000">
            <w:pPr>
              <w:pStyle w:val="TableCellResourceItem"/>
            </w:pPr>
            <w:r>
              <w:t>• WHO Reports on India</w:t>
            </w:r>
          </w:p>
          <w:p w14:paraId="7315A688" w14:textId="77777777" w:rsidR="001A20E6" w:rsidRDefault="00000000">
            <w:pPr>
              <w:pStyle w:val="TableCellResourceItem"/>
            </w:pPr>
            <w:r>
              <w:t>• Ayushman Bharat Reports</w:t>
            </w:r>
          </w:p>
          <w:p w14:paraId="20A2B23C" w14:textId="77777777" w:rsidR="001A20E6" w:rsidRDefault="00000000">
            <w:pPr>
              <w:pStyle w:val="TableCellResourceItem"/>
            </w:pPr>
            <w:r>
              <w:t>• Law Commission Reports</w:t>
            </w:r>
          </w:p>
          <w:p w14:paraId="1C9C60D2" w14:textId="77777777" w:rsidR="001A20E6" w:rsidRDefault="00000000">
            <w:pPr>
              <w:pStyle w:val="TableCellResourceItem"/>
            </w:pPr>
            <w:r>
              <w:t>• Supreme Court Judgments</w:t>
            </w:r>
          </w:p>
          <w:p w14:paraId="363B1488" w14:textId="77777777" w:rsidR="001A20E6" w:rsidRDefault="00000000">
            <w:pPr>
              <w:pStyle w:val="TableCellResourceItem"/>
            </w:pPr>
            <w:r>
              <w:t>• Legal Aid Reports</w:t>
            </w:r>
          </w:p>
          <w:p w14:paraId="138F80BF" w14:textId="77777777" w:rsidR="001A20E6" w:rsidRDefault="00000000">
            <w:pPr>
              <w:pStyle w:val="TableCellResourceItem"/>
            </w:pPr>
            <w:r>
              <w:t>• Media Reports</w:t>
            </w:r>
          </w:p>
          <w:p w14:paraId="034AE2FA" w14:textId="77777777" w:rsidR="001A20E6" w:rsidRDefault="00000000">
            <w:pPr>
              <w:pStyle w:val="TableCellResourceItem"/>
            </w:pPr>
            <w:r>
              <w:t>• Broadcasting Ministry Reports</w:t>
            </w:r>
          </w:p>
          <w:p w14:paraId="6AF23E26" w14:textId="77777777" w:rsidR="001A20E6" w:rsidRDefault="00000000">
            <w:pPr>
              <w:pStyle w:val="TableCellResourceItem"/>
            </w:pPr>
            <w:r>
              <w:t>• Social Media Impact Studies</w:t>
            </w:r>
          </w:p>
          <w:p w14:paraId="6A4733E3" w14:textId="77777777" w:rsidR="001A20E6" w:rsidRDefault="00000000">
            <w:pPr>
              <w:pStyle w:val="TableCellResourceItem"/>
            </w:pPr>
            <w:r>
              <w:t>• Science and Technology Ministry Reports</w:t>
            </w:r>
          </w:p>
          <w:p w14:paraId="489E7470" w14:textId="77777777" w:rsidR="001A20E6" w:rsidRDefault="00000000">
            <w:pPr>
              <w:pStyle w:val="TableCellResourceItem"/>
            </w:pPr>
            <w:r>
              <w:t>• ISRO Reports</w:t>
            </w:r>
          </w:p>
          <w:p w14:paraId="01E5D8E3" w14:textId="77777777" w:rsidR="001A20E6" w:rsidRDefault="00000000">
            <w:pPr>
              <w:pStyle w:val="TableCellResourceItem"/>
            </w:pPr>
            <w:r>
              <w:t>• Digital India Reports</w:t>
            </w:r>
          </w:p>
          <w:p w14:paraId="69BE3B07" w14:textId="77777777" w:rsidR="001A20E6" w:rsidRDefault="00000000">
            <w:pPr>
              <w:pStyle w:val="TableCellResourceItem"/>
            </w:pPr>
            <w:r>
              <w:t>• Environment Ministry Reports</w:t>
            </w:r>
          </w:p>
          <w:p w14:paraId="41EB6F16" w14:textId="77777777" w:rsidR="001A20E6" w:rsidRDefault="00000000">
            <w:pPr>
              <w:pStyle w:val="TableCellResourceItem"/>
            </w:pPr>
            <w:r>
              <w:t>• Climate Change Reports</w:t>
            </w:r>
          </w:p>
          <w:p w14:paraId="00116CEC" w14:textId="77777777" w:rsidR="001A20E6" w:rsidRDefault="00000000">
            <w:pPr>
              <w:pStyle w:val="TableCellResourceItem"/>
            </w:pPr>
            <w:r>
              <w:t>• Sustainable Development Reports</w:t>
            </w:r>
          </w:p>
          <w:p w14:paraId="378C499D" w14:textId="77777777" w:rsidR="001A20E6" w:rsidRDefault="00000000">
            <w:pPr>
              <w:pStyle w:val="TableCellResourceItem"/>
            </w:pPr>
            <w:r>
              <w:t>• WTO Reports</w:t>
            </w:r>
          </w:p>
          <w:p w14:paraId="1BF0E880" w14:textId="77777777" w:rsidR="001A20E6" w:rsidRDefault="00000000">
            <w:pPr>
              <w:pStyle w:val="TableCellResourceItem"/>
            </w:pPr>
            <w:r>
              <w:t>• Globalization Impact Studies</w:t>
            </w:r>
          </w:p>
          <w:p w14:paraId="04143D29" w14:textId="77777777" w:rsidR="001A20E6" w:rsidRDefault="00000000">
            <w:pPr>
              <w:pStyle w:val="TableCellResourceItem"/>
            </w:pPr>
            <w:r>
              <w:t>• International Migration Reports</w:t>
            </w:r>
          </w:p>
          <w:p w14:paraId="177B0C63" w14:textId="77777777" w:rsidR="001A20E6" w:rsidRDefault="00000000">
            <w:pPr>
              <w:pStyle w:val="TableCellResourceItem"/>
            </w:pPr>
            <w:r>
              <w:t>• Labor Ministry Reports</w:t>
            </w:r>
          </w:p>
          <w:p w14:paraId="6696F82C" w14:textId="77777777" w:rsidR="001A20E6" w:rsidRDefault="00000000">
            <w:pPr>
              <w:pStyle w:val="TableCellResourceItem"/>
            </w:pPr>
            <w:r>
              <w:t>• Industrial Relations Reports</w:t>
            </w:r>
          </w:p>
          <w:p w14:paraId="48BB9164"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5EC58843" w14:textId="77777777" w:rsidR="001A20E6" w:rsidRDefault="00000000">
            <w:pPr>
              <w:pStyle w:val="TableCellSubjectName"/>
            </w:pPr>
            <w:r>
              <w:t>History-Ancient</w:t>
            </w:r>
          </w:p>
          <w:p w14:paraId="5B09517F" w14:textId="77777777" w:rsidR="001A20E6" w:rsidRDefault="00000000">
            <w:pPr>
              <w:pStyle w:val="TableCellCategoryTitle"/>
            </w:pPr>
            <w:r>
              <w:t>📚 Primary Books</w:t>
            </w:r>
          </w:p>
          <w:p w14:paraId="0F886934" w14:textId="77777777" w:rsidR="001A20E6" w:rsidRDefault="00000000">
            <w:pPr>
              <w:pStyle w:val="TableCellResourceItem"/>
            </w:pPr>
            <w:r>
              <w:t>• NCERT Class VI - Our Past - I - What, Where, How and When?</w:t>
            </w:r>
          </w:p>
          <w:p w14:paraId="7F38B139" w14:textId="77777777" w:rsidR="001A20E6" w:rsidRDefault="00000000">
            <w:pPr>
              <w:pStyle w:val="TableCellResourceItem"/>
            </w:pPr>
            <w:r>
              <w:t>• Ancient India by R.S. Sharma - The Importance of Ancient History</w:t>
            </w:r>
          </w:p>
          <w:p w14:paraId="3CF3E6E5" w14:textId="77777777" w:rsidR="001A20E6" w:rsidRDefault="00000000">
            <w:pPr>
              <w:pStyle w:val="TableCellResourceItem"/>
            </w:pPr>
            <w:r>
              <w:t>• Ancient India by R.S. Sharma - The Construction of Ancient Indian History</w:t>
            </w:r>
          </w:p>
          <w:p w14:paraId="73EDBD86" w14:textId="77777777" w:rsidR="001A20E6" w:rsidRDefault="00000000">
            <w:pPr>
              <w:pStyle w:val="TableCellResourceItem"/>
            </w:pPr>
            <w:r>
              <w:t>• Ancient India by R.S. Sharma - The Geographical Setting</w:t>
            </w:r>
          </w:p>
          <w:p w14:paraId="028CB1D3" w14:textId="77777777" w:rsidR="001A20E6" w:rsidRDefault="00000000">
            <w:pPr>
              <w:pStyle w:val="TableCellCategoryTitle"/>
            </w:pPr>
            <w:r>
              <w:t>📝 Practice Materials</w:t>
            </w:r>
          </w:p>
          <w:p w14:paraId="6A8E8D98" w14:textId="77777777" w:rsidR="001A20E6" w:rsidRDefault="00000000">
            <w:pPr>
              <w:pStyle w:val="TableCellResourceItem"/>
            </w:pPr>
            <w:r>
              <w:t>• La Excellence Culture Material</w:t>
            </w:r>
          </w:p>
          <w:p w14:paraId="79DAE4EC" w14:textId="77777777" w:rsidR="001A20E6" w:rsidRDefault="00000000">
            <w:pPr>
              <w:pStyle w:val="TableCellResourceItem"/>
            </w:pPr>
            <w:r>
              <w:t>• Ancient/Medieval Prelims Workbooks</w:t>
            </w:r>
          </w:p>
          <w:p w14:paraId="5D8D275F" w14:textId="77777777" w:rsidR="001A20E6" w:rsidRDefault="00000000">
            <w:pPr>
              <w:pStyle w:val="TableCellCategoryTitle"/>
            </w:pPr>
            <w:r>
              <w:t>📰 Current Affairs</w:t>
            </w:r>
          </w:p>
          <w:p w14:paraId="0B2C4819" w14:textId="77777777" w:rsidR="001A20E6" w:rsidRDefault="00000000">
            <w:pPr>
              <w:pStyle w:val="TableCellResourceItem"/>
            </w:pPr>
            <w:r>
              <w:t>• Newspapers (CA on Archaeology/Heritage)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3CD69FBA" w14:textId="77777777" w:rsidR="001A20E6" w:rsidRDefault="00000000">
            <w:pPr>
              <w:pStyle w:val="TableCellSubjectName"/>
            </w:pPr>
            <w:r>
              <w:t>History-Medieval</w:t>
            </w:r>
          </w:p>
          <w:p w14:paraId="10BA88B3" w14:textId="77777777" w:rsidR="001A20E6" w:rsidRDefault="00000000">
            <w:pPr>
              <w:pStyle w:val="TableCellCategoryTitle"/>
            </w:pPr>
            <w:r>
              <w:t>📚 Primary Books</w:t>
            </w:r>
          </w:p>
          <w:p w14:paraId="5F1B049B" w14:textId="77777777" w:rsidR="001A20E6" w:rsidRDefault="00000000">
            <w:pPr>
              <w:pStyle w:val="TableCellResourceItem"/>
            </w:pPr>
            <w:r>
              <w:t>• NCERT Class VII - Our Past - II - Tracing Changes Through a Thousand Years</w:t>
            </w:r>
          </w:p>
          <w:p w14:paraId="2A8C9663" w14:textId="77777777" w:rsidR="001A20E6" w:rsidRDefault="00000000">
            <w:pPr>
              <w:pStyle w:val="TableCellResourceItem"/>
            </w:pPr>
            <w:r>
              <w:t>• Medieval India by Satish Chandra - India and the World</w:t>
            </w:r>
          </w:p>
          <w:p w14:paraId="6E7212E7" w14:textId="77777777" w:rsidR="001A20E6" w:rsidRDefault="00000000">
            <w:pPr>
              <w:pStyle w:val="TableCellResourceItem"/>
            </w:pPr>
            <w:r>
              <w:t>• Medieval India by Satish Chandra - Assessment and Review of Medieval India</w:t>
            </w:r>
          </w:p>
          <w:p w14:paraId="294C17F0" w14:textId="77777777" w:rsidR="001A20E6" w:rsidRDefault="00000000">
            <w:pPr>
              <w:pStyle w:val="TableCellCategoryTitle"/>
            </w:pPr>
            <w:r>
              <w:t>📝 Practice Materials</w:t>
            </w:r>
          </w:p>
          <w:p w14:paraId="673F1AF1" w14:textId="77777777" w:rsidR="001A20E6" w:rsidRDefault="00000000">
            <w:pPr>
              <w:pStyle w:val="TableCellResourceItem"/>
            </w:pPr>
            <w:r>
              <w:t>• La Excellence Culture Material</w:t>
            </w:r>
          </w:p>
          <w:p w14:paraId="7AF977B3" w14:textId="77777777" w:rsidR="001A20E6" w:rsidRDefault="00000000">
            <w:pPr>
              <w:pStyle w:val="TableCellResourceItem"/>
            </w:pPr>
            <w:r>
              <w:t>• Ancient/Medieval Prelims Workbooks</w:t>
            </w:r>
          </w:p>
          <w:p w14:paraId="4F71FA4C" w14:textId="77777777" w:rsidR="001A20E6" w:rsidRDefault="00000000">
            <w:pPr>
              <w:pStyle w:val="TableCellCategoryTitle"/>
            </w:pPr>
            <w:r>
              <w:t>📰 Current Affairs</w:t>
            </w:r>
          </w:p>
          <w:p w14:paraId="629C2194" w14:textId="77777777" w:rsidR="001A20E6" w:rsidRDefault="00000000">
            <w:pPr>
              <w:pStyle w:val="TableCellResourceItem"/>
            </w:pPr>
            <w:r>
              <w:t>• Newspapers (CA on Archaeology/Heritage)</w:t>
            </w:r>
          </w:p>
        </w:tc>
      </w:tr>
      <w:tr w:rsidR="001A20E6" w14:paraId="4AAD2F97"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E21AEB4" w14:textId="77777777" w:rsidR="001A20E6" w:rsidRDefault="00000000">
            <w:pPr>
              <w:pStyle w:val="TableCellSubjectName"/>
            </w:pPr>
            <w:r>
              <w:t>History-Modern</w:t>
            </w:r>
          </w:p>
          <w:p w14:paraId="6D3831EA" w14:textId="77777777" w:rsidR="001A20E6" w:rsidRDefault="00000000">
            <w:pPr>
              <w:pStyle w:val="TableCellCategoryTitle"/>
            </w:pPr>
            <w:r>
              <w:t>📚 Primary Books</w:t>
            </w:r>
          </w:p>
          <w:p w14:paraId="1FDFC7E2" w14:textId="77777777" w:rsidR="001A20E6" w:rsidRDefault="00000000">
            <w:pPr>
              <w:pStyle w:val="TableCellResourceItem"/>
            </w:pPr>
            <w:r>
              <w:t>• NCERT Class VIII - Our Past - III - How, When and Where</w:t>
            </w:r>
          </w:p>
          <w:p w14:paraId="6703F5E7" w14:textId="77777777" w:rsidR="001A20E6" w:rsidRDefault="00000000">
            <w:pPr>
              <w:pStyle w:val="TableCellResourceItem"/>
            </w:pPr>
            <w:r>
              <w:t>• Old NCERT - Modern India by Bipan Chandra - The Decline of the Mughal Empire</w:t>
            </w:r>
          </w:p>
          <w:p w14:paraId="1DFD7FBA" w14:textId="77777777" w:rsidR="001A20E6" w:rsidRDefault="00000000">
            <w:pPr>
              <w:pStyle w:val="TableCellCategoryTitle"/>
            </w:pPr>
            <w:r>
              <w:t>📝 Practice Materials</w:t>
            </w:r>
          </w:p>
          <w:p w14:paraId="2119D020" w14:textId="77777777" w:rsidR="001A20E6" w:rsidRDefault="00000000">
            <w:pPr>
              <w:pStyle w:val="TableCellResourceItem"/>
            </w:pPr>
            <w:r>
              <w:t>• La Excellence Modern History Material</w:t>
            </w:r>
          </w:p>
          <w:p w14:paraId="76520F06" w14:textId="77777777" w:rsidR="001A20E6" w:rsidRDefault="00000000">
            <w:pPr>
              <w:pStyle w:val="TableCellResourceItem"/>
            </w:pPr>
            <w:r>
              <w:t>• Prelims &amp; Mains Workbooks</w:t>
            </w:r>
          </w:p>
          <w:p w14:paraId="45174A3F" w14:textId="77777777" w:rsidR="001A20E6" w:rsidRDefault="00000000">
            <w:pPr>
              <w:pStyle w:val="TableCellCategoryTitle"/>
            </w:pPr>
            <w:r>
              <w:t>📰 Current Affairs</w:t>
            </w:r>
          </w:p>
          <w:p w14:paraId="29883079" w14:textId="77777777" w:rsidR="001A20E6" w:rsidRDefault="00000000">
            <w:pPr>
              <w:pStyle w:val="TableCellResourceItem"/>
            </w:pPr>
            <w:r>
              <w:t>• Newspapers (IE – Explained History columns)</w:t>
            </w:r>
          </w:p>
        </w:tc>
        <w:tc>
          <w:tcPr>
            <w:tcW w:w="1650" w:type="pct"/>
            <w:tcBorders>
              <w:bottom w:val="single" w:sz="2" w:space="0" w:color="D1D5DB"/>
              <w:right w:val="single" w:sz="2" w:space="0" w:color="D1D5DB"/>
            </w:tcBorders>
            <w:tcMar>
              <w:top w:w="200" w:type="dxa"/>
              <w:left w:w="150" w:type="dxa"/>
              <w:bottom w:w="200" w:type="dxa"/>
              <w:right w:w="150" w:type="dxa"/>
            </w:tcMar>
          </w:tcPr>
          <w:p w14:paraId="68B866C6" w14:textId="77777777" w:rsidR="001A20E6" w:rsidRDefault="00000000">
            <w:pPr>
              <w:pStyle w:val="TableCellSubjectName"/>
            </w:pPr>
            <w:r>
              <w:t>History-Art and Culture</w:t>
            </w:r>
          </w:p>
          <w:p w14:paraId="054BAB73" w14:textId="77777777" w:rsidR="001A20E6" w:rsidRDefault="00000000">
            <w:pPr>
              <w:pStyle w:val="TableCellCategoryTitle"/>
            </w:pPr>
            <w:r>
              <w:t>📝 Practice Materials</w:t>
            </w:r>
          </w:p>
          <w:p w14:paraId="42FD155F" w14:textId="77777777" w:rsidR="001A20E6" w:rsidRDefault="00000000">
            <w:pPr>
              <w:pStyle w:val="TableCellResourceItem"/>
            </w:pPr>
            <w:r>
              <w:t>• La Excellence Art &amp; Culture Material</w:t>
            </w:r>
          </w:p>
          <w:p w14:paraId="0229B901" w14:textId="77777777" w:rsidR="001A20E6" w:rsidRDefault="00000000">
            <w:pPr>
              <w:pStyle w:val="TableCellResourceItem"/>
            </w:pPr>
            <w:r>
              <w:t>• Prelims &amp; Mains Workbooks</w:t>
            </w:r>
          </w:p>
          <w:p w14:paraId="15AB0686" w14:textId="77777777" w:rsidR="001A20E6" w:rsidRDefault="00000000">
            <w:pPr>
              <w:pStyle w:val="TableCellCategoryTitle"/>
            </w:pPr>
            <w:r>
              <w:t>📰 Current Affairs</w:t>
            </w:r>
          </w:p>
          <w:p w14:paraId="5D260E22" w14:textId="77777777" w:rsidR="001A20E6" w:rsidRDefault="00000000">
            <w:pPr>
              <w:pStyle w:val="TableCellResourceItem"/>
            </w:pPr>
            <w:r>
              <w:t>• Newspapers (CA on art awards, festivals, heritage)</w:t>
            </w:r>
          </w:p>
        </w:tc>
        <w:tc>
          <w:tcPr>
            <w:tcW w:w="1650" w:type="pct"/>
          </w:tcPr>
          <w:p w14:paraId="17F91BD3" w14:textId="77777777" w:rsidR="001A20E6" w:rsidRDefault="001A20E6"/>
        </w:tc>
      </w:tr>
    </w:tbl>
    <w:p w14:paraId="710787B3"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0BE2FFDC" w14:textId="77777777">
        <w:tc>
          <w:tcPr>
            <w:tcW w:w="2500" w:type="pct"/>
            <w:tcMar>
              <w:top w:w="0" w:type="dxa"/>
              <w:left w:w="0" w:type="dxa"/>
              <w:bottom w:w="0" w:type="dxa"/>
              <w:right w:w="0" w:type="dxa"/>
            </w:tcMar>
          </w:tcPr>
          <w:p w14:paraId="48EDC1AF" w14:textId="77777777" w:rsidR="001A20E6" w:rsidRDefault="00000000">
            <w:pPr>
              <w:pStyle w:val="WeekTitle"/>
            </w:pPr>
            <w:r>
              <w:rPr>
                <w:color w:val="B91C1C"/>
              </w:rPr>
              <w:t>📅 Jan 10 - Jan 16, 2027</w:t>
            </w:r>
          </w:p>
        </w:tc>
        <w:tc>
          <w:tcPr>
            <w:tcW w:w="2500" w:type="pct"/>
            <w:tcMar>
              <w:top w:w="0" w:type="dxa"/>
              <w:left w:w="0" w:type="dxa"/>
              <w:bottom w:w="0" w:type="dxa"/>
              <w:right w:w="0" w:type="dxa"/>
            </w:tcMar>
          </w:tcPr>
          <w:p w14:paraId="642C2060" w14:textId="77777777" w:rsidR="001A20E6" w:rsidRDefault="00000000">
            <w:pPr>
              <w:pStyle w:val="WeekCycleName"/>
            </w:pPr>
            <w:r>
              <w:rPr>
                <w:color w:val="B91C1C"/>
              </w:rPr>
              <w:t>C4</w:t>
            </w:r>
          </w:p>
        </w:tc>
      </w:tr>
    </w:tbl>
    <w:p w14:paraId="1E7E4D80"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53D0272F" w14:textId="77777777">
        <w:tc>
          <w:tcPr>
            <w:tcW w:w="700" w:type="pct"/>
            <w:shd w:val="clear" w:color="auto" w:fill="FEE2E2"/>
            <w:tcMar>
              <w:top w:w="200" w:type="dxa"/>
              <w:left w:w="100" w:type="dxa"/>
              <w:bottom w:w="200" w:type="dxa"/>
              <w:right w:w="100" w:type="dxa"/>
            </w:tcMar>
          </w:tcPr>
          <w:p w14:paraId="6E6FF247" w14:textId="77777777" w:rsidR="001A20E6" w:rsidRDefault="00000000">
            <w:pPr>
              <w:pStyle w:val="TableCellCalendarDayHeader"/>
            </w:pPr>
            <w:r>
              <w:rPr>
                <w:color w:val="B91C1C"/>
              </w:rPr>
              <w:t>Sunday</w:t>
            </w:r>
          </w:p>
          <w:p w14:paraId="57AE7245" w14:textId="77777777" w:rsidR="001A20E6" w:rsidRDefault="00000000">
            <w:pPr>
              <w:pStyle w:val="TableCellCalendarDateHeader"/>
            </w:pPr>
            <w:r>
              <w:rPr>
                <w:color w:val="B91C1C"/>
              </w:rPr>
              <w:t>Jan 10</w:t>
            </w:r>
          </w:p>
          <w:p w14:paraId="5A62B13C"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1736216B" w14:textId="77777777" w:rsidR="001A20E6" w:rsidRDefault="00000000">
            <w:pPr>
              <w:pStyle w:val="TableCellCalendarDayHeader"/>
            </w:pPr>
            <w:r>
              <w:rPr>
                <w:color w:val="B91C1C"/>
              </w:rPr>
              <w:t>Monday</w:t>
            </w:r>
          </w:p>
          <w:p w14:paraId="12ACB873" w14:textId="77777777" w:rsidR="001A20E6" w:rsidRDefault="00000000">
            <w:pPr>
              <w:pStyle w:val="TableCellCalendarDateHeader"/>
            </w:pPr>
            <w:r>
              <w:rPr>
                <w:color w:val="B91C1C"/>
              </w:rPr>
              <w:t>Jan 11</w:t>
            </w:r>
          </w:p>
          <w:p w14:paraId="072CDE8F"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5F62D210" w14:textId="77777777" w:rsidR="001A20E6" w:rsidRDefault="00000000">
            <w:pPr>
              <w:pStyle w:val="TableCellCalendarDayHeader"/>
            </w:pPr>
            <w:r>
              <w:rPr>
                <w:color w:val="B91C1C"/>
              </w:rPr>
              <w:t>Tuesday</w:t>
            </w:r>
          </w:p>
          <w:p w14:paraId="6D219FE7" w14:textId="77777777" w:rsidR="001A20E6" w:rsidRDefault="00000000">
            <w:pPr>
              <w:pStyle w:val="TableCellCalendarDateHeader"/>
            </w:pPr>
            <w:r>
              <w:rPr>
                <w:color w:val="B91C1C"/>
              </w:rPr>
              <w:t>Jan 12</w:t>
            </w:r>
          </w:p>
          <w:p w14:paraId="3E0056EE"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2E13C599" w14:textId="77777777" w:rsidR="001A20E6" w:rsidRDefault="00000000">
            <w:pPr>
              <w:pStyle w:val="TableCellCalendarDayHeader"/>
            </w:pPr>
            <w:r>
              <w:rPr>
                <w:color w:val="B91C1C"/>
              </w:rPr>
              <w:t>Wednesday</w:t>
            </w:r>
          </w:p>
          <w:p w14:paraId="47904FF4" w14:textId="77777777" w:rsidR="001A20E6" w:rsidRDefault="00000000">
            <w:pPr>
              <w:pStyle w:val="TableCellCalendarDateHeader"/>
            </w:pPr>
            <w:r>
              <w:rPr>
                <w:color w:val="B91C1C"/>
              </w:rPr>
              <w:t>Jan 13</w:t>
            </w:r>
          </w:p>
          <w:p w14:paraId="06582786"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7EF0F806" w14:textId="77777777" w:rsidR="001A20E6" w:rsidRDefault="00000000">
            <w:pPr>
              <w:pStyle w:val="TableCellCalendarDayHeader"/>
            </w:pPr>
            <w:r>
              <w:rPr>
                <w:color w:val="B91C1C"/>
              </w:rPr>
              <w:t>Thursday</w:t>
            </w:r>
          </w:p>
          <w:p w14:paraId="7D67EECB" w14:textId="77777777" w:rsidR="001A20E6" w:rsidRDefault="00000000">
            <w:pPr>
              <w:pStyle w:val="TableCellCalendarDateHeader"/>
            </w:pPr>
            <w:r>
              <w:rPr>
                <w:color w:val="B91C1C"/>
              </w:rPr>
              <w:t>Jan 14</w:t>
            </w:r>
          </w:p>
          <w:p w14:paraId="1740E240"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2F347882" w14:textId="77777777" w:rsidR="001A20E6" w:rsidRDefault="00000000">
            <w:pPr>
              <w:pStyle w:val="TableCellCalendarDayHeader"/>
            </w:pPr>
            <w:r>
              <w:rPr>
                <w:color w:val="B91C1C"/>
              </w:rPr>
              <w:t>Friday</w:t>
            </w:r>
          </w:p>
          <w:p w14:paraId="0AFFE31B" w14:textId="77777777" w:rsidR="001A20E6" w:rsidRDefault="00000000">
            <w:pPr>
              <w:pStyle w:val="TableCellCalendarDateHeader"/>
            </w:pPr>
            <w:r>
              <w:rPr>
                <w:color w:val="B91C1C"/>
              </w:rPr>
              <w:t>Jan 15</w:t>
            </w:r>
          </w:p>
          <w:p w14:paraId="15B8280D"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54E538C3" w14:textId="77777777" w:rsidR="001A20E6" w:rsidRDefault="00000000">
            <w:pPr>
              <w:pStyle w:val="TableCellCalendarDayHeader"/>
            </w:pPr>
            <w:r>
              <w:rPr>
                <w:color w:val="F57C00"/>
              </w:rPr>
              <w:t>Saturday</w:t>
            </w:r>
          </w:p>
          <w:p w14:paraId="78BF79F6" w14:textId="77777777" w:rsidR="001A20E6" w:rsidRDefault="00000000">
            <w:pPr>
              <w:pStyle w:val="TableCellCalendarDateHeader"/>
            </w:pPr>
            <w:r>
              <w:rPr>
                <w:color w:val="F57C00"/>
              </w:rPr>
              <w:t>Jan 16</w:t>
            </w:r>
          </w:p>
          <w:p w14:paraId="64B6CC80" w14:textId="77777777" w:rsidR="001A20E6" w:rsidRDefault="00000000">
            <w:pPr>
              <w:pStyle w:val="TableCellCatchupLabel"/>
            </w:pPr>
            <w:r>
              <w:rPr>
                <w:color w:val="F57C00"/>
              </w:rPr>
              <w:t>Catchup Day</w:t>
            </w:r>
          </w:p>
        </w:tc>
      </w:tr>
      <w:tr w:rsidR="001A20E6" w14:paraId="40E993A1" w14:textId="77777777">
        <w:tc>
          <w:tcPr>
            <w:tcW w:w="700" w:type="pct"/>
            <w:shd w:val="clear" w:color="auto" w:fill="FEE2E2"/>
            <w:tcMar>
              <w:top w:w="150" w:type="dxa"/>
              <w:left w:w="100" w:type="dxa"/>
              <w:bottom w:w="150" w:type="dxa"/>
              <w:right w:w="100" w:type="dxa"/>
            </w:tcMar>
          </w:tcPr>
          <w:p w14:paraId="737C2A5C" w14:textId="77777777" w:rsidR="001A20E6" w:rsidRDefault="00000000">
            <w:pPr>
              <w:pStyle w:val="TableCellTaskSubject"/>
            </w:pPr>
            <w:r>
              <w:t>Sociology</w:t>
            </w:r>
          </w:p>
          <w:p w14:paraId="7D720806" w14:textId="77777777" w:rsidR="001A20E6" w:rsidRDefault="00000000">
            <w:pPr>
              <w:pStyle w:val="TableCellTaskDetails"/>
            </w:pPr>
            <w:r>
              <w:t>• Test - TEST — 3h</w:t>
            </w:r>
          </w:p>
          <w:p w14:paraId="1AAAD115"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2623D2B2" w14:textId="77777777" w:rsidR="001A20E6" w:rsidRDefault="00000000">
            <w:pPr>
              <w:pStyle w:val="TableCellTaskSubject"/>
            </w:pPr>
            <w:r>
              <w:t>Sociology</w:t>
            </w:r>
          </w:p>
          <w:p w14:paraId="4756B5C1" w14:textId="77777777" w:rsidR="001A20E6" w:rsidRDefault="00000000">
            <w:pPr>
              <w:pStyle w:val="TableCellTaskDetails"/>
            </w:pPr>
            <w:r>
              <w:t>• Study - OPT-SOC/02 — 1h 30m</w:t>
            </w:r>
          </w:p>
          <w:p w14:paraId="648784B4" w14:textId="77777777" w:rsidR="001A20E6" w:rsidRDefault="00000000">
            <w:pPr>
              <w:pStyle w:val="TableCellTaskBadge"/>
              <w:shd w:val="clear" w:color="auto" w:fill="E3F2FD"/>
            </w:pPr>
            <w:r>
              <w:rPr>
                <w:b/>
                <w:bCs/>
                <w:color w:val="1976D2"/>
              </w:rPr>
              <w:t>STUDY</w:t>
            </w:r>
          </w:p>
          <w:p w14:paraId="3DFAD431" w14:textId="77777777" w:rsidR="001A20E6" w:rsidRDefault="00000000">
            <w:pPr>
              <w:pStyle w:val="TableCellTaskDetails"/>
            </w:pPr>
            <w:r>
              <w:t>• Revision - OPT-SOC/02 — 30m</w:t>
            </w:r>
          </w:p>
          <w:p w14:paraId="5AAB3DBB" w14:textId="77777777" w:rsidR="001A20E6" w:rsidRDefault="00000000">
            <w:pPr>
              <w:pStyle w:val="TableCellTaskBadge"/>
              <w:shd w:val="clear" w:color="auto" w:fill="FCE4EC"/>
            </w:pPr>
            <w:r>
              <w:rPr>
                <w:b/>
                <w:bCs/>
                <w:color w:val="C2185B"/>
              </w:rPr>
              <w:t>REVISION</w:t>
            </w:r>
          </w:p>
          <w:p w14:paraId="766C1848" w14:textId="77777777" w:rsidR="001A20E6" w:rsidRDefault="00000000">
            <w:pPr>
              <w:pStyle w:val="TableCellTaskDetails"/>
            </w:pPr>
            <w:r>
              <w:t>• Practice - OPT-SOC/02 — 30m</w:t>
            </w:r>
          </w:p>
          <w:p w14:paraId="2BEC6AD5"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27CB3DC7" w14:textId="77777777" w:rsidR="001A20E6" w:rsidRDefault="00000000">
            <w:pPr>
              <w:pStyle w:val="TableCellTaskSubject"/>
            </w:pPr>
            <w:r>
              <w:t>Sociology</w:t>
            </w:r>
          </w:p>
          <w:p w14:paraId="3B0DD150" w14:textId="77777777" w:rsidR="001A20E6" w:rsidRDefault="00000000">
            <w:pPr>
              <w:pStyle w:val="TableCellTaskDetails"/>
            </w:pPr>
            <w:r>
              <w:t>• Study - OPT-SOC/02 — 1h 30m</w:t>
            </w:r>
          </w:p>
          <w:p w14:paraId="1C23B19F" w14:textId="77777777" w:rsidR="001A20E6" w:rsidRDefault="00000000">
            <w:pPr>
              <w:pStyle w:val="TableCellTaskBadge"/>
              <w:shd w:val="clear" w:color="auto" w:fill="E3F2FD"/>
            </w:pPr>
            <w:r>
              <w:rPr>
                <w:b/>
                <w:bCs/>
                <w:color w:val="1976D2"/>
              </w:rPr>
              <w:t>STUDY</w:t>
            </w:r>
          </w:p>
          <w:p w14:paraId="2061E626" w14:textId="77777777" w:rsidR="001A20E6" w:rsidRDefault="00000000">
            <w:pPr>
              <w:pStyle w:val="TableCellTaskDetails"/>
            </w:pPr>
            <w:r>
              <w:t>• Revision - OPT-SOC/02 — 30m</w:t>
            </w:r>
          </w:p>
          <w:p w14:paraId="66C6FAEC" w14:textId="77777777" w:rsidR="001A20E6" w:rsidRDefault="00000000">
            <w:pPr>
              <w:pStyle w:val="TableCellTaskBadge"/>
              <w:shd w:val="clear" w:color="auto" w:fill="FCE4EC"/>
            </w:pPr>
            <w:r>
              <w:rPr>
                <w:b/>
                <w:bCs/>
                <w:color w:val="C2185B"/>
              </w:rPr>
              <w:t>REVISION</w:t>
            </w:r>
          </w:p>
          <w:p w14:paraId="7A9515A2" w14:textId="77777777" w:rsidR="001A20E6" w:rsidRDefault="00000000">
            <w:pPr>
              <w:pStyle w:val="TableCellTaskDetails"/>
            </w:pPr>
            <w:r>
              <w:t>• Practice - OPT-SOC/02 — 30m</w:t>
            </w:r>
          </w:p>
          <w:p w14:paraId="446BE941"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7AE030C3" w14:textId="77777777" w:rsidR="001A20E6" w:rsidRDefault="00000000">
            <w:pPr>
              <w:pStyle w:val="TableCellTaskSubject"/>
            </w:pPr>
            <w:r>
              <w:t>Sociology</w:t>
            </w:r>
          </w:p>
          <w:p w14:paraId="05BB93FE" w14:textId="77777777" w:rsidR="001A20E6" w:rsidRDefault="00000000">
            <w:pPr>
              <w:pStyle w:val="TableCellTaskDetails"/>
            </w:pPr>
            <w:r>
              <w:t>• Study - OPT-SOC/02 — 1h 30m</w:t>
            </w:r>
          </w:p>
          <w:p w14:paraId="08292103" w14:textId="77777777" w:rsidR="001A20E6" w:rsidRDefault="00000000">
            <w:pPr>
              <w:pStyle w:val="TableCellTaskBadge"/>
              <w:shd w:val="clear" w:color="auto" w:fill="E3F2FD"/>
            </w:pPr>
            <w:r>
              <w:rPr>
                <w:b/>
                <w:bCs/>
                <w:color w:val="1976D2"/>
              </w:rPr>
              <w:t>STUDY</w:t>
            </w:r>
          </w:p>
          <w:p w14:paraId="2CE42A3C" w14:textId="77777777" w:rsidR="001A20E6" w:rsidRDefault="00000000">
            <w:pPr>
              <w:pStyle w:val="TableCellTaskDetails"/>
            </w:pPr>
            <w:r>
              <w:t>• Revision - OPT-SOC/02 — 30m</w:t>
            </w:r>
          </w:p>
          <w:p w14:paraId="483517D6" w14:textId="77777777" w:rsidR="001A20E6" w:rsidRDefault="00000000">
            <w:pPr>
              <w:pStyle w:val="TableCellTaskBadge"/>
              <w:shd w:val="clear" w:color="auto" w:fill="FCE4EC"/>
            </w:pPr>
            <w:r>
              <w:rPr>
                <w:b/>
                <w:bCs/>
                <w:color w:val="C2185B"/>
              </w:rPr>
              <w:t>REVISION</w:t>
            </w:r>
          </w:p>
          <w:p w14:paraId="37E056FE" w14:textId="77777777" w:rsidR="001A20E6" w:rsidRDefault="00000000">
            <w:pPr>
              <w:pStyle w:val="TableCellTaskDetails"/>
            </w:pPr>
            <w:r>
              <w:t>• Practice - OPT-SOC/02 — 30m</w:t>
            </w:r>
          </w:p>
          <w:p w14:paraId="3476177B"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316F8EEB" w14:textId="77777777" w:rsidR="001A20E6" w:rsidRDefault="00000000">
            <w:pPr>
              <w:pStyle w:val="TableCellTaskSubject"/>
            </w:pPr>
            <w:r>
              <w:t>Sociology</w:t>
            </w:r>
          </w:p>
          <w:p w14:paraId="1FCAA0EB" w14:textId="77777777" w:rsidR="001A20E6" w:rsidRDefault="00000000">
            <w:pPr>
              <w:pStyle w:val="TableCellTaskDetails"/>
            </w:pPr>
            <w:r>
              <w:t>• Study - OPT-SOC/02 — 1h 30m</w:t>
            </w:r>
          </w:p>
          <w:p w14:paraId="3B8C1F27" w14:textId="77777777" w:rsidR="001A20E6" w:rsidRDefault="00000000">
            <w:pPr>
              <w:pStyle w:val="TableCellTaskBadge"/>
              <w:shd w:val="clear" w:color="auto" w:fill="E3F2FD"/>
            </w:pPr>
            <w:r>
              <w:rPr>
                <w:b/>
                <w:bCs/>
                <w:color w:val="1976D2"/>
              </w:rPr>
              <w:t>STUDY</w:t>
            </w:r>
          </w:p>
          <w:p w14:paraId="0993F576" w14:textId="77777777" w:rsidR="001A20E6" w:rsidRDefault="00000000">
            <w:pPr>
              <w:pStyle w:val="TableCellTaskDetails"/>
            </w:pPr>
            <w:r>
              <w:t>• Revision - OPT-SOC/02 — 30m</w:t>
            </w:r>
          </w:p>
          <w:p w14:paraId="0C3C5EA0" w14:textId="77777777" w:rsidR="001A20E6" w:rsidRDefault="00000000">
            <w:pPr>
              <w:pStyle w:val="TableCellTaskBadge"/>
              <w:shd w:val="clear" w:color="auto" w:fill="FCE4EC"/>
            </w:pPr>
            <w:r>
              <w:rPr>
                <w:b/>
                <w:bCs/>
                <w:color w:val="C2185B"/>
              </w:rPr>
              <w:t>REVISION</w:t>
            </w:r>
          </w:p>
          <w:p w14:paraId="0306E0CB" w14:textId="77777777" w:rsidR="001A20E6" w:rsidRDefault="00000000">
            <w:pPr>
              <w:pStyle w:val="TableCellTaskDetails"/>
            </w:pPr>
            <w:r>
              <w:t>• Practice - OPT-SOC/02 — 30m</w:t>
            </w:r>
          </w:p>
          <w:p w14:paraId="39EA75DB"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72B82F8B" w14:textId="77777777" w:rsidR="001A20E6" w:rsidRDefault="00000000">
            <w:pPr>
              <w:pStyle w:val="TableCellTaskSubject"/>
            </w:pPr>
            <w:r>
              <w:t>History-Modern</w:t>
            </w:r>
          </w:p>
          <w:p w14:paraId="1F04E84D" w14:textId="77777777" w:rsidR="001A20E6" w:rsidRDefault="00000000">
            <w:pPr>
              <w:pStyle w:val="TableCellTaskDetails"/>
            </w:pPr>
            <w:r>
              <w:t>• Study - Extremist Phase (H03/06) — 30m</w:t>
            </w:r>
          </w:p>
          <w:p w14:paraId="1A508EBE" w14:textId="77777777" w:rsidR="001A20E6" w:rsidRDefault="00000000">
            <w:pPr>
              <w:pStyle w:val="TableCellTaskBadge"/>
              <w:shd w:val="clear" w:color="auto" w:fill="E3F2FD"/>
            </w:pPr>
            <w:r>
              <w:rPr>
                <w:b/>
                <w:bCs/>
                <w:color w:val="1976D2"/>
              </w:rPr>
              <w:t>STUDY</w:t>
            </w:r>
          </w:p>
          <w:p w14:paraId="1F80CE6A" w14:textId="77777777" w:rsidR="001A20E6" w:rsidRDefault="00000000">
            <w:pPr>
              <w:pStyle w:val="TableCellTaskDetails"/>
            </w:pPr>
            <w:r>
              <w:t>• Revision - Extremist Phase (H03/06) — 1h</w:t>
            </w:r>
          </w:p>
          <w:p w14:paraId="2B7B859C" w14:textId="77777777" w:rsidR="001A20E6" w:rsidRDefault="00000000">
            <w:pPr>
              <w:pStyle w:val="TableCellTaskBadge"/>
              <w:shd w:val="clear" w:color="auto" w:fill="FCE4EC"/>
            </w:pPr>
            <w:r>
              <w:rPr>
                <w:b/>
                <w:bCs/>
                <w:color w:val="C2185B"/>
              </w:rPr>
              <w:t>REVISION</w:t>
            </w:r>
          </w:p>
          <w:p w14:paraId="3CC187FD" w14:textId="77777777" w:rsidR="001A20E6" w:rsidRDefault="00000000">
            <w:pPr>
              <w:pStyle w:val="TableCellTaskDetails"/>
            </w:pPr>
            <w:r>
              <w:t>• Practice - Extremist Phase (H03/06) — 1h</w:t>
            </w:r>
          </w:p>
          <w:p w14:paraId="678AD857"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549A5CDE" w14:textId="77777777" w:rsidR="001A20E6" w:rsidRDefault="001A20E6"/>
        </w:tc>
      </w:tr>
      <w:tr w:rsidR="001A20E6" w14:paraId="79F8CED9" w14:textId="77777777">
        <w:tc>
          <w:tcPr>
            <w:tcW w:w="700" w:type="pct"/>
            <w:shd w:val="clear" w:color="auto" w:fill="FEE2E2"/>
            <w:tcMar>
              <w:top w:w="150" w:type="dxa"/>
              <w:left w:w="100" w:type="dxa"/>
              <w:bottom w:w="150" w:type="dxa"/>
              <w:right w:w="100" w:type="dxa"/>
            </w:tcMar>
          </w:tcPr>
          <w:p w14:paraId="5BD15F4E" w14:textId="77777777" w:rsidR="001A20E6" w:rsidRDefault="00000000">
            <w:pPr>
              <w:pStyle w:val="TableCellTaskSubject"/>
            </w:pPr>
            <w:r>
              <w:t>History-Modern</w:t>
            </w:r>
          </w:p>
          <w:p w14:paraId="0A4208AF" w14:textId="77777777" w:rsidR="001A20E6" w:rsidRDefault="00000000">
            <w:pPr>
              <w:pStyle w:val="TableCellTaskDetails"/>
            </w:pPr>
            <w:r>
              <w:t>• Test - TEST — 3h</w:t>
            </w:r>
          </w:p>
          <w:p w14:paraId="2253D0C8"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047D4CC5" w14:textId="77777777" w:rsidR="001A20E6" w:rsidRDefault="00000000">
            <w:pPr>
              <w:pStyle w:val="TableCellTaskSubject"/>
            </w:pPr>
            <w:r>
              <w:t>History-Modern</w:t>
            </w:r>
          </w:p>
          <w:p w14:paraId="55F6D950" w14:textId="77777777" w:rsidR="001A20E6" w:rsidRDefault="00000000">
            <w:pPr>
              <w:pStyle w:val="TableCellTaskDetails"/>
            </w:pPr>
            <w:r>
              <w:t>• Study - British Conquest and consolidation; Sepoy Mutiny (H03/02) — 30m</w:t>
            </w:r>
          </w:p>
          <w:p w14:paraId="79FBB14B" w14:textId="77777777" w:rsidR="001A20E6" w:rsidRDefault="00000000">
            <w:pPr>
              <w:pStyle w:val="TableCellTaskBadge"/>
              <w:shd w:val="clear" w:color="auto" w:fill="E3F2FD"/>
            </w:pPr>
            <w:r>
              <w:rPr>
                <w:b/>
                <w:bCs/>
                <w:color w:val="1976D2"/>
              </w:rPr>
              <w:t>STUDY</w:t>
            </w:r>
          </w:p>
          <w:p w14:paraId="47CD8547" w14:textId="77777777" w:rsidR="001A20E6" w:rsidRDefault="00000000">
            <w:pPr>
              <w:pStyle w:val="TableCellTaskDetails"/>
            </w:pPr>
            <w:r>
              <w:t>• Revision - British Conquest and consolidation; Sepoy Mutiny (H03/02) — 1h</w:t>
            </w:r>
          </w:p>
          <w:p w14:paraId="327ED860" w14:textId="77777777" w:rsidR="001A20E6" w:rsidRDefault="00000000">
            <w:pPr>
              <w:pStyle w:val="TableCellTaskBadge"/>
              <w:shd w:val="clear" w:color="auto" w:fill="FCE4EC"/>
            </w:pPr>
            <w:r>
              <w:rPr>
                <w:b/>
                <w:bCs/>
                <w:color w:val="C2185B"/>
              </w:rPr>
              <w:t>REVISION</w:t>
            </w:r>
          </w:p>
          <w:p w14:paraId="473F9DB6" w14:textId="77777777" w:rsidR="001A20E6" w:rsidRDefault="00000000">
            <w:pPr>
              <w:pStyle w:val="TableCellTaskDetails"/>
            </w:pPr>
            <w:r>
              <w:t>• Practice - British Conquest and consolidation; Sepoy Mutiny (H03/02) — 1h</w:t>
            </w:r>
          </w:p>
          <w:p w14:paraId="6E9229DA"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785C8F1F" w14:textId="77777777" w:rsidR="001A20E6" w:rsidRDefault="00000000">
            <w:pPr>
              <w:pStyle w:val="TableCellTaskSubject"/>
            </w:pPr>
            <w:r>
              <w:t>History-Modern</w:t>
            </w:r>
          </w:p>
          <w:p w14:paraId="11EB8CEE" w14:textId="77777777" w:rsidR="001A20E6" w:rsidRDefault="00000000">
            <w:pPr>
              <w:pStyle w:val="TableCellTaskDetails"/>
            </w:pPr>
            <w:r>
              <w:t>• Study - Indian Renaissance (H03/03) — 30m</w:t>
            </w:r>
          </w:p>
          <w:p w14:paraId="148A32E5" w14:textId="77777777" w:rsidR="001A20E6" w:rsidRDefault="00000000">
            <w:pPr>
              <w:pStyle w:val="TableCellTaskBadge"/>
              <w:shd w:val="clear" w:color="auto" w:fill="E3F2FD"/>
            </w:pPr>
            <w:r>
              <w:rPr>
                <w:b/>
                <w:bCs/>
                <w:color w:val="1976D2"/>
              </w:rPr>
              <w:t>STUDY</w:t>
            </w:r>
          </w:p>
          <w:p w14:paraId="14CF4A05" w14:textId="77777777" w:rsidR="001A20E6" w:rsidRDefault="00000000">
            <w:pPr>
              <w:pStyle w:val="TableCellTaskDetails"/>
            </w:pPr>
            <w:r>
              <w:t>• Revision - Indian Renaissance (H03/03) — 1h</w:t>
            </w:r>
          </w:p>
          <w:p w14:paraId="6F575896" w14:textId="77777777" w:rsidR="001A20E6" w:rsidRDefault="00000000">
            <w:pPr>
              <w:pStyle w:val="TableCellTaskBadge"/>
              <w:shd w:val="clear" w:color="auto" w:fill="FCE4EC"/>
            </w:pPr>
            <w:r>
              <w:rPr>
                <w:b/>
                <w:bCs/>
                <w:color w:val="C2185B"/>
              </w:rPr>
              <w:t>REVISION</w:t>
            </w:r>
          </w:p>
          <w:p w14:paraId="04EE6A3B" w14:textId="77777777" w:rsidR="001A20E6" w:rsidRDefault="00000000">
            <w:pPr>
              <w:pStyle w:val="TableCellTaskDetails"/>
            </w:pPr>
            <w:r>
              <w:t>• Practice - Indian Renaissance (H03/03) — 1h</w:t>
            </w:r>
          </w:p>
          <w:p w14:paraId="496E16F3"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1F7346FD" w14:textId="77777777" w:rsidR="001A20E6" w:rsidRDefault="00000000">
            <w:pPr>
              <w:pStyle w:val="TableCellTaskSubject"/>
            </w:pPr>
            <w:r>
              <w:t>History-Modern</w:t>
            </w:r>
          </w:p>
          <w:p w14:paraId="2477222B" w14:textId="77777777" w:rsidR="001A20E6" w:rsidRDefault="00000000">
            <w:pPr>
              <w:pStyle w:val="TableCellTaskDetails"/>
            </w:pPr>
            <w:r>
              <w:t>• Study - Pre-congress associations and formation of INC; INC Sessions (H03/04) — 30m</w:t>
            </w:r>
          </w:p>
          <w:p w14:paraId="09667F53" w14:textId="77777777" w:rsidR="001A20E6" w:rsidRDefault="00000000">
            <w:pPr>
              <w:pStyle w:val="TableCellTaskBadge"/>
              <w:shd w:val="clear" w:color="auto" w:fill="E3F2FD"/>
            </w:pPr>
            <w:r>
              <w:rPr>
                <w:b/>
                <w:bCs/>
                <w:color w:val="1976D2"/>
              </w:rPr>
              <w:t>STUDY</w:t>
            </w:r>
          </w:p>
          <w:p w14:paraId="3C2F535E" w14:textId="77777777" w:rsidR="001A20E6" w:rsidRDefault="00000000">
            <w:pPr>
              <w:pStyle w:val="TableCellTaskDetails"/>
            </w:pPr>
            <w:r>
              <w:t>• Revision - Pre-congress associations and formation of INC; INC Sessions (H03/04) — 1h</w:t>
            </w:r>
          </w:p>
          <w:p w14:paraId="7E9E0A2C" w14:textId="77777777" w:rsidR="001A20E6" w:rsidRDefault="00000000">
            <w:pPr>
              <w:pStyle w:val="TableCellTaskBadge"/>
              <w:shd w:val="clear" w:color="auto" w:fill="FCE4EC"/>
            </w:pPr>
            <w:r>
              <w:rPr>
                <w:b/>
                <w:bCs/>
                <w:color w:val="C2185B"/>
              </w:rPr>
              <w:t>REVISION</w:t>
            </w:r>
          </w:p>
          <w:p w14:paraId="0FF92FB3" w14:textId="77777777" w:rsidR="001A20E6" w:rsidRDefault="00000000">
            <w:pPr>
              <w:pStyle w:val="TableCellTaskDetails"/>
            </w:pPr>
            <w:r>
              <w:t>• Practice - Pre-congress associations and formation of INC; INC Sessions (H03/04) — 1h</w:t>
            </w:r>
          </w:p>
          <w:p w14:paraId="65A7A74A"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6BC9A3BD" w14:textId="77777777" w:rsidR="001A20E6" w:rsidRDefault="00000000">
            <w:pPr>
              <w:pStyle w:val="TableCellTaskSubject"/>
            </w:pPr>
            <w:r>
              <w:t>History-Modern</w:t>
            </w:r>
          </w:p>
          <w:p w14:paraId="319B6C0B" w14:textId="77777777" w:rsidR="001A20E6" w:rsidRDefault="00000000">
            <w:pPr>
              <w:pStyle w:val="TableCellTaskDetails"/>
            </w:pPr>
            <w:r>
              <w:t>• Study - Moderate phase (H03/05) — 30m</w:t>
            </w:r>
          </w:p>
          <w:p w14:paraId="328CA881" w14:textId="77777777" w:rsidR="001A20E6" w:rsidRDefault="00000000">
            <w:pPr>
              <w:pStyle w:val="TableCellTaskBadge"/>
              <w:shd w:val="clear" w:color="auto" w:fill="E3F2FD"/>
            </w:pPr>
            <w:r>
              <w:rPr>
                <w:b/>
                <w:bCs/>
                <w:color w:val="1976D2"/>
              </w:rPr>
              <w:t>STUDY</w:t>
            </w:r>
          </w:p>
          <w:p w14:paraId="592933C7" w14:textId="77777777" w:rsidR="001A20E6" w:rsidRDefault="00000000">
            <w:pPr>
              <w:pStyle w:val="TableCellTaskDetails"/>
            </w:pPr>
            <w:r>
              <w:t>• Revision - Moderate phase (H03/05) — 1h</w:t>
            </w:r>
          </w:p>
          <w:p w14:paraId="1CB44E1C" w14:textId="77777777" w:rsidR="001A20E6" w:rsidRDefault="00000000">
            <w:pPr>
              <w:pStyle w:val="TableCellTaskBadge"/>
              <w:shd w:val="clear" w:color="auto" w:fill="FCE4EC"/>
            </w:pPr>
            <w:r>
              <w:rPr>
                <w:b/>
                <w:bCs/>
                <w:color w:val="C2185B"/>
              </w:rPr>
              <w:t>REVISION</w:t>
            </w:r>
          </w:p>
          <w:p w14:paraId="4C254277" w14:textId="77777777" w:rsidR="001A20E6" w:rsidRDefault="00000000">
            <w:pPr>
              <w:pStyle w:val="TableCellTaskDetails"/>
            </w:pPr>
            <w:r>
              <w:t>• Practice - Moderate phase (H03/05) — 1h</w:t>
            </w:r>
          </w:p>
          <w:p w14:paraId="4C73B535"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0DFB9443" w14:textId="77777777" w:rsidR="001A20E6" w:rsidRDefault="00000000">
            <w:pPr>
              <w:pStyle w:val="TableCellTaskSubject"/>
            </w:pPr>
            <w:r>
              <w:t>History-Art and Culture</w:t>
            </w:r>
          </w:p>
          <w:p w14:paraId="0773984C" w14:textId="77777777" w:rsidR="001A20E6" w:rsidRDefault="00000000">
            <w:pPr>
              <w:pStyle w:val="TableCellTaskDetails"/>
            </w:pPr>
            <w:r>
              <w:t>• Study - Music (H04/06) — 30m</w:t>
            </w:r>
          </w:p>
          <w:p w14:paraId="78A659CC" w14:textId="77777777" w:rsidR="001A20E6" w:rsidRDefault="00000000">
            <w:pPr>
              <w:pStyle w:val="TableCellTaskBadge"/>
              <w:shd w:val="clear" w:color="auto" w:fill="E3F2FD"/>
            </w:pPr>
            <w:r>
              <w:rPr>
                <w:b/>
                <w:bCs/>
                <w:color w:val="1976D2"/>
              </w:rPr>
              <w:t>STUDY</w:t>
            </w:r>
          </w:p>
          <w:p w14:paraId="20CFDE2C" w14:textId="77777777" w:rsidR="001A20E6" w:rsidRDefault="00000000">
            <w:pPr>
              <w:pStyle w:val="TableCellTaskDetails"/>
            </w:pPr>
            <w:r>
              <w:t>• Revision - Music (H04/06) — 1h</w:t>
            </w:r>
          </w:p>
          <w:p w14:paraId="618B0996" w14:textId="77777777" w:rsidR="001A20E6" w:rsidRDefault="00000000">
            <w:pPr>
              <w:pStyle w:val="TableCellTaskBadge"/>
              <w:shd w:val="clear" w:color="auto" w:fill="FCE4EC"/>
            </w:pPr>
            <w:r>
              <w:rPr>
                <w:b/>
                <w:bCs/>
                <w:color w:val="C2185B"/>
              </w:rPr>
              <w:t>REVISION</w:t>
            </w:r>
          </w:p>
          <w:p w14:paraId="2DFBA3E6" w14:textId="77777777" w:rsidR="001A20E6" w:rsidRDefault="00000000">
            <w:pPr>
              <w:pStyle w:val="TableCellTaskDetails"/>
            </w:pPr>
            <w:r>
              <w:t>• Practice - Music (H04/06) — 1h</w:t>
            </w:r>
          </w:p>
          <w:p w14:paraId="29CB7151"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7CC70431" w14:textId="77777777" w:rsidR="001A20E6" w:rsidRDefault="001A20E6"/>
        </w:tc>
      </w:tr>
      <w:tr w:rsidR="001A20E6" w14:paraId="47EA5EE3" w14:textId="77777777">
        <w:tc>
          <w:tcPr>
            <w:tcW w:w="700" w:type="pct"/>
            <w:shd w:val="clear" w:color="auto" w:fill="FEE2E2"/>
            <w:tcMar>
              <w:top w:w="150" w:type="dxa"/>
              <w:left w:w="100" w:type="dxa"/>
              <w:bottom w:w="150" w:type="dxa"/>
              <w:right w:w="100" w:type="dxa"/>
            </w:tcMar>
          </w:tcPr>
          <w:p w14:paraId="59244F32" w14:textId="77777777" w:rsidR="001A20E6" w:rsidRDefault="00000000">
            <w:pPr>
              <w:pStyle w:val="TableCellTaskSubject"/>
            </w:pPr>
            <w:r>
              <w:t>History-Art and Culture</w:t>
            </w:r>
          </w:p>
          <w:p w14:paraId="60FF0E73" w14:textId="77777777" w:rsidR="001A20E6" w:rsidRDefault="00000000">
            <w:pPr>
              <w:pStyle w:val="TableCellTaskDetails"/>
            </w:pPr>
            <w:r>
              <w:t>• Test - TEST — 3h</w:t>
            </w:r>
          </w:p>
          <w:p w14:paraId="33DA3116"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5499F4A1" w14:textId="77777777" w:rsidR="001A20E6" w:rsidRDefault="00000000">
            <w:pPr>
              <w:pStyle w:val="TableCellTaskSubject"/>
            </w:pPr>
            <w:r>
              <w:t>History-Art and Culture</w:t>
            </w:r>
          </w:p>
          <w:p w14:paraId="314AA3F3" w14:textId="77777777" w:rsidR="001A20E6" w:rsidRDefault="00000000">
            <w:pPr>
              <w:pStyle w:val="TableCellTaskDetails"/>
            </w:pPr>
            <w:r>
              <w:t>• Study - Literature (H04/02) — 30m</w:t>
            </w:r>
          </w:p>
          <w:p w14:paraId="1780647E" w14:textId="77777777" w:rsidR="001A20E6" w:rsidRDefault="00000000">
            <w:pPr>
              <w:pStyle w:val="TableCellTaskBadge"/>
              <w:shd w:val="clear" w:color="auto" w:fill="E3F2FD"/>
            </w:pPr>
            <w:r>
              <w:rPr>
                <w:b/>
                <w:bCs/>
                <w:color w:val="1976D2"/>
              </w:rPr>
              <w:t>STUDY</w:t>
            </w:r>
          </w:p>
          <w:p w14:paraId="339BE6A1" w14:textId="77777777" w:rsidR="001A20E6" w:rsidRDefault="00000000">
            <w:pPr>
              <w:pStyle w:val="TableCellTaskDetails"/>
            </w:pPr>
            <w:r>
              <w:t>• Revision - Literature (H04/02) — 1h</w:t>
            </w:r>
          </w:p>
          <w:p w14:paraId="7EEB7272" w14:textId="77777777" w:rsidR="001A20E6" w:rsidRDefault="00000000">
            <w:pPr>
              <w:pStyle w:val="TableCellTaskBadge"/>
              <w:shd w:val="clear" w:color="auto" w:fill="FCE4EC"/>
            </w:pPr>
            <w:r>
              <w:rPr>
                <w:b/>
                <w:bCs/>
                <w:color w:val="C2185B"/>
              </w:rPr>
              <w:t>REVISION</w:t>
            </w:r>
          </w:p>
          <w:p w14:paraId="299275F4" w14:textId="77777777" w:rsidR="001A20E6" w:rsidRDefault="00000000">
            <w:pPr>
              <w:pStyle w:val="TableCellTaskDetails"/>
            </w:pPr>
            <w:r>
              <w:t>• Practice - Literature (H04/02) — 1h</w:t>
            </w:r>
          </w:p>
          <w:p w14:paraId="72C3D2C0"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5D790A08" w14:textId="77777777" w:rsidR="001A20E6" w:rsidRDefault="00000000">
            <w:pPr>
              <w:pStyle w:val="TableCellTaskSubject"/>
            </w:pPr>
            <w:r>
              <w:t>History-Art and Culture</w:t>
            </w:r>
          </w:p>
          <w:p w14:paraId="0782BF88" w14:textId="77777777" w:rsidR="001A20E6" w:rsidRDefault="00000000">
            <w:pPr>
              <w:pStyle w:val="TableCellTaskDetails"/>
            </w:pPr>
            <w:r>
              <w:t>• Study - Paintings (H04/03) — 30m</w:t>
            </w:r>
          </w:p>
          <w:p w14:paraId="3DFA8A17" w14:textId="77777777" w:rsidR="001A20E6" w:rsidRDefault="00000000">
            <w:pPr>
              <w:pStyle w:val="TableCellTaskBadge"/>
              <w:shd w:val="clear" w:color="auto" w:fill="E3F2FD"/>
            </w:pPr>
            <w:r>
              <w:rPr>
                <w:b/>
                <w:bCs/>
                <w:color w:val="1976D2"/>
              </w:rPr>
              <w:t>STUDY</w:t>
            </w:r>
          </w:p>
          <w:p w14:paraId="4F906B59" w14:textId="77777777" w:rsidR="001A20E6" w:rsidRDefault="00000000">
            <w:pPr>
              <w:pStyle w:val="TableCellTaskDetails"/>
            </w:pPr>
            <w:r>
              <w:t>• Revision - Paintings (H04/03) — 1h</w:t>
            </w:r>
          </w:p>
          <w:p w14:paraId="72730ABF" w14:textId="77777777" w:rsidR="001A20E6" w:rsidRDefault="00000000">
            <w:pPr>
              <w:pStyle w:val="TableCellTaskBadge"/>
              <w:shd w:val="clear" w:color="auto" w:fill="FCE4EC"/>
            </w:pPr>
            <w:r>
              <w:rPr>
                <w:b/>
                <w:bCs/>
                <w:color w:val="C2185B"/>
              </w:rPr>
              <w:t>REVISION</w:t>
            </w:r>
          </w:p>
          <w:p w14:paraId="42704449" w14:textId="77777777" w:rsidR="001A20E6" w:rsidRDefault="00000000">
            <w:pPr>
              <w:pStyle w:val="TableCellTaskDetails"/>
            </w:pPr>
            <w:r>
              <w:t>• Practice - Paintings (H04/03) — 1h</w:t>
            </w:r>
          </w:p>
          <w:p w14:paraId="67F88AF2"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44F74B5E" w14:textId="77777777" w:rsidR="001A20E6" w:rsidRDefault="00000000">
            <w:pPr>
              <w:pStyle w:val="TableCellTaskSubject"/>
            </w:pPr>
            <w:r>
              <w:t>History-Art and Culture</w:t>
            </w:r>
          </w:p>
          <w:p w14:paraId="5E132CBD" w14:textId="77777777" w:rsidR="001A20E6" w:rsidRDefault="00000000">
            <w:pPr>
              <w:pStyle w:val="TableCellTaskDetails"/>
            </w:pPr>
            <w:r>
              <w:t>• Study - Dance forms (H04/04) — 30m</w:t>
            </w:r>
          </w:p>
          <w:p w14:paraId="20A83577" w14:textId="77777777" w:rsidR="001A20E6" w:rsidRDefault="00000000">
            <w:pPr>
              <w:pStyle w:val="TableCellTaskBadge"/>
              <w:shd w:val="clear" w:color="auto" w:fill="E3F2FD"/>
            </w:pPr>
            <w:r>
              <w:rPr>
                <w:b/>
                <w:bCs/>
                <w:color w:val="1976D2"/>
              </w:rPr>
              <w:t>STUDY</w:t>
            </w:r>
          </w:p>
          <w:p w14:paraId="7017D1CC" w14:textId="77777777" w:rsidR="001A20E6" w:rsidRDefault="00000000">
            <w:pPr>
              <w:pStyle w:val="TableCellTaskDetails"/>
            </w:pPr>
            <w:r>
              <w:t>• Revision - Dance forms (H04/04) — 1h</w:t>
            </w:r>
          </w:p>
          <w:p w14:paraId="5CD86875" w14:textId="77777777" w:rsidR="001A20E6" w:rsidRDefault="00000000">
            <w:pPr>
              <w:pStyle w:val="TableCellTaskBadge"/>
              <w:shd w:val="clear" w:color="auto" w:fill="FCE4EC"/>
            </w:pPr>
            <w:r>
              <w:rPr>
                <w:b/>
                <w:bCs/>
                <w:color w:val="C2185B"/>
              </w:rPr>
              <w:t>REVISION</w:t>
            </w:r>
          </w:p>
          <w:p w14:paraId="752C392D" w14:textId="77777777" w:rsidR="001A20E6" w:rsidRDefault="00000000">
            <w:pPr>
              <w:pStyle w:val="TableCellTaskDetails"/>
            </w:pPr>
            <w:r>
              <w:t>• Practice - Dance forms (H04/04) — 1h</w:t>
            </w:r>
          </w:p>
          <w:p w14:paraId="3C9A6A09"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0AE2AA53" w14:textId="77777777" w:rsidR="001A20E6" w:rsidRDefault="00000000">
            <w:pPr>
              <w:pStyle w:val="TableCellTaskSubject"/>
            </w:pPr>
            <w:r>
              <w:t>History-Art and Culture</w:t>
            </w:r>
          </w:p>
          <w:p w14:paraId="34ACD778" w14:textId="77777777" w:rsidR="001A20E6" w:rsidRDefault="00000000">
            <w:pPr>
              <w:pStyle w:val="TableCellTaskDetails"/>
            </w:pPr>
            <w:r>
              <w:t>• Study - Theatre (H04/05) — 30m</w:t>
            </w:r>
          </w:p>
          <w:p w14:paraId="65D2DB9A" w14:textId="77777777" w:rsidR="001A20E6" w:rsidRDefault="00000000">
            <w:pPr>
              <w:pStyle w:val="TableCellTaskBadge"/>
              <w:shd w:val="clear" w:color="auto" w:fill="E3F2FD"/>
            </w:pPr>
            <w:r>
              <w:rPr>
                <w:b/>
                <w:bCs/>
                <w:color w:val="1976D2"/>
              </w:rPr>
              <w:t>STUDY</w:t>
            </w:r>
          </w:p>
          <w:p w14:paraId="653F87F2" w14:textId="77777777" w:rsidR="001A20E6" w:rsidRDefault="00000000">
            <w:pPr>
              <w:pStyle w:val="TableCellTaskDetails"/>
            </w:pPr>
            <w:r>
              <w:t>• Revision - Theatre (H04/05) — 1h</w:t>
            </w:r>
          </w:p>
          <w:p w14:paraId="514F496C" w14:textId="77777777" w:rsidR="001A20E6" w:rsidRDefault="00000000">
            <w:pPr>
              <w:pStyle w:val="TableCellTaskBadge"/>
              <w:shd w:val="clear" w:color="auto" w:fill="FCE4EC"/>
            </w:pPr>
            <w:r>
              <w:rPr>
                <w:b/>
                <w:bCs/>
                <w:color w:val="C2185B"/>
              </w:rPr>
              <w:t>REVISION</w:t>
            </w:r>
          </w:p>
          <w:p w14:paraId="69C08D66" w14:textId="77777777" w:rsidR="001A20E6" w:rsidRDefault="00000000">
            <w:pPr>
              <w:pStyle w:val="TableCellTaskDetails"/>
            </w:pPr>
            <w:r>
              <w:t>• Practice - Theatre (H04/05) — 1h</w:t>
            </w:r>
          </w:p>
          <w:p w14:paraId="1AFD61BE"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059B67C8" w14:textId="77777777" w:rsidR="001A20E6" w:rsidRDefault="001A20E6"/>
        </w:tc>
        <w:tc>
          <w:tcPr>
            <w:tcW w:w="700" w:type="pct"/>
            <w:shd w:val="clear" w:color="auto" w:fill="FFF3E0"/>
            <w:tcMar>
              <w:top w:w="150" w:type="dxa"/>
              <w:left w:w="100" w:type="dxa"/>
              <w:bottom w:w="150" w:type="dxa"/>
              <w:right w:w="100" w:type="dxa"/>
            </w:tcMar>
          </w:tcPr>
          <w:p w14:paraId="35E90826" w14:textId="77777777" w:rsidR="001A20E6" w:rsidRDefault="001A20E6"/>
        </w:tc>
      </w:tr>
    </w:tbl>
    <w:p w14:paraId="05471671" w14:textId="77777777" w:rsidR="001A20E6" w:rsidRDefault="001A20E6">
      <w:pPr>
        <w:spacing w:after="400"/>
      </w:pPr>
    </w:p>
    <w:p w14:paraId="133496B7" w14:textId="77777777" w:rsidR="001A20E6" w:rsidRDefault="00000000">
      <w:pPr>
        <w:pStyle w:val="ResourceTitle"/>
      </w:pPr>
      <w:r>
        <w:t>📚 Resources for Jan 10 - Jan 16</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692205DA" w14:textId="77777777">
        <w:tc>
          <w:tcPr>
            <w:tcW w:w="1650" w:type="pct"/>
            <w:tcBorders>
              <w:bottom w:val="single" w:sz="2" w:space="0" w:color="D1D5DB"/>
              <w:right w:val="single" w:sz="2" w:space="0" w:color="D1D5DB"/>
            </w:tcBorders>
            <w:tcMar>
              <w:top w:w="200" w:type="dxa"/>
              <w:left w:w="150" w:type="dxa"/>
              <w:bottom w:w="200" w:type="dxa"/>
              <w:right w:w="150" w:type="dxa"/>
            </w:tcMar>
          </w:tcPr>
          <w:p w14:paraId="63869DA8" w14:textId="77777777" w:rsidR="001A20E6" w:rsidRDefault="00000000">
            <w:pPr>
              <w:pStyle w:val="TableCellSubjectName"/>
            </w:pPr>
            <w:r>
              <w:t>Sociology</w:t>
            </w:r>
          </w:p>
          <w:p w14:paraId="3E5B1232" w14:textId="77777777" w:rsidR="001A20E6" w:rsidRDefault="00000000">
            <w:pPr>
              <w:pStyle w:val="TableCellCategoryTitle"/>
            </w:pPr>
            <w:r>
              <w:t>📝 Practice Materials</w:t>
            </w:r>
          </w:p>
          <w:p w14:paraId="46D5CBAD" w14:textId="77777777" w:rsidR="001A20E6" w:rsidRDefault="00000000">
            <w:pPr>
              <w:pStyle w:val="TableCellResourceItem"/>
            </w:pPr>
            <w:r>
              <w:t>• La Excellence Sociology Material</w:t>
            </w:r>
          </w:p>
          <w:p w14:paraId="12F37894" w14:textId="77777777" w:rsidR="001A20E6" w:rsidRDefault="00000000">
            <w:pPr>
              <w:pStyle w:val="TableCellResourceItem"/>
            </w:pPr>
            <w:r>
              <w:t>• Mains RRP + Prelims RRP</w:t>
            </w:r>
          </w:p>
          <w:p w14:paraId="2165793E" w14:textId="77777777" w:rsidR="001A20E6" w:rsidRDefault="00000000">
            <w:pPr>
              <w:pStyle w:val="TableCellResourceItem"/>
            </w:pPr>
            <w:r>
              <w:t>• Prelims &amp; Mains Workbooks</w:t>
            </w:r>
          </w:p>
          <w:p w14:paraId="4CE91132" w14:textId="77777777" w:rsidR="001A20E6" w:rsidRDefault="00000000">
            <w:pPr>
              <w:pStyle w:val="TableCellResourceItem"/>
            </w:pPr>
            <w:r>
              <w:t>• Previous Year Question Papers</w:t>
            </w:r>
          </w:p>
          <w:p w14:paraId="2445848E" w14:textId="77777777" w:rsidR="001A20E6" w:rsidRDefault="00000000">
            <w:pPr>
              <w:pStyle w:val="TableCellResourceItem"/>
            </w:pPr>
            <w:r>
              <w:t>• Mock Tests</w:t>
            </w:r>
          </w:p>
          <w:p w14:paraId="19FB09D0" w14:textId="77777777" w:rsidR="001A20E6" w:rsidRDefault="00000000">
            <w:pPr>
              <w:pStyle w:val="TableCellResourceItem"/>
            </w:pPr>
            <w:r>
              <w:t>• La Excellence Indian Society Material</w:t>
            </w:r>
          </w:p>
          <w:p w14:paraId="4EB43C50" w14:textId="77777777" w:rsidR="001A20E6" w:rsidRDefault="00000000">
            <w:pPr>
              <w:pStyle w:val="TableCellResourceItem"/>
            </w:pPr>
            <w:r>
              <w:t>• Mains Workbook - Paper I</w:t>
            </w:r>
          </w:p>
          <w:p w14:paraId="737ABB66" w14:textId="77777777" w:rsidR="001A20E6" w:rsidRDefault="00000000">
            <w:pPr>
              <w:pStyle w:val="TableCellResourceItem"/>
            </w:pPr>
            <w:r>
              <w:t>• La Excellence Social Change Material</w:t>
            </w:r>
          </w:p>
          <w:p w14:paraId="46743F4D" w14:textId="77777777" w:rsidR="001A20E6" w:rsidRDefault="00000000">
            <w:pPr>
              <w:pStyle w:val="TableCellResourceItem"/>
            </w:pPr>
            <w:r>
              <w:t>• Mains Workbook - Paper II</w:t>
            </w:r>
          </w:p>
          <w:p w14:paraId="74AD4190" w14:textId="77777777" w:rsidR="001A20E6" w:rsidRDefault="00000000">
            <w:pPr>
              <w:pStyle w:val="TableCellResourceItem"/>
            </w:pPr>
            <w:r>
              <w:t>• La Excellence Sociology of Religion Material</w:t>
            </w:r>
          </w:p>
          <w:p w14:paraId="35B9344A" w14:textId="77777777" w:rsidR="001A20E6" w:rsidRDefault="00000000">
            <w:pPr>
              <w:pStyle w:val="TableCellResourceItem"/>
            </w:pPr>
            <w:r>
              <w:t>• Mains Workbook</w:t>
            </w:r>
          </w:p>
          <w:p w14:paraId="1D17C1D8" w14:textId="77777777" w:rsidR="001A20E6" w:rsidRDefault="00000000">
            <w:pPr>
              <w:pStyle w:val="TableCellResourceItem"/>
            </w:pPr>
            <w:r>
              <w:t>• La Excellence Sociology of Education Material</w:t>
            </w:r>
          </w:p>
          <w:p w14:paraId="33742F78" w14:textId="77777777" w:rsidR="001A20E6" w:rsidRDefault="00000000">
            <w:pPr>
              <w:pStyle w:val="TableCellResourceItem"/>
            </w:pPr>
            <w:r>
              <w:t>• Mains Workbook</w:t>
            </w:r>
          </w:p>
          <w:p w14:paraId="0B4DEAAF" w14:textId="77777777" w:rsidR="001A20E6" w:rsidRDefault="00000000">
            <w:pPr>
              <w:pStyle w:val="TableCellResourceItem"/>
            </w:pPr>
            <w:r>
              <w:t>• La Excellence Social Stratification Material</w:t>
            </w:r>
          </w:p>
          <w:p w14:paraId="4730F81E" w14:textId="77777777" w:rsidR="001A20E6" w:rsidRDefault="00000000">
            <w:pPr>
              <w:pStyle w:val="TableCellResourceItem"/>
            </w:pPr>
            <w:r>
              <w:t>• Mains Workbook</w:t>
            </w:r>
          </w:p>
          <w:p w14:paraId="3CAB67BF" w14:textId="77777777" w:rsidR="001A20E6" w:rsidRDefault="00000000">
            <w:pPr>
              <w:pStyle w:val="TableCellResourceItem"/>
            </w:pPr>
            <w:r>
              <w:t>• La Excellence Gender Studies Material</w:t>
            </w:r>
          </w:p>
          <w:p w14:paraId="16B7E3DB" w14:textId="77777777" w:rsidR="001A20E6" w:rsidRDefault="00000000">
            <w:pPr>
              <w:pStyle w:val="TableCellResourceItem"/>
            </w:pPr>
            <w:r>
              <w:t>• Mains Workbook</w:t>
            </w:r>
          </w:p>
          <w:p w14:paraId="27ACF764" w14:textId="77777777" w:rsidR="001A20E6" w:rsidRDefault="00000000">
            <w:pPr>
              <w:pStyle w:val="TableCellResourceItem"/>
            </w:pPr>
            <w:r>
              <w:t>• La Excellence Urban Sociology Material</w:t>
            </w:r>
          </w:p>
          <w:p w14:paraId="319B7EF6" w14:textId="77777777" w:rsidR="001A20E6" w:rsidRDefault="00000000">
            <w:pPr>
              <w:pStyle w:val="TableCellResourceItem"/>
            </w:pPr>
            <w:r>
              <w:t>• Mains Workbook</w:t>
            </w:r>
          </w:p>
          <w:p w14:paraId="35626FB8" w14:textId="77777777" w:rsidR="001A20E6" w:rsidRDefault="00000000">
            <w:pPr>
              <w:pStyle w:val="TableCellResourceItem"/>
            </w:pPr>
            <w:r>
              <w:t>• La Excellence Rural Sociology Material</w:t>
            </w:r>
          </w:p>
          <w:p w14:paraId="1C64C335" w14:textId="77777777" w:rsidR="001A20E6" w:rsidRDefault="00000000">
            <w:pPr>
              <w:pStyle w:val="TableCellResourceItem"/>
            </w:pPr>
            <w:r>
              <w:t>• Mains Workbook</w:t>
            </w:r>
          </w:p>
          <w:p w14:paraId="60A1882B" w14:textId="77777777" w:rsidR="001A20E6" w:rsidRDefault="00000000">
            <w:pPr>
              <w:pStyle w:val="TableCellResourceItem"/>
            </w:pPr>
            <w:r>
              <w:t>• La Excellence Social Movements Material</w:t>
            </w:r>
          </w:p>
          <w:p w14:paraId="2FF1B123" w14:textId="77777777" w:rsidR="001A20E6" w:rsidRDefault="00000000">
            <w:pPr>
              <w:pStyle w:val="TableCellResourceItem"/>
            </w:pPr>
            <w:r>
              <w:t>• Mains Workbook</w:t>
            </w:r>
          </w:p>
          <w:p w14:paraId="66256B8C" w14:textId="77777777" w:rsidR="001A20E6" w:rsidRDefault="00000000">
            <w:pPr>
              <w:pStyle w:val="TableCellResourceItem"/>
            </w:pPr>
            <w:r>
              <w:t>• La Excellence Sociology of Health Material</w:t>
            </w:r>
          </w:p>
          <w:p w14:paraId="449BBFE9" w14:textId="77777777" w:rsidR="001A20E6" w:rsidRDefault="00000000">
            <w:pPr>
              <w:pStyle w:val="TableCellResourceItem"/>
            </w:pPr>
            <w:r>
              <w:t>• Mains Workbook</w:t>
            </w:r>
          </w:p>
          <w:p w14:paraId="261E369F" w14:textId="77777777" w:rsidR="001A20E6" w:rsidRDefault="00000000">
            <w:pPr>
              <w:pStyle w:val="TableCellResourceItem"/>
            </w:pPr>
            <w:r>
              <w:t>• La Excellence Sociology of Law Material</w:t>
            </w:r>
          </w:p>
          <w:p w14:paraId="70223798" w14:textId="77777777" w:rsidR="001A20E6" w:rsidRDefault="00000000">
            <w:pPr>
              <w:pStyle w:val="TableCellResourceItem"/>
            </w:pPr>
            <w:r>
              <w:t>• Mains Workbook</w:t>
            </w:r>
          </w:p>
          <w:p w14:paraId="6BBBA725" w14:textId="77777777" w:rsidR="001A20E6" w:rsidRDefault="00000000">
            <w:pPr>
              <w:pStyle w:val="TableCellResourceItem"/>
            </w:pPr>
            <w:r>
              <w:t>• La Excellence Sociology of Media Material</w:t>
            </w:r>
          </w:p>
          <w:p w14:paraId="19082A0F" w14:textId="77777777" w:rsidR="001A20E6" w:rsidRDefault="00000000">
            <w:pPr>
              <w:pStyle w:val="TableCellResourceItem"/>
            </w:pPr>
            <w:r>
              <w:t>• Mains Workbook</w:t>
            </w:r>
          </w:p>
          <w:p w14:paraId="69423F6A" w14:textId="77777777" w:rsidR="001A20E6" w:rsidRDefault="00000000">
            <w:pPr>
              <w:pStyle w:val="TableCellResourceItem"/>
            </w:pPr>
            <w:r>
              <w:t>• La Excellence Sociology of Science Material</w:t>
            </w:r>
          </w:p>
          <w:p w14:paraId="2D87A7AA" w14:textId="77777777" w:rsidR="001A20E6" w:rsidRDefault="00000000">
            <w:pPr>
              <w:pStyle w:val="TableCellResourceItem"/>
            </w:pPr>
            <w:r>
              <w:t>• Mains Workbook</w:t>
            </w:r>
          </w:p>
          <w:p w14:paraId="4837FCA6" w14:textId="77777777" w:rsidR="001A20E6" w:rsidRDefault="00000000">
            <w:pPr>
              <w:pStyle w:val="TableCellResourceItem"/>
            </w:pPr>
            <w:r>
              <w:t>• La Excellence Sociology of Environment Material</w:t>
            </w:r>
          </w:p>
          <w:p w14:paraId="26E4489E" w14:textId="77777777" w:rsidR="001A20E6" w:rsidRDefault="00000000">
            <w:pPr>
              <w:pStyle w:val="TableCellResourceItem"/>
            </w:pPr>
            <w:r>
              <w:t>• Mains Workbook</w:t>
            </w:r>
          </w:p>
          <w:p w14:paraId="1EC2A6D9" w14:textId="77777777" w:rsidR="001A20E6" w:rsidRDefault="00000000">
            <w:pPr>
              <w:pStyle w:val="TableCellResourceItem"/>
            </w:pPr>
            <w:r>
              <w:t>• La Excellence Sociology of Globalization Material</w:t>
            </w:r>
          </w:p>
          <w:p w14:paraId="2C879751" w14:textId="77777777" w:rsidR="001A20E6" w:rsidRDefault="00000000">
            <w:pPr>
              <w:pStyle w:val="TableCellResourceItem"/>
            </w:pPr>
            <w:r>
              <w:t>• Mains Workbook</w:t>
            </w:r>
          </w:p>
          <w:p w14:paraId="68C4D903" w14:textId="77777777" w:rsidR="001A20E6" w:rsidRDefault="00000000">
            <w:pPr>
              <w:pStyle w:val="TableCellResourceItem"/>
            </w:pPr>
            <w:r>
              <w:t>• La Excellence Sociology of Work Material</w:t>
            </w:r>
          </w:p>
          <w:p w14:paraId="62C63914" w14:textId="77777777" w:rsidR="001A20E6" w:rsidRDefault="00000000">
            <w:pPr>
              <w:pStyle w:val="TableCellResourceItem"/>
            </w:pPr>
            <w:r>
              <w:t>• Mains Workbook</w:t>
            </w:r>
          </w:p>
          <w:p w14:paraId="6988B12B" w14:textId="77777777" w:rsidR="001A20E6" w:rsidRDefault="00000000">
            <w:pPr>
              <w:pStyle w:val="TableCellCategoryTitle"/>
            </w:pPr>
            <w:r>
              <w:t>📰 Current Affairs</w:t>
            </w:r>
          </w:p>
          <w:p w14:paraId="3C01B6F5" w14:textId="77777777" w:rsidR="001A20E6" w:rsidRDefault="00000000">
            <w:pPr>
              <w:pStyle w:val="TableCellResourceItem"/>
            </w:pPr>
            <w:r>
              <w:t>• Indian Sociological Review</w:t>
            </w:r>
          </w:p>
          <w:p w14:paraId="28D4A3E8" w14:textId="77777777" w:rsidR="001A20E6" w:rsidRDefault="00000000">
            <w:pPr>
              <w:pStyle w:val="TableCellResourceItem"/>
            </w:pPr>
            <w:r>
              <w:t>• Economic and Political Weekly (EPW)</w:t>
            </w:r>
          </w:p>
          <w:p w14:paraId="00A0B907" w14:textId="77777777" w:rsidR="001A20E6" w:rsidRDefault="00000000">
            <w:pPr>
              <w:pStyle w:val="TableCellResourceItem"/>
            </w:pPr>
            <w:r>
              <w:t>• Newspapers (The Hindu, Indian Express - Social issues)</w:t>
            </w:r>
          </w:p>
          <w:p w14:paraId="30E6E86F" w14:textId="77777777" w:rsidR="001A20E6" w:rsidRDefault="00000000">
            <w:pPr>
              <w:pStyle w:val="TableCellResourceItem"/>
            </w:pPr>
            <w:r>
              <w:t>• Yojana Magazine</w:t>
            </w:r>
          </w:p>
          <w:p w14:paraId="256FA838" w14:textId="77777777" w:rsidR="001A20E6" w:rsidRDefault="00000000">
            <w:pPr>
              <w:pStyle w:val="TableCellResourceItem"/>
            </w:pPr>
            <w:r>
              <w:t>• Kurukshetra Magazine</w:t>
            </w:r>
          </w:p>
          <w:p w14:paraId="47952CAB" w14:textId="77777777" w:rsidR="001A20E6" w:rsidRDefault="00000000">
            <w:pPr>
              <w:pStyle w:val="TableCellResourceItem"/>
            </w:pPr>
            <w:r>
              <w:t>• Social Watch India Reports</w:t>
            </w:r>
          </w:p>
          <w:p w14:paraId="40DF86C8" w14:textId="77777777" w:rsidR="001A20E6" w:rsidRDefault="00000000">
            <w:pPr>
              <w:pStyle w:val="TableCellResourceItem"/>
            </w:pPr>
            <w:r>
              <w:t>• NSSO Reports</w:t>
            </w:r>
          </w:p>
          <w:p w14:paraId="5A42830B" w14:textId="77777777" w:rsidR="001A20E6" w:rsidRDefault="00000000">
            <w:pPr>
              <w:pStyle w:val="TableCellResourceItem"/>
            </w:pPr>
            <w:r>
              <w:t>• NFHS Reports</w:t>
            </w:r>
          </w:p>
          <w:p w14:paraId="44AA1569" w14:textId="77777777" w:rsidR="001A20E6" w:rsidRDefault="00000000">
            <w:pPr>
              <w:pStyle w:val="TableCellResourceItem"/>
            </w:pPr>
            <w:r>
              <w:t>• EPW Articles on Indian Society</w:t>
            </w:r>
          </w:p>
          <w:p w14:paraId="4C0443DF" w14:textId="77777777" w:rsidR="001A20E6" w:rsidRDefault="00000000">
            <w:pPr>
              <w:pStyle w:val="TableCellResourceItem"/>
            </w:pPr>
            <w:r>
              <w:t>• Census Reports</w:t>
            </w:r>
          </w:p>
          <w:p w14:paraId="5AAC9CF9" w14:textId="77777777" w:rsidR="001A20E6" w:rsidRDefault="00000000">
            <w:pPr>
              <w:pStyle w:val="TableCellResourceItem"/>
            </w:pPr>
            <w:r>
              <w:t>• Social Development Reports</w:t>
            </w:r>
          </w:p>
          <w:p w14:paraId="2B0EE9EE" w14:textId="77777777" w:rsidR="001A20E6" w:rsidRDefault="00000000">
            <w:pPr>
              <w:pStyle w:val="TableCellResourceItem"/>
            </w:pPr>
            <w:r>
              <w:t>• Planning Commission Reports</w:t>
            </w:r>
          </w:p>
          <w:p w14:paraId="76311165" w14:textId="77777777" w:rsidR="001A20E6" w:rsidRDefault="00000000">
            <w:pPr>
              <w:pStyle w:val="TableCellResourceItem"/>
            </w:pPr>
            <w:r>
              <w:t>• NITI Aayog Reports</w:t>
            </w:r>
          </w:p>
          <w:p w14:paraId="537549E6" w14:textId="77777777" w:rsidR="001A20E6" w:rsidRDefault="00000000">
            <w:pPr>
              <w:pStyle w:val="TableCellResourceItem"/>
            </w:pPr>
            <w:r>
              <w:t>• World Bank Reports on India</w:t>
            </w:r>
          </w:p>
          <w:p w14:paraId="55A0E049" w14:textId="77777777" w:rsidR="001A20E6" w:rsidRDefault="00000000">
            <w:pPr>
              <w:pStyle w:val="TableCellResourceItem"/>
            </w:pPr>
            <w:r>
              <w:t>• Religious Demographics Reports</w:t>
            </w:r>
          </w:p>
          <w:p w14:paraId="17C9214C" w14:textId="77777777" w:rsidR="001A20E6" w:rsidRDefault="00000000">
            <w:pPr>
              <w:pStyle w:val="TableCellResourceItem"/>
            </w:pPr>
            <w:r>
              <w:t>• Minority Commission Reports</w:t>
            </w:r>
          </w:p>
          <w:p w14:paraId="1A0F0CBF" w14:textId="77777777" w:rsidR="001A20E6" w:rsidRDefault="00000000">
            <w:pPr>
              <w:pStyle w:val="TableCellResourceItem"/>
            </w:pPr>
            <w:r>
              <w:t>• ASER Reports</w:t>
            </w:r>
          </w:p>
          <w:p w14:paraId="4E68AE56" w14:textId="77777777" w:rsidR="001A20E6" w:rsidRDefault="00000000">
            <w:pPr>
              <w:pStyle w:val="TableCellResourceItem"/>
            </w:pPr>
            <w:r>
              <w:t>• NEP 2020</w:t>
            </w:r>
          </w:p>
          <w:p w14:paraId="20F506DD" w14:textId="77777777" w:rsidR="001A20E6" w:rsidRDefault="00000000">
            <w:pPr>
              <w:pStyle w:val="TableCellResourceItem"/>
            </w:pPr>
            <w:r>
              <w:t>• Education Statistics Reports</w:t>
            </w:r>
          </w:p>
          <w:p w14:paraId="73151C28" w14:textId="77777777" w:rsidR="001A20E6" w:rsidRDefault="00000000">
            <w:pPr>
              <w:pStyle w:val="TableCellResourceItem"/>
            </w:pPr>
            <w:r>
              <w:t>• Sachar Committee Report</w:t>
            </w:r>
          </w:p>
          <w:p w14:paraId="0BE61C80" w14:textId="77777777" w:rsidR="001A20E6" w:rsidRDefault="00000000">
            <w:pPr>
              <w:pStyle w:val="TableCellResourceItem"/>
            </w:pPr>
            <w:r>
              <w:t>• Mandal Commission Report</w:t>
            </w:r>
          </w:p>
          <w:p w14:paraId="15E0189E" w14:textId="77777777" w:rsidR="001A20E6" w:rsidRDefault="00000000">
            <w:pPr>
              <w:pStyle w:val="TableCellResourceItem"/>
            </w:pPr>
            <w:r>
              <w:t>• Caste Census Data</w:t>
            </w:r>
          </w:p>
          <w:p w14:paraId="511D2F21" w14:textId="77777777" w:rsidR="001A20E6" w:rsidRDefault="00000000">
            <w:pPr>
              <w:pStyle w:val="TableCellResourceItem"/>
            </w:pPr>
            <w:r>
              <w:t>• Gender Budget Reports</w:t>
            </w:r>
          </w:p>
          <w:p w14:paraId="67A5D4A3" w14:textId="77777777" w:rsidR="001A20E6" w:rsidRDefault="00000000">
            <w:pPr>
              <w:pStyle w:val="TableCellResourceItem"/>
            </w:pPr>
            <w:r>
              <w:t>• Women and Child Development Ministry Reports</w:t>
            </w:r>
          </w:p>
          <w:p w14:paraId="5FDB4E46" w14:textId="77777777" w:rsidR="001A20E6" w:rsidRDefault="00000000">
            <w:pPr>
              <w:pStyle w:val="TableCellResourceItem"/>
            </w:pPr>
            <w:r>
              <w:t>• NFHS Gender Data</w:t>
            </w:r>
          </w:p>
          <w:p w14:paraId="7B56C432" w14:textId="77777777" w:rsidR="001A20E6" w:rsidRDefault="00000000">
            <w:pPr>
              <w:pStyle w:val="TableCellResourceItem"/>
            </w:pPr>
            <w:r>
              <w:t>• Census Urban Data</w:t>
            </w:r>
          </w:p>
          <w:p w14:paraId="4AB19A2A" w14:textId="77777777" w:rsidR="001A20E6" w:rsidRDefault="00000000">
            <w:pPr>
              <w:pStyle w:val="TableCellResourceItem"/>
            </w:pPr>
            <w:r>
              <w:t>• Smart Cities Mission Reports</w:t>
            </w:r>
          </w:p>
          <w:p w14:paraId="1A741B98" w14:textId="77777777" w:rsidR="001A20E6" w:rsidRDefault="00000000">
            <w:pPr>
              <w:pStyle w:val="TableCellResourceItem"/>
            </w:pPr>
            <w:r>
              <w:t>• Urban Development Ministry Reports</w:t>
            </w:r>
          </w:p>
          <w:p w14:paraId="735363FE" w14:textId="77777777" w:rsidR="001A20E6" w:rsidRDefault="00000000">
            <w:pPr>
              <w:pStyle w:val="TableCellResourceItem"/>
            </w:pPr>
            <w:r>
              <w:t>• Rural Development Ministry Reports</w:t>
            </w:r>
          </w:p>
          <w:p w14:paraId="612FF5F1" w14:textId="77777777" w:rsidR="001A20E6" w:rsidRDefault="00000000">
            <w:pPr>
              <w:pStyle w:val="TableCellResourceItem"/>
            </w:pPr>
            <w:r>
              <w:t>• MGNREGA Reports</w:t>
            </w:r>
          </w:p>
          <w:p w14:paraId="07FB0355" w14:textId="77777777" w:rsidR="001A20E6" w:rsidRDefault="00000000">
            <w:pPr>
              <w:pStyle w:val="TableCellResourceItem"/>
            </w:pPr>
            <w:r>
              <w:t>• Panchayati Raj Statistics</w:t>
            </w:r>
          </w:p>
          <w:p w14:paraId="43BB931E" w14:textId="77777777" w:rsidR="001A20E6" w:rsidRDefault="00000000">
            <w:pPr>
              <w:pStyle w:val="TableCellResourceItem"/>
            </w:pPr>
            <w:r>
              <w:t>• Social Movement Case Studies</w:t>
            </w:r>
          </w:p>
          <w:p w14:paraId="0E07CB6E" w14:textId="77777777" w:rsidR="001A20E6" w:rsidRDefault="00000000">
            <w:pPr>
              <w:pStyle w:val="TableCellResourceItem"/>
            </w:pPr>
            <w:r>
              <w:t>• Civil Society Reports</w:t>
            </w:r>
          </w:p>
          <w:p w14:paraId="5C13F328" w14:textId="77777777" w:rsidR="001A20E6" w:rsidRDefault="00000000">
            <w:pPr>
              <w:pStyle w:val="TableCellResourceItem"/>
            </w:pPr>
            <w:r>
              <w:t>• Human Rights Reports</w:t>
            </w:r>
          </w:p>
          <w:p w14:paraId="04642837" w14:textId="77777777" w:rsidR="001A20E6" w:rsidRDefault="00000000">
            <w:pPr>
              <w:pStyle w:val="TableCellResourceItem"/>
            </w:pPr>
            <w:r>
              <w:t>• Health Ministry Reports</w:t>
            </w:r>
          </w:p>
          <w:p w14:paraId="116781ED" w14:textId="77777777" w:rsidR="001A20E6" w:rsidRDefault="00000000">
            <w:pPr>
              <w:pStyle w:val="TableCellResourceItem"/>
            </w:pPr>
            <w:r>
              <w:t>• WHO Reports on India</w:t>
            </w:r>
          </w:p>
          <w:p w14:paraId="4AF02090" w14:textId="77777777" w:rsidR="001A20E6" w:rsidRDefault="00000000">
            <w:pPr>
              <w:pStyle w:val="TableCellResourceItem"/>
            </w:pPr>
            <w:r>
              <w:t>• Ayushman Bharat Reports</w:t>
            </w:r>
          </w:p>
          <w:p w14:paraId="791E0861" w14:textId="77777777" w:rsidR="001A20E6" w:rsidRDefault="00000000">
            <w:pPr>
              <w:pStyle w:val="TableCellResourceItem"/>
            </w:pPr>
            <w:r>
              <w:t>• Law Commission Reports</w:t>
            </w:r>
          </w:p>
          <w:p w14:paraId="103469CD" w14:textId="77777777" w:rsidR="001A20E6" w:rsidRDefault="00000000">
            <w:pPr>
              <w:pStyle w:val="TableCellResourceItem"/>
            </w:pPr>
            <w:r>
              <w:t>• Supreme Court Judgments</w:t>
            </w:r>
          </w:p>
          <w:p w14:paraId="45CB9AFD" w14:textId="77777777" w:rsidR="001A20E6" w:rsidRDefault="00000000">
            <w:pPr>
              <w:pStyle w:val="TableCellResourceItem"/>
            </w:pPr>
            <w:r>
              <w:t>• Legal Aid Reports</w:t>
            </w:r>
          </w:p>
          <w:p w14:paraId="2F05BA9F" w14:textId="77777777" w:rsidR="001A20E6" w:rsidRDefault="00000000">
            <w:pPr>
              <w:pStyle w:val="TableCellResourceItem"/>
            </w:pPr>
            <w:r>
              <w:t>• Media Reports</w:t>
            </w:r>
          </w:p>
          <w:p w14:paraId="09D53005" w14:textId="77777777" w:rsidR="001A20E6" w:rsidRDefault="00000000">
            <w:pPr>
              <w:pStyle w:val="TableCellResourceItem"/>
            </w:pPr>
            <w:r>
              <w:t>• Broadcasting Ministry Reports</w:t>
            </w:r>
          </w:p>
          <w:p w14:paraId="529FE384" w14:textId="77777777" w:rsidR="001A20E6" w:rsidRDefault="00000000">
            <w:pPr>
              <w:pStyle w:val="TableCellResourceItem"/>
            </w:pPr>
            <w:r>
              <w:t>• Social Media Impact Studies</w:t>
            </w:r>
          </w:p>
          <w:p w14:paraId="5AE82587" w14:textId="77777777" w:rsidR="001A20E6" w:rsidRDefault="00000000">
            <w:pPr>
              <w:pStyle w:val="TableCellResourceItem"/>
            </w:pPr>
            <w:r>
              <w:t>• Science and Technology Ministry Reports</w:t>
            </w:r>
          </w:p>
          <w:p w14:paraId="16F49F6F" w14:textId="77777777" w:rsidR="001A20E6" w:rsidRDefault="00000000">
            <w:pPr>
              <w:pStyle w:val="TableCellResourceItem"/>
            </w:pPr>
            <w:r>
              <w:t>• ISRO Reports</w:t>
            </w:r>
          </w:p>
          <w:p w14:paraId="419534AC" w14:textId="77777777" w:rsidR="001A20E6" w:rsidRDefault="00000000">
            <w:pPr>
              <w:pStyle w:val="TableCellResourceItem"/>
            </w:pPr>
            <w:r>
              <w:t>• Digital India Reports</w:t>
            </w:r>
          </w:p>
          <w:p w14:paraId="1412920A" w14:textId="77777777" w:rsidR="001A20E6" w:rsidRDefault="00000000">
            <w:pPr>
              <w:pStyle w:val="TableCellResourceItem"/>
            </w:pPr>
            <w:r>
              <w:t>• Environment Ministry Reports</w:t>
            </w:r>
          </w:p>
          <w:p w14:paraId="27793E29" w14:textId="77777777" w:rsidR="001A20E6" w:rsidRDefault="00000000">
            <w:pPr>
              <w:pStyle w:val="TableCellResourceItem"/>
            </w:pPr>
            <w:r>
              <w:t>• Climate Change Reports</w:t>
            </w:r>
          </w:p>
          <w:p w14:paraId="71526B08" w14:textId="77777777" w:rsidR="001A20E6" w:rsidRDefault="00000000">
            <w:pPr>
              <w:pStyle w:val="TableCellResourceItem"/>
            </w:pPr>
            <w:r>
              <w:t>• Sustainable Development Reports</w:t>
            </w:r>
          </w:p>
          <w:p w14:paraId="01E0FE55" w14:textId="77777777" w:rsidR="001A20E6" w:rsidRDefault="00000000">
            <w:pPr>
              <w:pStyle w:val="TableCellResourceItem"/>
            </w:pPr>
            <w:r>
              <w:t>• WTO Reports</w:t>
            </w:r>
          </w:p>
          <w:p w14:paraId="2F89B010" w14:textId="77777777" w:rsidR="001A20E6" w:rsidRDefault="00000000">
            <w:pPr>
              <w:pStyle w:val="TableCellResourceItem"/>
            </w:pPr>
            <w:r>
              <w:t>• Globalization Impact Studies</w:t>
            </w:r>
          </w:p>
          <w:p w14:paraId="50341D98" w14:textId="77777777" w:rsidR="001A20E6" w:rsidRDefault="00000000">
            <w:pPr>
              <w:pStyle w:val="TableCellResourceItem"/>
            </w:pPr>
            <w:r>
              <w:t>• International Migration Reports</w:t>
            </w:r>
          </w:p>
          <w:p w14:paraId="7A604182" w14:textId="77777777" w:rsidR="001A20E6" w:rsidRDefault="00000000">
            <w:pPr>
              <w:pStyle w:val="TableCellResourceItem"/>
            </w:pPr>
            <w:r>
              <w:t>• Labor Ministry Reports</w:t>
            </w:r>
          </w:p>
          <w:p w14:paraId="59BE0AA4" w14:textId="77777777" w:rsidR="001A20E6" w:rsidRDefault="00000000">
            <w:pPr>
              <w:pStyle w:val="TableCellResourceItem"/>
            </w:pPr>
            <w:r>
              <w:t>• Industrial Relations Reports</w:t>
            </w:r>
          </w:p>
          <w:p w14:paraId="6AAB1D80"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4197B53B" w14:textId="77777777" w:rsidR="001A20E6" w:rsidRDefault="00000000">
            <w:pPr>
              <w:pStyle w:val="TableCellSubjectName"/>
            </w:pPr>
            <w:r>
              <w:t>History-Modern</w:t>
            </w:r>
          </w:p>
          <w:p w14:paraId="74106A54" w14:textId="77777777" w:rsidR="001A20E6" w:rsidRDefault="00000000">
            <w:pPr>
              <w:pStyle w:val="TableCellCategoryTitle"/>
            </w:pPr>
            <w:r>
              <w:t>📚 Primary Books</w:t>
            </w:r>
          </w:p>
          <w:p w14:paraId="34CC06D0" w14:textId="77777777" w:rsidR="001A20E6" w:rsidRDefault="00000000">
            <w:pPr>
              <w:pStyle w:val="TableCellResourceItem"/>
            </w:pPr>
            <w:r>
              <w:t>• NCERT Class VIII - Our Past - III - How, When and Where</w:t>
            </w:r>
          </w:p>
          <w:p w14:paraId="122E1B6D" w14:textId="77777777" w:rsidR="001A20E6" w:rsidRDefault="00000000">
            <w:pPr>
              <w:pStyle w:val="TableCellResourceItem"/>
            </w:pPr>
            <w:r>
              <w:t>• Old NCERT - Modern India by Bipan Chandra - The Decline of the Mughal Empire</w:t>
            </w:r>
          </w:p>
          <w:p w14:paraId="0DDEF17A" w14:textId="77777777" w:rsidR="001A20E6" w:rsidRDefault="00000000">
            <w:pPr>
              <w:pStyle w:val="TableCellCategoryTitle"/>
            </w:pPr>
            <w:r>
              <w:t>📝 Practice Materials</w:t>
            </w:r>
          </w:p>
          <w:p w14:paraId="3CE296BC" w14:textId="77777777" w:rsidR="001A20E6" w:rsidRDefault="00000000">
            <w:pPr>
              <w:pStyle w:val="TableCellResourceItem"/>
            </w:pPr>
            <w:r>
              <w:t>• La Excellence Modern History Material</w:t>
            </w:r>
          </w:p>
          <w:p w14:paraId="5BBD73BA" w14:textId="77777777" w:rsidR="001A20E6" w:rsidRDefault="00000000">
            <w:pPr>
              <w:pStyle w:val="TableCellResourceItem"/>
            </w:pPr>
            <w:r>
              <w:t>• Prelims &amp; Mains Workbooks</w:t>
            </w:r>
          </w:p>
          <w:p w14:paraId="0E0D80B6" w14:textId="77777777" w:rsidR="001A20E6" w:rsidRDefault="00000000">
            <w:pPr>
              <w:pStyle w:val="TableCellCategoryTitle"/>
            </w:pPr>
            <w:r>
              <w:t>📰 Current Affairs</w:t>
            </w:r>
          </w:p>
          <w:p w14:paraId="370F8D4D" w14:textId="77777777" w:rsidR="001A20E6" w:rsidRDefault="00000000">
            <w:pPr>
              <w:pStyle w:val="TableCellResourceItem"/>
            </w:pPr>
            <w:r>
              <w:t>• Newspapers (IE – Explained History columns)</w:t>
            </w:r>
          </w:p>
        </w:tc>
        <w:tc>
          <w:tcPr>
            <w:tcW w:w="1650" w:type="pct"/>
            <w:tcBorders>
              <w:bottom w:val="single" w:sz="2" w:space="0" w:color="D1D5DB"/>
              <w:right w:val="single" w:sz="2" w:space="0" w:color="D1D5DB"/>
            </w:tcBorders>
            <w:tcMar>
              <w:top w:w="200" w:type="dxa"/>
              <w:left w:w="150" w:type="dxa"/>
              <w:bottom w:w="200" w:type="dxa"/>
              <w:right w:w="150" w:type="dxa"/>
            </w:tcMar>
          </w:tcPr>
          <w:p w14:paraId="6AAC8BE0" w14:textId="77777777" w:rsidR="001A20E6" w:rsidRDefault="00000000">
            <w:pPr>
              <w:pStyle w:val="TableCellSubjectName"/>
            </w:pPr>
            <w:r>
              <w:t>History-Art and Culture</w:t>
            </w:r>
          </w:p>
          <w:p w14:paraId="787F0675" w14:textId="77777777" w:rsidR="001A20E6" w:rsidRDefault="00000000">
            <w:pPr>
              <w:pStyle w:val="TableCellCategoryTitle"/>
            </w:pPr>
            <w:r>
              <w:t>📝 Practice Materials</w:t>
            </w:r>
          </w:p>
          <w:p w14:paraId="3C27C0E6" w14:textId="77777777" w:rsidR="001A20E6" w:rsidRDefault="00000000">
            <w:pPr>
              <w:pStyle w:val="TableCellResourceItem"/>
            </w:pPr>
            <w:r>
              <w:t>• La Excellence Art &amp; Culture Material</w:t>
            </w:r>
          </w:p>
          <w:p w14:paraId="5C1FFDE9" w14:textId="77777777" w:rsidR="001A20E6" w:rsidRDefault="00000000">
            <w:pPr>
              <w:pStyle w:val="TableCellResourceItem"/>
            </w:pPr>
            <w:r>
              <w:t>• Prelims &amp; Mains Workbooks</w:t>
            </w:r>
          </w:p>
          <w:p w14:paraId="525CC2FD" w14:textId="77777777" w:rsidR="001A20E6" w:rsidRDefault="00000000">
            <w:pPr>
              <w:pStyle w:val="TableCellCategoryTitle"/>
            </w:pPr>
            <w:r>
              <w:t>📰 Current Affairs</w:t>
            </w:r>
          </w:p>
          <w:p w14:paraId="4BB13A9A" w14:textId="77777777" w:rsidR="001A20E6" w:rsidRDefault="00000000">
            <w:pPr>
              <w:pStyle w:val="TableCellResourceItem"/>
            </w:pPr>
            <w:r>
              <w:t>• Newspapers (CA on art awards, festivals, heritage)</w:t>
            </w:r>
          </w:p>
        </w:tc>
      </w:tr>
    </w:tbl>
    <w:p w14:paraId="59476937"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718425AE" w14:textId="77777777">
        <w:tc>
          <w:tcPr>
            <w:tcW w:w="2500" w:type="pct"/>
            <w:tcMar>
              <w:top w:w="0" w:type="dxa"/>
              <w:left w:w="0" w:type="dxa"/>
              <w:bottom w:w="0" w:type="dxa"/>
              <w:right w:w="0" w:type="dxa"/>
            </w:tcMar>
          </w:tcPr>
          <w:p w14:paraId="239C47D6" w14:textId="77777777" w:rsidR="001A20E6" w:rsidRDefault="00000000">
            <w:pPr>
              <w:pStyle w:val="WeekTitle"/>
            </w:pPr>
            <w:r>
              <w:rPr>
                <w:color w:val="B91C1C"/>
              </w:rPr>
              <w:t>📅 Jan 17 - Jan 23, 2027</w:t>
            </w:r>
          </w:p>
        </w:tc>
        <w:tc>
          <w:tcPr>
            <w:tcW w:w="2500" w:type="pct"/>
            <w:tcMar>
              <w:top w:w="0" w:type="dxa"/>
              <w:left w:w="0" w:type="dxa"/>
              <w:bottom w:w="0" w:type="dxa"/>
              <w:right w:w="0" w:type="dxa"/>
            </w:tcMar>
          </w:tcPr>
          <w:p w14:paraId="3D7CA2F3" w14:textId="77777777" w:rsidR="001A20E6" w:rsidRDefault="00000000">
            <w:pPr>
              <w:pStyle w:val="WeekCycleName"/>
            </w:pPr>
            <w:r>
              <w:rPr>
                <w:color w:val="B91C1C"/>
              </w:rPr>
              <w:t>C4</w:t>
            </w:r>
          </w:p>
        </w:tc>
      </w:tr>
    </w:tbl>
    <w:p w14:paraId="75A68981"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76A99D1F" w14:textId="77777777">
        <w:tc>
          <w:tcPr>
            <w:tcW w:w="700" w:type="pct"/>
            <w:shd w:val="clear" w:color="auto" w:fill="FEE2E2"/>
            <w:tcMar>
              <w:top w:w="200" w:type="dxa"/>
              <w:left w:w="100" w:type="dxa"/>
              <w:bottom w:w="200" w:type="dxa"/>
              <w:right w:w="100" w:type="dxa"/>
            </w:tcMar>
          </w:tcPr>
          <w:p w14:paraId="10F61F77" w14:textId="77777777" w:rsidR="001A20E6" w:rsidRDefault="00000000">
            <w:pPr>
              <w:pStyle w:val="TableCellCalendarDayHeader"/>
            </w:pPr>
            <w:r>
              <w:rPr>
                <w:color w:val="B91C1C"/>
              </w:rPr>
              <w:t>Sunday</w:t>
            </w:r>
          </w:p>
          <w:p w14:paraId="4D21C69C" w14:textId="77777777" w:rsidR="001A20E6" w:rsidRDefault="00000000">
            <w:pPr>
              <w:pStyle w:val="TableCellCalendarDateHeader"/>
            </w:pPr>
            <w:r>
              <w:rPr>
                <w:color w:val="B91C1C"/>
              </w:rPr>
              <w:t>Jan 17</w:t>
            </w:r>
          </w:p>
          <w:p w14:paraId="23CD3939"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1318FE6D" w14:textId="77777777" w:rsidR="001A20E6" w:rsidRDefault="00000000">
            <w:pPr>
              <w:pStyle w:val="TableCellCalendarDayHeader"/>
            </w:pPr>
            <w:r>
              <w:rPr>
                <w:color w:val="B91C1C"/>
              </w:rPr>
              <w:t>Monday</w:t>
            </w:r>
          </w:p>
          <w:p w14:paraId="40E55059" w14:textId="77777777" w:rsidR="001A20E6" w:rsidRDefault="00000000">
            <w:pPr>
              <w:pStyle w:val="TableCellCalendarDateHeader"/>
            </w:pPr>
            <w:r>
              <w:rPr>
                <w:color w:val="B91C1C"/>
              </w:rPr>
              <w:t>Jan 18</w:t>
            </w:r>
          </w:p>
          <w:p w14:paraId="38483B60"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461AB1EF" w14:textId="77777777" w:rsidR="001A20E6" w:rsidRDefault="00000000">
            <w:pPr>
              <w:pStyle w:val="TableCellCalendarDayHeader"/>
            </w:pPr>
            <w:r>
              <w:rPr>
                <w:color w:val="B91C1C"/>
              </w:rPr>
              <w:t>Tuesday</w:t>
            </w:r>
          </w:p>
          <w:p w14:paraId="0928F26C" w14:textId="77777777" w:rsidR="001A20E6" w:rsidRDefault="00000000">
            <w:pPr>
              <w:pStyle w:val="TableCellCalendarDateHeader"/>
            </w:pPr>
            <w:r>
              <w:rPr>
                <w:color w:val="B91C1C"/>
              </w:rPr>
              <w:t>Jan 19</w:t>
            </w:r>
          </w:p>
          <w:p w14:paraId="02E8CF7D"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386C8F01" w14:textId="77777777" w:rsidR="001A20E6" w:rsidRDefault="00000000">
            <w:pPr>
              <w:pStyle w:val="TableCellCalendarDayHeader"/>
            </w:pPr>
            <w:r>
              <w:rPr>
                <w:color w:val="B91C1C"/>
              </w:rPr>
              <w:t>Wednesday</w:t>
            </w:r>
          </w:p>
          <w:p w14:paraId="37B6F3BB" w14:textId="77777777" w:rsidR="001A20E6" w:rsidRDefault="00000000">
            <w:pPr>
              <w:pStyle w:val="TableCellCalendarDateHeader"/>
            </w:pPr>
            <w:r>
              <w:rPr>
                <w:color w:val="B91C1C"/>
              </w:rPr>
              <w:t>Jan 20</w:t>
            </w:r>
          </w:p>
          <w:p w14:paraId="00B119AA"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2532423C" w14:textId="77777777" w:rsidR="001A20E6" w:rsidRDefault="00000000">
            <w:pPr>
              <w:pStyle w:val="TableCellCalendarDayHeader"/>
            </w:pPr>
            <w:r>
              <w:rPr>
                <w:color w:val="B91C1C"/>
              </w:rPr>
              <w:t>Thursday</w:t>
            </w:r>
          </w:p>
          <w:p w14:paraId="1423C979" w14:textId="77777777" w:rsidR="001A20E6" w:rsidRDefault="00000000">
            <w:pPr>
              <w:pStyle w:val="TableCellCalendarDateHeader"/>
            </w:pPr>
            <w:r>
              <w:rPr>
                <w:color w:val="B91C1C"/>
              </w:rPr>
              <w:t>Jan 21</w:t>
            </w:r>
          </w:p>
          <w:p w14:paraId="3BF4E57C"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3D14A2EC" w14:textId="77777777" w:rsidR="001A20E6" w:rsidRDefault="00000000">
            <w:pPr>
              <w:pStyle w:val="TableCellCalendarDayHeader"/>
            </w:pPr>
            <w:r>
              <w:rPr>
                <w:color w:val="B91C1C"/>
              </w:rPr>
              <w:t>Friday</w:t>
            </w:r>
          </w:p>
          <w:p w14:paraId="5BBB03EF" w14:textId="77777777" w:rsidR="001A20E6" w:rsidRDefault="00000000">
            <w:pPr>
              <w:pStyle w:val="TableCellCalendarDateHeader"/>
            </w:pPr>
            <w:r>
              <w:rPr>
                <w:color w:val="B91C1C"/>
              </w:rPr>
              <w:t>Jan 22</w:t>
            </w:r>
          </w:p>
          <w:p w14:paraId="3092DD9D"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0D4C9832" w14:textId="77777777" w:rsidR="001A20E6" w:rsidRDefault="00000000">
            <w:pPr>
              <w:pStyle w:val="TableCellCalendarDayHeader"/>
            </w:pPr>
            <w:r>
              <w:rPr>
                <w:color w:val="F57C00"/>
              </w:rPr>
              <w:t>Saturday</w:t>
            </w:r>
          </w:p>
          <w:p w14:paraId="4E776691" w14:textId="77777777" w:rsidR="001A20E6" w:rsidRDefault="00000000">
            <w:pPr>
              <w:pStyle w:val="TableCellCalendarDateHeader"/>
            </w:pPr>
            <w:r>
              <w:rPr>
                <w:color w:val="F57C00"/>
              </w:rPr>
              <w:t>Jan 23</w:t>
            </w:r>
          </w:p>
          <w:p w14:paraId="55A6AF8D" w14:textId="77777777" w:rsidR="001A20E6" w:rsidRDefault="00000000">
            <w:pPr>
              <w:pStyle w:val="TableCellCatchupLabel"/>
            </w:pPr>
            <w:r>
              <w:rPr>
                <w:color w:val="F57C00"/>
              </w:rPr>
              <w:t>Catchup Day</w:t>
            </w:r>
          </w:p>
        </w:tc>
      </w:tr>
      <w:tr w:rsidR="001A20E6" w14:paraId="0AE68980" w14:textId="77777777">
        <w:tc>
          <w:tcPr>
            <w:tcW w:w="700" w:type="pct"/>
            <w:shd w:val="clear" w:color="auto" w:fill="FEE2E2"/>
            <w:tcMar>
              <w:top w:w="150" w:type="dxa"/>
              <w:left w:w="100" w:type="dxa"/>
              <w:bottom w:w="150" w:type="dxa"/>
              <w:right w:w="100" w:type="dxa"/>
            </w:tcMar>
          </w:tcPr>
          <w:p w14:paraId="63FD937D" w14:textId="77777777" w:rsidR="001A20E6" w:rsidRDefault="00000000">
            <w:pPr>
              <w:pStyle w:val="TableCellTaskSubject"/>
            </w:pPr>
            <w:r>
              <w:t>History-Modern</w:t>
            </w:r>
          </w:p>
          <w:p w14:paraId="12100B8A" w14:textId="77777777" w:rsidR="001A20E6" w:rsidRDefault="00000000">
            <w:pPr>
              <w:pStyle w:val="TableCellTaskDetails"/>
            </w:pPr>
            <w:r>
              <w:t>• Test - TEST — 3h</w:t>
            </w:r>
          </w:p>
          <w:p w14:paraId="0C975A8B"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25793CD2" w14:textId="77777777" w:rsidR="001A20E6" w:rsidRDefault="00000000">
            <w:pPr>
              <w:pStyle w:val="TableCellTaskSubject"/>
            </w:pPr>
            <w:r>
              <w:t>History-Modern</w:t>
            </w:r>
          </w:p>
          <w:p w14:paraId="371F1237" w14:textId="77777777" w:rsidR="001A20E6" w:rsidRDefault="00000000">
            <w:pPr>
              <w:pStyle w:val="TableCellTaskDetails"/>
            </w:pPr>
            <w:r>
              <w:t>• Study - Ghandian Phase (H03/07) — 30m</w:t>
            </w:r>
          </w:p>
          <w:p w14:paraId="3E0A9E39" w14:textId="77777777" w:rsidR="001A20E6" w:rsidRDefault="00000000">
            <w:pPr>
              <w:pStyle w:val="TableCellTaskBadge"/>
              <w:shd w:val="clear" w:color="auto" w:fill="E3F2FD"/>
            </w:pPr>
            <w:r>
              <w:rPr>
                <w:b/>
                <w:bCs/>
                <w:color w:val="1976D2"/>
              </w:rPr>
              <w:t>STUDY</w:t>
            </w:r>
          </w:p>
          <w:p w14:paraId="3864CD2B" w14:textId="77777777" w:rsidR="001A20E6" w:rsidRDefault="00000000">
            <w:pPr>
              <w:pStyle w:val="TableCellTaskDetails"/>
            </w:pPr>
            <w:r>
              <w:t>• Revision - Ghandian Phase (H03/07) — 1h</w:t>
            </w:r>
          </w:p>
          <w:p w14:paraId="0E1FCA02" w14:textId="77777777" w:rsidR="001A20E6" w:rsidRDefault="00000000">
            <w:pPr>
              <w:pStyle w:val="TableCellTaskBadge"/>
              <w:shd w:val="clear" w:color="auto" w:fill="FCE4EC"/>
            </w:pPr>
            <w:r>
              <w:rPr>
                <w:b/>
                <w:bCs/>
                <w:color w:val="C2185B"/>
              </w:rPr>
              <w:t>REVISION</w:t>
            </w:r>
          </w:p>
          <w:p w14:paraId="74956AF7" w14:textId="77777777" w:rsidR="001A20E6" w:rsidRDefault="00000000">
            <w:pPr>
              <w:pStyle w:val="TableCellTaskDetails"/>
            </w:pPr>
            <w:r>
              <w:t>• Practice - Ghandian Phase (H03/07) — 1h</w:t>
            </w:r>
          </w:p>
          <w:p w14:paraId="2335876F"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579970FC" w14:textId="77777777" w:rsidR="001A20E6" w:rsidRDefault="00000000">
            <w:pPr>
              <w:pStyle w:val="TableCellTaskSubject"/>
            </w:pPr>
            <w:r>
              <w:t>History-Modern</w:t>
            </w:r>
          </w:p>
          <w:p w14:paraId="34904E36" w14:textId="77777777" w:rsidR="001A20E6" w:rsidRDefault="00000000">
            <w:pPr>
              <w:pStyle w:val="TableCellTaskDetails"/>
            </w:pPr>
            <w:r>
              <w:t>• Study - Revolutionary activitism (H03/08) — 30m</w:t>
            </w:r>
          </w:p>
          <w:p w14:paraId="1F153F37" w14:textId="77777777" w:rsidR="001A20E6" w:rsidRDefault="00000000">
            <w:pPr>
              <w:pStyle w:val="TableCellTaskBadge"/>
              <w:shd w:val="clear" w:color="auto" w:fill="E3F2FD"/>
            </w:pPr>
            <w:r>
              <w:rPr>
                <w:b/>
                <w:bCs/>
                <w:color w:val="1976D2"/>
              </w:rPr>
              <w:t>STUDY</w:t>
            </w:r>
          </w:p>
          <w:p w14:paraId="0D26F368" w14:textId="77777777" w:rsidR="001A20E6" w:rsidRDefault="00000000">
            <w:pPr>
              <w:pStyle w:val="TableCellTaskDetails"/>
            </w:pPr>
            <w:r>
              <w:t>• Revision - Revolutionary activitism (H03/08) — 1h</w:t>
            </w:r>
          </w:p>
          <w:p w14:paraId="2A5488C4" w14:textId="77777777" w:rsidR="001A20E6" w:rsidRDefault="00000000">
            <w:pPr>
              <w:pStyle w:val="TableCellTaskBadge"/>
              <w:shd w:val="clear" w:color="auto" w:fill="FCE4EC"/>
            </w:pPr>
            <w:r>
              <w:rPr>
                <w:b/>
                <w:bCs/>
                <w:color w:val="C2185B"/>
              </w:rPr>
              <w:t>REVISION</w:t>
            </w:r>
          </w:p>
          <w:p w14:paraId="080F9296" w14:textId="77777777" w:rsidR="001A20E6" w:rsidRDefault="00000000">
            <w:pPr>
              <w:pStyle w:val="TableCellTaskDetails"/>
            </w:pPr>
            <w:r>
              <w:t>• Practice - Revolutionary activitism (H03/08) — 1h</w:t>
            </w:r>
          </w:p>
          <w:p w14:paraId="58772DA0"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6F1E489C" w14:textId="77777777" w:rsidR="001A20E6" w:rsidRDefault="00000000">
            <w:pPr>
              <w:pStyle w:val="TableCellTaskSubject"/>
            </w:pPr>
            <w:r>
              <w:t>History-Modern</w:t>
            </w:r>
          </w:p>
          <w:p w14:paraId="77D481AE" w14:textId="77777777" w:rsidR="001A20E6" w:rsidRDefault="00000000">
            <w:pPr>
              <w:pStyle w:val="TableCellTaskDetails"/>
            </w:pPr>
            <w:r>
              <w:t>• Study - Transfer of power - 1940 to 1947 (H03/09) — 30m</w:t>
            </w:r>
          </w:p>
          <w:p w14:paraId="2E7FD78A" w14:textId="77777777" w:rsidR="001A20E6" w:rsidRDefault="00000000">
            <w:pPr>
              <w:pStyle w:val="TableCellTaskBadge"/>
              <w:shd w:val="clear" w:color="auto" w:fill="E3F2FD"/>
            </w:pPr>
            <w:r>
              <w:rPr>
                <w:b/>
                <w:bCs/>
                <w:color w:val="1976D2"/>
              </w:rPr>
              <w:t>STUDY</w:t>
            </w:r>
          </w:p>
          <w:p w14:paraId="797C8F30" w14:textId="77777777" w:rsidR="001A20E6" w:rsidRDefault="00000000">
            <w:pPr>
              <w:pStyle w:val="TableCellTaskDetails"/>
            </w:pPr>
            <w:r>
              <w:t>• Revision - Transfer of power - 1940 to 1947 (H03/09) — 1h</w:t>
            </w:r>
          </w:p>
          <w:p w14:paraId="3A8E1E46" w14:textId="77777777" w:rsidR="001A20E6" w:rsidRDefault="00000000">
            <w:pPr>
              <w:pStyle w:val="TableCellTaskBadge"/>
              <w:shd w:val="clear" w:color="auto" w:fill="FCE4EC"/>
            </w:pPr>
            <w:r>
              <w:rPr>
                <w:b/>
                <w:bCs/>
                <w:color w:val="C2185B"/>
              </w:rPr>
              <w:t>REVISION</w:t>
            </w:r>
          </w:p>
          <w:p w14:paraId="792C243D" w14:textId="77777777" w:rsidR="001A20E6" w:rsidRDefault="00000000">
            <w:pPr>
              <w:pStyle w:val="TableCellTaskDetails"/>
            </w:pPr>
            <w:r>
              <w:t>• Practice - Transfer of power - 1940 to 1947 (H03/09) — 1h</w:t>
            </w:r>
          </w:p>
          <w:p w14:paraId="2D773CEF"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52697191" w14:textId="77777777" w:rsidR="001A20E6" w:rsidRDefault="00000000">
            <w:pPr>
              <w:pStyle w:val="TableCellTaskSubject"/>
            </w:pPr>
            <w:r>
              <w:t>History-Modern</w:t>
            </w:r>
          </w:p>
          <w:p w14:paraId="3236B23A" w14:textId="77777777" w:rsidR="001A20E6" w:rsidRDefault="00000000">
            <w:pPr>
              <w:pStyle w:val="TableCellTaskDetails"/>
            </w:pPr>
            <w:r>
              <w:t>• Study - Colonial administration (H03/10) — 30m</w:t>
            </w:r>
          </w:p>
          <w:p w14:paraId="776019C8" w14:textId="77777777" w:rsidR="001A20E6" w:rsidRDefault="00000000">
            <w:pPr>
              <w:pStyle w:val="TableCellTaskBadge"/>
              <w:shd w:val="clear" w:color="auto" w:fill="E3F2FD"/>
            </w:pPr>
            <w:r>
              <w:rPr>
                <w:b/>
                <w:bCs/>
                <w:color w:val="1976D2"/>
              </w:rPr>
              <w:t>STUDY</w:t>
            </w:r>
          </w:p>
          <w:p w14:paraId="3CCA0F22" w14:textId="77777777" w:rsidR="001A20E6" w:rsidRDefault="00000000">
            <w:pPr>
              <w:pStyle w:val="TableCellTaskDetails"/>
            </w:pPr>
            <w:r>
              <w:t>• Revision - Colonial administration (H03/10) — 1h</w:t>
            </w:r>
          </w:p>
          <w:p w14:paraId="2EB36066" w14:textId="77777777" w:rsidR="001A20E6" w:rsidRDefault="00000000">
            <w:pPr>
              <w:pStyle w:val="TableCellTaskBadge"/>
              <w:shd w:val="clear" w:color="auto" w:fill="FCE4EC"/>
            </w:pPr>
            <w:r>
              <w:rPr>
                <w:b/>
                <w:bCs/>
                <w:color w:val="C2185B"/>
              </w:rPr>
              <w:t>REVISION</w:t>
            </w:r>
          </w:p>
          <w:p w14:paraId="3285E2C0" w14:textId="77777777" w:rsidR="001A20E6" w:rsidRDefault="00000000">
            <w:pPr>
              <w:pStyle w:val="TableCellTaskDetails"/>
            </w:pPr>
            <w:r>
              <w:t>• Practice - Colonial administration (H03/10) — 1h</w:t>
            </w:r>
          </w:p>
          <w:p w14:paraId="5558B458"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470B7094" w14:textId="77777777" w:rsidR="001A20E6" w:rsidRDefault="00000000">
            <w:pPr>
              <w:pStyle w:val="TableCellTaskSubject"/>
            </w:pPr>
            <w:r>
              <w:t>History-Modern</w:t>
            </w:r>
          </w:p>
          <w:p w14:paraId="1CEACB17" w14:textId="77777777" w:rsidR="001A20E6" w:rsidRDefault="00000000">
            <w:pPr>
              <w:pStyle w:val="TableCellTaskDetails"/>
            </w:pPr>
            <w:r>
              <w:t>• Study - Reaction of society towards colonial rule (H03/11) — 30m</w:t>
            </w:r>
          </w:p>
          <w:p w14:paraId="767DE55A" w14:textId="77777777" w:rsidR="001A20E6" w:rsidRDefault="00000000">
            <w:pPr>
              <w:pStyle w:val="TableCellTaskBadge"/>
              <w:shd w:val="clear" w:color="auto" w:fill="E3F2FD"/>
            </w:pPr>
            <w:r>
              <w:rPr>
                <w:b/>
                <w:bCs/>
                <w:color w:val="1976D2"/>
              </w:rPr>
              <w:t>STUDY</w:t>
            </w:r>
          </w:p>
          <w:p w14:paraId="56D4B025" w14:textId="77777777" w:rsidR="001A20E6" w:rsidRDefault="00000000">
            <w:pPr>
              <w:pStyle w:val="TableCellTaskDetails"/>
            </w:pPr>
            <w:r>
              <w:t>• Revision - Reaction of society towards colonial rule (H03/11) — 1h</w:t>
            </w:r>
          </w:p>
          <w:p w14:paraId="38765E6C" w14:textId="77777777" w:rsidR="001A20E6" w:rsidRDefault="00000000">
            <w:pPr>
              <w:pStyle w:val="TableCellTaskBadge"/>
              <w:shd w:val="clear" w:color="auto" w:fill="FCE4EC"/>
            </w:pPr>
            <w:r>
              <w:rPr>
                <w:b/>
                <w:bCs/>
                <w:color w:val="C2185B"/>
              </w:rPr>
              <w:t>REVISION</w:t>
            </w:r>
          </w:p>
          <w:p w14:paraId="30112D0D" w14:textId="77777777" w:rsidR="001A20E6" w:rsidRDefault="00000000">
            <w:pPr>
              <w:pStyle w:val="TableCellTaskDetails"/>
            </w:pPr>
            <w:r>
              <w:t>• Practice - Reaction of society towards colonial rule (H03/11) — 1h</w:t>
            </w:r>
          </w:p>
          <w:p w14:paraId="1DFA2112"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1FD35EBF" w14:textId="77777777" w:rsidR="001A20E6" w:rsidRDefault="001A20E6"/>
        </w:tc>
      </w:tr>
      <w:tr w:rsidR="001A20E6" w14:paraId="78C450B2" w14:textId="77777777">
        <w:tc>
          <w:tcPr>
            <w:tcW w:w="700" w:type="pct"/>
            <w:shd w:val="clear" w:color="auto" w:fill="FEE2E2"/>
            <w:tcMar>
              <w:top w:w="150" w:type="dxa"/>
              <w:left w:w="100" w:type="dxa"/>
              <w:bottom w:w="150" w:type="dxa"/>
              <w:right w:w="100" w:type="dxa"/>
            </w:tcMar>
          </w:tcPr>
          <w:p w14:paraId="4935AB3F" w14:textId="77777777" w:rsidR="001A20E6" w:rsidRDefault="00000000">
            <w:pPr>
              <w:pStyle w:val="TableCellTaskSubject"/>
            </w:pPr>
            <w:r>
              <w:t>History-Art and Culture</w:t>
            </w:r>
          </w:p>
          <w:p w14:paraId="2AF76F1F" w14:textId="77777777" w:rsidR="001A20E6" w:rsidRDefault="00000000">
            <w:pPr>
              <w:pStyle w:val="TableCellTaskDetails"/>
            </w:pPr>
            <w:r>
              <w:t>• Test - TEST — 3h</w:t>
            </w:r>
          </w:p>
          <w:p w14:paraId="716ECCEE"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42B8AA0A" w14:textId="77777777" w:rsidR="001A20E6" w:rsidRDefault="00000000">
            <w:pPr>
              <w:pStyle w:val="TableCellTaskSubject"/>
            </w:pPr>
            <w:r>
              <w:t>History-World</w:t>
            </w:r>
          </w:p>
          <w:p w14:paraId="41602AE8" w14:textId="77777777" w:rsidR="001A20E6" w:rsidRDefault="00000000">
            <w:pPr>
              <w:pStyle w:val="TableCellTaskDetails"/>
            </w:pPr>
            <w:r>
              <w:t>• Study - Broad / Overlap (H05/00) — 30m</w:t>
            </w:r>
          </w:p>
          <w:p w14:paraId="215AE7FD" w14:textId="77777777" w:rsidR="001A20E6" w:rsidRDefault="00000000">
            <w:pPr>
              <w:pStyle w:val="TableCellTaskBadge"/>
              <w:shd w:val="clear" w:color="auto" w:fill="E3F2FD"/>
            </w:pPr>
            <w:r>
              <w:rPr>
                <w:b/>
                <w:bCs/>
                <w:color w:val="1976D2"/>
              </w:rPr>
              <w:t>STUDY</w:t>
            </w:r>
          </w:p>
          <w:p w14:paraId="3782A95B" w14:textId="77777777" w:rsidR="001A20E6" w:rsidRDefault="00000000">
            <w:pPr>
              <w:pStyle w:val="TableCellTaskDetails"/>
            </w:pPr>
            <w:r>
              <w:t>• Revision - Broad / Overlap (H05/00) — 30m</w:t>
            </w:r>
          </w:p>
          <w:p w14:paraId="2AA7D6BC" w14:textId="77777777" w:rsidR="001A20E6" w:rsidRDefault="00000000">
            <w:pPr>
              <w:pStyle w:val="TableCellTaskBadge"/>
              <w:shd w:val="clear" w:color="auto" w:fill="FCE4EC"/>
            </w:pPr>
            <w:r>
              <w:rPr>
                <w:b/>
                <w:bCs/>
                <w:color w:val="C2185B"/>
              </w:rPr>
              <w:t>REVISION</w:t>
            </w:r>
          </w:p>
          <w:p w14:paraId="03E5B980" w14:textId="77777777" w:rsidR="001A20E6" w:rsidRDefault="00000000">
            <w:pPr>
              <w:pStyle w:val="TableCellTaskDetails"/>
            </w:pPr>
            <w:r>
              <w:t>• Revision - Industrial Revolution (H05/01) — 30m</w:t>
            </w:r>
          </w:p>
          <w:p w14:paraId="1F0A16C1" w14:textId="77777777" w:rsidR="001A20E6" w:rsidRDefault="00000000">
            <w:pPr>
              <w:pStyle w:val="TableCellTaskBadge"/>
              <w:shd w:val="clear" w:color="auto" w:fill="FCE4EC"/>
            </w:pPr>
            <w:r>
              <w:rPr>
                <w:b/>
                <w:bCs/>
                <w:color w:val="C2185B"/>
              </w:rPr>
              <w:t>REVISION</w:t>
            </w:r>
          </w:p>
          <w:p w14:paraId="6117A6E1" w14:textId="77777777" w:rsidR="001A20E6" w:rsidRDefault="00000000">
            <w:pPr>
              <w:pStyle w:val="TableCellTaskDetails"/>
            </w:pPr>
            <w:r>
              <w:t>• Practice - Broad / Overlap (H05/00) — 30m</w:t>
            </w:r>
          </w:p>
          <w:p w14:paraId="6369EB7D" w14:textId="77777777" w:rsidR="001A20E6" w:rsidRDefault="00000000">
            <w:pPr>
              <w:pStyle w:val="TableCellTaskBadge"/>
              <w:shd w:val="clear" w:color="auto" w:fill="E8F5E8"/>
            </w:pPr>
            <w:r>
              <w:rPr>
                <w:b/>
                <w:bCs/>
                <w:color w:val="388E3C"/>
              </w:rPr>
              <w:t>PRACTICE</w:t>
            </w:r>
          </w:p>
          <w:p w14:paraId="717C0DDF" w14:textId="77777777" w:rsidR="001A20E6" w:rsidRDefault="00000000">
            <w:pPr>
              <w:pStyle w:val="TableCellTaskDetails"/>
            </w:pPr>
            <w:r>
              <w:t>• Practice - Industrial Revolution (H05/01) — 30m</w:t>
            </w:r>
          </w:p>
          <w:p w14:paraId="3F2D20B1"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414C09BB" w14:textId="77777777" w:rsidR="001A20E6" w:rsidRDefault="00000000">
            <w:pPr>
              <w:pStyle w:val="TableCellTaskSubject"/>
            </w:pPr>
            <w:r>
              <w:t>History-World</w:t>
            </w:r>
          </w:p>
          <w:p w14:paraId="1D1E2633" w14:textId="77777777" w:rsidR="001A20E6" w:rsidRDefault="00000000">
            <w:pPr>
              <w:pStyle w:val="TableCellTaskDetails"/>
            </w:pPr>
            <w:r>
              <w:t>• Study - Industrial Revolution (H05/01) — 30m</w:t>
            </w:r>
          </w:p>
          <w:p w14:paraId="28AC2F25" w14:textId="77777777" w:rsidR="001A20E6" w:rsidRDefault="00000000">
            <w:pPr>
              <w:pStyle w:val="TableCellTaskBadge"/>
              <w:shd w:val="clear" w:color="auto" w:fill="E3F2FD"/>
            </w:pPr>
            <w:r>
              <w:rPr>
                <w:b/>
                <w:bCs/>
                <w:color w:val="1976D2"/>
              </w:rPr>
              <w:t>STUDY</w:t>
            </w:r>
          </w:p>
          <w:p w14:paraId="70997641" w14:textId="77777777" w:rsidR="001A20E6" w:rsidRDefault="00000000">
            <w:pPr>
              <w:pStyle w:val="TableCellTaskDetails"/>
            </w:pPr>
            <w:r>
              <w:t>• Revision - Revolutions- American, French, Russia (H05/02) — 30m</w:t>
            </w:r>
          </w:p>
          <w:p w14:paraId="4A5A9752" w14:textId="77777777" w:rsidR="001A20E6" w:rsidRDefault="00000000">
            <w:pPr>
              <w:pStyle w:val="TableCellTaskBadge"/>
              <w:shd w:val="clear" w:color="auto" w:fill="FCE4EC"/>
            </w:pPr>
            <w:r>
              <w:rPr>
                <w:b/>
                <w:bCs/>
                <w:color w:val="C2185B"/>
              </w:rPr>
              <w:t>REVISION</w:t>
            </w:r>
          </w:p>
          <w:p w14:paraId="106BFA6F" w14:textId="77777777" w:rsidR="001A20E6" w:rsidRDefault="00000000">
            <w:pPr>
              <w:pStyle w:val="TableCellTaskDetails"/>
            </w:pPr>
            <w:r>
              <w:t>• Revision - Unification Movements (H05/03) — 30m</w:t>
            </w:r>
          </w:p>
          <w:p w14:paraId="19733F68" w14:textId="77777777" w:rsidR="001A20E6" w:rsidRDefault="00000000">
            <w:pPr>
              <w:pStyle w:val="TableCellTaskBadge"/>
              <w:shd w:val="clear" w:color="auto" w:fill="FCE4EC"/>
            </w:pPr>
            <w:r>
              <w:rPr>
                <w:b/>
                <w:bCs/>
                <w:color w:val="C2185B"/>
              </w:rPr>
              <w:t>REVISION</w:t>
            </w:r>
          </w:p>
          <w:p w14:paraId="75542C67" w14:textId="77777777" w:rsidR="001A20E6" w:rsidRDefault="00000000">
            <w:pPr>
              <w:pStyle w:val="TableCellTaskDetails"/>
            </w:pPr>
            <w:r>
              <w:t>• Practice - Revolutions- American, French, Russia (H05/02) — 30m</w:t>
            </w:r>
          </w:p>
          <w:p w14:paraId="39387164" w14:textId="77777777" w:rsidR="001A20E6" w:rsidRDefault="00000000">
            <w:pPr>
              <w:pStyle w:val="TableCellTaskBadge"/>
              <w:shd w:val="clear" w:color="auto" w:fill="E8F5E8"/>
            </w:pPr>
            <w:r>
              <w:rPr>
                <w:b/>
                <w:bCs/>
                <w:color w:val="388E3C"/>
              </w:rPr>
              <w:t>PRACTICE</w:t>
            </w:r>
          </w:p>
          <w:p w14:paraId="4562DA7A" w14:textId="77777777" w:rsidR="001A20E6" w:rsidRDefault="00000000">
            <w:pPr>
              <w:pStyle w:val="TableCellTaskDetails"/>
            </w:pPr>
            <w:r>
              <w:t>• Practice - Unification Movements (H05/03) — 30m</w:t>
            </w:r>
          </w:p>
          <w:p w14:paraId="7C64494B"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2E5CAD52" w14:textId="77777777" w:rsidR="001A20E6" w:rsidRDefault="00000000">
            <w:pPr>
              <w:pStyle w:val="TableCellTaskSubject"/>
            </w:pPr>
            <w:r>
              <w:t>History-World</w:t>
            </w:r>
          </w:p>
          <w:p w14:paraId="3471EBFF" w14:textId="77777777" w:rsidR="001A20E6" w:rsidRDefault="00000000">
            <w:pPr>
              <w:pStyle w:val="TableCellTaskDetails"/>
            </w:pPr>
            <w:r>
              <w:t>• Study - Revolutions- American, French, Russia (H05/02) — 30m</w:t>
            </w:r>
          </w:p>
          <w:p w14:paraId="11775AE0" w14:textId="77777777" w:rsidR="001A20E6" w:rsidRDefault="00000000">
            <w:pPr>
              <w:pStyle w:val="TableCellTaskBadge"/>
              <w:shd w:val="clear" w:color="auto" w:fill="E3F2FD"/>
            </w:pPr>
            <w:r>
              <w:rPr>
                <w:b/>
                <w:bCs/>
                <w:color w:val="1976D2"/>
              </w:rPr>
              <w:t>STUDY</w:t>
            </w:r>
          </w:p>
          <w:p w14:paraId="2AE5F08F" w14:textId="77777777" w:rsidR="001A20E6" w:rsidRDefault="00000000">
            <w:pPr>
              <w:pStyle w:val="TableCellTaskDetails"/>
            </w:pPr>
            <w:r>
              <w:t>• Revision - Colonialism and Imperialism (H05/04) — 30m</w:t>
            </w:r>
          </w:p>
          <w:p w14:paraId="524A65BB" w14:textId="77777777" w:rsidR="001A20E6" w:rsidRDefault="00000000">
            <w:pPr>
              <w:pStyle w:val="TableCellTaskBadge"/>
              <w:shd w:val="clear" w:color="auto" w:fill="FCE4EC"/>
            </w:pPr>
            <w:r>
              <w:rPr>
                <w:b/>
                <w:bCs/>
                <w:color w:val="C2185B"/>
              </w:rPr>
              <w:t>REVISION</w:t>
            </w:r>
          </w:p>
          <w:p w14:paraId="0B2D913A" w14:textId="77777777" w:rsidR="001A20E6" w:rsidRDefault="00000000">
            <w:pPr>
              <w:pStyle w:val="TableCellTaskDetails"/>
            </w:pPr>
            <w:r>
              <w:t>• Revision - World War-I (H05/05) — 30m</w:t>
            </w:r>
          </w:p>
          <w:p w14:paraId="6E290CD3" w14:textId="77777777" w:rsidR="001A20E6" w:rsidRDefault="00000000">
            <w:pPr>
              <w:pStyle w:val="TableCellTaskBadge"/>
              <w:shd w:val="clear" w:color="auto" w:fill="FCE4EC"/>
            </w:pPr>
            <w:r>
              <w:rPr>
                <w:b/>
                <w:bCs/>
                <w:color w:val="C2185B"/>
              </w:rPr>
              <w:t>REVISION</w:t>
            </w:r>
          </w:p>
          <w:p w14:paraId="37DDE1AE" w14:textId="77777777" w:rsidR="001A20E6" w:rsidRDefault="00000000">
            <w:pPr>
              <w:pStyle w:val="TableCellTaskDetails"/>
            </w:pPr>
            <w:r>
              <w:t>• Practice - Colonialism and Imperialism (H05/04) — 30m</w:t>
            </w:r>
          </w:p>
          <w:p w14:paraId="5627A0C2" w14:textId="77777777" w:rsidR="001A20E6" w:rsidRDefault="00000000">
            <w:pPr>
              <w:pStyle w:val="TableCellTaskBadge"/>
              <w:shd w:val="clear" w:color="auto" w:fill="E8F5E8"/>
            </w:pPr>
            <w:r>
              <w:rPr>
                <w:b/>
                <w:bCs/>
                <w:color w:val="388E3C"/>
              </w:rPr>
              <w:t>PRACTICE</w:t>
            </w:r>
          </w:p>
          <w:p w14:paraId="494F166E" w14:textId="77777777" w:rsidR="001A20E6" w:rsidRDefault="00000000">
            <w:pPr>
              <w:pStyle w:val="TableCellTaskDetails"/>
            </w:pPr>
            <w:r>
              <w:t>• Practice - World War-I (H05/05) — 30m</w:t>
            </w:r>
          </w:p>
          <w:p w14:paraId="7A1C5FA3"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2D8DDCB6" w14:textId="77777777" w:rsidR="001A20E6" w:rsidRDefault="00000000">
            <w:pPr>
              <w:pStyle w:val="TableCellTaskSubject"/>
            </w:pPr>
            <w:r>
              <w:t>History-World</w:t>
            </w:r>
          </w:p>
          <w:p w14:paraId="36590C8E" w14:textId="77777777" w:rsidR="001A20E6" w:rsidRDefault="00000000">
            <w:pPr>
              <w:pStyle w:val="TableCellTaskDetails"/>
            </w:pPr>
            <w:r>
              <w:t>• Study - Unification Movements (H05/03) — 30m</w:t>
            </w:r>
          </w:p>
          <w:p w14:paraId="114386A5" w14:textId="77777777" w:rsidR="001A20E6" w:rsidRDefault="00000000">
            <w:pPr>
              <w:pStyle w:val="TableCellTaskBadge"/>
              <w:shd w:val="clear" w:color="auto" w:fill="E3F2FD"/>
            </w:pPr>
            <w:r>
              <w:rPr>
                <w:b/>
                <w:bCs/>
                <w:color w:val="1976D2"/>
              </w:rPr>
              <w:t>STUDY</w:t>
            </w:r>
          </w:p>
          <w:p w14:paraId="6691205C" w14:textId="77777777" w:rsidR="001A20E6" w:rsidRDefault="00000000">
            <w:pPr>
              <w:pStyle w:val="TableCellTaskDetails"/>
            </w:pPr>
            <w:r>
              <w:t>• Revision - Inter-war period and World War-II (H05/06) — 30m</w:t>
            </w:r>
          </w:p>
          <w:p w14:paraId="68936101" w14:textId="77777777" w:rsidR="001A20E6" w:rsidRDefault="00000000">
            <w:pPr>
              <w:pStyle w:val="TableCellTaskBadge"/>
              <w:shd w:val="clear" w:color="auto" w:fill="FCE4EC"/>
            </w:pPr>
            <w:r>
              <w:rPr>
                <w:b/>
                <w:bCs/>
                <w:color w:val="C2185B"/>
              </w:rPr>
              <w:t>REVISION</w:t>
            </w:r>
          </w:p>
          <w:p w14:paraId="78FD5FAB" w14:textId="77777777" w:rsidR="001A20E6" w:rsidRDefault="00000000">
            <w:pPr>
              <w:pStyle w:val="TableCellTaskDetails"/>
            </w:pPr>
            <w:r>
              <w:t>• Revision - Decolonization and redrawal of national boundaries (H05/07) — 30m</w:t>
            </w:r>
          </w:p>
          <w:p w14:paraId="2B4C0A13" w14:textId="77777777" w:rsidR="001A20E6" w:rsidRDefault="00000000">
            <w:pPr>
              <w:pStyle w:val="TableCellTaskBadge"/>
              <w:shd w:val="clear" w:color="auto" w:fill="FCE4EC"/>
            </w:pPr>
            <w:r>
              <w:rPr>
                <w:b/>
                <w:bCs/>
                <w:color w:val="C2185B"/>
              </w:rPr>
              <w:t>REVISION</w:t>
            </w:r>
          </w:p>
          <w:p w14:paraId="1F2B4469" w14:textId="77777777" w:rsidR="001A20E6" w:rsidRDefault="00000000">
            <w:pPr>
              <w:pStyle w:val="TableCellTaskDetails"/>
            </w:pPr>
            <w:r>
              <w:t>• Practice - Inter-war period and World War-II (H05/06) — 30m</w:t>
            </w:r>
          </w:p>
          <w:p w14:paraId="59EC2AE3" w14:textId="77777777" w:rsidR="001A20E6" w:rsidRDefault="00000000">
            <w:pPr>
              <w:pStyle w:val="TableCellTaskBadge"/>
              <w:shd w:val="clear" w:color="auto" w:fill="E8F5E8"/>
            </w:pPr>
            <w:r>
              <w:rPr>
                <w:b/>
                <w:bCs/>
                <w:color w:val="388E3C"/>
              </w:rPr>
              <w:t>PRACTICE</w:t>
            </w:r>
          </w:p>
          <w:p w14:paraId="54362FE3" w14:textId="77777777" w:rsidR="001A20E6" w:rsidRDefault="00000000">
            <w:pPr>
              <w:pStyle w:val="TableCellTaskDetails"/>
            </w:pPr>
            <w:r>
              <w:t>• Practice - Decolonization and redrawal of national boundaries (H05/07) — 30m</w:t>
            </w:r>
          </w:p>
          <w:p w14:paraId="3DD8071C"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23958960" w14:textId="77777777" w:rsidR="001A20E6" w:rsidRDefault="00000000">
            <w:pPr>
              <w:pStyle w:val="TableCellTaskSubject"/>
            </w:pPr>
            <w:r>
              <w:t>History-Post Independent India</w:t>
            </w:r>
          </w:p>
          <w:p w14:paraId="3AC3F74D" w14:textId="77777777" w:rsidR="001A20E6" w:rsidRDefault="00000000">
            <w:pPr>
              <w:pStyle w:val="TableCellTaskDetails"/>
            </w:pPr>
            <w:r>
              <w:t>• Study - Broad / Overlap (H06/00) — 30m</w:t>
            </w:r>
          </w:p>
          <w:p w14:paraId="0AF30D22" w14:textId="77777777" w:rsidR="001A20E6" w:rsidRDefault="00000000">
            <w:pPr>
              <w:pStyle w:val="TableCellTaskBadge"/>
              <w:shd w:val="clear" w:color="auto" w:fill="E3F2FD"/>
            </w:pPr>
            <w:r>
              <w:rPr>
                <w:b/>
                <w:bCs/>
                <w:color w:val="1976D2"/>
              </w:rPr>
              <w:t>STUDY</w:t>
            </w:r>
          </w:p>
          <w:p w14:paraId="294B81C2" w14:textId="77777777" w:rsidR="001A20E6" w:rsidRDefault="00000000">
            <w:pPr>
              <w:pStyle w:val="TableCellTaskDetails"/>
            </w:pPr>
            <w:r>
              <w:t>• Revision - Broad / Overlap (H06/00) — 30m</w:t>
            </w:r>
          </w:p>
          <w:p w14:paraId="50BDAFFD" w14:textId="77777777" w:rsidR="001A20E6" w:rsidRDefault="00000000">
            <w:pPr>
              <w:pStyle w:val="TableCellTaskBadge"/>
              <w:shd w:val="clear" w:color="auto" w:fill="FCE4EC"/>
            </w:pPr>
            <w:r>
              <w:rPr>
                <w:b/>
                <w:bCs/>
                <w:color w:val="C2185B"/>
              </w:rPr>
              <w:t>REVISION</w:t>
            </w:r>
          </w:p>
          <w:p w14:paraId="181565D0" w14:textId="77777777" w:rsidR="001A20E6" w:rsidRDefault="00000000">
            <w:pPr>
              <w:pStyle w:val="TableCellTaskDetails"/>
            </w:pPr>
            <w:r>
              <w:t>• Revision - Integration of Princely states. (H06/01) — 30m</w:t>
            </w:r>
          </w:p>
          <w:p w14:paraId="07EF9B6E" w14:textId="77777777" w:rsidR="001A20E6" w:rsidRDefault="00000000">
            <w:pPr>
              <w:pStyle w:val="TableCellTaskBadge"/>
              <w:shd w:val="clear" w:color="auto" w:fill="FCE4EC"/>
            </w:pPr>
            <w:r>
              <w:rPr>
                <w:b/>
                <w:bCs/>
                <w:color w:val="C2185B"/>
              </w:rPr>
              <w:t>REVISION</w:t>
            </w:r>
          </w:p>
          <w:p w14:paraId="0E2A8DA7" w14:textId="77777777" w:rsidR="001A20E6" w:rsidRDefault="00000000">
            <w:pPr>
              <w:pStyle w:val="TableCellTaskDetails"/>
            </w:pPr>
            <w:r>
              <w:t>• Practice - Broad / Overlap (H06/00) — 30m</w:t>
            </w:r>
          </w:p>
          <w:p w14:paraId="1188E61C" w14:textId="77777777" w:rsidR="001A20E6" w:rsidRDefault="00000000">
            <w:pPr>
              <w:pStyle w:val="TableCellTaskBadge"/>
              <w:shd w:val="clear" w:color="auto" w:fill="E8F5E8"/>
            </w:pPr>
            <w:r>
              <w:rPr>
                <w:b/>
                <w:bCs/>
                <w:color w:val="388E3C"/>
              </w:rPr>
              <w:t>PRACTICE</w:t>
            </w:r>
          </w:p>
          <w:p w14:paraId="4BF07A9E" w14:textId="77777777" w:rsidR="001A20E6" w:rsidRDefault="00000000">
            <w:pPr>
              <w:pStyle w:val="TableCellTaskDetails"/>
            </w:pPr>
            <w:r>
              <w:t>• Practice - Integration of Princely states. (H06/01) — 30m</w:t>
            </w:r>
          </w:p>
          <w:p w14:paraId="639CCCF3"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116F600B" w14:textId="77777777" w:rsidR="001A20E6" w:rsidRDefault="001A20E6"/>
        </w:tc>
      </w:tr>
    </w:tbl>
    <w:p w14:paraId="1E58C08A" w14:textId="77777777" w:rsidR="001A20E6" w:rsidRDefault="001A20E6">
      <w:pPr>
        <w:spacing w:after="400"/>
      </w:pPr>
    </w:p>
    <w:p w14:paraId="4DDF3BFC" w14:textId="77777777" w:rsidR="001A20E6" w:rsidRDefault="00000000">
      <w:pPr>
        <w:pStyle w:val="ResourceTitle"/>
      </w:pPr>
      <w:r>
        <w:t>📚 Resources for Jan 17 - Jan 23</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20026EB8" w14:textId="77777777">
        <w:tc>
          <w:tcPr>
            <w:tcW w:w="1650" w:type="pct"/>
            <w:tcBorders>
              <w:bottom w:val="single" w:sz="2" w:space="0" w:color="D1D5DB"/>
              <w:right w:val="single" w:sz="2" w:space="0" w:color="D1D5DB"/>
            </w:tcBorders>
            <w:tcMar>
              <w:top w:w="200" w:type="dxa"/>
              <w:left w:w="150" w:type="dxa"/>
              <w:bottom w:w="200" w:type="dxa"/>
              <w:right w:w="150" w:type="dxa"/>
            </w:tcMar>
          </w:tcPr>
          <w:p w14:paraId="080D01D3" w14:textId="77777777" w:rsidR="001A20E6" w:rsidRDefault="00000000">
            <w:pPr>
              <w:pStyle w:val="TableCellSubjectName"/>
            </w:pPr>
            <w:r>
              <w:t>History-Modern</w:t>
            </w:r>
          </w:p>
          <w:p w14:paraId="760BB5DE" w14:textId="77777777" w:rsidR="001A20E6" w:rsidRDefault="00000000">
            <w:pPr>
              <w:pStyle w:val="TableCellCategoryTitle"/>
            </w:pPr>
            <w:r>
              <w:t>📚 Primary Books</w:t>
            </w:r>
          </w:p>
          <w:p w14:paraId="3A4D0B05" w14:textId="77777777" w:rsidR="001A20E6" w:rsidRDefault="00000000">
            <w:pPr>
              <w:pStyle w:val="TableCellResourceItem"/>
            </w:pPr>
            <w:r>
              <w:t>• NCERT Class VIII - Our Past - III - How, When and Where</w:t>
            </w:r>
          </w:p>
          <w:p w14:paraId="38ACA4F2" w14:textId="77777777" w:rsidR="001A20E6" w:rsidRDefault="00000000">
            <w:pPr>
              <w:pStyle w:val="TableCellResourceItem"/>
            </w:pPr>
            <w:r>
              <w:t>• Old NCERT - Modern India by Bipan Chandra - The Decline of the Mughal Empire</w:t>
            </w:r>
          </w:p>
          <w:p w14:paraId="5240A17E" w14:textId="77777777" w:rsidR="001A20E6" w:rsidRDefault="00000000">
            <w:pPr>
              <w:pStyle w:val="TableCellCategoryTitle"/>
            </w:pPr>
            <w:r>
              <w:t>📝 Practice Materials</w:t>
            </w:r>
          </w:p>
          <w:p w14:paraId="148046DA" w14:textId="77777777" w:rsidR="001A20E6" w:rsidRDefault="00000000">
            <w:pPr>
              <w:pStyle w:val="TableCellResourceItem"/>
            </w:pPr>
            <w:r>
              <w:t>• La Excellence Modern History Material</w:t>
            </w:r>
          </w:p>
          <w:p w14:paraId="182AD823" w14:textId="77777777" w:rsidR="001A20E6" w:rsidRDefault="00000000">
            <w:pPr>
              <w:pStyle w:val="TableCellResourceItem"/>
            </w:pPr>
            <w:r>
              <w:t>• Prelims &amp; Mains Workbooks</w:t>
            </w:r>
          </w:p>
          <w:p w14:paraId="3EB2805F" w14:textId="77777777" w:rsidR="001A20E6" w:rsidRDefault="00000000">
            <w:pPr>
              <w:pStyle w:val="TableCellCategoryTitle"/>
            </w:pPr>
            <w:r>
              <w:t>📰 Current Affairs</w:t>
            </w:r>
          </w:p>
          <w:p w14:paraId="60F38531" w14:textId="77777777" w:rsidR="001A20E6" w:rsidRDefault="00000000">
            <w:pPr>
              <w:pStyle w:val="TableCellResourceItem"/>
            </w:pPr>
            <w:r>
              <w:t>• Newspapers (IE – Explained History columns)</w:t>
            </w:r>
          </w:p>
        </w:tc>
        <w:tc>
          <w:tcPr>
            <w:tcW w:w="1650" w:type="pct"/>
            <w:tcBorders>
              <w:bottom w:val="single" w:sz="2" w:space="0" w:color="D1D5DB"/>
              <w:right w:val="single" w:sz="2" w:space="0" w:color="D1D5DB"/>
            </w:tcBorders>
            <w:tcMar>
              <w:top w:w="200" w:type="dxa"/>
              <w:left w:w="150" w:type="dxa"/>
              <w:bottom w:w="200" w:type="dxa"/>
              <w:right w:w="150" w:type="dxa"/>
            </w:tcMar>
          </w:tcPr>
          <w:p w14:paraId="794989FB" w14:textId="77777777" w:rsidR="001A20E6" w:rsidRDefault="00000000">
            <w:pPr>
              <w:pStyle w:val="TableCellSubjectName"/>
            </w:pPr>
            <w:r>
              <w:t>History-World</w:t>
            </w:r>
          </w:p>
          <w:p w14:paraId="153F5294" w14:textId="77777777" w:rsidR="001A20E6" w:rsidRDefault="00000000">
            <w:pPr>
              <w:pStyle w:val="TableCellCategoryTitle"/>
            </w:pPr>
            <w:r>
              <w:t>📝 Practice Materials</w:t>
            </w:r>
          </w:p>
          <w:p w14:paraId="394FBCED" w14:textId="77777777" w:rsidR="001A20E6" w:rsidRDefault="00000000">
            <w:pPr>
              <w:pStyle w:val="TableCellResourceItem"/>
            </w:pPr>
            <w:r>
              <w:t>• La Excellence World History Material</w:t>
            </w:r>
          </w:p>
          <w:p w14:paraId="430F9CAD" w14:textId="77777777" w:rsidR="001A20E6" w:rsidRDefault="00000000">
            <w:pPr>
              <w:pStyle w:val="TableCellResourceItem"/>
            </w:pPr>
            <w:r>
              <w:t>• Mains Workbook</w:t>
            </w:r>
          </w:p>
          <w:p w14:paraId="48FA64C0" w14:textId="77777777" w:rsidR="001A20E6" w:rsidRDefault="00000000">
            <w:pPr>
              <w:pStyle w:val="TableCellCategoryTitle"/>
            </w:pPr>
            <w:r>
              <w:t>📰 Current Affairs</w:t>
            </w:r>
          </w:p>
          <w:p w14:paraId="48F7F3AA"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6B4B9965" w14:textId="77777777" w:rsidR="001A20E6" w:rsidRDefault="00000000">
            <w:pPr>
              <w:pStyle w:val="TableCellSubjectName"/>
            </w:pPr>
            <w:r>
              <w:t>History-Post Independent India</w:t>
            </w:r>
          </w:p>
          <w:p w14:paraId="4E48B353" w14:textId="77777777" w:rsidR="001A20E6" w:rsidRDefault="00000000">
            <w:pPr>
              <w:pStyle w:val="TableCellCategoryTitle"/>
            </w:pPr>
            <w:r>
              <w:t>📝 Practice Materials</w:t>
            </w:r>
          </w:p>
          <w:p w14:paraId="561445C0" w14:textId="77777777" w:rsidR="001A20E6" w:rsidRDefault="00000000">
            <w:pPr>
              <w:pStyle w:val="TableCellResourceItem"/>
            </w:pPr>
            <w:r>
              <w:t>• La Excellence Post-Independence Material</w:t>
            </w:r>
          </w:p>
          <w:p w14:paraId="62C4C558" w14:textId="77777777" w:rsidR="001A20E6" w:rsidRDefault="00000000">
            <w:pPr>
              <w:pStyle w:val="TableCellResourceItem"/>
            </w:pPr>
            <w:r>
              <w:t>• Mains Workbook</w:t>
            </w:r>
          </w:p>
          <w:p w14:paraId="31D39EB5" w14:textId="77777777" w:rsidR="001A20E6" w:rsidRDefault="00000000">
            <w:pPr>
              <w:pStyle w:val="TableCellCategoryTitle"/>
            </w:pPr>
            <w:r>
              <w:t>📰 Current Affairs</w:t>
            </w:r>
          </w:p>
          <w:p w14:paraId="1E7C4226" w14:textId="77777777" w:rsidR="001A20E6" w:rsidRDefault="00000000">
            <w:pPr>
              <w:pStyle w:val="TableCellResourceItem"/>
            </w:pPr>
            <w:r>
              <w:t>• Newspapers (Hindu and IE Explained)</w:t>
            </w:r>
          </w:p>
        </w:tc>
      </w:tr>
    </w:tbl>
    <w:p w14:paraId="185E4431"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59075E7E" w14:textId="77777777">
        <w:tc>
          <w:tcPr>
            <w:tcW w:w="2500" w:type="pct"/>
            <w:tcMar>
              <w:top w:w="0" w:type="dxa"/>
              <w:left w:w="0" w:type="dxa"/>
              <w:bottom w:w="0" w:type="dxa"/>
              <w:right w:w="0" w:type="dxa"/>
            </w:tcMar>
          </w:tcPr>
          <w:p w14:paraId="736AB9E1" w14:textId="77777777" w:rsidR="001A20E6" w:rsidRDefault="00000000">
            <w:pPr>
              <w:pStyle w:val="WeekTitle"/>
            </w:pPr>
            <w:r>
              <w:rPr>
                <w:color w:val="B91C1C"/>
              </w:rPr>
              <w:t>📅 Jan 24 - Jan 30, 2027</w:t>
            </w:r>
          </w:p>
        </w:tc>
        <w:tc>
          <w:tcPr>
            <w:tcW w:w="2500" w:type="pct"/>
            <w:tcMar>
              <w:top w:w="0" w:type="dxa"/>
              <w:left w:w="0" w:type="dxa"/>
              <w:bottom w:w="0" w:type="dxa"/>
              <w:right w:w="0" w:type="dxa"/>
            </w:tcMar>
          </w:tcPr>
          <w:p w14:paraId="6069E1C6" w14:textId="77777777" w:rsidR="001A20E6" w:rsidRDefault="00000000">
            <w:pPr>
              <w:pStyle w:val="WeekCycleName"/>
            </w:pPr>
            <w:r>
              <w:rPr>
                <w:color w:val="B91C1C"/>
              </w:rPr>
              <w:t>C4</w:t>
            </w:r>
          </w:p>
        </w:tc>
      </w:tr>
    </w:tbl>
    <w:p w14:paraId="0AC0E164"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62865EC5" w14:textId="77777777">
        <w:tc>
          <w:tcPr>
            <w:tcW w:w="700" w:type="pct"/>
            <w:shd w:val="clear" w:color="auto" w:fill="FEE2E2"/>
            <w:tcMar>
              <w:top w:w="200" w:type="dxa"/>
              <w:left w:w="100" w:type="dxa"/>
              <w:bottom w:w="200" w:type="dxa"/>
              <w:right w:w="100" w:type="dxa"/>
            </w:tcMar>
          </w:tcPr>
          <w:p w14:paraId="24937619" w14:textId="77777777" w:rsidR="001A20E6" w:rsidRDefault="00000000">
            <w:pPr>
              <w:pStyle w:val="TableCellCalendarDayHeader"/>
            </w:pPr>
            <w:r>
              <w:rPr>
                <w:color w:val="B91C1C"/>
              </w:rPr>
              <w:t>Sunday</w:t>
            </w:r>
          </w:p>
          <w:p w14:paraId="48265C79" w14:textId="77777777" w:rsidR="001A20E6" w:rsidRDefault="00000000">
            <w:pPr>
              <w:pStyle w:val="TableCellCalendarDateHeader"/>
            </w:pPr>
            <w:r>
              <w:rPr>
                <w:color w:val="B91C1C"/>
              </w:rPr>
              <w:t>Jan 24</w:t>
            </w:r>
          </w:p>
          <w:p w14:paraId="02B65B10"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28D024C5" w14:textId="77777777" w:rsidR="001A20E6" w:rsidRDefault="00000000">
            <w:pPr>
              <w:pStyle w:val="TableCellCalendarDayHeader"/>
            </w:pPr>
            <w:r>
              <w:rPr>
                <w:color w:val="B91C1C"/>
              </w:rPr>
              <w:t>Monday</w:t>
            </w:r>
          </w:p>
          <w:p w14:paraId="541F56A2" w14:textId="77777777" w:rsidR="001A20E6" w:rsidRDefault="00000000">
            <w:pPr>
              <w:pStyle w:val="TableCellCalendarDateHeader"/>
            </w:pPr>
            <w:r>
              <w:rPr>
                <w:color w:val="B91C1C"/>
              </w:rPr>
              <w:t>Jan 25</w:t>
            </w:r>
          </w:p>
          <w:p w14:paraId="514B771E"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572593D0" w14:textId="77777777" w:rsidR="001A20E6" w:rsidRDefault="00000000">
            <w:pPr>
              <w:pStyle w:val="TableCellCalendarDayHeader"/>
            </w:pPr>
            <w:r>
              <w:rPr>
                <w:color w:val="B91C1C"/>
              </w:rPr>
              <w:t>Tuesday</w:t>
            </w:r>
          </w:p>
          <w:p w14:paraId="57A46B34" w14:textId="77777777" w:rsidR="001A20E6" w:rsidRDefault="00000000">
            <w:pPr>
              <w:pStyle w:val="TableCellCalendarDateHeader"/>
            </w:pPr>
            <w:r>
              <w:rPr>
                <w:color w:val="B91C1C"/>
              </w:rPr>
              <w:t>Jan 26</w:t>
            </w:r>
          </w:p>
          <w:p w14:paraId="59B17F28"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0968167F" w14:textId="77777777" w:rsidR="001A20E6" w:rsidRDefault="00000000">
            <w:pPr>
              <w:pStyle w:val="TableCellCalendarDayHeader"/>
            </w:pPr>
            <w:r>
              <w:rPr>
                <w:color w:val="B91C1C"/>
              </w:rPr>
              <w:t>Wednesday</w:t>
            </w:r>
          </w:p>
          <w:p w14:paraId="7933CE5D" w14:textId="77777777" w:rsidR="001A20E6" w:rsidRDefault="00000000">
            <w:pPr>
              <w:pStyle w:val="TableCellCalendarDateHeader"/>
            </w:pPr>
            <w:r>
              <w:rPr>
                <w:color w:val="B91C1C"/>
              </w:rPr>
              <w:t>Jan 27</w:t>
            </w:r>
          </w:p>
          <w:p w14:paraId="5380C9E2"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0ECDC5EF" w14:textId="77777777" w:rsidR="001A20E6" w:rsidRDefault="00000000">
            <w:pPr>
              <w:pStyle w:val="TableCellCalendarDayHeader"/>
            </w:pPr>
            <w:r>
              <w:rPr>
                <w:color w:val="B91C1C"/>
              </w:rPr>
              <w:t>Thursday</w:t>
            </w:r>
          </w:p>
          <w:p w14:paraId="072F2BB5" w14:textId="77777777" w:rsidR="001A20E6" w:rsidRDefault="00000000">
            <w:pPr>
              <w:pStyle w:val="TableCellCalendarDateHeader"/>
            </w:pPr>
            <w:r>
              <w:rPr>
                <w:color w:val="B91C1C"/>
              </w:rPr>
              <w:t>Jan 28</w:t>
            </w:r>
          </w:p>
          <w:p w14:paraId="37AC75FA"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6E36CCA3" w14:textId="77777777" w:rsidR="001A20E6" w:rsidRDefault="00000000">
            <w:pPr>
              <w:pStyle w:val="TableCellCalendarDayHeader"/>
            </w:pPr>
            <w:r>
              <w:rPr>
                <w:color w:val="B91C1C"/>
              </w:rPr>
              <w:t>Friday</w:t>
            </w:r>
          </w:p>
          <w:p w14:paraId="47557ABB" w14:textId="77777777" w:rsidR="001A20E6" w:rsidRDefault="00000000">
            <w:pPr>
              <w:pStyle w:val="TableCellCalendarDateHeader"/>
            </w:pPr>
            <w:r>
              <w:rPr>
                <w:color w:val="B91C1C"/>
              </w:rPr>
              <w:t>Jan 29</w:t>
            </w:r>
          </w:p>
          <w:p w14:paraId="355238F7"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2E603E30" w14:textId="77777777" w:rsidR="001A20E6" w:rsidRDefault="00000000">
            <w:pPr>
              <w:pStyle w:val="TableCellCalendarDayHeader"/>
            </w:pPr>
            <w:r>
              <w:rPr>
                <w:color w:val="F57C00"/>
              </w:rPr>
              <w:t>Saturday</w:t>
            </w:r>
          </w:p>
          <w:p w14:paraId="3D3E84D7" w14:textId="77777777" w:rsidR="001A20E6" w:rsidRDefault="00000000">
            <w:pPr>
              <w:pStyle w:val="TableCellCalendarDateHeader"/>
            </w:pPr>
            <w:r>
              <w:rPr>
                <w:color w:val="F57C00"/>
              </w:rPr>
              <w:t>Jan 30</w:t>
            </w:r>
          </w:p>
          <w:p w14:paraId="227AF7EF" w14:textId="77777777" w:rsidR="001A20E6" w:rsidRDefault="00000000">
            <w:pPr>
              <w:pStyle w:val="TableCellCatchupLabel"/>
            </w:pPr>
            <w:r>
              <w:rPr>
                <w:color w:val="F57C00"/>
              </w:rPr>
              <w:t>Catchup Day</w:t>
            </w:r>
          </w:p>
        </w:tc>
      </w:tr>
      <w:tr w:rsidR="001A20E6" w14:paraId="60C473CB" w14:textId="77777777">
        <w:tc>
          <w:tcPr>
            <w:tcW w:w="700" w:type="pct"/>
            <w:shd w:val="clear" w:color="auto" w:fill="FEE2E2"/>
            <w:tcMar>
              <w:top w:w="150" w:type="dxa"/>
              <w:left w:w="100" w:type="dxa"/>
              <w:bottom w:w="150" w:type="dxa"/>
              <w:right w:w="100" w:type="dxa"/>
            </w:tcMar>
          </w:tcPr>
          <w:p w14:paraId="57EE8854" w14:textId="77777777" w:rsidR="001A20E6" w:rsidRDefault="00000000">
            <w:pPr>
              <w:pStyle w:val="TableCellTaskSubject"/>
            </w:pPr>
            <w:r>
              <w:t>History-Modern</w:t>
            </w:r>
          </w:p>
          <w:p w14:paraId="74F0D368" w14:textId="77777777" w:rsidR="001A20E6" w:rsidRDefault="00000000">
            <w:pPr>
              <w:pStyle w:val="TableCellTaskDetails"/>
            </w:pPr>
            <w:r>
              <w:t>• Test - TEST — 3h</w:t>
            </w:r>
          </w:p>
          <w:p w14:paraId="55EB3544"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3B674E8A" w14:textId="77777777" w:rsidR="001A20E6" w:rsidRDefault="00000000">
            <w:pPr>
              <w:pStyle w:val="TableCellTaskSubject"/>
            </w:pPr>
            <w:r>
              <w:t>History-Modern</w:t>
            </w:r>
          </w:p>
          <w:p w14:paraId="053CE000" w14:textId="77777777" w:rsidR="001A20E6" w:rsidRDefault="00000000">
            <w:pPr>
              <w:pStyle w:val="TableCellTaskDetails"/>
            </w:pPr>
            <w:r>
              <w:t>• Study - Role of women in Freedom struggle (H03/12) — 30m</w:t>
            </w:r>
          </w:p>
          <w:p w14:paraId="0B6A07A4" w14:textId="77777777" w:rsidR="001A20E6" w:rsidRDefault="00000000">
            <w:pPr>
              <w:pStyle w:val="TableCellTaskBadge"/>
              <w:shd w:val="clear" w:color="auto" w:fill="E3F2FD"/>
            </w:pPr>
            <w:r>
              <w:rPr>
                <w:b/>
                <w:bCs/>
                <w:color w:val="1976D2"/>
              </w:rPr>
              <w:t>STUDY</w:t>
            </w:r>
          </w:p>
          <w:p w14:paraId="7DB3D56C" w14:textId="77777777" w:rsidR="001A20E6" w:rsidRDefault="00000000">
            <w:pPr>
              <w:pStyle w:val="TableCellTaskDetails"/>
            </w:pPr>
            <w:r>
              <w:t>• Revision - Role of women in Freedom struggle (H03/12) — 1h</w:t>
            </w:r>
          </w:p>
          <w:p w14:paraId="770F8EEF" w14:textId="77777777" w:rsidR="001A20E6" w:rsidRDefault="00000000">
            <w:pPr>
              <w:pStyle w:val="TableCellTaskBadge"/>
              <w:shd w:val="clear" w:color="auto" w:fill="FCE4EC"/>
            </w:pPr>
            <w:r>
              <w:rPr>
                <w:b/>
                <w:bCs/>
                <w:color w:val="C2185B"/>
              </w:rPr>
              <w:t>REVISION</w:t>
            </w:r>
          </w:p>
          <w:p w14:paraId="2AEB6D06" w14:textId="77777777" w:rsidR="001A20E6" w:rsidRDefault="00000000">
            <w:pPr>
              <w:pStyle w:val="TableCellTaskDetails"/>
            </w:pPr>
            <w:r>
              <w:t>• Practice - Role of women in Freedom struggle (H03/12) — 1h</w:t>
            </w:r>
          </w:p>
          <w:p w14:paraId="24C23EF2"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4AF5937E" w14:textId="77777777" w:rsidR="001A20E6" w:rsidRDefault="00000000">
            <w:pPr>
              <w:pStyle w:val="TableCellTaskSubject"/>
            </w:pPr>
            <w:r>
              <w:t>History-Post Independent India</w:t>
            </w:r>
          </w:p>
          <w:p w14:paraId="4A2830D9" w14:textId="77777777" w:rsidR="001A20E6" w:rsidRDefault="00000000">
            <w:pPr>
              <w:pStyle w:val="TableCellTaskDetails"/>
            </w:pPr>
            <w:r>
              <w:t>• Study - States re-organization (H06/02) — 30m</w:t>
            </w:r>
          </w:p>
          <w:p w14:paraId="02E6DA24" w14:textId="77777777" w:rsidR="001A20E6" w:rsidRDefault="00000000">
            <w:pPr>
              <w:pStyle w:val="TableCellTaskBadge"/>
              <w:shd w:val="clear" w:color="auto" w:fill="E3F2FD"/>
            </w:pPr>
            <w:r>
              <w:rPr>
                <w:b/>
                <w:bCs/>
                <w:color w:val="1976D2"/>
              </w:rPr>
              <w:t>STUDY</w:t>
            </w:r>
          </w:p>
          <w:p w14:paraId="6D4B3A5E" w14:textId="77777777" w:rsidR="001A20E6" w:rsidRDefault="00000000">
            <w:pPr>
              <w:pStyle w:val="TableCellTaskDetails"/>
            </w:pPr>
            <w:r>
              <w:t>• Revision - Economic building and development (H06/04) — 30m</w:t>
            </w:r>
          </w:p>
          <w:p w14:paraId="7A0B1731" w14:textId="77777777" w:rsidR="001A20E6" w:rsidRDefault="00000000">
            <w:pPr>
              <w:pStyle w:val="TableCellTaskBadge"/>
              <w:shd w:val="clear" w:color="auto" w:fill="FCE4EC"/>
            </w:pPr>
            <w:r>
              <w:rPr>
                <w:b/>
                <w:bCs/>
                <w:color w:val="C2185B"/>
              </w:rPr>
              <w:t>REVISION</w:t>
            </w:r>
          </w:p>
          <w:p w14:paraId="1685AAEA" w14:textId="77777777" w:rsidR="001A20E6" w:rsidRDefault="00000000">
            <w:pPr>
              <w:pStyle w:val="TableCellTaskDetails"/>
            </w:pPr>
            <w:r>
              <w:t>• Revision - Years of crisis (H06/05) — 30m</w:t>
            </w:r>
          </w:p>
          <w:p w14:paraId="20FA8D14" w14:textId="77777777" w:rsidR="001A20E6" w:rsidRDefault="00000000">
            <w:pPr>
              <w:pStyle w:val="TableCellTaskBadge"/>
              <w:shd w:val="clear" w:color="auto" w:fill="FCE4EC"/>
            </w:pPr>
            <w:r>
              <w:rPr>
                <w:b/>
                <w:bCs/>
                <w:color w:val="C2185B"/>
              </w:rPr>
              <w:t>REVISION</w:t>
            </w:r>
          </w:p>
          <w:p w14:paraId="47030957" w14:textId="77777777" w:rsidR="001A20E6" w:rsidRDefault="00000000">
            <w:pPr>
              <w:pStyle w:val="TableCellTaskDetails"/>
            </w:pPr>
            <w:r>
              <w:t>• Practice - Economic building and development (H06/04) — 30m</w:t>
            </w:r>
          </w:p>
          <w:p w14:paraId="5A8A169C" w14:textId="77777777" w:rsidR="001A20E6" w:rsidRDefault="00000000">
            <w:pPr>
              <w:pStyle w:val="TableCellTaskBadge"/>
              <w:shd w:val="clear" w:color="auto" w:fill="E8F5E8"/>
            </w:pPr>
            <w:r>
              <w:rPr>
                <w:b/>
                <w:bCs/>
                <w:color w:val="388E3C"/>
              </w:rPr>
              <w:t>PRACTICE</w:t>
            </w:r>
          </w:p>
          <w:p w14:paraId="7E924DDD" w14:textId="77777777" w:rsidR="001A20E6" w:rsidRDefault="00000000">
            <w:pPr>
              <w:pStyle w:val="TableCellTaskDetails"/>
            </w:pPr>
            <w:r>
              <w:t>• Practice - Years of crisis (H06/05) — 30m</w:t>
            </w:r>
          </w:p>
          <w:p w14:paraId="4DC20667"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277C85A5" w14:textId="77777777" w:rsidR="001A20E6" w:rsidRDefault="00000000">
            <w:pPr>
              <w:pStyle w:val="TableCellTaskSubject"/>
            </w:pPr>
            <w:r>
              <w:t>History-Post Independent India</w:t>
            </w:r>
          </w:p>
          <w:p w14:paraId="6F1FD7D1" w14:textId="77777777" w:rsidR="001A20E6" w:rsidRDefault="00000000">
            <w:pPr>
              <w:pStyle w:val="TableCellTaskDetails"/>
            </w:pPr>
            <w:r>
              <w:t>• Study - Story of Indian Democracy (H06/03) — 30m</w:t>
            </w:r>
          </w:p>
          <w:p w14:paraId="33A754B4" w14:textId="77777777" w:rsidR="001A20E6" w:rsidRDefault="00000000">
            <w:pPr>
              <w:pStyle w:val="TableCellTaskBadge"/>
              <w:shd w:val="clear" w:color="auto" w:fill="E3F2FD"/>
            </w:pPr>
            <w:r>
              <w:rPr>
                <w:b/>
                <w:bCs/>
                <w:color w:val="1976D2"/>
              </w:rPr>
              <w:t>STUDY</w:t>
            </w:r>
          </w:p>
          <w:p w14:paraId="356946E5" w14:textId="77777777" w:rsidR="001A20E6" w:rsidRDefault="00000000">
            <w:pPr>
              <w:pStyle w:val="TableCellTaskDetails"/>
            </w:pPr>
            <w:r>
              <w:t>• Revision - Broad / Overlap (H06/00) — 30m</w:t>
            </w:r>
          </w:p>
          <w:p w14:paraId="22D1A04D" w14:textId="77777777" w:rsidR="001A20E6" w:rsidRDefault="00000000">
            <w:pPr>
              <w:pStyle w:val="TableCellTaskBadge"/>
              <w:shd w:val="clear" w:color="auto" w:fill="FCE4EC"/>
            </w:pPr>
            <w:r>
              <w:rPr>
                <w:b/>
                <w:bCs/>
                <w:color w:val="C2185B"/>
              </w:rPr>
              <w:t>REVISION</w:t>
            </w:r>
          </w:p>
          <w:p w14:paraId="5EFF6D08" w14:textId="77777777" w:rsidR="001A20E6" w:rsidRDefault="00000000">
            <w:pPr>
              <w:pStyle w:val="TableCellTaskDetails"/>
            </w:pPr>
            <w:r>
              <w:t>• Revision - Integration of Princely states. (H06/01) — 30m</w:t>
            </w:r>
          </w:p>
          <w:p w14:paraId="0806BB8E" w14:textId="77777777" w:rsidR="001A20E6" w:rsidRDefault="00000000">
            <w:pPr>
              <w:pStyle w:val="TableCellTaskBadge"/>
              <w:shd w:val="clear" w:color="auto" w:fill="FCE4EC"/>
            </w:pPr>
            <w:r>
              <w:rPr>
                <w:b/>
                <w:bCs/>
                <w:color w:val="C2185B"/>
              </w:rPr>
              <w:t>REVISION</w:t>
            </w:r>
          </w:p>
          <w:p w14:paraId="0555DC6E" w14:textId="77777777" w:rsidR="001A20E6" w:rsidRDefault="00000000">
            <w:pPr>
              <w:pStyle w:val="TableCellTaskDetails"/>
            </w:pPr>
            <w:r>
              <w:t>• Practice - Broad / Overlap (H06/00) — 30m</w:t>
            </w:r>
          </w:p>
          <w:p w14:paraId="49F61105" w14:textId="77777777" w:rsidR="001A20E6" w:rsidRDefault="00000000">
            <w:pPr>
              <w:pStyle w:val="TableCellTaskBadge"/>
              <w:shd w:val="clear" w:color="auto" w:fill="E8F5E8"/>
            </w:pPr>
            <w:r>
              <w:rPr>
                <w:b/>
                <w:bCs/>
                <w:color w:val="388E3C"/>
              </w:rPr>
              <w:t>PRACTICE</w:t>
            </w:r>
          </w:p>
          <w:p w14:paraId="7FF7DB55" w14:textId="77777777" w:rsidR="001A20E6" w:rsidRDefault="00000000">
            <w:pPr>
              <w:pStyle w:val="TableCellTaskDetails"/>
            </w:pPr>
            <w:r>
              <w:t>• Practice - Integration of Princely states. (H06/01) — 30m</w:t>
            </w:r>
          </w:p>
          <w:p w14:paraId="62A64902"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204BB89B" w14:textId="77777777" w:rsidR="001A20E6" w:rsidRDefault="00000000">
            <w:pPr>
              <w:pStyle w:val="TableCellTaskSubject"/>
            </w:pPr>
            <w:r>
              <w:t>Geography</w:t>
            </w:r>
          </w:p>
          <w:p w14:paraId="13F5D4D9" w14:textId="77777777" w:rsidR="001A20E6" w:rsidRDefault="00000000">
            <w:pPr>
              <w:pStyle w:val="TableCellTaskDetails"/>
            </w:pPr>
            <w:r>
              <w:t>• Study - Geomorphology (G02) — 30m</w:t>
            </w:r>
          </w:p>
          <w:p w14:paraId="58F347B2" w14:textId="77777777" w:rsidR="001A20E6" w:rsidRDefault="00000000">
            <w:pPr>
              <w:pStyle w:val="TableCellTaskBadge"/>
              <w:shd w:val="clear" w:color="auto" w:fill="E3F2FD"/>
            </w:pPr>
            <w:r>
              <w:rPr>
                <w:b/>
                <w:bCs/>
                <w:color w:val="1976D2"/>
              </w:rPr>
              <w:t>STUDY</w:t>
            </w:r>
          </w:p>
          <w:p w14:paraId="081260B8" w14:textId="77777777" w:rsidR="001A20E6" w:rsidRDefault="00000000">
            <w:pPr>
              <w:pStyle w:val="TableCellTaskDetails"/>
            </w:pPr>
            <w:r>
              <w:t>• Revision - Geomorphology (G02) — 1h</w:t>
            </w:r>
          </w:p>
          <w:p w14:paraId="44151948" w14:textId="77777777" w:rsidR="001A20E6" w:rsidRDefault="00000000">
            <w:pPr>
              <w:pStyle w:val="TableCellTaskBadge"/>
              <w:shd w:val="clear" w:color="auto" w:fill="FCE4EC"/>
            </w:pPr>
            <w:r>
              <w:rPr>
                <w:b/>
                <w:bCs/>
                <w:color w:val="C2185B"/>
              </w:rPr>
              <w:t>REVISION</w:t>
            </w:r>
          </w:p>
          <w:p w14:paraId="7877BFF6" w14:textId="77777777" w:rsidR="001A20E6" w:rsidRDefault="00000000">
            <w:pPr>
              <w:pStyle w:val="TableCellTaskDetails"/>
            </w:pPr>
            <w:r>
              <w:t>• Practice - Geomorphology (G02) — 1h</w:t>
            </w:r>
          </w:p>
          <w:p w14:paraId="250C3449"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603E87FE" w14:textId="77777777" w:rsidR="001A20E6" w:rsidRDefault="00000000">
            <w:pPr>
              <w:pStyle w:val="TableCellTaskSubject"/>
            </w:pPr>
            <w:r>
              <w:t>Geography</w:t>
            </w:r>
          </w:p>
          <w:p w14:paraId="59F4134F" w14:textId="77777777" w:rsidR="001A20E6" w:rsidRDefault="00000000">
            <w:pPr>
              <w:pStyle w:val="TableCellTaskDetails"/>
            </w:pPr>
            <w:r>
              <w:t>• Study - Climatology (G03) — 30m</w:t>
            </w:r>
          </w:p>
          <w:p w14:paraId="03959718" w14:textId="77777777" w:rsidR="001A20E6" w:rsidRDefault="00000000">
            <w:pPr>
              <w:pStyle w:val="TableCellTaskBadge"/>
              <w:shd w:val="clear" w:color="auto" w:fill="E3F2FD"/>
            </w:pPr>
            <w:r>
              <w:rPr>
                <w:b/>
                <w:bCs/>
                <w:color w:val="1976D2"/>
              </w:rPr>
              <w:t>STUDY</w:t>
            </w:r>
          </w:p>
          <w:p w14:paraId="1CD21B95" w14:textId="77777777" w:rsidR="001A20E6" w:rsidRDefault="00000000">
            <w:pPr>
              <w:pStyle w:val="TableCellTaskDetails"/>
            </w:pPr>
            <w:r>
              <w:t>• Revision - Climatology (G03) — 1h</w:t>
            </w:r>
          </w:p>
          <w:p w14:paraId="4378EEE2" w14:textId="77777777" w:rsidR="001A20E6" w:rsidRDefault="00000000">
            <w:pPr>
              <w:pStyle w:val="TableCellTaskBadge"/>
              <w:shd w:val="clear" w:color="auto" w:fill="FCE4EC"/>
            </w:pPr>
            <w:r>
              <w:rPr>
                <w:b/>
                <w:bCs/>
                <w:color w:val="C2185B"/>
              </w:rPr>
              <w:t>REVISION</w:t>
            </w:r>
          </w:p>
          <w:p w14:paraId="11712015" w14:textId="77777777" w:rsidR="001A20E6" w:rsidRDefault="00000000">
            <w:pPr>
              <w:pStyle w:val="TableCellTaskDetails"/>
            </w:pPr>
            <w:r>
              <w:t>• Practice - Climatology (G03) — 1h</w:t>
            </w:r>
          </w:p>
          <w:p w14:paraId="3BE88026"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61890652" w14:textId="77777777" w:rsidR="001A20E6" w:rsidRDefault="001A20E6"/>
        </w:tc>
      </w:tr>
      <w:tr w:rsidR="001A20E6" w14:paraId="6EC337EC" w14:textId="77777777">
        <w:tc>
          <w:tcPr>
            <w:tcW w:w="700" w:type="pct"/>
            <w:shd w:val="clear" w:color="auto" w:fill="FEE2E2"/>
            <w:tcMar>
              <w:top w:w="150" w:type="dxa"/>
              <w:left w:w="100" w:type="dxa"/>
              <w:bottom w:w="150" w:type="dxa"/>
              <w:right w:w="100" w:type="dxa"/>
            </w:tcMar>
          </w:tcPr>
          <w:p w14:paraId="6B9B242F" w14:textId="77777777" w:rsidR="001A20E6" w:rsidRDefault="00000000">
            <w:pPr>
              <w:pStyle w:val="TableCellTaskSubject"/>
            </w:pPr>
            <w:r>
              <w:t>History-Post Independent India</w:t>
            </w:r>
          </w:p>
          <w:p w14:paraId="39C81F6D" w14:textId="77777777" w:rsidR="001A20E6" w:rsidRDefault="00000000">
            <w:pPr>
              <w:pStyle w:val="TableCellTaskDetails"/>
            </w:pPr>
            <w:r>
              <w:t>• Test - TEST — 3h</w:t>
            </w:r>
          </w:p>
          <w:p w14:paraId="4D6A7848"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08953A47" w14:textId="77777777" w:rsidR="001A20E6" w:rsidRDefault="00000000">
            <w:pPr>
              <w:pStyle w:val="TableCellTaskSubject"/>
            </w:pPr>
            <w:r>
              <w:t>History-Post Independent India</w:t>
            </w:r>
          </w:p>
          <w:p w14:paraId="5FE95A48" w14:textId="77777777" w:rsidR="001A20E6" w:rsidRDefault="00000000">
            <w:pPr>
              <w:pStyle w:val="TableCellTaskDetails"/>
            </w:pPr>
            <w:r>
              <w:t>• Study - Integration of Princely states. (H06/01) — 30m</w:t>
            </w:r>
          </w:p>
          <w:p w14:paraId="1639679B" w14:textId="77777777" w:rsidR="001A20E6" w:rsidRDefault="00000000">
            <w:pPr>
              <w:pStyle w:val="TableCellTaskBadge"/>
              <w:shd w:val="clear" w:color="auto" w:fill="E3F2FD"/>
            </w:pPr>
            <w:r>
              <w:rPr>
                <w:b/>
                <w:bCs/>
                <w:color w:val="1976D2"/>
              </w:rPr>
              <w:t>STUDY</w:t>
            </w:r>
          </w:p>
          <w:p w14:paraId="33486AEB" w14:textId="77777777" w:rsidR="001A20E6" w:rsidRDefault="00000000">
            <w:pPr>
              <w:pStyle w:val="TableCellTaskDetails"/>
            </w:pPr>
            <w:r>
              <w:t>• Revision - States re-organization (H06/02) — 30m</w:t>
            </w:r>
          </w:p>
          <w:p w14:paraId="7C3A8964" w14:textId="77777777" w:rsidR="001A20E6" w:rsidRDefault="00000000">
            <w:pPr>
              <w:pStyle w:val="TableCellTaskBadge"/>
              <w:shd w:val="clear" w:color="auto" w:fill="FCE4EC"/>
            </w:pPr>
            <w:r>
              <w:rPr>
                <w:b/>
                <w:bCs/>
                <w:color w:val="C2185B"/>
              </w:rPr>
              <w:t>REVISION</w:t>
            </w:r>
          </w:p>
          <w:p w14:paraId="6CB5C13A" w14:textId="77777777" w:rsidR="001A20E6" w:rsidRDefault="00000000">
            <w:pPr>
              <w:pStyle w:val="TableCellTaskDetails"/>
            </w:pPr>
            <w:r>
              <w:t>• Revision - Story of Indian Democracy (H06/03) — 30m</w:t>
            </w:r>
          </w:p>
          <w:p w14:paraId="13C2D0AC" w14:textId="77777777" w:rsidR="001A20E6" w:rsidRDefault="00000000">
            <w:pPr>
              <w:pStyle w:val="TableCellTaskBadge"/>
              <w:shd w:val="clear" w:color="auto" w:fill="FCE4EC"/>
            </w:pPr>
            <w:r>
              <w:rPr>
                <w:b/>
                <w:bCs/>
                <w:color w:val="C2185B"/>
              </w:rPr>
              <w:t>REVISION</w:t>
            </w:r>
          </w:p>
          <w:p w14:paraId="33CC210A" w14:textId="77777777" w:rsidR="001A20E6" w:rsidRDefault="00000000">
            <w:pPr>
              <w:pStyle w:val="TableCellTaskDetails"/>
            </w:pPr>
            <w:r>
              <w:t>• Practice - States re-organization (H06/02) — 30m</w:t>
            </w:r>
          </w:p>
          <w:p w14:paraId="391C4C35" w14:textId="77777777" w:rsidR="001A20E6" w:rsidRDefault="00000000">
            <w:pPr>
              <w:pStyle w:val="TableCellTaskBadge"/>
              <w:shd w:val="clear" w:color="auto" w:fill="E8F5E8"/>
            </w:pPr>
            <w:r>
              <w:rPr>
                <w:b/>
                <w:bCs/>
                <w:color w:val="388E3C"/>
              </w:rPr>
              <w:t>PRACTICE</w:t>
            </w:r>
          </w:p>
          <w:p w14:paraId="0DA4635A" w14:textId="77777777" w:rsidR="001A20E6" w:rsidRDefault="00000000">
            <w:pPr>
              <w:pStyle w:val="TableCellTaskDetails"/>
            </w:pPr>
            <w:r>
              <w:t>• Practice - Story of Indian Democracy (H06/03) — 30m</w:t>
            </w:r>
          </w:p>
          <w:p w14:paraId="76841BDB"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452D882F" w14:textId="77777777" w:rsidR="001A20E6" w:rsidRDefault="00000000">
            <w:pPr>
              <w:pStyle w:val="TableCellTaskSubject"/>
            </w:pPr>
            <w:r>
              <w:t>Geography</w:t>
            </w:r>
          </w:p>
          <w:p w14:paraId="7ECE5501" w14:textId="77777777" w:rsidR="001A20E6" w:rsidRDefault="00000000">
            <w:pPr>
              <w:pStyle w:val="TableCellTaskDetails"/>
            </w:pPr>
            <w:r>
              <w:t>• Study - Broad / Overlap (G00) — 30m</w:t>
            </w:r>
          </w:p>
          <w:p w14:paraId="4C9FF0B6" w14:textId="77777777" w:rsidR="001A20E6" w:rsidRDefault="00000000">
            <w:pPr>
              <w:pStyle w:val="TableCellTaskBadge"/>
              <w:shd w:val="clear" w:color="auto" w:fill="E3F2FD"/>
            </w:pPr>
            <w:r>
              <w:rPr>
                <w:b/>
                <w:bCs/>
                <w:color w:val="1976D2"/>
              </w:rPr>
              <w:t>STUDY</w:t>
            </w:r>
          </w:p>
          <w:p w14:paraId="2EE25ECB" w14:textId="77777777" w:rsidR="001A20E6" w:rsidRDefault="00000000">
            <w:pPr>
              <w:pStyle w:val="TableCellTaskDetails"/>
            </w:pPr>
            <w:r>
              <w:t>• Revision - Broad / Overlap (G00) — 1h</w:t>
            </w:r>
          </w:p>
          <w:p w14:paraId="3D5B6212" w14:textId="77777777" w:rsidR="001A20E6" w:rsidRDefault="00000000">
            <w:pPr>
              <w:pStyle w:val="TableCellTaskBadge"/>
              <w:shd w:val="clear" w:color="auto" w:fill="FCE4EC"/>
            </w:pPr>
            <w:r>
              <w:rPr>
                <w:b/>
                <w:bCs/>
                <w:color w:val="C2185B"/>
              </w:rPr>
              <w:t>REVISION</w:t>
            </w:r>
          </w:p>
          <w:p w14:paraId="75CE1B96" w14:textId="77777777" w:rsidR="001A20E6" w:rsidRDefault="00000000">
            <w:pPr>
              <w:pStyle w:val="TableCellTaskDetails"/>
            </w:pPr>
            <w:r>
              <w:t>• Practice - Broad / Overlap (G00) — 1h</w:t>
            </w:r>
          </w:p>
          <w:p w14:paraId="7F053B88"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06C9BBC8" w14:textId="77777777" w:rsidR="001A20E6" w:rsidRDefault="00000000">
            <w:pPr>
              <w:pStyle w:val="TableCellTaskSubject"/>
            </w:pPr>
            <w:r>
              <w:t>Geography</w:t>
            </w:r>
          </w:p>
          <w:p w14:paraId="0435A660" w14:textId="77777777" w:rsidR="001A20E6" w:rsidRDefault="00000000">
            <w:pPr>
              <w:pStyle w:val="TableCellTaskDetails"/>
            </w:pPr>
            <w:r>
              <w:t>• Study - Universe, Solar System &amp; Evolution of Earth. (G01) — 30m</w:t>
            </w:r>
          </w:p>
          <w:p w14:paraId="193C65A1" w14:textId="77777777" w:rsidR="001A20E6" w:rsidRDefault="00000000">
            <w:pPr>
              <w:pStyle w:val="TableCellTaskBadge"/>
              <w:shd w:val="clear" w:color="auto" w:fill="E3F2FD"/>
            </w:pPr>
            <w:r>
              <w:rPr>
                <w:b/>
                <w:bCs/>
                <w:color w:val="1976D2"/>
              </w:rPr>
              <w:t>STUDY</w:t>
            </w:r>
          </w:p>
          <w:p w14:paraId="3D13802B" w14:textId="77777777" w:rsidR="001A20E6" w:rsidRDefault="00000000">
            <w:pPr>
              <w:pStyle w:val="TableCellTaskDetails"/>
            </w:pPr>
            <w:r>
              <w:t>• Revision - Universe, Solar System &amp; Evolution of Earth. (G01) — 1h</w:t>
            </w:r>
          </w:p>
          <w:p w14:paraId="3028D1AE" w14:textId="77777777" w:rsidR="001A20E6" w:rsidRDefault="00000000">
            <w:pPr>
              <w:pStyle w:val="TableCellTaskBadge"/>
              <w:shd w:val="clear" w:color="auto" w:fill="FCE4EC"/>
            </w:pPr>
            <w:r>
              <w:rPr>
                <w:b/>
                <w:bCs/>
                <w:color w:val="C2185B"/>
              </w:rPr>
              <w:t>REVISION</w:t>
            </w:r>
          </w:p>
          <w:p w14:paraId="2900D4CF" w14:textId="77777777" w:rsidR="001A20E6" w:rsidRDefault="00000000">
            <w:pPr>
              <w:pStyle w:val="TableCellTaskDetails"/>
            </w:pPr>
            <w:r>
              <w:t>• Practice - Universe, Solar System &amp; Evolution of Earth. (G01) — 1h</w:t>
            </w:r>
          </w:p>
          <w:p w14:paraId="1FF0BF73"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71ED65BB" w14:textId="77777777" w:rsidR="001A20E6" w:rsidRDefault="00000000">
            <w:pPr>
              <w:pStyle w:val="TableCellTaskSubject"/>
            </w:pPr>
            <w:r>
              <w:t>Environment, Ecology and Disaster Management</w:t>
            </w:r>
          </w:p>
          <w:p w14:paraId="3B64B7A9" w14:textId="77777777" w:rsidR="001A20E6" w:rsidRDefault="00000000">
            <w:pPr>
              <w:pStyle w:val="TableCellTaskDetails"/>
            </w:pPr>
            <w:r>
              <w:t>• Study - Broad / Overlap (B00) — 30m</w:t>
            </w:r>
          </w:p>
          <w:p w14:paraId="21E6AA7C" w14:textId="77777777" w:rsidR="001A20E6" w:rsidRDefault="00000000">
            <w:pPr>
              <w:pStyle w:val="TableCellTaskBadge"/>
              <w:shd w:val="clear" w:color="auto" w:fill="E3F2FD"/>
            </w:pPr>
            <w:r>
              <w:rPr>
                <w:b/>
                <w:bCs/>
                <w:color w:val="1976D2"/>
              </w:rPr>
              <w:t>STUDY</w:t>
            </w:r>
          </w:p>
          <w:p w14:paraId="29271397" w14:textId="77777777" w:rsidR="001A20E6" w:rsidRDefault="00000000">
            <w:pPr>
              <w:pStyle w:val="TableCellTaskDetails"/>
            </w:pPr>
            <w:r>
              <w:t>• Revision - Broad / Overlap (B00) — 30m</w:t>
            </w:r>
          </w:p>
          <w:p w14:paraId="5B2758B4" w14:textId="77777777" w:rsidR="001A20E6" w:rsidRDefault="00000000">
            <w:pPr>
              <w:pStyle w:val="TableCellTaskBadge"/>
              <w:shd w:val="clear" w:color="auto" w:fill="FCE4EC"/>
            </w:pPr>
            <w:r>
              <w:rPr>
                <w:b/>
                <w:bCs/>
                <w:color w:val="C2185B"/>
              </w:rPr>
              <w:t>REVISION</w:t>
            </w:r>
          </w:p>
          <w:p w14:paraId="0F82CADC" w14:textId="77777777" w:rsidR="001A20E6" w:rsidRDefault="00000000">
            <w:pPr>
              <w:pStyle w:val="TableCellTaskDetails"/>
            </w:pPr>
            <w:r>
              <w:t>• Revision - Basics of Environment (B01) — 30m</w:t>
            </w:r>
          </w:p>
          <w:p w14:paraId="27AD08C1" w14:textId="77777777" w:rsidR="001A20E6" w:rsidRDefault="00000000">
            <w:pPr>
              <w:pStyle w:val="TableCellTaskBadge"/>
              <w:shd w:val="clear" w:color="auto" w:fill="FCE4EC"/>
            </w:pPr>
            <w:r>
              <w:rPr>
                <w:b/>
                <w:bCs/>
                <w:color w:val="C2185B"/>
              </w:rPr>
              <w:t>REVISION</w:t>
            </w:r>
          </w:p>
          <w:p w14:paraId="34359BBF" w14:textId="77777777" w:rsidR="001A20E6" w:rsidRDefault="00000000">
            <w:pPr>
              <w:pStyle w:val="TableCellTaskDetails"/>
            </w:pPr>
            <w:r>
              <w:t>• Practice - Broad / Overlap (B00) — 30m</w:t>
            </w:r>
          </w:p>
          <w:p w14:paraId="07A4BABE" w14:textId="77777777" w:rsidR="001A20E6" w:rsidRDefault="00000000">
            <w:pPr>
              <w:pStyle w:val="TableCellTaskBadge"/>
              <w:shd w:val="clear" w:color="auto" w:fill="E8F5E8"/>
            </w:pPr>
            <w:r>
              <w:rPr>
                <w:b/>
                <w:bCs/>
                <w:color w:val="388E3C"/>
              </w:rPr>
              <w:t>PRACTICE</w:t>
            </w:r>
          </w:p>
          <w:p w14:paraId="559CC205" w14:textId="77777777" w:rsidR="001A20E6" w:rsidRDefault="00000000">
            <w:pPr>
              <w:pStyle w:val="TableCellTaskDetails"/>
            </w:pPr>
            <w:r>
              <w:t>• Practice - Basics of Environment (B01) — 30m</w:t>
            </w:r>
          </w:p>
          <w:p w14:paraId="79CC2017"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26F8103D" w14:textId="77777777" w:rsidR="001A20E6" w:rsidRDefault="00000000">
            <w:pPr>
              <w:pStyle w:val="TableCellTaskSubject"/>
            </w:pPr>
            <w:r>
              <w:t>Environment, Ecology and Disaster Management</w:t>
            </w:r>
          </w:p>
          <w:p w14:paraId="1593ADA2" w14:textId="77777777" w:rsidR="001A20E6" w:rsidRDefault="00000000">
            <w:pPr>
              <w:pStyle w:val="TableCellTaskDetails"/>
            </w:pPr>
            <w:r>
              <w:t>• Study - Basics of Environment (B01) — 30m</w:t>
            </w:r>
          </w:p>
          <w:p w14:paraId="5D78DF8A" w14:textId="77777777" w:rsidR="001A20E6" w:rsidRDefault="00000000">
            <w:pPr>
              <w:pStyle w:val="TableCellTaskBadge"/>
              <w:shd w:val="clear" w:color="auto" w:fill="E3F2FD"/>
            </w:pPr>
            <w:r>
              <w:rPr>
                <w:b/>
                <w:bCs/>
                <w:color w:val="1976D2"/>
              </w:rPr>
              <w:t>STUDY</w:t>
            </w:r>
          </w:p>
          <w:p w14:paraId="01249A1D" w14:textId="77777777" w:rsidR="001A20E6" w:rsidRDefault="00000000">
            <w:pPr>
              <w:pStyle w:val="TableCellTaskDetails"/>
            </w:pPr>
            <w:r>
              <w:t>• Revision - Biomes (B02) — 30m</w:t>
            </w:r>
          </w:p>
          <w:p w14:paraId="7438EA01" w14:textId="77777777" w:rsidR="001A20E6" w:rsidRDefault="00000000">
            <w:pPr>
              <w:pStyle w:val="TableCellTaskBadge"/>
              <w:shd w:val="clear" w:color="auto" w:fill="FCE4EC"/>
            </w:pPr>
            <w:r>
              <w:rPr>
                <w:b/>
                <w:bCs/>
                <w:color w:val="C2185B"/>
              </w:rPr>
              <w:t>REVISION</w:t>
            </w:r>
          </w:p>
          <w:p w14:paraId="46760D4B" w14:textId="77777777" w:rsidR="001A20E6" w:rsidRDefault="00000000">
            <w:pPr>
              <w:pStyle w:val="TableCellTaskDetails"/>
            </w:pPr>
            <w:r>
              <w:t>• Revision - Wetlands, Mangroves and Corals (B03) — 30m</w:t>
            </w:r>
          </w:p>
          <w:p w14:paraId="39E8CEE3" w14:textId="77777777" w:rsidR="001A20E6" w:rsidRDefault="00000000">
            <w:pPr>
              <w:pStyle w:val="TableCellTaskBadge"/>
              <w:shd w:val="clear" w:color="auto" w:fill="FCE4EC"/>
            </w:pPr>
            <w:r>
              <w:rPr>
                <w:b/>
                <w:bCs/>
                <w:color w:val="C2185B"/>
              </w:rPr>
              <w:t>REVISION</w:t>
            </w:r>
          </w:p>
          <w:p w14:paraId="3355AFBC" w14:textId="77777777" w:rsidR="001A20E6" w:rsidRDefault="00000000">
            <w:pPr>
              <w:pStyle w:val="TableCellTaskDetails"/>
            </w:pPr>
            <w:r>
              <w:t>• Practice - Biomes (B02) — 30m</w:t>
            </w:r>
          </w:p>
          <w:p w14:paraId="79438DE5" w14:textId="77777777" w:rsidR="001A20E6" w:rsidRDefault="00000000">
            <w:pPr>
              <w:pStyle w:val="TableCellTaskBadge"/>
              <w:shd w:val="clear" w:color="auto" w:fill="E8F5E8"/>
            </w:pPr>
            <w:r>
              <w:rPr>
                <w:b/>
                <w:bCs/>
                <w:color w:val="388E3C"/>
              </w:rPr>
              <w:t>PRACTICE</w:t>
            </w:r>
          </w:p>
          <w:p w14:paraId="2FA778C9" w14:textId="77777777" w:rsidR="001A20E6" w:rsidRDefault="00000000">
            <w:pPr>
              <w:pStyle w:val="TableCellTaskDetails"/>
            </w:pPr>
            <w:r>
              <w:t>• Practice - Wetlands, Mangroves and Corals (B03) — 30m</w:t>
            </w:r>
          </w:p>
          <w:p w14:paraId="46D194C1"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714492DE" w14:textId="77777777" w:rsidR="001A20E6" w:rsidRDefault="001A20E6"/>
        </w:tc>
      </w:tr>
    </w:tbl>
    <w:p w14:paraId="52453A84" w14:textId="77777777" w:rsidR="001A20E6" w:rsidRDefault="001A20E6">
      <w:pPr>
        <w:spacing w:after="400"/>
      </w:pPr>
    </w:p>
    <w:p w14:paraId="44E2B571" w14:textId="77777777" w:rsidR="001A20E6" w:rsidRDefault="00000000">
      <w:pPr>
        <w:pStyle w:val="ResourceTitle"/>
      </w:pPr>
      <w:r>
        <w:t>📚 Resources for Jan 24 - Jan 30</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5E1D504F" w14:textId="77777777">
        <w:tc>
          <w:tcPr>
            <w:tcW w:w="1650" w:type="pct"/>
            <w:tcBorders>
              <w:bottom w:val="single" w:sz="2" w:space="0" w:color="D1D5DB"/>
              <w:right w:val="single" w:sz="2" w:space="0" w:color="D1D5DB"/>
            </w:tcBorders>
            <w:tcMar>
              <w:top w:w="200" w:type="dxa"/>
              <w:left w:w="150" w:type="dxa"/>
              <w:bottom w:w="200" w:type="dxa"/>
              <w:right w:w="150" w:type="dxa"/>
            </w:tcMar>
          </w:tcPr>
          <w:p w14:paraId="48578193" w14:textId="77777777" w:rsidR="001A20E6" w:rsidRDefault="00000000">
            <w:pPr>
              <w:pStyle w:val="TableCellSubjectName"/>
            </w:pPr>
            <w:r>
              <w:t>History-Modern</w:t>
            </w:r>
          </w:p>
          <w:p w14:paraId="6012AFDA" w14:textId="77777777" w:rsidR="001A20E6" w:rsidRDefault="00000000">
            <w:pPr>
              <w:pStyle w:val="TableCellCategoryTitle"/>
            </w:pPr>
            <w:r>
              <w:t>📚 Primary Books</w:t>
            </w:r>
          </w:p>
          <w:p w14:paraId="47F13B07" w14:textId="77777777" w:rsidR="001A20E6" w:rsidRDefault="00000000">
            <w:pPr>
              <w:pStyle w:val="TableCellResourceItem"/>
            </w:pPr>
            <w:r>
              <w:t>• NCERT Class VIII - Our Past - III - How, When and Where</w:t>
            </w:r>
          </w:p>
          <w:p w14:paraId="0C72468D" w14:textId="77777777" w:rsidR="001A20E6" w:rsidRDefault="00000000">
            <w:pPr>
              <w:pStyle w:val="TableCellResourceItem"/>
            </w:pPr>
            <w:r>
              <w:t>• Old NCERT - Modern India by Bipan Chandra - The Decline of the Mughal Empire</w:t>
            </w:r>
          </w:p>
          <w:p w14:paraId="17093BE2" w14:textId="77777777" w:rsidR="001A20E6" w:rsidRDefault="00000000">
            <w:pPr>
              <w:pStyle w:val="TableCellCategoryTitle"/>
            </w:pPr>
            <w:r>
              <w:t>📝 Practice Materials</w:t>
            </w:r>
          </w:p>
          <w:p w14:paraId="584B0A77" w14:textId="77777777" w:rsidR="001A20E6" w:rsidRDefault="00000000">
            <w:pPr>
              <w:pStyle w:val="TableCellResourceItem"/>
            </w:pPr>
            <w:r>
              <w:t>• La Excellence Modern History Material</w:t>
            </w:r>
          </w:p>
          <w:p w14:paraId="51DD6E5E" w14:textId="77777777" w:rsidR="001A20E6" w:rsidRDefault="00000000">
            <w:pPr>
              <w:pStyle w:val="TableCellResourceItem"/>
            </w:pPr>
            <w:r>
              <w:t>• Prelims &amp; Mains Workbooks</w:t>
            </w:r>
          </w:p>
          <w:p w14:paraId="36DFDEA5" w14:textId="77777777" w:rsidR="001A20E6" w:rsidRDefault="00000000">
            <w:pPr>
              <w:pStyle w:val="TableCellCategoryTitle"/>
            </w:pPr>
            <w:r>
              <w:t>📰 Current Affairs</w:t>
            </w:r>
          </w:p>
          <w:p w14:paraId="456D3942" w14:textId="77777777" w:rsidR="001A20E6" w:rsidRDefault="00000000">
            <w:pPr>
              <w:pStyle w:val="TableCellResourceItem"/>
            </w:pPr>
            <w:r>
              <w:t>• Newspapers (IE – Explained History columns)</w:t>
            </w:r>
          </w:p>
        </w:tc>
        <w:tc>
          <w:tcPr>
            <w:tcW w:w="1650" w:type="pct"/>
            <w:tcBorders>
              <w:bottom w:val="single" w:sz="2" w:space="0" w:color="D1D5DB"/>
              <w:right w:val="single" w:sz="2" w:space="0" w:color="D1D5DB"/>
            </w:tcBorders>
            <w:tcMar>
              <w:top w:w="200" w:type="dxa"/>
              <w:left w:w="150" w:type="dxa"/>
              <w:bottom w:w="200" w:type="dxa"/>
              <w:right w:w="150" w:type="dxa"/>
            </w:tcMar>
          </w:tcPr>
          <w:p w14:paraId="0A3A603D" w14:textId="77777777" w:rsidR="001A20E6" w:rsidRDefault="00000000">
            <w:pPr>
              <w:pStyle w:val="TableCellSubjectName"/>
            </w:pPr>
            <w:r>
              <w:t>History-Post Independent India</w:t>
            </w:r>
          </w:p>
          <w:p w14:paraId="7C8AADAB" w14:textId="77777777" w:rsidR="001A20E6" w:rsidRDefault="00000000">
            <w:pPr>
              <w:pStyle w:val="TableCellCategoryTitle"/>
            </w:pPr>
            <w:r>
              <w:t>📝 Practice Materials</w:t>
            </w:r>
          </w:p>
          <w:p w14:paraId="6F356B16" w14:textId="77777777" w:rsidR="001A20E6" w:rsidRDefault="00000000">
            <w:pPr>
              <w:pStyle w:val="TableCellResourceItem"/>
            </w:pPr>
            <w:r>
              <w:t>• La Excellence Post-Independence Material</w:t>
            </w:r>
          </w:p>
          <w:p w14:paraId="6F5A0F78" w14:textId="77777777" w:rsidR="001A20E6" w:rsidRDefault="00000000">
            <w:pPr>
              <w:pStyle w:val="TableCellResourceItem"/>
            </w:pPr>
            <w:r>
              <w:t>• Mains Workbook</w:t>
            </w:r>
          </w:p>
          <w:p w14:paraId="6D105EC2" w14:textId="77777777" w:rsidR="001A20E6" w:rsidRDefault="00000000">
            <w:pPr>
              <w:pStyle w:val="TableCellCategoryTitle"/>
            </w:pPr>
            <w:r>
              <w:t>📰 Current Affairs</w:t>
            </w:r>
          </w:p>
          <w:p w14:paraId="28103589"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10E28265" w14:textId="77777777" w:rsidR="001A20E6" w:rsidRDefault="00000000">
            <w:pPr>
              <w:pStyle w:val="TableCellSubjectName"/>
            </w:pPr>
            <w:r>
              <w:t>Geography</w:t>
            </w:r>
          </w:p>
          <w:p w14:paraId="5CB103F4" w14:textId="77777777" w:rsidR="001A20E6" w:rsidRDefault="00000000">
            <w:pPr>
              <w:pStyle w:val="TableCellCategoryTitle"/>
            </w:pPr>
            <w:r>
              <w:t>📝 Practice Materials</w:t>
            </w:r>
          </w:p>
          <w:p w14:paraId="0DF18860" w14:textId="77777777" w:rsidR="001A20E6" w:rsidRDefault="00000000">
            <w:pPr>
              <w:pStyle w:val="TableCellResourceItem"/>
            </w:pPr>
            <w:r>
              <w:t>• La Excellence Geography Material</w:t>
            </w:r>
          </w:p>
          <w:p w14:paraId="06099176" w14:textId="77777777" w:rsidR="001A20E6" w:rsidRDefault="00000000">
            <w:pPr>
              <w:pStyle w:val="TableCellResourceItem"/>
            </w:pPr>
            <w:r>
              <w:t>• Mains RRP + Prelims RRP</w:t>
            </w:r>
          </w:p>
          <w:p w14:paraId="381E1364" w14:textId="77777777" w:rsidR="001A20E6" w:rsidRDefault="00000000">
            <w:pPr>
              <w:pStyle w:val="TableCellResourceItem"/>
            </w:pPr>
            <w:r>
              <w:t>• Prelims &amp; Mains Workbooks</w:t>
            </w:r>
          </w:p>
          <w:p w14:paraId="74DAADA7" w14:textId="77777777" w:rsidR="001A20E6" w:rsidRDefault="00000000">
            <w:pPr>
              <w:pStyle w:val="TableCellCategoryTitle"/>
            </w:pPr>
            <w:r>
              <w:t>📰 Current Affairs</w:t>
            </w:r>
          </w:p>
          <w:p w14:paraId="0444E711" w14:textId="77777777" w:rsidR="001A20E6" w:rsidRDefault="00000000">
            <w:pPr>
              <w:pStyle w:val="TableCellResourceItem"/>
            </w:pPr>
            <w:r>
              <w:t>• Atlas (Orient Blackswan)</w:t>
            </w:r>
          </w:p>
          <w:p w14:paraId="62613357" w14:textId="77777777" w:rsidR="001A20E6" w:rsidRDefault="00000000">
            <w:pPr>
              <w:pStyle w:val="TableCellResourceItem"/>
            </w:pPr>
            <w:r>
              <w:t>• Newspapers (The Hindu – Env/Geo pages)</w:t>
            </w:r>
          </w:p>
          <w:p w14:paraId="45FB8B57" w14:textId="77777777" w:rsidR="001A20E6" w:rsidRDefault="00000000">
            <w:pPr>
              <w:pStyle w:val="TableCellResourceItem"/>
            </w:pPr>
            <w:r>
              <w:t>• Down to Earth</w:t>
            </w:r>
          </w:p>
        </w:tc>
      </w:tr>
      <w:tr w:rsidR="001A20E6" w14:paraId="071D756C" w14:textId="77777777">
        <w:tc>
          <w:tcPr>
            <w:tcW w:w="1650" w:type="pct"/>
            <w:tcBorders>
              <w:bottom w:val="single" w:sz="2" w:space="0" w:color="D1D5DB"/>
              <w:right w:val="single" w:sz="2" w:space="0" w:color="D1D5DB"/>
            </w:tcBorders>
            <w:tcMar>
              <w:top w:w="200" w:type="dxa"/>
              <w:left w:w="150" w:type="dxa"/>
              <w:bottom w:w="200" w:type="dxa"/>
              <w:right w:w="150" w:type="dxa"/>
            </w:tcMar>
          </w:tcPr>
          <w:p w14:paraId="259EE062" w14:textId="77777777" w:rsidR="001A20E6" w:rsidRDefault="00000000">
            <w:pPr>
              <w:pStyle w:val="TableCellSubjectName"/>
            </w:pPr>
            <w:r>
              <w:t>Environment, Ecology and Disaster Management</w:t>
            </w:r>
          </w:p>
          <w:p w14:paraId="5B12E8D7" w14:textId="77777777" w:rsidR="001A20E6" w:rsidRDefault="00000000">
            <w:pPr>
              <w:pStyle w:val="TableCellCategoryTitle"/>
            </w:pPr>
            <w:r>
              <w:t>📝 Practice Materials</w:t>
            </w:r>
          </w:p>
          <w:p w14:paraId="7F7B66C1" w14:textId="77777777" w:rsidR="001A20E6" w:rsidRDefault="00000000">
            <w:pPr>
              <w:pStyle w:val="TableCellResourceItem"/>
            </w:pPr>
            <w:r>
              <w:t>• La Excellence Environment Material</w:t>
            </w:r>
          </w:p>
          <w:p w14:paraId="3C21F479" w14:textId="77777777" w:rsidR="001A20E6" w:rsidRDefault="00000000">
            <w:pPr>
              <w:pStyle w:val="TableCellResourceItem"/>
            </w:pPr>
            <w:r>
              <w:t>• Prelims &amp; Mains Workbooks</w:t>
            </w:r>
          </w:p>
          <w:p w14:paraId="7DAC9142" w14:textId="77777777" w:rsidR="001A20E6" w:rsidRDefault="00000000">
            <w:pPr>
              <w:pStyle w:val="TableCellResourceItem"/>
            </w:pPr>
            <w:r>
              <w:t>• La Excellence DM Material</w:t>
            </w:r>
          </w:p>
          <w:p w14:paraId="604D7FDE" w14:textId="77777777" w:rsidR="001A20E6" w:rsidRDefault="00000000">
            <w:pPr>
              <w:pStyle w:val="TableCellResourceItem"/>
            </w:pPr>
            <w:r>
              <w:t>• Prelims &amp; Mains Workbooks</w:t>
            </w:r>
          </w:p>
          <w:p w14:paraId="182F6143" w14:textId="77777777" w:rsidR="001A20E6" w:rsidRDefault="00000000">
            <w:pPr>
              <w:pStyle w:val="TableCellCategoryTitle"/>
            </w:pPr>
            <w:r>
              <w:t>📰 Current Affairs</w:t>
            </w:r>
          </w:p>
          <w:p w14:paraId="6CB2F33F" w14:textId="77777777" w:rsidR="001A20E6" w:rsidRDefault="00000000">
            <w:pPr>
              <w:pStyle w:val="TableCellResourceItem"/>
            </w:pPr>
            <w:r>
              <w:t>• Down to Earth</w:t>
            </w:r>
          </w:p>
          <w:p w14:paraId="282AA2A9" w14:textId="77777777" w:rsidR="001A20E6" w:rsidRDefault="00000000">
            <w:pPr>
              <w:pStyle w:val="TableCellResourceItem"/>
            </w:pPr>
            <w:r>
              <w:t>• Newspapers (The Hindu – Env, sections)</w:t>
            </w:r>
          </w:p>
          <w:p w14:paraId="06AF0118" w14:textId="77777777" w:rsidR="001A20E6" w:rsidRDefault="00000000">
            <w:pPr>
              <w:pStyle w:val="TableCellResourceItem"/>
            </w:pPr>
            <w:r>
              <w:t>• Down to earth</w:t>
            </w:r>
          </w:p>
          <w:p w14:paraId="02C9A514" w14:textId="77777777" w:rsidR="001A20E6" w:rsidRDefault="00000000">
            <w:pPr>
              <w:pStyle w:val="TableCellResourceItem"/>
            </w:pPr>
            <w:r>
              <w:t>• Disaster coverage – IE/The Hindu</w:t>
            </w:r>
          </w:p>
        </w:tc>
        <w:tc>
          <w:tcPr>
            <w:tcW w:w="1650" w:type="pct"/>
          </w:tcPr>
          <w:p w14:paraId="0CCE9BF4" w14:textId="77777777" w:rsidR="001A20E6" w:rsidRDefault="001A20E6"/>
        </w:tc>
        <w:tc>
          <w:tcPr>
            <w:tcW w:w="1650" w:type="pct"/>
          </w:tcPr>
          <w:p w14:paraId="6D418F25" w14:textId="77777777" w:rsidR="001A20E6" w:rsidRDefault="001A20E6"/>
        </w:tc>
      </w:tr>
    </w:tbl>
    <w:p w14:paraId="102E6583"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6B24E305" w14:textId="77777777">
        <w:tc>
          <w:tcPr>
            <w:tcW w:w="2500" w:type="pct"/>
            <w:tcMar>
              <w:top w:w="0" w:type="dxa"/>
              <w:left w:w="0" w:type="dxa"/>
              <w:bottom w:w="0" w:type="dxa"/>
              <w:right w:w="0" w:type="dxa"/>
            </w:tcMar>
          </w:tcPr>
          <w:p w14:paraId="5EF90BAF" w14:textId="77777777" w:rsidR="001A20E6" w:rsidRDefault="00000000">
            <w:pPr>
              <w:pStyle w:val="WeekTitle"/>
            </w:pPr>
            <w:r>
              <w:rPr>
                <w:color w:val="B91C1C"/>
              </w:rPr>
              <w:t>📅 Jan 31 - Feb 06, 2027</w:t>
            </w:r>
          </w:p>
        </w:tc>
        <w:tc>
          <w:tcPr>
            <w:tcW w:w="2500" w:type="pct"/>
            <w:tcMar>
              <w:top w:w="0" w:type="dxa"/>
              <w:left w:w="0" w:type="dxa"/>
              <w:bottom w:w="0" w:type="dxa"/>
              <w:right w:w="0" w:type="dxa"/>
            </w:tcMar>
          </w:tcPr>
          <w:p w14:paraId="13422227" w14:textId="77777777" w:rsidR="001A20E6" w:rsidRDefault="00000000">
            <w:pPr>
              <w:pStyle w:val="WeekCycleName"/>
            </w:pPr>
            <w:r>
              <w:rPr>
                <w:color w:val="B91C1C"/>
              </w:rPr>
              <w:t>C4</w:t>
            </w:r>
          </w:p>
        </w:tc>
      </w:tr>
    </w:tbl>
    <w:p w14:paraId="01262125"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5CA88835" w14:textId="77777777">
        <w:tc>
          <w:tcPr>
            <w:tcW w:w="700" w:type="pct"/>
            <w:shd w:val="clear" w:color="auto" w:fill="FEE2E2"/>
            <w:tcMar>
              <w:top w:w="200" w:type="dxa"/>
              <w:left w:w="100" w:type="dxa"/>
              <w:bottom w:w="200" w:type="dxa"/>
              <w:right w:w="100" w:type="dxa"/>
            </w:tcMar>
          </w:tcPr>
          <w:p w14:paraId="2ED23254" w14:textId="77777777" w:rsidR="001A20E6" w:rsidRDefault="00000000">
            <w:pPr>
              <w:pStyle w:val="TableCellCalendarDayHeader"/>
            </w:pPr>
            <w:r>
              <w:rPr>
                <w:color w:val="B91C1C"/>
              </w:rPr>
              <w:t>Sunday</w:t>
            </w:r>
          </w:p>
          <w:p w14:paraId="50E18899" w14:textId="77777777" w:rsidR="001A20E6" w:rsidRDefault="00000000">
            <w:pPr>
              <w:pStyle w:val="TableCellCalendarDateHeader"/>
            </w:pPr>
            <w:r>
              <w:rPr>
                <w:color w:val="B91C1C"/>
              </w:rPr>
              <w:t>Jan 31</w:t>
            </w:r>
          </w:p>
          <w:p w14:paraId="774230E1"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415A216C" w14:textId="77777777" w:rsidR="001A20E6" w:rsidRDefault="00000000">
            <w:pPr>
              <w:pStyle w:val="TableCellCalendarDayHeader"/>
            </w:pPr>
            <w:r>
              <w:rPr>
                <w:color w:val="B91C1C"/>
              </w:rPr>
              <w:t>Monday</w:t>
            </w:r>
          </w:p>
          <w:p w14:paraId="39C1057A" w14:textId="77777777" w:rsidR="001A20E6" w:rsidRDefault="00000000">
            <w:pPr>
              <w:pStyle w:val="TableCellCalendarDateHeader"/>
            </w:pPr>
            <w:r>
              <w:rPr>
                <w:color w:val="B91C1C"/>
              </w:rPr>
              <w:t>Feb 01</w:t>
            </w:r>
          </w:p>
          <w:p w14:paraId="3CFBD99C"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24D809AB" w14:textId="77777777" w:rsidR="001A20E6" w:rsidRDefault="00000000">
            <w:pPr>
              <w:pStyle w:val="TableCellCalendarDayHeader"/>
            </w:pPr>
            <w:r>
              <w:rPr>
                <w:color w:val="B91C1C"/>
              </w:rPr>
              <w:t>Tuesday</w:t>
            </w:r>
          </w:p>
          <w:p w14:paraId="0EF7B05A" w14:textId="77777777" w:rsidR="001A20E6" w:rsidRDefault="00000000">
            <w:pPr>
              <w:pStyle w:val="TableCellCalendarDateHeader"/>
            </w:pPr>
            <w:r>
              <w:rPr>
                <w:color w:val="B91C1C"/>
              </w:rPr>
              <w:t>Feb 02</w:t>
            </w:r>
          </w:p>
          <w:p w14:paraId="4F352E42"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463C7158" w14:textId="77777777" w:rsidR="001A20E6" w:rsidRDefault="00000000">
            <w:pPr>
              <w:pStyle w:val="TableCellCalendarDayHeader"/>
            </w:pPr>
            <w:r>
              <w:rPr>
                <w:color w:val="B91C1C"/>
              </w:rPr>
              <w:t>Wednesday</w:t>
            </w:r>
          </w:p>
          <w:p w14:paraId="17D50EDE" w14:textId="77777777" w:rsidR="001A20E6" w:rsidRDefault="00000000">
            <w:pPr>
              <w:pStyle w:val="TableCellCalendarDateHeader"/>
            </w:pPr>
            <w:r>
              <w:rPr>
                <w:color w:val="B91C1C"/>
              </w:rPr>
              <w:t>Feb 03</w:t>
            </w:r>
          </w:p>
          <w:p w14:paraId="63A82294"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44436FFE" w14:textId="77777777" w:rsidR="001A20E6" w:rsidRDefault="00000000">
            <w:pPr>
              <w:pStyle w:val="TableCellCalendarDayHeader"/>
            </w:pPr>
            <w:r>
              <w:rPr>
                <w:color w:val="B91C1C"/>
              </w:rPr>
              <w:t>Thursday</w:t>
            </w:r>
          </w:p>
          <w:p w14:paraId="6A2C3026" w14:textId="77777777" w:rsidR="001A20E6" w:rsidRDefault="00000000">
            <w:pPr>
              <w:pStyle w:val="TableCellCalendarDateHeader"/>
            </w:pPr>
            <w:r>
              <w:rPr>
                <w:color w:val="B91C1C"/>
              </w:rPr>
              <w:t>Feb 04</w:t>
            </w:r>
          </w:p>
          <w:p w14:paraId="3C400995"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7FBC628E" w14:textId="77777777" w:rsidR="001A20E6" w:rsidRDefault="00000000">
            <w:pPr>
              <w:pStyle w:val="TableCellCalendarDayHeader"/>
            </w:pPr>
            <w:r>
              <w:rPr>
                <w:color w:val="B91C1C"/>
              </w:rPr>
              <w:t>Friday</w:t>
            </w:r>
          </w:p>
          <w:p w14:paraId="791DE216" w14:textId="77777777" w:rsidR="001A20E6" w:rsidRDefault="00000000">
            <w:pPr>
              <w:pStyle w:val="TableCellCalendarDateHeader"/>
            </w:pPr>
            <w:r>
              <w:rPr>
                <w:color w:val="B91C1C"/>
              </w:rPr>
              <w:t>Feb 05</w:t>
            </w:r>
          </w:p>
          <w:p w14:paraId="0A77539E"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1ECF7DFC" w14:textId="77777777" w:rsidR="001A20E6" w:rsidRDefault="00000000">
            <w:pPr>
              <w:pStyle w:val="TableCellCalendarDayHeader"/>
            </w:pPr>
            <w:r>
              <w:rPr>
                <w:color w:val="F57C00"/>
              </w:rPr>
              <w:t>Saturday</w:t>
            </w:r>
          </w:p>
          <w:p w14:paraId="1920FF1F" w14:textId="77777777" w:rsidR="001A20E6" w:rsidRDefault="00000000">
            <w:pPr>
              <w:pStyle w:val="TableCellCalendarDateHeader"/>
            </w:pPr>
            <w:r>
              <w:rPr>
                <w:color w:val="F57C00"/>
              </w:rPr>
              <w:t>Feb 06</w:t>
            </w:r>
          </w:p>
          <w:p w14:paraId="21E8022F" w14:textId="77777777" w:rsidR="001A20E6" w:rsidRDefault="00000000">
            <w:pPr>
              <w:pStyle w:val="TableCellCatchupLabel"/>
            </w:pPr>
            <w:r>
              <w:rPr>
                <w:color w:val="F57C00"/>
              </w:rPr>
              <w:t>Catchup Day</w:t>
            </w:r>
          </w:p>
        </w:tc>
      </w:tr>
      <w:tr w:rsidR="001A20E6" w14:paraId="3217F236" w14:textId="77777777">
        <w:tc>
          <w:tcPr>
            <w:tcW w:w="700" w:type="pct"/>
            <w:shd w:val="clear" w:color="auto" w:fill="FEE2E2"/>
            <w:tcMar>
              <w:top w:w="150" w:type="dxa"/>
              <w:left w:w="100" w:type="dxa"/>
              <w:bottom w:w="150" w:type="dxa"/>
              <w:right w:w="100" w:type="dxa"/>
            </w:tcMar>
          </w:tcPr>
          <w:p w14:paraId="487E4FDD" w14:textId="77777777" w:rsidR="001A20E6" w:rsidRDefault="00000000">
            <w:pPr>
              <w:pStyle w:val="TableCellTaskSubject"/>
            </w:pPr>
            <w:r>
              <w:t>Geography</w:t>
            </w:r>
          </w:p>
          <w:p w14:paraId="30CABFBB" w14:textId="77777777" w:rsidR="001A20E6" w:rsidRDefault="00000000">
            <w:pPr>
              <w:pStyle w:val="TableCellTaskDetails"/>
            </w:pPr>
            <w:r>
              <w:t>• Test - TEST — 3h</w:t>
            </w:r>
          </w:p>
          <w:p w14:paraId="6D2A38BB"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07CF48EF" w14:textId="77777777" w:rsidR="001A20E6" w:rsidRDefault="00000000">
            <w:pPr>
              <w:pStyle w:val="TableCellTaskSubject"/>
            </w:pPr>
            <w:r>
              <w:t>Geography</w:t>
            </w:r>
          </w:p>
          <w:p w14:paraId="362DBAFD" w14:textId="77777777" w:rsidR="001A20E6" w:rsidRDefault="00000000">
            <w:pPr>
              <w:pStyle w:val="TableCellTaskDetails"/>
            </w:pPr>
            <w:r>
              <w:t>• Study - Oceanography (G04) — 30m</w:t>
            </w:r>
          </w:p>
          <w:p w14:paraId="136B3E4D" w14:textId="77777777" w:rsidR="001A20E6" w:rsidRDefault="00000000">
            <w:pPr>
              <w:pStyle w:val="TableCellTaskBadge"/>
              <w:shd w:val="clear" w:color="auto" w:fill="E3F2FD"/>
            </w:pPr>
            <w:r>
              <w:rPr>
                <w:b/>
                <w:bCs/>
                <w:color w:val="1976D2"/>
              </w:rPr>
              <w:t>STUDY</w:t>
            </w:r>
          </w:p>
          <w:p w14:paraId="1441C0E7" w14:textId="77777777" w:rsidR="001A20E6" w:rsidRDefault="00000000">
            <w:pPr>
              <w:pStyle w:val="TableCellTaskDetails"/>
            </w:pPr>
            <w:r>
              <w:t>• Revision - Oceanography (G04) — 1h</w:t>
            </w:r>
          </w:p>
          <w:p w14:paraId="399228D9" w14:textId="77777777" w:rsidR="001A20E6" w:rsidRDefault="00000000">
            <w:pPr>
              <w:pStyle w:val="TableCellTaskBadge"/>
              <w:shd w:val="clear" w:color="auto" w:fill="FCE4EC"/>
            </w:pPr>
            <w:r>
              <w:rPr>
                <w:b/>
                <w:bCs/>
                <w:color w:val="C2185B"/>
              </w:rPr>
              <w:t>REVISION</w:t>
            </w:r>
          </w:p>
          <w:p w14:paraId="3735D8E3" w14:textId="77777777" w:rsidR="001A20E6" w:rsidRDefault="00000000">
            <w:pPr>
              <w:pStyle w:val="TableCellTaskDetails"/>
            </w:pPr>
            <w:r>
              <w:t>• Practice - Oceanography (G04) — 1h</w:t>
            </w:r>
          </w:p>
          <w:p w14:paraId="27CE3DF4"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2E2B8A0A" w14:textId="77777777" w:rsidR="001A20E6" w:rsidRDefault="00000000">
            <w:pPr>
              <w:pStyle w:val="TableCellTaskSubject"/>
            </w:pPr>
            <w:r>
              <w:t>Geography</w:t>
            </w:r>
          </w:p>
          <w:p w14:paraId="575B77A6" w14:textId="77777777" w:rsidR="001A20E6" w:rsidRDefault="00000000">
            <w:pPr>
              <w:pStyle w:val="TableCellTaskDetails"/>
            </w:pPr>
            <w:r>
              <w:t>• Study - Bio-Geography (G05) — 30m</w:t>
            </w:r>
          </w:p>
          <w:p w14:paraId="6B0A0939" w14:textId="77777777" w:rsidR="001A20E6" w:rsidRDefault="00000000">
            <w:pPr>
              <w:pStyle w:val="TableCellTaskBadge"/>
              <w:shd w:val="clear" w:color="auto" w:fill="E3F2FD"/>
            </w:pPr>
            <w:r>
              <w:rPr>
                <w:b/>
                <w:bCs/>
                <w:color w:val="1976D2"/>
              </w:rPr>
              <w:t>STUDY</w:t>
            </w:r>
          </w:p>
          <w:p w14:paraId="7B10BB73" w14:textId="77777777" w:rsidR="001A20E6" w:rsidRDefault="00000000">
            <w:pPr>
              <w:pStyle w:val="TableCellTaskDetails"/>
            </w:pPr>
            <w:r>
              <w:t>• Revision - Bio-Geography (G05) — 1h</w:t>
            </w:r>
          </w:p>
          <w:p w14:paraId="4BF4329F" w14:textId="77777777" w:rsidR="001A20E6" w:rsidRDefault="00000000">
            <w:pPr>
              <w:pStyle w:val="TableCellTaskBadge"/>
              <w:shd w:val="clear" w:color="auto" w:fill="FCE4EC"/>
            </w:pPr>
            <w:r>
              <w:rPr>
                <w:b/>
                <w:bCs/>
                <w:color w:val="C2185B"/>
              </w:rPr>
              <w:t>REVISION</w:t>
            </w:r>
          </w:p>
          <w:p w14:paraId="7246E3BD" w14:textId="77777777" w:rsidR="001A20E6" w:rsidRDefault="00000000">
            <w:pPr>
              <w:pStyle w:val="TableCellTaskDetails"/>
            </w:pPr>
            <w:r>
              <w:t>• Practice - Bio-Geography (G05) — 1h</w:t>
            </w:r>
          </w:p>
          <w:p w14:paraId="249BABAB"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03158914" w14:textId="77777777" w:rsidR="001A20E6" w:rsidRDefault="00000000">
            <w:pPr>
              <w:pStyle w:val="TableCellTaskSubject"/>
            </w:pPr>
            <w:r>
              <w:t>Geography</w:t>
            </w:r>
          </w:p>
          <w:p w14:paraId="6C388274" w14:textId="77777777" w:rsidR="001A20E6" w:rsidRDefault="00000000">
            <w:pPr>
              <w:pStyle w:val="TableCellTaskDetails"/>
            </w:pPr>
            <w:r>
              <w:t>• Study - World Geography - Physical and world Map related (G06) — 30m</w:t>
            </w:r>
          </w:p>
          <w:p w14:paraId="4EF19334" w14:textId="77777777" w:rsidR="001A20E6" w:rsidRDefault="00000000">
            <w:pPr>
              <w:pStyle w:val="TableCellTaskBadge"/>
              <w:shd w:val="clear" w:color="auto" w:fill="E3F2FD"/>
            </w:pPr>
            <w:r>
              <w:rPr>
                <w:b/>
                <w:bCs/>
                <w:color w:val="1976D2"/>
              </w:rPr>
              <w:t>STUDY</w:t>
            </w:r>
          </w:p>
          <w:p w14:paraId="24A9146C" w14:textId="77777777" w:rsidR="001A20E6" w:rsidRDefault="00000000">
            <w:pPr>
              <w:pStyle w:val="TableCellTaskDetails"/>
            </w:pPr>
            <w:r>
              <w:t>• Revision - World Geography - Physical and world Map related (G06) — 1h</w:t>
            </w:r>
          </w:p>
          <w:p w14:paraId="0581479C" w14:textId="77777777" w:rsidR="001A20E6" w:rsidRDefault="00000000">
            <w:pPr>
              <w:pStyle w:val="TableCellTaskBadge"/>
              <w:shd w:val="clear" w:color="auto" w:fill="FCE4EC"/>
            </w:pPr>
            <w:r>
              <w:rPr>
                <w:b/>
                <w:bCs/>
                <w:color w:val="C2185B"/>
              </w:rPr>
              <w:t>REVISION</w:t>
            </w:r>
          </w:p>
          <w:p w14:paraId="4BA4CD04" w14:textId="77777777" w:rsidR="001A20E6" w:rsidRDefault="00000000">
            <w:pPr>
              <w:pStyle w:val="TableCellTaskDetails"/>
            </w:pPr>
            <w:r>
              <w:t>• Practice - World Geography - Physical and world Map related (G06) — 1h</w:t>
            </w:r>
          </w:p>
          <w:p w14:paraId="0C59E5C7"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6FD0B62B" w14:textId="77777777" w:rsidR="001A20E6" w:rsidRDefault="00000000">
            <w:pPr>
              <w:pStyle w:val="TableCellTaskSubject"/>
            </w:pPr>
            <w:r>
              <w:t>Geography</w:t>
            </w:r>
          </w:p>
          <w:p w14:paraId="34E97646" w14:textId="77777777" w:rsidR="001A20E6" w:rsidRDefault="00000000">
            <w:pPr>
              <w:pStyle w:val="TableCellTaskDetails"/>
            </w:pPr>
            <w:r>
              <w:t>• Study - Geo-physical Phenomenon (G07) — 30m</w:t>
            </w:r>
          </w:p>
          <w:p w14:paraId="7B6B2F6C" w14:textId="77777777" w:rsidR="001A20E6" w:rsidRDefault="00000000">
            <w:pPr>
              <w:pStyle w:val="TableCellTaskBadge"/>
              <w:shd w:val="clear" w:color="auto" w:fill="E3F2FD"/>
            </w:pPr>
            <w:r>
              <w:rPr>
                <w:b/>
                <w:bCs/>
                <w:color w:val="1976D2"/>
              </w:rPr>
              <w:t>STUDY</w:t>
            </w:r>
          </w:p>
          <w:p w14:paraId="5A0733D3" w14:textId="77777777" w:rsidR="001A20E6" w:rsidRDefault="00000000">
            <w:pPr>
              <w:pStyle w:val="TableCellTaskDetails"/>
            </w:pPr>
            <w:r>
              <w:t>• Revision - Geo-physical Phenomenon (G07) — 1h</w:t>
            </w:r>
          </w:p>
          <w:p w14:paraId="615C0D94" w14:textId="77777777" w:rsidR="001A20E6" w:rsidRDefault="00000000">
            <w:pPr>
              <w:pStyle w:val="TableCellTaskBadge"/>
              <w:shd w:val="clear" w:color="auto" w:fill="FCE4EC"/>
            </w:pPr>
            <w:r>
              <w:rPr>
                <w:b/>
                <w:bCs/>
                <w:color w:val="C2185B"/>
              </w:rPr>
              <w:t>REVISION</w:t>
            </w:r>
          </w:p>
          <w:p w14:paraId="2381BE22" w14:textId="77777777" w:rsidR="001A20E6" w:rsidRDefault="00000000">
            <w:pPr>
              <w:pStyle w:val="TableCellTaskDetails"/>
            </w:pPr>
            <w:r>
              <w:t>• Practice - Geo-physical Phenomenon (G07) — 1h</w:t>
            </w:r>
          </w:p>
          <w:p w14:paraId="4367F040"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05788F2F" w14:textId="77777777" w:rsidR="001A20E6" w:rsidRDefault="00000000">
            <w:pPr>
              <w:pStyle w:val="TableCellTaskSubject"/>
            </w:pPr>
            <w:r>
              <w:t>Geography</w:t>
            </w:r>
          </w:p>
          <w:p w14:paraId="7D19BFEF" w14:textId="77777777" w:rsidR="001A20E6" w:rsidRDefault="00000000">
            <w:pPr>
              <w:pStyle w:val="TableCellTaskDetails"/>
            </w:pPr>
            <w:r>
              <w:t>• Study - Resources - World and India (G08) — 30m</w:t>
            </w:r>
          </w:p>
          <w:p w14:paraId="5FE52710" w14:textId="77777777" w:rsidR="001A20E6" w:rsidRDefault="00000000">
            <w:pPr>
              <w:pStyle w:val="TableCellTaskBadge"/>
              <w:shd w:val="clear" w:color="auto" w:fill="E3F2FD"/>
            </w:pPr>
            <w:r>
              <w:rPr>
                <w:b/>
                <w:bCs/>
                <w:color w:val="1976D2"/>
              </w:rPr>
              <w:t>STUDY</w:t>
            </w:r>
          </w:p>
          <w:p w14:paraId="75187896" w14:textId="77777777" w:rsidR="001A20E6" w:rsidRDefault="00000000">
            <w:pPr>
              <w:pStyle w:val="TableCellTaskDetails"/>
            </w:pPr>
            <w:r>
              <w:t>• Revision - Resources - World and India (G08) — 1h</w:t>
            </w:r>
          </w:p>
          <w:p w14:paraId="46D70249" w14:textId="77777777" w:rsidR="001A20E6" w:rsidRDefault="00000000">
            <w:pPr>
              <w:pStyle w:val="TableCellTaskBadge"/>
              <w:shd w:val="clear" w:color="auto" w:fill="FCE4EC"/>
            </w:pPr>
            <w:r>
              <w:rPr>
                <w:b/>
                <w:bCs/>
                <w:color w:val="C2185B"/>
              </w:rPr>
              <w:t>REVISION</w:t>
            </w:r>
          </w:p>
          <w:p w14:paraId="417F84A9" w14:textId="77777777" w:rsidR="001A20E6" w:rsidRDefault="00000000">
            <w:pPr>
              <w:pStyle w:val="TableCellTaskDetails"/>
            </w:pPr>
            <w:r>
              <w:t>• Practice - Resources - World and India (G08) — 1h</w:t>
            </w:r>
          </w:p>
          <w:p w14:paraId="54110E93"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2D690CAC" w14:textId="77777777" w:rsidR="001A20E6" w:rsidRDefault="001A20E6"/>
        </w:tc>
      </w:tr>
      <w:tr w:rsidR="001A20E6" w14:paraId="2E3B3F9E" w14:textId="77777777">
        <w:tc>
          <w:tcPr>
            <w:tcW w:w="700" w:type="pct"/>
            <w:shd w:val="clear" w:color="auto" w:fill="FEE2E2"/>
            <w:tcMar>
              <w:top w:w="150" w:type="dxa"/>
              <w:left w:w="100" w:type="dxa"/>
              <w:bottom w:w="150" w:type="dxa"/>
              <w:right w:w="100" w:type="dxa"/>
            </w:tcMar>
          </w:tcPr>
          <w:p w14:paraId="5BB3BF48" w14:textId="77777777" w:rsidR="001A20E6" w:rsidRDefault="00000000">
            <w:pPr>
              <w:pStyle w:val="TableCellTaskSubject"/>
            </w:pPr>
            <w:r>
              <w:t>Environment, Ecology and Disaster Management</w:t>
            </w:r>
          </w:p>
          <w:p w14:paraId="19BE19CE" w14:textId="77777777" w:rsidR="001A20E6" w:rsidRDefault="00000000">
            <w:pPr>
              <w:pStyle w:val="TableCellTaskDetails"/>
            </w:pPr>
            <w:r>
              <w:t>• Test - TEST — 3h</w:t>
            </w:r>
          </w:p>
          <w:p w14:paraId="2CF0B5D9"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297D20A6" w14:textId="77777777" w:rsidR="001A20E6" w:rsidRDefault="00000000">
            <w:pPr>
              <w:pStyle w:val="TableCellTaskSubject"/>
            </w:pPr>
            <w:r>
              <w:t>Environment, Ecology and Disaster Management</w:t>
            </w:r>
          </w:p>
          <w:p w14:paraId="405A397A" w14:textId="77777777" w:rsidR="001A20E6" w:rsidRDefault="00000000">
            <w:pPr>
              <w:pStyle w:val="TableCellTaskDetails"/>
            </w:pPr>
            <w:r>
              <w:t>• Study - Biomes (B02) — 30m</w:t>
            </w:r>
          </w:p>
          <w:p w14:paraId="605BC77F" w14:textId="77777777" w:rsidR="001A20E6" w:rsidRDefault="00000000">
            <w:pPr>
              <w:pStyle w:val="TableCellTaskBadge"/>
              <w:shd w:val="clear" w:color="auto" w:fill="E3F2FD"/>
            </w:pPr>
            <w:r>
              <w:rPr>
                <w:b/>
                <w:bCs/>
                <w:color w:val="1976D2"/>
              </w:rPr>
              <w:t>STUDY</w:t>
            </w:r>
          </w:p>
          <w:p w14:paraId="3C014C99" w14:textId="77777777" w:rsidR="001A20E6" w:rsidRDefault="00000000">
            <w:pPr>
              <w:pStyle w:val="TableCellTaskDetails"/>
            </w:pPr>
            <w:r>
              <w:t>• Revision - Biodiversity and its conservation (B04) — 30m</w:t>
            </w:r>
          </w:p>
          <w:p w14:paraId="18E44DEB" w14:textId="77777777" w:rsidR="001A20E6" w:rsidRDefault="00000000">
            <w:pPr>
              <w:pStyle w:val="TableCellTaskBadge"/>
              <w:shd w:val="clear" w:color="auto" w:fill="FCE4EC"/>
            </w:pPr>
            <w:r>
              <w:rPr>
                <w:b/>
                <w:bCs/>
                <w:color w:val="C2185B"/>
              </w:rPr>
              <w:t>REVISION</w:t>
            </w:r>
          </w:p>
          <w:p w14:paraId="098DFD07" w14:textId="77777777" w:rsidR="001A20E6" w:rsidRDefault="00000000">
            <w:pPr>
              <w:pStyle w:val="TableCellTaskDetails"/>
            </w:pPr>
            <w:r>
              <w:t>• Revision - Pollution (B05) — 30m</w:t>
            </w:r>
          </w:p>
          <w:p w14:paraId="2730A20D" w14:textId="77777777" w:rsidR="001A20E6" w:rsidRDefault="00000000">
            <w:pPr>
              <w:pStyle w:val="TableCellTaskBadge"/>
              <w:shd w:val="clear" w:color="auto" w:fill="FCE4EC"/>
            </w:pPr>
            <w:r>
              <w:rPr>
                <w:b/>
                <w:bCs/>
                <w:color w:val="C2185B"/>
              </w:rPr>
              <w:t>REVISION</w:t>
            </w:r>
          </w:p>
          <w:p w14:paraId="0FC5A285" w14:textId="77777777" w:rsidR="001A20E6" w:rsidRDefault="00000000">
            <w:pPr>
              <w:pStyle w:val="TableCellTaskDetails"/>
            </w:pPr>
            <w:r>
              <w:t>• Practice - Biodiversity and its conservation (B04) — 30m</w:t>
            </w:r>
          </w:p>
          <w:p w14:paraId="2BF87AF8" w14:textId="77777777" w:rsidR="001A20E6" w:rsidRDefault="00000000">
            <w:pPr>
              <w:pStyle w:val="TableCellTaskBadge"/>
              <w:shd w:val="clear" w:color="auto" w:fill="E8F5E8"/>
            </w:pPr>
            <w:r>
              <w:rPr>
                <w:b/>
                <w:bCs/>
                <w:color w:val="388E3C"/>
              </w:rPr>
              <w:t>PRACTICE</w:t>
            </w:r>
          </w:p>
          <w:p w14:paraId="76924DD6" w14:textId="77777777" w:rsidR="001A20E6" w:rsidRDefault="00000000">
            <w:pPr>
              <w:pStyle w:val="TableCellTaskDetails"/>
            </w:pPr>
            <w:r>
              <w:t>• Practice - Pollution (B05) — 30m</w:t>
            </w:r>
          </w:p>
          <w:p w14:paraId="65C11176"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3AC7CC56" w14:textId="77777777" w:rsidR="001A20E6" w:rsidRDefault="00000000">
            <w:pPr>
              <w:pStyle w:val="TableCellTaskSubject"/>
            </w:pPr>
            <w:r>
              <w:t>Environment, Ecology and Disaster Management</w:t>
            </w:r>
          </w:p>
          <w:p w14:paraId="1DF6CB5F" w14:textId="77777777" w:rsidR="001A20E6" w:rsidRDefault="00000000">
            <w:pPr>
              <w:pStyle w:val="TableCellTaskDetails"/>
            </w:pPr>
            <w:r>
              <w:t>• Study - Wetlands, Mangroves and Corals (B03) — 30m</w:t>
            </w:r>
          </w:p>
          <w:p w14:paraId="1FE4C3F8" w14:textId="77777777" w:rsidR="001A20E6" w:rsidRDefault="00000000">
            <w:pPr>
              <w:pStyle w:val="TableCellTaskBadge"/>
              <w:shd w:val="clear" w:color="auto" w:fill="E3F2FD"/>
            </w:pPr>
            <w:r>
              <w:rPr>
                <w:b/>
                <w:bCs/>
                <w:color w:val="1976D2"/>
              </w:rPr>
              <w:t>STUDY</w:t>
            </w:r>
          </w:p>
          <w:p w14:paraId="263ECD5F" w14:textId="77777777" w:rsidR="001A20E6" w:rsidRDefault="00000000">
            <w:pPr>
              <w:pStyle w:val="TableCellTaskDetails"/>
            </w:pPr>
            <w:r>
              <w:t>• Revision - Land Degradation (B06) — 30m</w:t>
            </w:r>
          </w:p>
          <w:p w14:paraId="52598BE7" w14:textId="77777777" w:rsidR="001A20E6" w:rsidRDefault="00000000">
            <w:pPr>
              <w:pStyle w:val="TableCellTaskBadge"/>
              <w:shd w:val="clear" w:color="auto" w:fill="FCE4EC"/>
            </w:pPr>
            <w:r>
              <w:rPr>
                <w:b/>
                <w:bCs/>
                <w:color w:val="C2185B"/>
              </w:rPr>
              <w:t>REVISION</w:t>
            </w:r>
          </w:p>
          <w:p w14:paraId="50590751" w14:textId="77777777" w:rsidR="001A20E6" w:rsidRDefault="00000000">
            <w:pPr>
              <w:pStyle w:val="TableCellTaskDetails"/>
            </w:pPr>
            <w:r>
              <w:t>• Revision - Waste Management (B07) — 30m</w:t>
            </w:r>
          </w:p>
          <w:p w14:paraId="027A8592" w14:textId="77777777" w:rsidR="001A20E6" w:rsidRDefault="00000000">
            <w:pPr>
              <w:pStyle w:val="TableCellTaskBadge"/>
              <w:shd w:val="clear" w:color="auto" w:fill="FCE4EC"/>
            </w:pPr>
            <w:r>
              <w:rPr>
                <w:b/>
                <w:bCs/>
                <w:color w:val="C2185B"/>
              </w:rPr>
              <w:t>REVISION</w:t>
            </w:r>
          </w:p>
          <w:p w14:paraId="3162EF08" w14:textId="77777777" w:rsidR="001A20E6" w:rsidRDefault="00000000">
            <w:pPr>
              <w:pStyle w:val="TableCellTaskDetails"/>
            </w:pPr>
            <w:r>
              <w:t>• Practice - Land Degradation (B06) — 30m</w:t>
            </w:r>
          </w:p>
          <w:p w14:paraId="3B78DA34" w14:textId="77777777" w:rsidR="001A20E6" w:rsidRDefault="00000000">
            <w:pPr>
              <w:pStyle w:val="TableCellTaskBadge"/>
              <w:shd w:val="clear" w:color="auto" w:fill="E8F5E8"/>
            </w:pPr>
            <w:r>
              <w:rPr>
                <w:b/>
                <w:bCs/>
                <w:color w:val="388E3C"/>
              </w:rPr>
              <w:t>PRACTICE</w:t>
            </w:r>
          </w:p>
          <w:p w14:paraId="2657D4A2" w14:textId="77777777" w:rsidR="001A20E6" w:rsidRDefault="00000000">
            <w:pPr>
              <w:pStyle w:val="TableCellTaskDetails"/>
            </w:pPr>
            <w:r>
              <w:t>• Practice - Waste Management (B07) — 30m</w:t>
            </w:r>
          </w:p>
          <w:p w14:paraId="1285193B"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17259FC3" w14:textId="77777777" w:rsidR="001A20E6" w:rsidRDefault="00000000">
            <w:pPr>
              <w:pStyle w:val="TableCellTaskSubject"/>
            </w:pPr>
            <w:r>
              <w:t>Environment, Ecology and Disaster Management</w:t>
            </w:r>
          </w:p>
          <w:p w14:paraId="196EBF94" w14:textId="77777777" w:rsidR="001A20E6" w:rsidRDefault="00000000">
            <w:pPr>
              <w:pStyle w:val="TableCellTaskDetails"/>
            </w:pPr>
            <w:r>
              <w:t>• Study - Biodiversity and its conservation (B04) — 30m</w:t>
            </w:r>
          </w:p>
          <w:p w14:paraId="48B84C09" w14:textId="77777777" w:rsidR="001A20E6" w:rsidRDefault="00000000">
            <w:pPr>
              <w:pStyle w:val="TableCellTaskBadge"/>
              <w:shd w:val="clear" w:color="auto" w:fill="E3F2FD"/>
            </w:pPr>
            <w:r>
              <w:rPr>
                <w:b/>
                <w:bCs/>
                <w:color w:val="1976D2"/>
              </w:rPr>
              <w:t>STUDY</w:t>
            </w:r>
          </w:p>
          <w:p w14:paraId="6149C2BE" w14:textId="77777777" w:rsidR="001A20E6" w:rsidRDefault="00000000">
            <w:pPr>
              <w:pStyle w:val="TableCellTaskDetails"/>
            </w:pPr>
            <w:r>
              <w:t>• Revision - Forest Conservation (B08) — 30m</w:t>
            </w:r>
          </w:p>
          <w:p w14:paraId="65C0EC2E" w14:textId="77777777" w:rsidR="001A20E6" w:rsidRDefault="00000000">
            <w:pPr>
              <w:pStyle w:val="TableCellTaskBadge"/>
              <w:shd w:val="clear" w:color="auto" w:fill="FCE4EC"/>
            </w:pPr>
            <w:r>
              <w:rPr>
                <w:b/>
                <w:bCs/>
                <w:color w:val="C2185B"/>
              </w:rPr>
              <w:t>REVISION</w:t>
            </w:r>
          </w:p>
          <w:p w14:paraId="353195E6" w14:textId="77777777" w:rsidR="001A20E6" w:rsidRDefault="00000000">
            <w:pPr>
              <w:pStyle w:val="TableCellTaskDetails"/>
            </w:pPr>
            <w:r>
              <w:t>• Revision - Global Warming and Climate Change (B09) — 30m</w:t>
            </w:r>
          </w:p>
          <w:p w14:paraId="4A5075B1" w14:textId="77777777" w:rsidR="001A20E6" w:rsidRDefault="00000000">
            <w:pPr>
              <w:pStyle w:val="TableCellTaskBadge"/>
              <w:shd w:val="clear" w:color="auto" w:fill="FCE4EC"/>
            </w:pPr>
            <w:r>
              <w:rPr>
                <w:b/>
                <w:bCs/>
                <w:color w:val="C2185B"/>
              </w:rPr>
              <w:t>REVISION</w:t>
            </w:r>
          </w:p>
          <w:p w14:paraId="0BBFD8AD" w14:textId="77777777" w:rsidR="001A20E6" w:rsidRDefault="00000000">
            <w:pPr>
              <w:pStyle w:val="TableCellTaskDetails"/>
            </w:pPr>
            <w:r>
              <w:t>• Practice - Forest Conservation (B08) — 30m</w:t>
            </w:r>
          </w:p>
          <w:p w14:paraId="59E8225D" w14:textId="77777777" w:rsidR="001A20E6" w:rsidRDefault="00000000">
            <w:pPr>
              <w:pStyle w:val="TableCellTaskBadge"/>
              <w:shd w:val="clear" w:color="auto" w:fill="E8F5E8"/>
            </w:pPr>
            <w:r>
              <w:rPr>
                <w:b/>
                <w:bCs/>
                <w:color w:val="388E3C"/>
              </w:rPr>
              <w:t>PRACTICE</w:t>
            </w:r>
          </w:p>
          <w:p w14:paraId="397B287F" w14:textId="77777777" w:rsidR="001A20E6" w:rsidRDefault="00000000">
            <w:pPr>
              <w:pStyle w:val="TableCellTaskDetails"/>
            </w:pPr>
            <w:r>
              <w:t>• Practice - Global Warming and Climate Change (B09) — 30m</w:t>
            </w:r>
          </w:p>
          <w:p w14:paraId="44CD5A64"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15118865" w14:textId="77777777" w:rsidR="001A20E6" w:rsidRDefault="00000000">
            <w:pPr>
              <w:pStyle w:val="TableCellTaskSubject"/>
            </w:pPr>
            <w:r>
              <w:t>Environment, Ecology and Disaster Management</w:t>
            </w:r>
          </w:p>
          <w:p w14:paraId="5CAA4AE7" w14:textId="77777777" w:rsidR="001A20E6" w:rsidRDefault="00000000">
            <w:pPr>
              <w:pStyle w:val="TableCellTaskDetails"/>
            </w:pPr>
            <w:r>
              <w:t>• Study - Pollution (B05) — 30m</w:t>
            </w:r>
          </w:p>
          <w:p w14:paraId="0C087350" w14:textId="77777777" w:rsidR="001A20E6" w:rsidRDefault="00000000">
            <w:pPr>
              <w:pStyle w:val="TableCellTaskBadge"/>
              <w:shd w:val="clear" w:color="auto" w:fill="E3F2FD"/>
            </w:pPr>
            <w:r>
              <w:rPr>
                <w:b/>
                <w:bCs/>
                <w:color w:val="1976D2"/>
              </w:rPr>
              <w:t>STUDY</w:t>
            </w:r>
          </w:p>
          <w:p w14:paraId="3B3C6D0D" w14:textId="77777777" w:rsidR="001A20E6" w:rsidRDefault="00000000">
            <w:pPr>
              <w:pStyle w:val="TableCellTaskDetails"/>
            </w:pPr>
            <w:r>
              <w:t>• Revision - Green Revolution and Sustainable Agriculture (B10) — 30m</w:t>
            </w:r>
          </w:p>
          <w:p w14:paraId="18304CEA" w14:textId="77777777" w:rsidR="001A20E6" w:rsidRDefault="00000000">
            <w:pPr>
              <w:pStyle w:val="TableCellTaskBadge"/>
              <w:shd w:val="clear" w:color="auto" w:fill="FCE4EC"/>
            </w:pPr>
            <w:r>
              <w:rPr>
                <w:b/>
                <w:bCs/>
                <w:color w:val="C2185B"/>
              </w:rPr>
              <w:t>REVISION</w:t>
            </w:r>
          </w:p>
          <w:p w14:paraId="10036189" w14:textId="77777777" w:rsidR="001A20E6" w:rsidRDefault="00000000">
            <w:pPr>
              <w:pStyle w:val="TableCellTaskDetails"/>
            </w:pPr>
            <w:r>
              <w:t>• Revision - Renewable Energy (B11) — 30m</w:t>
            </w:r>
          </w:p>
          <w:p w14:paraId="6CC184E8" w14:textId="77777777" w:rsidR="001A20E6" w:rsidRDefault="00000000">
            <w:pPr>
              <w:pStyle w:val="TableCellTaskBadge"/>
              <w:shd w:val="clear" w:color="auto" w:fill="FCE4EC"/>
            </w:pPr>
            <w:r>
              <w:rPr>
                <w:b/>
                <w:bCs/>
                <w:color w:val="C2185B"/>
              </w:rPr>
              <w:t>REVISION</w:t>
            </w:r>
          </w:p>
          <w:p w14:paraId="5714A4B4" w14:textId="77777777" w:rsidR="001A20E6" w:rsidRDefault="00000000">
            <w:pPr>
              <w:pStyle w:val="TableCellTaskDetails"/>
            </w:pPr>
            <w:r>
              <w:t>• Practice - Green Revolution and Sustainable Agriculture (B10) — 30m</w:t>
            </w:r>
          </w:p>
          <w:p w14:paraId="4DFF60EF" w14:textId="77777777" w:rsidR="001A20E6" w:rsidRDefault="00000000">
            <w:pPr>
              <w:pStyle w:val="TableCellTaskBadge"/>
              <w:shd w:val="clear" w:color="auto" w:fill="E8F5E8"/>
            </w:pPr>
            <w:r>
              <w:rPr>
                <w:b/>
                <w:bCs/>
                <w:color w:val="388E3C"/>
              </w:rPr>
              <w:t>PRACTICE</w:t>
            </w:r>
          </w:p>
          <w:p w14:paraId="59369EF8" w14:textId="77777777" w:rsidR="001A20E6" w:rsidRDefault="00000000">
            <w:pPr>
              <w:pStyle w:val="TableCellTaskDetails"/>
            </w:pPr>
            <w:r>
              <w:t>• Practice - Renewable Energy (B11) — 30m</w:t>
            </w:r>
          </w:p>
          <w:p w14:paraId="1F7D6A62"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296706B9" w14:textId="77777777" w:rsidR="001A20E6" w:rsidRDefault="00000000">
            <w:pPr>
              <w:pStyle w:val="TableCellTaskSubject"/>
            </w:pPr>
            <w:r>
              <w:t>Environment, Ecology and Disaster Management</w:t>
            </w:r>
          </w:p>
          <w:p w14:paraId="7079A7DE" w14:textId="77777777" w:rsidR="001A20E6" w:rsidRDefault="00000000">
            <w:pPr>
              <w:pStyle w:val="TableCellTaskDetails"/>
            </w:pPr>
            <w:r>
              <w:t>• Study - Land Degradation (B06) — 30m</w:t>
            </w:r>
          </w:p>
          <w:p w14:paraId="0629E67D" w14:textId="77777777" w:rsidR="001A20E6" w:rsidRDefault="00000000">
            <w:pPr>
              <w:pStyle w:val="TableCellTaskBadge"/>
              <w:shd w:val="clear" w:color="auto" w:fill="E3F2FD"/>
            </w:pPr>
            <w:r>
              <w:rPr>
                <w:b/>
                <w:bCs/>
                <w:color w:val="1976D2"/>
              </w:rPr>
              <w:t>STUDY</w:t>
            </w:r>
          </w:p>
          <w:p w14:paraId="107C0009" w14:textId="77777777" w:rsidR="001A20E6" w:rsidRDefault="00000000">
            <w:pPr>
              <w:pStyle w:val="TableCellTaskDetails"/>
            </w:pPr>
            <w:r>
              <w:t>• Revision - Global Agreements and Efforts (B12) — 30m</w:t>
            </w:r>
          </w:p>
          <w:p w14:paraId="001A1CB6" w14:textId="77777777" w:rsidR="001A20E6" w:rsidRDefault="00000000">
            <w:pPr>
              <w:pStyle w:val="TableCellTaskBadge"/>
              <w:shd w:val="clear" w:color="auto" w:fill="FCE4EC"/>
            </w:pPr>
            <w:r>
              <w:rPr>
                <w:b/>
                <w:bCs/>
                <w:color w:val="C2185B"/>
              </w:rPr>
              <w:t>REVISION</w:t>
            </w:r>
          </w:p>
          <w:p w14:paraId="04CC1184" w14:textId="77777777" w:rsidR="001A20E6" w:rsidRDefault="00000000">
            <w:pPr>
              <w:pStyle w:val="TableCellTaskDetails"/>
            </w:pPr>
            <w:r>
              <w:t>• Revision - Indian Initiatives, efforts and Commitments (B13) — 30m</w:t>
            </w:r>
          </w:p>
          <w:p w14:paraId="23C8AC8E" w14:textId="77777777" w:rsidR="001A20E6" w:rsidRDefault="00000000">
            <w:pPr>
              <w:pStyle w:val="TableCellTaskBadge"/>
              <w:shd w:val="clear" w:color="auto" w:fill="FCE4EC"/>
            </w:pPr>
            <w:r>
              <w:rPr>
                <w:b/>
                <w:bCs/>
                <w:color w:val="C2185B"/>
              </w:rPr>
              <w:t>REVISION</w:t>
            </w:r>
          </w:p>
          <w:p w14:paraId="64907CE4" w14:textId="77777777" w:rsidR="001A20E6" w:rsidRDefault="00000000">
            <w:pPr>
              <w:pStyle w:val="TableCellTaskDetails"/>
            </w:pPr>
            <w:r>
              <w:t>• Practice - Global Agreements and Efforts (B12) — 30m</w:t>
            </w:r>
          </w:p>
          <w:p w14:paraId="16141E6B" w14:textId="77777777" w:rsidR="001A20E6" w:rsidRDefault="00000000">
            <w:pPr>
              <w:pStyle w:val="TableCellTaskBadge"/>
              <w:shd w:val="clear" w:color="auto" w:fill="E8F5E8"/>
            </w:pPr>
            <w:r>
              <w:rPr>
                <w:b/>
                <w:bCs/>
                <w:color w:val="388E3C"/>
              </w:rPr>
              <w:t>PRACTICE</w:t>
            </w:r>
          </w:p>
          <w:p w14:paraId="1CDFBA1A" w14:textId="77777777" w:rsidR="001A20E6" w:rsidRDefault="00000000">
            <w:pPr>
              <w:pStyle w:val="TableCellTaskDetails"/>
            </w:pPr>
            <w:r>
              <w:t>• Practice - Indian Initiatives, efforts and Commitments (B13) — 30m</w:t>
            </w:r>
          </w:p>
          <w:p w14:paraId="4DF33902"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06DED919" w14:textId="77777777" w:rsidR="001A20E6" w:rsidRDefault="001A20E6"/>
        </w:tc>
      </w:tr>
    </w:tbl>
    <w:p w14:paraId="32045855" w14:textId="77777777" w:rsidR="001A20E6" w:rsidRDefault="001A20E6">
      <w:pPr>
        <w:spacing w:after="400"/>
      </w:pPr>
    </w:p>
    <w:p w14:paraId="6BBD76BD" w14:textId="77777777" w:rsidR="001A20E6" w:rsidRDefault="00000000">
      <w:pPr>
        <w:pStyle w:val="ResourceTitle"/>
      </w:pPr>
      <w:r>
        <w:t>📚 Resources for Jan 31 - Feb 06</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596103F3" w14:textId="77777777">
        <w:tc>
          <w:tcPr>
            <w:tcW w:w="1650" w:type="pct"/>
            <w:tcBorders>
              <w:bottom w:val="single" w:sz="2" w:space="0" w:color="D1D5DB"/>
              <w:right w:val="single" w:sz="2" w:space="0" w:color="D1D5DB"/>
            </w:tcBorders>
            <w:tcMar>
              <w:top w:w="200" w:type="dxa"/>
              <w:left w:w="150" w:type="dxa"/>
              <w:bottom w:w="200" w:type="dxa"/>
              <w:right w:w="150" w:type="dxa"/>
            </w:tcMar>
          </w:tcPr>
          <w:p w14:paraId="5E8123E6" w14:textId="77777777" w:rsidR="001A20E6" w:rsidRDefault="00000000">
            <w:pPr>
              <w:pStyle w:val="TableCellSubjectName"/>
            </w:pPr>
            <w:r>
              <w:t>Geography</w:t>
            </w:r>
          </w:p>
          <w:p w14:paraId="1B4B1655" w14:textId="77777777" w:rsidR="001A20E6" w:rsidRDefault="00000000">
            <w:pPr>
              <w:pStyle w:val="TableCellCategoryTitle"/>
            </w:pPr>
            <w:r>
              <w:t>📝 Practice Materials</w:t>
            </w:r>
          </w:p>
          <w:p w14:paraId="2AA4844F" w14:textId="77777777" w:rsidR="001A20E6" w:rsidRDefault="00000000">
            <w:pPr>
              <w:pStyle w:val="TableCellResourceItem"/>
            </w:pPr>
            <w:r>
              <w:t>• La Excellence Geography Material</w:t>
            </w:r>
          </w:p>
          <w:p w14:paraId="0474A4D8" w14:textId="77777777" w:rsidR="001A20E6" w:rsidRDefault="00000000">
            <w:pPr>
              <w:pStyle w:val="TableCellResourceItem"/>
            </w:pPr>
            <w:r>
              <w:t>• Mains RRP + Prelims RRP</w:t>
            </w:r>
          </w:p>
          <w:p w14:paraId="09E4934A" w14:textId="77777777" w:rsidR="001A20E6" w:rsidRDefault="00000000">
            <w:pPr>
              <w:pStyle w:val="TableCellResourceItem"/>
            </w:pPr>
            <w:r>
              <w:t>• Prelims &amp; Mains Workbooks</w:t>
            </w:r>
          </w:p>
          <w:p w14:paraId="20F346CA" w14:textId="77777777" w:rsidR="001A20E6" w:rsidRDefault="00000000">
            <w:pPr>
              <w:pStyle w:val="TableCellCategoryTitle"/>
            </w:pPr>
            <w:r>
              <w:t>📰 Current Affairs</w:t>
            </w:r>
          </w:p>
          <w:p w14:paraId="2FEF831C" w14:textId="77777777" w:rsidR="001A20E6" w:rsidRDefault="00000000">
            <w:pPr>
              <w:pStyle w:val="TableCellResourceItem"/>
            </w:pPr>
            <w:r>
              <w:t>• Atlas (Orient Blackswan)</w:t>
            </w:r>
          </w:p>
          <w:p w14:paraId="128586D7" w14:textId="77777777" w:rsidR="001A20E6" w:rsidRDefault="00000000">
            <w:pPr>
              <w:pStyle w:val="TableCellResourceItem"/>
            </w:pPr>
            <w:r>
              <w:t>• Newspapers (The Hindu – Env/Geo pages)</w:t>
            </w:r>
          </w:p>
          <w:p w14:paraId="2792AC64"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40EC3A57" w14:textId="77777777" w:rsidR="001A20E6" w:rsidRDefault="00000000">
            <w:pPr>
              <w:pStyle w:val="TableCellSubjectName"/>
            </w:pPr>
            <w:r>
              <w:t>Environment, Ecology and Disaster Management</w:t>
            </w:r>
          </w:p>
          <w:p w14:paraId="4186F66B" w14:textId="77777777" w:rsidR="001A20E6" w:rsidRDefault="00000000">
            <w:pPr>
              <w:pStyle w:val="TableCellCategoryTitle"/>
            </w:pPr>
            <w:r>
              <w:t>📝 Practice Materials</w:t>
            </w:r>
          </w:p>
          <w:p w14:paraId="71A84667" w14:textId="77777777" w:rsidR="001A20E6" w:rsidRDefault="00000000">
            <w:pPr>
              <w:pStyle w:val="TableCellResourceItem"/>
            </w:pPr>
            <w:r>
              <w:t>• La Excellence Environment Material</w:t>
            </w:r>
          </w:p>
          <w:p w14:paraId="5FA1CDF5" w14:textId="77777777" w:rsidR="001A20E6" w:rsidRDefault="00000000">
            <w:pPr>
              <w:pStyle w:val="TableCellResourceItem"/>
            </w:pPr>
            <w:r>
              <w:t>• Prelims &amp; Mains Workbooks</w:t>
            </w:r>
          </w:p>
          <w:p w14:paraId="5D672976" w14:textId="77777777" w:rsidR="001A20E6" w:rsidRDefault="00000000">
            <w:pPr>
              <w:pStyle w:val="TableCellResourceItem"/>
            </w:pPr>
            <w:r>
              <w:t>• La Excellence DM Material</w:t>
            </w:r>
          </w:p>
          <w:p w14:paraId="59AE7E90" w14:textId="77777777" w:rsidR="001A20E6" w:rsidRDefault="00000000">
            <w:pPr>
              <w:pStyle w:val="TableCellResourceItem"/>
            </w:pPr>
            <w:r>
              <w:t>• Prelims &amp; Mains Workbooks</w:t>
            </w:r>
          </w:p>
          <w:p w14:paraId="163A4D55" w14:textId="77777777" w:rsidR="001A20E6" w:rsidRDefault="00000000">
            <w:pPr>
              <w:pStyle w:val="TableCellCategoryTitle"/>
            </w:pPr>
            <w:r>
              <w:t>📰 Current Affairs</w:t>
            </w:r>
          </w:p>
          <w:p w14:paraId="55B56263" w14:textId="77777777" w:rsidR="001A20E6" w:rsidRDefault="00000000">
            <w:pPr>
              <w:pStyle w:val="TableCellResourceItem"/>
            </w:pPr>
            <w:r>
              <w:t>• Down to Earth</w:t>
            </w:r>
          </w:p>
          <w:p w14:paraId="2A8C45C2" w14:textId="77777777" w:rsidR="001A20E6" w:rsidRDefault="00000000">
            <w:pPr>
              <w:pStyle w:val="TableCellResourceItem"/>
            </w:pPr>
            <w:r>
              <w:t>• Newspapers (The Hindu – Env, sections)</w:t>
            </w:r>
          </w:p>
          <w:p w14:paraId="625CFC7D" w14:textId="77777777" w:rsidR="001A20E6" w:rsidRDefault="00000000">
            <w:pPr>
              <w:pStyle w:val="TableCellResourceItem"/>
            </w:pPr>
            <w:r>
              <w:t>• Down to earth</w:t>
            </w:r>
          </w:p>
          <w:p w14:paraId="244F3F86" w14:textId="77777777" w:rsidR="001A20E6" w:rsidRDefault="00000000">
            <w:pPr>
              <w:pStyle w:val="TableCellResourceItem"/>
            </w:pPr>
            <w:r>
              <w:t>• Disaster coverage – IE/The Hindu</w:t>
            </w:r>
          </w:p>
        </w:tc>
        <w:tc>
          <w:tcPr>
            <w:tcW w:w="1650" w:type="pct"/>
          </w:tcPr>
          <w:p w14:paraId="0F44B1AD" w14:textId="77777777" w:rsidR="001A20E6" w:rsidRDefault="001A20E6"/>
        </w:tc>
      </w:tr>
    </w:tbl>
    <w:p w14:paraId="79E173C4"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059365C5" w14:textId="77777777">
        <w:tc>
          <w:tcPr>
            <w:tcW w:w="2500" w:type="pct"/>
            <w:tcMar>
              <w:top w:w="0" w:type="dxa"/>
              <w:left w:w="0" w:type="dxa"/>
              <w:bottom w:w="0" w:type="dxa"/>
              <w:right w:w="0" w:type="dxa"/>
            </w:tcMar>
          </w:tcPr>
          <w:p w14:paraId="59231505" w14:textId="77777777" w:rsidR="001A20E6" w:rsidRDefault="00000000">
            <w:pPr>
              <w:pStyle w:val="MonthTitle"/>
            </w:pPr>
            <w:r>
              <w:rPr>
                <w:color w:val="B91C1C"/>
              </w:rPr>
              <w:t>FEBRUARY 2027</w:t>
            </w:r>
          </w:p>
        </w:tc>
        <w:tc>
          <w:tcPr>
            <w:tcW w:w="2500" w:type="pct"/>
            <w:tcMar>
              <w:top w:w="0" w:type="dxa"/>
              <w:left w:w="0" w:type="dxa"/>
              <w:bottom w:w="0" w:type="dxa"/>
              <w:right w:w="0" w:type="dxa"/>
            </w:tcMar>
          </w:tcPr>
          <w:p w14:paraId="31EA5388" w14:textId="77777777" w:rsidR="001A20E6" w:rsidRDefault="00000000">
            <w:pPr>
              <w:pStyle w:val="CycleName"/>
            </w:pPr>
            <w:commentRangeStart w:id="68"/>
            <w:r>
              <w:rPr>
                <w:color w:val="B91C1C"/>
              </w:rPr>
              <w:t>C4</w:t>
            </w:r>
            <w:commentRangeEnd w:id="68"/>
            <w:r w:rsidR="009E69A9">
              <w:rPr>
                <w:rStyle w:val="CommentReference"/>
                <w:rFonts w:ascii="Times New Roman" w:eastAsia="Times New Roman" w:hAnsi="Times New Roman" w:cs="Times New Roman"/>
                <w:b w:val="0"/>
                <w:bCs w:val="0"/>
                <w:color w:val="auto"/>
              </w:rPr>
              <w:commentReference w:id="68"/>
            </w:r>
          </w:p>
        </w:tc>
      </w:tr>
    </w:tbl>
    <w:p w14:paraId="02B3F67C" w14:textId="77777777" w:rsidR="001A20E6" w:rsidRDefault="001A20E6">
      <w:pPr>
        <w:spacing w:after="4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2871C555" w14:textId="77777777">
        <w:tc>
          <w:tcPr>
            <w:tcW w:w="700" w:type="pct"/>
            <w:shd w:val="clear" w:color="auto" w:fill="F8F9FA"/>
            <w:tcMar>
              <w:top w:w="200" w:type="dxa"/>
              <w:left w:w="100" w:type="dxa"/>
              <w:bottom w:w="200" w:type="dxa"/>
              <w:right w:w="100" w:type="dxa"/>
            </w:tcMar>
          </w:tcPr>
          <w:p w14:paraId="4D03A433" w14:textId="77777777" w:rsidR="001A20E6" w:rsidRDefault="00000000">
            <w:pPr>
              <w:pStyle w:val="TableCellCalendarHeader"/>
            </w:pPr>
            <w:r>
              <w:t>Sunday</w:t>
            </w:r>
          </w:p>
        </w:tc>
        <w:tc>
          <w:tcPr>
            <w:tcW w:w="700" w:type="pct"/>
            <w:shd w:val="clear" w:color="auto" w:fill="F8F9FA"/>
            <w:tcMar>
              <w:top w:w="200" w:type="dxa"/>
              <w:left w:w="100" w:type="dxa"/>
              <w:bottom w:w="200" w:type="dxa"/>
              <w:right w:w="100" w:type="dxa"/>
            </w:tcMar>
          </w:tcPr>
          <w:p w14:paraId="1FBF185E" w14:textId="77777777" w:rsidR="001A20E6" w:rsidRDefault="00000000">
            <w:pPr>
              <w:pStyle w:val="TableCellCalendarHeader"/>
            </w:pPr>
            <w:r>
              <w:t>Monday</w:t>
            </w:r>
          </w:p>
        </w:tc>
        <w:tc>
          <w:tcPr>
            <w:tcW w:w="700" w:type="pct"/>
            <w:shd w:val="clear" w:color="auto" w:fill="F8F9FA"/>
            <w:tcMar>
              <w:top w:w="200" w:type="dxa"/>
              <w:left w:w="100" w:type="dxa"/>
              <w:bottom w:w="200" w:type="dxa"/>
              <w:right w:w="100" w:type="dxa"/>
            </w:tcMar>
          </w:tcPr>
          <w:p w14:paraId="01167E7B" w14:textId="77777777" w:rsidR="001A20E6" w:rsidRDefault="00000000">
            <w:pPr>
              <w:pStyle w:val="TableCellCalendarHeader"/>
            </w:pPr>
            <w:r>
              <w:t>Tuesday</w:t>
            </w:r>
          </w:p>
        </w:tc>
        <w:tc>
          <w:tcPr>
            <w:tcW w:w="700" w:type="pct"/>
            <w:shd w:val="clear" w:color="auto" w:fill="F8F9FA"/>
            <w:tcMar>
              <w:top w:w="200" w:type="dxa"/>
              <w:left w:w="100" w:type="dxa"/>
              <w:bottom w:w="200" w:type="dxa"/>
              <w:right w:w="100" w:type="dxa"/>
            </w:tcMar>
          </w:tcPr>
          <w:p w14:paraId="56FEEE3A" w14:textId="77777777" w:rsidR="001A20E6" w:rsidRDefault="00000000">
            <w:pPr>
              <w:pStyle w:val="TableCellCalendarHeader"/>
            </w:pPr>
            <w:r>
              <w:t>Wednesday</w:t>
            </w:r>
          </w:p>
        </w:tc>
        <w:tc>
          <w:tcPr>
            <w:tcW w:w="700" w:type="pct"/>
            <w:shd w:val="clear" w:color="auto" w:fill="F8F9FA"/>
            <w:tcMar>
              <w:top w:w="200" w:type="dxa"/>
              <w:left w:w="100" w:type="dxa"/>
              <w:bottom w:w="200" w:type="dxa"/>
              <w:right w:w="100" w:type="dxa"/>
            </w:tcMar>
          </w:tcPr>
          <w:p w14:paraId="0D061418" w14:textId="77777777" w:rsidR="001A20E6" w:rsidRDefault="00000000">
            <w:pPr>
              <w:pStyle w:val="TableCellCalendarHeader"/>
            </w:pPr>
            <w:r>
              <w:t>Thursday</w:t>
            </w:r>
          </w:p>
        </w:tc>
        <w:tc>
          <w:tcPr>
            <w:tcW w:w="700" w:type="pct"/>
            <w:shd w:val="clear" w:color="auto" w:fill="F8F9FA"/>
            <w:tcMar>
              <w:top w:w="200" w:type="dxa"/>
              <w:left w:w="100" w:type="dxa"/>
              <w:bottom w:w="200" w:type="dxa"/>
              <w:right w:w="100" w:type="dxa"/>
            </w:tcMar>
          </w:tcPr>
          <w:p w14:paraId="3D3DA6AC" w14:textId="77777777" w:rsidR="001A20E6" w:rsidRDefault="00000000">
            <w:pPr>
              <w:pStyle w:val="TableCellCalendarHeader"/>
            </w:pPr>
            <w:r>
              <w:t>Friday</w:t>
            </w:r>
          </w:p>
        </w:tc>
        <w:tc>
          <w:tcPr>
            <w:tcW w:w="700" w:type="pct"/>
            <w:shd w:val="clear" w:color="auto" w:fill="F8F9FA"/>
            <w:tcMar>
              <w:top w:w="200" w:type="dxa"/>
              <w:left w:w="100" w:type="dxa"/>
              <w:bottom w:w="200" w:type="dxa"/>
              <w:right w:w="100" w:type="dxa"/>
            </w:tcMar>
          </w:tcPr>
          <w:p w14:paraId="012FF90B" w14:textId="77777777" w:rsidR="001A20E6" w:rsidRDefault="00000000">
            <w:pPr>
              <w:pStyle w:val="TableCellCalendarHeader"/>
            </w:pPr>
            <w:r>
              <w:t>Saturday</w:t>
            </w:r>
          </w:p>
        </w:tc>
      </w:tr>
      <w:tr w:rsidR="001A20E6" w14:paraId="121989FA" w14:textId="77777777">
        <w:tc>
          <w:tcPr>
            <w:tcW w:w="700" w:type="pct"/>
            <w:tcMar>
              <w:top w:w="200" w:type="dxa"/>
              <w:left w:w="100" w:type="dxa"/>
              <w:bottom w:w="200" w:type="dxa"/>
              <w:right w:w="100" w:type="dxa"/>
            </w:tcMar>
          </w:tcPr>
          <w:p w14:paraId="2FAC1969" w14:textId="77777777" w:rsidR="001A20E6" w:rsidRDefault="001A20E6"/>
        </w:tc>
        <w:tc>
          <w:tcPr>
            <w:tcW w:w="700" w:type="pct"/>
            <w:shd w:val="clear" w:color="auto" w:fill="FEE2E2"/>
            <w:tcMar>
              <w:top w:w="200" w:type="dxa"/>
              <w:left w:w="100" w:type="dxa"/>
              <w:bottom w:w="200" w:type="dxa"/>
              <w:right w:w="100" w:type="dxa"/>
            </w:tcMar>
          </w:tcPr>
          <w:p w14:paraId="785793B7" w14:textId="77777777" w:rsidR="001A20E6" w:rsidRDefault="00000000">
            <w:pPr>
              <w:pStyle w:val="TableCellCalendarDayNumberBold"/>
            </w:pPr>
            <w:r>
              <w:t>1</w:t>
            </w:r>
          </w:p>
          <w:p w14:paraId="52CACF60" w14:textId="77777777" w:rsidR="001A20E6" w:rsidRDefault="00000000">
            <w:pPr>
              <w:pStyle w:val="TableCellCalendarSubject"/>
            </w:pPr>
            <w:r>
              <w:t>Geography</w:t>
            </w:r>
          </w:p>
          <w:p w14:paraId="498269B8" w14:textId="77777777" w:rsidR="001A20E6" w:rsidRDefault="00000000">
            <w:pPr>
              <w:pStyle w:val="TableCellCalendarSubject"/>
            </w:pPr>
            <w:r>
              <w:t>Environment, Ecology and Disaster Management</w:t>
            </w:r>
          </w:p>
        </w:tc>
        <w:tc>
          <w:tcPr>
            <w:tcW w:w="700" w:type="pct"/>
            <w:shd w:val="clear" w:color="auto" w:fill="FEE2E2"/>
            <w:tcMar>
              <w:top w:w="200" w:type="dxa"/>
              <w:left w:w="100" w:type="dxa"/>
              <w:bottom w:w="200" w:type="dxa"/>
              <w:right w:w="100" w:type="dxa"/>
            </w:tcMar>
          </w:tcPr>
          <w:p w14:paraId="2B1E9B80" w14:textId="77777777" w:rsidR="001A20E6" w:rsidRDefault="00000000">
            <w:pPr>
              <w:pStyle w:val="TableCellCalendarDayNumberBold"/>
            </w:pPr>
            <w:r>
              <w:t>2</w:t>
            </w:r>
          </w:p>
          <w:p w14:paraId="5040474E" w14:textId="77777777" w:rsidR="001A20E6" w:rsidRDefault="00000000">
            <w:pPr>
              <w:pStyle w:val="TableCellCalendarSubject"/>
            </w:pPr>
            <w:r>
              <w:t>Geography</w:t>
            </w:r>
          </w:p>
          <w:p w14:paraId="4CFC51F4" w14:textId="77777777" w:rsidR="001A20E6" w:rsidRDefault="00000000">
            <w:pPr>
              <w:pStyle w:val="TableCellCalendarSubject"/>
            </w:pPr>
            <w:r>
              <w:t>Environment, Ecology and Disaster Management</w:t>
            </w:r>
          </w:p>
        </w:tc>
        <w:tc>
          <w:tcPr>
            <w:tcW w:w="700" w:type="pct"/>
            <w:shd w:val="clear" w:color="auto" w:fill="FEE2E2"/>
            <w:tcMar>
              <w:top w:w="200" w:type="dxa"/>
              <w:left w:w="100" w:type="dxa"/>
              <w:bottom w:w="200" w:type="dxa"/>
              <w:right w:w="100" w:type="dxa"/>
            </w:tcMar>
          </w:tcPr>
          <w:p w14:paraId="06E0D696" w14:textId="77777777" w:rsidR="001A20E6" w:rsidRDefault="00000000">
            <w:pPr>
              <w:pStyle w:val="TableCellCalendarDayNumberBold"/>
            </w:pPr>
            <w:r>
              <w:t>3</w:t>
            </w:r>
          </w:p>
          <w:p w14:paraId="7A94DCE7" w14:textId="77777777" w:rsidR="001A20E6" w:rsidRDefault="00000000">
            <w:pPr>
              <w:pStyle w:val="TableCellCalendarSubject"/>
            </w:pPr>
            <w:r>
              <w:t>Geography</w:t>
            </w:r>
          </w:p>
          <w:p w14:paraId="3BEB94C3" w14:textId="77777777" w:rsidR="001A20E6" w:rsidRDefault="00000000">
            <w:pPr>
              <w:pStyle w:val="TableCellCalendarSubject"/>
            </w:pPr>
            <w:r>
              <w:t>Environment, Ecology and Disaster Management</w:t>
            </w:r>
          </w:p>
        </w:tc>
        <w:tc>
          <w:tcPr>
            <w:tcW w:w="700" w:type="pct"/>
            <w:shd w:val="clear" w:color="auto" w:fill="FEE2E2"/>
            <w:tcMar>
              <w:top w:w="200" w:type="dxa"/>
              <w:left w:w="100" w:type="dxa"/>
              <w:bottom w:w="200" w:type="dxa"/>
              <w:right w:w="100" w:type="dxa"/>
            </w:tcMar>
          </w:tcPr>
          <w:p w14:paraId="57B6C6A5" w14:textId="77777777" w:rsidR="001A20E6" w:rsidRDefault="00000000">
            <w:pPr>
              <w:pStyle w:val="TableCellCalendarDayNumberBold"/>
            </w:pPr>
            <w:r>
              <w:t>4</w:t>
            </w:r>
          </w:p>
          <w:p w14:paraId="19EF7E90" w14:textId="77777777" w:rsidR="001A20E6" w:rsidRDefault="00000000">
            <w:pPr>
              <w:pStyle w:val="TableCellCalendarSubject"/>
            </w:pPr>
            <w:r>
              <w:t>Geography</w:t>
            </w:r>
          </w:p>
          <w:p w14:paraId="13D70CE4" w14:textId="77777777" w:rsidR="001A20E6" w:rsidRDefault="00000000">
            <w:pPr>
              <w:pStyle w:val="TableCellCalendarSubject"/>
            </w:pPr>
            <w:r>
              <w:t>Environment, Ecology and Disaster Management</w:t>
            </w:r>
          </w:p>
        </w:tc>
        <w:tc>
          <w:tcPr>
            <w:tcW w:w="700" w:type="pct"/>
            <w:shd w:val="clear" w:color="auto" w:fill="FEE2E2"/>
            <w:tcMar>
              <w:top w:w="200" w:type="dxa"/>
              <w:left w:w="100" w:type="dxa"/>
              <w:bottom w:w="200" w:type="dxa"/>
              <w:right w:w="100" w:type="dxa"/>
            </w:tcMar>
          </w:tcPr>
          <w:p w14:paraId="3C16519B" w14:textId="77777777" w:rsidR="001A20E6" w:rsidRDefault="00000000">
            <w:pPr>
              <w:pStyle w:val="TableCellCalendarDayNumberBold"/>
            </w:pPr>
            <w:r>
              <w:t>5</w:t>
            </w:r>
          </w:p>
          <w:p w14:paraId="3F458BCA" w14:textId="77777777" w:rsidR="001A20E6" w:rsidRDefault="00000000">
            <w:pPr>
              <w:pStyle w:val="TableCellCalendarSubject"/>
            </w:pPr>
            <w:r>
              <w:t>Geography</w:t>
            </w:r>
          </w:p>
          <w:p w14:paraId="6A108E1C" w14:textId="77777777" w:rsidR="001A20E6" w:rsidRDefault="00000000">
            <w:pPr>
              <w:pStyle w:val="TableCellCalendarSubject"/>
            </w:pPr>
            <w:r>
              <w:t>Environment, Ecology and Disaster Management</w:t>
            </w:r>
          </w:p>
        </w:tc>
        <w:tc>
          <w:tcPr>
            <w:tcW w:w="700" w:type="pct"/>
            <w:shd w:val="clear" w:color="auto" w:fill="FEE2E2"/>
            <w:tcMar>
              <w:top w:w="200" w:type="dxa"/>
              <w:left w:w="100" w:type="dxa"/>
              <w:bottom w:w="200" w:type="dxa"/>
              <w:right w:w="100" w:type="dxa"/>
            </w:tcMar>
          </w:tcPr>
          <w:p w14:paraId="1828BE30" w14:textId="77777777" w:rsidR="001A20E6" w:rsidRDefault="00000000">
            <w:pPr>
              <w:pStyle w:val="TableCellCalendarDayNumberBold"/>
            </w:pPr>
            <w:r>
              <w:t>6</w:t>
            </w:r>
          </w:p>
          <w:p w14:paraId="6E14EE22" w14:textId="77777777" w:rsidR="001A20E6" w:rsidRDefault="00000000">
            <w:pPr>
              <w:pStyle w:val="TableCellCalendarSubject"/>
            </w:pPr>
            <w:r>
              <w:t>Geography</w:t>
            </w:r>
          </w:p>
          <w:p w14:paraId="34007F1F" w14:textId="77777777" w:rsidR="001A20E6" w:rsidRDefault="00000000">
            <w:pPr>
              <w:pStyle w:val="TableCellCalendarSubject"/>
            </w:pPr>
            <w:r>
              <w:t>Environment, Ecology and Disaster Management</w:t>
            </w:r>
          </w:p>
        </w:tc>
      </w:tr>
      <w:tr w:rsidR="001A20E6" w14:paraId="533D957A" w14:textId="77777777">
        <w:tc>
          <w:tcPr>
            <w:tcW w:w="700" w:type="pct"/>
            <w:shd w:val="clear" w:color="auto" w:fill="FEE2E2"/>
            <w:tcMar>
              <w:top w:w="200" w:type="dxa"/>
              <w:left w:w="100" w:type="dxa"/>
              <w:bottom w:w="200" w:type="dxa"/>
              <w:right w:w="100" w:type="dxa"/>
            </w:tcMar>
          </w:tcPr>
          <w:p w14:paraId="78CEFAC2" w14:textId="77777777" w:rsidR="001A20E6" w:rsidRDefault="00000000">
            <w:pPr>
              <w:pStyle w:val="TableCellCalendarDayNumberBold"/>
            </w:pPr>
            <w:r>
              <w:t>7</w:t>
            </w:r>
          </w:p>
          <w:p w14:paraId="3776D47F" w14:textId="77777777" w:rsidR="001A20E6" w:rsidRDefault="00000000">
            <w:pPr>
              <w:pStyle w:val="TableCellCalendarSubject"/>
            </w:pPr>
            <w:r>
              <w:t>Geography</w:t>
            </w:r>
          </w:p>
          <w:p w14:paraId="64C2D4E4" w14:textId="77777777" w:rsidR="001A20E6" w:rsidRDefault="00000000">
            <w:pPr>
              <w:pStyle w:val="TableCellCalendarSubject"/>
            </w:pPr>
            <w:r>
              <w:t>Environment, Ecology and Disaster Management</w:t>
            </w:r>
          </w:p>
        </w:tc>
        <w:tc>
          <w:tcPr>
            <w:tcW w:w="700" w:type="pct"/>
            <w:shd w:val="clear" w:color="auto" w:fill="FEE2E2"/>
            <w:tcMar>
              <w:top w:w="200" w:type="dxa"/>
              <w:left w:w="100" w:type="dxa"/>
              <w:bottom w:w="200" w:type="dxa"/>
              <w:right w:w="100" w:type="dxa"/>
            </w:tcMar>
          </w:tcPr>
          <w:p w14:paraId="216E16FB" w14:textId="77777777" w:rsidR="001A20E6" w:rsidRDefault="00000000">
            <w:pPr>
              <w:pStyle w:val="TableCellCalendarDayNumberBold"/>
            </w:pPr>
            <w:r>
              <w:t>8</w:t>
            </w:r>
          </w:p>
          <w:p w14:paraId="17746118" w14:textId="77777777" w:rsidR="001A20E6" w:rsidRDefault="00000000">
            <w:pPr>
              <w:pStyle w:val="TableCellCalendarSubject"/>
            </w:pPr>
            <w:r>
              <w:t>Geography</w:t>
            </w:r>
          </w:p>
          <w:p w14:paraId="66BD9B40" w14:textId="77777777" w:rsidR="001A20E6" w:rsidRDefault="00000000">
            <w:pPr>
              <w:pStyle w:val="TableCellCalendarSubject"/>
            </w:pPr>
            <w:r>
              <w:t>Environment, Ecology and Disaster Management</w:t>
            </w:r>
          </w:p>
        </w:tc>
        <w:tc>
          <w:tcPr>
            <w:tcW w:w="700" w:type="pct"/>
            <w:shd w:val="clear" w:color="auto" w:fill="FEE2E2"/>
            <w:tcMar>
              <w:top w:w="200" w:type="dxa"/>
              <w:left w:w="100" w:type="dxa"/>
              <w:bottom w:w="200" w:type="dxa"/>
              <w:right w:w="100" w:type="dxa"/>
            </w:tcMar>
          </w:tcPr>
          <w:p w14:paraId="12F9D5AC" w14:textId="77777777" w:rsidR="001A20E6" w:rsidRDefault="00000000">
            <w:pPr>
              <w:pStyle w:val="TableCellCalendarDayNumberBold"/>
            </w:pPr>
            <w:r>
              <w:t>9</w:t>
            </w:r>
          </w:p>
          <w:p w14:paraId="1586DEC9" w14:textId="77777777" w:rsidR="001A20E6" w:rsidRDefault="00000000">
            <w:pPr>
              <w:pStyle w:val="TableCellCalendarSubject"/>
            </w:pPr>
            <w:r>
              <w:t>Geography</w:t>
            </w:r>
          </w:p>
          <w:p w14:paraId="721D7A71" w14:textId="77777777" w:rsidR="001A20E6" w:rsidRDefault="00000000">
            <w:pPr>
              <w:pStyle w:val="TableCellCalendarSubject"/>
            </w:pPr>
            <w:r>
              <w:t>Environment, Ecology and Disaster Management</w:t>
            </w:r>
          </w:p>
        </w:tc>
        <w:tc>
          <w:tcPr>
            <w:tcW w:w="700" w:type="pct"/>
            <w:shd w:val="clear" w:color="auto" w:fill="FEE2E2"/>
            <w:tcMar>
              <w:top w:w="200" w:type="dxa"/>
              <w:left w:w="100" w:type="dxa"/>
              <w:bottom w:w="200" w:type="dxa"/>
              <w:right w:w="100" w:type="dxa"/>
            </w:tcMar>
          </w:tcPr>
          <w:p w14:paraId="6FEF2E72" w14:textId="77777777" w:rsidR="001A20E6" w:rsidRDefault="00000000">
            <w:pPr>
              <w:pStyle w:val="TableCellCalendarDayNumberBold"/>
            </w:pPr>
            <w:r>
              <w:t>10</w:t>
            </w:r>
          </w:p>
          <w:p w14:paraId="45D5ACBF" w14:textId="77777777" w:rsidR="001A20E6" w:rsidRDefault="00000000">
            <w:pPr>
              <w:pStyle w:val="TableCellCalendarSubject"/>
            </w:pPr>
            <w:r>
              <w:t>Geography</w:t>
            </w:r>
          </w:p>
          <w:p w14:paraId="3150F36E" w14:textId="77777777" w:rsidR="001A20E6" w:rsidRDefault="00000000">
            <w:pPr>
              <w:pStyle w:val="TableCellCalendarSubject"/>
            </w:pPr>
            <w:r>
              <w:t>Environment, Ecology and Disaster Management</w:t>
            </w:r>
          </w:p>
        </w:tc>
        <w:tc>
          <w:tcPr>
            <w:tcW w:w="700" w:type="pct"/>
            <w:shd w:val="clear" w:color="auto" w:fill="FEE2E2"/>
            <w:tcMar>
              <w:top w:w="200" w:type="dxa"/>
              <w:left w:w="100" w:type="dxa"/>
              <w:bottom w:w="200" w:type="dxa"/>
              <w:right w:w="100" w:type="dxa"/>
            </w:tcMar>
          </w:tcPr>
          <w:p w14:paraId="099786DA" w14:textId="77777777" w:rsidR="001A20E6" w:rsidRDefault="00000000">
            <w:pPr>
              <w:pStyle w:val="TableCellCalendarDayNumberBold"/>
            </w:pPr>
            <w:r>
              <w:t>11</w:t>
            </w:r>
          </w:p>
          <w:p w14:paraId="151CFC0A" w14:textId="77777777" w:rsidR="001A20E6" w:rsidRDefault="00000000">
            <w:pPr>
              <w:pStyle w:val="TableCellCalendarSubject"/>
            </w:pPr>
            <w:r>
              <w:t>Geography</w:t>
            </w:r>
          </w:p>
          <w:p w14:paraId="13FDD0DF" w14:textId="77777777" w:rsidR="001A20E6" w:rsidRDefault="00000000">
            <w:pPr>
              <w:pStyle w:val="TableCellCalendarSubject"/>
            </w:pPr>
            <w:r>
              <w:t>Science &amp; Technology</w:t>
            </w:r>
          </w:p>
        </w:tc>
        <w:tc>
          <w:tcPr>
            <w:tcW w:w="700" w:type="pct"/>
            <w:shd w:val="clear" w:color="auto" w:fill="FEE2E2"/>
            <w:tcMar>
              <w:top w:w="200" w:type="dxa"/>
              <w:left w:w="100" w:type="dxa"/>
              <w:bottom w:w="200" w:type="dxa"/>
              <w:right w:w="100" w:type="dxa"/>
            </w:tcMar>
          </w:tcPr>
          <w:p w14:paraId="0B42A832" w14:textId="77777777" w:rsidR="001A20E6" w:rsidRDefault="00000000">
            <w:pPr>
              <w:pStyle w:val="TableCellCalendarDayNumberBold"/>
            </w:pPr>
            <w:r>
              <w:t>12</w:t>
            </w:r>
          </w:p>
          <w:p w14:paraId="173B4DF3" w14:textId="77777777" w:rsidR="001A20E6" w:rsidRDefault="00000000">
            <w:pPr>
              <w:pStyle w:val="TableCellCalendarSubject"/>
            </w:pPr>
            <w:r>
              <w:t>Geography</w:t>
            </w:r>
          </w:p>
          <w:p w14:paraId="592A1734" w14:textId="77777777" w:rsidR="001A20E6" w:rsidRDefault="00000000">
            <w:pPr>
              <w:pStyle w:val="TableCellCalendarSubject"/>
            </w:pPr>
            <w:r>
              <w:t>Science &amp; Technology</w:t>
            </w:r>
          </w:p>
        </w:tc>
        <w:tc>
          <w:tcPr>
            <w:tcW w:w="700" w:type="pct"/>
            <w:shd w:val="clear" w:color="auto" w:fill="FEE2E2"/>
            <w:tcMar>
              <w:top w:w="200" w:type="dxa"/>
              <w:left w:w="100" w:type="dxa"/>
              <w:bottom w:w="200" w:type="dxa"/>
              <w:right w:w="100" w:type="dxa"/>
            </w:tcMar>
          </w:tcPr>
          <w:p w14:paraId="3EC8FB02" w14:textId="77777777" w:rsidR="001A20E6" w:rsidRDefault="00000000">
            <w:pPr>
              <w:pStyle w:val="TableCellCalendarDayNumberBold"/>
            </w:pPr>
            <w:r>
              <w:t>13</w:t>
            </w:r>
          </w:p>
          <w:p w14:paraId="3F5262C1" w14:textId="77777777" w:rsidR="001A20E6" w:rsidRDefault="00000000">
            <w:pPr>
              <w:pStyle w:val="TableCellCalendarSubject"/>
            </w:pPr>
            <w:r>
              <w:t>Geography</w:t>
            </w:r>
          </w:p>
          <w:p w14:paraId="56A35696" w14:textId="77777777" w:rsidR="001A20E6" w:rsidRDefault="00000000">
            <w:pPr>
              <w:pStyle w:val="TableCellCalendarSubject"/>
            </w:pPr>
            <w:r>
              <w:t>Science &amp; Technology</w:t>
            </w:r>
          </w:p>
        </w:tc>
      </w:tr>
      <w:tr w:rsidR="001A20E6" w14:paraId="507B5FF6" w14:textId="77777777">
        <w:tc>
          <w:tcPr>
            <w:tcW w:w="700" w:type="pct"/>
            <w:shd w:val="clear" w:color="auto" w:fill="FEE2E2"/>
            <w:tcMar>
              <w:top w:w="200" w:type="dxa"/>
              <w:left w:w="100" w:type="dxa"/>
              <w:bottom w:w="200" w:type="dxa"/>
              <w:right w:w="100" w:type="dxa"/>
            </w:tcMar>
          </w:tcPr>
          <w:p w14:paraId="7C9C531E" w14:textId="77777777" w:rsidR="001A20E6" w:rsidRDefault="00000000">
            <w:pPr>
              <w:pStyle w:val="TableCellCalendarDayNumberBold"/>
            </w:pPr>
            <w:r>
              <w:t>14</w:t>
            </w:r>
          </w:p>
          <w:p w14:paraId="142D9206" w14:textId="77777777" w:rsidR="001A20E6" w:rsidRDefault="00000000">
            <w:pPr>
              <w:pStyle w:val="TableCellCalendarSubject"/>
            </w:pPr>
            <w:r>
              <w:t>Geography</w:t>
            </w:r>
          </w:p>
          <w:p w14:paraId="3347A7DA" w14:textId="77777777" w:rsidR="001A20E6" w:rsidRDefault="00000000">
            <w:pPr>
              <w:pStyle w:val="TableCellCalendarSubject"/>
            </w:pPr>
            <w:r>
              <w:t>Science &amp; Technology</w:t>
            </w:r>
          </w:p>
        </w:tc>
        <w:tc>
          <w:tcPr>
            <w:tcW w:w="700" w:type="pct"/>
            <w:shd w:val="clear" w:color="auto" w:fill="FEE2E2"/>
            <w:tcMar>
              <w:top w:w="200" w:type="dxa"/>
              <w:left w:w="100" w:type="dxa"/>
              <w:bottom w:w="200" w:type="dxa"/>
              <w:right w:w="100" w:type="dxa"/>
            </w:tcMar>
          </w:tcPr>
          <w:p w14:paraId="5EFF2E76" w14:textId="77777777" w:rsidR="001A20E6" w:rsidRDefault="00000000">
            <w:pPr>
              <w:pStyle w:val="TableCellCalendarDayNumberBold"/>
            </w:pPr>
            <w:r>
              <w:t>15</w:t>
            </w:r>
          </w:p>
          <w:p w14:paraId="7EA63DA7" w14:textId="77777777" w:rsidR="001A20E6" w:rsidRDefault="00000000">
            <w:pPr>
              <w:pStyle w:val="TableCellCalendarSubject"/>
            </w:pPr>
            <w:r>
              <w:t>Geography</w:t>
            </w:r>
          </w:p>
          <w:p w14:paraId="4A98393C" w14:textId="77777777" w:rsidR="001A20E6" w:rsidRDefault="00000000">
            <w:pPr>
              <w:pStyle w:val="TableCellCalendarSubject"/>
            </w:pPr>
            <w:r>
              <w:t>Science &amp; Technology</w:t>
            </w:r>
          </w:p>
        </w:tc>
        <w:tc>
          <w:tcPr>
            <w:tcW w:w="700" w:type="pct"/>
            <w:shd w:val="clear" w:color="auto" w:fill="FEE2E2"/>
            <w:tcMar>
              <w:top w:w="200" w:type="dxa"/>
              <w:left w:w="100" w:type="dxa"/>
              <w:bottom w:w="200" w:type="dxa"/>
              <w:right w:w="100" w:type="dxa"/>
            </w:tcMar>
          </w:tcPr>
          <w:p w14:paraId="4CD89F84" w14:textId="77777777" w:rsidR="001A20E6" w:rsidRDefault="00000000">
            <w:pPr>
              <w:pStyle w:val="TableCellCalendarDayNumberBold"/>
            </w:pPr>
            <w:r>
              <w:t>16</w:t>
            </w:r>
          </w:p>
          <w:p w14:paraId="2D6C7A4C" w14:textId="77777777" w:rsidR="001A20E6" w:rsidRDefault="00000000">
            <w:pPr>
              <w:pStyle w:val="TableCellCalendarSubject"/>
            </w:pPr>
            <w:r>
              <w:t>Geography</w:t>
            </w:r>
          </w:p>
          <w:p w14:paraId="359C8C4D" w14:textId="77777777" w:rsidR="001A20E6" w:rsidRDefault="00000000">
            <w:pPr>
              <w:pStyle w:val="TableCellCalendarSubject"/>
            </w:pPr>
            <w:r>
              <w:t>Science &amp; Technology</w:t>
            </w:r>
          </w:p>
        </w:tc>
        <w:tc>
          <w:tcPr>
            <w:tcW w:w="700" w:type="pct"/>
            <w:shd w:val="clear" w:color="auto" w:fill="FEE2E2"/>
            <w:tcMar>
              <w:top w:w="200" w:type="dxa"/>
              <w:left w:w="100" w:type="dxa"/>
              <w:bottom w:w="200" w:type="dxa"/>
              <w:right w:w="100" w:type="dxa"/>
            </w:tcMar>
          </w:tcPr>
          <w:p w14:paraId="51BF45E1" w14:textId="77777777" w:rsidR="001A20E6" w:rsidRDefault="00000000">
            <w:pPr>
              <w:pStyle w:val="TableCellCalendarDayNumberBold"/>
            </w:pPr>
            <w:r>
              <w:t>17</w:t>
            </w:r>
          </w:p>
          <w:p w14:paraId="31E8B5C3" w14:textId="77777777" w:rsidR="001A20E6" w:rsidRDefault="00000000">
            <w:pPr>
              <w:pStyle w:val="TableCellCalendarSubject"/>
            </w:pPr>
            <w:r>
              <w:t>Science &amp; Technology</w:t>
            </w:r>
          </w:p>
          <w:p w14:paraId="4791B854" w14:textId="77777777" w:rsidR="001A20E6" w:rsidRDefault="00000000">
            <w:pPr>
              <w:pStyle w:val="TableCellCalendarSubject"/>
            </w:pPr>
            <w:r>
              <w:t>Indian Polity and Governance</w:t>
            </w:r>
          </w:p>
        </w:tc>
        <w:tc>
          <w:tcPr>
            <w:tcW w:w="700" w:type="pct"/>
            <w:shd w:val="clear" w:color="auto" w:fill="FEE2E2"/>
            <w:tcMar>
              <w:top w:w="200" w:type="dxa"/>
              <w:left w:w="100" w:type="dxa"/>
              <w:bottom w:w="200" w:type="dxa"/>
              <w:right w:w="100" w:type="dxa"/>
            </w:tcMar>
          </w:tcPr>
          <w:p w14:paraId="3C595B16" w14:textId="77777777" w:rsidR="001A20E6" w:rsidRDefault="00000000">
            <w:pPr>
              <w:pStyle w:val="TableCellCalendarDayNumberBold"/>
            </w:pPr>
            <w:r>
              <w:t>18</w:t>
            </w:r>
          </w:p>
          <w:p w14:paraId="4B083C66" w14:textId="77777777" w:rsidR="001A20E6" w:rsidRDefault="00000000">
            <w:pPr>
              <w:pStyle w:val="TableCellCalendarSubject"/>
            </w:pPr>
            <w:r>
              <w:t>Science &amp; Technology</w:t>
            </w:r>
          </w:p>
          <w:p w14:paraId="1601F3FE" w14:textId="77777777" w:rsidR="001A20E6" w:rsidRDefault="00000000">
            <w:pPr>
              <w:pStyle w:val="TableCellCalendarSubject"/>
            </w:pPr>
            <w:r>
              <w:t>Indian Polity and Governance</w:t>
            </w:r>
          </w:p>
        </w:tc>
        <w:tc>
          <w:tcPr>
            <w:tcW w:w="700" w:type="pct"/>
            <w:shd w:val="clear" w:color="auto" w:fill="FEE2E2"/>
            <w:tcMar>
              <w:top w:w="200" w:type="dxa"/>
              <w:left w:w="100" w:type="dxa"/>
              <w:bottom w:w="200" w:type="dxa"/>
              <w:right w:w="100" w:type="dxa"/>
            </w:tcMar>
          </w:tcPr>
          <w:p w14:paraId="63FA1011" w14:textId="77777777" w:rsidR="001A20E6" w:rsidRDefault="00000000">
            <w:pPr>
              <w:pStyle w:val="TableCellCalendarDayNumberBold"/>
            </w:pPr>
            <w:r>
              <w:t>19</w:t>
            </w:r>
          </w:p>
          <w:p w14:paraId="0B47503E" w14:textId="77777777" w:rsidR="001A20E6" w:rsidRDefault="00000000">
            <w:pPr>
              <w:pStyle w:val="TableCellCalendarSubject"/>
            </w:pPr>
            <w:r>
              <w:t>Science &amp; Technology</w:t>
            </w:r>
          </w:p>
          <w:p w14:paraId="49DE1BDC" w14:textId="77777777" w:rsidR="001A20E6" w:rsidRDefault="00000000">
            <w:pPr>
              <w:pStyle w:val="TableCellCalendarSubject"/>
            </w:pPr>
            <w:r>
              <w:t>Indian Polity and Governance</w:t>
            </w:r>
          </w:p>
        </w:tc>
        <w:tc>
          <w:tcPr>
            <w:tcW w:w="700" w:type="pct"/>
            <w:shd w:val="clear" w:color="auto" w:fill="FEE2E2"/>
            <w:tcMar>
              <w:top w:w="200" w:type="dxa"/>
              <w:left w:w="100" w:type="dxa"/>
              <w:bottom w:w="200" w:type="dxa"/>
              <w:right w:w="100" w:type="dxa"/>
            </w:tcMar>
          </w:tcPr>
          <w:p w14:paraId="68DFAFBF" w14:textId="77777777" w:rsidR="001A20E6" w:rsidRDefault="00000000">
            <w:pPr>
              <w:pStyle w:val="TableCellCalendarDayNumberBold"/>
            </w:pPr>
            <w:r>
              <w:t>20</w:t>
            </w:r>
          </w:p>
          <w:p w14:paraId="686610A5" w14:textId="77777777" w:rsidR="001A20E6" w:rsidRDefault="00000000">
            <w:pPr>
              <w:pStyle w:val="TableCellCalendarSubject"/>
            </w:pPr>
            <w:r>
              <w:t>Science &amp; Technology</w:t>
            </w:r>
          </w:p>
          <w:p w14:paraId="2E99771D" w14:textId="77777777" w:rsidR="001A20E6" w:rsidRDefault="00000000">
            <w:pPr>
              <w:pStyle w:val="TableCellCalendarSubject"/>
            </w:pPr>
            <w:r>
              <w:t>Indian Polity and Governance</w:t>
            </w:r>
          </w:p>
        </w:tc>
      </w:tr>
      <w:tr w:rsidR="001A20E6" w14:paraId="4A3A35FB" w14:textId="77777777">
        <w:tc>
          <w:tcPr>
            <w:tcW w:w="700" w:type="pct"/>
            <w:shd w:val="clear" w:color="auto" w:fill="FEE2E2"/>
            <w:tcMar>
              <w:top w:w="200" w:type="dxa"/>
              <w:left w:w="100" w:type="dxa"/>
              <w:bottom w:w="200" w:type="dxa"/>
              <w:right w:w="100" w:type="dxa"/>
            </w:tcMar>
          </w:tcPr>
          <w:p w14:paraId="281D44B3" w14:textId="77777777" w:rsidR="001A20E6" w:rsidRDefault="00000000">
            <w:pPr>
              <w:pStyle w:val="TableCellCalendarDayNumberBold"/>
            </w:pPr>
            <w:r>
              <w:t>21</w:t>
            </w:r>
          </w:p>
          <w:p w14:paraId="05E142D3" w14:textId="77777777" w:rsidR="001A20E6" w:rsidRDefault="00000000">
            <w:pPr>
              <w:pStyle w:val="TableCellCalendarSubject"/>
            </w:pPr>
            <w:r>
              <w:t>Science &amp; Technology</w:t>
            </w:r>
          </w:p>
          <w:p w14:paraId="2DCD4A2E" w14:textId="77777777" w:rsidR="001A20E6" w:rsidRDefault="00000000">
            <w:pPr>
              <w:pStyle w:val="TableCellCalendarSubject"/>
            </w:pPr>
            <w:r>
              <w:t>Indian Polity and Governance</w:t>
            </w:r>
          </w:p>
        </w:tc>
        <w:tc>
          <w:tcPr>
            <w:tcW w:w="700" w:type="pct"/>
            <w:shd w:val="clear" w:color="auto" w:fill="FEE2E2"/>
            <w:tcMar>
              <w:top w:w="200" w:type="dxa"/>
              <w:left w:w="100" w:type="dxa"/>
              <w:bottom w:w="200" w:type="dxa"/>
              <w:right w:w="100" w:type="dxa"/>
            </w:tcMar>
          </w:tcPr>
          <w:p w14:paraId="37A3A306" w14:textId="77777777" w:rsidR="001A20E6" w:rsidRDefault="00000000">
            <w:pPr>
              <w:pStyle w:val="TableCellCalendarDayNumberBold"/>
            </w:pPr>
            <w:r>
              <w:t>22</w:t>
            </w:r>
          </w:p>
          <w:p w14:paraId="1BB1EEA1" w14:textId="77777777" w:rsidR="001A20E6" w:rsidRDefault="00000000">
            <w:pPr>
              <w:pStyle w:val="TableCellCalendarSubject"/>
            </w:pPr>
            <w:r>
              <w:t>Indian Polity and Governance</w:t>
            </w:r>
          </w:p>
          <w:p w14:paraId="141C5AFA" w14:textId="77777777" w:rsidR="001A20E6" w:rsidRDefault="00000000">
            <w:pPr>
              <w:pStyle w:val="TableCellCalendarSubject"/>
            </w:pPr>
            <w:r>
              <w:t>Indian Economy</w:t>
            </w:r>
          </w:p>
        </w:tc>
        <w:tc>
          <w:tcPr>
            <w:tcW w:w="700" w:type="pct"/>
            <w:shd w:val="clear" w:color="auto" w:fill="FEE2E2"/>
            <w:tcMar>
              <w:top w:w="200" w:type="dxa"/>
              <w:left w:w="100" w:type="dxa"/>
              <w:bottom w:w="200" w:type="dxa"/>
              <w:right w:w="100" w:type="dxa"/>
            </w:tcMar>
          </w:tcPr>
          <w:p w14:paraId="1EDADD0C" w14:textId="77777777" w:rsidR="001A20E6" w:rsidRDefault="00000000">
            <w:pPr>
              <w:pStyle w:val="TableCellCalendarDayNumberBold"/>
            </w:pPr>
            <w:r>
              <w:t>23</w:t>
            </w:r>
          </w:p>
          <w:p w14:paraId="4D5EDFFD" w14:textId="77777777" w:rsidR="001A20E6" w:rsidRDefault="00000000">
            <w:pPr>
              <w:pStyle w:val="TableCellCalendarSubject"/>
            </w:pPr>
            <w:r>
              <w:t>Indian Polity and Governance</w:t>
            </w:r>
          </w:p>
          <w:p w14:paraId="4BC3C374" w14:textId="77777777" w:rsidR="001A20E6" w:rsidRDefault="00000000">
            <w:pPr>
              <w:pStyle w:val="TableCellCalendarSubject"/>
            </w:pPr>
            <w:r>
              <w:t>Indian Economy</w:t>
            </w:r>
          </w:p>
        </w:tc>
        <w:tc>
          <w:tcPr>
            <w:tcW w:w="700" w:type="pct"/>
            <w:shd w:val="clear" w:color="auto" w:fill="FEE2E2"/>
            <w:tcMar>
              <w:top w:w="200" w:type="dxa"/>
              <w:left w:w="100" w:type="dxa"/>
              <w:bottom w:w="200" w:type="dxa"/>
              <w:right w:w="100" w:type="dxa"/>
            </w:tcMar>
          </w:tcPr>
          <w:p w14:paraId="302E0B1D" w14:textId="77777777" w:rsidR="001A20E6" w:rsidRDefault="00000000">
            <w:pPr>
              <w:pStyle w:val="TableCellCalendarDayNumberBold"/>
            </w:pPr>
            <w:r>
              <w:t>24</w:t>
            </w:r>
          </w:p>
          <w:p w14:paraId="716D266F" w14:textId="77777777" w:rsidR="001A20E6" w:rsidRDefault="00000000">
            <w:pPr>
              <w:pStyle w:val="TableCellCalendarSubject"/>
            </w:pPr>
            <w:r>
              <w:t>Indian Polity and Governance</w:t>
            </w:r>
          </w:p>
          <w:p w14:paraId="0368546F" w14:textId="77777777" w:rsidR="001A20E6" w:rsidRDefault="00000000">
            <w:pPr>
              <w:pStyle w:val="TableCellCalendarSubject"/>
            </w:pPr>
            <w:r>
              <w:t>Indian Economy</w:t>
            </w:r>
          </w:p>
        </w:tc>
        <w:tc>
          <w:tcPr>
            <w:tcW w:w="700" w:type="pct"/>
            <w:shd w:val="clear" w:color="auto" w:fill="FEE2E2"/>
            <w:tcMar>
              <w:top w:w="200" w:type="dxa"/>
              <w:left w:w="100" w:type="dxa"/>
              <w:bottom w:w="200" w:type="dxa"/>
              <w:right w:w="100" w:type="dxa"/>
            </w:tcMar>
          </w:tcPr>
          <w:p w14:paraId="547BCD36" w14:textId="77777777" w:rsidR="001A20E6" w:rsidRDefault="00000000">
            <w:pPr>
              <w:pStyle w:val="TableCellCalendarDayNumberBold"/>
            </w:pPr>
            <w:r>
              <w:t>25</w:t>
            </w:r>
          </w:p>
          <w:p w14:paraId="2C7C74DF" w14:textId="77777777" w:rsidR="001A20E6" w:rsidRDefault="00000000">
            <w:pPr>
              <w:pStyle w:val="TableCellCalendarSubject"/>
            </w:pPr>
            <w:r>
              <w:t>Indian Polity and Governance</w:t>
            </w:r>
          </w:p>
          <w:p w14:paraId="3D9C6A33" w14:textId="77777777" w:rsidR="001A20E6" w:rsidRDefault="00000000">
            <w:pPr>
              <w:pStyle w:val="TableCellCalendarSubject"/>
            </w:pPr>
            <w:r>
              <w:t>Indian Economy</w:t>
            </w:r>
          </w:p>
        </w:tc>
        <w:tc>
          <w:tcPr>
            <w:tcW w:w="700" w:type="pct"/>
            <w:shd w:val="clear" w:color="auto" w:fill="FEE2E2"/>
            <w:tcMar>
              <w:top w:w="200" w:type="dxa"/>
              <w:left w:w="100" w:type="dxa"/>
              <w:bottom w:w="200" w:type="dxa"/>
              <w:right w:w="100" w:type="dxa"/>
            </w:tcMar>
          </w:tcPr>
          <w:p w14:paraId="34A3028A" w14:textId="77777777" w:rsidR="001A20E6" w:rsidRDefault="00000000">
            <w:pPr>
              <w:pStyle w:val="TableCellCalendarDayNumberBold"/>
            </w:pPr>
            <w:r>
              <w:t>26</w:t>
            </w:r>
          </w:p>
          <w:p w14:paraId="6CA54411" w14:textId="77777777" w:rsidR="001A20E6" w:rsidRDefault="00000000">
            <w:pPr>
              <w:pStyle w:val="TableCellCalendarSubject"/>
            </w:pPr>
            <w:r>
              <w:t>Indian Polity and Governance</w:t>
            </w:r>
          </w:p>
          <w:p w14:paraId="1B313B83" w14:textId="77777777" w:rsidR="001A20E6" w:rsidRDefault="00000000">
            <w:pPr>
              <w:pStyle w:val="TableCellCalendarSubject"/>
            </w:pPr>
            <w:r>
              <w:t>Indian Economy</w:t>
            </w:r>
          </w:p>
        </w:tc>
        <w:tc>
          <w:tcPr>
            <w:tcW w:w="700" w:type="pct"/>
            <w:shd w:val="clear" w:color="auto" w:fill="FEE2E2"/>
            <w:tcMar>
              <w:top w:w="200" w:type="dxa"/>
              <w:left w:w="100" w:type="dxa"/>
              <w:bottom w:w="200" w:type="dxa"/>
              <w:right w:w="100" w:type="dxa"/>
            </w:tcMar>
          </w:tcPr>
          <w:p w14:paraId="4AC4C351" w14:textId="77777777" w:rsidR="001A20E6" w:rsidRDefault="00000000">
            <w:pPr>
              <w:pStyle w:val="TableCellCalendarDayNumberBold"/>
            </w:pPr>
            <w:r>
              <w:t>27</w:t>
            </w:r>
          </w:p>
          <w:p w14:paraId="7985D323" w14:textId="77777777" w:rsidR="001A20E6" w:rsidRDefault="00000000">
            <w:pPr>
              <w:pStyle w:val="TableCellCalendarSubject"/>
            </w:pPr>
            <w:r>
              <w:t>Indian Polity and Governance</w:t>
            </w:r>
          </w:p>
          <w:p w14:paraId="1E01E851" w14:textId="77777777" w:rsidR="001A20E6" w:rsidRDefault="00000000">
            <w:pPr>
              <w:pStyle w:val="TableCellCalendarSubject"/>
            </w:pPr>
            <w:r>
              <w:t>Indian Economy</w:t>
            </w:r>
          </w:p>
        </w:tc>
      </w:tr>
      <w:tr w:rsidR="001A20E6" w14:paraId="66249561" w14:textId="77777777">
        <w:tc>
          <w:tcPr>
            <w:tcW w:w="700" w:type="pct"/>
            <w:shd w:val="clear" w:color="auto" w:fill="FEE2E2"/>
            <w:tcMar>
              <w:top w:w="200" w:type="dxa"/>
              <w:left w:w="100" w:type="dxa"/>
              <w:bottom w:w="200" w:type="dxa"/>
              <w:right w:w="100" w:type="dxa"/>
            </w:tcMar>
          </w:tcPr>
          <w:p w14:paraId="3635ADC2" w14:textId="77777777" w:rsidR="001A20E6" w:rsidRDefault="00000000">
            <w:pPr>
              <w:pStyle w:val="TableCellCalendarDayNumberBold"/>
            </w:pPr>
            <w:r>
              <w:t>28</w:t>
            </w:r>
          </w:p>
          <w:p w14:paraId="4457C192" w14:textId="77777777" w:rsidR="001A20E6" w:rsidRDefault="00000000">
            <w:pPr>
              <w:pStyle w:val="TableCellCalendarSubject"/>
            </w:pPr>
            <w:r>
              <w:t>Indian Polity and Governance</w:t>
            </w:r>
          </w:p>
          <w:p w14:paraId="75A9CC90" w14:textId="77777777" w:rsidR="001A20E6" w:rsidRDefault="00000000">
            <w:pPr>
              <w:pStyle w:val="TableCellCalendarSubject"/>
            </w:pPr>
            <w:r>
              <w:t>Indian Economy</w:t>
            </w:r>
          </w:p>
        </w:tc>
        <w:tc>
          <w:tcPr>
            <w:tcW w:w="700" w:type="pct"/>
            <w:tcMar>
              <w:top w:w="200" w:type="dxa"/>
              <w:left w:w="100" w:type="dxa"/>
              <w:bottom w:w="200" w:type="dxa"/>
              <w:right w:w="100" w:type="dxa"/>
            </w:tcMar>
          </w:tcPr>
          <w:p w14:paraId="0E1997F1" w14:textId="77777777" w:rsidR="001A20E6" w:rsidRDefault="001A20E6"/>
        </w:tc>
        <w:tc>
          <w:tcPr>
            <w:tcW w:w="700" w:type="pct"/>
            <w:tcMar>
              <w:top w:w="200" w:type="dxa"/>
              <w:left w:w="100" w:type="dxa"/>
              <w:bottom w:w="200" w:type="dxa"/>
              <w:right w:w="100" w:type="dxa"/>
            </w:tcMar>
          </w:tcPr>
          <w:p w14:paraId="06E6B41F" w14:textId="77777777" w:rsidR="001A20E6" w:rsidRDefault="001A20E6"/>
        </w:tc>
        <w:tc>
          <w:tcPr>
            <w:tcW w:w="700" w:type="pct"/>
            <w:tcMar>
              <w:top w:w="200" w:type="dxa"/>
              <w:left w:w="100" w:type="dxa"/>
              <w:bottom w:w="200" w:type="dxa"/>
              <w:right w:w="100" w:type="dxa"/>
            </w:tcMar>
          </w:tcPr>
          <w:p w14:paraId="5B98CC3F" w14:textId="77777777" w:rsidR="001A20E6" w:rsidRDefault="001A20E6"/>
        </w:tc>
        <w:tc>
          <w:tcPr>
            <w:tcW w:w="700" w:type="pct"/>
            <w:tcMar>
              <w:top w:w="200" w:type="dxa"/>
              <w:left w:w="100" w:type="dxa"/>
              <w:bottom w:w="200" w:type="dxa"/>
              <w:right w:w="100" w:type="dxa"/>
            </w:tcMar>
          </w:tcPr>
          <w:p w14:paraId="0FE07591" w14:textId="77777777" w:rsidR="001A20E6" w:rsidRDefault="001A20E6"/>
        </w:tc>
        <w:tc>
          <w:tcPr>
            <w:tcW w:w="700" w:type="pct"/>
            <w:tcMar>
              <w:top w:w="200" w:type="dxa"/>
              <w:left w:w="100" w:type="dxa"/>
              <w:bottom w:w="200" w:type="dxa"/>
              <w:right w:w="100" w:type="dxa"/>
            </w:tcMar>
          </w:tcPr>
          <w:p w14:paraId="310AE5A3" w14:textId="77777777" w:rsidR="001A20E6" w:rsidRDefault="001A20E6"/>
        </w:tc>
        <w:tc>
          <w:tcPr>
            <w:tcW w:w="700" w:type="pct"/>
            <w:tcMar>
              <w:top w:w="200" w:type="dxa"/>
              <w:left w:w="100" w:type="dxa"/>
              <w:bottom w:w="200" w:type="dxa"/>
              <w:right w:w="100" w:type="dxa"/>
            </w:tcMar>
          </w:tcPr>
          <w:p w14:paraId="0A186D45" w14:textId="77777777" w:rsidR="001A20E6" w:rsidRDefault="001A20E6"/>
        </w:tc>
      </w:tr>
    </w:tbl>
    <w:p w14:paraId="2483959D" w14:textId="77777777" w:rsidR="001A20E6" w:rsidRDefault="001A20E6">
      <w:pPr>
        <w:spacing w:after="400"/>
      </w:pPr>
    </w:p>
    <w:p w14:paraId="670F66AC" w14:textId="77777777" w:rsidR="001A20E6" w:rsidRDefault="00000000">
      <w:pPr>
        <w:pStyle w:val="ResourceTitle"/>
      </w:pPr>
      <w:r>
        <w:t>📚 Resources for February 2027</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0CCB495F" w14:textId="77777777">
        <w:tc>
          <w:tcPr>
            <w:tcW w:w="1650" w:type="pct"/>
            <w:tcBorders>
              <w:bottom w:val="single" w:sz="2" w:space="0" w:color="D1D5DB"/>
              <w:right w:val="single" w:sz="2" w:space="0" w:color="D1D5DB"/>
            </w:tcBorders>
            <w:tcMar>
              <w:top w:w="200" w:type="dxa"/>
              <w:left w:w="150" w:type="dxa"/>
              <w:bottom w:w="200" w:type="dxa"/>
              <w:right w:w="150" w:type="dxa"/>
            </w:tcMar>
          </w:tcPr>
          <w:p w14:paraId="54E2CEFE" w14:textId="77777777" w:rsidR="001A20E6" w:rsidRDefault="00000000">
            <w:pPr>
              <w:pStyle w:val="TableCellSubjectName"/>
            </w:pPr>
            <w:r>
              <w:t>Geography</w:t>
            </w:r>
          </w:p>
          <w:p w14:paraId="1C2BBF71" w14:textId="77777777" w:rsidR="001A20E6" w:rsidRDefault="00000000">
            <w:pPr>
              <w:pStyle w:val="TableCellCategoryTitle"/>
            </w:pPr>
            <w:r>
              <w:t>📝 Practice Materials</w:t>
            </w:r>
          </w:p>
          <w:p w14:paraId="555C0B5F" w14:textId="77777777" w:rsidR="001A20E6" w:rsidRDefault="00000000">
            <w:pPr>
              <w:pStyle w:val="TableCellResourceItem"/>
            </w:pPr>
            <w:r>
              <w:t>• La Excellence Geography Material</w:t>
            </w:r>
          </w:p>
          <w:p w14:paraId="472D13A1" w14:textId="77777777" w:rsidR="001A20E6" w:rsidRDefault="00000000">
            <w:pPr>
              <w:pStyle w:val="TableCellResourceItem"/>
            </w:pPr>
            <w:r>
              <w:t>• Mains RRP + Prelims RRP</w:t>
            </w:r>
          </w:p>
          <w:p w14:paraId="2756D258" w14:textId="77777777" w:rsidR="001A20E6" w:rsidRDefault="00000000">
            <w:pPr>
              <w:pStyle w:val="TableCellResourceItem"/>
            </w:pPr>
            <w:r>
              <w:t>• Prelims &amp; Mains Workbooks</w:t>
            </w:r>
          </w:p>
          <w:p w14:paraId="48D03F0D" w14:textId="77777777" w:rsidR="001A20E6" w:rsidRDefault="00000000">
            <w:pPr>
              <w:pStyle w:val="TableCellCategoryTitle"/>
            </w:pPr>
            <w:r>
              <w:t>📰 Current Affairs</w:t>
            </w:r>
          </w:p>
          <w:p w14:paraId="780FC1B1" w14:textId="77777777" w:rsidR="001A20E6" w:rsidRDefault="00000000">
            <w:pPr>
              <w:pStyle w:val="TableCellResourceItem"/>
            </w:pPr>
            <w:r>
              <w:t>• Atlas (Orient Blackswan)</w:t>
            </w:r>
          </w:p>
          <w:p w14:paraId="0F8699B1" w14:textId="77777777" w:rsidR="001A20E6" w:rsidRDefault="00000000">
            <w:pPr>
              <w:pStyle w:val="TableCellResourceItem"/>
            </w:pPr>
            <w:r>
              <w:t>• Newspapers (The Hindu – Env/Geo pages)</w:t>
            </w:r>
          </w:p>
          <w:p w14:paraId="39C2CE7A"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0177FA7C" w14:textId="77777777" w:rsidR="001A20E6" w:rsidRDefault="00000000">
            <w:pPr>
              <w:pStyle w:val="TableCellSubjectName"/>
            </w:pPr>
            <w:r>
              <w:t>Environment, Ecology and Disaster Management</w:t>
            </w:r>
          </w:p>
          <w:p w14:paraId="72D12A8E" w14:textId="77777777" w:rsidR="001A20E6" w:rsidRDefault="00000000">
            <w:pPr>
              <w:pStyle w:val="TableCellCategoryTitle"/>
            </w:pPr>
            <w:r>
              <w:t>📝 Practice Materials</w:t>
            </w:r>
          </w:p>
          <w:p w14:paraId="5D5A7CAD" w14:textId="77777777" w:rsidR="001A20E6" w:rsidRDefault="00000000">
            <w:pPr>
              <w:pStyle w:val="TableCellResourceItem"/>
            </w:pPr>
            <w:r>
              <w:t>• La Excellence Environment Material</w:t>
            </w:r>
          </w:p>
          <w:p w14:paraId="736DDE39" w14:textId="77777777" w:rsidR="001A20E6" w:rsidRDefault="00000000">
            <w:pPr>
              <w:pStyle w:val="TableCellResourceItem"/>
            </w:pPr>
            <w:r>
              <w:t>• Prelims &amp; Mains Workbooks</w:t>
            </w:r>
          </w:p>
          <w:p w14:paraId="58F327B1" w14:textId="77777777" w:rsidR="001A20E6" w:rsidRDefault="00000000">
            <w:pPr>
              <w:pStyle w:val="TableCellResourceItem"/>
            </w:pPr>
            <w:r>
              <w:t>• La Excellence DM Material</w:t>
            </w:r>
          </w:p>
          <w:p w14:paraId="03469C3A" w14:textId="77777777" w:rsidR="001A20E6" w:rsidRDefault="00000000">
            <w:pPr>
              <w:pStyle w:val="TableCellResourceItem"/>
            </w:pPr>
            <w:r>
              <w:t>• Prelims &amp; Mains Workbooks</w:t>
            </w:r>
          </w:p>
          <w:p w14:paraId="46E41843" w14:textId="77777777" w:rsidR="001A20E6" w:rsidRDefault="00000000">
            <w:pPr>
              <w:pStyle w:val="TableCellCategoryTitle"/>
            </w:pPr>
            <w:r>
              <w:t>📰 Current Affairs</w:t>
            </w:r>
          </w:p>
          <w:p w14:paraId="3783AF37" w14:textId="77777777" w:rsidR="001A20E6" w:rsidRDefault="00000000">
            <w:pPr>
              <w:pStyle w:val="TableCellResourceItem"/>
            </w:pPr>
            <w:r>
              <w:t>• Down to Earth</w:t>
            </w:r>
          </w:p>
          <w:p w14:paraId="51E59889" w14:textId="77777777" w:rsidR="001A20E6" w:rsidRDefault="00000000">
            <w:pPr>
              <w:pStyle w:val="TableCellResourceItem"/>
            </w:pPr>
            <w:r>
              <w:t>• Newspapers (The Hindu – Env, sections)</w:t>
            </w:r>
          </w:p>
          <w:p w14:paraId="7019AB84" w14:textId="77777777" w:rsidR="001A20E6" w:rsidRDefault="00000000">
            <w:pPr>
              <w:pStyle w:val="TableCellResourceItem"/>
            </w:pPr>
            <w:r>
              <w:t>• Down to earth</w:t>
            </w:r>
          </w:p>
          <w:p w14:paraId="23D5C870" w14:textId="77777777" w:rsidR="001A20E6" w:rsidRDefault="00000000">
            <w:pPr>
              <w:pStyle w:val="TableCellResourceItem"/>
            </w:pPr>
            <w:r>
              <w:t>• Disaster coverage – IE/The Hindu</w:t>
            </w:r>
          </w:p>
        </w:tc>
        <w:tc>
          <w:tcPr>
            <w:tcW w:w="1650" w:type="pct"/>
            <w:tcBorders>
              <w:bottom w:val="single" w:sz="2" w:space="0" w:color="D1D5DB"/>
              <w:right w:val="single" w:sz="2" w:space="0" w:color="D1D5DB"/>
            </w:tcBorders>
            <w:tcMar>
              <w:top w:w="200" w:type="dxa"/>
              <w:left w:w="150" w:type="dxa"/>
              <w:bottom w:w="200" w:type="dxa"/>
              <w:right w:w="150" w:type="dxa"/>
            </w:tcMar>
          </w:tcPr>
          <w:p w14:paraId="5B77304D" w14:textId="77777777" w:rsidR="001A20E6" w:rsidRDefault="00000000">
            <w:pPr>
              <w:pStyle w:val="TableCellSubjectName"/>
            </w:pPr>
            <w:r>
              <w:t>Science &amp; Technology</w:t>
            </w:r>
          </w:p>
          <w:p w14:paraId="0684DBFC" w14:textId="77777777" w:rsidR="001A20E6" w:rsidRDefault="00000000">
            <w:pPr>
              <w:pStyle w:val="TableCellCategoryTitle"/>
            </w:pPr>
            <w:r>
              <w:t>📝 Practice Materials</w:t>
            </w:r>
          </w:p>
          <w:p w14:paraId="31F7F624" w14:textId="77777777" w:rsidR="001A20E6" w:rsidRDefault="00000000">
            <w:pPr>
              <w:pStyle w:val="TableCellResourceItem"/>
            </w:pPr>
            <w:r>
              <w:t>• La Excellence S&amp;T Material</w:t>
            </w:r>
          </w:p>
          <w:p w14:paraId="10AA8146" w14:textId="77777777" w:rsidR="001A20E6" w:rsidRDefault="00000000">
            <w:pPr>
              <w:pStyle w:val="TableCellResourceItem"/>
            </w:pPr>
            <w:r>
              <w:t>• Prelims &amp; Mains Workbooks</w:t>
            </w:r>
          </w:p>
          <w:p w14:paraId="782E04C3" w14:textId="77777777" w:rsidR="001A20E6" w:rsidRDefault="00000000">
            <w:pPr>
              <w:pStyle w:val="TableCellCategoryTitle"/>
            </w:pPr>
            <w:r>
              <w:t>📰 Current Affairs</w:t>
            </w:r>
          </w:p>
          <w:p w14:paraId="18799EBC" w14:textId="77777777" w:rsidR="001A20E6" w:rsidRDefault="00000000">
            <w:pPr>
              <w:pStyle w:val="TableCellResourceItem"/>
            </w:pPr>
            <w:r>
              <w:t>• Newspapers (The Hindu S&amp;T, PIB updates)</w:t>
            </w:r>
          </w:p>
        </w:tc>
      </w:tr>
      <w:tr w:rsidR="001A20E6" w14:paraId="09B1C3B3" w14:textId="77777777">
        <w:tc>
          <w:tcPr>
            <w:tcW w:w="1650" w:type="pct"/>
            <w:tcBorders>
              <w:bottom w:val="single" w:sz="2" w:space="0" w:color="D1D5DB"/>
              <w:right w:val="single" w:sz="2" w:space="0" w:color="D1D5DB"/>
            </w:tcBorders>
            <w:tcMar>
              <w:top w:w="200" w:type="dxa"/>
              <w:left w:w="150" w:type="dxa"/>
              <w:bottom w:w="200" w:type="dxa"/>
              <w:right w:w="150" w:type="dxa"/>
            </w:tcMar>
          </w:tcPr>
          <w:p w14:paraId="6DCA8864" w14:textId="77777777" w:rsidR="001A20E6" w:rsidRDefault="00000000">
            <w:pPr>
              <w:pStyle w:val="TableCellSubjectName"/>
            </w:pPr>
            <w:r>
              <w:t>Indian Polity and Governance</w:t>
            </w:r>
          </w:p>
          <w:p w14:paraId="0DDF5E17" w14:textId="77777777" w:rsidR="001A20E6" w:rsidRDefault="00000000">
            <w:pPr>
              <w:pStyle w:val="TableCellCategoryTitle"/>
            </w:pPr>
            <w:r>
              <w:t>📝 Practice Materials</w:t>
            </w:r>
          </w:p>
          <w:p w14:paraId="4D295246" w14:textId="77777777" w:rsidR="001A20E6" w:rsidRDefault="00000000">
            <w:pPr>
              <w:pStyle w:val="TableCellResourceItem"/>
            </w:pPr>
            <w:r>
              <w:t>• La Excellence Polity Material</w:t>
            </w:r>
          </w:p>
          <w:p w14:paraId="454630EE" w14:textId="77777777" w:rsidR="001A20E6" w:rsidRDefault="00000000">
            <w:pPr>
              <w:pStyle w:val="TableCellResourceItem"/>
            </w:pPr>
            <w:r>
              <w:t>• Mains RRP + Prelims RRP</w:t>
            </w:r>
          </w:p>
          <w:p w14:paraId="30CFEAB6" w14:textId="77777777" w:rsidR="001A20E6" w:rsidRDefault="00000000">
            <w:pPr>
              <w:pStyle w:val="TableCellResourceItem"/>
            </w:pPr>
            <w:r>
              <w:t>• Prelims &amp; Mains Workbooks</w:t>
            </w:r>
          </w:p>
          <w:p w14:paraId="336C1033" w14:textId="77777777" w:rsidR="001A20E6" w:rsidRDefault="00000000">
            <w:pPr>
              <w:pStyle w:val="TableCellCategoryTitle"/>
            </w:pPr>
            <w:r>
              <w:t>📰 Current Affairs</w:t>
            </w:r>
          </w:p>
          <w:p w14:paraId="53B64453" w14:textId="77777777" w:rsidR="001A20E6" w:rsidRDefault="00000000">
            <w:pPr>
              <w:pStyle w:val="TableCellResourceItem"/>
            </w:pPr>
            <w:r>
              <w:t>• NITI Aayog Reports + PRS Briefs</w:t>
            </w:r>
          </w:p>
          <w:p w14:paraId="12680F27" w14:textId="77777777" w:rsidR="001A20E6" w:rsidRDefault="00000000">
            <w:pPr>
              <w:pStyle w:val="TableCellResourceItem"/>
            </w:pPr>
            <w:r>
              <w:t>• Newspapers (The Hindu/Indian Express)</w:t>
            </w:r>
          </w:p>
          <w:p w14:paraId="3D1A0D55"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2B7E3844" w14:textId="77777777" w:rsidR="001A20E6" w:rsidRDefault="00000000">
            <w:pPr>
              <w:pStyle w:val="TableCellSubjectName"/>
            </w:pPr>
            <w:r>
              <w:t>Indian Economy</w:t>
            </w:r>
          </w:p>
          <w:p w14:paraId="24415FFF" w14:textId="77777777" w:rsidR="001A20E6" w:rsidRDefault="00000000">
            <w:pPr>
              <w:pStyle w:val="TableCellCategoryTitle"/>
            </w:pPr>
            <w:r>
              <w:t>📝 Practice Materials</w:t>
            </w:r>
          </w:p>
          <w:p w14:paraId="7B0C8490" w14:textId="77777777" w:rsidR="001A20E6" w:rsidRDefault="00000000">
            <w:pPr>
              <w:pStyle w:val="TableCellResourceItem"/>
            </w:pPr>
            <w:r>
              <w:t>• La Excellence Economy Material</w:t>
            </w:r>
          </w:p>
          <w:p w14:paraId="2A467ABB" w14:textId="77777777" w:rsidR="001A20E6" w:rsidRDefault="00000000">
            <w:pPr>
              <w:pStyle w:val="TableCellResourceItem"/>
            </w:pPr>
            <w:r>
              <w:t>• Mains RRP + Prelims RRP</w:t>
            </w:r>
          </w:p>
          <w:p w14:paraId="6CDF197E" w14:textId="77777777" w:rsidR="001A20E6" w:rsidRDefault="00000000">
            <w:pPr>
              <w:pStyle w:val="TableCellResourceItem"/>
            </w:pPr>
            <w:r>
              <w:t>• Prelims &amp; Mains Workbooks</w:t>
            </w:r>
          </w:p>
          <w:p w14:paraId="45E1F481" w14:textId="77777777" w:rsidR="001A20E6" w:rsidRDefault="00000000">
            <w:pPr>
              <w:pStyle w:val="TableCellCategoryTitle"/>
            </w:pPr>
            <w:r>
              <w:t>📰 Current Affairs</w:t>
            </w:r>
          </w:p>
          <w:p w14:paraId="086DCAC3" w14:textId="77777777" w:rsidR="001A20E6" w:rsidRDefault="00000000">
            <w:pPr>
              <w:pStyle w:val="TableCellResourceItem"/>
            </w:pPr>
            <w:r>
              <w:t>• NITI Aayog Reports + Economic survey and Budget</w:t>
            </w:r>
          </w:p>
          <w:p w14:paraId="770862C5" w14:textId="77777777" w:rsidR="001A20E6" w:rsidRDefault="00000000">
            <w:pPr>
              <w:pStyle w:val="TableCellResourceItem"/>
            </w:pPr>
            <w:r>
              <w:t>• Newspapers (Hindu and IE Explained)</w:t>
            </w:r>
          </w:p>
        </w:tc>
        <w:tc>
          <w:tcPr>
            <w:tcW w:w="1650" w:type="pct"/>
          </w:tcPr>
          <w:p w14:paraId="17C207CB" w14:textId="77777777" w:rsidR="001A20E6" w:rsidRDefault="001A20E6"/>
        </w:tc>
      </w:tr>
    </w:tbl>
    <w:p w14:paraId="03AD7269" w14:textId="77777777" w:rsidR="001A20E6" w:rsidRDefault="001A20E6">
      <w:pPr>
        <w:spacing w:after="400"/>
      </w:pPr>
    </w:p>
    <w:p w14:paraId="300AEB74"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236743F7" w14:textId="77777777">
        <w:tc>
          <w:tcPr>
            <w:tcW w:w="2500" w:type="pct"/>
            <w:tcMar>
              <w:top w:w="0" w:type="dxa"/>
              <w:left w:w="0" w:type="dxa"/>
              <w:bottom w:w="0" w:type="dxa"/>
              <w:right w:w="0" w:type="dxa"/>
            </w:tcMar>
          </w:tcPr>
          <w:p w14:paraId="2DF79BA8" w14:textId="77777777" w:rsidR="001A20E6" w:rsidRDefault="00000000">
            <w:pPr>
              <w:pStyle w:val="WeekTitle"/>
            </w:pPr>
            <w:r>
              <w:rPr>
                <w:color w:val="B91C1C"/>
              </w:rPr>
              <w:t>📅 Jan 31 - Feb 06, 2027</w:t>
            </w:r>
          </w:p>
        </w:tc>
        <w:tc>
          <w:tcPr>
            <w:tcW w:w="2500" w:type="pct"/>
            <w:tcMar>
              <w:top w:w="0" w:type="dxa"/>
              <w:left w:w="0" w:type="dxa"/>
              <w:bottom w:w="0" w:type="dxa"/>
              <w:right w:w="0" w:type="dxa"/>
            </w:tcMar>
          </w:tcPr>
          <w:p w14:paraId="0F1B3FB2" w14:textId="77777777" w:rsidR="001A20E6" w:rsidRDefault="00000000">
            <w:pPr>
              <w:pStyle w:val="WeekCycleName"/>
            </w:pPr>
            <w:r>
              <w:rPr>
                <w:color w:val="B91C1C"/>
              </w:rPr>
              <w:t>C4</w:t>
            </w:r>
          </w:p>
        </w:tc>
      </w:tr>
    </w:tbl>
    <w:p w14:paraId="4BA72C54"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442F130D" w14:textId="77777777">
        <w:tc>
          <w:tcPr>
            <w:tcW w:w="700" w:type="pct"/>
            <w:shd w:val="clear" w:color="auto" w:fill="FEE2E2"/>
            <w:tcMar>
              <w:top w:w="200" w:type="dxa"/>
              <w:left w:w="100" w:type="dxa"/>
              <w:bottom w:w="200" w:type="dxa"/>
              <w:right w:w="100" w:type="dxa"/>
            </w:tcMar>
          </w:tcPr>
          <w:p w14:paraId="675C64EF" w14:textId="77777777" w:rsidR="001A20E6" w:rsidRDefault="00000000">
            <w:pPr>
              <w:pStyle w:val="TableCellCalendarDayHeader"/>
            </w:pPr>
            <w:r>
              <w:rPr>
                <w:color w:val="B91C1C"/>
              </w:rPr>
              <w:t>Sunday</w:t>
            </w:r>
          </w:p>
          <w:p w14:paraId="5E991D88" w14:textId="77777777" w:rsidR="001A20E6" w:rsidRDefault="00000000">
            <w:pPr>
              <w:pStyle w:val="TableCellCalendarDateHeader"/>
            </w:pPr>
            <w:r>
              <w:rPr>
                <w:color w:val="B91C1C"/>
              </w:rPr>
              <w:t>Jan 31</w:t>
            </w:r>
          </w:p>
          <w:p w14:paraId="330EDC26"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5C206D4D" w14:textId="77777777" w:rsidR="001A20E6" w:rsidRDefault="00000000">
            <w:pPr>
              <w:pStyle w:val="TableCellCalendarDayHeader"/>
            </w:pPr>
            <w:r>
              <w:rPr>
                <w:color w:val="B91C1C"/>
              </w:rPr>
              <w:t>Monday</w:t>
            </w:r>
          </w:p>
          <w:p w14:paraId="630E1875" w14:textId="77777777" w:rsidR="001A20E6" w:rsidRDefault="00000000">
            <w:pPr>
              <w:pStyle w:val="TableCellCalendarDateHeader"/>
            </w:pPr>
            <w:r>
              <w:rPr>
                <w:color w:val="B91C1C"/>
              </w:rPr>
              <w:t>Feb 01</w:t>
            </w:r>
          </w:p>
          <w:p w14:paraId="2ECD3984"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12243DD8" w14:textId="77777777" w:rsidR="001A20E6" w:rsidRDefault="00000000">
            <w:pPr>
              <w:pStyle w:val="TableCellCalendarDayHeader"/>
            </w:pPr>
            <w:r>
              <w:rPr>
                <w:color w:val="B91C1C"/>
              </w:rPr>
              <w:t>Tuesday</w:t>
            </w:r>
          </w:p>
          <w:p w14:paraId="1365467D" w14:textId="77777777" w:rsidR="001A20E6" w:rsidRDefault="00000000">
            <w:pPr>
              <w:pStyle w:val="TableCellCalendarDateHeader"/>
            </w:pPr>
            <w:r>
              <w:rPr>
                <w:color w:val="B91C1C"/>
              </w:rPr>
              <w:t>Feb 02</w:t>
            </w:r>
          </w:p>
          <w:p w14:paraId="2F4DD3AC"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57BE320B" w14:textId="77777777" w:rsidR="001A20E6" w:rsidRDefault="00000000">
            <w:pPr>
              <w:pStyle w:val="TableCellCalendarDayHeader"/>
            </w:pPr>
            <w:r>
              <w:rPr>
                <w:color w:val="B91C1C"/>
              </w:rPr>
              <w:t>Wednesday</w:t>
            </w:r>
          </w:p>
          <w:p w14:paraId="3692B18E" w14:textId="77777777" w:rsidR="001A20E6" w:rsidRDefault="00000000">
            <w:pPr>
              <w:pStyle w:val="TableCellCalendarDateHeader"/>
            </w:pPr>
            <w:r>
              <w:rPr>
                <w:color w:val="B91C1C"/>
              </w:rPr>
              <w:t>Feb 03</w:t>
            </w:r>
          </w:p>
          <w:p w14:paraId="34B25B18"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395D7EA3" w14:textId="77777777" w:rsidR="001A20E6" w:rsidRDefault="00000000">
            <w:pPr>
              <w:pStyle w:val="TableCellCalendarDayHeader"/>
            </w:pPr>
            <w:r>
              <w:rPr>
                <w:color w:val="B91C1C"/>
              </w:rPr>
              <w:t>Thursday</w:t>
            </w:r>
          </w:p>
          <w:p w14:paraId="52D001AA" w14:textId="77777777" w:rsidR="001A20E6" w:rsidRDefault="00000000">
            <w:pPr>
              <w:pStyle w:val="TableCellCalendarDateHeader"/>
            </w:pPr>
            <w:r>
              <w:rPr>
                <w:color w:val="B91C1C"/>
              </w:rPr>
              <w:t>Feb 04</w:t>
            </w:r>
          </w:p>
          <w:p w14:paraId="10DCB76B"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7E75437B" w14:textId="77777777" w:rsidR="001A20E6" w:rsidRDefault="00000000">
            <w:pPr>
              <w:pStyle w:val="TableCellCalendarDayHeader"/>
            </w:pPr>
            <w:r>
              <w:rPr>
                <w:color w:val="B91C1C"/>
              </w:rPr>
              <w:t>Friday</w:t>
            </w:r>
          </w:p>
          <w:p w14:paraId="73AACE0D" w14:textId="77777777" w:rsidR="001A20E6" w:rsidRDefault="00000000">
            <w:pPr>
              <w:pStyle w:val="TableCellCalendarDateHeader"/>
            </w:pPr>
            <w:r>
              <w:rPr>
                <w:color w:val="B91C1C"/>
              </w:rPr>
              <w:t>Feb 05</w:t>
            </w:r>
          </w:p>
          <w:p w14:paraId="7AAFB909"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425A9943" w14:textId="77777777" w:rsidR="001A20E6" w:rsidRDefault="00000000">
            <w:pPr>
              <w:pStyle w:val="TableCellCalendarDayHeader"/>
            </w:pPr>
            <w:r>
              <w:rPr>
                <w:color w:val="F57C00"/>
              </w:rPr>
              <w:t>Saturday</w:t>
            </w:r>
          </w:p>
          <w:p w14:paraId="28B67715" w14:textId="77777777" w:rsidR="001A20E6" w:rsidRDefault="00000000">
            <w:pPr>
              <w:pStyle w:val="TableCellCalendarDateHeader"/>
            </w:pPr>
            <w:r>
              <w:rPr>
                <w:color w:val="F57C00"/>
              </w:rPr>
              <w:t>Feb 06</w:t>
            </w:r>
          </w:p>
          <w:p w14:paraId="7B032F00" w14:textId="77777777" w:rsidR="001A20E6" w:rsidRDefault="00000000">
            <w:pPr>
              <w:pStyle w:val="TableCellCatchupLabel"/>
            </w:pPr>
            <w:r>
              <w:rPr>
                <w:color w:val="F57C00"/>
              </w:rPr>
              <w:t>Catchup Day</w:t>
            </w:r>
          </w:p>
        </w:tc>
      </w:tr>
      <w:tr w:rsidR="001A20E6" w14:paraId="1B8019AA" w14:textId="77777777">
        <w:tc>
          <w:tcPr>
            <w:tcW w:w="700" w:type="pct"/>
            <w:shd w:val="clear" w:color="auto" w:fill="FEE2E2"/>
            <w:tcMar>
              <w:top w:w="150" w:type="dxa"/>
              <w:left w:w="100" w:type="dxa"/>
              <w:bottom w:w="150" w:type="dxa"/>
              <w:right w:w="100" w:type="dxa"/>
            </w:tcMar>
          </w:tcPr>
          <w:p w14:paraId="5CFAC3E5" w14:textId="77777777" w:rsidR="001A20E6" w:rsidRDefault="00000000">
            <w:pPr>
              <w:pStyle w:val="TableCellTaskSubject"/>
            </w:pPr>
            <w:r>
              <w:t>Geography</w:t>
            </w:r>
          </w:p>
          <w:p w14:paraId="1B3A10CB" w14:textId="77777777" w:rsidR="001A20E6" w:rsidRDefault="00000000">
            <w:pPr>
              <w:pStyle w:val="TableCellTaskDetails"/>
            </w:pPr>
            <w:r>
              <w:t>• Test - TEST — 3h</w:t>
            </w:r>
          </w:p>
          <w:p w14:paraId="1DA3051A"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1207899E" w14:textId="77777777" w:rsidR="001A20E6" w:rsidRDefault="00000000">
            <w:pPr>
              <w:pStyle w:val="TableCellTaskSubject"/>
            </w:pPr>
            <w:r>
              <w:t>Geography</w:t>
            </w:r>
          </w:p>
          <w:p w14:paraId="46373DB4" w14:textId="77777777" w:rsidR="001A20E6" w:rsidRDefault="00000000">
            <w:pPr>
              <w:pStyle w:val="TableCellTaskDetails"/>
            </w:pPr>
            <w:r>
              <w:t>• Study - Oceanography (G04) — 30m</w:t>
            </w:r>
          </w:p>
          <w:p w14:paraId="5046EAEC" w14:textId="77777777" w:rsidR="001A20E6" w:rsidRDefault="00000000">
            <w:pPr>
              <w:pStyle w:val="TableCellTaskBadge"/>
              <w:shd w:val="clear" w:color="auto" w:fill="E3F2FD"/>
            </w:pPr>
            <w:r>
              <w:rPr>
                <w:b/>
                <w:bCs/>
                <w:color w:val="1976D2"/>
              </w:rPr>
              <w:t>STUDY</w:t>
            </w:r>
          </w:p>
          <w:p w14:paraId="4BAF32FB" w14:textId="77777777" w:rsidR="001A20E6" w:rsidRDefault="00000000">
            <w:pPr>
              <w:pStyle w:val="TableCellTaskDetails"/>
            </w:pPr>
            <w:r>
              <w:t>• Revision - Oceanography (G04) — 1h</w:t>
            </w:r>
          </w:p>
          <w:p w14:paraId="1B439975" w14:textId="77777777" w:rsidR="001A20E6" w:rsidRDefault="00000000">
            <w:pPr>
              <w:pStyle w:val="TableCellTaskBadge"/>
              <w:shd w:val="clear" w:color="auto" w:fill="FCE4EC"/>
            </w:pPr>
            <w:r>
              <w:rPr>
                <w:b/>
                <w:bCs/>
                <w:color w:val="C2185B"/>
              </w:rPr>
              <w:t>REVISION</w:t>
            </w:r>
          </w:p>
          <w:p w14:paraId="0B62E1EB" w14:textId="77777777" w:rsidR="001A20E6" w:rsidRDefault="00000000">
            <w:pPr>
              <w:pStyle w:val="TableCellTaskDetails"/>
            </w:pPr>
            <w:r>
              <w:t>• Practice - Oceanography (G04) — 1h</w:t>
            </w:r>
          </w:p>
          <w:p w14:paraId="6B81A1A0"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67226C3C" w14:textId="77777777" w:rsidR="001A20E6" w:rsidRDefault="00000000">
            <w:pPr>
              <w:pStyle w:val="TableCellTaskSubject"/>
            </w:pPr>
            <w:r>
              <w:t>Geography</w:t>
            </w:r>
          </w:p>
          <w:p w14:paraId="2E9F3667" w14:textId="77777777" w:rsidR="001A20E6" w:rsidRDefault="00000000">
            <w:pPr>
              <w:pStyle w:val="TableCellTaskDetails"/>
            </w:pPr>
            <w:r>
              <w:t>• Study - Bio-Geography (G05) — 30m</w:t>
            </w:r>
          </w:p>
          <w:p w14:paraId="2CF6E9E2" w14:textId="77777777" w:rsidR="001A20E6" w:rsidRDefault="00000000">
            <w:pPr>
              <w:pStyle w:val="TableCellTaskBadge"/>
              <w:shd w:val="clear" w:color="auto" w:fill="E3F2FD"/>
            </w:pPr>
            <w:r>
              <w:rPr>
                <w:b/>
                <w:bCs/>
                <w:color w:val="1976D2"/>
              </w:rPr>
              <w:t>STUDY</w:t>
            </w:r>
          </w:p>
          <w:p w14:paraId="17773C20" w14:textId="77777777" w:rsidR="001A20E6" w:rsidRDefault="00000000">
            <w:pPr>
              <w:pStyle w:val="TableCellTaskDetails"/>
            </w:pPr>
            <w:r>
              <w:t>• Revision - Bio-Geography (G05) — 1h</w:t>
            </w:r>
          </w:p>
          <w:p w14:paraId="544A53DE" w14:textId="77777777" w:rsidR="001A20E6" w:rsidRDefault="00000000">
            <w:pPr>
              <w:pStyle w:val="TableCellTaskBadge"/>
              <w:shd w:val="clear" w:color="auto" w:fill="FCE4EC"/>
            </w:pPr>
            <w:r>
              <w:rPr>
                <w:b/>
                <w:bCs/>
                <w:color w:val="C2185B"/>
              </w:rPr>
              <w:t>REVISION</w:t>
            </w:r>
          </w:p>
          <w:p w14:paraId="428046FC" w14:textId="77777777" w:rsidR="001A20E6" w:rsidRDefault="00000000">
            <w:pPr>
              <w:pStyle w:val="TableCellTaskDetails"/>
            </w:pPr>
            <w:r>
              <w:t>• Practice - Bio-Geography (G05) — 1h</w:t>
            </w:r>
          </w:p>
          <w:p w14:paraId="4E301B7F"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269BAAD5" w14:textId="77777777" w:rsidR="001A20E6" w:rsidRDefault="00000000">
            <w:pPr>
              <w:pStyle w:val="TableCellTaskSubject"/>
            </w:pPr>
            <w:r>
              <w:t>Geography</w:t>
            </w:r>
          </w:p>
          <w:p w14:paraId="3CF58319" w14:textId="77777777" w:rsidR="001A20E6" w:rsidRDefault="00000000">
            <w:pPr>
              <w:pStyle w:val="TableCellTaskDetails"/>
            </w:pPr>
            <w:r>
              <w:t>• Study - World Geography - Physical and world Map related (G06) — 30m</w:t>
            </w:r>
          </w:p>
          <w:p w14:paraId="31B32821" w14:textId="77777777" w:rsidR="001A20E6" w:rsidRDefault="00000000">
            <w:pPr>
              <w:pStyle w:val="TableCellTaskBadge"/>
              <w:shd w:val="clear" w:color="auto" w:fill="E3F2FD"/>
            </w:pPr>
            <w:r>
              <w:rPr>
                <w:b/>
                <w:bCs/>
                <w:color w:val="1976D2"/>
              </w:rPr>
              <w:t>STUDY</w:t>
            </w:r>
          </w:p>
          <w:p w14:paraId="41174FDB" w14:textId="77777777" w:rsidR="001A20E6" w:rsidRDefault="00000000">
            <w:pPr>
              <w:pStyle w:val="TableCellTaskDetails"/>
            </w:pPr>
            <w:r>
              <w:t>• Revision - World Geography - Physical and world Map related (G06) — 1h</w:t>
            </w:r>
          </w:p>
          <w:p w14:paraId="365F648B" w14:textId="77777777" w:rsidR="001A20E6" w:rsidRDefault="00000000">
            <w:pPr>
              <w:pStyle w:val="TableCellTaskBadge"/>
              <w:shd w:val="clear" w:color="auto" w:fill="FCE4EC"/>
            </w:pPr>
            <w:r>
              <w:rPr>
                <w:b/>
                <w:bCs/>
                <w:color w:val="C2185B"/>
              </w:rPr>
              <w:t>REVISION</w:t>
            </w:r>
          </w:p>
          <w:p w14:paraId="04A0F620" w14:textId="77777777" w:rsidR="001A20E6" w:rsidRDefault="00000000">
            <w:pPr>
              <w:pStyle w:val="TableCellTaskDetails"/>
            </w:pPr>
            <w:r>
              <w:t>• Practice - World Geography - Physical and world Map related (G06) — 1h</w:t>
            </w:r>
          </w:p>
          <w:p w14:paraId="2E0EE3FF"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0C4D7439" w14:textId="77777777" w:rsidR="001A20E6" w:rsidRDefault="00000000">
            <w:pPr>
              <w:pStyle w:val="TableCellTaskSubject"/>
            </w:pPr>
            <w:r>
              <w:t>Geography</w:t>
            </w:r>
          </w:p>
          <w:p w14:paraId="1270663B" w14:textId="77777777" w:rsidR="001A20E6" w:rsidRDefault="00000000">
            <w:pPr>
              <w:pStyle w:val="TableCellTaskDetails"/>
            </w:pPr>
            <w:r>
              <w:t>• Study - Geo-physical Phenomenon (G07) — 30m</w:t>
            </w:r>
          </w:p>
          <w:p w14:paraId="7D0EAFC2" w14:textId="77777777" w:rsidR="001A20E6" w:rsidRDefault="00000000">
            <w:pPr>
              <w:pStyle w:val="TableCellTaskBadge"/>
              <w:shd w:val="clear" w:color="auto" w:fill="E3F2FD"/>
            </w:pPr>
            <w:r>
              <w:rPr>
                <w:b/>
                <w:bCs/>
                <w:color w:val="1976D2"/>
              </w:rPr>
              <w:t>STUDY</w:t>
            </w:r>
          </w:p>
          <w:p w14:paraId="3779ACDF" w14:textId="77777777" w:rsidR="001A20E6" w:rsidRDefault="00000000">
            <w:pPr>
              <w:pStyle w:val="TableCellTaskDetails"/>
            </w:pPr>
            <w:r>
              <w:t>• Revision - Geo-physical Phenomenon (G07) — 1h</w:t>
            </w:r>
          </w:p>
          <w:p w14:paraId="51E9C98B" w14:textId="77777777" w:rsidR="001A20E6" w:rsidRDefault="00000000">
            <w:pPr>
              <w:pStyle w:val="TableCellTaskBadge"/>
              <w:shd w:val="clear" w:color="auto" w:fill="FCE4EC"/>
            </w:pPr>
            <w:r>
              <w:rPr>
                <w:b/>
                <w:bCs/>
                <w:color w:val="C2185B"/>
              </w:rPr>
              <w:t>REVISION</w:t>
            </w:r>
          </w:p>
          <w:p w14:paraId="10E5ADDE" w14:textId="77777777" w:rsidR="001A20E6" w:rsidRDefault="00000000">
            <w:pPr>
              <w:pStyle w:val="TableCellTaskDetails"/>
            </w:pPr>
            <w:r>
              <w:t>• Practice - Geo-physical Phenomenon (G07) — 1h</w:t>
            </w:r>
          </w:p>
          <w:p w14:paraId="564BE55B"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38AAA761" w14:textId="77777777" w:rsidR="001A20E6" w:rsidRDefault="00000000">
            <w:pPr>
              <w:pStyle w:val="TableCellTaskSubject"/>
            </w:pPr>
            <w:r>
              <w:t>Geography</w:t>
            </w:r>
          </w:p>
          <w:p w14:paraId="05E40D7B" w14:textId="77777777" w:rsidR="001A20E6" w:rsidRDefault="00000000">
            <w:pPr>
              <w:pStyle w:val="TableCellTaskDetails"/>
            </w:pPr>
            <w:r>
              <w:t>• Study - Resources - World and India (G08) — 30m</w:t>
            </w:r>
          </w:p>
          <w:p w14:paraId="18E5E7FA" w14:textId="77777777" w:rsidR="001A20E6" w:rsidRDefault="00000000">
            <w:pPr>
              <w:pStyle w:val="TableCellTaskBadge"/>
              <w:shd w:val="clear" w:color="auto" w:fill="E3F2FD"/>
            </w:pPr>
            <w:r>
              <w:rPr>
                <w:b/>
                <w:bCs/>
                <w:color w:val="1976D2"/>
              </w:rPr>
              <w:t>STUDY</w:t>
            </w:r>
          </w:p>
          <w:p w14:paraId="47010F74" w14:textId="77777777" w:rsidR="001A20E6" w:rsidRDefault="00000000">
            <w:pPr>
              <w:pStyle w:val="TableCellTaskDetails"/>
            </w:pPr>
            <w:r>
              <w:t>• Revision - Resources - World and India (G08) — 1h</w:t>
            </w:r>
          </w:p>
          <w:p w14:paraId="0EBAA05F" w14:textId="77777777" w:rsidR="001A20E6" w:rsidRDefault="00000000">
            <w:pPr>
              <w:pStyle w:val="TableCellTaskBadge"/>
              <w:shd w:val="clear" w:color="auto" w:fill="FCE4EC"/>
            </w:pPr>
            <w:r>
              <w:rPr>
                <w:b/>
                <w:bCs/>
                <w:color w:val="C2185B"/>
              </w:rPr>
              <w:t>REVISION</w:t>
            </w:r>
          </w:p>
          <w:p w14:paraId="28A71E13" w14:textId="77777777" w:rsidR="001A20E6" w:rsidRDefault="00000000">
            <w:pPr>
              <w:pStyle w:val="TableCellTaskDetails"/>
            </w:pPr>
            <w:r>
              <w:t>• Practice - Resources - World and India (G08) — 1h</w:t>
            </w:r>
          </w:p>
          <w:p w14:paraId="2E399645"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7246A6F6" w14:textId="77777777" w:rsidR="001A20E6" w:rsidRDefault="001A20E6"/>
        </w:tc>
      </w:tr>
      <w:tr w:rsidR="001A20E6" w14:paraId="5DEA824C" w14:textId="77777777">
        <w:tc>
          <w:tcPr>
            <w:tcW w:w="700" w:type="pct"/>
            <w:shd w:val="clear" w:color="auto" w:fill="FEE2E2"/>
            <w:tcMar>
              <w:top w:w="150" w:type="dxa"/>
              <w:left w:w="100" w:type="dxa"/>
              <w:bottom w:w="150" w:type="dxa"/>
              <w:right w:w="100" w:type="dxa"/>
            </w:tcMar>
          </w:tcPr>
          <w:p w14:paraId="1C65509F" w14:textId="77777777" w:rsidR="001A20E6" w:rsidRDefault="00000000">
            <w:pPr>
              <w:pStyle w:val="TableCellTaskSubject"/>
            </w:pPr>
            <w:r>
              <w:t>Environment, Ecology and Disaster Management</w:t>
            </w:r>
          </w:p>
          <w:p w14:paraId="75D2B0A3" w14:textId="77777777" w:rsidR="001A20E6" w:rsidRDefault="00000000">
            <w:pPr>
              <w:pStyle w:val="TableCellTaskDetails"/>
            </w:pPr>
            <w:r>
              <w:t>• Test - TEST — 3h</w:t>
            </w:r>
          </w:p>
          <w:p w14:paraId="2ECF44FE"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60968DC7" w14:textId="77777777" w:rsidR="001A20E6" w:rsidRDefault="00000000">
            <w:pPr>
              <w:pStyle w:val="TableCellTaskSubject"/>
            </w:pPr>
            <w:r>
              <w:t>Environment, Ecology and Disaster Management</w:t>
            </w:r>
          </w:p>
          <w:p w14:paraId="0AC9EC67" w14:textId="77777777" w:rsidR="001A20E6" w:rsidRDefault="00000000">
            <w:pPr>
              <w:pStyle w:val="TableCellTaskDetails"/>
            </w:pPr>
            <w:r>
              <w:t>• Study - Biomes (B02) — 30m</w:t>
            </w:r>
          </w:p>
          <w:p w14:paraId="7F7EEE7A" w14:textId="77777777" w:rsidR="001A20E6" w:rsidRDefault="00000000">
            <w:pPr>
              <w:pStyle w:val="TableCellTaskBadge"/>
              <w:shd w:val="clear" w:color="auto" w:fill="E3F2FD"/>
            </w:pPr>
            <w:r>
              <w:rPr>
                <w:b/>
                <w:bCs/>
                <w:color w:val="1976D2"/>
              </w:rPr>
              <w:t>STUDY</w:t>
            </w:r>
          </w:p>
          <w:p w14:paraId="438FADF7" w14:textId="77777777" w:rsidR="001A20E6" w:rsidRDefault="00000000">
            <w:pPr>
              <w:pStyle w:val="TableCellTaskDetails"/>
            </w:pPr>
            <w:r>
              <w:t>• Revision - Biodiversity and its conservation (B04) — 30m</w:t>
            </w:r>
          </w:p>
          <w:p w14:paraId="7A11A8EE" w14:textId="77777777" w:rsidR="001A20E6" w:rsidRDefault="00000000">
            <w:pPr>
              <w:pStyle w:val="TableCellTaskBadge"/>
              <w:shd w:val="clear" w:color="auto" w:fill="FCE4EC"/>
            </w:pPr>
            <w:r>
              <w:rPr>
                <w:b/>
                <w:bCs/>
                <w:color w:val="C2185B"/>
              </w:rPr>
              <w:t>REVISION</w:t>
            </w:r>
          </w:p>
          <w:p w14:paraId="128AA840" w14:textId="77777777" w:rsidR="001A20E6" w:rsidRDefault="00000000">
            <w:pPr>
              <w:pStyle w:val="TableCellTaskDetails"/>
            </w:pPr>
            <w:r>
              <w:t>• Revision - Pollution (B05) — 30m</w:t>
            </w:r>
          </w:p>
          <w:p w14:paraId="6C656767" w14:textId="77777777" w:rsidR="001A20E6" w:rsidRDefault="00000000">
            <w:pPr>
              <w:pStyle w:val="TableCellTaskBadge"/>
              <w:shd w:val="clear" w:color="auto" w:fill="FCE4EC"/>
            </w:pPr>
            <w:r>
              <w:rPr>
                <w:b/>
                <w:bCs/>
                <w:color w:val="C2185B"/>
              </w:rPr>
              <w:t>REVISION</w:t>
            </w:r>
          </w:p>
          <w:p w14:paraId="093CD78D" w14:textId="77777777" w:rsidR="001A20E6" w:rsidRDefault="00000000">
            <w:pPr>
              <w:pStyle w:val="TableCellTaskDetails"/>
            </w:pPr>
            <w:r>
              <w:t>• Practice - Biodiversity and its conservation (B04) — 30m</w:t>
            </w:r>
          </w:p>
          <w:p w14:paraId="7E25FCBC" w14:textId="77777777" w:rsidR="001A20E6" w:rsidRDefault="00000000">
            <w:pPr>
              <w:pStyle w:val="TableCellTaskBadge"/>
              <w:shd w:val="clear" w:color="auto" w:fill="E8F5E8"/>
            </w:pPr>
            <w:r>
              <w:rPr>
                <w:b/>
                <w:bCs/>
                <w:color w:val="388E3C"/>
              </w:rPr>
              <w:t>PRACTICE</w:t>
            </w:r>
          </w:p>
          <w:p w14:paraId="125DA133" w14:textId="77777777" w:rsidR="001A20E6" w:rsidRDefault="00000000">
            <w:pPr>
              <w:pStyle w:val="TableCellTaskDetails"/>
            </w:pPr>
            <w:r>
              <w:t>• Practice - Pollution (B05) — 30m</w:t>
            </w:r>
          </w:p>
          <w:p w14:paraId="2CFDE065"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22964561" w14:textId="77777777" w:rsidR="001A20E6" w:rsidRDefault="00000000">
            <w:pPr>
              <w:pStyle w:val="TableCellTaskSubject"/>
            </w:pPr>
            <w:r>
              <w:t>Environment, Ecology and Disaster Management</w:t>
            </w:r>
          </w:p>
          <w:p w14:paraId="79F06709" w14:textId="77777777" w:rsidR="001A20E6" w:rsidRDefault="00000000">
            <w:pPr>
              <w:pStyle w:val="TableCellTaskDetails"/>
            </w:pPr>
            <w:r>
              <w:t>• Study - Wetlands, Mangroves and Corals (B03) — 30m</w:t>
            </w:r>
          </w:p>
          <w:p w14:paraId="16ADCB71" w14:textId="77777777" w:rsidR="001A20E6" w:rsidRDefault="00000000">
            <w:pPr>
              <w:pStyle w:val="TableCellTaskBadge"/>
              <w:shd w:val="clear" w:color="auto" w:fill="E3F2FD"/>
            </w:pPr>
            <w:r>
              <w:rPr>
                <w:b/>
                <w:bCs/>
                <w:color w:val="1976D2"/>
              </w:rPr>
              <w:t>STUDY</w:t>
            </w:r>
          </w:p>
          <w:p w14:paraId="24627B9B" w14:textId="77777777" w:rsidR="001A20E6" w:rsidRDefault="00000000">
            <w:pPr>
              <w:pStyle w:val="TableCellTaskDetails"/>
            </w:pPr>
            <w:r>
              <w:t>• Revision - Land Degradation (B06) — 30m</w:t>
            </w:r>
          </w:p>
          <w:p w14:paraId="712C9CB5" w14:textId="77777777" w:rsidR="001A20E6" w:rsidRDefault="00000000">
            <w:pPr>
              <w:pStyle w:val="TableCellTaskBadge"/>
              <w:shd w:val="clear" w:color="auto" w:fill="FCE4EC"/>
            </w:pPr>
            <w:r>
              <w:rPr>
                <w:b/>
                <w:bCs/>
                <w:color w:val="C2185B"/>
              </w:rPr>
              <w:t>REVISION</w:t>
            </w:r>
          </w:p>
          <w:p w14:paraId="5784BCD2" w14:textId="77777777" w:rsidR="001A20E6" w:rsidRDefault="00000000">
            <w:pPr>
              <w:pStyle w:val="TableCellTaskDetails"/>
            </w:pPr>
            <w:r>
              <w:t>• Revision - Waste Management (B07) — 30m</w:t>
            </w:r>
          </w:p>
          <w:p w14:paraId="1A4CA1E1" w14:textId="77777777" w:rsidR="001A20E6" w:rsidRDefault="00000000">
            <w:pPr>
              <w:pStyle w:val="TableCellTaskBadge"/>
              <w:shd w:val="clear" w:color="auto" w:fill="FCE4EC"/>
            </w:pPr>
            <w:r>
              <w:rPr>
                <w:b/>
                <w:bCs/>
                <w:color w:val="C2185B"/>
              </w:rPr>
              <w:t>REVISION</w:t>
            </w:r>
          </w:p>
          <w:p w14:paraId="08EAE333" w14:textId="77777777" w:rsidR="001A20E6" w:rsidRDefault="00000000">
            <w:pPr>
              <w:pStyle w:val="TableCellTaskDetails"/>
            </w:pPr>
            <w:r>
              <w:t>• Practice - Land Degradation (B06) — 30m</w:t>
            </w:r>
          </w:p>
          <w:p w14:paraId="361AC051" w14:textId="77777777" w:rsidR="001A20E6" w:rsidRDefault="00000000">
            <w:pPr>
              <w:pStyle w:val="TableCellTaskBadge"/>
              <w:shd w:val="clear" w:color="auto" w:fill="E8F5E8"/>
            </w:pPr>
            <w:r>
              <w:rPr>
                <w:b/>
                <w:bCs/>
                <w:color w:val="388E3C"/>
              </w:rPr>
              <w:t>PRACTICE</w:t>
            </w:r>
          </w:p>
          <w:p w14:paraId="3B50C462" w14:textId="77777777" w:rsidR="001A20E6" w:rsidRDefault="00000000">
            <w:pPr>
              <w:pStyle w:val="TableCellTaskDetails"/>
            </w:pPr>
            <w:r>
              <w:t>• Practice - Waste Management (B07) — 30m</w:t>
            </w:r>
          </w:p>
          <w:p w14:paraId="248ABF17"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79D1A6E0" w14:textId="77777777" w:rsidR="001A20E6" w:rsidRDefault="00000000">
            <w:pPr>
              <w:pStyle w:val="TableCellTaskSubject"/>
            </w:pPr>
            <w:r>
              <w:t>Environment, Ecology and Disaster Management</w:t>
            </w:r>
          </w:p>
          <w:p w14:paraId="7AFBD130" w14:textId="77777777" w:rsidR="001A20E6" w:rsidRDefault="00000000">
            <w:pPr>
              <w:pStyle w:val="TableCellTaskDetails"/>
            </w:pPr>
            <w:r>
              <w:t>• Study - Biodiversity and its conservation (B04) — 30m</w:t>
            </w:r>
          </w:p>
          <w:p w14:paraId="29951B58" w14:textId="77777777" w:rsidR="001A20E6" w:rsidRDefault="00000000">
            <w:pPr>
              <w:pStyle w:val="TableCellTaskBadge"/>
              <w:shd w:val="clear" w:color="auto" w:fill="E3F2FD"/>
            </w:pPr>
            <w:r>
              <w:rPr>
                <w:b/>
                <w:bCs/>
                <w:color w:val="1976D2"/>
              </w:rPr>
              <w:t>STUDY</w:t>
            </w:r>
          </w:p>
          <w:p w14:paraId="5846D104" w14:textId="77777777" w:rsidR="001A20E6" w:rsidRDefault="00000000">
            <w:pPr>
              <w:pStyle w:val="TableCellTaskDetails"/>
            </w:pPr>
            <w:r>
              <w:t>• Revision - Forest Conservation (B08) — 30m</w:t>
            </w:r>
          </w:p>
          <w:p w14:paraId="2FCD5C52" w14:textId="77777777" w:rsidR="001A20E6" w:rsidRDefault="00000000">
            <w:pPr>
              <w:pStyle w:val="TableCellTaskBadge"/>
              <w:shd w:val="clear" w:color="auto" w:fill="FCE4EC"/>
            </w:pPr>
            <w:r>
              <w:rPr>
                <w:b/>
                <w:bCs/>
                <w:color w:val="C2185B"/>
              </w:rPr>
              <w:t>REVISION</w:t>
            </w:r>
          </w:p>
          <w:p w14:paraId="745B95C5" w14:textId="77777777" w:rsidR="001A20E6" w:rsidRDefault="00000000">
            <w:pPr>
              <w:pStyle w:val="TableCellTaskDetails"/>
            </w:pPr>
            <w:r>
              <w:t>• Revision - Global Warming and Climate Change (B09) — 30m</w:t>
            </w:r>
          </w:p>
          <w:p w14:paraId="788D9A8D" w14:textId="77777777" w:rsidR="001A20E6" w:rsidRDefault="00000000">
            <w:pPr>
              <w:pStyle w:val="TableCellTaskBadge"/>
              <w:shd w:val="clear" w:color="auto" w:fill="FCE4EC"/>
            </w:pPr>
            <w:r>
              <w:rPr>
                <w:b/>
                <w:bCs/>
                <w:color w:val="C2185B"/>
              </w:rPr>
              <w:t>REVISION</w:t>
            </w:r>
          </w:p>
          <w:p w14:paraId="6B6F1A51" w14:textId="77777777" w:rsidR="001A20E6" w:rsidRDefault="00000000">
            <w:pPr>
              <w:pStyle w:val="TableCellTaskDetails"/>
            </w:pPr>
            <w:r>
              <w:t>• Practice - Forest Conservation (B08) — 30m</w:t>
            </w:r>
          </w:p>
          <w:p w14:paraId="20518273" w14:textId="77777777" w:rsidR="001A20E6" w:rsidRDefault="00000000">
            <w:pPr>
              <w:pStyle w:val="TableCellTaskBadge"/>
              <w:shd w:val="clear" w:color="auto" w:fill="E8F5E8"/>
            </w:pPr>
            <w:r>
              <w:rPr>
                <w:b/>
                <w:bCs/>
                <w:color w:val="388E3C"/>
              </w:rPr>
              <w:t>PRACTICE</w:t>
            </w:r>
          </w:p>
          <w:p w14:paraId="72063457" w14:textId="77777777" w:rsidR="001A20E6" w:rsidRDefault="00000000">
            <w:pPr>
              <w:pStyle w:val="TableCellTaskDetails"/>
            </w:pPr>
            <w:r>
              <w:t>• Practice - Global Warming and Climate Change (B09) — 30m</w:t>
            </w:r>
          </w:p>
          <w:p w14:paraId="7312E124"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365425BA" w14:textId="77777777" w:rsidR="001A20E6" w:rsidRDefault="00000000">
            <w:pPr>
              <w:pStyle w:val="TableCellTaskSubject"/>
            </w:pPr>
            <w:r>
              <w:t>Environment, Ecology and Disaster Management</w:t>
            </w:r>
          </w:p>
          <w:p w14:paraId="55382FF4" w14:textId="77777777" w:rsidR="001A20E6" w:rsidRDefault="00000000">
            <w:pPr>
              <w:pStyle w:val="TableCellTaskDetails"/>
            </w:pPr>
            <w:r>
              <w:t>• Study - Pollution (B05) — 30m</w:t>
            </w:r>
          </w:p>
          <w:p w14:paraId="6794863F" w14:textId="77777777" w:rsidR="001A20E6" w:rsidRDefault="00000000">
            <w:pPr>
              <w:pStyle w:val="TableCellTaskBadge"/>
              <w:shd w:val="clear" w:color="auto" w:fill="E3F2FD"/>
            </w:pPr>
            <w:r>
              <w:rPr>
                <w:b/>
                <w:bCs/>
                <w:color w:val="1976D2"/>
              </w:rPr>
              <w:t>STUDY</w:t>
            </w:r>
          </w:p>
          <w:p w14:paraId="47EEFA39" w14:textId="77777777" w:rsidR="001A20E6" w:rsidRDefault="00000000">
            <w:pPr>
              <w:pStyle w:val="TableCellTaskDetails"/>
            </w:pPr>
            <w:r>
              <w:t>• Revision - Green Revolution and Sustainable Agriculture (B10) — 30m</w:t>
            </w:r>
          </w:p>
          <w:p w14:paraId="360246A8" w14:textId="77777777" w:rsidR="001A20E6" w:rsidRDefault="00000000">
            <w:pPr>
              <w:pStyle w:val="TableCellTaskBadge"/>
              <w:shd w:val="clear" w:color="auto" w:fill="FCE4EC"/>
            </w:pPr>
            <w:r>
              <w:rPr>
                <w:b/>
                <w:bCs/>
                <w:color w:val="C2185B"/>
              </w:rPr>
              <w:t>REVISION</w:t>
            </w:r>
          </w:p>
          <w:p w14:paraId="105D6EBB" w14:textId="77777777" w:rsidR="001A20E6" w:rsidRDefault="00000000">
            <w:pPr>
              <w:pStyle w:val="TableCellTaskDetails"/>
            </w:pPr>
            <w:r>
              <w:t>• Revision - Renewable Energy (B11) — 30m</w:t>
            </w:r>
          </w:p>
          <w:p w14:paraId="6B6DAB49" w14:textId="77777777" w:rsidR="001A20E6" w:rsidRDefault="00000000">
            <w:pPr>
              <w:pStyle w:val="TableCellTaskBadge"/>
              <w:shd w:val="clear" w:color="auto" w:fill="FCE4EC"/>
            </w:pPr>
            <w:r>
              <w:rPr>
                <w:b/>
                <w:bCs/>
                <w:color w:val="C2185B"/>
              </w:rPr>
              <w:t>REVISION</w:t>
            </w:r>
          </w:p>
          <w:p w14:paraId="695107ED" w14:textId="77777777" w:rsidR="001A20E6" w:rsidRDefault="00000000">
            <w:pPr>
              <w:pStyle w:val="TableCellTaskDetails"/>
            </w:pPr>
            <w:r>
              <w:t>• Practice - Green Revolution and Sustainable Agriculture (B10) — 30m</w:t>
            </w:r>
          </w:p>
          <w:p w14:paraId="64AA0B67" w14:textId="77777777" w:rsidR="001A20E6" w:rsidRDefault="00000000">
            <w:pPr>
              <w:pStyle w:val="TableCellTaskBadge"/>
              <w:shd w:val="clear" w:color="auto" w:fill="E8F5E8"/>
            </w:pPr>
            <w:r>
              <w:rPr>
                <w:b/>
                <w:bCs/>
                <w:color w:val="388E3C"/>
              </w:rPr>
              <w:t>PRACTICE</w:t>
            </w:r>
          </w:p>
          <w:p w14:paraId="6A84555E" w14:textId="77777777" w:rsidR="001A20E6" w:rsidRDefault="00000000">
            <w:pPr>
              <w:pStyle w:val="TableCellTaskDetails"/>
            </w:pPr>
            <w:r>
              <w:t>• Practice - Renewable Energy (B11) — 30m</w:t>
            </w:r>
          </w:p>
          <w:p w14:paraId="71CBE703"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366A6590" w14:textId="77777777" w:rsidR="001A20E6" w:rsidRDefault="00000000">
            <w:pPr>
              <w:pStyle w:val="TableCellTaskSubject"/>
            </w:pPr>
            <w:r>
              <w:t>Environment, Ecology and Disaster Management</w:t>
            </w:r>
          </w:p>
          <w:p w14:paraId="2AC70860" w14:textId="77777777" w:rsidR="001A20E6" w:rsidRDefault="00000000">
            <w:pPr>
              <w:pStyle w:val="TableCellTaskDetails"/>
            </w:pPr>
            <w:r>
              <w:t>• Study - Land Degradation (B06) — 30m</w:t>
            </w:r>
          </w:p>
          <w:p w14:paraId="30991428" w14:textId="77777777" w:rsidR="001A20E6" w:rsidRDefault="00000000">
            <w:pPr>
              <w:pStyle w:val="TableCellTaskBadge"/>
              <w:shd w:val="clear" w:color="auto" w:fill="E3F2FD"/>
            </w:pPr>
            <w:r>
              <w:rPr>
                <w:b/>
                <w:bCs/>
                <w:color w:val="1976D2"/>
              </w:rPr>
              <w:t>STUDY</w:t>
            </w:r>
          </w:p>
          <w:p w14:paraId="7BA70EBB" w14:textId="77777777" w:rsidR="001A20E6" w:rsidRDefault="00000000">
            <w:pPr>
              <w:pStyle w:val="TableCellTaskDetails"/>
            </w:pPr>
            <w:r>
              <w:t>• Revision - Global Agreements and Efforts (B12) — 30m</w:t>
            </w:r>
          </w:p>
          <w:p w14:paraId="52ED11B8" w14:textId="77777777" w:rsidR="001A20E6" w:rsidRDefault="00000000">
            <w:pPr>
              <w:pStyle w:val="TableCellTaskBadge"/>
              <w:shd w:val="clear" w:color="auto" w:fill="FCE4EC"/>
            </w:pPr>
            <w:r>
              <w:rPr>
                <w:b/>
                <w:bCs/>
                <w:color w:val="C2185B"/>
              </w:rPr>
              <w:t>REVISION</w:t>
            </w:r>
          </w:p>
          <w:p w14:paraId="6BCDAE5C" w14:textId="77777777" w:rsidR="001A20E6" w:rsidRDefault="00000000">
            <w:pPr>
              <w:pStyle w:val="TableCellTaskDetails"/>
            </w:pPr>
            <w:r>
              <w:t>• Revision - Indian Initiatives, efforts and Commitments (B13) — 30m</w:t>
            </w:r>
          </w:p>
          <w:p w14:paraId="4CA6FC8D" w14:textId="77777777" w:rsidR="001A20E6" w:rsidRDefault="00000000">
            <w:pPr>
              <w:pStyle w:val="TableCellTaskBadge"/>
              <w:shd w:val="clear" w:color="auto" w:fill="FCE4EC"/>
            </w:pPr>
            <w:r>
              <w:rPr>
                <w:b/>
                <w:bCs/>
                <w:color w:val="C2185B"/>
              </w:rPr>
              <w:t>REVISION</w:t>
            </w:r>
          </w:p>
          <w:p w14:paraId="3D33941A" w14:textId="77777777" w:rsidR="001A20E6" w:rsidRDefault="00000000">
            <w:pPr>
              <w:pStyle w:val="TableCellTaskDetails"/>
            </w:pPr>
            <w:r>
              <w:t>• Practice - Global Agreements and Efforts (B12) — 30m</w:t>
            </w:r>
          </w:p>
          <w:p w14:paraId="7EC56BFA" w14:textId="77777777" w:rsidR="001A20E6" w:rsidRDefault="00000000">
            <w:pPr>
              <w:pStyle w:val="TableCellTaskBadge"/>
              <w:shd w:val="clear" w:color="auto" w:fill="E8F5E8"/>
            </w:pPr>
            <w:r>
              <w:rPr>
                <w:b/>
                <w:bCs/>
                <w:color w:val="388E3C"/>
              </w:rPr>
              <w:t>PRACTICE</w:t>
            </w:r>
          </w:p>
          <w:p w14:paraId="76CC6169" w14:textId="77777777" w:rsidR="001A20E6" w:rsidRDefault="00000000">
            <w:pPr>
              <w:pStyle w:val="TableCellTaskDetails"/>
            </w:pPr>
            <w:r>
              <w:t>• Practice - Indian Initiatives, efforts and Commitments (B13) — 30m</w:t>
            </w:r>
          </w:p>
          <w:p w14:paraId="19C1E246"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3E1244E9" w14:textId="77777777" w:rsidR="001A20E6" w:rsidRDefault="001A20E6"/>
        </w:tc>
      </w:tr>
    </w:tbl>
    <w:p w14:paraId="08958DC8" w14:textId="77777777" w:rsidR="001A20E6" w:rsidRDefault="001A20E6">
      <w:pPr>
        <w:spacing w:after="400"/>
      </w:pPr>
    </w:p>
    <w:p w14:paraId="6C6CE1E8" w14:textId="77777777" w:rsidR="001A20E6" w:rsidRDefault="00000000">
      <w:pPr>
        <w:pStyle w:val="ResourceTitle"/>
      </w:pPr>
      <w:r>
        <w:t>📚 Resources for Jan 31 - Feb 06</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092B594F" w14:textId="77777777">
        <w:tc>
          <w:tcPr>
            <w:tcW w:w="1650" w:type="pct"/>
            <w:tcBorders>
              <w:bottom w:val="single" w:sz="2" w:space="0" w:color="D1D5DB"/>
              <w:right w:val="single" w:sz="2" w:space="0" w:color="D1D5DB"/>
            </w:tcBorders>
            <w:tcMar>
              <w:top w:w="200" w:type="dxa"/>
              <w:left w:w="150" w:type="dxa"/>
              <w:bottom w:w="200" w:type="dxa"/>
              <w:right w:w="150" w:type="dxa"/>
            </w:tcMar>
          </w:tcPr>
          <w:p w14:paraId="28238096" w14:textId="77777777" w:rsidR="001A20E6" w:rsidRDefault="00000000">
            <w:pPr>
              <w:pStyle w:val="TableCellSubjectName"/>
            </w:pPr>
            <w:r>
              <w:t>Geography</w:t>
            </w:r>
          </w:p>
          <w:p w14:paraId="7508C558" w14:textId="77777777" w:rsidR="001A20E6" w:rsidRDefault="00000000">
            <w:pPr>
              <w:pStyle w:val="TableCellCategoryTitle"/>
            </w:pPr>
            <w:r>
              <w:t>📝 Practice Materials</w:t>
            </w:r>
          </w:p>
          <w:p w14:paraId="6C87AC6A" w14:textId="77777777" w:rsidR="001A20E6" w:rsidRDefault="00000000">
            <w:pPr>
              <w:pStyle w:val="TableCellResourceItem"/>
            </w:pPr>
            <w:r>
              <w:t>• La Excellence Geography Material</w:t>
            </w:r>
          </w:p>
          <w:p w14:paraId="2BEE4A7B" w14:textId="77777777" w:rsidR="001A20E6" w:rsidRDefault="00000000">
            <w:pPr>
              <w:pStyle w:val="TableCellResourceItem"/>
            </w:pPr>
            <w:r>
              <w:t>• Mains RRP + Prelims RRP</w:t>
            </w:r>
          </w:p>
          <w:p w14:paraId="6FAC20C8" w14:textId="77777777" w:rsidR="001A20E6" w:rsidRDefault="00000000">
            <w:pPr>
              <w:pStyle w:val="TableCellResourceItem"/>
            </w:pPr>
            <w:r>
              <w:t>• Prelims &amp; Mains Workbooks</w:t>
            </w:r>
          </w:p>
          <w:p w14:paraId="3972792A" w14:textId="77777777" w:rsidR="001A20E6" w:rsidRDefault="00000000">
            <w:pPr>
              <w:pStyle w:val="TableCellCategoryTitle"/>
            </w:pPr>
            <w:r>
              <w:t>📰 Current Affairs</w:t>
            </w:r>
          </w:p>
          <w:p w14:paraId="779F184C" w14:textId="77777777" w:rsidR="001A20E6" w:rsidRDefault="00000000">
            <w:pPr>
              <w:pStyle w:val="TableCellResourceItem"/>
            </w:pPr>
            <w:r>
              <w:t>• Atlas (Orient Blackswan)</w:t>
            </w:r>
          </w:p>
          <w:p w14:paraId="2D7405DC" w14:textId="77777777" w:rsidR="001A20E6" w:rsidRDefault="00000000">
            <w:pPr>
              <w:pStyle w:val="TableCellResourceItem"/>
            </w:pPr>
            <w:r>
              <w:t>• Newspapers (The Hindu – Env/Geo pages)</w:t>
            </w:r>
          </w:p>
          <w:p w14:paraId="57119220"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581FC139" w14:textId="77777777" w:rsidR="001A20E6" w:rsidRDefault="00000000">
            <w:pPr>
              <w:pStyle w:val="TableCellSubjectName"/>
            </w:pPr>
            <w:r>
              <w:t>Environment, Ecology and Disaster Management</w:t>
            </w:r>
          </w:p>
          <w:p w14:paraId="55447B40" w14:textId="77777777" w:rsidR="001A20E6" w:rsidRDefault="00000000">
            <w:pPr>
              <w:pStyle w:val="TableCellCategoryTitle"/>
            </w:pPr>
            <w:r>
              <w:t>📝 Practice Materials</w:t>
            </w:r>
          </w:p>
          <w:p w14:paraId="3F393465" w14:textId="77777777" w:rsidR="001A20E6" w:rsidRDefault="00000000">
            <w:pPr>
              <w:pStyle w:val="TableCellResourceItem"/>
            </w:pPr>
            <w:r>
              <w:t>• La Excellence Environment Material</w:t>
            </w:r>
          </w:p>
          <w:p w14:paraId="109BE0FC" w14:textId="77777777" w:rsidR="001A20E6" w:rsidRDefault="00000000">
            <w:pPr>
              <w:pStyle w:val="TableCellResourceItem"/>
            </w:pPr>
            <w:r>
              <w:t>• Prelims &amp; Mains Workbooks</w:t>
            </w:r>
          </w:p>
          <w:p w14:paraId="4712D24D" w14:textId="77777777" w:rsidR="001A20E6" w:rsidRDefault="00000000">
            <w:pPr>
              <w:pStyle w:val="TableCellResourceItem"/>
            </w:pPr>
            <w:r>
              <w:t>• La Excellence DM Material</w:t>
            </w:r>
          </w:p>
          <w:p w14:paraId="381ABB00" w14:textId="77777777" w:rsidR="001A20E6" w:rsidRDefault="00000000">
            <w:pPr>
              <w:pStyle w:val="TableCellResourceItem"/>
            </w:pPr>
            <w:r>
              <w:t>• Prelims &amp; Mains Workbooks</w:t>
            </w:r>
          </w:p>
          <w:p w14:paraId="7484BF78" w14:textId="77777777" w:rsidR="001A20E6" w:rsidRDefault="00000000">
            <w:pPr>
              <w:pStyle w:val="TableCellCategoryTitle"/>
            </w:pPr>
            <w:r>
              <w:t>📰 Current Affairs</w:t>
            </w:r>
          </w:p>
          <w:p w14:paraId="23B261F2" w14:textId="77777777" w:rsidR="001A20E6" w:rsidRDefault="00000000">
            <w:pPr>
              <w:pStyle w:val="TableCellResourceItem"/>
            </w:pPr>
            <w:r>
              <w:t>• Down to Earth</w:t>
            </w:r>
          </w:p>
          <w:p w14:paraId="0D64446E" w14:textId="77777777" w:rsidR="001A20E6" w:rsidRDefault="00000000">
            <w:pPr>
              <w:pStyle w:val="TableCellResourceItem"/>
            </w:pPr>
            <w:r>
              <w:t>• Newspapers (The Hindu – Env, sections)</w:t>
            </w:r>
          </w:p>
          <w:p w14:paraId="5AA1D653" w14:textId="77777777" w:rsidR="001A20E6" w:rsidRDefault="00000000">
            <w:pPr>
              <w:pStyle w:val="TableCellResourceItem"/>
            </w:pPr>
            <w:r>
              <w:t>• Down to earth</w:t>
            </w:r>
          </w:p>
          <w:p w14:paraId="0DA807FF" w14:textId="77777777" w:rsidR="001A20E6" w:rsidRDefault="00000000">
            <w:pPr>
              <w:pStyle w:val="TableCellResourceItem"/>
            </w:pPr>
            <w:r>
              <w:t>• Disaster coverage – IE/The Hindu</w:t>
            </w:r>
          </w:p>
        </w:tc>
        <w:tc>
          <w:tcPr>
            <w:tcW w:w="1650" w:type="pct"/>
          </w:tcPr>
          <w:p w14:paraId="02476CF3" w14:textId="77777777" w:rsidR="001A20E6" w:rsidRDefault="001A20E6"/>
        </w:tc>
      </w:tr>
    </w:tbl>
    <w:p w14:paraId="5F0DD390"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47574B4C" w14:textId="77777777">
        <w:tc>
          <w:tcPr>
            <w:tcW w:w="2500" w:type="pct"/>
            <w:tcMar>
              <w:top w:w="0" w:type="dxa"/>
              <w:left w:w="0" w:type="dxa"/>
              <w:bottom w:w="0" w:type="dxa"/>
              <w:right w:w="0" w:type="dxa"/>
            </w:tcMar>
          </w:tcPr>
          <w:p w14:paraId="307A1E0F" w14:textId="77777777" w:rsidR="001A20E6" w:rsidRDefault="00000000">
            <w:pPr>
              <w:pStyle w:val="WeekTitle"/>
            </w:pPr>
            <w:r>
              <w:rPr>
                <w:color w:val="B91C1C"/>
              </w:rPr>
              <w:t>📅 Feb 07 - Feb 13, 2027</w:t>
            </w:r>
          </w:p>
        </w:tc>
        <w:tc>
          <w:tcPr>
            <w:tcW w:w="2500" w:type="pct"/>
            <w:tcMar>
              <w:top w:w="0" w:type="dxa"/>
              <w:left w:w="0" w:type="dxa"/>
              <w:bottom w:w="0" w:type="dxa"/>
              <w:right w:w="0" w:type="dxa"/>
            </w:tcMar>
          </w:tcPr>
          <w:p w14:paraId="57DFFF70" w14:textId="77777777" w:rsidR="001A20E6" w:rsidRDefault="00000000">
            <w:pPr>
              <w:pStyle w:val="WeekCycleName"/>
            </w:pPr>
            <w:r>
              <w:rPr>
                <w:color w:val="B91C1C"/>
              </w:rPr>
              <w:t>C4</w:t>
            </w:r>
          </w:p>
        </w:tc>
      </w:tr>
    </w:tbl>
    <w:p w14:paraId="7AF073C1"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51737907" w14:textId="77777777">
        <w:tc>
          <w:tcPr>
            <w:tcW w:w="700" w:type="pct"/>
            <w:shd w:val="clear" w:color="auto" w:fill="FEE2E2"/>
            <w:tcMar>
              <w:top w:w="200" w:type="dxa"/>
              <w:left w:w="100" w:type="dxa"/>
              <w:bottom w:w="200" w:type="dxa"/>
              <w:right w:w="100" w:type="dxa"/>
            </w:tcMar>
          </w:tcPr>
          <w:p w14:paraId="7595A873" w14:textId="77777777" w:rsidR="001A20E6" w:rsidRDefault="00000000">
            <w:pPr>
              <w:pStyle w:val="TableCellCalendarDayHeader"/>
            </w:pPr>
            <w:r>
              <w:rPr>
                <w:color w:val="B91C1C"/>
              </w:rPr>
              <w:t>Sunday</w:t>
            </w:r>
          </w:p>
          <w:p w14:paraId="096C2EDB" w14:textId="77777777" w:rsidR="001A20E6" w:rsidRDefault="00000000">
            <w:pPr>
              <w:pStyle w:val="TableCellCalendarDateHeader"/>
            </w:pPr>
            <w:r>
              <w:rPr>
                <w:color w:val="B91C1C"/>
              </w:rPr>
              <w:t>Feb 07</w:t>
            </w:r>
          </w:p>
          <w:p w14:paraId="164E2A67"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4FBD76A7" w14:textId="77777777" w:rsidR="001A20E6" w:rsidRDefault="00000000">
            <w:pPr>
              <w:pStyle w:val="TableCellCalendarDayHeader"/>
            </w:pPr>
            <w:r>
              <w:rPr>
                <w:color w:val="B91C1C"/>
              </w:rPr>
              <w:t>Monday</w:t>
            </w:r>
          </w:p>
          <w:p w14:paraId="327DB837" w14:textId="77777777" w:rsidR="001A20E6" w:rsidRDefault="00000000">
            <w:pPr>
              <w:pStyle w:val="TableCellCalendarDateHeader"/>
            </w:pPr>
            <w:r>
              <w:rPr>
                <w:color w:val="B91C1C"/>
              </w:rPr>
              <w:t>Feb 08</w:t>
            </w:r>
          </w:p>
          <w:p w14:paraId="1C10DDC4"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4E185C21" w14:textId="77777777" w:rsidR="001A20E6" w:rsidRDefault="00000000">
            <w:pPr>
              <w:pStyle w:val="TableCellCalendarDayHeader"/>
            </w:pPr>
            <w:r>
              <w:rPr>
                <w:color w:val="B91C1C"/>
              </w:rPr>
              <w:t>Tuesday</w:t>
            </w:r>
          </w:p>
          <w:p w14:paraId="1793331C" w14:textId="77777777" w:rsidR="001A20E6" w:rsidRDefault="00000000">
            <w:pPr>
              <w:pStyle w:val="TableCellCalendarDateHeader"/>
            </w:pPr>
            <w:r>
              <w:rPr>
                <w:color w:val="B91C1C"/>
              </w:rPr>
              <w:t>Feb 09</w:t>
            </w:r>
          </w:p>
          <w:p w14:paraId="051C79D7"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307AD737" w14:textId="77777777" w:rsidR="001A20E6" w:rsidRDefault="00000000">
            <w:pPr>
              <w:pStyle w:val="TableCellCalendarDayHeader"/>
            </w:pPr>
            <w:r>
              <w:rPr>
                <w:color w:val="B91C1C"/>
              </w:rPr>
              <w:t>Wednesday</w:t>
            </w:r>
          </w:p>
          <w:p w14:paraId="739F35F7" w14:textId="77777777" w:rsidR="001A20E6" w:rsidRDefault="00000000">
            <w:pPr>
              <w:pStyle w:val="TableCellCalendarDateHeader"/>
            </w:pPr>
            <w:r>
              <w:rPr>
                <w:color w:val="B91C1C"/>
              </w:rPr>
              <w:t>Feb 10</w:t>
            </w:r>
          </w:p>
          <w:p w14:paraId="3DE62E88"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4293DD2A" w14:textId="77777777" w:rsidR="001A20E6" w:rsidRDefault="00000000">
            <w:pPr>
              <w:pStyle w:val="TableCellCalendarDayHeader"/>
            </w:pPr>
            <w:r>
              <w:rPr>
                <w:color w:val="B91C1C"/>
              </w:rPr>
              <w:t>Thursday</w:t>
            </w:r>
          </w:p>
          <w:p w14:paraId="3D987238" w14:textId="77777777" w:rsidR="001A20E6" w:rsidRDefault="00000000">
            <w:pPr>
              <w:pStyle w:val="TableCellCalendarDateHeader"/>
            </w:pPr>
            <w:r>
              <w:rPr>
                <w:color w:val="B91C1C"/>
              </w:rPr>
              <w:t>Feb 11</w:t>
            </w:r>
          </w:p>
          <w:p w14:paraId="1C629FA5"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0E93337E" w14:textId="77777777" w:rsidR="001A20E6" w:rsidRDefault="00000000">
            <w:pPr>
              <w:pStyle w:val="TableCellCalendarDayHeader"/>
            </w:pPr>
            <w:r>
              <w:rPr>
                <w:color w:val="B91C1C"/>
              </w:rPr>
              <w:t>Friday</w:t>
            </w:r>
          </w:p>
          <w:p w14:paraId="402B253E" w14:textId="77777777" w:rsidR="001A20E6" w:rsidRDefault="00000000">
            <w:pPr>
              <w:pStyle w:val="TableCellCalendarDateHeader"/>
            </w:pPr>
            <w:r>
              <w:rPr>
                <w:color w:val="B91C1C"/>
              </w:rPr>
              <w:t>Feb 12</w:t>
            </w:r>
          </w:p>
          <w:p w14:paraId="52408567"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104A9E02" w14:textId="77777777" w:rsidR="001A20E6" w:rsidRDefault="00000000">
            <w:pPr>
              <w:pStyle w:val="TableCellCalendarDayHeader"/>
            </w:pPr>
            <w:r>
              <w:rPr>
                <w:color w:val="F57C00"/>
              </w:rPr>
              <w:t>Saturday</w:t>
            </w:r>
          </w:p>
          <w:p w14:paraId="199C612F" w14:textId="77777777" w:rsidR="001A20E6" w:rsidRDefault="00000000">
            <w:pPr>
              <w:pStyle w:val="TableCellCalendarDateHeader"/>
            </w:pPr>
            <w:r>
              <w:rPr>
                <w:color w:val="F57C00"/>
              </w:rPr>
              <w:t>Feb 13</w:t>
            </w:r>
          </w:p>
          <w:p w14:paraId="1F49133B" w14:textId="77777777" w:rsidR="001A20E6" w:rsidRDefault="00000000">
            <w:pPr>
              <w:pStyle w:val="TableCellCatchupLabel"/>
            </w:pPr>
            <w:r>
              <w:rPr>
                <w:color w:val="F57C00"/>
              </w:rPr>
              <w:t>Catchup Day</w:t>
            </w:r>
          </w:p>
        </w:tc>
      </w:tr>
      <w:tr w:rsidR="001A20E6" w14:paraId="7D632B72" w14:textId="77777777">
        <w:tc>
          <w:tcPr>
            <w:tcW w:w="700" w:type="pct"/>
            <w:shd w:val="clear" w:color="auto" w:fill="FEE2E2"/>
            <w:tcMar>
              <w:top w:w="150" w:type="dxa"/>
              <w:left w:w="100" w:type="dxa"/>
              <w:bottom w:w="150" w:type="dxa"/>
              <w:right w:w="100" w:type="dxa"/>
            </w:tcMar>
          </w:tcPr>
          <w:p w14:paraId="55F6DD08" w14:textId="77777777" w:rsidR="001A20E6" w:rsidRDefault="00000000">
            <w:pPr>
              <w:pStyle w:val="TableCellTaskSubject"/>
            </w:pPr>
            <w:r>
              <w:t>Geography</w:t>
            </w:r>
          </w:p>
          <w:p w14:paraId="7A8A4D6D" w14:textId="77777777" w:rsidR="001A20E6" w:rsidRDefault="00000000">
            <w:pPr>
              <w:pStyle w:val="TableCellTaskDetails"/>
            </w:pPr>
            <w:r>
              <w:t>• Test - TEST — 3h</w:t>
            </w:r>
          </w:p>
          <w:p w14:paraId="26C9406A"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11B8F90E" w14:textId="77777777" w:rsidR="001A20E6" w:rsidRDefault="00000000">
            <w:pPr>
              <w:pStyle w:val="TableCellTaskSubject"/>
            </w:pPr>
            <w:r>
              <w:t>Geography</w:t>
            </w:r>
          </w:p>
          <w:p w14:paraId="003739B3" w14:textId="77777777" w:rsidR="001A20E6" w:rsidRDefault="00000000">
            <w:pPr>
              <w:pStyle w:val="TableCellTaskDetails"/>
            </w:pPr>
            <w:r>
              <w:t>• Study - Industry - World and India (G09) — 30m</w:t>
            </w:r>
          </w:p>
          <w:p w14:paraId="61AD3090" w14:textId="77777777" w:rsidR="001A20E6" w:rsidRDefault="00000000">
            <w:pPr>
              <w:pStyle w:val="TableCellTaskBadge"/>
              <w:shd w:val="clear" w:color="auto" w:fill="E3F2FD"/>
            </w:pPr>
            <w:r>
              <w:rPr>
                <w:b/>
                <w:bCs/>
                <w:color w:val="1976D2"/>
              </w:rPr>
              <w:t>STUDY</w:t>
            </w:r>
          </w:p>
          <w:p w14:paraId="4C2CE86B" w14:textId="77777777" w:rsidR="001A20E6" w:rsidRDefault="00000000">
            <w:pPr>
              <w:pStyle w:val="TableCellTaskDetails"/>
            </w:pPr>
            <w:r>
              <w:t>• Revision - Industry - World and India (G09) — 1h</w:t>
            </w:r>
          </w:p>
          <w:p w14:paraId="71DD2C81" w14:textId="77777777" w:rsidR="001A20E6" w:rsidRDefault="00000000">
            <w:pPr>
              <w:pStyle w:val="TableCellTaskBadge"/>
              <w:shd w:val="clear" w:color="auto" w:fill="FCE4EC"/>
            </w:pPr>
            <w:r>
              <w:rPr>
                <w:b/>
                <w:bCs/>
                <w:color w:val="C2185B"/>
              </w:rPr>
              <w:t>REVISION</w:t>
            </w:r>
          </w:p>
          <w:p w14:paraId="4D0156AF" w14:textId="77777777" w:rsidR="001A20E6" w:rsidRDefault="00000000">
            <w:pPr>
              <w:pStyle w:val="TableCellTaskDetails"/>
            </w:pPr>
            <w:r>
              <w:t>• Practice - Industry - World and India (G09) — 1h</w:t>
            </w:r>
          </w:p>
          <w:p w14:paraId="47676126"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6406C605" w14:textId="77777777" w:rsidR="001A20E6" w:rsidRDefault="00000000">
            <w:pPr>
              <w:pStyle w:val="TableCellTaskSubject"/>
            </w:pPr>
            <w:r>
              <w:t>Geography</w:t>
            </w:r>
          </w:p>
          <w:p w14:paraId="72E79823" w14:textId="77777777" w:rsidR="001A20E6" w:rsidRDefault="00000000">
            <w:pPr>
              <w:pStyle w:val="TableCellTaskDetails"/>
            </w:pPr>
            <w:r>
              <w:t>• Study - Settlements (G10) — 30m</w:t>
            </w:r>
          </w:p>
          <w:p w14:paraId="39C46D41" w14:textId="77777777" w:rsidR="001A20E6" w:rsidRDefault="00000000">
            <w:pPr>
              <w:pStyle w:val="TableCellTaskBadge"/>
              <w:shd w:val="clear" w:color="auto" w:fill="E3F2FD"/>
            </w:pPr>
            <w:r>
              <w:rPr>
                <w:b/>
                <w:bCs/>
                <w:color w:val="1976D2"/>
              </w:rPr>
              <w:t>STUDY</w:t>
            </w:r>
          </w:p>
          <w:p w14:paraId="3FA017BA" w14:textId="77777777" w:rsidR="001A20E6" w:rsidRDefault="00000000">
            <w:pPr>
              <w:pStyle w:val="TableCellTaskDetails"/>
            </w:pPr>
            <w:r>
              <w:t>• Revision - Settlements (G10) — 1h</w:t>
            </w:r>
          </w:p>
          <w:p w14:paraId="7BBB0E7D" w14:textId="77777777" w:rsidR="001A20E6" w:rsidRDefault="00000000">
            <w:pPr>
              <w:pStyle w:val="TableCellTaskBadge"/>
              <w:shd w:val="clear" w:color="auto" w:fill="FCE4EC"/>
            </w:pPr>
            <w:r>
              <w:rPr>
                <w:b/>
                <w:bCs/>
                <w:color w:val="C2185B"/>
              </w:rPr>
              <w:t>REVISION</w:t>
            </w:r>
          </w:p>
          <w:p w14:paraId="5227BC08" w14:textId="77777777" w:rsidR="001A20E6" w:rsidRDefault="00000000">
            <w:pPr>
              <w:pStyle w:val="TableCellTaskDetails"/>
            </w:pPr>
            <w:r>
              <w:t>• Practice - Settlements (G10) — 1h</w:t>
            </w:r>
          </w:p>
          <w:p w14:paraId="59656B07"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22C7C981" w14:textId="77777777" w:rsidR="001A20E6" w:rsidRDefault="00000000">
            <w:pPr>
              <w:pStyle w:val="TableCellTaskSubject"/>
            </w:pPr>
            <w:r>
              <w:t>Geography</w:t>
            </w:r>
          </w:p>
          <w:p w14:paraId="658A2B29" w14:textId="77777777" w:rsidR="001A20E6" w:rsidRDefault="00000000">
            <w:pPr>
              <w:pStyle w:val="TableCellTaskDetails"/>
            </w:pPr>
            <w:r>
              <w:t>• Study - Population and Migration (G11) — 30m</w:t>
            </w:r>
          </w:p>
          <w:p w14:paraId="00A6A0CF" w14:textId="77777777" w:rsidR="001A20E6" w:rsidRDefault="00000000">
            <w:pPr>
              <w:pStyle w:val="TableCellTaskBadge"/>
              <w:shd w:val="clear" w:color="auto" w:fill="E3F2FD"/>
            </w:pPr>
            <w:r>
              <w:rPr>
                <w:b/>
                <w:bCs/>
                <w:color w:val="1976D2"/>
              </w:rPr>
              <w:t>STUDY</w:t>
            </w:r>
          </w:p>
          <w:p w14:paraId="1373E1AB" w14:textId="77777777" w:rsidR="001A20E6" w:rsidRDefault="00000000">
            <w:pPr>
              <w:pStyle w:val="TableCellTaskDetails"/>
            </w:pPr>
            <w:r>
              <w:t>• Revision - Population and Migration (G11) — 1h</w:t>
            </w:r>
          </w:p>
          <w:p w14:paraId="5FA52700" w14:textId="77777777" w:rsidR="001A20E6" w:rsidRDefault="00000000">
            <w:pPr>
              <w:pStyle w:val="TableCellTaskBadge"/>
              <w:shd w:val="clear" w:color="auto" w:fill="FCE4EC"/>
            </w:pPr>
            <w:r>
              <w:rPr>
                <w:b/>
                <w:bCs/>
                <w:color w:val="C2185B"/>
              </w:rPr>
              <w:t>REVISION</w:t>
            </w:r>
          </w:p>
          <w:p w14:paraId="5DD61416" w14:textId="77777777" w:rsidR="001A20E6" w:rsidRDefault="00000000">
            <w:pPr>
              <w:pStyle w:val="TableCellTaskDetails"/>
            </w:pPr>
            <w:r>
              <w:t>• Practice - Population and Migration (G11) — 1h</w:t>
            </w:r>
          </w:p>
          <w:p w14:paraId="78CD737E"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7CD4B15D" w14:textId="77777777" w:rsidR="001A20E6" w:rsidRDefault="00000000">
            <w:pPr>
              <w:pStyle w:val="TableCellTaskSubject"/>
            </w:pPr>
            <w:r>
              <w:t>Geography</w:t>
            </w:r>
          </w:p>
          <w:p w14:paraId="06A54216" w14:textId="77777777" w:rsidR="001A20E6" w:rsidRDefault="00000000">
            <w:pPr>
              <w:pStyle w:val="TableCellTaskDetails"/>
            </w:pPr>
            <w:r>
              <w:t>• Study - Physical geogrpahy of India &amp; Drainage; (G12) — 30m</w:t>
            </w:r>
          </w:p>
          <w:p w14:paraId="0CE4FEDE" w14:textId="77777777" w:rsidR="001A20E6" w:rsidRDefault="00000000">
            <w:pPr>
              <w:pStyle w:val="TableCellTaskBadge"/>
              <w:shd w:val="clear" w:color="auto" w:fill="E3F2FD"/>
            </w:pPr>
            <w:r>
              <w:rPr>
                <w:b/>
                <w:bCs/>
                <w:color w:val="1976D2"/>
              </w:rPr>
              <w:t>STUDY</w:t>
            </w:r>
          </w:p>
          <w:p w14:paraId="481238F4" w14:textId="77777777" w:rsidR="001A20E6" w:rsidRDefault="00000000">
            <w:pPr>
              <w:pStyle w:val="TableCellTaskDetails"/>
            </w:pPr>
            <w:r>
              <w:t>• Revision - Physical geogrpahy of India &amp; Drainage; (G12) — 1h</w:t>
            </w:r>
          </w:p>
          <w:p w14:paraId="7E1FCC38" w14:textId="77777777" w:rsidR="001A20E6" w:rsidRDefault="00000000">
            <w:pPr>
              <w:pStyle w:val="TableCellTaskBadge"/>
              <w:shd w:val="clear" w:color="auto" w:fill="FCE4EC"/>
            </w:pPr>
            <w:r>
              <w:rPr>
                <w:b/>
                <w:bCs/>
                <w:color w:val="C2185B"/>
              </w:rPr>
              <w:t>REVISION</w:t>
            </w:r>
          </w:p>
          <w:p w14:paraId="24EA698C" w14:textId="77777777" w:rsidR="001A20E6" w:rsidRDefault="00000000">
            <w:pPr>
              <w:pStyle w:val="TableCellTaskDetails"/>
            </w:pPr>
            <w:r>
              <w:t>• Practice - Physical geogrpahy of India &amp; Drainage; (G12) — 1h</w:t>
            </w:r>
          </w:p>
          <w:p w14:paraId="4FDFD43C"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58DDDA5C" w14:textId="77777777" w:rsidR="001A20E6" w:rsidRDefault="00000000">
            <w:pPr>
              <w:pStyle w:val="TableCellTaskSubject"/>
            </w:pPr>
            <w:r>
              <w:t>Geography</w:t>
            </w:r>
          </w:p>
          <w:p w14:paraId="520EF016" w14:textId="77777777" w:rsidR="001A20E6" w:rsidRDefault="00000000">
            <w:pPr>
              <w:pStyle w:val="TableCellTaskDetails"/>
            </w:pPr>
            <w:r>
              <w:t>• Study - Indian Climate &amp; Vegetation (G13) — 30m</w:t>
            </w:r>
          </w:p>
          <w:p w14:paraId="221D4EB7" w14:textId="77777777" w:rsidR="001A20E6" w:rsidRDefault="00000000">
            <w:pPr>
              <w:pStyle w:val="TableCellTaskBadge"/>
              <w:shd w:val="clear" w:color="auto" w:fill="E3F2FD"/>
            </w:pPr>
            <w:r>
              <w:rPr>
                <w:b/>
                <w:bCs/>
                <w:color w:val="1976D2"/>
              </w:rPr>
              <w:t>STUDY</w:t>
            </w:r>
          </w:p>
          <w:p w14:paraId="59618A56" w14:textId="77777777" w:rsidR="001A20E6" w:rsidRDefault="00000000">
            <w:pPr>
              <w:pStyle w:val="TableCellTaskDetails"/>
            </w:pPr>
            <w:r>
              <w:t>• Revision - Indian Climate &amp; Vegetation (G13) — 1h</w:t>
            </w:r>
          </w:p>
          <w:p w14:paraId="0E04E681" w14:textId="77777777" w:rsidR="001A20E6" w:rsidRDefault="00000000">
            <w:pPr>
              <w:pStyle w:val="TableCellTaskBadge"/>
              <w:shd w:val="clear" w:color="auto" w:fill="FCE4EC"/>
            </w:pPr>
            <w:r>
              <w:rPr>
                <w:b/>
                <w:bCs/>
                <w:color w:val="C2185B"/>
              </w:rPr>
              <w:t>REVISION</w:t>
            </w:r>
          </w:p>
          <w:p w14:paraId="6D0B8D7F" w14:textId="77777777" w:rsidR="001A20E6" w:rsidRDefault="00000000">
            <w:pPr>
              <w:pStyle w:val="TableCellTaskDetails"/>
            </w:pPr>
            <w:r>
              <w:t>• Practice - Indian Climate &amp; Vegetation (G13) — 1h</w:t>
            </w:r>
          </w:p>
          <w:p w14:paraId="6F402889"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0B600316" w14:textId="77777777" w:rsidR="001A20E6" w:rsidRDefault="001A20E6"/>
        </w:tc>
      </w:tr>
      <w:tr w:rsidR="001A20E6" w14:paraId="3BCDD636" w14:textId="77777777">
        <w:tc>
          <w:tcPr>
            <w:tcW w:w="700" w:type="pct"/>
            <w:shd w:val="clear" w:color="auto" w:fill="FEE2E2"/>
            <w:tcMar>
              <w:top w:w="150" w:type="dxa"/>
              <w:left w:w="100" w:type="dxa"/>
              <w:bottom w:w="150" w:type="dxa"/>
              <w:right w:w="100" w:type="dxa"/>
            </w:tcMar>
          </w:tcPr>
          <w:p w14:paraId="6086A70D" w14:textId="77777777" w:rsidR="001A20E6" w:rsidRDefault="00000000">
            <w:pPr>
              <w:pStyle w:val="TableCellTaskSubject"/>
            </w:pPr>
            <w:r>
              <w:t>Environment, Ecology and Disaster Management</w:t>
            </w:r>
          </w:p>
          <w:p w14:paraId="28C39A7B" w14:textId="77777777" w:rsidR="001A20E6" w:rsidRDefault="00000000">
            <w:pPr>
              <w:pStyle w:val="TableCellTaskDetails"/>
            </w:pPr>
            <w:r>
              <w:t>• Test - TEST — 3h</w:t>
            </w:r>
          </w:p>
          <w:p w14:paraId="730A24B7"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672F7DFC" w14:textId="77777777" w:rsidR="001A20E6" w:rsidRDefault="00000000">
            <w:pPr>
              <w:pStyle w:val="TableCellTaskSubject"/>
            </w:pPr>
            <w:r>
              <w:t>Environment, Ecology and Disaster Management</w:t>
            </w:r>
          </w:p>
          <w:p w14:paraId="24010FFB" w14:textId="77777777" w:rsidR="001A20E6" w:rsidRDefault="00000000">
            <w:pPr>
              <w:pStyle w:val="TableCellTaskDetails"/>
            </w:pPr>
            <w:r>
              <w:t>• Study - Waste Management (B07) — 30m</w:t>
            </w:r>
          </w:p>
          <w:p w14:paraId="57CEC515" w14:textId="77777777" w:rsidR="001A20E6" w:rsidRDefault="00000000">
            <w:pPr>
              <w:pStyle w:val="TableCellTaskBadge"/>
              <w:shd w:val="clear" w:color="auto" w:fill="E3F2FD"/>
            </w:pPr>
            <w:r>
              <w:rPr>
                <w:b/>
                <w:bCs/>
                <w:color w:val="1976D2"/>
              </w:rPr>
              <w:t>STUDY</w:t>
            </w:r>
          </w:p>
          <w:p w14:paraId="326B999C" w14:textId="77777777" w:rsidR="001A20E6" w:rsidRDefault="00000000">
            <w:pPr>
              <w:pStyle w:val="TableCellTaskDetails"/>
            </w:pPr>
            <w:r>
              <w:t>• Revision - Environmental Impact Assessment (B14) — 30m</w:t>
            </w:r>
          </w:p>
          <w:p w14:paraId="64F0CD7C" w14:textId="77777777" w:rsidR="001A20E6" w:rsidRDefault="00000000">
            <w:pPr>
              <w:pStyle w:val="TableCellTaskBadge"/>
              <w:shd w:val="clear" w:color="auto" w:fill="FCE4EC"/>
            </w:pPr>
            <w:r>
              <w:rPr>
                <w:b/>
                <w:bCs/>
                <w:color w:val="C2185B"/>
              </w:rPr>
              <w:t>REVISION</w:t>
            </w:r>
          </w:p>
          <w:p w14:paraId="050809C2" w14:textId="77777777" w:rsidR="001A20E6" w:rsidRDefault="00000000">
            <w:pPr>
              <w:pStyle w:val="TableCellTaskDetails"/>
            </w:pPr>
            <w:r>
              <w:t>• Revision - Disasters (B15) — 30m</w:t>
            </w:r>
          </w:p>
          <w:p w14:paraId="206B06AF" w14:textId="77777777" w:rsidR="001A20E6" w:rsidRDefault="00000000">
            <w:pPr>
              <w:pStyle w:val="TableCellTaskBadge"/>
              <w:shd w:val="clear" w:color="auto" w:fill="FCE4EC"/>
            </w:pPr>
            <w:r>
              <w:rPr>
                <w:b/>
                <w:bCs/>
                <w:color w:val="C2185B"/>
              </w:rPr>
              <w:t>REVISION</w:t>
            </w:r>
          </w:p>
          <w:p w14:paraId="44EC2BAF" w14:textId="77777777" w:rsidR="001A20E6" w:rsidRDefault="00000000">
            <w:pPr>
              <w:pStyle w:val="TableCellTaskDetails"/>
            </w:pPr>
            <w:r>
              <w:t>• Practice - Environmental Impact Assessment (B14) — 30m</w:t>
            </w:r>
          </w:p>
          <w:p w14:paraId="3354B6AF" w14:textId="77777777" w:rsidR="001A20E6" w:rsidRDefault="00000000">
            <w:pPr>
              <w:pStyle w:val="TableCellTaskBadge"/>
              <w:shd w:val="clear" w:color="auto" w:fill="E8F5E8"/>
            </w:pPr>
            <w:r>
              <w:rPr>
                <w:b/>
                <w:bCs/>
                <w:color w:val="388E3C"/>
              </w:rPr>
              <w:t>PRACTICE</w:t>
            </w:r>
          </w:p>
          <w:p w14:paraId="53F136CF" w14:textId="77777777" w:rsidR="001A20E6" w:rsidRDefault="00000000">
            <w:pPr>
              <w:pStyle w:val="TableCellTaskDetails"/>
            </w:pPr>
            <w:r>
              <w:t>• Practice - Disasters (B15) — 30m</w:t>
            </w:r>
          </w:p>
          <w:p w14:paraId="67D077DE"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4393633A" w14:textId="77777777" w:rsidR="001A20E6" w:rsidRDefault="00000000">
            <w:pPr>
              <w:pStyle w:val="TableCellTaskSubject"/>
            </w:pPr>
            <w:r>
              <w:t>Environment, Ecology and Disaster Management</w:t>
            </w:r>
          </w:p>
          <w:p w14:paraId="08529146" w14:textId="77777777" w:rsidR="001A20E6" w:rsidRDefault="00000000">
            <w:pPr>
              <w:pStyle w:val="TableCellTaskDetails"/>
            </w:pPr>
            <w:r>
              <w:t>• Study - Forest Conservation (B08) — 30m</w:t>
            </w:r>
          </w:p>
          <w:p w14:paraId="629BDECE" w14:textId="77777777" w:rsidR="001A20E6" w:rsidRDefault="00000000">
            <w:pPr>
              <w:pStyle w:val="TableCellTaskBadge"/>
              <w:shd w:val="clear" w:color="auto" w:fill="E3F2FD"/>
            </w:pPr>
            <w:r>
              <w:rPr>
                <w:b/>
                <w:bCs/>
                <w:color w:val="1976D2"/>
              </w:rPr>
              <w:t>STUDY</w:t>
            </w:r>
          </w:p>
          <w:p w14:paraId="10BF5D68" w14:textId="77777777" w:rsidR="001A20E6" w:rsidRDefault="00000000">
            <w:pPr>
              <w:pStyle w:val="TableCellTaskDetails"/>
            </w:pPr>
            <w:r>
              <w:t>• Revision - Disaster Management (B16) — 30m</w:t>
            </w:r>
          </w:p>
          <w:p w14:paraId="186F06B9" w14:textId="77777777" w:rsidR="001A20E6" w:rsidRDefault="00000000">
            <w:pPr>
              <w:pStyle w:val="TableCellTaskBadge"/>
              <w:shd w:val="clear" w:color="auto" w:fill="FCE4EC"/>
            </w:pPr>
            <w:r>
              <w:rPr>
                <w:b/>
                <w:bCs/>
                <w:color w:val="C2185B"/>
              </w:rPr>
              <w:t>REVISION</w:t>
            </w:r>
          </w:p>
          <w:p w14:paraId="76619390" w14:textId="77777777" w:rsidR="001A20E6" w:rsidRDefault="00000000">
            <w:pPr>
              <w:pStyle w:val="TableCellTaskDetails"/>
            </w:pPr>
            <w:r>
              <w:t>• Revision - Broad / Overlap (B00) — 30m</w:t>
            </w:r>
          </w:p>
          <w:p w14:paraId="1866E989" w14:textId="77777777" w:rsidR="001A20E6" w:rsidRDefault="00000000">
            <w:pPr>
              <w:pStyle w:val="TableCellTaskBadge"/>
              <w:shd w:val="clear" w:color="auto" w:fill="FCE4EC"/>
            </w:pPr>
            <w:r>
              <w:rPr>
                <w:b/>
                <w:bCs/>
                <w:color w:val="C2185B"/>
              </w:rPr>
              <w:t>REVISION</w:t>
            </w:r>
          </w:p>
          <w:p w14:paraId="3F19E7BD" w14:textId="77777777" w:rsidR="001A20E6" w:rsidRDefault="00000000">
            <w:pPr>
              <w:pStyle w:val="TableCellTaskDetails"/>
            </w:pPr>
            <w:r>
              <w:t>• Practice - Disaster Management (B16) — 30m</w:t>
            </w:r>
          </w:p>
          <w:p w14:paraId="5FDC15A0" w14:textId="77777777" w:rsidR="001A20E6" w:rsidRDefault="00000000">
            <w:pPr>
              <w:pStyle w:val="TableCellTaskBadge"/>
              <w:shd w:val="clear" w:color="auto" w:fill="E8F5E8"/>
            </w:pPr>
            <w:r>
              <w:rPr>
                <w:b/>
                <w:bCs/>
                <w:color w:val="388E3C"/>
              </w:rPr>
              <w:t>PRACTICE</w:t>
            </w:r>
          </w:p>
          <w:p w14:paraId="19367E68" w14:textId="77777777" w:rsidR="001A20E6" w:rsidRDefault="00000000">
            <w:pPr>
              <w:pStyle w:val="TableCellTaskDetails"/>
            </w:pPr>
            <w:r>
              <w:t>• Practice - Broad / Overlap (B00) — 30m</w:t>
            </w:r>
          </w:p>
          <w:p w14:paraId="5A9C291B"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33E1DC08" w14:textId="77777777" w:rsidR="001A20E6" w:rsidRDefault="00000000">
            <w:pPr>
              <w:pStyle w:val="TableCellTaskSubject"/>
            </w:pPr>
            <w:r>
              <w:t>Environment, Ecology and Disaster Management</w:t>
            </w:r>
          </w:p>
          <w:p w14:paraId="7AC2F5F8" w14:textId="77777777" w:rsidR="001A20E6" w:rsidRDefault="00000000">
            <w:pPr>
              <w:pStyle w:val="TableCellTaskDetails"/>
            </w:pPr>
            <w:r>
              <w:t>• Study - Global Warming and Climate Change (B09) — 30m</w:t>
            </w:r>
          </w:p>
          <w:p w14:paraId="24632DD8" w14:textId="77777777" w:rsidR="001A20E6" w:rsidRDefault="00000000">
            <w:pPr>
              <w:pStyle w:val="TableCellTaskBadge"/>
              <w:shd w:val="clear" w:color="auto" w:fill="E3F2FD"/>
            </w:pPr>
            <w:r>
              <w:rPr>
                <w:b/>
                <w:bCs/>
                <w:color w:val="1976D2"/>
              </w:rPr>
              <w:t>STUDY</w:t>
            </w:r>
          </w:p>
          <w:p w14:paraId="0BE28FF6" w14:textId="77777777" w:rsidR="001A20E6" w:rsidRDefault="00000000">
            <w:pPr>
              <w:pStyle w:val="TableCellTaskDetails"/>
            </w:pPr>
            <w:r>
              <w:t>• Revision - Basics of Environment (B01) — 30m</w:t>
            </w:r>
          </w:p>
          <w:p w14:paraId="0DB997B4" w14:textId="77777777" w:rsidR="001A20E6" w:rsidRDefault="00000000">
            <w:pPr>
              <w:pStyle w:val="TableCellTaskBadge"/>
              <w:shd w:val="clear" w:color="auto" w:fill="FCE4EC"/>
            </w:pPr>
            <w:r>
              <w:rPr>
                <w:b/>
                <w:bCs/>
                <w:color w:val="C2185B"/>
              </w:rPr>
              <w:t>REVISION</w:t>
            </w:r>
          </w:p>
          <w:p w14:paraId="23FD84DF" w14:textId="77777777" w:rsidR="001A20E6" w:rsidRDefault="00000000">
            <w:pPr>
              <w:pStyle w:val="TableCellTaskDetails"/>
            </w:pPr>
            <w:r>
              <w:t>• Revision - Biomes (B02) — 30m</w:t>
            </w:r>
          </w:p>
          <w:p w14:paraId="4FDF267E" w14:textId="77777777" w:rsidR="001A20E6" w:rsidRDefault="00000000">
            <w:pPr>
              <w:pStyle w:val="TableCellTaskBadge"/>
              <w:shd w:val="clear" w:color="auto" w:fill="FCE4EC"/>
            </w:pPr>
            <w:r>
              <w:rPr>
                <w:b/>
                <w:bCs/>
                <w:color w:val="C2185B"/>
              </w:rPr>
              <w:t>REVISION</w:t>
            </w:r>
          </w:p>
          <w:p w14:paraId="3ED4948D" w14:textId="77777777" w:rsidR="001A20E6" w:rsidRDefault="00000000">
            <w:pPr>
              <w:pStyle w:val="TableCellTaskDetails"/>
            </w:pPr>
            <w:r>
              <w:t>• Practice - Basics of Environment (B01) — 30m</w:t>
            </w:r>
          </w:p>
          <w:p w14:paraId="7C53CAD2" w14:textId="77777777" w:rsidR="001A20E6" w:rsidRDefault="00000000">
            <w:pPr>
              <w:pStyle w:val="TableCellTaskBadge"/>
              <w:shd w:val="clear" w:color="auto" w:fill="E8F5E8"/>
            </w:pPr>
            <w:r>
              <w:rPr>
                <w:b/>
                <w:bCs/>
                <w:color w:val="388E3C"/>
              </w:rPr>
              <w:t>PRACTICE</w:t>
            </w:r>
          </w:p>
          <w:p w14:paraId="3598E62E" w14:textId="77777777" w:rsidR="001A20E6" w:rsidRDefault="00000000">
            <w:pPr>
              <w:pStyle w:val="TableCellTaskDetails"/>
            </w:pPr>
            <w:r>
              <w:t>• Practice - Biomes (B02) — 30m</w:t>
            </w:r>
          </w:p>
          <w:p w14:paraId="45C35158"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7114869D" w14:textId="77777777" w:rsidR="001A20E6" w:rsidRDefault="00000000">
            <w:pPr>
              <w:pStyle w:val="TableCellTaskSubject"/>
            </w:pPr>
            <w:r>
              <w:t>Science &amp; Technology</w:t>
            </w:r>
          </w:p>
          <w:p w14:paraId="3B7D3995" w14:textId="77777777" w:rsidR="001A20E6" w:rsidRDefault="00000000">
            <w:pPr>
              <w:pStyle w:val="TableCellTaskDetails"/>
            </w:pPr>
            <w:r>
              <w:t>• Study - Broad / Overlap (T00) — 30m</w:t>
            </w:r>
          </w:p>
          <w:p w14:paraId="4E16EF68" w14:textId="77777777" w:rsidR="001A20E6" w:rsidRDefault="00000000">
            <w:pPr>
              <w:pStyle w:val="TableCellTaskBadge"/>
              <w:shd w:val="clear" w:color="auto" w:fill="E3F2FD"/>
            </w:pPr>
            <w:r>
              <w:rPr>
                <w:b/>
                <w:bCs/>
                <w:color w:val="1976D2"/>
              </w:rPr>
              <w:t>STUDY</w:t>
            </w:r>
          </w:p>
          <w:p w14:paraId="60EB404C" w14:textId="77777777" w:rsidR="001A20E6" w:rsidRDefault="00000000">
            <w:pPr>
              <w:pStyle w:val="TableCellTaskDetails"/>
            </w:pPr>
            <w:r>
              <w:t>• Revision - Broad / Overlap (T00) — 30m</w:t>
            </w:r>
          </w:p>
          <w:p w14:paraId="3C0E8371" w14:textId="77777777" w:rsidR="001A20E6" w:rsidRDefault="00000000">
            <w:pPr>
              <w:pStyle w:val="TableCellTaskBadge"/>
              <w:shd w:val="clear" w:color="auto" w:fill="FCE4EC"/>
            </w:pPr>
            <w:r>
              <w:rPr>
                <w:b/>
                <w:bCs/>
                <w:color w:val="C2185B"/>
              </w:rPr>
              <w:t>REVISION</w:t>
            </w:r>
          </w:p>
          <w:p w14:paraId="13D56C1B" w14:textId="77777777" w:rsidR="001A20E6" w:rsidRDefault="00000000">
            <w:pPr>
              <w:pStyle w:val="TableCellTaskDetails"/>
            </w:pPr>
            <w:r>
              <w:t>• Revision - Basics of Science and Technology (T01) — 30m</w:t>
            </w:r>
          </w:p>
          <w:p w14:paraId="7DA10A6B" w14:textId="77777777" w:rsidR="001A20E6" w:rsidRDefault="00000000">
            <w:pPr>
              <w:pStyle w:val="TableCellTaskBadge"/>
              <w:shd w:val="clear" w:color="auto" w:fill="FCE4EC"/>
            </w:pPr>
            <w:r>
              <w:rPr>
                <w:b/>
                <w:bCs/>
                <w:color w:val="C2185B"/>
              </w:rPr>
              <w:t>REVISION</w:t>
            </w:r>
          </w:p>
          <w:p w14:paraId="26199712" w14:textId="77777777" w:rsidR="001A20E6" w:rsidRDefault="00000000">
            <w:pPr>
              <w:pStyle w:val="TableCellTaskDetails"/>
            </w:pPr>
            <w:r>
              <w:t>• Practice - Broad / Overlap (T00) — 30m</w:t>
            </w:r>
          </w:p>
          <w:p w14:paraId="3EC54C1B" w14:textId="77777777" w:rsidR="001A20E6" w:rsidRDefault="00000000">
            <w:pPr>
              <w:pStyle w:val="TableCellTaskBadge"/>
              <w:shd w:val="clear" w:color="auto" w:fill="E8F5E8"/>
            </w:pPr>
            <w:r>
              <w:rPr>
                <w:b/>
                <w:bCs/>
                <w:color w:val="388E3C"/>
              </w:rPr>
              <w:t>PRACTICE</w:t>
            </w:r>
          </w:p>
          <w:p w14:paraId="320574FC" w14:textId="77777777" w:rsidR="001A20E6" w:rsidRDefault="00000000">
            <w:pPr>
              <w:pStyle w:val="TableCellTaskDetails"/>
            </w:pPr>
            <w:r>
              <w:t>• Practice - Basics of Science and Technology (T01) — 30m</w:t>
            </w:r>
          </w:p>
          <w:p w14:paraId="1665C4D6"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593CFEB0" w14:textId="77777777" w:rsidR="001A20E6" w:rsidRDefault="00000000">
            <w:pPr>
              <w:pStyle w:val="TableCellTaskSubject"/>
            </w:pPr>
            <w:r>
              <w:t>Science &amp; Technology</w:t>
            </w:r>
          </w:p>
          <w:p w14:paraId="14038194" w14:textId="77777777" w:rsidR="001A20E6" w:rsidRDefault="00000000">
            <w:pPr>
              <w:pStyle w:val="TableCellTaskDetails"/>
            </w:pPr>
            <w:r>
              <w:t>• Study - Basics of Science and Technology (T01) — 30m</w:t>
            </w:r>
          </w:p>
          <w:p w14:paraId="658EC3DC" w14:textId="77777777" w:rsidR="001A20E6" w:rsidRDefault="00000000">
            <w:pPr>
              <w:pStyle w:val="TableCellTaskBadge"/>
              <w:shd w:val="clear" w:color="auto" w:fill="E3F2FD"/>
            </w:pPr>
            <w:r>
              <w:rPr>
                <w:b/>
                <w:bCs/>
                <w:color w:val="1976D2"/>
              </w:rPr>
              <w:t>STUDY</w:t>
            </w:r>
          </w:p>
          <w:p w14:paraId="30FCB87F" w14:textId="77777777" w:rsidR="001A20E6" w:rsidRDefault="00000000">
            <w:pPr>
              <w:pStyle w:val="TableCellTaskDetails"/>
            </w:pPr>
            <w:r>
              <w:t>• Revision - Bio-Technology (T02) — 30m</w:t>
            </w:r>
          </w:p>
          <w:p w14:paraId="6A3EB75A" w14:textId="77777777" w:rsidR="001A20E6" w:rsidRDefault="00000000">
            <w:pPr>
              <w:pStyle w:val="TableCellTaskBadge"/>
              <w:shd w:val="clear" w:color="auto" w:fill="FCE4EC"/>
            </w:pPr>
            <w:r>
              <w:rPr>
                <w:b/>
                <w:bCs/>
                <w:color w:val="C2185B"/>
              </w:rPr>
              <w:t>REVISION</w:t>
            </w:r>
          </w:p>
          <w:p w14:paraId="030CE206" w14:textId="77777777" w:rsidR="001A20E6" w:rsidRDefault="00000000">
            <w:pPr>
              <w:pStyle w:val="TableCellTaskDetails"/>
            </w:pPr>
            <w:r>
              <w:t>• Revision - Medical science and Health (T03) — 30m</w:t>
            </w:r>
          </w:p>
          <w:p w14:paraId="2047A9FE" w14:textId="77777777" w:rsidR="001A20E6" w:rsidRDefault="00000000">
            <w:pPr>
              <w:pStyle w:val="TableCellTaskBadge"/>
              <w:shd w:val="clear" w:color="auto" w:fill="FCE4EC"/>
            </w:pPr>
            <w:r>
              <w:rPr>
                <w:b/>
                <w:bCs/>
                <w:color w:val="C2185B"/>
              </w:rPr>
              <w:t>REVISION</w:t>
            </w:r>
          </w:p>
          <w:p w14:paraId="78513663" w14:textId="77777777" w:rsidR="001A20E6" w:rsidRDefault="00000000">
            <w:pPr>
              <w:pStyle w:val="TableCellTaskDetails"/>
            </w:pPr>
            <w:r>
              <w:t>• Practice - Bio-Technology (T02) — 30m</w:t>
            </w:r>
          </w:p>
          <w:p w14:paraId="5EA05EE3" w14:textId="77777777" w:rsidR="001A20E6" w:rsidRDefault="00000000">
            <w:pPr>
              <w:pStyle w:val="TableCellTaskBadge"/>
              <w:shd w:val="clear" w:color="auto" w:fill="E8F5E8"/>
            </w:pPr>
            <w:r>
              <w:rPr>
                <w:b/>
                <w:bCs/>
                <w:color w:val="388E3C"/>
              </w:rPr>
              <w:t>PRACTICE</w:t>
            </w:r>
          </w:p>
          <w:p w14:paraId="49650C19" w14:textId="77777777" w:rsidR="001A20E6" w:rsidRDefault="00000000">
            <w:pPr>
              <w:pStyle w:val="TableCellTaskDetails"/>
            </w:pPr>
            <w:r>
              <w:t>• Practice - Medical science and Health (T03) — 30m</w:t>
            </w:r>
          </w:p>
          <w:p w14:paraId="448DE88F"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131F88C0" w14:textId="77777777" w:rsidR="001A20E6" w:rsidRDefault="001A20E6"/>
        </w:tc>
      </w:tr>
    </w:tbl>
    <w:p w14:paraId="629FB2C0" w14:textId="77777777" w:rsidR="001A20E6" w:rsidRDefault="001A20E6">
      <w:pPr>
        <w:spacing w:after="400"/>
      </w:pPr>
    </w:p>
    <w:p w14:paraId="2399677D" w14:textId="77777777" w:rsidR="001A20E6" w:rsidRDefault="00000000">
      <w:pPr>
        <w:pStyle w:val="ResourceTitle"/>
      </w:pPr>
      <w:r>
        <w:t>📚 Resources for Feb 07 - Feb 13</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16363ED9" w14:textId="77777777">
        <w:tc>
          <w:tcPr>
            <w:tcW w:w="1650" w:type="pct"/>
            <w:tcBorders>
              <w:bottom w:val="single" w:sz="2" w:space="0" w:color="D1D5DB"/>
              <w:right w:val="single" w:sz="2" w:space="0" w:color="D1D5DB"/>
            </w:tcBorders>
            <w:tcMar>
              <w:top w:w="200" w:type="dxa"/>
              <w:left w:w="150" w:type="dxa"/>
              <w:bottom w:w="200" w:type="dxa"/>
              <w:right w:w="150" w:type="dxa"/>
            </w:tcMar>
          </w:tcPr>
          <w:p w14:paraId="4F23E3ED" w14:textId="77777777" w:rsidR="001A20E6" w:rsidRDefault="00000000">
            <w:pPr>
              <w:pStyle w:val="TableCellSubjectName"/>
            </w:pPr>
            <w:r>
              <w:t>Geography</w:t>
            </w:r>
          </w:p>
          <w:p w14:paraId="2EEBD9CF" w14:textId="77777777" w:rsidR="001A20E6" w:rsidRDefault="00000000">
            <w:pPr>
              <w:pStyle w:val="TableCellCategoryTitle"/>
            </w:pPr>
            <w:r>
              <w:t>📝 Practice Materials</w:t>
            </w:r>
          </w:p>
          <w:p w14:paraId="290FA474" w14:textId="77777777" w:rsidR="001A20E6" w:rsidRDefault="00000000">
            <w:pPr>
              <w:pStyle w:val="TableCellResourceItem"/>
            </w:pPr>
            <w:r>
              <w:t>• La Excellence Geography Material</w:t>
            </w:r>
          </w:p>
          <w:p w14:paraId="5824D034" w14:textId="77777777" w:rsidR="001A20E6" w:rsidRDefault="00000000">
            <w:pPr>
              <w:pStyle w:val="TableCellResourceItem"/>
            </w:pPr>
            <w:r>
              <w:t>• Mains RRP + Prelims RRP</w:t>
            </w:r>
          </w:p>
          <w:p w14:paraId="17544178" w14:textId="77777777" w:rsidR="001A20E6" w:rsidRDefault="00000000">
            <w:pPr>
              <w:pStyle w:val="TableCellResourceItem"/>
            </w:pPr>
            <w:r>
              <w:t>• Prelims &amp; Mains Workbooks</w:t>
            </w:r>
          </w:p>
          <w:p w14:paraId="1660659F" w14:textId="77777777" w:rsidR="001A20E6" w:rsidRDefault="00000000">
            <w:pPr>
              <w:pStyle w:val="TableCellCategoryTitle"/>
            </w:pPr>
            <w:r>
              <w:t>📰 Current Affairs</w:t>
            </w:r>
          </w:p>
          <w:p w14:paraId="0B27541D" w14:textId="77777777" w:rsidR="001A20E6" w:rsidRDefault="00000000">
            <w:pPr>
              <w:pStyle w:val="TableCellResourceItem"/>
            </w:pPr>
            <w:r>
              <w:t>• Atlas (Orient Blackswan)</w:t>
            </w:r>
          </w:p>
          <w:p w14:paraId="7ED29DB8" w14:textId="77777777" w:rsidR="001A20E6" w:rsidRDefault="00000000">
            <w:pPr>
              <w:pStyle w:val="TableCellResourceItem"/>
            </w:pPr>
            <w:r>
              <w:t>• Newspapers (The Hindu – Env/Geo pages)</w:t>
            </w:r>
          </w:p>
          <w:p w14:paraId="70F99D18"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330C884C" w14:textId="77777777" w:rsidR="001A20E6" w:rsidRDefault="00000000">
            <w:pPr>
              <w:pStyle w:val="TableCellSubjectName"/>
            </w:pPr>
            <w:r>
              <w:t>Environment, Ecology and Disaster Management</w:t>
            </w:r>
          </w:p>
          <w:p w14:paraId="02D598B7" w14:textId="77777777" w:rsidR="001A20E6" w:rsidRDefault="00000000">
            <w:pPr>
              <w:pStyle w:val="TableCellCategoryTitle"/>
            </w:pPr>
            <w:r>
              <w:t>📝 Practice Materials</w:t>
            </w:r>
          </w:p>
          <w:p w14:paraId="5750546F" w14:textId="77777777" w:rsidR="001A20E6" w:rsidRDefault="00000000">
            <w:pPr>
              <w:pStyle w:val="TableCellResourceItem"/>
            </w:pPr>
            <w:r>
              <w:t>• La Excellence Environment Material</w:t>
            </w:r>
          </w:p>
          <w:p w14:paraId="3FC409C2" w14:textId="77777777" w:rsidR="001A20E6" w:rsidRDefault="00000000">
            <w:pPr>
              <w:pStyle w:val="TableCellResourceItem"/>
            </w:pPr>
            <w:r>
              <w:t>• Prelims &amp; Mains Workbooks</w:t>
            </w:r>
          </w:p>
          <w:p w14:paraId="5EB72361" w14:textId="77777777" w:rsidR="001A20E6" w:rsidRDefault="00000000">
            <w:pPr>
              <w:pStyle w:val="TableCellResourceItem"/>
            </w:pPr>
            <w:r>
              <w:t>• La Excellence DM Material</w:t>
            </w:r>
          </w:p>
          <w:p w14:paraId="32D51A27" w14:textId="77777777" w:rsidR="001A20E6" w:rsidRDefault="00000000">
            <w:pPr>
              <w:pStyle w:val="TableCellResourceItem"/>
            </w:pPr>
            <w:r>
              <w:t>• Prelims &amp; Mains Workbooks</w:t>
            </w:r>
          </w:p>
          <w:p w14:paraId="345922CF" w14:textId="77777777" w:rsidR="001A20E6" w:rsidRDefault="00000000">
            <w:pPr>
              <w:pStyle w:val="TableCellCategoryTitle"/>
            </w:pPr>
            <w:r>
              <w:t>📰 Current Affairs</w:t>
            </w:r>
          </w:p>
          <w:p w14:paraId="5A993477" w14:textId="77777777" w:rsidR="001A20E6" w:rsidRDefault="00000000">
            <w:pPr>
              <w:pStyle w:val="TableCellResourceItem"/>
            </w:pPr>
            <w:r>
              <w:t>• Down to Earth</w:t>
            </w:r>
          </w:p>
          <w:p w14:paraId="427EAE32" w14:textId="77777777" w:rsidR="001A20E6" w:rsidRDefault="00000000">
            <w:pPr>
              <w:pStyle w:val="TableCellResourceItem"/>
            </w:pPr>
            <w:r>
              <w:t>• Newspapers (The Hindu – Env, sections)</w:t>
            </w:r>
          </w:p>
          <w:p w14:paraId="10ED7C66" w14:textId="77777777" w:rsidR="001A20E6" w:rsidRDefault="00000000">
            <w:pPr>
              <w:pStyle w:val="TableCellResourceItem"/>
            </w:pPr>
            <w:r>
              <w:t>• Down to earth</w:t>
            </w:r>
          </w:p>
          <w:p w14:paraId="01CA0C6E" w14:textId="77777777" w:rsidR="001A20E6" w:rsidRDefault="00000000">
            <w:pPr>
              <w:pStyle w:val="TableCellResourceItem"/>
            </w:pPr>
            <w:r>
              <w:t>• Disaster coverage – IE/The Hindu</w:t>
            </w:r>
          </w:p>
        </w:tc>
        <w:tc>
          <w:tcPr>
            <w:tcW w:w="1650" w:type="pct"/>
            <w:tcBorders>
              <w:bottom w:val="single" w:sz="2" w:space="0" w:color="D1D5DB"/>
              <w:right w:val="single" w:sz="2" w:space="0" w:color="D1D5DB"/>
            </w:tcBorders>
            <w:tcMar>
              <w:top w:w="200" w:type="dxa"/>
              <w:left w:w="150" w:type="dxa"/>
              <w:bottom w:w="200" w:type="dxa"/>
              <w:right w:w="150" w:type="dxa"/>
            </w:tcMar>
          </w:tcPr>
          <w:p w14:paraId="3F4B945A" w14:textId="77777777" w:rsidR="001A20E6" w:rsidRDefault="00000000">
            <w:pPr>
              <w:pStyle w:val="TableCellSubjectName"/>
            </w:pPr>
            <w:r>
              <w:t>Science &amp; Technology</w:t>
            </w:r>
          </w:p>
          <w:p w14:paraId="518729F9" w14:textId="77777777" w:rsidR="001A20E6" w:rsidRDefault="00000000">
            <w:pPr>
              <w:pStyle w:val="TableCellCategoryTitle"/>
            </w:pPr>
            <w:r>
              <w:t>📝 Practice Materials</w:t>
            </w:r>
          </w:p>
          <w:p w14:paraId="496207CE" w14:textId="77777777" w:rsidR="001A20E6" w:rsidRDefault="00000000">
            <w:pPr>
              <w:pStyle w:val="TableCellResourceItem"/>
            </w:pPr>
            <w:r>
              <w:t>• La Excellence S&amp;T Material</w:t>
            </w:r>
          </w:p>
          <w:p w14:paraId="50D23537" w14:textId="77777777" w:rsidR="001A20E6" w:rsidRDefault="00000000">
            <w:pPr>
              <w:pStyle w:val="TableCellResourceItem"/>
            </w:pPr>
            <w:r>
              <w:t>• Prelims &amp; Mains Workbooks</w:t>
            </w:r>
          </w:p>
          <w:p w14:paraId="2B504E7B" w14:textId="77777777" w:rsidR="001A20E6" w:rsidRDefault="00000000">
            <w:pPr>
              <w:pStyle w:val="TableCellCategoryTitle"/>
            </w:pPr>
            <w:r>
              <w:t>📰 Current Affairs</w:t>
            </w:r>
          </w:p>
          <w:p w14:paraId="42DF93CF" w14:textId="77777777" w:rsidR="001A20E6" w:rsidRDefault="00000000">
            <w:pPr>
              <w:pStyle w:val="TableCellResourceItem"/>
            </w:pPr>
            <w:r>
              <w:t>• Newspapers (The Hindu S&amp;T, PIB updates)</w:t>
            </w:r>
          </w:p>
        </w:tc>
      </w:tr>
    </w:tbl>
    <w:p w14:paraId="3A15CBB8"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52C0BF70" w14:textId="77777777">
        <w:tc>
          <w:tcPr>
            <w:tcW w:w="2500" w:type="pct"/>
            <w:tcMar>
              <w:top w:w="0" w:type="dxa"/>
              <w:left w:w="0" w:type="dxa"/>
              <w:bottom w:w="0" w:type="dxa"/>
              <w:right w:w="0" w:type="dxa"/>
            </w:tcMar>
          </w:tcPr>
          <w:p w14:paraId="71353738" w14:textId="77777777" w:rsidR="001A20E6" w:rsidRDefault="00000000">
            <w:pPr>
              <w:pStyle w:val="WeekTitle"/>
            </w:pPr>
            <w:r>
              <w:rPr>
                <w:color w:val="B91C1C"/>
              </w:rPr>
              <w:t>📅 Feb 14 - Feb 20, 2027</w:t>
            </w:r>
          </w:p>
        </w:tc>
        <w:tc>
          <w:tcPr>
            <w:tcW w:w="2500" w:type="pct"/>
            <w:tcMar>
              <w:top w:w="0" w:type="dxa"/>
              <w:left w:w="0" w:type="dxa"/>
              <w:bottom w:w="0" w:type="dxa"/>
              <w:right w:w="0" w:type="dxa"/>
            </w:tcMar>
          </w:tcPr>
          <w:p w14:paraId="21945655" w14:textId="77777777" w:rsidR="001A20E6" w:rsidRDefault="00000000">
            <w:pPr>
              <w:pStyle w:val="WeekCycleName"/>
            </w:pPr>
            <w:r>
              <w:rPr>
                <w:color w:val="B91C1C"/>
              </w:rPr>
              <w:t>C4</w:t>
            </w:r>
          </w:p>
        </w:tc>
      </w:tr>
    </w:tbl>
    <w:p w14:paraId="477D0D3E"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67E6AAC1" w14:textId="77777777">
        <w:tc>
          <w:tcPr>
            <w:tcW w:w="700" w:type="pct"/>
            <w:shd w:val="clear" w:color="auto" w:fill="FEE2E2"/>
            <w:tcMar>
              <w:top w:w="200" w:type="dxa"/>
              <w:left w:w="100" w:type="dxa"/>
              <w:bottom w:w="200" w:type="dxa"/>
              <w:right w:w="100" w:type="dxa"/>
            </w:tcMar>
          </w:tcPr>
          <w:p w14:paraId="2371F065" w14:textId="77777777" w:rsidR="001A20E6" w:rsidRDefault="00000000">
            <w:pPr>
              <w:pStyle w:val="TableCellCalendarDayHeader"/>
            </w:pPr>
            <w:r>
              <w:rPr>
                <w:color w:val="B91C1C"/>
              </w:rPr>
              <w:t>Sunday</w:t>
            </w:r>
          </w:p>
          <w:p w14:paraId="6520299B" w14:textId="77777777" w:rsidR="001A20E6" w:rsidRDefault="00000000">
            <w:pPr>
              <w:pStyle w:val="TableCellCalendarDateHeader"/>
            </w:pPr>
            <w:r>
              <w:rPr>
                <w:color w:val="B91C1C"/>
              </w:rPr>
              <w:t>Feb 14</w:t>
            </w:r>
          </w:p>
          <w:p w14:paraId="1DE91420"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11B5C9EC" w14:textId="77777777" w:rsidR="001A20E6" w:rsidRDefault="00000000">
            <w:pPr>
              <w:pStyle w:val="TableCellCalendarDayHeader"/>
            </w:pPr>
            <w:r>
              <w:rPr>
                <w:color w:val="B91C1C"/>
              </w:rPr>
              <w:t>Monday</w:t>
            </w:r>
          </w:p>
          <w:p w14:paraId="0610225A" w14:textId="77777777" w:rsidR="001A20E6" w:rsidRDefault="00000000">
            <w:pPr>
              <w:pStyle w:val="TableCellCalendarDateHeader"/>
            </w:pPr>
            <w:r>
              <w:rPr>
                <w:color w:val="B91C1C"/>
              </w:rPr>
              <w:t>Feb 15</w:t>
            </w:r>
          </w:p>
          <w:p w14:paraId="34029257"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61B4DD8F" w14:textId="77777777" w:rsidR="001A20E6" w:rsidRDefault="00000000">
            <w:pPr>
              <w:pStyle w:val="TableCellCalendarDayHeader"/>
            </w:pPr>
            <w:r>
              <w:rPr>
                <w:color w:val="B91C1C"/>
              </w:rPr>
              <w:t>Tuesday</w:t>
            </w:r>
          </w:p>
          <w:p w14:paraId="72A49B80" w14:textId="77777777" w:rsidR="001A20E6" w:rsidRDefault="00000000">
            <w:pPr>
              <w:pStyle w:val="TableCellCalendarDateHeader"/>
            </w:pPr>
            <w:r>
              <w:rPr>
                <w:color w:val="B91C1C"/>
              </w:rPr>
              <w:t>Feb 16</w:t>
            </w:r>
          </w:p>
          <w:p w14:paraId="2FEE7490"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69FA83EA" w14:textId="77777777" w:rsidR="001A20E6" w:rsidRDefault="00000000">
            <w:pPr>
              <w:pStyle w:val="TableCellCalendarDayHeader"/>
            </w:pPr>
            <w:r>
              <w:rPr>
                <w:color w:val="B91C1C"/>
              </w:rPr>
              <w:t>Wednesday</w:t>
            </w:r>
          </w:p>
          <w:p w14:paraId="4AA38C69" w14:textId="77777777" w:rsidR="001A20E6" w:rsidRDefault="00000000">
            <w:pPr>
              <w:pStyle w:val="TableCellCalendarDateHeader"/>
            </w:pPr>
            <w:r>
              <w:rPr>
                <w:color w:val="B91C1C"/>
              </w:rPr>
              <w:t>Feb 17</w:t>
            </w:r>
          </w:p>
          <w:p w14:paraId="7F4E8144"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01C207D7" w14:textId="77777777" w:rsidR="001A20E6" w:rsidRDefault="00000000">
            <w:pPr>
              <w:pStyle w:val="TableCellCalendarDayHeader"/>
            </w:pPr>
            <w:r>
              <w:rPr>
                <w:color w:val="B91C1C"/>
              </w:rPr>
              <w:t>Thursday</w:t>
            </w:r>
          </w:p>
          <w:p w14:paraId="0BB3796F" w14:textId="77777777" w:rsidR="001A20E6" w:rsidRDefault="00000000">
            <w:pPr>
              <w:pStyle w:val="TableCellCalendarDateHeader"/>
            </w:pPr>
            <w:r>
              <w:rPr>
                <w:color w:val="B91C1C"/>
              </w:rPr>
              <w:t>Feb 18</w:t>
            </w:r>
          </w:p>
          <w:p w14:paraId="7F463EE3"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44E777B3" w14:textId="77777777" w:rsidR="001A20E6" w:rsidRDefault="00000000">
            <w:pPr>
              <w:pStyle w:val="TableCellCalendarDayHeader"/>
            </w:pPr>
            <w:r>
              <w:rPr>
                <w:color w:val="B91C1C"/>
              </w:rPr>
              <w:t>Friday</w:t>
            </w:r>
          </w:p>
          <w:p w14:paraId="7EE7F87F" w14:textId="77777777" w:rsidR="001A20E6" w:rsidRDefault="00000000">
            <w:pPr>
              <w:pStyle w:val="TableCellCalendarDateHeader"/>
            </w:pPr>
            <w:r>
              <w:rPr>
                <w:color w:val="B91C1C"/>
              </w:rPr>
              <w:t>Feb 19</w:t>
            </w:r>
          </w:p>
          <w:p w14:paraId="2435249D"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25CA53E8" w14:textId="77777777" w:rsidR="001A20E6" w:rsidRDefault="00000000">
            <w:pPr>
              <w:pStyle w:val="TableCellCalendarDayHeader"/>
            </w:pPr>
            <w:r>
              <w:rPr>
                <w:color w:val="F57C00"/>
              </w:rPr>
              <w:t>Saturday</w:t>
            </w:r>
          </w:p>
          <w:p w14:paraId="5E01BFF3" w14:textId="77777777" w:rsidR="001A20E6" w:rsidRDefault="00000000">
            <w:pPr>
              <w:pStyle w:val="TableCellCalendarDateHeader"/>
            </w:pPr>
            <w:r>
              <w:rPr>
                <w:color w:val="F57C00"/>
              </w:rPr>
              <w:t>Feb 20</w:t>
            </w:r>
          </w:p>
          <w:p w14:paraId="042DB0DC" w14:textId="77777777" w:rsidR="001A20E6" w:rsidRDefault="00000000">
            <w:pPr>
              <w:pStyle w:val="TableCellCatchupLabel"/>
            </w:pPr>
            <w:r>
              <w:rPr>
                <w:color w:val="F57C00"/>
              </w:rPr>
              <w:t>Catchup Day</w:t>
            </w:r>
          </w:p>
        </w:tc>
      </w:tr>
      <w:tr w:rsidR="001A20E6" w14:paraId="5FF15912" w14:textId="77777777">
        <w:tc>
          <w:tcPr>
            <w:tcW w:w="700" w:type="pct"/>
            <w:shd w:val="clear" w:color="auto" w:fill="FEE2E2"/>
            <w:tcMar>
              <w:top w:w="150" w:type="dxa"/>
              <w:left w:w="100" w:type="dxa"/>
              <w:bottom w:w="150" w:type="dxa"/>
              <w:right w:w="100" w:type="dxa"/>
            </w:tcMar>
          </w:tcPr>
          <w:p w14:paraId="1731AF38" w14:textId="77777777" w:rsidR="001A20E6" w:rsidRDefault="00000000">
            <w:pPr>
              <w:pStyle w:val="TableCellTaskSubject"/>
            </w:pPr>
            <w:r>
              <w:t>Geography</w:t>
            </w:r>
          </w:p>
          <w:p w14:paraId="681BA98B" w14:textId="77777777" w:rsidR="001A20E6" w:rsidRDefault="00000000">
            <w:pPr>
              <w:pStyle w:val="TableCellTaskDetails"/>
            </w:pPr>
            <w:r>
              <w:t>• Test - TEST — 3h</w:t>
            </w:r>
          </w:p>
          <w:p w14:paraId="08442E2A"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3AABAD9E" w14:textId="77777777" w:rsidR="001A20E6" w:rsidRDefault="00000000">
            <w:pPr>
              <w:pStyle w:val="TableCellTaskSubject"/>
            </w:pPr>
            <w:r>
              <w:t>Geography</w:t>
            </w:r>
          </w:p>
          <w:p w14:paraId="67304E41" w14:textId="77777777" w:rsidR="001A20E6" w:rsidRDefault="00000000">
            <w:pPr>
              <w:pStyle w:val="TableCellTaskDetails"/>
            </w:pPr>
            <w:r>
              <w:t>• Study - Agriculture and allied Sector - World &amp; India (G14) — 30m</w:t>
            </w:r>
          </w:p>
          <w:p w14:paraId="4336F4DF" w14:textId="77777777" w:rsidR="001A20E6" w:rsidRDefault="00000000">
            <w:pPr>
              <w:pStyle w:val="TableCellTaskBadge"/>
              <w:shd w:val="clear" w:color="auto" w:fill="E3F2FD"/>
            </w:pPr>
            <w:r>
              <w:rPr>
                <w:b/>
                <w:bCs/>
                <w:color w:val="1976D2"/>
              </w:rPr>
              <w:t>STUDY</w:t>
            </w:r>
          </w:p>
          <w:p w14:paraId="2E5CE003" w14:textId="77777777" w:rsidR="001A20E6" w:rsidRDefault="00000000">
            <w:pPr>
              <w:pStyle w:val="TableCellTaskDetails"/>
            </w:pPr>
            <w:r>
              <w:t>• Revision - Agriculture and allied Sector - World &amp; India (G14) — 1h</w:t>
            </w:r>
          </w:p>
          <w:p w14:paraId="3C0A9421" w14:textId="77777777" w:rsidR="001A20E6" w:rsidRDefault="00000000">
            <w:pPr>
              <w:pStyle w:val="TableCellTaskBadge"/>
              <w:shd w:val="clear" w:color="auto" w:fill="FCE4EC"/>
            </w:pPr>
            <w:r>
              <w:rPr>
                <w:b/>
                <w:bCs/>
                <w:color w:val="C2185B"/>
              </w:rPr>
              <w:t>REVISION</w:t>
            </w:r>
          </w:p>
          <w:p w14:paraId="7CE182F0" w14:textId="77777777" w:rsidR="001A20E6" w:rsidRDefault="00000000">
            <w:pPr>
              <w:pStyle w:val="TableCellTaskDetails"/>
            </w:pPr>
            <w:r>
              <w:t>• Practice - Agriculture and allied Sector - World &amp; India (G14) — 1h</w:t>
            </w:r>
          </w:p>
          <w:p w14:paraId="72691FEE"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45FAD922" w14:textId="77777777" w:rsidR="001A20E6" w:rsidRDefault="00000000">
            <w:pPr>
              <w:pStyle w:val="TableCellTaskSubject"/>
            </w:pPr>
            <w:r>
              <w:t>Geography</w:t>
            </w:r>
          </w:p>
          <w:p w14:paraId="4368C7F1" w14:textId="77777777" w:rsidR="001A20E6" w:rsidRDefault="00000000">
            <w:pPr>
              <w:pStyle w:val="TableCellTaskDetails"/>
            </w:pPr>
            <w:r>
              <w:t>• Study - Trade, Transport and Communication - World &amp; India (G15) — 30m</w:t>
            </w:r>
          </w:p>
          <w:p w14:paraId="25CB332E" w14:textId="77777777" w:rsidR="001A20E6" w:rsidRDefault="00000000">
            <w:pPr>
              <w:pStyle w:val="TableCellTaskBadge"/>
              <w:shd w:val="clear" w:color="auto" w:fill="E3F2FD"/>
            </w:pPr>
            <w:r>
              <w:rPr>
                <w:b/>
                <w:bCs/>
                <w:color w:val="1976D2"/>
              </w:rPr>
              <w:t>STUDY</w:t>
            </w:r>
          </w:p>
          <w:p w14:paraId="7F774240" w14:textId="77777777" w:rsidR="001A20E6" w:rsidRDefault="00000000">
            <w:pPr>
              <w:pStyle w:val="TableCellTaskDetails"/>
            </w:pPr>
            <w:r>
              <w:t>• Revision - Trade, Transport and Communication - World &amp; India (G15) — 1h</w:t>
            </w:r>
          </w:p>
          <w:p w14:paraId="1D358996" w14:textId="77777777" w:rsidR="001A20E6" w:rsidRDefault="00000000">
            <w:pPr>
              <w:pStyle w:val="TableCellTaskBadge"/>
              <w:shd w:val="clear" w:color="auto" w:fill="FCE4EC"/>
            </w:pPr>
            <w:r>
              <w:rPr>
                <w:b/>
                <w:bCs/>
                <w:color w:val="C2185B"/>
              </w:rPr>
              <w:t>REVISION</w:t>
            </w:r>
          </w:p>
          <w:p w14:paraId="29EC0E65" w14:textId="77777777" w:rsidR="001A20E6" w:rsidRDefault="00000000">
            <w:pPr>
              <w:pStyle w:val="TableCellTaskDetails"/>
            </w:pPr>
            <w:r>
              <w:t>• Practice - Trade, Transport and Communication - World &amp; India (G15) — 1h</w:t>
            </w:r>
          </w:p>
          <w:p w14:paraId="5FF0F66E"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3A2ACD93" w14:textId="77777777" w:rsidR="001A20E6" w:rsidRDefault="00000000">
            <w:pPr>
              <w:pStyle w:val="TableCellTaskSubject"/>
            </w:pPr>
            <w:r>
              <w:t>Science &amp; Technology</w:t>
            </w:r>
          </w:p>
          <w:p w14:paraId="171D64A9" w14:textId="77777777" w:rsidR="001A20E6" w:rsidRDefault="00000000">
            <w:pPr>
              <w:pStyle w:val="TableCellTaskDetails"/>
            </w:pPr>
            <w:r>
              <w:t>• Study - Space Technology (T04) — 30m</w:t>
            </w:r>
          </w:p>
          <w:p w14:paraId="5DAB5C38" w14:textId="77777777" w:rsidR="001A20E6" w:rsidRDefault="00000000">
            <w:pPr>
              <w:pStyle w:val="TableCellTaskBadge"/>
              <w:shd w:val="clear" w:color="auto" w:fill="E3F2FD"/>
            </w:pPr>
            <w:r>
              <w:rPr>
                <w:b/>
                <w:bCs/>
                <w:color w:val="1976D2"/>
              </w:rPr>
              <w:t>STUDY</w:t>
            </w:r>
          </w:p>
          <w:p w14:paraId="11FDAC5C" w14:textId="77777777" w:rsidR="001A20E6" w:rsidRDefault="00000000">
            <w:pPr>
              <w:pStyle w:val="TableCellTaskDetails"/>
            </w:pPr>
            <w:r>
              <w:t>• Revision - Nanotechnology (T08) — 30m</w:t>
            </w:r>
          </w:p>
          <w:p w14:paraId="4BC9FAFF" w14:textId="77777777" w:rsidR="001A20E6" w:rsidRDefault="00000000">
            <w:pPr>
              <w:pStyle w:val="TableCellTaskBadge"/>
              <w:shd w:val="clear" w:color="auto" w:fill="FCE4EC"/>
            </w:pPr>
            <w:r>
              <w:rPr>
                <w:b/>
                <w:bCs/>
                <w:color w:val="C2185B"/>
              </w:rPr>
              <w:t>REVISION</w:t>
            </w:r>
          </w:p>
          <w:p w14:paraId="1EAEDD9C" w14:textId="77777777" w:rsidR="001A20E6" w:rsidRDefault="00000000">
            <w:pPr>
              <w:pStyle w:val="TableCellTaskDetails"/>
            </w:pPr>
            <w:r>
              <w:t>• Revision - Robotics (T09) — 30m</w:t>
            </w:r>
          </w:p>
          <w:p w14:paraId="35785C66" w14:textId="77777777" w:rsidR="001A20E6" w:rsidRDefault="00000000">
            <w:pPr>
              <w:pStyle w:val="TableCellTaskBadge"/>
              <w:shd w:val="clear" w:color="auto" w:fill="FCE4EC"/>
            </w:pPr>
            <w:r>
              <w:rPr>
                <w:b/>
                <w:bCs/>
                <w:color w:val="C2185B"/>
              </w:rPr>
              <w:t>REVISION</w:t>
            </w:r>
          </w:p>
          <w:p w14:paraId="657D8DC5" w14:textId="77777777" w:rsidR="001A20E6" w:rsidRDefault="00000000">
            <w:pPr>
              <w:pStyle w:val="TableCellTaskDetails"/>
            </w:pPr>
            <w:r>
              <w:t>• Practice - Nanotechnology (T08) — 30m</w:t>
            </w:r>
          </w:p>
          <w:p w14:paraId="1CB49ACE" w14:textId="77777777" w:rsidR="001A20E6" w:rsidRDefault="00000000">
            <w:pPr>
              <w:pStyle w:val="TableCellTaskBadge"/>
              <w:shd w:val="clear" w:color="auto" w:fill="E8F5E8"/>
            </w:pPr>
            <w:r>
              <w:rPr>
                <w:b/>
                <w:bCs/>
                <w:color w:val="388E3C"/>
              </w:rPr>
              <w:t>PRACTICE</w:t>
            </w:r>
          </w:p>
          <w:p w14:paraId="57A39B50" w14:textId="77777777" w:rsidR="001A20E6" w:rsidRDefault="00000000">
            <w:pPr>
              <w:pStyle w:val="TableCellTaskDetails"/>
            </w:pPr>
            <w:r>
              <w:t>• Practice - Robotics (T09) — 30m</w:t>
            </w:r>
          </w:p>
          <w:p w14:paraId="3A8A3B08"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64077C1E" w14:textId="77777777" w:rsidR="001A20E6" w:rsidRDefault="00000000">
            <w:pPr>
              <w:pStyle w:val="TableCellTaskSubject"/>
            </w:pPr>
            <w:r>
              <w:t>Science &amp; Technology</w:t>
            </w:r>
          </w:p>
          <w:p w14:paraId="0E317F6A" w14:textId="77777777" w:rsidR="001A20E6" w:rsidRDefault="00000000">
            <w:pPr>
              <w:pStyle w:val="TableCellTaskDetails"/>
            </w:pPr>
            <w:r>
              <w:t>• Study - Computer and ICT (T05) — 30m</w:t>
            </w:r>
          </w:p>
          <w:p w14:paraId="1BF1CA4B" w14:textId="77777777" w:rsidR="001A20E6" w:rsidRDefault="00000000">
            <w:pPr>
              <w:pStyle w:val="TableCellTaskBadge"/>
              <w:shd w:val="clear" w:color="auto" w:fill="E3F2FD"/>
            </w:pPr>
            <w:r>
              <w:rPr>
                <w:b/>
                <w:bCs/>
                <w:color w:val="1976D2"/>
              </w:rPr>
              <w:t>STUDY</w:t>
            </w:r>
          </w:p>
          <w:p w14:paraId="25EA6F59" w14:textId="77777777" w:rsidR="001A20E6" w:rsidRDefault="00000000">
            <w:pPr>
              <w:pStyle w:val="TableCellTaskDetails"/>
            </w:pPr>
            <w:r>
              <w:t>• Revision - Artificial Intelligence (T10) — 30m</w:t>
            </w:r>
          </w:p>
          <w:p w14:paraId="2DBE637A" w14:textId="77777777" w:rsidR="001A20E6" w:rsidRDefault="00000000">
            <w:pPr>
              <w:pStyle w:val="TableCellTaskBadge"/>
              <w:shd w:val="clear" w:color="auto" w:fill="FCE4EC"/>
            </w:pPr>
            <w:r>
              <w:rPr>
                <w:b/>
                <w:bCs/>
                <w:color w:val="C2185B"/>
              </w:rPr>
              <w:t>REVISION</w:t>
            </w:r>
          </w:p>
          <w:p w14:paraId="7BFB175C" w14:textId="77777777" w:rsidR="001A20E6" w:rsidRDefault="00000000">
            <w:pPr>
              <w:pStyle w:val="TableCellTaskDetails"/>
            </w:pPr>
            <w:r>
              <w:t>• Revision - Internet of Things (T11) — 30m</w:t>
            </w:r>
          </w:p>
          <w:p w14:paraId="6ABC0EAB" w14:textId="77777777" w:rsidR="001A20E6" w:rsidRDefault="00000000">
            <w:pPr>
              <w:pStyle w:val="TableCellTaskBadge"/>
              <w:shd w:val="clear" w:color="auto" w:fill="FCE4EC"/>
            </w:pPr>
            <w:r>
              <w:rPr>
                <w:b/>
                <w:bCs/>
                <w:color w:val="C2185B"/>
              </w:rPr>
              <w:t>REVISION</w:t>
            </w:r>
          </w:p>
          <w:p w14:paraId="4B8BA5B0" w14:textId="77777777" w:rsidR="001A20E6" w:rsidRDefault="00000000">
            <w:pPr>
              <w:pStyle w:val="TableCellTaskDetails"/>
            </w:pPr>
            <w:r>
              <w:t>• Practice - Artificial Intelligence (T10) — 30m</w:t>
            </w:r>
          </w:p>
          <w:p w14:paraId="47603C89" w14:textId="77777777" w:rsidR="001A20E6" w:rsidRDefault="00000000">
            <w:pPr>
              <w:pStyle w:val="TableCellTaskBadge"/>
              <w:shd w:val="clear" w:color="auto" w:fill="E8F5E8"/>
            </w:pPr>
            <w:r>
              <w:rPr>
                <w:b/>
                <w:bCs/>
                <w:color w:val="388E3C"/>
              </w:rPr>
              <w:t>PRACTICE</w:t>
            </w:r>
          </w:p>
          <w:p w14:paraId="51FF2750" w14:textId="77777777" w:rsidR="001A20E6" w:rsidRDefault="00000000">
            <w:pPr>
              <w:pStyle w:val="TableCellTaskDetails"/>
            </w:pPr>
            <w:r>
              <w:t>• Practice - Internet of Things (T11) — 30m</w:t>
            </w:r>
          </w:p>
          <w:p w14:paraId="44941635"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0024C98C" w14:textId="77777777" w:rsidR="001A20E6" w:rsidRDefault="00000000">
            <w:pPr>
              <w:pStyle w:val="TableCellTaskSubject"/>
            </w:pPr>
            <w:r>
              <w:t>Science &amp; Technology</w:t>
            </w:r>
          </w:p>
          <w:p w14:paraId="1E54AE9E" w14:textId="77777777" w:rsidR="001A20E6" w:rsidRDefault="00000000">
            <w:pPr>
              <w:pStyle w:val="TableCellTaskDetails"/>
            </w:pPr>
            <w:r>
              <w:t>• Study - Nuclear Technology (T06) — 30m</w:t>
            </w:r>
          </w:p>
          <w:p w14:paraId="31BBA410" w14:textId="77777777" w:rsidR="001A20E6" w:rsidRDefault="00000000">
            <w:pPr>
              <w:pStyle w:val="TableCellTaskBadge"/>
              <w:shd w:val="clear" w:color="auto" w:fill="E3F2FD"/>
            </w:pPr>
            <w:r>
              <w:rPr>
                <w:b/>
                <w:bCs/>
                <w:color w:val="1976D2"/>
              </w:rPr>
              <w:t>STUDY</w:t>
            </w:r>
          </w:p>
          <w:p w14:paraId="0691D8AD" w14:textId="77777777" w:rsidR="001A20E6" w:rsidRDefault="00000000">
            <w:pPr>
              <w:pStyle w:val="TableCellTaskDetails"/>
            </w:pPr>
            <w:r>
              <w:t>• Revision - Blockchain (T12) — 30m</w:t>
            </w:r>
          </w:p>
          <w:p w14:paraId="243216AD" w14:textId="77777777" w:rsidR="001A20E6" w:rsidRDefault="00000000">
            <w:pPr>
              <w:pStyle w:val="TableCellTaskBadge"/>
              <w:shd w:val="clear" w:color="auto" w:fill="FCE4EC"/>
            </w:pPr>
            <w:r>
              <w:rPr>
                <w:b/>
                <w:bCs/>
                <w:color w:val="C2185B"/>
              </w:rPr>
              <w:t>REVISION</w:t>
            </w:r>
          </w:p>
          <w:p w14:paraId="309CBCAC" w14:textId="77777777" w:rsidR="001A20E6" w:rsidRDefault="00000000">
            <w:pPr>
              <w:pStyle w:val="TableCellTaskDetails"/>
            </w:pPr>
            <w:r>
              <w:t>• Revision - Quantum Computing (T13) — 30m</w:t>
            </w:r>
          </w:p>
          <w:p w14:paraId="07FED373" w14:textId="77777777" w:rsidR="001A20E6" w:rsidRDefault="00000000">
            <w:pPr>
              <w:pStyle w:val="TableCellTaskBadge"/>
              <w:shd w:val="clear" w:color="auto" w:fill="FCE4EC"/>
            </w:pPr>
            <w:r>
              <w:rPr>
                <w:b/>
                <w:bCs/>
                <w:color w:val="C2185B"/>
              </w:rPr>
              <w:t>REVISION</w:t>
            </w:r>
          </w:p>
          <w:p w14:paraId="5602A8C2" w14:textId="77777777" w:rsidR="001A20E6" w:rsidRDefault="00000000">
            <w:pPr>
              <w:pStyle w:val="TableCellTaskDetails"/>
            </w:pPr>
            <w:r>
              <w:t>• Practice - Blockchain (T12) — 30m</w:t>
            </w:r>
          </w:p>
          <w:p w14:paraId="3F110D58" w14:textId="77777777" w:rsidR="001A20E6" w:rsidRDefault="00000000">
            <w:pPr>
              <w:pStyle w:val="TableCellTaskBadge"/>
              <w:shd w:val="clear" w:color="auto" w:fill="E8F5E8"/>
            </w:pPr>
            <w:r>
              <w:rPr>
                <w:b/>
                <w:bCs/>
                <w:color w:val="388E3C"/>
              </w:rPr>
              <w:t>PRACTICE</w:t>
            </w:r>
          </w:p>
          <w:p w14:paraId="0C39ADE8" w14:textId="77777777" w:rsidR="001A20E6" w:rsidRDefault="00000000">
            <w:pPr>
              <w:pStyle w:val="TableCellTaskDetails"/>
            </w:pPr>
            <w:r>
              <w:t>• Practice - Quantum Computing (T13) — 30m</w:t>
            </w:r>
          </w:p>
          <w:p w14:paraId="1BD154F5"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48B4ECE8" w14:textId="77777777" w:rsidR="001A20E6" w:rsidRDefault="001A20E6"/>
        </w:tc>
      </w:tr>
      <w:tr w:rsidR="001A20E6" w14:paraId="7F7F62BD" w14:textId="77777777">
        <w:tc>
          <w:tcPr>
            <w:tcW w:w="700" w:type="pct"/>
            <w:shd w:val="clear" w:color="auto" w:fill="FEE2E2"/>
            <w:tcMar>
              <w:top w:w="150" w:type="dxa"/>
              <w:left w:w="100" w:type="dxa"/>
              <w:bottom w:w="150" w:type="dxa"/>
              <w:right w:w="100" w:type="dxa"/>
            </w:tcMar>
          </w:tcPr>
          <w:p w14:paraId="48F2EABE" w14:textId="77777777" w:rsidR="001A20E6" w:rsidRDefault="00000000">
            <w:pPr>
              <w:pStyle w:val="TableCellTaskSubject"/>
            </w:pPr>
            <w:r>
              <w:t>Science &amp; Technology</w:t>
            </w:r>
          </w:p>
          <w:p w14:paraId="2A2467BF" w14:textId="77777777" w:rsidR="001A20E6" w:rsidRDefault="00000000">
            <w:pPr>
              <w:pStyle w:val="TableCellTaskDetails"/>
            </w:pPr>
            <w:r>
              <w:t>• Test - TEST — 3h</w:t>
            </w:r>
          </w:p>
          <w:p w14:paraId="51ACD35E"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6E3593D7" w14:textId="77777777" w:rsidR="001A20E6" w:rsidRDefault="00000000">
            <w:pPr>
              <w:pStyle w:val="TableCellTaskSubject"/>
            </w:pPr>
            <w:r>
              <w:t>Science &amp; Technology</w:t>
            </w:r>
          </w:p>
          <w:p w14:paraId="18757F04" w14:textId="77777777" w:rsidR="001A20E6" w:rsidRDefault="00000000">
            <w:pPr>
              <w:pStyle w:val="TableCellTaskDetails"/>
            </w:pPr>
            <w:r>
              <w:t>• Study - Bio-Technology (T02) — 30m</w:t>
            </w:r>
          </w:p>
          <w:p w14:paraId="6E96831C" w14:textId="77777777" w:rsidR="001A20E6" w:rsidRDefault="00000000">
            <w:pPr>
              <w:pStyle w:val="TableCellTaskBadge"/>
              <w:shd w:val="clear" w:color="auto" w:fill="E3F2FD"/>
            </w:pPr>
            <w:r>
              <w:rPr>
                <w:b/>
                <w:bCs/>
                <w:color w:val="1976D2"/>
              </w:rPr>
              <w:t>STUDY</w:t>
            </w:r>
          </w:p>
          <w:p w14:paraId="1F30AE07" w14:textId="77777777" w:rsidR="001A20E6" w:rsidRDefault="00000000">
            <w:pPr>
              <w:pStyle w:val="TableCellTaskDetails"/>
            </w:pPr>
            <w:r>
              <w:t>• Revision - Space Technology (T04) — 30m</w:t>
            </w:r>
          </w:p>
          <w:p w14:paraId="299108C1" w14:textId="77777777" w:rsidR="001A20E6" w:rsidRDefault="00000000">
            <w:pPr>
              <w:pStyle w:val="TableCellTaskBadge"/>
              <w:shd w:val="clear" w:color="auto" w:fill="FCE4EC"/>
            </w:pPr>
            <w:r>
              <w:rPr>
                <w:b/>
                <w:bCs/>
                <w:color w:val="C2185B"/>
              </w:rPr>
              <w:t>REVISION</w:t>
            </w:r>
          </w:p>
          <w:p w14:paraId="3C098F28" w14:textId="77777777" w:rsidR="001A20E6" w:rsidRDefault="00000000">
            <w:pPr>
              <w:pStyle w:val="TableCellTaskDetails"/>
            </w:pPr>
            <w:r>
              <w:t>• Revision - Computer and ICT (T05) — 30m</w:t>
            </w:r>
          </w:p>
          <w:p w14:paraId="55C5D077" w14:textId="77777777" w:rsidR="001A20E6" w:rsidRDefault="00000000">
            <w:pPr>
              <w:pStyle w:val="TableCellTaskBadge"/>
              <w:shd w:val="clear" w:color="auto" w:fill="FCE4EC"/>
            </w:pPr>
            <w:r>
              <w:rPr>
                <w:b/>
                <w:bCs/>
                <w:color w:val="C2185B"/>
              </w:rPr>
              <w:t>REVISION</w:t>
            </w:r>
          </w:p>
          <w:p w14:paraId="20DB4464" w14:textId="77777777" w:rsidR="001A20E6" w:rsidRDefault="00000000">
            <w:pPr>
              <w:pStyle w:val="TableCellTaskDetails"/>
            </w:pPr>
            <w:r>
              <w:t>• Practice - Space Technology (T04) — 30m</w:t>
            </w:r>
          </w:p>
          <w:p w14:paraId="16DB7E08" w14:textId="77777777" w:rsidR="001A20E6" w:rsidRDefault="00000000">
            <w:pPr>
              <w:pStyle w:val="TableCellTaskBadge"/>
              <w:shd w:val="clear" w:color="auto" w:fill="E8F5E8"/>
            </w:pPr>
            <w:r>
              <w:rPr>
                <w:b/>
                <w:bCs/>
                <w:color w:val="388E3C"/>
              </w:rPr>
              <w:t>PRACTICE</w:t>
            </w:r>
          </w:p>
          <w:p w14:paraId="7D7EBA3E" w14:textId="77777777" w:rsidR="001A20E6" w:rsidRDefault="00000000">
            <w:pPr>
              <w:pStyle w:val="TableCellTaskDetails"/>
            </w:pPr>
            <w:r>
              <w:t>• Practice - Computer and ICT (T05) — 30m</w:t>
            </w:r>
          </w:p>
          <w:p w14:paraId="01BBC55A"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1B8EC5AB" w14:textId="77777777" w:rsidR="001A20E6" w:rsidRDefault="00000000">
            <w:pPr>
              <w:pStyle w:val="TableCellTaskSubject"/>
            </w:pPr>
            <w:r>
              <w:t>Science &amp; Technology</w:t>
            </w:r>
          </w:p>
          <w:p w14:paraId="4F41FEE6" w14:textId="77777777" w:rsidR="001A20E6" w:rsidRDefault="00000000">
            <w:pPr>
              <w:pStyle w:val="TableCellTaskDetails"/>
            </w:pPr>
            <w:r>
              <w:t>• Study - Medical science and Health (T03) — 30m</w:t>
            </w:r>
          </w:p>
          <w:p w14:paraId="31DC9CDD" w14:textId="77777777" w:rsidR="001A20E6" w:rsidRDefault="00000000">
            <w:pPr>
              <w:pStyle w:val="TableCellTaskBadge"/>
              <w:shd w:val="clear" w:color="auto" w:fill="E3F2FD"/>
            </w:pPr>
            <w:r>
              <w:rPr>
                <w:b/>
                <w:bCs/>
                <w:color w:val="1976D2"/>
              </w:rPr>
              <w:t>STUDY</w:t>
            </w:r>
          </w:p>
          <w:p w14:paraId="777AA5EB" w14:textId="77777777" w:rsidR="001A20E6" w:rsidRDefault="00000000">
            <w:pPr>
              <w:pStyle w:val="TableCellTaskDetails"/>
            </w:pPr>
            <w:r>
              <w:t>• Revision - Nuclear Technology (T06) — 30m</w:t>
            </w:r>
          </w:p>
          <w:p w14:paraId="373C2E32" w14:textId="77777777" w:rsidR="001A20E6" w:rsidRDefault="00000000">
            <w:pPr>
              <w:pStyle w:val="TableCellTaskBadge"/>
              <w:shd w:val="clear" w:color="auto" w:fill="FCE4EC"/>
            </w:pPr>
            <w:r>
              <w:rPr>
                <w:b/>
                <w:bCs/>
                <w:color w:val="C2185B"/>
              </w:rPr>
              <w:t>REVISION</w:t>
            </w:r>
          </w:p>
          <w:p w14:paraId="1AC4F761" w14:textId="77777777" w:rsidR="001A20E6" w:rsidRDefault="00000000">
            <w:pPr>
              <w:pStyle w:val="TableCellTaskDetails"/>
            </w:pPr>
            <w:r>
              <w:t>• Revision - Defence Technology (T07) — 30m</w:t>
            </w:r>
          </w:p>
          <w:p w14:paraId="1152F518" w14:textId="77777777" w:rsidR="001A20E6" w:rsidRDefault="00000000">
            <w:pPr>
              <w:pStyle w:val="TableCellTaskBadge"/>
              <w:shd w:val="clear" w:color="auto" w:fill="FCE4EC"/>
            </w:pPr>
            <w:r>
              <w:rPr>
                <w:b/>
                <w:bCs/>
                <w:color w:val="C2185B"/>
              </w:rPr>
              <w:t>REVISION</w:t>
            </w:r>
          </w:p>
          <w:p w14:paraId="36915DAE" w14:textId="77777777" w:rsidR="001A20E6" w:rsidRDefault="00000000">
            <w:pPr>
              <w:pStyle w:val="TableCellTaskDetails"/>
            </w:pPr>
            <w:r>
              <w:t>• Practice - Nuclear Technology (T06) — 30m</w:t>
            </w:r>
          </w:p>
          <w:p w14:paraId="01C3AC63" w14:textId="77777777" w:rsidR="001A20E6" w:rsidRDefault="00000000">
            <w:pPr>
              <w:pStyle w:val="TableCellTaskBadge"/>
              <w:shd w:val="clear" w:color="auto" w:fill="E8F5E8"/>
            </w:pPr>
            <w:r>
              <w:rPr>
                <w:b/>
                <w:bCs/>
                <w:color w:val="388E3C"/>
              </w:rPr>
              <w:t>PRACTICE</w:t>
            </w:r>
          </w:p>
          <w:p w14:paraId="4AB91314" w14:textId="77777777" w:rsidR="001A20E6" w:rsidRDefault="00000000">
            <w:pPr>
              <w:pStyle w:val="TableCellTaskDetails"/>
            </w:pPr>
            <w:r>
              <w:t>• Practice - Defence Technology (T07) — 30m</w:t>
            </w:r>
          </w:p>
          <w:p w14:paraId="391DBA30"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447C9EB3" w14:textId="77777777" w:rsidR="001A20E6" w:rsidRDefault="00000000">
            <w:pPr>
              <w:pStyle w:val="TableCellTaskSubject"/>
            </w:pPr>
            <w:r>
              <w:t>Indian Polity and Governance</w:t>
            </w:r>
          </w:p>
          <w:p w14:paraId="7BE11C01" w14:textId="77777777" w:rsidR="001A20E6" w:rsidRDefault="00000000">
            <w:pPr>
              <w:pStyle w:val="TableCellTaskDetails"/>
            </w:pPr>
            <w:r>
              <w:t>• Study - Broad / Overlap (P00) — 30m</w:t>
            </w:r>
          </w:p>
          <w:p w14:paraId="05FC508C" w14:textId="77777777" w:rsidR="001A20E6" w:rsidRDefault="00000000">
            <w:pPr>
              <w:pStyle w:val="TableCellTaskBadge"/>
              <w:shd w:val="clear" w:color="auto" w:fill="E3F2FD"/>
            </w:pPr>
            <w:r>
              <w:rPr>
                <w:b/>
                <w:bCs/>
                <w:color w:val="1976D2"/>
              </w:rPr>
              <w:t>STUDY</w:t>
            </w:r>
          </w:p>
          <w:p w14:paraId="3BAAB9D7" w14:textId="77777777" w:rsidR="001A20E6" w:rsidRDefault="00000000">
            <w:pPr>
              <w:pStyle w:val="TableCellTaskDetails"/>
            </w:pPr>
            <w:r>
              <w:t>• Revision - Broad / Overlap (P00) — 1h</w:t>
            </w:r>
          </w:p>
          <w:p w14:paraId="1FA842AD" w14:textId="77777777" w:rsidR="001A20E6" w:rsidRDefault="00000000">
            <w:pPr>
              <w:pStyle w:val="TableCellTaskBadge"/>
              <w:shd w:val="clear" w:color="auto" w:fill="FCE4EC"/>
            </w:pPr>
            <w:r>
              <w:rPr>
                <w:b/>
                <w:bCs/>
                <w:color w:val="C2185B"/>
              </w:rPr>
              <w:t>REVISION</w:t>
            </w:r>
          </w:p>
          <w:p w14:paraId="1512AAF6" w14:textId="77777777" w:rsidR="001A20E6" w:rsidRDefault="00000000">
            <w:pPr>
              <w:pStyle w:val="TableCellTaskDetails"/>
            </w:pPr>
            <w:r>
              <w:t>• Practice - Broad / Overlap (P00) — 1h</w:t>
            </w:r>
          </w:p>
          <w:p w14:paraId="0835571E"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015BD2C6" w14:textId="77777777" w:rsidR="001A20E6" w:rsidRDefault="00000000">
            <w:pPr>
              <w:pStyle w:val="TableCellTaskSubject"/>
            </w:pPr>
            <w:r>
              <w:t>Indian Polity and Governance</w:t>
            </w:r>
          </w:p>
          <w:p w14:paraId="3AB1A43C" w14:textId="77777777" w:rsidR="001A20E6" w:rsidRDefault="00000000">
            <w:pPr>
              <w:pStyle w:val="TableCellTaskDetails"/>
            </w:pPr>
            <w:r>
              <w:t>• Study - Constitutional Framework (P01) — 30m</w:t>
            </w:r>
          </w:p>
          <w:p w14:paraId="4BF67561" w14:textId="77777777" w:rsidR="001A20E6" w:rsidRDefault="00000000">
            <w:pPr>
              <w:pStyle w:val="TableCellTaskBadge"/>
              <w:shd w:val="clear" w:color="auto" w:fill="E3F2FD"/>
            </w:pPr>
            <w:r>
              <w:rPr>
                <w:b/>
                <w:bCs/>
                <w:color w:val="1976D2"/>
              </w:rPr>
              <w:t>STUDY</w:t>
            </w:r>
          </w:p>
          <w:p w14:paraId="4901D88A" w14:textId="77777777" w:rsidR="001A20E6" w:rsidRDefault="00000000">
            <w:pPr>
              <w:pStyle w:val="TableCellTaskDetails"/>
            </w:pPr>
            <w:r>
              <w:t>• Revision - Constitutional Framework (P01) — 1h</w:t>
            </w:r>
          </w:p>
          <w:p w14:paraId="66DCF8DA" w14:textId="77777777" w:rsidR="001A20E6" w:rsidRDefault="00000000">
            <w:pPr>
              <w:pStyle w:val="TableCellTaskBadge"/>
              <w:shd w:val="clear" w:color="auto" w:fill="FCE4EC"/>
            </w:pPr>
            <w:r>
              <w:rPr>
                <w:b/>
                <w:bCs/>
                <w:color w:val="C2185B"/>
              </w:rPr>
              <w:t>REVISION</w:t>
            </w:r>
          </w:p>
          <w:p w14:paraId="4643B16A" w14:textId="77777777" w:rsidR="001A20E6" w:rsidRDefault="00000000">
            <w:pPr>
              <w:pStyle w:val="TableCellTaskDetails"/>
            </w:pPr>
            <w:r>
              <w:t>• Practice - Constitutional Framework (P01) — 1h</w:t>
            </w:r>
          </w:p>
          <w:p w14:paraId="2DFA10C4"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6D620033" w14:textId="77777777" w:rsidR="001A20E6" w:rsidRDefault="00000000">
            <w:pPr>
              <w:pStyle w:val="TableCellTaskSubject"/>
            </w:pPr>
            <w:r>
              <w:t>Indian Polity and Governance</w:t>
            </w:r>
          </w:p>
          <w:p w14:paraId="63AE8BED" w14:textId="77777777" w:rsidR="001A20E6" w:rsidRDefault="00000000">
            <w:pPr>
              <w:pStyle w:val="TableCellTaskDetails"/>
            </w:pPr>
            <w:r>
              <w:t>• Study - System of Government (P02) — 30m</w:t>
            </w:r>
          </w:p>
          <w:p w14:paraId="3A3AF66A" w14:textId="77777777" w:rsidR="001A20E6" w:rsidRDefault="00000000">
            <w:pPr>
              <w:pStyle w:val="TableCellTaskBadge"/>
              <w:shd w:val="clear" w:color="auto" w:fill="E3F2FD"/>
            </w:pPr>
            <w:r>
              <w:rPr>
                <w:b/>
                <w:bCs/>
                <w:color w:val="1976D2"/>
              </w:rPr>
              <w:t>STUDY</w:t>
            </w:r>
          </w:p>
          <w:p w14:paraId="030C08E5" w14:textId="77777777" w:rsidR="001A20E6" w:rsidRDefault="00000000">
            <w:pPr>
              <w:pStyle w:val="TableCellTaskDetails"/>
            </w:pPr>
            <w:r>
              <w:t>• Revision - System of Government (P02) — 1h</w:t>
            </w:r>
          </w:p>
          <w:p w14:paraId="7FBDD822" w14:textId="77777777" w:rsidR="001A20E6" w:rsidRDefault="00000000">
            <w:pPr>
              <w:pStyle w:val="TableCellTaskBadge"/>
              <w:shd w:val="clear" w:color="auto" w:fill="FCE4EC"/>
            </w:pPr>
            <w:r>
              <w:rPr>
                <w:b/>
                <w:bCs/>
                <w:color w:val="C2185B"/>
              </w:rPr>
              <w:t>REVISION</w:t>
            </w:r>
          </w:p>
          <w:p w14:paraId="3119913B" w14:textId="77777777" w:rsidR="001A20E6" w:rsidRDefault="00000000">
            <w:pPr>
              <w:pStyle w:val="TableCellTaskDetails"/>
            </w:pPr>
            <w:r>
              <w:t>• Practice - System of Government (P02) — 1h</w:t>
            </w:r>
          </w:p>
          <w:p w14:paraId="3CE55F06"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467B33CF" w14:textId="77777777" w:rsidR="001A20E6" w:rsidRDefault="001A20E6"/>
        </w:tc>
      </w:tr>
    </w:tbl>
    <w:p w14:paraId="54FBE4FE" w14:textId="77777777" w:rsidR="001A20E6" w:rsidRDefault="001A20E6">
      <w:pPr>
        <w:spacing w:after="400"/>
      </w:pPr>
    </w:p>
    <w:p w14:paraId="5E8CD989" w14:textId="77777777" w:rsidR="001A20E6" w:rsidRDefault="00000000">
      <w:pPr>
        <w:pStyle w:val="ResourceTitle"/>
      </w:pPr>
      <w:r>
        <w:t>📚 Resources for Feb 14 - Feb 20</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325AA9A3" w14:textId="77777777">
        <w:tc>
          <w:tcPr>
            <w:tcW w:w="1650" w:type="pct"/>
            <w:tcBorders>
              <w:bottom w:val="single" w:sz="2" w:space="0" w:color="D1D5DB"/>
              <w:right w:val="single" w:sz="2" w:space="0" w:color="D1D5DB"/>
            </w:tcBorders>
            <w:tcMar>
              <w:top w:w="200" w:type="dxa"/>
              <w:left w:w="150" w:type="dxa"/>
              <w:bottom w:w="200" w:type="dxa"/>
              <w:right w:w="150" w:type="dxa"/>
            </w:tcMar>
          </w:tcPr>
          <w:p w14:paraId="5C8240DF" w14:textId="77777777" w:rsidR="001A20E6" w:rsidRDefault="00000000">
            <w:pPr>
              <w:pStyle w:val="TableCellSubjectName"/>
            </w:pPr>
            <w:r>
              <w:t>Geography</w:t>
            </w:r>
          </w:p>
          <w:p w14:paraId="0BFF9EA1" w14:textId="77777777" w:rsidR="001A20E6" w:rsidRDefault="00000000">
            <w:pPr>
              <w:pStyle w:val="TableCellCategoryTitle"/>
            </w:pPr>
            <w:r>
              <w:t>📝 Practice Materials</w:t>
            </w:r>
          </w:p>
          <w:p w14:paraId="68754460" w14:textId="77777777" w:rsidR="001A20E6" w:rsidRDefault="00000000">
            <w:pPr>
              <w:pStyle w:val="TableCellResourceItem"/>
            </w:pPr>
            <w:r>
              <w:t>• La Excellence Geography Material</w:t>
            </w:r>
          </w:p>
          <w:p w14:paraId="75CD186C" w14:textId="77777777" w:rsidR="001A20E6" w:rsidRDefault="00000000">
            <w:pPr>
              <w:pStyle w:val="TableCellResourceItem"/>
            </w:pPr>
            <w:r>
              <w:t>• Mains RRP + Prelims RRP</w:t>
            </w:r>
          </w:p>
          <w:p w14:paraId="582EE99C" w14:textId="77777777" w:rsidR="001A20E6" w:rsidRDefault="00000000">
            <w:pPr>
              <w:pStyle w:val="TableCellResourceItem"/>
            </w:pPr>
            <w:r>
              <w:t>• Prelims &amp; Mains Workbooks</w:t>
            </w:r>
          </w:p>
          <w:p w14:paraId="1AC4E19D" w14:textId="77777777" w:rsidR="001A20E6" w:rsidRDefault="00000000">
            <w:pPr>
              <w:pStyle w:val="TableCellCategoryTitle"/>
            </w:pPr>
            <w:r>
              <w:t>📰 Current Affairs</w:t>
            </w:r>
          </w:p>
          <w:p w14:paraId="0E0FF2A5" w14:textId="77777777" w:rsidR="001A20E6" w:rsidRDefault="00000000">
            <w:pPr>
              <w:pStyle w:val="TableCellResourceItem"/>
            </w:pPr>
            <w:r>
              <w:t>• Atlas (Orient Blackswan)</w:t>
            </w:r>
          </w:p>
          <w:p w14:paraId="14DC56AC" w14:textId="77777777" w:rsidR="001A20E6" w:rsidRDefault="00000000">
            <w:pPr>
              <w:pStyle w:val="TableCellResourceItem"/>
            </w:pPr>
            <w:r>
              <w:t>• Newspapers (The Hindu – Env/Geo pages)</w:t>
            </w:r>
          </w:p>
          <w:p w14:paraId="63F5B6D6"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64740BFA" w14:textId="77777777" w:rsidR="001A20E6" w:rsidRDefault="00000000">
            <w:pPr>
              <w:pStyle w:val="TableCellSubjectName"/>
            </w:pPr>
            <w:r>
              <w:t>Science &amp; Technology</w:t>
            </w:r>
          </w:p>
          <w:p w14:paraId="52FC66A9" w14:textId="77777777" w:rsidR="001A20E6" w:rsidRDefault="00000000">
            <w:pPr>
              <w:pStyle w:val="TableCellCategoryTitle"/>
            </w:pPr>
            <w:r>
              <w:t>📝 Practice Materials</w:t>
            </w:r>
          </w:p>
          <w:p w14:paraId="37FB505D" w14:textId="77777777" w:rsidR="001A20E6" w:rsidRDefault="00000000">
            <w:pPr>
              <w:pStyle w:val="TableCellResourceItem"/>
            </w:pPr>
            <w:r>
              <w:t>• La Excellence S&amp;T Material</w:t>
            </w:r>
          </w:p>
          <w:p w14:paraId="3F46DA00" w14:textId="77777777" w:rsidR="001A20E6" w:rsidRDefault="00000000">
            <w:pPr>
              <w:pStyle w:val="TableCellResourceItem"/>
            </w:pPr>
            <w:r>
              <w:t>• Prelims &amp; Mains Workbooks</w:t>
            </w:r>
          </w:p>
          <w:p w14:paraId="1C260027" w14:textId="77777777" w:rsidR="001A20E6" w:rsidRDefault="00000000">
            <w:pPr>
              <w:pStyle w:val="TableCellCategoryTitle"/>
            </w:pPr>
            <w:r>
              <w:t>📰 Current Affairs</w:t>
            </w:r>
          </w:p>
          <w:p w14:paraId="78E09CF3" w14:textId="77777777" w:rsidR="001A20E6" w:rsidRDefault="00000000">
            <w:pPr>
              <w:pStyle w:val="TableCellResourceItem"/>
            </w:pPr>
            <w:r>
              <w:t>• Newspapers (The Hindu S&amp;T, PIB updates)</w:t>
            </w:r>
          </w:p>
        </w:tc>
        <w:tc>
          <w:tcPr>
            <w:tcW w:w="1650" w:type="pct"/>
            <w:tcBorders>
              <w:bottom w:val="single" w:sz="2" w:space="0" w:color="D1D5DB"/>
              <w:right w:val="single" w:sz="2" w:space="0" w:color="D1D5DB"/>
            </w:tcBorders>
            <w:tcMar>
              <w:top w:w="200" w:type="dxa"/>
              <w:left w:w="150" w:type="dxa"/>
              <w:bottom w:w="200" w:type="dxa"/>
              <w:right w:w="150" w:type="dxa"/>
            </w:tcMar>
          </w:tcPr>
          <w:p w14:paraId="5BF20CBD" w14:textId="77777777" w:rsidR="001A20E6" w:rsidRDefault="00000000">
            <w:pPr>
              <w:pStyle w:val="TableCellSubjectName"/>
            </w:pPr>
            <w:r>
              <w:t>Indian Polity and Governance</w:t>
            </w:r>
          </w:p>
          <w:p w14:paraId="6FDF8F3D" w14:textId="77777777" w:rsidR="001A20E6" w:rsidRDefault="00000000">
            <w:pPr>
              <w:pStyle w:val="TableCellCategoryTitle"/>
            </w:pPr>
            <w:r>
              <w:t>📝 Practice Materials</w:t>
            </w:r>
          </w:p>
          <w:p w14:paraId="6E871C88" w14:textId="77777777" w:rsidR="001A20E6" w:rsidRDefault="00000000">
            <w:pPr>
              <w:pStyle w:val="TableCellResourceItem"/>
            </w:pPr>
            <w:r>
              <w:t>• La Excellence Polity Material</w:t>
            </w:r>
          </w:p>
          <w:p w14:paraId="505E7388" w14:textId="77777777" w:rsidR="001A20E6" w:rsidRDefault="00000000">
            <w:pPr>
              <w:pStyle w:val="TableCellResourceItem"/>
            </w:pPr>
            <w:r>
              <w:t>• Mains RRP + Prelims RRP</w:t>
            </w:r>
          </w:p>
          <w:p w14:paraId="5283186C" w14:textId="77777777" w:rsidR="001A20E6" w:rsidRDefault="00000000">
            <w:pPr>
              <w:pStyle w:val="TableCellResourceItem"/>
            </w:pPr>
            <w:r>
              <w:t>• Prelims &amp; Mains Workbooks</w:t>
            </w:r>
          </w:p>
          <w:p w14:paraId="0A4CD648" w14:textId="77777777" w:rsidR="001A20E6" w:rsidRDefault="00000000">
            <w:pPr>
              <w:pStyle w:val="TableCellCategoryTitle"/>
            </w:pPr>
            <w:r>
              <w:t>📰 Current Affairs</w:t>
            </w:r>
          </w:p>
          <w:p w14:paraId="40C542FA" w14:textId="77777777" w:rsidR="001A20E6" w:rsidRDefault="00000000">
            <w:pPr>
              <w:pStyle w:val="TableCellResourceItem"/>
            </w:pPr>
            <w:r>
              <w:t>• NITI Aayog Reports + PRS Briefs</w:t>
            </w:r>
          </w:p>
          <w:p w14:paraId="6AA73AD9" w14:textId="77777777" w:rsidR="001A20E6" w:rsidRDefault="00000000">
            <w:pPr>
              <w:pStyle w:val="TableCellResourceItem"/>
            </w:pPr>
            <w:r>
              <w:t>• Newspapers (The Hindu/Indian Express)</w:t>
            </w:r>
          </w:p>
          <w:p w14:paraId="2C89825B" w14:textId="77777777" w:rsidR="001A20E6" w:rsidRDefault="00000000">
            <w:pPr>
              <w:pStyle w:val="TableCellResourceItem"/>
            </w:pPr>
            <w:r>
              <w:t>• Optional: Subhash Kashyap Our Constitution, Our Parliament</w:t>
            </w:r>
          </w:p>
        </w:tc>
      </w:tr>
    </w:tbl>
    <w:p w14:paraId="5B2A9E1E"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0685422A" w14:textId="77777777">
        <w:tc>
          <w:tcPr>
            <w:tcW w:w="2500" w:type="pct"/>
            <w:tcMar>
              <w:top w:w="0" w:type="dxa"/>
              <w:left w:w="0" w:type="dxa"/>
              <w:bottom w:w="0" w:type="dxa"/>
              <w:right w:w="0" w:type="dxa"/>
            </w:tcMar>
          </w:tcPr>
          <w:p w14:paraId="0D00BED1" w14:textId="77777777" w:rsidR="001A20E6" w:rsidRDefault="00000000">
            <w:pPr>
              <w:pStyle w:val="WeekTitle"/>
            </w:pPr>
            <w:r>
              <w:rPr>
                <w:color w:val="B91C1C"/>
              </w:rPr>
              <w:t>📅 Feb 21 - Feb 27, 2027</w:t>
            </w:r>
          </w:p>
        </w:tc>
        <w:tc>
          <w:tcPr>
            <w:tcW w:w="2500" w:type="pct"/>
            <w:tcMar>
              <w:top w:w="0" w:type="dxa"/>
              <w:left w:w="0" w:type="dxa"/>
              <w:bottom w:w="0" w:type="dxa"/>
              <w:right w:w="0" w:type="dxa"/>
            </w:tcMar>
          </w:tcPr>
          <w:p w14:paraId="70A50A33" w14:textId="77777777" w:rsidR="001A20E6" w:rsidRDefault="00000000">
            <w:pPr>
              <w:pStyle w:val="WeekCycleName"/>
            </w:pPr>
            <w:r>
              <w:rPr>
                <w:color w:val="B91C1C"/>
              </w:rPr>
              <w:t>C4</w:t>
            </w:r>
          </w:p>
        </w:tc>
      </w:tr>
    </w:tbl>
    <w:p w14:paraId="4147ED7F"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2839ADE0" w14:textId="77777777">
        <w:tc>
          <w:tcPr>
            <w:tcW w:w="700" w:type="pct"/>
            <w:shd w:val="clear" w:color="auto" w:fill="FEE2E2"/>
            <w:tcMar>
              <w:top w:w="200" w:type="dxa"/>
              <w:left w:w="100" w:type="dxa"/>
              <w:bottom w:w="200" w:type="dxa"/>
              <w:right w:w="100" w:type="dxa"/>
            </w:tcMar>
          </w:tcPr>
          <w:p w14:paraId="7F6EE95D" w14:textId="77777777" w:rsidR="001A20E6" w:rsidRDefault="00000000">
            <w:pPr>
              <w:pStyle w:val="TableCellCalendarDayHeader"/>
            </w:pPr>
            <w:r>
              <w:rPr>
                <w:color w:val="B91C1C"/>
              </w:rPr>
              <w:t>Sunday</w:t>
            </w:r>
          </w:p>
          <w:p w14:paraId="5CFB98E2" w14:textId="77777777" w:rsidR="001A20E6" w:rsidRDefault="00000000">
            <w:pPr>
              <w:pStyle w:val="TableCellCalendarDateHeader"/>
            </w:pPr>
            <w:r>
              <w:rPr>
                <w:color w:val="B91C1C"/>
              </w:rPr>
              <w:t>Feb 21</w:t>
            </w:r>
          </w:p>
          <w:p w14:paraId="3B24F8EF"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146EB2B5" w14:textId="77777777" w:rsidR="001A20E6" w:rsidRDefault="00000000">
            <w:pPr>
              <w:pStyle w:val="TableCellCalendarDayHeader"/>
            </w:pPr>
            <w:r>
              <w:rPr>
                <w:color w:val="B91C1C"/>
              </w:rPr>
              <w:t>Monday</w:t>
            </w:r>
          </w:p>
          <w:p w14:paraId="75CA80F9" w14:textId="77777777" w:rsidR="001A20E6" w:rsidRDefault="00000000">
            <w:pPr>
              <w:pStyle w:val="TableCellCalendarDateHeader"/>
            </w:pPr>
            <w:r>
              <w:rPr>
                <w:color w:val="B91C1C"/>
              </w:rPr>
              <w:t>Feb 22</w:t>
            </w:r>
          </w:p>
          <w:p w14:paraId="74C2CBA3"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700B1DBB" w14:textId="77777777" w:rsidR="001A20E6" w:rsidRDefault="00000000">
            <w:pPr>
              <w:pStyle w:val="TableCellCalendarDayHeader"/>
            </w:pPr>
            <w:r>
              <w:rPr>
                <w:color w:val="B91C1C"/>
              </w:rPr>
              <w:t>Tuesday</w:t>
            </w:r>
          </w:p>
          <w:p w14:paraId="75806FF6" w14:textId="77777777" w:rsidR="001A20E6" w:rsidRDefault="00000000">
            <w:pPr>
              <w:pStyle w:val="TableCellCalendarDateHeader"/>
            </w:pPr>
            <w:r>
              <w:rPr>
                <w:color w:val="B91C1C"/>
              </w:rPr>
              <w:t>Feb 23</w:t>
            </w:r>
          </w:p>
          <w:p w14:paraId="5B543943"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492593C9" w14:textId="77777777" w:rsidR="001A20E6" w:rsidRDefault="00000000">
            <w:pPr>
              <w:pStyle w:val="TableCellCalendarDayHeader"/>
            </w:pPr>
            <w:r>
              <w:rPr>
                <w:color w:val="B91C1C"/>
              </w:rPr>
              <w:t>Wednesday</w:t>
            </w:r>
          </w:p>
          <w:p w14:paraId="41A354B2" w14:textId="77777777" w:rsidR="001A20E6" w:rsidRDefault="00000000">
            <w:pPr>
              <w:pStyle w:val="TableCellCalendarDateHeader"/>
            </w:pPr>
            <w:r>
              <w:rPr>
                <w:color w:val="B91C1C"/>
              </w:rPr>
              <w:t>Feb 24</w:t>
            </w:r>
          </w:p>
          <w:p w14:paraId="31F4FFDD"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1F089AE7" w14:textId="77777777" w:rsidR="001A20E6" w:rsidRDefault="00000000">
            <w:pPr>
              <w:pStyle w:val="TableCellCalendarDayHeader"/>
            </w:pPr>
            <w:r>
              <w:rPr>
                <w:color w:val="B91C1C"/>
              </w:rPr>
              <w:t>Thursday</w:t>
            </w:r>
          </w:p>
          <w:p w14:paraId="282B4CB0" w14:textId="77777777" w:rsidR="001A20E6" w:rsidRDefault="00000000">
            <w:pPr>
              <w:pStyle w:val="TableCellCalendarDateHeader"/>
            </w:pPr>
            <w:r>
              <w:rPr>
                <w:color w:val="B91C1C"/>
              </w:rPr>
              <w:t>Feb 25</w:t>
            </w:r>
          </w:p>
          <w:p w14:paraId="2029BB54"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7C04529D" w14:textId="77777777" w:rsidR="001A20E6" w:rsidRDefault="00000000">
            <w:pPr>
              <w:pStyle w:val="TableCellCalendarDayHeader"/>
            </w:pPr>
            <w:r>
              <w:rPr>
                <w:color w:val="B91C1C"/>
              </w:rPr>
              <w:t>Friday</w:t>
            </w:r>
          </w:p>
          <w:p w14:paraId="4CE24DB7" w14:textId="77777777" w:rsidR="001A20E6" w:rsidRDefault="00000000">
            <w:pPr>
              <w:pStyle w:val="TableCellCalendarDateHeader"/>
            </w:pPr>
            <w:r>
              <w:rPr>
                <w:color w:val="B91C1C"/>
              </w:rPr>
              <w:t>Feb 26</w:t>
            </w:r>
          </w:p>
          <w:p w14:paraId="20CC48EA"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5815EDE8" w14:textId="77777777" w:rsidR="001A20E6" w:rsidRDefault="00000000">
            <w:pPr>
              <w:pStyle w:val="TableCellCalendarDayHeader"/>
            </w:pPr>
            <w:r>
              <w:rPr>
                <w:color w:val="F57C00"/>
              </w:rPr>
              <w:t>Saturday</w:t>
            </w:r>
          </w:p>
          <w:p w14:paraId="5C54C043" w14:textId="77777777" w:rsidR="001A20E6" w:rsidRDefault="00000000">
            <w:pPr>
              <w:pStyle w:val="TableCellCalendarDateHeader"/>
            </w:pPr>
            <w:r>
              <w:rPr>
                <w:color w:val="F57C00"/>
              </w:rPr>
              <w:t>Feb 27</w:t>
            </w:r>
          </w:p>
          <w:p w14:paraId="3A60A228" w14:textId="77777777" w:rsidR="001A20E6" w:rsidRDefault="00000000">
            <w:pPr>
              <w:pStyle w:val="TableCellCatchupLabel"/>
            </w:pPr>
            <w:r>
              <w:rPr>
                <w:color w:val="F57C00"/>
              </w:rPr>
              <w:t>Catchup Day</w:t>
            </w:r>
          </w:p>
        </w:tc>
      </w:tr>
      <w:tr w:rsidR="001A20E6" w14:paraId="1AD0809E" w14:textId="77777777">
        <w:tc>
          <w:tcPr>
            <w:tcW w:w="700" w:type="pct"/>
            <w:shd w:val="clear" w:color="auto" w:fill="FEE2E2"/>
            <w:tcMar>
              <w:top w:w="150" w:type="dxa"/>
              <w:left w:w="100" w:type="dxa"/>
              <w:bottom w:w="150" w:type="dxa"/>
              <w:right w:w="100" w:type="dxa"/>
            </w:tcMar>
          </w:tcPr>
          <w:p w14:paraId="47D03FF1" w14:textId="77777777" w:rsidR="001A20E6" w:rsidRDefault="00000000">
            <w:pPr>
              <w:pStyle w:val="TableCellTaskSubject"/>
            </w:pPr>
            <w:r>
              <w:t>Science &amp; Technology</w:t>
            </w:r>
          </w:p>
          <w:p w14:paraId="1B31EB07" w14:textId="77777777" w:rsidR="001A20E6" w:rsidRDefault="00000000">
            <w:pPr>
              <w:pStyle w:val="TableCellTaskDetails"/>
            </w:pPr>
            <w:r>
              <w:t>• Test - TEST — 3h</w:t>
            </w:r>
          </w:p>
          <w:p w14:paraId="6512234A"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03E0AD1F" w14:textId="77777777" w:rsidR="001A20E6" w:rsidRDefault="00000000">
            <w:pPr>
              <w:pStyle w:val="TableCellTaskSubject"/>
            </w:pPr>
            <w:r>
              <w:t>Indian Polity and Governance</w:t>
            </w:r>
          </w:p>
          <w:p w14:paraId="5D5E2C91" w14:textId="77777777" w:rsidR="001A20E6" w:rsidRDefault="00000000">
            <w:pPr>
              <w:pStyle w:val="TableCellTaskDetails"/>
            </w:pPr>
            <w:r>
              <w:t>• Study - Central Government (P03) — 30m</w:t>
            </w:r>
          </w:p>
          <w:p w14:paraId="00E09A42" w14:textId="77777777" w:rsidR="001A20E6" w:rsidRDefault="00000000">
            <w:pPr>
              <w:pStyle w:val="TableCellTaskBadge"/>
              <w:shd w:val="clear" w:color="auto" w:fill="E3F2FD"/>
            </w:pPr>
            <w:r>
              <w:rPr>
                <w:b/>
                <w:bCs/>
                <w:color w:val="1976D2"/>
              </w:rPr>
              <w:t>STUDY</w:t>
            </w:r>
          </w:p>
          <w:p w14:paraId="438A98D0" w14:textId="77777777" w:rsidR="001A20E6" w:rsidRDefault="00000000">
            <w:pPr>
              <w:pStyle w:val="TableCellTaskDetails"/>
            </w:pPr>
            <w:r>
              <w:t>• Revision - Central Government (P03) — 1h</w:t>
            </w:r>
          </w:p>
          <w:p w14:paraId="37153E4D" w14:textId="77777777" w:rsidR="001A20E6" w:rsidRDefault="00000000">
            <w:pPr>
              <w:pStyle w:val="TableCellTaskBadge"/>
              <w:shd w:val="clear" w:color="auto" w:fill="FCE4EC"/>
            </w:pPr>
            <w:r>
              <w:rPr>
                <w:b/>
                <w:bCs/>
                <w:color w:val="C2185B"/>
              </w:rPr>
              <w:t>REVISION</w:t>
            </w:r>
          </w:p>
          <w:p w14:paraId="4503F400" w14:textId="77777777" w:rsidR="001A20E6" w:rsidRDefault="00000000">
            <w:pPr>
              <w:pStyle w:val="TableCellTaskDetails"/>
            </w:pPr>
            <w:r>
              <w:t>• Practice - Central Government (P03) — 1h</w:t>
            </w:r>
          </w:p>
          <w:p w14:paraId="43B490A5"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011DF252" w14:textId="77777777" w:rsidR="001A20E6" w:rsidRDefault="00000000">
            <w:pPr>
              <w:pStyle w:val="TableCellTaskSubject"/>
            </w:pPr>
            <w:r>
              <w:t>Indian Polity and Governance</w:t>
            </w:r>
          </w:p>
          <w:p w14:paraId="74E5E83C" w14:textId="77777777" w:rsidR="001A20E6" w:rsidRDefault="00000000">
            <w:pPr>
              <w:pStyle w:val="TableCellTaskDetails"/>
            </w:pPr>
            <w:r>
              <w:t>• Study - State Government (P04) — 30m</w:t>
            </w:r>
          </w:p>
          <w:p w14:paraId="330B4BB2" w14:textId="77777777" w:rsidR="001A20E6" w:rsidRDefault="00000000">
            <w:pPr>
              <w:pStyle w:val="TableCellTaskBadge"/>
              <w:shd w:val="clear" w:color="auto" w:fill="E3F2FD"/>
            </w:pPr>
            <w:r>
              <w:rPr>
                <w:b/>
                <w:bCs/>
                <w:color w:val="1976D2"/>
              </w:rPr>
              <w:t>STUDY</w:t>
            </w:r>
          </w:p>
          <w:p w14:paraId="5363C14E" w14:textId="77777777" w:rsidR="001A20E6" w:rsidRDefault="00000000">
            <w:pPr>
              <w:pStyle w:val="TableCellTaskDetails"/>
            </w:pPr>
            <w:r>
              <w:t>• Revision - State Government (P04) — 1h</w:t>
            </w:r>
          </w:p>
          <w:p w14:paraId="34FBBEC7" w14:textId="77777777" w:rsidR="001A20E6" w:rsidRDefault="00000000">
            <w:pPr>
              <w:pStyle w:val="TableCellTaskBadge"/>
              <w:shd w:val="clear" w:color="auto" w:fill="FCE4EC"/>
            </w:pPr>
            <w:r>
              <w:rPr>
                <w:b/>
                <w:bCs/>
                <w:color w:val="C2185B"/>
              </w:rPr>
              <w:t>REVISION</w:t>
            </w:r>
          </w:p>
          <w:p w14:paraId="38D2B248" w14:textId="77777777" w:rsidR="001A20E6" w:rsidRDefault="00000000">
            <w:pPr>
              <w:pStyle w:val="TableCellTaskDetails"/>
            </w:pPr>
            <w:r>
              <w:t>• Practice - State Government (P04) — 1h</w:t>
            </w:r>
          </w:p>
          <w:p w14:paraId="060E53C5"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6EB05759" w14:textId="77777777" w:rsidR="001A20E6" w:rsidRDefault="00000000">
            <w:pPr>
              <w:pStyle w:val="TableCellTaskSubject"/>
            </w:pPr>
            <w:r>
              <w:t>Indian Polity and Governance</w:t>
            </w:r>
          </w:p>
          <w:p w14:paraId="7E13E6AB" w14:textId="77777777" w:rsidR="001A20E6" w:rsidRDefault="00000000">
            <w:pPr>
              <w:pStyle w:val="TableCellTaskDetails"/>
            </w:pPr>
            <w:r>
              <w:t>• Study - Local Government (P05) — 30m</w:t>
            </w:r>
          </w:p>
          <w:p w14:paraId="5C851931" w14:textId="77777777" w:rsidR="001A20E6" w:rsidRDefault="00000000">
            <w:pPr>
              <w:pStyle w:val="TableCellTaskBadge"/>
              <w:shd w:val="clear" w:color="auto" w:fill="E3F2FD"/>
            </w:pPr>
            <w:r>
              <w:rPr>
                <w:b/>
                <w:bCs/>
                <w:color w:val="1976D2"/>
              </w:rPr>
              <w:t>STUDY</w:t>
            </w:r>
          </w:p>
          <w:p w14:paraId="79245C5E" w14:textId="77777777" w:rsidR="001A20E6" w:rsidRDefault="00000000">
            <w:pPr>
              <w:pStyle w:val="TableCellTaskDetails"/>
            </w:pPr>
            <w:r>
              <w:t>• Revision - Local Government (P05) — 1h</w:t>
            </w:r>
          </w:p>
          <w:p w14:paraId="02F86DC0" w14:textId="77777777" w:rsidR="001A20E6" w:rsidRDefault="00000000">
            <w:pPr>
              <w:pStyle w:val="TableCellTaskBadge"/>
              <w:shd w:val="clear" w:color="auto" w:fill="FCE4EC"/>
            </w:pPr>
            <w:r>
              <w:rPr>
                <w:b/>
                <w:bCs/>
                <w:color w:val="C2185B"/>
              </w:rPr>
              <w:t>REVISION</w:t>
            </w:r>
          </w:p>
          <w:p w14:paraId="0F970BEF" w14:textId="77777777" w:rsidR="001A20E6" w:rsidRDefault="00000000">
            <w:pPr>
              <w:pStyle w:val="TableCellTaskDetails"/>
            </w:pPr>
            <w:r>
              <w:t>• Practice - Local Government (P05) — 1h</w:t>
            </w:r>
          </w:p>
          <w:p w14:paraId="30B1979C"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2812069A" w14:textId="77777777" w:rsidR="001A20E6" w:rsidRDefault="00000000">
            <w:pPr>
              <w:pStyle w:val="TableCellTaskSubject"/>
            </w:pPr>
            <w:r>
              <w:t>Indian Polity and Governance</w:t>
            </w:r>
          </w:p>
          <w:p w14:paraId="56940DFF" w14:textId="77777777" w:rsidR="001A20E6" w:rsidRDefault="00000000">
            <w:pPr>
              <w:pStyle w:val="TableCellTaskDetails"/>
            </w:pPr>
            <w:r>
              <w:t>• Study - Union Territories (P06) — 30m</w:t>
            </w:r>
          </w:p>
          <w:p w14:paraId="08E9D77E" w14:textId="77777777" w:rsidR="001A20E6" w:rsidRDefault="00000000">
            <w:pPr>
              <w:pStyle w:val="TableCellTaskBadge"/>
              <w:shd w:val="clear" w:color="auto" w:fill="E3F2FD"/>
            </w:pPr>
            <w:r>
              <w:rPr>
                <w:b/>
                <w:bCs/>
                <w:color w:val="1976D2"/>
              </w:rPr>
              <w:t>STUDY</w:t>
            </w:r>
          </w:p>
          <w:p w14:paraId="0DFCA6D0" w14:textId="77777777" w:rsidR="001A20E6" w:rsidRDefault="00000000">
            <w:pPr>
              <w:pStyle w:val="TableCellTaskDetails"/>
            </w:pPr>
            <w:r>
              <w:t>• Revision - Union Territories (P06) — 1h</w:t>
            </w:r>
          </w:p>
          <w:p w14:paraId="30982938" w14:textId="77777777" w:rsidR="001A20E6" w:rsidRDefault="00000000">
            <w:pPr>
              <w:pStyle w:val="TableCellTaskBadge"/>
              <w:shd w:val="clear" w:color="auto" w:fill="FCE4EC"/>
            </w:pPr>
            <w:r>
              <w:rPr>
                <w:b/>
                <w:bCs/>
                <w:color w:val="C2185B"/>
              </w:rPr>
              <w:t>REVISION</w:t>
            </w:r>
          </w:p>
          <w:p w14:paraId="587210E6" w14:textId="77777777" w:rsidR="001A20E6" w:rsidRDefault="00000000">
            <w:pPr>
              <w:pStyle w:val="TableCellTaskDetails"/>
            </w:pPr>
            <w:r>
              <w:t>• Practice - Union Territories (P06) — 1h</w:t>
            </w:r>
          </w:p>
          <w:p w14:paraId="2AFF334E"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1B5FF275" w14:textId="77777777" w:rsidR="001A20E6" w:rsidRDefault="00000000">
            <w:pPr>
              <w:pStyle w:val="TableCellTaskSubject"/>
            </w:pPr>
            <w:r>
              <w:t>Indian Polity and Governance</w:t>
            </w:r>
          </w:p>
          <w:p w14:paraId="4AE5320B" w14:textId="77777777" w:rsidR="001A20E6" w:rsidRDefault="00000000">
            <w:pPr>
              <w:pStyle w:val="TableCellTaskDetails"/>
            </w:pPr>
            <w:r>
              <w:t>• Study - Constitutional Bodies (P07) — 30m</w:t>
            </w:r>
          </w:p>
          <w:p w14:paraId="55BDAB08" w14:textId="77777777" w:rsidR="001A20E6" w:rsidRDefault="00000000">
            <w:pPr>
              <w:pStyle w:val="TableCellTaskBadge"/>
              <w:shd w:val="clear" w:color="auto" w:fill="E3F2FD"/>
            </w:pPr>
            <w:r>
              <w:rPr>
                <w:b/>
                <w:bCs/>
                <w:color w:val="1976D2"/>
              </w:rPr>
              <w:t>STUDY</w:t>
            </w:r>
          </w:p>
          <w:p w14:paraId="68574658" w14:textId="77777777" w:rsidR="001A20E6" w:rsidRDefault="00000000">
            <w:pPr>
              <w:pStyle w:val="TableCellTaskDetails"/>
            </w:pPr>
            <w:r>
              <w:t>• Revision - Constitutional Bodies (P07) — 1h</w:t>
            </w:r>
          </w:p>
          <w:p w14:paraId="77328225" w14:textId="77777777" w:rsidR="001A20E6" w:rsidRDefault="00000000">
            <w:pPr>
              <w:pStyle w:val="TableCellTaskBadge"/>
              <w:shd w:val="clear" w:color="auto" w:fill="FCE4EC"/>
            </w:pPr>
            <w:r>
              <w:rPr>
                <w:b/>
                <w:bCs/>
                <w:color w:val="C2185B"/>
              </w:rPr>
              <w:t>REVISION</w:t>
            </w:r>
          </w:p>
          <w:p w14:paraId="67B7C006" w14:textId="77777777" w:rsidR="001A20E6" w:rsidRDefault="00000000">
            <w:pPr>
              <w:pStyle w:val="TableCellTaskDetails"/>
            </w:pPr>
            <w:r>
              <w:t>• Practice - Constitutional Bodies (P07) — 1h</w:t>
            </w:r>
          </w:p>
          <w:p w14:paraId="0F4E8651"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528386A0" w14:textId="77777777" w:rsidR="001A20E6" w:rsidRDefault="001A20E6"/>
        </w:tc>
      </w:tr>
      <w:tr w:rsidR="001A20E6" w14:paraId="296CB327" w14:textId="77777777">
        <w:tc>
          <w:tcPr>
            <w:tcW w:w="700" w:type="pct"/>
            <w:shd w:val="clear" w:color="auto" w:fill="FEE2E2"/>
            <w:tcMar>
              <w:top w:w="150" w:type="dxa"/>
              <w:left w:w="100" w:type="dxa"/>
              <w:bottom w:w="150" w:type="dxa"/>
              <w:right w:w="100" w:type="dxa"/>
            </w:tcMar>
          </w:tcPr>
          <w:p w14:paraId="4BE2F4BB" w14:textId="77777777" w:rsidR="001A20E6" w:rsidRDefault="00000000">
            <w:pPr>
              <w:pStyle w:val="TableCellTaskSubject"/>
            </w:pPr>
            <w:r>
              <w:t>Indian Polity and Governance</w:t>
            </w:r>
          </w:p>
          <w:p w14:paraId="5CD380C6" w14:textId="77777777" w:rsidR="001A20E6" w:rsidRDefault="00000000">
            <w:pPr>
              <w:pStyle w:val="TableCellTaskDetails"/>
            </w:pPr>
            <w:r>
              <w:t>• Test - TEST — 3h</w:t>
            </w:r>
          </w:p>
          <w:p w14:paraId="390019C6"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53E9A5B5" w14:textId="77777777" w:rsidR="001A20E6" w:rsidRDefault="00000000">
            <w:pPr>
              <w:pStyle w:val="TableCellTaskSubject"/>
            </w:pPr>
            <w:r>
              <w:t>Indian Economy</w:t>
            </w:r>
          </w:p>
          <w:p w14:paraId="4586F65B" w14:textId="77777777" w:rsidR="001A20E6" w:rsidRDefault="00000000">
            <w:pPr>
              <w:pStyle w:val="TableCellTaskDetails"/>
            </w:pPr>
            <w:r>
              <w:t>• Study - Broad / Overlap (E00) — 30m</w:t>
            </w:r>
          </w:p>
          <w:p w14:paraId="65A5E696" w14:textId="77777777" w:rsidR="001A20E6" w:rsidRDefault="00000000">
            <w:pPr>
              <w:pStyle w:val="TableCellTaskBadge"/>
              <w:shd w:val="clear" w:color="auto" w:fill="E3F2FD"/>
            </w:pPr>
            <w:r>
              <w:rPr>
                <w:b/>
                <w:bCs/>
                <w:color w:val="1976D2"/>
              </w:rPr>
              <w:t>STUDY</w:t>
            </w:r>
          </w:p>
          <w:p w14:paraId="288BE70E" w14:textId="77777777" w:rsidR="001A20E6" w:rsidRDefault="00000000">
            <w:pPr>
              <w:pStyle w:val="TableCellTaskDetails"/>
            </w:pPr>
            <w:r>
              <w:t>• Revision - Broad / Overlap (E00) — 30m</w:t>
            </w:r>
          </w:p>
          <w:p w14:paraId="1A2BC068" w14:textId="77777777" w:rsidR="001A20E6" w:rsidRDefault="00000000">
            <w:pPr>
              <w:pStyle w:val="TableCellTaskBadge"/>
              <w:shd w:val="clear" w:color="auto" w:fill="FCE4EC"/>
            </w:pPr>
            <w:r>
              <w:rPr>
                <w:b/>
                <w:bCs/>
                <w:color w:val="C2185B"/>
              </w:rPr>
              <w:t>REVISION</w:t>
            </w:r>
          </w:p>
          <w:p w14:paraId="1B8111BA" w14:textId="77777777" w:rsidR="001A20E6" w:rsidRDefault="00000000">
            <w:pPr>
              <w:pStyle w:val="TableCellTaskDetails"/>
            </w:pPr>
            <w:r>
              <w:t>• Revision - Basic concepts and definitions (E01) — 30m</w:t>
            </w:r>
          </w:p>
          <w:p w14:paraId="4191CC09" w14:textId="77777777" w:rsidR="001A20E6" w:rsidRDefault="00000000">
            <w:pPr>
              <w:pStyle w:val="TableCellTaskBadge"/>
              <w:shd w:val="clear" w:color="auto" w:fill="FCE4EC"/>
            </w:pPr>
            <w:r>
              <w:rPr>
                <w:b/>
                <w:bCs/>
                <w:color w:val="C2185B"/>
              </w:rPr>
              <w:t>REVISION</w:t>
            </w:r>
          </w:p>
          <w:p w14:paraId="114D4958" w14:textId="77777777" w:rsidR="001A20E6" w:rsidRDefault="00000000">
            <w:pPr>
              <w:pStyle w:val="TableCellTaskDetails"/>
            </w:pPr>
            <w:r>
              <w:t>• Practice - Broad / Overlap (E00) — 30m</w:t>
            </w:r>
          </w:p>
          <w:p w14:paraId="5D0360CD" w14:textId="77777777" w:rsidR="001A20E6" w:rsidRDefault="00000000">
            <w:pPr>
              <w:pStyle w:val="TableCellTaskBadge"/>
              <w:shd w:val="clear" w:color="auto" w:fill="E8F5E8"/>
            </w:pPr>
            <w:r>
              <w:rPr>
                <w:b/>
                <w:bCs/>
                <w:color w:val="388E3C"/>
              </w:rPr>
              <w:t>PRACTICE</w:t>
            </w:r>
          </w:p>
          <w:p w14:paraId="65A57C46" w14:textId="77777777" w:rsidR="001A20E6" w:rsidRDefault="00000000">
            <w:pPr>
              <w:pStyle w:val="TableCellTaskDetails"/>
            </w:pPr>
            <w:r>
              <w:t>• Practice - Basic concepts and definitions (E01) — 30m</w:t>
            </w:r>
          </w:p>
          <w:p w14:paraId="189D8789"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6E656124" w14:textId="77777777" w:rsidR="001A20E6" w:rsidRDefault="00000000">
            <w:pPr>
              <w:pStyle w:val="TableCellTaskSubject"/>
            </w:pPr>
            <w:r>
              <w:t>Indian Economy</w:t>
            </w:r>
          </w:p>
          <w:p w14:paraId="424CA221" w14:textId="77777777" w:rsidR="001A20E6" w:rsidRDefault="00000000">
            <w:pPr>
              <w:pStyle w:val="TableCellTaskDetails"/>
            </w:pPr>
            <w:r>
              <w:t>• Study - Basic concepts and definitions (E01) — 30m</w:t>
            </w:r>
          </w:p>
          <w:p w14:paraId="10F4B62A" w14:textId="77777777" w:rsidR="001A20E6" w:rsidRDefault="00000000">
            <w:pPr>
              <w:pStyle w:val="TableCellTaskBadge"/>
              <w:shd w:val="clear" w:color="auto" w:fill="E3F2FD"/>
            </w:pPr>
            <w:r>
              <w:rPr>
                <w:b/>
                <w:bCs/>
                <w:color w:val="1976D2"/>
              </w:rPr>
              <w:t>STUDY</w:t>
            </w:r>
          </w:p>
          <w:p w14:paraId="16FD2B7F" w14:textId="77777777" w:rsidR="001A20E6" w:rsidRDefault="00000000">
            <w:pPr>
              <w:pStyle w:val="TableCellTaskDetails"/>
            </w:pPr>
            <w:r>
              <w:t>• Revision - Economic Planning (E02) — 30m</w:t>
            </w:r>
          </w:p>
          <w:p w14:paraId="097A707F" w14:textId="77777777" w:rsidR="001A20E6" w:rsidRDefault="00000000">
            <w:pPr>
              <w:pStyle w:val="TableCellTaskBadge"/>
              <w:shd w:val="clear" w:color="auto" w:fill="FCE4EC"/>
            </w:pPr>
            <w:r>
              <w:rPr>
                <w:b/>
                <w:bCs/>
                <w:color w:val="C2185B"/>
              </w:rPr>
              <w:t>REVISION</w:t>
            </w:r>
          </w:p>
          <w:p w14:paraId="393A64F2" w14:textId="77777777" w:rsidR="001A20E6" w:rsidRDefault="00000000">
            <w:pPr>
              <w:pStyle w:val="TableCellTaskDetails"/>
            </w:pPr>
            <w:r>
              <w:t>• Revision - Economic Reforms (E03) — 30m</w:t>
            </w:r>
          </w:p>
          <w:p w14:paraId="103F6338" w14:textId="77777777" w:rsidR="001A20E6" w:rsidRDefault="00000000">
            <w:pPr>
              <w:pStyle w:val="TableCellTaskBadge"/>
              <w:shd w:val="clear" w:color="auto" w:fill="FCE4EC"/>
            </w:pPr>
            <w:r>
              <w:rPr>
                <w:b/>
                <w:bCs/>
                <w:color w:val="C2185B"/>
              </w:rPr>
              <w:t>REVISION</w:t>
            </w:r>
          </w:p>
          <w:p w14:paraId="6ACE23DF" w14:textId="77777777" w:rsidR="001A20E6" w:rsidRDefault="00000000">
            <w:pPr>
              <w:pStyle w:val="TableCellTaskDetails"/>
            </w:pPr>
            <w:r>
              <w:t>• Practice - Economic Planning (E02) — 30m</w:t>
            </w:r>
          </w:p>
          <w:p w14:paraId="01431BA0" w14:textId="77777777" w:rsidR="001A20E6" w:rsidRDefault="00000000">
            <w:pPr>
              <w:pStyle w:val="TableCellTaskBadge"/>
              <w:shd w:val="clear" w:color="auto" w:fill="E8F5E8"/>
            </w:pPr>
            <w:r>
              <w:rPr>
                <w:b/>
                <w:bCs/>
                <w:color w:val="388E3C"/>
              </w:rPr>
              <w:t>PRACTICE</w:t>
            </w:r>
          </w:p>
          <w:p w14:paraId="0687751D" w14:textId="77777777" w:rsidR="001A20E6" w:rsidRDefault="00000000">
            <w:pPr>
              <w:pStyle w:val="TableCellTaskDetails"/>
            </w:pPr>
            <w:r>
              <w:t>• Practice - Economic Reforms (E03) — 30m</w:t>
            </w:r>
          </w:p>
          <w:p w14:paraId="15A47E8E"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6297C239" w14:textId="77777777" w:rsidR="001A20E6" w:rsidRDefault="00000000">
            <w:pPr>
              <w:pStyle w:val="TableCellTaskSubject"/>
            </w:pPr>
            <w:r>
              <w:t>Indian Economy</w:t>
            </w:r>
          </w:p>
          <w:p w14:paraId="7302E27A" w14:textId="77777777" w:rsidR="001A20E6" w:rsidRDefault="00000000">
            <w:pPr>
              <w:pStyle w:val="TableCellTaskDetails"/>
            </w:pPr>
            <w:r>
              <w:t>• Study - Economic Planning (E02) — 30m</w:t>
            </w:r>
          </w:p>
          <w:p w14:paraId="50B75BC7" w14:textId="77777777" w:rsidR="001A20E6" w:rsidRDefault="00000000">
            <w:pPr>
              <w:pStyle w:val="TableCellTaskBadge"/>
              <w:shd w:val="clear" w:color="auto" w:fill="E3F2FD"/>
            </w:pPr>
            <w:r>
              <w:rPr>
                <w:b/>
                <w:bCs/>
                <w:color w:val="1976D2"/>
              </w:rPr>
              <w:t>STUDY</w:t>
            </w:r>
          </w:p>
          <w:p w14:paraId="2548CC11" w14:textId="77777777" w:rsidR="001A20E6" w:rsidRDefault="00000000">
            <w:pPr>
              <w:pStyle w:val="TableCellTaskDetails"/>
            </w:pPr>
            <w:r>
              <w:t>• Revision - Inclusive Growth (E04) — 30m</w:t>
            </w:r>
          </w:p>
          <w:p w14:paraId="74C97BCB" w14:textId="77777777" w:rsidR="001A20E6" w:rsidRDefault="00000000">
            <w:pPr>
              <w:pStyle w:val="TableCellTaskBadge"/>
              <w:shd w:val="clear" w:color="auto" w:fill="FCE4EC"/>
            </w:pPr>
            <w:r>
              <w:rPr>
                <w:b/>
                <w:bCs/>
                <w:color w:val="C2185B"/>
              </w:rPr>
              <w:t>REVISION</w:t>
            </w:r>
          </w:p>
          <w:p w14:paraId="709F0FDB" w14:textId="77777777" w:rsidR="001A20E6" w:rsidRDefault="00000000">
            <w:pPr>
              <w:pStyle w:val="TableCellTaskDetails"/>
            </w:pPr>
            <w:r>
              <w:t>• Revision - Poverty and Unemployment (E05) — 30m</w:t>
            </w:r>
          </w:p>
          <w:p w14:paraId="2130412B" w14:textId="77777777" w:rsidR="001A20E6" w:rsidRDefault="00000000">
            <w:pPr>
              <w:pStyle w:val="TableCellTaskBadge"/>
              <w:shd w:val="clear" w:color="auto" w:fill="FCE4EC"/>
            </w:pPr>
            <w:r>
              <w:rPr>
                <w:b/>
                <w:bCs/>
                <w:color w:val="C2185B"/>
              </w:rPr>
              <w:t>REVISION</w:t>
            </w:r>
          </w:p>
          <w:p w14:paraId="5340C4CB" w14:textId="77777777" w:rsidR="001A20E6" w:rsidRDefault="00000000">
            <w:pPr>
              <w:pStyle w:val="TableCellTaskDetails"/>
            </w:pPr>
            <w:r>
              <w:t>• Practice - Inclusive Growth (E04) — 30m</w:t>
            </w:r>
          </w:p>
          <w:p w14:paraId="76CA8618" w14:textId="77777777" w:rsidR="001A20E6" w:rsidRDefault="00000000">
            <w:pPr>
              <w:pStyle w:val="TableCellTaskBadge"/>
              <w:shd w:val="clear" w:color="auto" w:fill="E8F5E8"/>
            </w:pPr>
            <w:r>
              <w:rPr>
                <w:b/>
                <w:bCs/>
                <w:color w:val="388E3C"/>
              </w:rPr>
              <w:t>PRACTICE</w:t>
            </w:r>
          </w:p>
          <w:p w14:paraId="52874B91" w14:textId="77777777" w:rsidR="001A20E6" w:rsidRDefault="00000000">
            <w:pPr>
              <w:pStyle w:val="TableCellTaskDetails"/>
            </w:pPr>
            <w:r>
              <w:t>• Practice - Poverty and Unemployment (E05) — 30m</w:t>
            </w:r>
          </w:p>
          <w:p w14:paraId="2B6AD577"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3C8BFD43" w14:textId="77777777" w:rsidR="001A20E6" w:rsidRDefault="00000000">
            <w:pPr>
              <w:pStyle w:val="TableCellTaskSubject"/>
            </w:pPr>
            <w:r>
              <w:t>Indian Economy</w:t>
            </w:r>
          </w:p>
          <w:p w14:paraId="617FD4AC" w14:textId="77777777" w:rsidR="001A20E6" w:rsidRDefault="00000000">
            <w:pPr>
              <w:pStyle w:val="TableCellTaskDetails"/>
            </w:pPr>
            <w:r>
              <w:t>• Study - Economic Reforms (E03) — 30m</w:t>
            </w:r>
          </w:p>
          <w:p w14:paraId="000EA274" w14:textId="77777777" w:rsidR="001A20E6" w:rsidRDefault="00000000">
            <w:pPr>
              <w:pStyle w:val="TableCellTaskBadge"/>
              <w:shd w:val="clear" w:color="auto" w:fill="E3F2FD"/>
            </w:pPr>
            <w:r>
              <w:rPr>
                <w:b/>
                <w:bCs/>
                <w:color w:val="1976D2"/>
              </w:rPr>
              <w:t>STUDY</w:t>
            </w:r>
          </w:p>
          <w:p w14:paraId="4C7AF90F" w14:textId="77777777" w:rsidR="001A20E6" w:rsidRDefault="00000000">
            <w:pPr>
              <w:pStyle w:val="TableCellTaskDetails"/>
            </w:pPr>
            <w:r>
              <w:t>• Revision - Agriculture (E06) — 30m</w:t>
            </w:r>
          </w:p>
          <w:p w14:paraId="24B181C7" w14:textId="77777777" w:rsidR="001A20E6" w:rsidRDefault="00000000">
            <w:pPr>
              <w:pStyle w:val="TableCellTaskBadge"/>
              <w:shd w:val="clear" w:color="auto" w:fill="FCE4EC"/>
            </w:pPr>
            <w:r>
              <w:rPr>
                <w:b/>
                <w:bCs/>
                <w:color w:val="C2185B"/>
              </w:rPr>
              <w:t>REVISION</w:t>
            </w:r>
          </w:p>
          <w:p w14:paraId="48CC81CA" w14:textId="77777777" w:rsidR="001A20E6" w:rsidRDefault="00000000">
            <w:pPr>
              <w:pStyle w:val="TableCellTaskDetails"/>
            </w:pPr>
            <w:r>
              <w:t>• Revision - Industry (E07) — 30m</w:t>
            </w:r>
          </w:p>
          <w:p w14:paraId="689BFBB2" w14:textId="77777777" w:rsidR="001A20E6" w:rsidRDefault="00000000">
            <w:pPr>
              <w:pStyle w:val="TableCellTaskBadge"/>
              <w:shd w:val="clear" w:color="auto" w:fill="FCE4EC"/>
            </w:pPr>
            <w:r>
              <w:rPr>
                <w:b/>
                <w:bCs/>
                <w:color w:val="C2185B"/>
              </w:rPr>
              <w:t>REVISION</w:t>
            </w:r>
          </w:p>
          <w:p w14:paraId="4313C949" w14:textId="77777777" w:rsidR="001A20E6" w:rsidRDefault="00000000">
            <w:pPr>
              <w:pStyle w:val="TableCellTaskDetails"/>
            </w:pPr>
            <w:r>
              <w:t>• Practice - Agriculture (E06) — 30m</w:t>
            </w:r>
          </w:p>
          <w:p w14:paraId="691DC564" w14:textId="77777777" w:rsidR="001A20E6" w:rsidRDefault="00000000">
            <w:pPr>
              <w:pStyle w:val="TableCellTaskBadge"/>
              <w:shd w:val="clear" w:color="auto" w:fill="E8F5E8"/>
            </w:pPr>
            <w:r>
              <w:rPr>
                <w:b/>
                <w:bCs/>
                <w:color w:val="388E3C"/>
              </w:rPr>
              <w:t>PRACTICE</w:t>
            </w:r>
          </w:p>
          <w:p w14:paraId="362A7F4C" w14:textId="77777777" w:rsidR="001A20E6" w:rsidRDefault="00000000">
            <w:pPr>
              <w:pStyle w:val="TableCellTaskDetails"/>
            </w:pPr>
            <w:r>
              <w:t>• Practice - Industry (E07) — 30m</w:t>
            </w:r>
          </w:p>
          <w:p w14:paraId="176244A7"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2FF07D6E" w14:textId="77777777" w:rsidR="001A20E6" w:rsidRDefault="00000000">
            <w:pPr>
              <w:pStyle w:val="TableCellTaskSubject"/>
            </w:pPr>
            <w:r>
              <w:t>Indian Economy</w:t>
            </w:r>
          </w:p>
          <w:p w14:paraId="3808B8BB" w14:textId="77777777" w:rsidR="001A20E6" w:rsidRDefault="00000000">
            <w:pPr>
              <w:pStyle w:val="TableCellTaskDetails"/>
            </w:pPr>
            <w:r>
              <w:t>• Study - Inclusive Growth (E04) — 30m</w:t>
            </w:r>
          </w:p>
          <w:p w14:paraId="41A3BA9F" w14:textId="77777777" w:rsidR="001A20E6" w:rsidRDefault="00000000">
            <w:pPr>
              <w:pStyle w:val="TableCellTaskBadge"/>
              <w:shd w:val="clear" w:color="auto" w:fill="E3F2FD"/>
            </w:pPr>
            <w:r>
              <w:rPr>
                <w:b/>
                <w:bCs/>
                <w:color w:val="1976D2"/>
              </w:rPr>
              <w:t>STUDY</w:t>
            </w:r>
          </w:p>
          <w:p w14:paraId="413B33B0" w14:textId="77777777" w:rsidR="001A20E6" w:rsidRDefault="00000000">
            <w:pPr>
              <w:pStyle w:val="TableCellTaskDetails"/>
            </w:pPr>
            <w:r>
              <w:t>• Revision - Services (E08) — 30m</w:t>
            </w:r>
          </w:p>
          <w:p w14:paraId="173ABD2F" w14:textId="77777777" w:rsidR="001A20E6" w:rsidRDefault="00000000">
            <w:pPr>
              <w:pStyle w:val="TableCellTaskBadge"/>
              <w:shd w:val="clear" w:color="auto" w:fill="FCE4EC"/>
            </w:pPr>
            <w:r>
              <w:rPr>
                <w:b/>
                <w:bCs/>
                <w:color w:val="C2185B"/>
              </w:rPr>
              <w:t>REVISION</w:t>
            </w:r>
          </w:p>
          <w:p w14:paraId="43786A2C" w14:textId="77777777" w:rsidR="001A20E6" w:rsidRDefault="00000000">
            <w:pPr>
              <w:pStyle w:val="TableCellTaskDetails"/>
            </w:pPr>
            <w:r>
              <w:t>• Revision - Infrastructure (E09) — 30m</w:t>
            </w:r>
          </w:p>
          <w:p w14:paraId="7D8DF95D" w14:textId="77777777" w:rsidR="001A20E6" w:rsidRDefault="00000000">
            <w:pPr>
              <w:pStyle w:val="TableCellTaskBadge"/>
              <w:shd w:val="clear" w:color="auto" w:fill="FCE4EC"/>
            </w:pPr>
            <w:r>
              <w:rPr>
                <w:b/>
                <w:bCs/>
                <w:color w:val="C2185B"/>
              </w:rPr>
              <w:t>REVISION</w:t>
            </w:r>
          </w:p>
          <w:p w14:paraId="4AA46DC1" w14:textId="77777777" w:rsidR="001A20E6" w:rsidRDefault="00000000">
            <w:pPr>
              <w:pStyle w:val="TableCellTaskDetails"/>
            </w:pPr>
            <w:r>
              <w:t>• Practice - Services (E08) — 30m</w:t>
            </w:r>
          </w:p>
          <w:p w14:paraId="21136074" w14:textId="77777777" w:rsidR="001A20E6" w:rsidRDefault="00000000">
            <w:pPr>
              <w:pStyle w:val="TableCellTaskBadge"/>
              <w:shd w:val="clear" w:color="auto" w:fill="E8F5E8"/>
            </w:pPr>
            <w:r>
              <w:rPr>
                <w:b/>
                <w:bCs/>
                <w:color w:val="388E3C"/>
              </w:rPr>
              <w:t>PRACTICE</w:t>
            </w:r>
          </w:p>
          <w:p w14:paraId="7F6805B9" w14:textId="77777777" w:rsidR="001A20E6" w:rsidRDefault="00000000">
            <w:pPr>
              <w:pStyle w:val="TableCellTaskDetails"/>
            </w:pPr>
            <w:r>
              <w:t>• Practice - Infrastructure (E09) — 30m</w:t>
            </w:r>
          </w:p>
          <w:p w14:paraId="54B08444"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12CEFA80" w14:textId="77777777" w:rsidR="001A20E6" w:rsidRDefault="001A20E6"/>
        </w:tc>
      </w:tr>
    </w:tbl>
    <w:p w14:paraId="4A21B0EA" w14:textId="77777777" w:rsidR="001A20E6" w:rsidRDefault="001A20E6">
      <w:pPr>
        <w:spacing w:after="400"/>
      </w:pPr>
    </w:p>
    <w:p w14:paraId="098CE15F" w14:textId="77777777" w:rsidR="001A20E6" w:rsidRDefault="00000000">
      <w:pPr>
        <w:pStyle w:val="ResourceTitle"/>
      </w:pPr>
      <w:r>
        <w:t>📚 Resources for Feb 21 - Feb 27</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5B0B693D"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CAE9D40" w14:textId="77777777" w:rsidR="001A20E6" w:rsidRDefault="00000000">
            <w:pPr>
              <w:pStyle w:val="TableCellSubjectName"/>
            </w:pPr>
            <w:r>
              <w:t>Indian Polity and Governance</w:t>
            </w:r>
          </w:p>
          <w:p w14:paraId="51D392BD" w14:textId="77777777" w:rsidR="001A20E6" w:rsidRDefault="00000000">
            <w:pPr>
              <w:pStyle w:val="TableCellCategoryTitle"/>
            </w:pPr>
            <w:r>
              <w:t>📝 Practice Materials</w:t>
            </w:r>
          </w:p>
          <w:p w14:paraId="3CB14B7B" w14:textId="77777777" w:rsidR="001A20E6" w:rsidRDefault="00000000">
            <w:pPr>
              <w:pStyle w:val="TableCellResourceItem"/>
            </w:pPr>
            <w:r>
              <w:t>• La Excellence Polity Material</w:t>
            </w:r>
          </w:p>
          <w:p w14:paraId="78A979F5" w14:textId="77777777" w:rsidR="001A20E6" w:rsidRDefault="00000000">
            <w:pPr>
              <w:pStyle w:val="TableCellResourceItem"/>
            </w:pPr>
            <w:r>
              <w:t>• Mains RRP + Prelims RRP</w:t>
            </w:r>
          </w:p>
          <w:p w14:paraId="18B8A8C3" w14:textId="77777777" w:rsidR="001A20E6" w:rsidRDefault="00000000">
            <w:pPr>
              <w:pStyle w:val="TableCellResourceItem"/>
            </w:pPr>
            <w:r>
              <w:t>• Prelims &amp; Mains Workbooks</w:t>
            </w:r>
          </w:p>
          <w:p w14:paraId="7F2F04F2" w14:textId="77777777" w:rsidR="001A20E6" w:rsidRDefault="00000000">
            <w:pPr>
              <w:pStyle w:val="TableCellCategoryTitle"/>
            </w:pPr>
            <w:r>
              <w:t>📰 Current Affairs</w:t>
            </w:r>
          </w:p>
          <w:p w14:paraId="49DDBC63" w14:textId="77777777" w:rsidR="001A20E6" w:rsidRDefault="00000000">
            <w:pPr>
              <w:pStyle w:val="TableCellResourceItem"/>
            </w:pPr>
            <w:r>
              <w:t>• NITI Aayog Reports + PRS Briefs</w:t>
            </w:r>
          </w:p>
          <w:p w14:paraId="5A910133" w14:textId="77777777" w:rsidR="001A20E6" w:rsidRDefault="00000000">
            <w:pPr>
              <w:pStyle w:val="TableCellResourceItem"/>
            </w:pPr>
            <w:r>
              <w:t>• Newspapers (The Hindu/Indian Express)</w:t>
            </w:r>
          </w:p>
          <w:p w14:paraId="07E7D633"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64111FBE" w14:textId="77777777" w:rsidR="001A20E6" w:rsidRDefault="00000000">
            <w:pPr>
              <w:pStyle w:val="TableCellSubjectName"/>
            </w:pPr>
            <w:r>
              <w:t>Indian Economy</w:t>
            </w:r>
          </w:p>
          <w:p w14:paraId="7FFBA538" w14:textId="77777777" w:rsidR="001A20E6" w:rsidRDefault="00000000">
            <w:pPr>
              <w:pStyle w:val="TableCellCategoryTitle"/>
            </w:pPr>
            <w:r>
              <w:t>📝 Practice Materials</w:t>
            </w:r>
          </w:p>
          <w:p w14:paraId="73FE5671" w14:textId="77777777" w:rsidR="001A20E6" w:rsidRDefault="00000000">
            <w:pPr>
              <w:pStyle w:val="TableCellResourceItem"/>
            </w:pPr>
            <w:r>
              <w:t>• La Excellence Economy Material</w:t>
            </w:r>
          </w:p>
          <w:p w14:paraId="7F472C0D" w14:textId="77777777" w:rsidR="001A20E6" w:rsidRDefault="00000000">
            <w:pPr>
              <w:pStyle w:val="TableCellResourceItem"/>
            </w:pPr>
            <w:r>
              <w:t>• Mains RRP + Prelims RRP</w:t>
            </w:r>
          </w:p>
          <w:p w14:paraId="6871EA6D" w14:textId="77777777" w:rsidR="001A20E6" w:rsidRDefault="00000000">
            <w:pPr>
              <w:pStyle w:val="TableCellResourceItem"/>
            </w:pPr>
            <w:r>
              <w:t>• Prelims &amp; Mains Workbooks</w:t>
            </w:r>
          </w:p>
          <w:p w14:paraId="753B539A" w14:textId="77777777" w:rsidR="001A20E6" w:rsidRDefault="00000000">
            <w:pPr>
              <w:pStyle w:val="TableCellCategoryTitle"/>
            </w:pPr>
            <w:r>
              <w:t>📰 Current Affairs</w:t>
            </w:r>
          </w:p>
          <w:p w14:paraId="00032C64" w14:textId="77777777" w:rsidR="001A20E6" w:rsidRDefault="00000000">
            <w:pPr>
              <w:pStyle w:val="TableCellResourceItem"/>
            </w:pPr>
            <w:r>
              <w:t>• NITI Aayog Reports + Economic survey and Budget</w:t>
            </w:r>
          </w:p>
          <w:p w14:paraId="14CAABF5" w14:textId="77777777" w:rsidR="001A20E6" w:rsidRDefault="00000000">
            <w:pPr>
              <w:pStyle w:val="TableCellResourceItem"/>
            </w:pPr>
            <w:r>
              <w:t>• Newspapers (Hindu and IE Explained)</w:t>
            </w:r>
          </w:p>
        </w:tc>
        <w:tc>
          <w:tcPr>
            <w:tcW w:w="1650" w:type="pct"/>
          </w:tcPr>
          <w:p w14:paraId="3E338F40" w14:textId="77777777" w:rsidR="001A20E6" w:rsidRDefault="001A20E6"/>
        </w:tc>
      </w:tr>
    </w:tbl>
    <w:p w14:paraId="5FD13727"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68CB3124" w14:textId="77777777">
        <w:tc>
          <w:tcPr>
            <w:tcW w:w="2500" w:type="pct"/>
            <w:tcMar>
              <w:top w:w="0" w:type="dxa"/>
              <w:left w:w="0" w:type="dxa"/>
              <w:bottom w:w="0" w:type="dxa"/>
              <w:right w:w="0" w:type="dxa"/>
            </w:tcMar>
          </w:tcPr>
          <w:p w14:paraId="783DC5E1" w14:textId="77777777" w:rsidR="001A20E6" w:rsidRDefault="00000000">
            <w:pPr>
              <w:pStyle w:val="WeekTitle"/>
            </w:pPr>
            <w:r>
              <w:rPr>
                <w:color w:val="B91C1C"/>
              </w:rPr>
              <w:t>📅 Feb 28 - Mar 06, 2027</w:t>
            </w:r>
          </w:p>
        </w:tc>
        <w:tc>
          <w:tcPr>
            <w:tcW w:w="2500" w:type="pct"/>
            <w:tcMar>
              <w:top w:w="0" w:type="dxa"/>
              <w:left w:w="0" w:type="dxa"/>
              <w:bottom w:w="0" w:type="dxa"/>
              <w:right w:w="0" w:type="dxa"/>
            </w:tcMar>
          </w:tcPr>
          <w:p w14:paraId="74DD4C76" w14:textId="77777777" w:rsidR="001A20E6" w:rsidRDefault="00000000">
            <w:pPr>
              <w:pStyle w:val="WeekCycleName"/>
            </w:pPr>
            <w:r>
              <w:rPr>
                <w:color w:val="B91C1C"/>
              </w:rPr>
              <w:t>C4</w:t>
            </w:r>
          </w:p>
        </w:tc>
      </w:tr>
    </w:tbl>
    <w:p w14:paraId="56293008"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216498C3" w14:textId="77777777">
        <w:tc>
          <w:tcPr>
            <w:tcW w:w="700" w:type="pct"/>
            <w:shd w:val="clear" w:color="auto" w:fill="FEE2E2"/>
            <w:tcMar>
              <w:top w:w="200" w:type="dxa"/>
              <w:left w:w="100" w:type="dxa"/>
              <w:bottom w:w="200" w:type="dxa"/>
              <w:right w:w="100" w:type="dxa"/>
            </w:tcMar>
          </w:tcPr>
          <w:p w14:paraId="052489B6" w14:textId="77777777" w:rsidR="001A20E6" w:rsidRDefault="00000000">
            <w:pPr>
              <w:pStyle w:val="TableCellCalendarDayHeader"/>
            </w:pPr>
            <w:r>
              <w:rPr>
                <w:color w:val="B91C1C"/>
              </w:rPr>
              <w:t>Sunday</w:t>
            </w:r>
          </w:p>
          <w:p w14:paraId="65C3C6AF" w14:textId="77777777" w:rsidR="001A20E6" w:rsidRDefault="00000000">
            <w:pPr>
              <w:pStyle w:val="TableCellCalendarDateHeader"/>
            </w:pPr>
            <w:r>
              <w:rPr>
                <w:color w:val="B91C1C"/>
              </w:rPr>
              <w:t>Feb 28</w:t>
            </w:r>
          </w:p>
          <w:p w14:paraId="22AA10ED"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71581668" w14:textId="77777777" w:rsidR="001A20E6" w:rsidRDefault="00000000">
            <w:pPr>
              <w:pStyle w:val="TableCellCalendarDayHeader"/>
            </w:pPr>
            <w:r>
              <w:rPr>
                <w:color w:val="B91C1C"/>
              </w:rPr>
              <w:t>Monday</w:t>
            </w:r>
          </w:p>
          <w:p w14:paraId="5B608A77" w14:textId="77777777" w:rsidR="001A20E6" w:rsidRDefault="00000000">
            <w:pPr>
              <w:pStyle w:val="TableCellCalendarDateHeader"/>
            </w:pPr>
            <w:r>
              <w:rPr>
                <w:color w:val="B91C1C"/>
              </w:rPr>
              <w:t>Mar 01</w:t>
            </w:r>
          </w:p>
          <w:p w14:paraId="21ACECA5"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01FF41A0" w14:textId="77777777" w:rsidR="001A20E6" w:rsidRDefault="00000000">
            <w:pPr>
              <w:pStyle w:val="TableCellCalendarDayHeader"/>
            </w:pPr>
            <w:r>
              <w:rPr>
                <w:color w:val="B91C1C"/>
              </w:rPr>
              <w:t>Tuesday</w:t>
            </w:r>
          </w:p>
          <w:p w14:paraId="388535C5" w14:textId="77777777" w:rsidR="001A20E6" w:rsidRDefault="00000000">
            <w:pPr>
              <w:pStyle w:val="TableCellCalendarDateHeader"/>
            </w:pPr>
            <w:r>
              <w:rPr>
                <w:color w:val="B91C1C"/>
              </w:rPr>
              <w:t>Mar 02</w:t>
            </w:r>
          </w:p>
          <w:p w14:paraId="696CAB92"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08FEEB31" w14:textId="77777777" w:rsidR="001A20E6" w:rsidRDefault="00000000">
            <w:pPr>
              <w:pStyle w:val="TableCellCalendarDayHeader"/>
            </w:pPr>
            <w:r>
              <w:rPr>
                <w:color w:val="B91C1C"/>
              </w:rPr>
              <w:t>Wednesday</w:t>
            </w:r>
          </w:p>
          <w:p w14:paraId="36916089" w14:textId="77777777" w:rsidR="001A20E6" w:rsidRDefault="00000000">
            <w:pPr>
              <w:pStyle w:val="TableCellCalendarDateHeader"/>
            </w:pPr>
            <w:r>
              <w:rPr>
                <w:color w:val="B91C1C"/>
              </w:rPr>
              <w:t>Mar 03</w:t>
            </w:r>
          </w:p>
          <w:p w14:paraId="02314848"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37AEA3D6" w14:textId="77777777" w:rsidR="001A20E6" w:rsidRDefault="00000000">
            <w:pPr>
              <w:pStyle w:val="TableCellCalendarDayHeader"/>
            </w:pPr>
            <w:r>
              <w:rPr>
                <w:color w:val="B91C1C"/>
              </w:rPr>
              <w:t>Thursday</w:t>
            </w:r>
          </w:p>
          <w:p w14:paraId="41D00CA1" w14:textId="77777777" w:rsidR="001A20E6" w:rsidRDefault="00000000">
            <w:pPr>
              <w:pStyle w:val="TableCellCalendarDateHeader"/>
            </w:pPr>
            <w:r>
              <w:rPr>
                <w:color w:val="B91C1C"/>
              </w:rPr>
              <w:t>Mar 04</w:t>
            </w:r>
          </w:p>
          <w:p w14:paraId="65815CB2"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2ECDFB32" w14:textId="77777777" w:rsidR="001A20E6" w:rsidRDefault="00000000">
            <w:pPr>
              <w:pStyle w:val="TableCellCalendarDayHeader"/>
            </w:pPr>
            <w:r>
              <w:rPr>
                <w:color w:val="B91C1C"/>
              </w:rPr>
              <w:t>Friday</w:t>
            </w:r>
          </w:p>
          <w:p w14:paraId="2F2A8189" w14:textId="77777777" w:rsidR="001A20E6" w:rsidRDefault="00000000">
            <w:pPr>
              <w:pStyle w:val="TableCellCalendarDateHeader"/>
            </w:pPr>
            <w:r>
              <w:rPr>
                <w:color w:val="B91C1C"/>
              </w:rPr>
              <w:t>Mar 05</w:t>
            </w:r>
          </w:p>
          <w:p w14:paraId="0CB82C7B"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108F17A5" w14:textId="77777777" w:rsidR="001A20E6" w:rsidRDefault="00000000">
            <w:pPr>
              <w:pStyle w:val="TableCellCalendarDayHeader"/>
            </w:pPr>
            <w:r>
              <w:rPr>
                <w:color w:val="F57C00"/>
              </w:rPr>
              <w:t>Saturday</w:t>
            </w:r>
          </w:p>
          <w:p w14:paraId="5C8AC7D1" w14:textId="77777777" w:rsidR="001A20E6" w:rsidRDefault="00000000">
            <w:pPr>
              <w:pStyle w:val="TableCellCalendarDateHeader"/>
            </w:pPr>
            <w:r>
              <w:rPr>
                <w:color w:val="F57C00"/>
              </w:rPr>
              <w:t>Mar 06</w:t>
            </w:r>
          </w:p>
          <w:p w14:paraId="53208394" w14:textId="77777777" w:rsidR="001A20E6" w:rsidRDefault="00000000">
            <w:pPr>
              <w:pStyle w:val="TableCellCatchupLabel"/>
            </w:pPr>
            <w:r>
              <w:rPr>
                <w:color w:val="F57C00"/>
              </w:rPr>
              <w:t>Catchup Day</w:t>
            </w:r>
          </w:p>
        </w:tc>
      </w:tr>
      <w:tr w:rsidR="001A20E6" w14:paraId="09742634" w14:textId="77777777">
        <w:tc>
          <w:tcPr>
            <w:tcW w:w="700" w:type="pct"/>
            <w:shd w:val="clear" w:color="auto" w:fill="FEE2E2"/>
            <w:tcMar>
              <w:top w:w="150" w:type="dxa"/>
              <w:left w:w="100" w:type="dxa"/>
              <w:bottom w:w="150" w:type="dxa"/>
              <w:right w:w="100" w:type="dxa"/>
            </w:tcMar>
          </w:tcPr>
          <w:p w14:paraId="2B453C12" w14:textId="77777777" w:rsidR="001A20E6" w:rsidRDefault="00000000">
            <w:pPr>
              <w:pStyle w:val="TableCellTaskSubject"/>
            </w:pPr>
            <w:r>
              <w:t>Indian Polity and Governance</w:t>
            </w:r>
          </w:p>
          <w:p w14:paraId="1A1E401B" w14:textId="77777777" w:rsidR="001A20E6" w:rsidRDefault="00000000">
            <w:pPr>
              <w:pStyle w:val="TableCellTaskDetails"/>
            </w:pPr>
            <w:r>
              <w:t>• Test - TEST — 3h</w:t>
            </w:r>
          </w:p>
          <w:p w14:paraId="158DFCD1"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03288977" w14:textId="77777777" w:rsidR="001A20E6" w:rsidRDefault="00000000">
            <w:pPr>
              <w:pStyle w:val="TableCellTaskSubject"/>
            </w:pPr>
            <w:r>
              <w:t>Indian Polity and Governance</w:t>
            </w:r>
          </w:p>
          <w:p w14:paraId="452E3BCC" w14:textId="77777777" w:rsidR="001A20E6" w:rsidRDefault="00000000">
            <w:pPr>
              <w:pStyle w:val="TableCellTaskDetails"/>
            </w:pPr>
            <w:r>
              <w:t>• Study - Non-Constitutional Bodies (P08) — 30m</w:t>
            </w:r>
          </w:p>
          <w:p w14:paraId="19B8E957" w14:textId="77777777" w:rsidR="001A20E6" w:rsidRDefault="00000000">
            <w:pPr>
              <w:pStyle w:val="TableCellTaskBadge"/>
              <w:shd w:val="clear" w:color="auto" w:fill="E3F2FD"/>
            </w:pPr>
            <w:r>
              <w:rPr>
                <w:b/>
                <w:bCs/>
                <w:color w:val="1976D2"/>
              </w:rPr>
              <w:t>STUDY</w:t>
            </w:r>
          </w:p>
          <w:p w14:paraId="65DC6C1F" w14:textId="77777777" w:rsidR="001A20E6" w:rsidRDefault="00000000">
            <w:pPr>
              <w:pStyle w:val="TableCellTaskDetails"/>
            </w:pPr>
            <w:r>
              <w:t>• Revision - Non-Constitutional Bodies (P08) — 1h</w:t>
            </w:r>
          </w:p>
          <w:p w14:paraId="542CBFF8" w14:textId="77777777" w:rsidR="001A20E6" w:rsidRDefault="00000000">
            <w:pPr>
              <w:pStyle w:val="TableCellTaskBadge"/>
              <w:shd w:val="clear" w:color="auto" w:fill="FCE4EC"/>
            </w:pPr>
            <w:r>
              <w:rPr>
                <w:b/>
                <w:bCs/>
                <w:color w:val="C2185B"/>
              </w:rPr>
              <w:t>REVISION</w:t>
            </w:r>
          </w:p>
          <w:p w14:paraId="53CD7DB6" w14:textId="77777777" w:rsidR="001A20E6" w:rsidRDefault="00000000">
            <w:pPr>
              <w:pStyle w:val="TableCellTaskDetails"/>
            </w:pPr>
            <w:r>
              <w:t>• Practice - Non-Constitutional Bodies (P08) — 1h</w:t>
            </w:r>
          </w:p>
          <w:p w14:paraId="0D5C892F"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3207904A" w14:textId="77777777" w:rsidR="001A20E6" w:rsidRDefault="00000000">
            <w:pPr>
              <w:pStyle w:val="TableCellTaskSubject"/>
            </w:pPr>
            <w:r>
              <w:t>Indian Polity and Governance</w:t>
            </w:r>
          </w:p>
          <w:p w14:paraId="673733E8" w14:textId="77777777" w:rsidR="001A20E6" w:rsidRDefault="00000000">
            <w:pPr>
              <w:pStyle w:val="TableCellTaskDetails"/>
            </w:pPr>
            <w:r>
              <w:t>• Study - Other Constitutional Dimensions (P09) — 30m</w:t>
            </w:r>
          </w:p>
          <w:p w14:paraId="4BCF40FE" w14:textId="77777777" w:rsidR="001A20E6" w:rsidRDefault="00000000">
            <w:pPr>
              <w:pStyle w:val="TableCellTaskBadge"/>
              <w:shd w:val="clear" w:color="auto" w:fill="E3F2FD"/>
            </w:pPr>
            <w:r>
              <w:rPr>
                <w:b/>
                <w:bCs/>
                <w:color w:val="1976D2"/>
              </w:rPr>
              <w:t>STUDY</w:t>
            </w:r>
          </w:p>
          <w:p w14:paraId="68FD37D2" w14:textId="77777777" w:rsidR="001A20E6" w:rsidRDefault="00000000">
            <w:pPr>
              <w:pStyle w:val="TableCellTaskDetails"/>
            </w:pPr>
            <w:r>
              <w:t>• Revision - Other Constitutional Dimensions (P09) — 1h</w:t>
            </w:r>
          </w:p>
          <w:p w14:paraId="5553748A" w14:textId="77777777" w:rsidR="001A20E6" w:rsidRDefault="00000000">
            <w:pPr>
              <w:pStyle w:val="TableCellTaskBadge"/>
              <w:shd w:val="clear" w:color="auto" w:fill="FCE4EC"/>
            </w:pPr>
            <w:r>
              <w:rPr>
                <w:b/>
                <w:bCs/>
                <w:color w:val="C2185B"/>
              </w:rPr>
              <w:t>REVISION</w:t>
            </w:r>
          </w:p>
          <w:p w14:paraId="7DAAB8A2" w14:textId="77777777" w:rsidR="001A20E6" w:rsidRDefault="00000000">
            <w:pPr>
              <w:pStyle w:val="TableCellTaskDetails"/>
            </w:pPr>
            <w:r>
              <w:t>• Practice - Other Constitutional Dimensions (P09) — 1h</w:t>
            </w:r>
          </w:p>
          <w:p w14:paraId="197A0B47"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7A0F4FF9" w14:textId="77777777" w:rsidR="001A20E6" w:rsidRDefault="00000000">
            <w:pPr>
              <w:pStyle w:val="TableCellTaskSubject"/>
            </w:pPr>
            <w:r>
              <w:t>Indian Polity and Governance</w:t>
            </w:r>
          </w:p>
          <w:p w14:paraId="387BF19A" w14:textId="77777777" w:rsidR="001A20E6" w:rsidRDefault="00000000">
            <w:pPr>
              <w:pStyle w:val="TableCellTaskDetails"/>
            </w:pPr>
            <w:r>
              <w:t>• Study - Political Dynamics (P10) — 30m</w:t>
            </w:r>
          </w:p>
          <w:p w14:paraId="05F07B3D" w14:textId="77777777" w:rsidR="001A20E6" w:rsidRDefault="00000000">
            <w:pPr>
              <w:pStyle w:val="TableCellTaskBadge"/>
              <w:shd w:val="clear" w:color="auto" w:fill="E3F2FD"/>
            </w:pPr>
            <w:r>
              <w:rPr>
                <w:b/>
                <w:bCs/>
                <w:color w:val="1976D2"/>
              </w:rPr>
              <w:t>STUDY</w:t>
            </w:r>
          </w:p>
          <w:p w14:paraId="75B481EA" w14:textId="77777777" w:rsidR="001A20E6" w:rsidRDefault="00000000">
            <w:pPr>
              <w:pStyle w:val="TableCellTaskDetails"/>
            </w:pPr>
            <w:r>
              <w:t>• Revision - Political Dynamics (P10) — 1h</w:t>
            </w:r>
          </w:p>
          <w:p w14:paraId="28E8D509" w14:textId="77777777" w:rsidR="001A20E6" w:rsidRDefault="00000000">
            <w:pPr>
              <w:pStyle w:val="TableCellTaskBadge"/>
              <w:shd w:val="clear" w:color="auto" w:fill="FCE4EC"/>
            </w:pPr>
            <w:r>
              <w:rPr>
                <w:b/>
                <w:bCs/>
                <w:color w:val="C2185B"/>
              </w:rPr>
              <w:t>REVISION</w:t>
            </w:r>
          </w:p>
          <w:p w14:paraId="07418AD2" w14:textId="77777777" w:rsidR="001A20E6" w:rsidRDefault="00000000">
            <w:pPr>
              <w:pStyle w:val="TableCellTaskDetails"/>
            </w:pPr>
            <w:r>
              <w:t>• Practice - Political Dynamics (P10) — 1h</w:t>
            </w:r>
          </w:p>
          <w:p w14:paraId="787757E1"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1573386B" w14:textId="77777777" w:rsidR="001A20E6" w:rsidRDefault="00000000">
            <w:pPr>
              <w:pStyle w:val="TableCellTaskSubject"/>
            </w:pPr>
            <w:r>
              <w:t>Indian Polity and Governance</w:t>
            </w:r>
          </w:p>
          <w:p w14:paraId="00482715" w14:textId="77777777" w:rsidR="001A20E6" w:rsidRDefault="00000000">
            <w:pPr>
              <w:pStyle w:val="TableCellTaskDetails"/>
            </w:pPr>
            <w:r>
              <w:t>• Study - Governance (P11) — 30m</w:t>
            </w:r>
          </w:p>
          <w:p w14:paraId="6B100BAC" w14:textId="77777777" w:rsidR="001A20E6" w:rsidRDefault="00000000">
            <w:pPr>
              <w:pStyle w:val="TableCellTaskBadge"/>
              <w:shd w:val="clear" w:color="auto" w:fill="E3F2FD"/>
            </w:pPr>
            <w:r>
              <w:rPr>
                <w:b/>
                <w:bCs/>
                <w:color w:val="1976D2"/>
              </w:rPr>
              <w:t>STUDY</w:t>
            </w:r>
          </w:p>
          <w:p w14:paraId="619CA46B" w14:textId="77777777" w:rsidR="001A20E6" w:rsidRDefault="00000000">
            <w:pPr>
              <w:pStyle w:val="TableCellTaskDetails"/>
            </w:pPr>
            <w:r>
              <w:t>• Revision - Governance (P11) — 1h</w:t>
            </w:r>
          </w:p>
          <w:p w14:paraId="515C8A57" w14:textId="77777777" w:rsidR="001A20E6" w:rsidRDefault="00000000">
            <w:pPr>
              <w:pStyle w:val="TableCellTaskBadge"/>
              <w:shd w:val="clear" w:color="auto" w:fill="FCE4EC"/>
            </w:pPr>
            <w:r>
              <w:rPr>
                <w:b/>
                <w:bCs/>
                <w:color w:val="C2185B"/>
              </w:rPr>
              <w:t>REVISION</w:t>
            </w:r>
          </w:p>
          <w:p w14:paraId="663413E7" w14:textId="77777777" w:rsidR="001A20E6" w:rsidRDefault="00000000">
            <w:pPr>
              <w:pStyle w:val="TableCellTaskDetails"/>
            </w:pPr>
            <w:r>
              <w:t>• Practice - Governance (P11) — 1h</w:t>
            </w:r>
          </w:p>
          <w:p w14:paraId="76EC7F1F"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69D5D247" w14:textId="77777777" w:rsidR="001A20E6" w:rsidRDefault="00000000">
            <w:pPr>
              <w:pStyle w:val="TableCellTaskSubject"/>
            </w:pPr>
            <w:r>
              <w:t>Indian Polity and Governance</w:t>
            </w:r>
          </w:p>
          <w:p w14:paraId="4AF0DDF6" w14:textId="77777777" w:rsidR="001A20E6" w:rsidRDefault="00000000">
            <w:pPr>
              <w:pStyle w:val="TableCellTaskDetails"/>
            </w:pPr>
            <w:r>
              <w:t>• Study - Broad / Overlap (P00) — 30m</w:t>
            </w:r>
          </w:p>
          <w:p w14:paraId="157FFCFD" w14:textId="77777777" w:rsidR="001A20E6" w:rsidRDefault="00000000">
            <w:pPr>
              <w:pStyle w:val="TableCellTaskBadge"/>
              <w:shd w:val="clear" w:color="auto" w:fill="E3F2FD"/>
            </w:pPr>
            <w:r>
              <w:rPr>
                <w:b/>
                <w:bCs/>
                <w:color w:val="1976D2"/>
              </w:rPr>
              <w:t>STUDY</w:t>
            </w:r>
          </w:p>
          <w:p w14:paraId="6A19287C" w14:textId="77777777" w:rsidR="001A20E6" w:rsidRDefault="00000000">
            <w:pPr>
              <w:pStyle w:val="TableCellTaskDetails"/>
            </w:pPr>
            <w:r>
              <w:t>• Revision - Broad / Overlap (P00) — 30m</w:t>
            </w:r>
          </w:p>
          <w:p w14:paraId="62330E30" w14:textId="77777777" w:rsidR="001A20E6" w:rsidRDefault="00000000">
            <w:pPr>
              <w:pStyle w:val="TableCellTaskBadge"/>
              <w:shd w:val="clear" w:color="auto" w:fill="FCE4EC"/>
            </w:pPr>
            <w:r>
              <w:rPr>
                <w:b/>
                <w:bCs/>
                <w:color w:val="C2185B"/>
              </w:rPr>
              <w:t>REVISION</w:t>
            </w:r>
          </w:p>
          <w:p w14:paraId="5BB42BEA" w14:textId="77777777" w:rsidR="001A20E6" w:rsidRDefault="00000000">
            <w:pPr>
              <w:pStyle w:val="TableCellTaskDetails"/>
            </w:pPr>
            <w:r>
              <w:t>• Revision - Constitutional Framework (P01) — 30m</w:t>
            </w:r>
          </w:p>
          <w:p w14:paraId="2A05A01A" w14:textId="77777777" w:rsidR="001A20E6" w:rsidRDefault="00000000">
            <w:pPr>
              <w:pStyle w:val="TableCellTaskBadge"/>
              <w:shd w:val="clear" w:color="auto" w:fill="FCE4EC"/>
            </w:pPr>
            <w:r>
              <w:rPr>
                <w:b/>
                <w:bCs/>
                <w:color w:val="C2185B"/>
              </w:rPr>
              <w:t>REVISION</w:t>
            </w:r>
          </w:p>
          <w:p w14:paraId="34DBD518" w14:textId="77777777" w:rsidR="001A20E6" w:rsidRDefault="00000000">
            <w:pPr>
              <w:pStyle w:val="TableCellTaskDetails"/>
            </w:pPr>
            <w:r>
              <w:t>• Practice - Broad / Overlap (P00) — 30m</w:t>
            </w:r>
          </w:p>
          <w:p w14:paraId="708AD6C7" w14:textId="77777777" w:rsidR="001A20E6" w:rsidRDefault="00000000">
            <w:pPr>
              <w:pStyle w:val="TableCellTaskBadge"/>
              <w:shd w:val="clear" w:color="auto" w:fill="E8F5E8"/>
            </w:pPr>
            <w:r>
              <w:rPr>
                <w:b/>
                <w:bCs/>
                <w:color w:val="388E3C"/>
              </w:rPr>
              <w:t>PRACTICE</w:t>
            </w:r>
          </w:p>
          <w:p w14:paraId="195E8110" w14:textId="77777777" w:rsidR="001A20E6" w:rsidRDefault="00000000">
            <w:pPr>
              <w:pStyle w:val="TableCellTaskDetails"/>
            </w:pPr>
            <w:r>
              <w:t>• Practice - Constitutional Framework (P01) — 30m</w:t>
            </w:r>
          </w:p>
          <w:p w14:paraId="598A0486"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1EDC6DFC" w14:textId="77777777" w:rsidR="001A20E6" w:rsidRDefault="001A20E6"/>
        </w:tc>
      </w:tr>
      <w:tr w:rsidR="001A20E6" w14:paraId="23961CB2" w14:textId="77777777">
        <w:tc>
          <w:tcPr>
            <w:tcW w:w="700" w:type="pct"/>
            <w:shd w:val="clear" w:color="auto" w:fill="FEE2E2"/>
            <w:tcMar>
              <w:top w:w="150" w:type="dxa"/>
              <w:left w:w="100" w:type="dxa"/>
              <w:bottom w:w="150" w:type="dxa"/>
              <w:right w:w="100" w:type="dxa"/>
            </w:tcMar>
          </w:tcPr>
          <w:p w14:paraId="47EA6192" w14:textId="77777777" w:rsidR="001A20E6" w:rsidRDefault="00000000">
            <w:pPr>
              <w:pStyle w:val="TableCellTaskSubject"/>
            </w:pPr>
            <w:r>
              <w:t>Indian Economy</w:t>
            </w:r>
          </w:p>
          <w:p w14:paraId="05ADFF3A" w14:textId="77777777" w:rsidR="001A20E6" w:rsidRDefault="00000000">
            <w:pPr>
              <w:pStyle w:val="TableCellTaskDetails"/>
            </w:pPr>
            <w:r>
              <w:t>• Test - TEST — 3h</w:t>
            </w:r>
          </w:p>
          <w:p w14:paraId="7F24F7BC"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4840D2D2" w14:textId="77777777" w:rsidR="001A20E6" w:rsidRDefault="00000000">
            <w:pPr>
              <w:pStyle w:val="TableCellTaskSubject"/>
            </w:pPr>
            <w:r>
              <w:t>Indian Economy</w:t>
            </w:r>
          </w:p>
          <w:p w14:paraId="79E48EF0" w14:textId="77777777" w:rsidR="001A20E6" w:rsidRDefault="00000000">
            <w:pPr>
              <w:pStyle w:val="TableCellTaskDetails"/>
            </w:pPr>
            <w:r>
              <w:t>• Study - Poverty and Unemployment (E05) — 30m</w:t>
            </w:r>
          </w:p>
          <w:p w14:paraId="504C866C" w14:textId="77777777" w:rsidR="001A20E6" w:rsidRDefault="00000000">
            <w:pPr>
              <w:pStyle w:val="TableCellTaskBadge"/>
              <w:shd w:val="clear" w:color="auto" w:fill="E3F2FD"/>
            </w:pPr>
            <w:r>
              <w:rPr>
                <w:b/>
                <w:bCs/>
                <w:color w:val="1976D2"/>
              </w:rPr>
              <w:t>STUDY</w:t>
            </w:r>
          </w:p>
          <w:p w14:paraId="22CDB308" w14:textId="77777777" w:rsidR="001A20E6" w:rsidRDefault="00000000">
            <w:pPr>
              <w:pStyle w:val="TableCellTaskDetails"/>
            </w:pPr>
            <w:r>
              <w:t>• Revision - Investment Models (E10) — 30m</w:t>
            </w:r>
          </w:p>
          <w:p w14:paraId="4859EC8F" w14:textId="77777777" w:rsidR="001A20E6" w:rsidRDefault="00000000">
            <w:pPr>
              <w:pStyle w:val="TableCellTaskBadge"/>
              <w:shd w:val="clear" w:color="auto" w:fill="FCE4EC"/>
            </w:pPr>
            <w:r>
              <w:rPr>
                <w:b/>
                <w:bCs/>
                <w:color w:val="C2185B"/>
              </w:rPr>
              <w:t>REVISION</w:t>
            </w:r>
          </w:p>
          <w:p w14:paraId="3CD4FBB2" w14:textId="77777777" w:rsidR="001A20E6" w:rsidRDefault="00000000">
            <w:pPr>
              <w:pStyle w:val="TableCellTaskDetails"/>
            </w:pPr>
            <w:r>
              <w:t>• Revision - Land Reforms (E11) — 30m</w:t>
            </w:r>
          </w:p>
          <w:p w14:paraId="51C8BC05" w14:textId="77777777" w:rsidR="001A20E6" w:rsidRDefault="00000000">
            <w:pPr>
              <w:pStyle w:val="TableCellTaskBadge"/>
              <w:shd w:val="clear" w:color="auto" w:fill="FCE4EC"/>
            </w:pPr>
            <w:r>
              <w:rPr>
                <w:b/>
                <w:bCs/>
                <w:color w:val="C2185B"/>
              </w:rPr>
              <w:t>REVISION</w:t>
            </w:r>
          </w:p>
          <w:p w14:paraId="1CE1FC49" w14:textId="77777777" w:rsidR="001A20E6" w:rsidRDefault="00000000">
            <w:pPr>
              <w:pStyle w:val="TableCellTaskDetails"/>
            </w:pPr>
            <w:r>
              <w:t>• Practice - Investment Models (E10) — 30m</w:t>
            </w:r>
          </w:p>
          <w:p w14:paraId="249848A6" w14:textId="77777777" w:rsidR="001A20E6" w:rsidRDefault="00000000">
            <w:pPr>
              <w:pStyle w:val="TableCellTaskBadge"/>
              <w:shd w:val="clear" w:color="auto" w:fill="E8F5E8"/>
            </w:pPr>
            <w:r>
              <w:rPr>
                <w:b/>
                <w:bCs/>
                <w:color w:val="388E3C"/>
              </w:rPr>
              <w:t>PRACTICE</w:t>
            </w:r>
          </w:p>
          <w:p w14:paraId="0127D0C4" w14:textId="77777777" w:rsidR="001A20E6" w:rsidRDefault="00000000">
            <w:pPr>
              <w:pStyle w:val="TableCellTaskDetails"/>
            </w:pPr>
            <w:r>
              <w:t>• Practice - Land Reforms (E11) — 30m</w:t>
            </w:r>
          </w:p>
          <w:p w14:paraId="6F80951D"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32E5764B" w14:textId="77777777" w:rsidR="001A20E6" w:rsidRDefault="00000000">
            <w:pPr>
              <w:pStyle w:val="TableCellTaskSubject"/>
            </w:pPr>
            <w:r>
              <w:t>Indian Economy</w:t>
            </w:r>
          </w:p>
          <w:p w14:paraId="27F7EABF" w14:textId="77777777" w:rsidR="001A20E6" w:rsidRDefault="00000000">
            <w:pPr>
              <w:pStyle w:val="TableCellTaskDetails"/>
            </w:pPr>
            <w:r>
              <w:t>• Study - Agriculture (E06) — 30m</w:t>
            </w:r>
          </w:p>
          <w:p w14:paraId="6CF57082" w14:textId="77777777" w:rsidR="001A20E6" w:rsidRDefault="00000000">
            <w:pPr>
              <w:pStyle w:val="TableCellTaskBadge"/>
              <w:shd w:val="clear" w:color="auto" w:fill="E3F2FD"/>
            </w:pPr>
            <w:r>
              <w:rPr>
                <w:b/>
                <w:bCs/>
                <w:color w:val="1976D2"/>
              </w:rPr>
              <w:t>STUDY</w:t>
            </w:r>
          </w:p>
          <w:p w14:paraId="1EEA243D" w14:textId="77777777" w:rsidR="001A20E6" w:rsidRDefault="00000000">
            <w:pPr>
              <w:pStyle w:val="TableCellTaskDetails"/>
            </w:pPr>
            <w:r>
              <w:t>• Revision - Effects of Liberalization (E12) — 30m</w:t>
            </w:r>
          </w:p>
          <w:p w14:paraId="177CF920" w14:textId="77777777" w:rsidR="001A20E6" w:rsidRDefault="00000000">
            <w:pPr>
              <w:pStyle w:val="TableCellTaskBadge"/>
              <w:shd w:val="clear" w:color="auto" w:fill="FCE4EC"/>
            </w:pPr>
            <w:r>
              <w:rPr>
                <w:b/>
                <w:bCs/>
                <w:color w:val="C2185B"/>
              </w:rPr>
              <w:t>REVISION</w:t>
            </w:r>
          </w:p>
          <w:p w14:paraId="306E069C" w14:textId="77777777" w:rsidR="001A20E6" w:rsidRDefault="00000000">
            <w:pPr>
              <w:pStyle w:val="TableCellTaskDetails"/>
            </w:pPr>
            <w:r>
              <w:t>• Revision - External Sector (E13) — 30m</w:t>
            </w:r>
          </w:p>
          <w:p w14:paraId="08005B2D" w14:textId="77777777" w:rsidR="001A20E6" w:rsidRDefault="00000000">
            <w:pPr>
              <w:pStyle w:val="TableCellTaskBadge"/>
              <w:shd w:val="clear" w:color="auto" w:fill="FCE4EC"/>
            </w:pPr>
            <w:r>
              <w:rPr>
                <w:b/>
                <w:bCs/>
                <w:color w:val="C2185B"/>
              </w:rPr>
              <w:t>REVISION</w:t>
            </w:r>
          </w:p>
          <w:p w14:paraId="10B69249" w14:textId="77777777" w:rsidR="001A20E6" w:rsidRDefault="00000000">
            <w:pPr>
              <w:pStyle w:val="TableCellTaskDetails"/>
            </w:pPr>
            <w:r>
              <w:t>• Practice - Effects of Liberalization (E12) — 30m</w:t>
            </w:r>
          </w:p>
          <w:p w14:paraId="4716B231" w14:textId="77777777" w:rsidR="001A20E6" w:rsidRDefault="00000000">
            <w:pPr>
              <w:pStyle w:val="TableCellTaskBadge"/>
              <w:shd w:val="clear" w:color="auto" w:fill="E8F5E8"/>
            </w:pPr>
            <w:r>
              <w:rPr>
                <w:b/>
                <w:bCs/>
                <w:color w:val="388E3C"/>
              </w:rPr>
              <w:t>PRACTICE</w:t>
            </w:r>
          </w:p>
          <w:p w14:paraId="4CBEDA11" w14:textId="77777777" w:rsidR="001A20E6" w:rsidRDefault="00000000">
            <w:pPr>
              <w:pStyle w:val="TableCellTaskDetails"/>
            </w:pPr>
            <w:r>
              <w:t>• Practice - External Sector (E13) — 30m</w:t>
            </w:r>
          </w:p>
          <w:p w14:paraId="50C096F7"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076C64F0" w14:textId="77777777" w:rsidR="001A20E6" w:rsidRDefault="00000000">
            <w:pPr>
              <w:pStyle w:val="TableCellTaskSubject"/>
            </w:pPr>
            <w:r>
              <w:t>Indian Economy</w:t>
            </w:r>
          </w:p>
          <w:p w14:paraId="6469118B" w14:textId="77777777" w:rsidR="001A20E6" w:rsidRDefault="00000000">
            <w:pPr>
              <w:pStyle w:val="TableCellTaskDetails"/>
            </w:pPr>
            <w:r>
              <w:t>• Study - Industry (E07) — 30m</w:t>
            </w:r>
          </w:p>
          <w:p w14:paraId="2DD2F0D7" w14:textId="77777777" w:rsidR="001A20E6" w:rsidRDefault="00000000">
            <w:pPr>
              <w:pStyle w:val="TableCellTaskBadge"/>
              <w:shd w:val="clear" w:color="auto" w:fill="E3F2FD"/>
            </w:pPr>
            <w:r>
              <w:rPr>
                <w:b/>
                <w:bCs/>
                <w:color w:val="1976D2"/>
              </w:rPr>
              <w:t>STUDY</w:t>
            </w:r>
          </w:p>
          <w:p w14:paraId="106E3ECD" w14:textId="77777777" w:rsidR="001A20E6" w:rsidRDefault="00000000">
            <w:pPr>
              <w:pStyle w:val="TableCellTaskDetails"/>
            </w:pPr>
            <w:r>
              <w:t>• Revision - International Economic Organizations (E14) — 30m</w:t>
            </w:r>
          </w:p>
          <w:p w14:paraId="706BF804" w14:textId="77777777" w:rsidR="001A20E6" w:rsidRDefault="00000000">
            <w:pPr>
              <w:pStyle w:val="TableCellTaskBadge"/>
              <w:shd w:val="clear" w:color="auto" w:fill="FCE4EC"/>
            </w:pPr>
            <w:r>
              <w:rPr>
                <w:b/>
                <w:bCs/>
                <w:color w:val="C2185B"/>
              </w:rPr>
              <w:t>REVISION</w:t>
            </w:r>
          </w:p>
          <w:p w14:paraId="79169E78" w14:textId="77777777" w:rsidR="001A20E6" w:rsidRDefault="00000000">
            <w:pPr>
              <w:pStyle w:val="TableCellTaskDetails"/>
            </w:pPr>
            <w:r>
              <w:t>• Revision - Banking and Insurance (E15) — 30m</w:t>
            </w:r>
          </w:p>
          <w:p w14:paraId="73CA6CE2" w14:textId="77777777" w:rsidR="001A20E6" w:rsidRDefault="00000000">
            <w:pPr>
              <w:pStyle w:val="TableCellTaskBadge"/>
              <w:shd w:val="clear" w:color="auto" w:fill="FCE4EC"/>
            </w:pPr>
            <w:r>
              <w:rPr>
                <w:b/>
                <w:bCs/>
                <w:color w:val="C2185B"/>
              </w:rPr>
              <w:t>REVISION</w:t>
            </w:r>
          </w:p>
          <w:p w14:paraId="37C00DB7" w14:textId="77777777" w:rsidR="001A20E6" w:rsidRDefault="00000000">
            <w:pPr>
              <w:pStyle w:val="TableCellTaskDetails"/>
            </w:pPr>
            <w:r>
              <w:t>• Practice - International Economic Organizations (E14) — 30m</w:t>
            </w:r>
          </w:p>
          <w:p w14:paraId="5DDB09CF" w14:textId="77777777" w:rsidR="001A20E6" w:rsidRDefault="00000000">
            <w:pPr>
              <w:pStyle w:val="TableCellTaskBadge"/>
              <w:shd w:val="clear" w:color="auto" w:fill="E8F5E8"/>
            </w:pPr>
            <w:r>
              <w:rPr>
                <w:b/>
                <w:bCs/>
                <w:color w:val="388E3C"/>
              </w:rPr>
              <w:t>PRACTICE</w:t>
            </w:r>
          </w:p>
          <w:p w14:paraId="37142C5B" w14:textId="77777777" w:rsidR="001A20E6" w:rsidRDefault="00000000">
            <w:pPr>
              <w:pStyle w:val="TableCellTaskDetails"/>
            </w:pPr>
            <w:r>
              <w:t>• Practice - Banking and Insurance (E15) — 30m</w:t>
            </w:r>
          </w:p>
          <w:p w14:paraId="1BF676F4"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593E2496" w14:textId="77777777" w:rsidR="001A20E6" w:rsidRDefault="00000000">
            <w:pPr>
              <w:pStyle w:val="TableCellTaskSubject"/>
            </w:pPr>
            <w:r>
              <w:t>Indian Economy</w:t>
            </w:r>
          </w:p>
          <w:p w14:paraId="400E864E" w14:textId="77777777" w:rsidR="001A20E6" w:rsidRDefault="00000000">
            <w:pPr>
              <w:pStyle w:val="TableCellTaskDetails"/>
            </w:pPr>
            <w:r>
              <w:t>• Study - Services (E08) — 30m</w:t>
            </w:r>
          </w:p>
          <w:p w14:paraId="084322D3" w14:textId="77777777" w:rsidR="001A20E6" w:rsidRDefault="00000000">
            <w:pPr>
              <w:pStyle w:val="TableCellTaskBadge"/>
              <w:shd w:val="clear" w:color="auto" w:fill="E3F2FD"/>
            </w:pPr>
            <w:r>
              <w:rPr>
                <w:b/>
                <w:bCs/>
                <w:color w:val="1976D2"/>
              </w:rPr>
              <w:t>STUDY</w:t>
            </w:r>
          </w:p>
          <w:p w14:paraId="129BACE1" w14:textId="77777777" w:rsidR="001A20E6" w:rsidRDefault="00000000">
            <w:pPr>
              <w:pStyle w:val="TableCellTaskDetails"/>
            </w:pPr>
            <w:r>
              <w:t>• Revision - Taxation (E16) — 30m</w:t>
            </w:r>
          </w:p>
          <w:p w14:paraId="7943FE5D" w14:textId="77777777" w:rsidR="001A20E6" w:rsidRDefault="00000000">
            <w:pPr>
              <w:pStyle w:val="TableCellTaskBadge"/>
              <w:shd w:val="clear" w:color="auto" w:fill="FCE4EC"/>
            </w:pPr>
            <w:r>
              <w:rPr>
                <w:b/>
                <w:bCs/>
                <w:color w:val="C2185B"/>
              </w:rPr>
              <w:t>REVISION</w:t>
            </w:r>
          </w:p>
          <w:p w14:paraId="408232B1" w14:textId="77777777" w:rsidR="001A20E6" w:rsidRDefault="00000000">
            <w:pPr>
              <w:pStyle w:val="TableCellTaskDetails"/>
            </w:pPr>
            <w:r>
              <w:t>• Revision - Fiscal Policy (E17) — 30m</w:t>
            </w:r>
          </w:p>
          <w:p w14:paraId="5DDF8259" w14:textId="77777777" w:rsidR="001A20E6" w:rsidRDefault="00000000">
            <w:pPr>
              <w:pStyle w:val="TableCellTaskBadge"/>
              <w:shd w:val="clear" w:color="auto" w:fill="FCE4EC"/>
            </w:pPr>
            <w:r>
              <w:rPr>
                <w:b/>
                <w:bCs/>
                <w:color w:val="C2185B"/>
              </w:rPr>
              <w:t>REVISION</w:t>
            </w:r>
          </w:p>
          <w:p w14:paraId="62986633" w14:textId="77777777" w:rsidR="001A20E6" w:rsidRDefault="00000000">
            <w:pPr>
              <w:pStyle w:val="TableCellTaskDetails"/>
            </w:pPr>
            <w:r>
              <w:t>• Practice - Taxation (E16) — 30m</w:t>
            </w:r>
          </w:p>
          <w:p w14:paraId="0B959284" w14:textId="77777777" w:rsidR="001A20E6" w:rsidRDefault="00000000">
            <w:pPr>
              <w:pStyle w:val="TableCellTaskBadge"/>
              <w:shd w:val="clear" w:color="auto" w:fill="E8F5E8"/>
            </w:pPr>
            <w:r>
              <w:rPr>
                <w:b/>
                <w:bCs/>
                <w:color w:val="388E3C"/>
              </w:rPr>
              <w:t>PRACTICE</w:t>
            </w:r>
          </w:p>
          <w:p w14:paraId="04227938" w14:textId="77777777" w:rsidR="001A20E6" w:rsidRDefault="00000000">
            <w:pPr>
              <w:pStyle w:val="TableCellTaskDetails"/>
            </w:pPr>
            <w:r>
              <w:t>• Practice - Fiscal Policy (E17) — 30m</w:t>
            </w:r>
          </w:p>
          <w:p w14:paraId="399113B7"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0DAE1A11" w14:textId="77777777" w:rsidR="001A20E6" w:rsidRDefault="00000000">
            <w:pPr>
              <w:pStyle w:val="TableCellTaskSubject"/>
            </w:pPr>
            <w:r>
              <w:t>Indian Economy</w:t>
            </w:r>
          </w:p>
          <w:p w14:paraId="6B2AB5B2" w14:textId="77777777" w:rsidR="001A20E6" w:rsidRDefault="00000000">
            <w:pPr>
              <w:pStyle w:val="TableCellTaskDetails"/>
            </w:pPr>
            <w:r>
              <w:t>• Study - Infrastructure (E09) — 30m</w:t>
            </w:r>
          </w:p>
          <w:p w14:paraId="60895E5B" w14:textId="77777777" w:rsidR="001A20E6" w:rsidRDefault="00000000">
            <w:pPr>
              <w:pStyle w:val="TableCellTaskBadge"/>
              <w:shd w:val="clear" w:color="auto" w:fill="E3F2FD"/>
            </w:pPr>
            <w:r>
              <w:rPr>
                <w:b/>
                <w:bCs/>
                <w:color w:val="1976D2"/>
              </w:rPr>
              <w:t>STUDY</w:t>
            </w:r>
          </w:p>
          <w:p w14:paraId="10F5AA18" w14:textId="77777777" w:rsidR="001A20E6" w:rsidRDefault="00000000">
            <w:pPr>
              <w:pStyle w:val="TableCellTaskDetails"/>
            </w:pPr>
            <w:r>
              <w:t>• Revision - Monetary Policy (E18) — 30m</w:t>
            </w:r>
          </w:p>
          <w:p w14:paraId="3B8B16D0" w14:textId="77777777" w:rsidR="001A20E6" w:rsidRDefault="00000000">
            <w:pPr>
              <w:pStyle w:val="TableCellTaskBadge"/>
              <w:shd w:val="clear" w:color="auto" w:fill="FCE4EC"/>
            </w:pPr>
            <w:r>
              <w:rPr>
                <w:b/>
                <w:bCs/>
                <w:color w:val="C2185B"/>
              </w:rPr>
              <w:t>REVISION</w:t>
            </w:r>
          </w:p>
          <w:p w14:paraId="61F6F6F6" w14:textId="77777777" w:rsidR="001A20E6" w:rsidRDefault="00000000">
            <w:pPr>
              <w:pStyle w:val="TableCellTaskDetails"/>
            </w:pPr>
            <w:r>
              <w:t>• Revision - Capital Market (E19) — 30m</w:t>
            </w:r>
          </w:p>
          <w:p w14:paraId="5A6D2D8E" w14:textId="77777777" w:rsidR="001A20E6" w:rsidRDefault="00000000">
            <w:pPr>
              <w:pStyle w:val="TableCellTaskBadge"/>
              <w:shd w:val="clear" w:color="auto" w:fill="FCE4EC"/>
            </w:pPr>
            <w:r>
              <w:rPr>
                <w:b/>
                <w:bCs/>
                <w:color w:val="C2185B"/>
              </w:rPr>
              <w:t>REVISION</w:t>
            </w:r>
          </w:p>
          <w:p w14:paraId="297999E6" w14:textId="77777777" w:rsidR="001A20E6" w:rsidRDefault="00000000">
            <w:pPr>
              <w:pStyle w:val="TableCellTaskDetails"/>
            </w:pPr>
            <w:r>
              <w:t>• Practice - Monetary Policy (E18) — 30m</w:t>
            </w:r>
          </w:p>
          <w:p w14:paraId="3911C2F4" w14:textId="77777777" w:rsidR="001A20E6" w:rsidRDefault="00000000">
            <w:pPr>
              <w:pStyle w:val="TableCellTaskBadge"/>
              <w:shd w:val="clear" w:color="auto" w:fill="E8F5E8"/>
            </w:pPr>
            <w:r>
              <w:rPr>
                <w:b/>
                <w:bCs/>
                <w:color w:val="388E3C"/>
              </w:rPr>
              <w:t>PRACTICE</w:t>
            </w:r>
          </w:p>
          <w:p w14:paraId="7970DF88" w14:textId="77777777" w:rsidR="001A20E6" w:rsidRDefault="00000000">
            <w:pPr>
              <w:pStyle w:val="TableCellTaskDetails"/>
            </w:pPr>
            <w:r>
              <w:t>• Practice - Capital Market (E19) — 30m</w:t>
            </w:r>
          </w:p>
          <w:p w14:paraId="7A3C5CE3"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78C473A9" w14:textId="77777777" w:rsidR="001A20E6" w:rsidRDefault="001A20E6"/>
        </w:tc>
      </w:tr>
    </w:tbl>
    <w:p w14:paraId="50D7ADB5" w14:textId="77777777" w:rsidR="001A20E6" w:rsidRDefault="001A20E6">
      <w:pPr>
        <w:spacing w:after="400"/>
      </w:pPr>
    </w:p>
    <w:p w14:paraId="7D2FD8CF" w14:textId="77777777" w:rsidR="001A20E6" w:rsidRDefault="00000000">
      <w:pPr>
        <w:pStyle w:val="ResourceTitle"/>
      </w:pPr>
      <w:r>
        <w:t>📚 Resources for Feb 28 - Mar 06</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2604BABB" w14:textId="77777777">
        <w:tc>
          <w:tcPr>
            <w:tcW w:w="1650" w:type="pct"/>
            <w:tcBorders>
              <w:bottom w:val="single" w:sz="2" w:space="0" w:color="D1D5DB"/>
              <w:right w:val="single" w:sz="2" w:space="0" w:color="D1D5DB"/>
            </w:tcBorders>
            <w:tcMar>
              <w:top w:w="200" w:type="dxa"/>
              <w:left w:w="150" w:type="dxa"/>
              <w:bottom w:w="200" w:type="dxa"/>
              <w:right w:w="150" w:type="dxa"/>
            </w:tcMar>
          </w:tcPr>
          <w:p w14:paraId="2F9D7828" w14:textId="77777777" w:rsidR="001A20E6" w:rsidRDefault="00000000">
            <w:pPr>
              <w:pStyle w:val="TableCellSubjectName"/>
            </w:pPr>
            <w:r>
              <w:t>Indian Polity and Governance</w:t>
            </w:r>
          </w:p>
          <w:p w14:paraId="47177338" w14:textId="77777777" w:rsidR="001A20E6" w:rsidRDefault="00000000">
            <w:pPr>
              <w:pStyle w:val="TableCellCategoryTitle"/>
            </w:pPr>
            <w:r>
              <w:t>📝 Practice Materials</w:t>
            </w:r>
          </w:p>
          <w:p w14:paraId="69ABF944" w14:textId="77777777" w:rsidR="001A20E6" w:rsidRDefault="00000000">
            <w:pPr>
              <w:pStyle w:val="TableCellResourceItem"/>
            </w:pPr>
            <w:r>
              <w:t>• La Excellence Polity Material</w:t>
            </w:r>
          </w:p>
          <w:p w14:paraId="0586A250" w14:textId="77777777" w:rsidR="001A20E6" w:rsidRDefault="00000000">
            <w:pPr>
              <w:pStyle w:val="TableCellResourceItem"/>
            </w:pPr>
            <w:r>
              <w:t>• Mains RRP + Prelims RRP</w:t>
            </w:r>
          </w:p>
          <w:p w14:paraId="190D8D2A" w14:textId="77777777" w:rsidR="001A20E6" w:rsidRDefault="00000000">
            <w:pPr>
              <w:pStyle w:val="TableCellResourceItem"/>
            </w:pPr>
            <w:r>
              <w:t>• Prelims &amp; Mains Workbooks</w:t>
            </w:r>
          </w:p>
          <w:p w14:paraId="37ED3D47" w14:textId="77777777" w:rsidR="001A20E6" w:rsidRDefault="00000000">
            <w:pPr>
              <w:pStyle w:val="TableCellCategoryTitle"/>
            </w:pPr>
            <w:r>
              <w:t>📰 Current Affairs</w:t>
            </w:r>
          </w:p>
          <w:p w14:paraId="2354AF67" w14:textId="77777777" w:rsidR="001A20E6" w:rsidRDefault="00000000">
            <w:pPr>
              <w:pStyle w:val="TableCellResourceItem"/>
            </w:pPr>
            <w:r>
              <w:t>• NITI Aayog Reports + PRS Briefs</w:t>
            </w:r>
          </w:p>
          <w:p w14:paraId="02D9B765" w14:textId="77777777" w:rsidR="001A20E6" w:rsidRDefault="00000000">
            <w:pPr>
              <w:pStyle w:val="TableCellResourceItem"/>
            </w:pPr>
            <w:r>
              <w:t>• Newspapers (The Hindu/Indian Express)</w:t>
            </w:r>
          </w:p>
          <w:p w14:paraId="755D6146"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1A69B47E" w14:textId="77777777" w:rsidR="001A20E6" w:rsidRDefault="00000000">
            <w:pPr>
              <w:pStyle w:val="TableCellSubjectName"/>
            </w:pPr>
            <w:r>
              <w:t>Indian Economy</w:t>
            </w:r>
          </w:p>
          <w:p w14:paraId="643E0C21" w14:textId="77777777" w:rsidR="001A20E6" w:rsidRDefault="00000000">
            <w:pPr>
              <w:pStyle w:val="TableCellCategoryTitle"/>
            </w:pPr>
            <w:r>
              <w:t>📝 Practice Materials</w:t>
            </w:r>
          </w:p>
          <w:p w14:paraId="3B643D55" w14:textId="77777777" w:rsidR="001A20E6" w:rsidRDefault="00000000">
            <w:pPr>
              <w:pStyle w:val="TableCellResourceItem"/>
            </w:pPr>
            <w:r>
              <w:t>• La Excellence Economy Material</w:t>
            </w:r>
          </w:p>
          <w:p w14:paraId="0F91BC93" w14:textId="77777777" w:rsidR="001A20E6" w:rsidRDefault="00000000">
            <w:pPr>
              <w:pStyle w:val="TableCellResourceItem"/>
            </w:pPr>
            <w:r>
              <w:t>• Mains RRP + Prelims RRP</w:t>
            </w:r>
          </w:p>
          <w:p w14:paraId="64FC0CF2" w14:textId="77777777" w:rsidR="001A20E6" w:rsidRDefault="00000000">
            <w:pPr>
              <w:pStyle w:val="TableCellResourceItem"/>
            </w:pPr>
            <w:r>
              <w:t>• Prelims &amp; Mains Workbooks</w:t>
            </w:r>
          </w:p>
          <w:p w14:paraId="34898CF0" w14:textId="77777777" w:rsidR="001A20E6" w:rsidRDefault="00000000">
            <w:pPr>
              <w:pStyle w:val="TableCellCategoryTitle"/>
            </w:pPr>
            <w:r>
              <w:t>📰 Current Affairs</w:t>
            </w:r>
          </w:p>
          <w:p w14:paraId="1BF091AE" w14:textId="77777777" w:rsidR="001A20E6" w:rsidRDefault="00000000">
            <w:pPr>
              <w:pStyle w:val="TableCellResourceItem"/>
            </w:pPr>
            <w:r>
              <w:t>• NITI Aayog Reports + Economic survey and Budget</w:t>
            </w:r>
          </w:p>
          <w:p w14:paraId="7711866A" w14:textId="77777777" w:rsidR="001A20E6" w:rsidRDefault="00000000">
            <w:pPr>
              <w:pStyle w:val="TableCellResourceItem"/>
            </w:pPr>
            <w:r>
              <w:t>• Newspapers (Hindu and IE Explained)</w:t>
            </w:r>
          </w:p>
        </w:tc>
        <w:tc>
          <w:tcPr>
            <w:tcW w:w="1650" w:type="pct"/>
          </w:tcPr>
          <w:p w14:paraId="765E9846" w14:textId="77777777" w:rsidR="001A20E6" w:rsidRDefault="001A20E6"/>
        </w:tc>
      </w:tr>
    </w:tbl>
    <w:p w14:paraId="1E7C50CE"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0A864B41" w14:textId="77777777">
        <w:tc>
          <w:tcPr>
            <w:tcW w:w="2500" w:type="pct"/>
            <w:tcMar>
              <w:top w:w="0" w:type="dxa"/>
              <w:left w:w="0" w:type="dxa"/>
              <w:bottom w:w="0" w:type="dxa"/>
              <w:right w:w="0" w:type="dxa"/>
            </w:tcMar>
          </w:tcPr>
          <w:p w14:paraId="2234C382" w14:textId="77777777" w:rsidR="001A20E6" w:rsidRDefault="00000000">
            <w:pPr>
              <w:pStyle w:val="MonthTitle"/>
            </w:pPr>
            <w:r>
              <w:rPr>
                <w:color w:val="B91C1C"/>
              </w:rPr>
              <w:t>MARCH 2027</w:t>
            </w:r>
          </w:p>
        </w:tc>
        <w:tc>
          <w:tcPr>
            <w:tcW w:w="2500" w:type="pct"/>
            <w:tcMar>
              <w:top w:w="0" w:type="dxa"/>
              <w:left w:w="0" w:type="dxa"/>
              <w:bottom w:w="0" w:type="dxa"/>
              <w:right w:w="0" w:type="dxa"/>
            </w:tcMar>
          </w:tcPr>
          <w:p w14:paraId="5D3D0F71" w14:textId="77777777" w:rsidR="001A20E6" w:rsidRDefault="00000000">
            <w:pPr>
              <w:pStyle w:val="CycleName"/>
            </w:pPr>
            <w:commentRangeStart w:id="69"/>
            <w:r>
              <w:rPr>
                <w:color w:val="B91C1C"/>
              </w:rPr>
              <w:t>C4</w:t>
            </w:r>
            <w:commentRangeEnd w:id="69"/>
            <w:r w:rsidR="009E69A9">
              <w:rPr>
                <w:rStyle w:val="CommentReference"/>
                <w:rFonts w:ascii="Times New Roman" w:eastAsia="Times New Roman" w:hAnsi="Times New Roman" w:cs="Times New Roman"/>
                <w:b w:val="0"/>
                <w:bCs w:val="0"/>
                <w:color w:val="auto"/>
              </w:rPr>
              <w:commentReference w:id="69"/>
            </w:r>
          </w:p>
        </w:tc>
      </w:tr>
    </w:tbl>
    <w:p w14:paraId="5D01B0FD" w14:textId="77777777" w:rsidR="001A20E6" w:rsidRDefault="001A20E6">
      <w:pPr>
        <w:spacing w:after="4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7E07B076" w14:textId="77777777">
        <w:tc>
          <w:tcPr>
            <w:tcW w:w="700" w:type="pct"/>
            <w:shd w:val="clear" w:color="auto" w:fill="F8F9FA"/>
            <w:tcMar>
              <w:top w:w="200" w:type="dxa"/>
              <w:left w:w="100" w:type="dxa"/>
              <w:bottom w:w="200" w:type="dxa"/>
              <w:right w:w="100" w:type="dxa"/>
            </w:tcMar>
          </w:tcPr>
          <w:p w14:paraId="24EFB27A" w14:textId="77777777" w:rsidR="001A20E6" w:rsidRDefault="00000000">
            <w:pPr>
              <w:pStyle w:val="TableCellCalendarHeader"/>
            </w:pPr>
            <w:r>
              <w:t>Sunday</w:t>
            </w:r>
          </w:p>
        </w:tc>
        <w:tc>
          <w:tcPr>
            <w:tcW w:w="700" w:type="pct"/>
            <w:shd w:val="clear" w:color="auto" w:fill="F8F9FA"/>
            <w:tcMar>
              <w:top w:w="200" w:type="dxa"/>
              <w:left w:w="100" w:type="dxa"/>
              <w:bottom w:w="200" w:type="dxa"/>
              <w:right w:w="100" w:type="dxa"/>
            </w:tcMar>
          </w:tcPr>
          <w:p w14:paraId="1A9EC09F" w14:textId="77777777" w:rsidR="001A20E6" w:rsidRDefault="00000000">
            <w:pPr>
              <w:pStyle w:val="TableCellCalendarHeader"/>
            </w:pPr>
            <w:r>
              <w:t>Monday</w:t>
            </w:r>
          </w:p>
        </w:tc>
        <w:tc>
          <w:tcPr>
            <w:tcW w:w="700" w:type="pct"/>
            <w:shd w:val="clear" w:color="auto" w:fill="F8F9FA"/>
            <w:tcMar>
              <w:top w:w="200" w:type="dxa"/>
              <w:left w:w="100" w:type="dxa"/>
              <w:bottom w:w="200" w:type="dxa"/>
              <w:right w:w="100" w:type="dxa"/>
            </w:tcMar>
          </w:tcPr>
          <w:p w14:paraId="5750667B" w14:textId="77777777" w:rsidR="001A20E6" w:rsidRDefault="00000000">
            <w:pPr>
              <w:pStyle w:val="TableCellCalendarHeader"/>
            </w:pPr>
            <w:r>
              <w:t>Tuesday</w:t>
            </w:r>
          </w:p>
        </w:tc>
        <w:tc>
          <w:tcPr>
            <w:tcW w:w="700" w:type="pct"/>
            <w:shd w:val="clear" w:color="auto" w:fill="F8F9FA"/>
            <w:tcMar>
              <w:top w:w="200" w:type="dxa"/>
              <w:left w:w="100" w:type="dxa"/>
              <w:bottom w:w="200" w:type="dxa"/>
              <w:right w:w="100" w:type="dxa"/>
            </w:tcMar>
          </w:tcPr>
          <w:p w14:paraId="42786AE7" w14:textId="77777777" w:rsidR="001A20E6" w:rsidRDefault="00000000">
            <w:pPr>
              <w:pStyle w:val="TableCellCalendarHeader"/>
            </w:pPr>
            <w:r>
              <w:t>Wednesday</w:t>
            </w:r>
          </w:p>
        </w:tc>
        <w:tc>
          <w:tcPr>
            <w:tcW w:w="700" w:type="pct"/>
            <w:shd w:val="clear" w:color="auto" w:fill="F8F9FA"/>
            <w:tcMar>
              <w:top w:w="200" w:type="dxa"/>
              <w:left w:w="100" w:type="dxa"/>
              <w:bottom w:w="200" w:type="dxa"/>
              <w:right w:w="100" w:type="dxa"/>
            </w:tcMar>
          </w:tcPr>
          <w:p w14:paraId="20AA012D" w14:textId="77777777" w:rsidR="001A20E6" w:rsidRDefault="00000000">
            <w:pPr>
              <w:pStyle w:val="TableCellCalendarHeader"/>
            </w:pPr>
            <w:r>
              <w:t>Thursday</w:t>
            </w:r>
          </w:p>
        </w:tc>
        <w:tc>
          <w:tcPr>
            <w:tcW w:w="700" w:type="pct"/>
            <w:shd w:val="clear" w:color="auto" w:fill="F8F9FA"/>
            <w:tcMar>
              <w:top w:w="200" w:type="dxa"/>
              <w:left w:w="100" w:type="dxa"/>
              <w:bottom w:w="200" w:type="dxa"/>
              <w:right w:w="100" w:type="dxa"/>
            </w:tcMar>
          </w:tcPr>
          <w:p w14:paraId="34FBEC59" w14:textId="77777777" w:rsidR="001A20E6" w:rsidRDefault="00000000">
            <w:pPr>
              <w:pStyle w:val="TableCellCalendarHeader"/>
            </w:pPr>
            <w:r>
              <w:t>Friday</w:t>
            </w:r>
          </w:p>
        </w:tc>
        <w:tc>
          <w:tcPr>
            <w:tcW w:w="700" w:type="pct"/>
            <w:shd w:val="clear" w:color="auto" w:fill="F8F9FA"/>
            <w:tcMar>
              <w:top w:w="200" w:type="dxa"/>
              <w:left w:w="100" w:type="dxa"/>
              <w:bottom w:w="200" w:type="dxa"/>
              <w:right w:w="100" w:type="dxa"/>
            </w:tcMar>
          </w:tcPr>
          <w:p w14:paraId="3FA6D35F" w14:textId="77777777" w:rsidR="001A20E6" w:rsidRDefault="00000000">
            <w:pPr>
              <w:pStyle w:val="TableCellCalendarHeader"/>
            </w:pPr>
            <w:r>
              <w:t>Saturday</w:t>
            </w:r>
          </w:p>
        </w:tc>
      </w:tr>
      <w:tr w:rsidR="001A20E6" w14:paraId="04632BAF" w14:textId="77777777">
        <w:tc>
          <w:tcPr>
            <w:tcW w:w="700" w:type="pct"/>
            <w:tcMar>
              <w:top w:w="200" w:type="dxa"/>
              <w:left w:w="100" w:type="dxa"/>
              <w:bottom w:w="200" w:type="dxa"/>
              <w:right w:w="100" w:type="dxa"/>
            </w:tcMar>
          </w:tcPr>
          <w:p w14:paraId="08098D9D" w14:textId="77777777" w:rsidR="001A20E6" w:rsidRDefault="001A20E6"/>
        </w:tc>
        <w:tc>
          <w:tcPr>
            <w:tcW w:w="700" w:type="pct"/>
            <w:shd w:val="clear" w:color="auto" w:fill="FEE2E2"/>
            <w:tcMar>
              <w:top w:w="200" w:type="dxa"/>
              <w:left w:w="100" w:type="dxa"/>
              <w:bottom w:w="200" w:type="dxa"/>
              <w:right w:w="100" w:type="dxa"/>
            </w:tcMar>
          </w:tcPr>
          <w:p w14:paraId="718A8557" w14:textId="77777777" w:rsidR="001A20E6" w:rsidRDefault="00000000">
            <w:pPr>
              <w:pStyle w:val="TableCellCalendarDayNumberBold"/>
            </w:pPr>
            <w:r>
              <w:t>1</w:t>
            </w:r>
          </w:p>
          <w:p w14:paraId="6A2A5B7B" w14:textId="77777777" w:rsidR="001A20E6" w:rsidRDefault="00000000">
            <w:pPr>
              <w:pStyle w:val="TableCellCalendarSubject"/>
            </w:pPr>
            <w:r>
              <w:t>Indian Polity and Governance</w:t>
            </w:r>
          </w:p>
          <w:p w14:paraId="760467B4" w14:textId="77777777" w:rsidR="001A20E6" w:rsidRDefault="00000000">
            <w:pPr>
              <w:pStyle w:val="TableCellCalendarSubject"/>
            </w:pPr>
            <w:r>
              <w:t>Indian Economy</w:t>
            </w:r>
          </w:p>
        </w:tc>
        <w:tc>
          <w:tcPr>
            <w:tcW w:w="700" w:type="pct"/>
            <w:shd w:val="clear" w:color="auto" w:fill="FEE2E2"/>
            <w:tcMar>
              <w:top w:w="200" w:type="dxa"/>
              <w:left w:w="100" w:type="dxa"/>
              <w:bottom w:w="200" w:type="dxa"/>
              <w:right w:w="100" w:type="dxa"/>
            </w:tcMar>
          </w:tcPr>
          <w:p w14:paraId="220B656B" w14:textId="77777777" w:rsidR="001A20E6" w:rsidRDefault="00000000">
            <w:pPr>
              <w:pStyle w:val="TableCellCalendarDayNumberBold"/>
            </w:pPr>
            <w:r>
              <w:t>2</w:t>
            </w:r>
          </w:p>
          <w:p w14:paraId="2A3E8B78" w14:textId="77777777" w:rsidR="001A20E6" w:rsidRDefault="00000000">
            <w:pPr>
              <w:pStyle w:val="TableCellCalendarSubject"/>
            </w:pPr>
            <w:r>
              <w:t>Indian Polity and Governance</w:t>
            </w:r>
          </w:p>
          <w:p w14:paraId="3C794D04" w14:textId="77777777" w:rsidR="001A20E6" w:rsidRDefault="00000000">
            <w:pPr>
              <w:pStyle w:val="TableCellCalendarSubject"/>
            </w:pPr>
            <w:r>
              <w:t>Indian Economy</w:t>
            </w:r>
          </w:p>
        </w:tc>
        <w:tc>
          <w:tcPr>
            <w:tcW w:w="700" w:type="pct"/>
            <w:shd w:val="clear" w:color="auto" w:fill="FEE2E2"/>
            <w:tcMar>
              <w:top w:w="200" w:type="dxa"/>
              <w:left w:w="100" w:type="dxa"/>
              <w:bottom w:w="200" w:type="dxa"/>
              <w:right w:w="100" w:type="dxa"/>
            </w:tcMar>
          </w:tcPr>
          <w:p w14:paraId="148C64CD" w14:textId="77777777" w:rsidR="001A20E6" w:rsidRDefault="00000000">
            <w:pPr>
              <w:pStyle w:val="TableCellCalendarDayNumberBold"/>
            </w:pPr>
            <w:r>
              <w:t>3</w:t>
            </w:r>
          </w:p>
          <w:p w14:paraId="6903D7D9" w14:textId="77777777" w:rsidR="001A20E6" w:rsidRDefault="00000000">
            <w:pPr>
              <w:pStyle w:val="TableCellCalendarSubject"/>
            </w:pPr>
            <w:r>
              <w:t>Indian Polity and Governance</w:t>
            </w:r>
          </w:p>
          <w:p w14:paraId="537C95B2" w14:textId="77777777" w:rsidR="001A20E6" w:rsidRDefault="00000000">
            <w:pPr>
              <w:pStyle w:val="TableCellCalendarSubject"/>
            </w:pPr>
            <w:r>
              <w:t>Indian Economy</w:t>
            </w:r>
          </w:p>
        </w:tc>
        <w:tc>
          <w:tcPr>
            <w:tcW w:w="700" w:type="pct"/>
            <w:shd w:val="clear" w:color="auto" w:fill="FEE2E2"/>
            <w:tcMar>
              <w:top w:w="200" w:type="dxa"/>
              <w:left w:w="100" w:type="dxa"/>
              <w:bottom w:w="200" w:type="dxa"/>
              <w:right w:w="100" w:type="dxa"/>
            </w:tcMar>
          </w:tcPr>
          <w:p w14:paraId="6D879CC9" w14:textId="77777777" w:rsidR="001A20E6" w:rsidRDefault="00000000">
            <w:pPr>
              <w:pStyle w:val="TableCellCalendarDayNumberBold"/>
            </w:pPr>
            <w:r>
              <w:t>4</w:t>
            </w:r>
          </w:p>
          <w:p w14:paraId="0696C408" w14:textId="77777777" w:rsidR="001A20E6" w:rsidRDefault="00000000">
            <w:pPr>
              <w:pStyle w:val="TableCellCalendarSubject"/>
            </w:pPr>
            <w:r>
              <w:t>Indian Polity and Governance</w:t>
            </w:r>
          </w:p>
          <w:p w14:paraId="60EB27DE" w14:textId="77777777" w:rsidR="001A20E6" w:rsidRDefault="00000000">
            <w:pPr>
              <w:pStyle w:val="TableCellCalendarSubject"/>
            </w:pPr>
            <w:r>
              <w:t>Indian Economy</w:t>
            </w:r>
          </w:p>
        </w:tc>
        <w:tc>
          <w:tcPr>
            <w:tcW w:w="700" w:type="pct"/>
            <w:shd w:val="clear" w:color="auto" w:fill="FEE2E2"/>
            <w:tcMar>
              <w:top w:w="200" w:type="dxa"/>
              <w:left w:w="100" w:type="dxa"/>
              <w:bottom w:w="200" w:type="dxa"/>
              <w:right w:w="100" w:type="dxa"/>
            </w:tcMar>
          </w:tcPr>
          <w:p w14:paraId="38655BFF" w14:textId="77777777" w:rsidR="001A20E6" w:rsidRDefault="00000000">
            <w:pPr>
              <w:pStyle w:val="TableCellCalendarDayNumberBold"/>
            </w:pPr>
            <w:r>
              <w:t>5</w:t>
            </w:r>
          </w:p>
          <w:p w14:paraId="23871224" w14:textId="77777777" w:rsidR="001A20E6" w:rsidRDefault="00000000">
            <w:pPr>
              <w:pStyle w:val="TableCellCalendarSubject"/>
            </w:pPr>
            <w:r>
              <w:t>Indian Polity and Governance</w:t>
            </w:r>
          </w:p>
          <w:p w14:paraId="0FCFB404" w14:textId="77777777" w:rsidR="001A20E6" w:rsidRDefault="00000000">
            <w:pPr>
              <w:pStyle w:val="TableCellCalendarSubject"/>
            </w:pPr>
            <w:r>
              <w:t>Indian Economy</w:t>
            </w:r>
          </w:p>
        </w:tc>
        <w:tc>
          <w:tcPr>
            <w:tcW w:w="700" w:type="pct"/>
            <w:shd w:val="clear" w:color="auto" w:fill="FEE2E2"/>
            <w:tcMar>
              <w:top w:w="200" w:type="dxa"/>
              <w:left w:w="100" w:type="dxa"/>
              <w:bottom w:w="200" w:type="dxa"/>
              <w:right w:w="100" w:type="dxa"/>
            </w:tcMar>
          </w:tcPr>
          <w:p w14:paraId="2E39B520" w14:textId="77777777" w:rsidR="001A20E6" w:rsidRDefault="00000000">
            <w:pPr>
              <w:pStyle w:val="TableCellCalendarDayNumberBold"/>
            </w:pPr>
            <w:r>
              <w:t>6</w:t>
            </w:r>
          </w:p>
          <w:p w14:paraId="76E664E3" w14:textId="77777777" w:rsidR="001A20E6" w:rsidRDefault="00000000">
            <w:pPr>
              <w:pStyle w:val="TableCellCalendarSubject"/>
            </w:pPr>
            <w:r>
              <w:t>Indian Polity and Governance</w:t>
            </w:r>
          </w:p>
          <w:p w14:paraId="7FB9579D" w14:textId="77777777" w:rsidR="001A20E6" w:rsidRDefault="00000000">
            <w:pPr>
              <w:pStyle w:val="TableCellCalendarSubject"/>
            </w:pPr>
            <w:r>
              <w:t>Indian Economy</w:t>
            </w:r>
          </w:p>
        </w:tc>
      </w:tr>
      <w:tr w:rsidR="001A20E6" w14:paraId="58F27306" w14:textId="77777777">
        <w:tc>
          <w:tcPr>
            <w:tcW w:w="700" w:type="pct"/>
            <w:shd w:val="clear" w:color="auto" w:fill="FEE2E2"/>
            <w:tcMar>
              <w:top w:w="200" w:type="dxa"/>
              <w:left w:w="100" w:type="dxa"/>
              <w:bottom w:w="200" w:type="dxa"/>
              <w:right w:w="100" w:type="dxa"/>
            </w:tcMar>
          </w:tcPr>
          <w:p w14:paraId="6B8F7F9C" w14:textId="77777777" w:rsidR="001A20E6" w:rsidRDefault="00000000">
            <w:pPr>
              <w:pStyle w:val="TableCellCalendarDayNumberBold"/>
            </w:pPr>
            <w:r>
              <w:t>7</w:t>
            </w:r>
          </w:p>
          <w:p w14:paraId="7B1F75DC" w14:textId="77777777" w:rsidR="001A20E6" w:rsidRDefault="00000000">
            <w:pPr>
              <w:pStyle w:val="TableCellCalendarSubject"/>
            </w:pPr>
            <w:r>
              <w:t>Indian Polity and Governance</w:t>
            </w:r>
          </w:p>
          <w:p w14:paraId="00F9723C" w14:textId="77777777" w:rsidR="001A20E6" w:rsidRDefault="00000000">
            <w:pPr>
              <w:pStyle w:val="TableCellCalendarSubject"/>
            </w:pPr>
            <w:r>
              <w:t>Indian Economy</w:t>
            </w:r>
          </w:p>
        </w:tc>
        <w:tc>
          <w:tcPr>
            <w:tcW w:w="700" w:type="pct"/>
            <w:shd w:val="clear" w:color="auto" w:fill="FEE2E2"/>
            <w:tcMar>
              <w:top w:w="200" w:type="dxa"/>
              <w:left w:w="100" w:type="dxa"/>
              <w:bottom w:w="200" w:type="dxa"/>
              <w:right w:w="100" w:type="dxa"/>
            </w:tcMar>
          </w:tcPr>
          <w:p w14:paraId="7CA01E44" w14:textId="77777777" w:rsidR="001A20E6" w:rsidRDefault="00000000">
            <w:pPr>
              <w:pStyle w:val="TableCellCalendarDayNumberBold"/>
            </w:pPr>
            <w:r>
              <w:t>8</w:t>
            </w:r>
          </w:p>
          <w:p w14:paraId="25B618EE" w14:textId="77777777" w:rsidR="001A20E6" w:rsidRDefault="00000000">
            <w:pPr>
              <w:pStyle w:val="TableCellCalendarSubject"/>
            </w:pPr>
            <w:r>
              <w:t>Indian Polity and Governance</w:t>
            </w:r>
          </w:p>
          <w:p w14:paraId="55E73C00" w14:textId="77777777" w:rsidR="001A20E6" w:rsidRDefault="00000000">
            <w:pPr>
              <w:pStyle w:val="TableCellCalendarSubject"/>
            </w:pPr>
            <w:r>
              <w:t>Indian Economy</w:t>
            </w:r>
          </w:p>
        </w:tc>
        <w:tc>
          <w:tcPr>
            <w:tcW w:w="700" w:type="pct"/>
            <w:shd w:val="clear" w:color="auto" w:fill="FEE2E2"/>
            <w:tcMar>
              <w:top w:w="200" w:type="dxa"/>
              <w:left w:w="100" w:type="dxa"/>
              <w:bottom w:w="200" w:type="dxa"/>
              <w:right w:w="100" w:type="dxa"/>
            </w:tcMar>
          </w:tcPr>
          <w:p w14:paraId="22F5A82A" w14:textId="77777777" w:rsidR="001A20E6" w:rsidRDefault="00000000">
            <w:pPr>
              <w:pStyle w:val="TableCellCalendarDayNumberBold"/>
            </w:pPr>
            <w:r>
              <w:t>9</w:t>
            </w:r>
          </w:p>
          <w:p w14:paraId="454116C5" w14:textId="77777777" w:rsidR="001A20E6" w:rsidRDefault="00000000">
            <w:pPr>
              <w:pStyle w:val="TableCellCalendarSubject"/>
            </w:pPr>
            <w:r>
              <w:t>Indian Polity and Governance</w:t>
            </w:r>
          </w:p>
          <w:p w14:paraId="6D13504A" w14:textId="77777777" w:rsidR="001A20E6" w:rsidRDefault="00000000">
            <w:pPr>
              <w:pStyle w:val="TableCellCalendarSubject"/>
            </w:pPr>
            <w:r>
              <w:t>Indian Economy</w:t>
            </w:r>
          </w:p>
        </w:tc>
        <w:tc>
          <w:tcPr>
            <w:tcW w:w="700" w:type="pct"/>
            <w:shd w:val="clear" w:color="auto" w:fill="FEE2E2"/>
            <w:tcMar>
              <w:top w:w="200" w:type="dxa"/>
              <w:left w:w="100" w:type="dxa"/>
              <w:bottom w:w="200" w:type="dxa"/>
              <w:right w:w="100" w:type="dxa"/>
            </w:tcMar>
          </w:tcPr>
          <w:p w14:paraId="18FC2716" w14:textId="77777777" w:rsidR="001A20E6" w:rsidRDefault="00000000">
            <w:pPr>
              <w:pStyle w:val="TableCellCalendarDayNumberBold"/>
            </w:pPr>
            <w:r>
              <w:t>10</w:t>
            </w:r>
          </w:p>
          <w:p w14:paraId="1C7448BE" w14:textId="77777777" w:rsidR="001A20E6" w:rsidRDefault="00000000">
            <w:pPr>
              <w:pStyle w:val="TableCellCalendarSubject"/>
            </w:pPr>
            <w:r>
              <w:t>Indian Economy</w:t>
            </w:r>
          </w:p>
          <w:p w14:paraId="34175B05" w14:textId="77777777" w:rsidR="001A20E6" w:rsidRDefault="00000000">
            <w:pPr>
              <w:pStyle w:val="TableCellCalendarSubject"/>
            </w:pPr>
            <w:r>
              <w:t>Governance</w:t>
            </w:r>
          </w:p>
        </w:tc>
        <w:tc>
          <w:tcPr>
            <w:tcW w:w="700" w:type="pct"/>
            <w:shd w:val="clear" w:color="auto" w:fill="FEE2E2"/>
            <w:tcMar>
              <w:top w:w="200" w:type="dxa"/>
              <w:left w:w="100" w:type="dxa"/>
              <w:bottom w:w="200" w:type="dxa"/>
              <w:right w:w="100" w:type="dxa"/>
            </w:tcMar>
          </w:tcPr>
          <w:p w14:paraId="7F0B98EB" w14:textId="77777777" w:rsidR="001A20E6" w:rsidRDefault="00000000">
            <w:pPr>
              <w:pStyle w:val="TableCellCalendarDayNumberBold"/>
            </w:pPr>
            <w:r>
              <w:t>11</w:t>
            </w:r>
          </w:p>
          <w:p w14:paraId="7AF661DC" w14:textId="77777777" w:rsidR="001A20E6" w:rsidRDefault="00000000">
            <w:pPr>
              <w:pStyle w:val="TableCellCalendarSubject"/>
            </w:pPr>
            <w:r>
              <w:t>Indian Economy</w:t>
            </w:r>
          </w:p>
          <w:p w14:paraId="591523BD" w14:textId="77777777" w:rsidR="001A20E6" w:rsidRDefault="00000000">
            <w:pPr>
              <w:pStyle w:val="TableCellCalendarSubject"/>
            </w:pPr>
            <w:r>
              <w:t>Governance</w:t>
            </w:r>
          </w:p>
        </w:tc>
        <w:tc>
          <w:tcPr>
            <w:tcW w:w="700" w:type="pct"/>
            <w:shd w:val="clear" w:color="auto" w:fill="FEE2E2"/>
            <w:tcMar>
              <w:top w:w="200" w:type="dxa"/>
              <w:left w:w="100" w:type="dxa"/>
              <w:bottom w:w="200" w:type="dxa"/>
              <w:right w:w="100" w:type="dxa"/>
            </w:tcMar>
          </w:tcPr>
          <w:p w14:paraId="1B08FC61" w14:textId="77777777" w:rsidR="001A20E6" w:rsidRDefault="00000000">
            <w:pPr>
              <w:pStyle w:val="TableCellCalendarDayNumberBold"/>
            </w:pPr>
            <w:r>
              <w:t>12</w:t>
            </w:r>
          </w:p>
          <w:p w14:paraId="42C6CC3C" w14:textId="77777777" w:rsidR="001A20E6" w:rsidRDefault="00000000">
            <w:pPr>
              <w:pStyle w:val="TableCellCalendarSubject"/>
            </w:pPr>
            <w:r>
              <w:t>Indian Economy</w:t>
            </w:r>
          </w:p>
          <w:p w14:paraId="5F960013" w14:textId="77777777" w:rsidR="001A20E6" w:rsidRDefault="00000000">
            <w:pPr>
              <w:pStyle w:val="TableCellCalendarSubject"/>
            </w:pPr>
            <w:r>
              <w:t>Governance</w:t>
            </w:r>
          </w:p>
        </w:tc>
        <w:tc>
          <w:tcPr>
            <w:tcW w:w="700" w:type="pct"/>
            <w:shd w:val="clear" w:color="auto" w:fill="FEE2E2"/>
            <w:tcMar>
              <w:top w:w="200" w:type="dxa"/>
              <w:left w:w="100" w:type="dxa"/>
              <w:bottom w:w="200" w:type="dxa"/>
              <w:right w:w="100" w:type="dxa"/>
            </w:tcMar>
          </w:tcPr>
          <w:p w14:paraId="188DB06C" w14:textId="77777777" w:rsidR="001A20E6" w:rsidRDefault="00000000">
            <w:pPr>
              <w:pStyle w:val="TableCellCalendarDayNumberBold"/>
            </w:pPr>
            <w:r>
              <w:t>13</w:t>
            </w:r>
          </w:p>
          <w:p w14:paraId="0EB5D8B5" w14:textId="77777777" w:rsidR="001A20E6" w:rsidRDefault="00000000">
            <w:pPr>
              <w:pStyle w:val="TableCellCalendarSubject"/>
            </w:pPr>
            <w:r>
              <w:t>Indian Economy</w:t>
            </w:r>
          </w:p>
          <w:p w14:paraId="71475771" w14:textId="77777777" w:rsidR="001A20E6" w:rsidRDefault="00000000">
            <w:pPr>
              <w:pStyle w:val="TableCellCalendarSubject"/>
            </w:pPr>
            <w:r>
              <w:t>Governance</w:t>
            </w:r>
          </w:p>
        </w:tc>
      </w:tr>
      <w:tr w:rsidR="001A20E6" w14:paraId="16C8168A" w14:textId="77777777">
        <w:tc>
          <w:tcPr>
            <w:tcW w:w="700" w:type="pct"/>
            <w:shd w:val="clear" w:color="auto" w:fill="FEE2E2"/>
            <w:tcMar>
              <w:top w:w="200" w:type="dxa"/>
              <w:left w:w="100" w:type="dxa"/>
              <w:bottom w:w="200" w:type="dxa"/>
              <w:right w:w="100" w:type="dxa"/>
            </w:tcMar>
          </w:tcPr>
          <w:p w14:paraId="68339973" w14:textId="77777777" w:rsidR="001A20E6" w:rsidRDefault="00000000">
            <w:pPr>
              <w:pStyle w:val="TableCellCalendarDayNumberBold"/>
            </w:pPr>
            <w:r>
              <w:t>14</w:t>
            </w:r>
          </w:p>
          <w:p w14:paraId="1E92BCAD" w14:textId="77777777" w:rsidR="001A20E6" w:rsidRDefault="00000000">
            <w:pPr>
              <w:pStyle w:val="TableCellCalendarSubject"/>
            </w:pPr>
            <w:r>
              <w:t>Indian Economy</w:t>
            </w:r>
          </w:p>
          <w:p w14:paraId="7E5D01E6" w14:textId="77777777" w:rsidR="001A20E6" w:rsidRDefault="00000000">
            <w:pPr>
              <w:pStyle w:val="TableCellCalendarSubject"/>
            </w:pPr>
            <w:r>
              <w:t>Governance</w:t>
            </w:r>
          </w:p>
        </w:tc>
        <w:tc>
          <w:tcPr>
            <w:tcW w:w="700" w:type="pct"/>
            <w:shd w:val="clear" w:color="auto" w:fill="FEE2E2"/>
            <w:tcMar>
              <w:top w:w="200" w:type="dxa"/>
              <w:left w:w="100" w:type="dxa"/>
              <w:bottom w:w="200" w:type="dxa"/>
              <w:right w:w="100" w:type="dxa"/>
            </w:tcMar>
          </w:tcPr>
          <w:p w14:paraId="511ED894" w14:textId="77777777" w:rsidR="001A20E6" w:rsidRDefault="00000000">
            <w:pPr>
              <w:pStyle w:val="TableCellCalendarDayNumberBold"/>
            </w:pPr>
            <w:r>
              <w:t>15</w:t>
            </w:r>
          </w:p>
          <w:p w14:paraId="2767818E" w14:textId="77777777" w:rsidR="001A20E6" w:rsidRDefault="00000000">
            <w:pPr>
              <w:pStyle w:val="TableCellCalendarSubject"/>
            </w:pPr>
            <w:r>
              <w:t>Governance</w:t>
            </w:r>
          </w:p>
          <w:p w14:paraId="48E1EB9E" w14:textId="77777777" w:rsidR="001A20E6" w:rsidRDefault="00000000">
            <w:pPr>
              <w:pStyle w:val="TableCellCalendarSubject"/>
            </w:pPr>
            <w:r>
              <w:t>International Relations</w:t>
            </w:r>
          </w:p>
        </w:tc>
        <w:tc>
          <w:tcPr>
            <w:tcW w:w="700" w:type="pct"/>
            <w:shd w:val="clear" w:color="auto" w:fill="FEE2E2"/>
            <w:tcMar>
              <w:top w:w="200" w:type="dxa"/>
              <w:left w:w="100" w:type="dxa"/>
              <w:bottom w:w="200" w:type="dxa"/>
              <w:right w:w="100" w:type="dxa"/>
            </w:tcMar>
          </w:tcPr>
          <w:p w14:paraId="1E18EDBC" w14:textId="77777777" w:rsidR="001A20E6" w:rsidRDefault="00000000">
            <w:pPr>
              <w:pStyle w:val="TableCellCalendarDayNumberBold"/>
            </w:pPr>
            <w:r>
              <w:t>16</w:t>
            </w:r>
          </w:p>
          <w:p w14:paraId="3D64F6E6" w14:textId="77777777" w:rsidR="001A20E6" w:rsidRDefault="00000000">
            <w:pPr>
              <w:pStyle w:val="TableCellCalendarSubject"/>
            </w:pPr>
            <w:r>
              <w:t>Governance</w:t>
            </w:r>
          </w:p>
          <w:p w14:paraId="6560B8D5" w14:textId="77777777" w:rsidR="001A20E6" w:rsidRDefault="00000000">
            <w:pPr>
              <w:pStyle w:val="TableCellCalendarSubject"/>
            </w:pPr>
            <w:r>
              <w:t>International Relations</w:t>
            </w:r>
          </w:p>
        </w:tc>
        <w:tc>
          <w:tcPr>
            <w:tcW w:w="700" w:type="pct"/>
            <w:shd w:val="clear" w:color="auto" w:fill="FEE2E2"/>
            <w:tcMar>
              <w:top w:w="200" w:type="dxa"/>
              <w:left w:w="100" w:type="dxa"/>
              <w:bottom w:w="200" w:type="dxa"/>
              <w:right w:w="100" w:type="dxa"/>
            </w:tcMar>
          </w:tcPr>
          <w:p w14:paraId="4A9FB711" w14:textId="77777777" w:rsidR="001A20E6" w:rsidRDefault="00000000">
            <w:pPr>
              <w:pStyle w:val="TableCellCalendarDayNumberBold"/>
            </w:pPr>
            <w:r>
              <w:t>17</w:t>
            </w:r>
          </w:p>
          <w:p w14:paraId="6C3EF265" w14:textId="77777777" w:rsidR="001A20E6" w:rsidRDefault="00000000">
            <w:pPr>
              <w:pStyle w:val="TableCellCalendarSubject"/>
            </w:pPr>
            <w:r>
              <w:t>International Relations</w:t>
            </w:r>
          </w:p>
          <w:p w14:paraId="45E60A1F" w14:textId="77777777" w:rsidR="001A20E6" w:rsidRDefault="00000000">
            <w:pPr>
              <w:pStyle w:val="TableCellCalendarSubject"/>
            </w:pPr>
            <w:r>
              <w:t>Internal Security</w:t>
            </w:r>
          </w:p>
        </w:tc>
        <w:tc>
          <w:tcPr>
            <w:tcW w:w="700" w:type="pct"/>
            <w:shd w:val="clear" w:color="auto" w:fill="FEE2E2"/>
            <w:tcMar>
              <w:top w:w="200" w:type="dxa"/>
              <w:left w:w="100" w:type="dxa"/>
              <w:bottom w:w="200" w:type="dxa"/>
              <w:right w:w="100" w:type="dxa"/>
            </w:tcMar>
          </w:tcPr>
          <w:p w14:paraId="251F23A6" w14:textId="77777777" w:rsidR="001A20E6" w:rsidRDefault="00000000">
            <w:pPr>
              <w:pStyle w:val="TableCellCalendarDayNumberBold"/>
            </w:pPr>
            <w:r>
              <w:t>18</w:t>
            </w:r>
          </w:p>
          <w:p w14:paraId="36A76FB9" w14:textId="77777777" w:rsidR="001A20E6" w:rsidRDefault="00000000">
            <w:pPr>
              <w:pStyle w:val="TableCellCalendarSubject"/>
            </w:pPr>
            <w:r>
              <w:t>International Relations</w:t>
            </w:r>
          </w:p>
          <w:p w14:paraId="5075CC92" w14:textId="77777777" w:rsidR="001A20E6" w:rsidRDefault="00000000">
            <w:pPr>
              <w:pStyle w:val="TableCellCalendarSubject"/>
            </w:pPr>
            <w:r>
              <w:t>Internal Security</w:t>
            </w:r>
          </w:p>
        </w:tc>
        <w:tc>
          <w:tcPr>
            <w:tcW w:w="700" w:type="pct"/>
            <w:shd w:val="clear" w:color="auto" w:fill="FEE2E2"/>
            <w:tcMar>
              <w:top w:w="200" w:type="dxa"/>
              <w:left w:w="100" w:type="dxa"/>
              <w:bottom w:w="200" w:type="dxa"/>
              <w:right w:w="100" w:type="dxa"/>
            </w:tcMar>
          </w:tcPr>
          <w:p w14:paraId="5235D800" w14:textId="77777777" w:rsidR="001A20E6" w:rsidRDefault="00000000">
            <w:pPr>
              <w:pStyle w:val="TableCellCalendarDayNumberBold"/>
            </w:pPr>
            <w:r>
              <w:t>19</w:t>
            </w:r>
          </w:p>
          <w:p w14:paraId="76AC6578" w14:textId="77777777" w:rsidR="001A20E6" w:rsidRDefault="00000000">
            <w:pPr>
              <w:pStyle w:val="TableCellCalendarSubject"/>
            </w:pPr>
            <w:r>
              <w:t>International Relations</w:t>
            </w:r>
          </w:p>
          <w:p w14:paraId="4EBD94E5" w14:textId="77777777" w:rsidR="001A20E6" w:rsidRDefault="00000000">
            <w:pPr>
              <w:pStyle w:val="TableCellCalendarSubject"/>
            </w:pPr>
            <w:r>
              <w:t>Internal Security</w:t>
            </w:r>
          </w:p>
        </w:tc>
        <w:tc>
          <w:tcPr>
            <w:tcW w:w="700" w:type="pct"/>
            <w:shd w:val="clear" w:color="auto" w:fill="FEE2E2"/>
            <w:tcMar>
              <w:top w:w="200" w:type="dxa"/>
              <w:left w:w="100" w:type="dxa"/>
              <w:bottom w:w="200" w:type="dxa"/>
              <w:right w:w="100" w:type="dxa"/>
            </w:tcMar>
          </w:tcPr>
          <w:p w14:paraId="5A05E909" w14:textId="77777777" w:rsidR="001A20E6" w:rsidRDefault="00000000">
            <w:pPr>
              <w:pStyle w:val="TableCellCalendarDayNumberBold"/>
            </w:pPr>
            <w:r>
              <w:t>20</w:t>
            </w:r>
          </w:p>
          <w:p w14:paraId="2FC9E1ED" w14:textId="77777777" w:rsidR="001A20E6" w:rsidRDefault="00000000">
            <w:pPr>
              <w:pStyle w:val="TableCellCalendarSubject"/>
            </w:pPr>
            <w:r>
              <w:t>International Relations</w:t>
            </w:r>
          </w:p>
          <w:p w14:paraId="6EED0AE6" w14:textId="77777777" w:rsidR="001A20E6" w:rsidRDefault="00000000">
            <w:pPr>
              <w:pStyle w:val="TableCellCalendarSubject"/>
            </w:pPr>
            <w:r>
              <w:t>Internal Security</w:t>
            </w:r>
          </w:p>
        </w:tc>
      </w:tr>
      <w:tr w:rsidR="001A20E6" w14:paraId="0A4BD43B" w14:textId="77777777">
        <w:tc>
          <w:tcPr>
            <w:tcW w:w="700" w:type="pct"/>
            <w:shd w:val="clear" w:color="auto" w:fill="FEE2E2"/>
            <w:tcMar>
              <w:top w:w="200" w:type="dxa"/>
              <w:left w:w="100" w:type="dxa"/>
              <w:bottom w:w="200" w:type="dxa"/>
              <w:right w:w="100" w:type="dxa"/>
            </w:tcMar>
          </w:tcPr>
          <w:p w14:paraId="15155EB6" w14:textId="77777777" w:rsidR="001A20E6" w:rsidRDefault="00000000">
            <w:pPr>
              <w:pStyle w:val="TableCellCalendarDayNumberBold"/>
            </w:pPr>
            <w:r>
              <w:t>21</w:t>
            </w:r>
          </w:p>
          <w:p w14:paraId="6FDF36E5" w14:textId="77777777" w:rsidR="001A20E6" w:rsidRDefault="00000000">
            <w:pPr>
              <w:pStyle w:val="TableCellCalendarSubject"/>
            </w:pPr>
            <w:r>
              <w:t>International Relations</w:t>
            </w:r>
          </w:p>
          <w:p w14:paraId="6149D3AB" w14:textId="77777777" w:rsidR="001A20E6" w:rsidRDefault="00000000">
            <w:pPr>
              <w:pStyle w:val="TableCellCalendarSubject"/>
            </w:pPr>
            <w:r>
              <w:t>Internal Security</w:t>
            </w:r>
          </w:p>
        </w:tc>
        <w:tc>
          <w:tcPr>
            <w:tcW w:w="700" w:type="pct"/>
            <w:shd w:val="clear" w:color="auto" w:fill="FEE2E2"/>
            <w:tcMar>
              <w:top w:w="200" w:type="dxa"/>
              <w:left w:w="100" w:type="dxa"/>
              <w:bottom w:w="200" w:type="dxa"/>
              <w:right w:w="100" w:type="dxa"/>
            </w:tcMar>
          </w:tcPr>
          <w:p w14:paraId="684A3749" w14:textId="77777777" w:rsidR="001A20E6" w:rsidRDefault="00000000">
            <w:pPr>
              <w:pStyle w:val="TableCellCalendarDayNumberBold"/>
            </w:pPr>
            <w:r>
              <w:t>22</w:t>
            </w:r>
          </w:p>
          <w:p w14:paraId="0237E881" w14:textId="77777777" w:rsidR="001A20E6" w:rsidRDefault="00000000">
            <w:pPr>
              <w:pStyle w:val="TableCellCalendarSubject"/>
            </w:pPr>
            <w:r>
              <w:t>Internal Security</w:t>
            </w:r>
          </w:p>
          <w:p w14:paraId="35DF4F71" w14:textId="77777777" w:rsidR="001A20E6" w:rsidRDefault="00000000">
            <w:pPr>
              <w:pStyle w:val="TableCellCalendarSubject"/>
            </w:pPr>
            <w:r>
              <w:t>Society and Social Justice</w:t>
            </w:r>
          </w:p>
        </w:tc>
        <w:tc>
          <w:tcPr>
            <w:tcW w:w="700" w:type="pct"/>
            <w:shd w:val="clear" w:color="auto" w:fill="FEE2E2"/>
            <w:tcMar>
              <w:top w:w="200" w:type="dxa"/>
              <w:left w:w="100" w:type="dxa"/>
              <w:bottom w:w="200" w:type="dxa"/>
              <w:right w:w="100" w:type="dxa"/>
            </w:tcMar>
          </w:tcPr>
          <w:p w14:paraId="52F76CD5" w14:textId="77777777" w:rsidR="001A20E6" w:rsidRDefault="00000000">
            <w:pPr>
              <w:pStyle w:val="TableCellCalendarDayNumberBold"/>
            </w:pPr>
            <w:r>
              <w:t>23</w:t>
            </w:r>
          </w:p>
          <w:p w14:paraId="7916FC7F" w14:textId="77777777" w:rsidR="001A20E6" w:rsidRDefault="00000000">
            <w:pPr>
              <w:pStyle w:val="TableCellCalendarSubject"/>
            </w:pPr>
            <w:r>
              <w:t>Internal Security</w:t>
            </w:r>
          </w:p>
          <w:p w14:paraId="01E17B2B" w14:textId="77777777" w:rsidR="001A20E6" w:rsidRDefault="00000000">
            <w:pPr>
              <w:pStyle w:val="TableCellCalendarSubject"/>
            </w:pPr>
            <w:r>
              <w:t>Society and Social Justice</w:t>
            </w:r>
          </w:p>
        </w:tc>
        <w:tc>
          <w:tcPr>
            <w:tcW w:w="700" w:type="pct"/>
            <w:shd w:val="clear" w:color="auto" w:fill="FEE2E2"/>
            <w:tcMar>
              <w:top w:w="200" w:type="dxa"/>
              <w:left w:w="100" w:type="dxa"/>
              <w:bottom w:w="200" w:type="dxa"/>
              <w:right w:w="100" w:type="dxa"/>
            </w:tcMar>
          </w:tcPr>
          <w:p w14:paraId="423ECACE" w14:textId="77777777" w:rsidR="001A20E6" w:rsidRDefault="00000000">
            <w:pPr>
              <w:pStyle w:val="TableCellCalendarDayNumberBold"/>
            </w:pPr>
            <w:r>
              <w:t>24</w:t>
            </w:r>
          </w:p>
          <w:p w14:paraId="7DF724CA" w14:textId="77777777" w:rsidR="001A20E6" w:rsidRDefault="00000000">
            <w:pPr>
              <w:pStyle w:val="TableCellCalendarSubject"/>
            </w:pPr>
            <w:r>
              <w:t>Internal Security</w:t>
            </w:r>
          </w:p>
          <w:p w14:paraId="0D4B5611" w14:textId="77777777" w:rsidR="001A20E6" w:rsidRDefault="00000000">
            <w:pPr>
              <w:pStyle w:val="TableCellCalendarSubject"/>
            </w:pPr>
            <w:r>
              <w:t>Society and Social Justice</w:t>
            </w:r>
          </w:p>
        </w:tc>
        <w:tc>
          <w:tcPr>
            <w:tcW w:w="700" w:type="pct"/>
            <w:shd w:val="clear" w:color="auto" w:fill="FEE2E2"/>
            <w:tcMar>
              <w:top w:w="200" w:type="dxa"/>
              <w:left w:w="100" w:type="dxa"/>
              <w:bottom w:w="200" w:type="dxa"/>
              <w:right w:w="100" w:type="dxa"/>
            </w:tcMar>
          </w:tcPr>
          <w:p w14:paraId="1E31873F" w14:textId="77777777" w:rsidR="001A20E6" w:rsidRDefault="00000000">
            <w:pPr>
              <w:pStyle w:val="TableCellCalendarDayNumberBold"/>
            </w:pPr>
            <w:r>
              <w:t>25</w:t>
            </w:r>
          </w:p>
          <w:p w14:paraId="6D1E30C9" w14:textId="77777777" w:rsidR="001A20E6" w:rsidRDefault="00000000">
            <w:pPr>
              <w:pStyle w:val="TableCellCalendarSubject"/>
            </w:pPr>
            <w:r>
              <w:t>Internal Security</w:t>
            </w:r>
          </w:p>
          <w:p w14:paraId="3A427200" w14:textId="77777777" w:rsidR="001A20E6" w:rsidRDefault="00000000">
            <w:pPr>
              <w:pStyle w:val="TableCellCalendarSubject"/>
            </w:pPr>
            <w:r>
              <w:t>Society and Social Justice</w:t>
            </w:r>
          </w:p>
        </w:tc>
        <w:tc>
          <w:tcPr>
            <w:tcW w:w="700" w:type="pct"/>
            <w:shd w:val="clear" w:color="auto" w:fill="FEE2E2"/>
            <w:tcMar>
              <w:top w:w="200" w:type="dxa"/>
              <w:left w:w="100" w:type="dxa"/>
              <w:bottom w:w="200" w:type="dxa"/>
              <w:right w:w="100" w:type="dxa"/>
            </w:tcMar>
          </w:tcPr>
          <w:p w14:paraId="221C41E5" w14:textId="77777777" w:rsidR="001A20E6" w:rsidRDefault="00000000">
            <w:pPr>
              <w:pStyle w:val="TableCellCalendarDayNumberBold"/>
            </w:pPr>
            <w:r>
              <w:t>26</w:t>
            </w:r>
          </w:p>
          <w:p w14:paraId="3118A424" w14:textId="77777777" w:rsidR="001A20E6" w:rsidRDefault="00000000">
            <w:pPr>
              <w:pStyle w:val="TableCellCalendarSubject"/>
            </w:pPr>
            <w:r>
              <w:t>Society and Social Justice</w:t>
            </w:r>
          </w:p>
          <w:p w14:paraId="195DCA87" w14:textId="77777777" w:rsidR="001A20E6" w:rsidRDefault="00000000">
            <w:pPr>
              <w:pStyle w:val="TableCellCalendarSubject"/>
            </w:pPr>
            <w:r>
              <w:t>Essay</w:t>
            </w:r>
          </w:p>
        </w:tc>
        <w:tc>
          <w:tcPr>
            <w:tcW w:w="700" w:type="pct"/>
            <w:shd w:val="clear" w:color="auto" w:fill="FEE2E2"/>
            <w:tcMar>
              <w:top w:w="200" w:type="dxa"/>
              <w:left w:w="100" w:type="dxa"/>
              <w:bottom w:w="200" w:type="dxa"/>
              <w:right w:w="100" w:type="dxa"/>
            </w:tcMar>
          </w:tcPr>
          <w:p w14:paraId="3E2F6187" w14:textId="77777777" w:rsidR="001A20E6" w:rsidRDefault="00000000">
            <w:pPr>
              <w:pStyle w:val="TableCellCalendarDayNumberBold"/>
            </w:pPr>
            <w:r>
              <w:t>27</w:t>
            </w:r>
          </w:p>
          <w:p w14:paraId="3ABD52A2" w14:textId="77777777" w:rsidR="001A20E6" w:rsidRDefault="00000000">
            <w:pPr>
              <w:pStyle w:val="TableCellCalendarSubject"/>
            </w:pPr>
            <w:r>
              <w:t>Society and Social Justice</w:t>
            </w:r>
          </w:p>
          <w:p w14:paraId="0C17DB7C" w14:textId="77777777" w:rsidR="001A20E6" w:rsidRDefault="00000000">
            <w:pPr>
              <w:pStyle w:val="TableCellCalendarSubject"/>
            </w:pPr>
            <w:r>
              <w:t>Essay</w:t>
            </w:r>
          </w:p>
        </w:tc>
      </w:tr>
      <w:tr w:rsidR="001A20E6" w14:paraId="5865A98E" w14:textId="77777777">
        <w:tc>
          <w:tcPr>
            <w:tcW w:w="700" w:type="pct"/>
            <w:shd w:val="clear" w:color="auto" w:fill="FEE2E2"/>
            <w:tcMar>
              <w:top w:w="200" w:type="dxa"/>
              <w:left w:w="100" w:type="dxa"/>
              <w:bottom w:w="200" w:type="dxa"/>
              <w:right w:w="100" w:type="dxa"/>
            </w:tcMar>
          </w:tcPr>
          <w:p w14:paraId="1A19870B" w14:textId="77777777" w:rsidR="001A20E6" w:rsidRDefault="00000000">
            <w:pPr>
              <w:pStyle w:val="TableCellCalendarDayNumberBold"/>
            </w:pPr>
            <w:r>
              <w:t>28</w:t>
            </w:r>
          </w:p>
          <w:p w14:paraId="605E7FE5" w14:textId="77777777" w:rsidR="001A20E6" w:rsidRDefault="00000000">
            <w:pPr>
              <w:pStyle w:val="TableCellCalendarSubject"/>
            </w:pPr>
            <w:r>
              <w:t>Society and Social Justice</w:t>
            </w:r>
          </w:p>
          <w:p w14:paraId="245D584C" w14:textId="77777777" w:rsidR="001A20E6" w:rsidRDefault="00000000">
            <w:pPr>
              <w:pStyle w:val="TableCellCalendarSubject"/>
            </w:pPr>
            <w:r>
              <w:t>Essay</w:t>
            </w:r>
          </w:p>
        </w:tc>
        <w:tc>
          <w:tcPr>
            <w:tcW w:w="700" w:type="pct"/>
            <w:shd w:val="clear" w:color="auto" w:fill="FEE2E2"/>
            <w:tcMar>
              <w:top w:w="200" w:type="dxa"/>
              <w:left w:w="100" w:type="dxa"/>
              <w:bottom w:w="200" w:type="dxa"/>
              <w:right w:w="100" w:type="dxa"/>
            </w:tcMar>
          </w:tcPr>
          <w:p w14:paraId="2C1128DD" w14:textId="77777777" w:rsidR="001A20E6" w:rsidRDefault="00000000">
            <w:pPr>
              <w:pStyle w:val="TableCellCalendarDayNumberBold"/>
            </w:pPr>
            <w:r>
              <w:t>29</w:t>
            </w:r>
          </w:p>
          <w:p w14:paraId="2959642D" w14:textId="77777777" w:rsidR="001A20E6" w:rsidRDefault="00000000">
            <w:pPr>
              <w:pStyle w:val="TableCellCalendarSubject"/>
            </w:pPr>
            <w:r>
              <w:t>Society and Social Justice</w:t>
            </w:r>
          </w:p>
          <w:p w14:paraId="6564ED89" w14:textId="77777777" w:rsidR="001A20E6" w:rsidRDefault="00000000">
            <w:pPr>
              <w:pStyle w:val="TableCellCalendarSubject"/>
            </w:pPr>
            <w:r>
              <w:t>Essay</w:t>
            </w:r>
          </w:p>
        </w:tc>
        <w:tc>
          <w:tcPr>
            <w:tcW w:w="700" w:type="pct"/>
            <w:shd w:val="clear" w:color="auto" w:fill="FEE2E2"/>
            <w:tcMar>
              <w:top w:w="200" w:type="dxa"/>
              <w:left w:w="100" w:type="dxa"/>
              <w:bottom w:w="200" w:type="dxa"/>
              <w:right w:w="100" w:type="dxa"/>
            </w:tcMar>
          </w:tcPr>
          <w:p w14:paraId="6BF97CC7" w14:textId="77777777" w:rsidR="001A20E6" w:rsidRDefault="00000000">
            <w:pPr>
              <w:pStyle w:val="TableCellCalendarDayNumberBold"/>
            </w:pPr>
            <w:r>
              <w:t>30</w:t>
            </w:r>
          </w:p>
          <w:p w14:paraId="5D34E098" w14:textId="77777777" w:rsidR="001A20E6" w:rsidRDefault="00000000">
            <w:pPr>
              <w:pStyle w:val="TableCellCalendarSubject"/>
            </w:pPr>
            <w:r>
              <w:t>Society and Social Justice</w:t>
            </w:r>
          </w:p>
          <w:p w14:paraId="5098FC43" w14:textId="77777777" w:rsidR="001A20E6" w:rsidRDefault="00000000">
            <w:pPr>
              <w:pStyle w:val="TableCellCalendarSubject"/>
            </w:pPr>
            <w:r>
              <w:t>Essay</w:t>
            </w:r>
          </w:p>
        </w:tc>
        <w:tc>
          <w:tcPr>
            <w:tcW w:w="700" w:type="pct"/>
            <w:shd w:val="clear" w:color="auto" w:fill="FEE2E2"/>
            <w:tcMar>
              <w:top w:w="200" w:type="dxa"/>
              <w:left w:w="100" w:type="dxa"/>
              <w:bottom w:w="200" w:type="dxa"/>
              <w:right w:w="100" w:type="dxa"/>
            </w:tcMar>
          </w:tcPr>
          <w:p w14:paraId="18127667" w14:textId="77777777" w:rsidR="001A20E6" w:rsidRDefault="00000000">
            <w:pPr>
              <w:pStyle w:val="TableCellCalendarDayNumberBold"/>
            </w:pPr>
            <w:r>
              <w:t>31</w:t>
            </w:r>
          </w:p>
          <w:p w14:paraId="1754FBA7" w14:textId="77777777" w:rsidR="001A20E6" w:rsidRDefault="00000000">
            <w:pPr>
              <w:pStyle w:val="TableCellCalendarSubject"/>
            </w:pPr>
            <w:r>
              <w:t>Society and Social Justice</w:t>
            </w:r>
          </w:p>
          <w:p w14:paraId="3246EBEB" w14:textId="77777777" w:rsidR="001A20E6" w:rsidRDefault="00000000">
            <w:pPr>
              <w:pStyle w:val="TableCellCalendarSubject"/>
            </w:pPr>
            <w:r>
              <w:t>Essay</w:t>
            </w:r>
          </w:p>
        </w:tc>
        <w:tc>
          <w:tcPr>
            <w:tcW w:w="700" w:type="pct"/>
            <w:tcMar>
              <w:top w:w="200" w:type="dxa"/>
              <w:left w:w="100" w:type="dxa"/>
              <w:bottom w:w="200" w:type="dxa"/>
              <w:right w:w="100" w:type="dxa"/>
            </w:tcMar>
          </w:tcPr>
          <w:p w14:paraId="65D55D54" w14:textId="77777777" w:rsidR="001A20E6" w:rsidRDefault="001A20E6"/>
        </w:tc>
        <w:tc>
          <w:tcPr>
            <w:tcW w:w="700" w:type="pct"/>
            <w:tcMar>
              <w:top w:w="200" w:type="dxa"/>
              <w:left w:w="100" w:type="dxa"/>
              <w:bottom w:w="200" w:type="dxa"/>
              <w:right w:w="100" w:type="dxa"/>
            </w:tcMar>
          </w:tcPr>
          <w:p w14:paraId="456A39E1" w14:textId="77777777" w:rsidR="001A20E6" w:rsidRDefault="001A20E6"/>
        </w:tc>
        <w:tc>
          <w:tcPr>
            <w:tcW w:w="700" w:type="pct"/>
            <w:tcMar>
              <w:top w:w="200" w:type="dxa"/>
              <w:left w:w="100" w:type="dxa"/>
              <w:bottom w:w="200" w:type="dxa"/>
              <w:right w:w="100" w:type="dxa"/>
            </w:tcMar>
          </w:tcPr>
          <w:p w14:paraId="173B48D4" w14:textId="77777777" w:rsidR="001A20E6" w:rsidRDefault="001A20E6"/>
        </w:tc>
      </w:tr>
    </w:tbl>
    <w:p w14:paraId="4F26A3CC" w14:textId="77777777" w:rsidR="001A20E6" w:rsidRDefault="001A20E6">
      <w:pPr>
        <w:spacing w:after="400"/>
      </w:pPr>
    </w:p>
    <w:p w14:paraId="1866A294" w14:textId="77777777" w:rsidR="001A20E6" w:rsidRDefault="00000000">
      <w:pPr>
        <w:pStyle w:val="ResourceTitle"/>
      </w:pPr>
      <w:r>
        <w:t>📚 Resources for March 2027</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04F82E87" w14:textId="77777777">
        <w:tc>
          <w:tcPr>
            <w:tcW w:w="1650" w:type="pct"/>
            <w:tcBorders>
              <w:bottom w:val="single" w:sz="2" w:space="0" w:color="D1D5DB"/>
              <w:right w:val="single" w:sz="2" w:space="0" w:color="D1D5DB"/>
            </w:tcBorders>
            <w:tcMar>
              <w:top w:w="200" w:type="dxa"/>
              <w:left w:w="150" w:type="dxa"/>
              <w:bottom w:w="200" w:type="dxa"/>
              <w:right w:w="150" w:type="dxa"/>
            </w:tcMar>
          </w:tcPr>
          <w:p w14:paraId="3477B699" w14:textId="77777777" w:rsidR="001A20E6" w:rsidRDefault="00000000">
            <w:pPr>
              <w:pStyle w:val="TableCellSubjectName"/>
            </w:pPr>
            <w:r>
              <w:t>Indian Polity and Governance</w:t>
            </w:r>
          </w:p>
          <w:p w14:paraId="6FA4D336" w14:textId="77777777" w:rsidR="001A20E6" w:rsidRDefault="00000000">
            <w:pPr>
              <w:pStyle w:val="TableCellCategoryTitle"/>
            </w:pPr>
            <w:r>
              <w:t>📝 Practice Materials</w:t>
            </w:r>
          </w:p>
          <w:p w14:paraId="2147B156" w14:textId="77777777" w:rsidR="001A20E6" w:rsidRDefault="00000000">
            <w:pPr>
              <w:pStyle w:val="TableCellResourceItem"/>
            </w:pPr>
            <w:r>
              <w:t>• La Excellence Polity Material</w:t>
            </w:r>
          </w:p>
          <w:p w14:paraId="566AE750" w14:textId="77777777" w:rsidR="001A20E6" w:rsidRDefault="00000000">
            <w:pPr>
              <w:pStyle w:val="TableCellResourceItem"/>
            </w:pPr>
            <w:r>
              <w:t>• Mains RRP + Prelims RRP</w:t>
            </w:r>
          </w:p>
          <w:p w14:paraId="5E38D54E" w14:textId="77777777" w:rsidR="001A20E6" w:rsidRDefault="00000000">
            <w:pPr>
              <w:pStyle w:val="TableCellResourceItem"/>
            </w:pPr>
            <w:r>
              <w:t>• Prelims &amp; Mains Workbooks</w:t>
            </w:r>
          </w:p>
          <w:p w14:paraId="455C0B18" w14:textId="77777777" w:rsidR="001A20E6" w:rsidRDefault="00000000">
            <w:pPr>
              <w:pStyle w:val="TableCellCategoryTitle"/>
            </w:pPr>
            <w:r>
              <w:t>📰 Current Affairs</w:t>
            </w:r>
          </w:p>
          <w:p w14:paraId="772277EC" w14:textId="77777777" w:rsidR="001A20E6" w:rsidRDefault="00000000">
            <w:pPr>
              <w:pStyle w:val="TableCellResourceItem"/>
            </w:pPr>
            <w:r>
              <w:t>• NITI Aayog Reports + PRS Briefs</w:t>
            </w:r>
          </w:p>
          <w:p w14:paraId="005FA1A2" w14:textId="77777777" w:rsidR="001A20E6" w:rsidRDefault="00000000">
            <w:pPr>
              <w:pStyle w:val="TableCellResourceItem"/>
            </w:pPr>
            <w:r>
              <w:t>• Newspapers (The Hindu/Indian Express)</w:t>
            </w:r>
          </w:p>
          <w:p w14:paraId="6FC871EE"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77C7AC7F" w14:textId="77777777" w:rsidR="001A20E6" w:rsidRDefault="00000000">
            <w:pPr>
              <w:pStyle w:val="TableCellSubjectName"/>
            </w:pPr>
            <w:r>
              <w:t>Indian Economy</w:t>
            </w:r>
          </w:p>
          <w:p w14:paraId="42318816" w14:textId="77777777" w:rsidR="001A20E6" w:rsidRDefault="00000000">
            <w:pPr>
              <w:pStyle w:val="TableCellCategoryTitle"/>
            </w:pPr>
            <w:r>
              <w:t>📝 Practice Materials</w:t>
            </w:r>
          </w:p>
          <w:p w14:paraId="013E88E4" w14:textId="77777777" w:rsidR="001A20E6" w:rsidRDefault="00000000">
            <w:pPr>
              <w:pStyle w:val="TableCellResourceItem"/>
            </w:pPr>
            <w:r>
              <w:t>• La Excellence Economy Material</w:t>
            </w:r>
          </w:p>
          <w:p w14:paraId="57163E96" w14:textId="77777777" w:rsidR="001A20E6" w:rsidRDefault="00000000">
            <w:pPr>
              <w:pStyle w:val="TableCellResourceItem"/>
            </w:pPr>
            <w:r>
              <w:t>• Mains RRP + Prelims RRP</w:t>
            </w:r>
          </w:p>
          <w:p w14:paraId="0B6BDD55" w14:textId="77777777" w:rsidR="001A20E6" w:rsidRDefault="00000000">
            <w:pPr>
              <w:pStyle w:val="TableCellResourceItem"/>
            </w:pPr>
            <w:r>
              <w:t>• Prelims &amp; Mains Workbooks</w:t>
            </w:r>
          </w:p>
          <w:p w14:paraId="4416C6D8" w14:textId="77777777" w:rsidR="001A20E6" w:rsidRDefault="00000000">
            <w:pPr>
              <w:pStyle w:val="TableCellCategoryTitle"/>
            </w:pPr>
            <w:r>
              <w:t>📰 Current Affairs</w:t>
            </w:r>
          </w:p>
          <w:p w14:paraId="38D71274" w14:textId="77777777" w:rsidR="001A20E6" w:rsidRDefault="00000000">
            <w:pPr>
              <w:pStyle w:val="TableCellResourceItem"/>
            </w:pPr>
            <w:r>
              <w:t>• NITI Aayog Reports + Economic survey and Budget</w:t>
            </w:r>
          </w:p>
          <w:p w14:paraId="2DEBB8A5"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471756E0" w14:textId="77777777" w:rsidR="001A20E6" w:rsidRDefault="00000000">
            <w:pPr>
              <w:pStyle w:val="TableCellSubjectName"/>
            </w:pPr>
            <w:r>
              <w:t>Governance</w:t>
            </w:r>
          </w:p>
          <w:p w14:paraId="656CAD68" w14:textId="77777777" w:rsidR="001A20E6" w:rsidRDefault="00000000">
            <w:pPr>
              <w:pStyle w:val="TableCellCategoryTitle"/>
            </w:pPr>
            <w:r>
              <w:t>📚 Primary Books</w:t>
            </w:r>
          </w:p>
          <w:p w14:paraId="15456D6A" w14:textId="77777777" w:rsidR="001A20E6" w:rsidRDefault="00000000">
            <w:pPr>
              <w:pStyle w:val="TableCellResourceItem"/>
            </w:pPr>
            <w:r>
              <w:t>• India Year Book (Schemes) + PIB</w:t>
            </w:r>
          </w:p>
          <w:p w14:paraId="23832DF0" w14:textId="77777777" w:rsidR="001A20E6" w:rsidRDefault="00000000">
            <w:pPr>
              <w:pStyle w:val="TableCellResourceItem"/>
            </w:pPr>
            <w:r>
              <w:t>• Governance In India by M Laxmikanth</w:t>
            </w:r>
          </w:p>
          <w:p w14:paraId="7A860D07" w14:textId="77777777" w:rsidR="001A20E6" w:rsidRDefault="00000000">
            <w:pPr>
              <w:pStyle w:val="TableCellCategoryTitle"/>
            </w:pPr>
            <w:r>
              <w:t>📝 Practice Materials</w:t>
            </w:r>
          </w:p>
          <w:p w14:paraId="03AEB245" w14:textId="77777777" w:rsidR="001A20E6" w:rsidRDefault="00000000">
            <w:pPr>
              <w:pStyle w:val="TableCellResourceItem"/>
            </w:pPr>
            <w:r>
              <w:t>• La Excellence Governance Material</w:t>
            </w:r>
          </w:p>
          <w:p w14:paraId="5FF9A3C2" w14:textId="77777777" w:rsidR="001A20E6" w:rsidRDefault="00000000">
            <w:pPr>
              <w:pStyle w:val="TableCellResourceItem"/>
            </w:pPr>
            <w:r>
              <w:t>• Mains Workbook</w:t>
            </w:r>
          </w:p>
          <w:p w14:paraId="070C2724" w14:textId="77777777" w:rsidR="001A20E6" w:rsidRDefault="00000000">
            <w:pPr>
              <w:pStyle w:val="TableCellCategoryTitle"/>
            </w:pPr>
            <w:r>
              <w:t>📰 Current Affairs</w:t>
            </w:r>
          </w:p>
          <w:p w14:paraId="78464580" w14:textId="77777777" w:rsidR="001A20E6" w:rsidRDefault="00000000">
            <w:pPr>
              <w:pStyle w:val="TableCellResourceItem"/>
            </w:pPr>
            <w:r>
              <w:t>• NITI Aayog + Yojana</w:t>
            </w:r>
          </w:p>
          <w:p w14:paraId="3AE52CE5" w14:textId="77777777" w:rsidR="001A20E6" w:rsidRDefault="00000000">
            <w:pPr>
              <w:pStyle w:val="TableCellResourceItem"/>
            </w:pPr>
            <w:r>
              <w:t>• Newspapers (Hindu and IE Explained)</w:t>
            </w:r>
          </w:p>
        </w:tc>
      </w:tr>
      <w:tr w:rsidR="001A20E6" w14:paraId="55F595B2" w14:textId="77777777">
        <w:tc>
          <w:tcPr>
            <w:tcW w:w="1650" w:type="pct"/>
            <w:tcBorders>
              <w:bottom w:val="single" w:sz="2" w:space="0" w:color="D1D5DB"/>
              <w:right w:val="single" w:sz="2" w:space="0" w:color="D1D5DB"/>
            </w:tcBorders>
            <w:tcMar>
              <w:top w:w="200" w:type="dxa"/>
              <w:left w:w="150" w:type="dxa"/>
              <w:bottom w:w="200" w:type="dxa"/>
              <w:right w:w="150" w:type="dxa"/>
            </w:tcMar>
          </w:tcPr>
          <w:p w14:paraId="401DA2A5" w14:textId="77777777" w:rsidR="001A20E6" w:rsidRDefault="00000000">
            <w:pPr>
              <w:pStyle w:val="TableCellSubjectName"/>
            </w:pPr>
            <w:r>
              <w:t>International Relations</w:t>
            </w:r>
          </w:p>
          <w:p w14:paraId="4BF57739" w14:textId="77777777" w:rsidR="001A20E6" w:rsidRDefault="00000000">
            <w:pPr>
              <w:pStyle w:val="TableCellCategoryTitle"/>
            </w:pPr>
            <w:r>
              <w:t>📝 Practice Materials</w:t>
            </w:r>
          </w:p>
          <w:p w14:paraId="22EB9309" w14:textId="77777777" w:rsidR="001A20E6" w:rsidRDefault="00000000">
            <w:pPr>
              <w:pStyle w:val="TableCellResourceItem"/>
            </w:pPr>
            <w:r>
              <w:t>• La Excellence IR Material</w:t>
            </w:r>
          </w:p>
          <w:p w14:paraId="42748521" w14:textId="77777777" w:rsidR="001A20E6" w:rsidRDefault="00000000">
            <w:pPr>
              <w:pStyle w:val="TableCellResourceItem"/>
            </w:pPr>
            <w:r>
              <w:t>• Mains Workbook</w:t>
            </w:r>
          </w:p>
          <w:p w14:paraId="0B241A0F" w14:textId="77777777" w:rsidR="001A20E6" w:rsidRDefault="00000000">
            <w:pPr>
              <w:pStyle w:val="TableCellCategoryTitle"/>
            </w:pPr>
            <w:r>
              <w:t>📰 Current Affairs</w:t>
            </w:r>
          </w:p>
          <w:p w14:paraId="0308677A" w14:textId="77777777" w:rsidR="001A20E6" w:rsidRDefault="00000000">
            <w:pPr>
              <w:pStyle w:val="TableCellResourceItem"/>
            </w:pPr>
            <w:r>
              <w:t>• IDSA / ORF / MEA briefs</w:t>
            </w:r>
          </w:p>
          <w:p w14:paraId="7476655F" w14:textId="77777777" w:rsidR="001A20E6" w:rsidRDefault="00000000">
            <w:pPr>
              <w:pStyle w:val="TableCellResourceItem"/>
            </w:pPr>
            <w:r>
              <w:t>• Newspapers (The Hindu and IE – International page)</w:t>
            </w:r>
          </w:p>
        </w:tc>
        <w:tc>
          <w:tcPr>
            <w:tcW w:w="1650" w:type="pct"/>
            <w:tcBorders>
              <w:bottom w:val="single" w:sz="2" w:space="0" w:color="D1D5DB"/>
              <w:right w:val="single" w:sz="2" w:space="0" w:color="D1D5DB"/>
            </w:tcBorders>
            <w:tcMar>
              <w:top w:w="200" w:type="dxa"/>
              <w:left w:w="150" w:type="dxa"/>
              <w:bottom w:w="200" w:type="dxa"/>
              <w:right w:w="150" w:type="dxa"/>
            </w:tcMar>
          </w:tcPr>
          <w:p w14:paraId="7D1BD43D" w14:textId="77777777" w:rsidR="001A20E6" w:rsidRDefault="00000000">
            <w:pPr>
              <w:pStyle w:val="TableCellSubjectName"/>
            </w:pPr>
            <w:r>
              <w:t>Internal Security</w:t>
            </w:r>
          </w:p>
          <w:p w14:paraId="2FAA1A21" w14:textId="77777777" w:rsidR="001A20E6" w:rsidRDefault="00000000">
            <w:pPr>
              <w:pStyle w:val="TableCellCategoryTitle"/>
            </w:pPr>
            <w:r>
              <w:t>📝 Practice Materials</w:t>
            </w:r>
          </w:p>
          <w:p w14:paraId="2BB9221B" w14:textId="77777777" w:rsidR="001A20E6" w:rsidRDefault="00000000">
            <w:pPr>
              <w:pStyle w:val="TableCellResourceItem"/>
            </w:pPr>
            <w:r>
              <w:t>• La Excellence Security Material</w:t>
            </w:r>
          </w:p>
          <w:p w14:paraId="785E2F89" w14:textId="77777777" w:rsidR="001A20E6" w:rsidRDefault="00000000">
            <w:pPr>
              <w:pStyle w:val="TableCellResourceItem"/>
            </w:pPr>
            <w:r>
              <w:t>• Mains Workbook</w:t>
            </w:r>
          </w:p>
          <w:p w14:paraId="505290C8" w14:textId="77777777" w:rsidR="001A20E6" w:rsidRDefault="00000000">
            <w:pPr>
              <w:pStyle w:val="TableCellCategoryTitle"/>
            </w:pPr>
            <w:r>
              <w:t>📰 Current Affairs</w:t>
            </w:r>
          </w:p>
          <w:p w14:paraId="0A8925CC" w14:textId="77777777" w:rsidR="001A20E6" w:rsidRDefault="00000000">
            <w:pPr>
              <w:pStyle w:val="TableCellResourceItem"/>
            </w:pPr>
            <w:r>
              <w:t>• IDSA Reports</w:t>
            </w:r>
          </w:p>
          <w:p w14:paraId="4A7BAE1E"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05D398C8" w14:textId="77777777" w:rsidR="001A20E6" w:rsidRDefault="00000000">
            <w:pPr>
              <w:pStyle w:val="TableCellSubjectName"/>
            </w:pPr>
            <w:r>
              <w:t>Society and Social Justice</w:t>
            </w:r>
          </w:p>
          <w:p w14:paraId="2198E901" w14:textId="77777777" w:rsidR="001A20E6" w:rsidRDefault="00000000">
            <w:pPr>
              <w:pStyle w:val="TableCellCategoryTitle"/>
            </w:pPr>
            <w:r>
              <w:t>📝 Practice Materials</w:t>
            </w:r>
          </w:p>
          <w:p w14:paraId="022F959F" w14:textId="77777777" w:rsidR="001A20E6" w:rsidRDefault="00000000">
            <w:pPr>
              <w:pStyle w:val="TableCellResourceItem"/>
            </w:pPr>
            <w:r>
              <w:t>• La Excellence Society Material</w:t>
            </w:r>
          </w:p>
          <w:p w14:paraId="768BA876" w14:textId="77777777" w:rsidR="001A20E6" w:rsidRDefault="00000000">
            <w:pPr>
              <w:pStyle w:val="TableCellResourceItem"/>
            </w:pPr>
            <w:r>
              <w:t>• Mains Workbook</w:t>
            </w:r>
          </w:p>
          <w:p w14:paraId="66CA9D72" w14:textId="77777777" w:rsidR="001A20E6" w:rsidRDefault="00000000">
            <w:pPr>
              <w:pStyle w:val="TableCellCategoryTitle"/>
            </w:pPr>
            <w:r>
              <w:t>📰 Current Affairs</w:t>
            </w:r>
          </w:p>
          <w:p w14:paraId="06070272" w14:textId="77777777" w:rsidR="001A20E6" w:rsidRDefault="00000000">
            <w:pPr>
              <w:pStyle w:val="TableCellResourceItem"/>
            </w:pPr>
            <w:r>
              <w:t>• Newspapers (Hindu and IE Explained) (Social issues, NFHS reports)</w:t>
            </w:r>
          </w:p>
        </w:tc>
      </w:tr>
      <w:tr w:rsidR="001A20E6" w14:paraId="3E34E3F7" w14:textId="77777777">
        <w:tc>
          <w:tcPr>
            <w:tcW w:w="1650" w:type="pct"/>
            <w:tcBorders>
              <w:bottom w:val="single" w:sz="2" w:space="0" w:color="D1D5DB"/>
              <w:right w:val="single" w:sz="2" w:space="0" w:color="D1D5DB"/>
            </w:tcBorders>
            <w:tcMar>
              <w:top w:w="200" w:type="dxa"/>
              <w:left w:w="150" w:type="dxa"/>
              <w:bottom w:w="200" w:type="dxa"/>
              <w:right w:w="150" w:type="dxa"/>
            </w:tcMar>
          </w:tcPr>
          <w:p w14:paraId="497CB60A" w14:textId="77777777" w:rsidR="001A20E6" w:rsidRDefault="00000000">
            <w:pPr>
              <w:pStyle w:val="TableCellSubjectName"/>
            </w:pPr>
            <w:r>
              <w:t>Essay</w:t>
            </w:r>
          </w:p>
          <w:p w14:paraId="50607872" w14:textId="77777777" w:rsidR="001A20E6" w:rsidRDefault="00000000">
            <w:pPr>
              <w:pStyle w:val="TableCellCategoryTitle"/>
            </w:pPr>
            <w:r>
              <w:t>📚 Primary Books</w:t>
            </w:r>
          </w:p>
          <w:p w14:paraId="1FF98CF3" w14:textId="77777777" w:rsidR="001A20E6" w:rsidRDefault="00000000">
            <w:pPr>
              <w:pStyle w:val="TableCellResourceItem"/>
            </w:pPr>
            <w:r>
              <w:t>• Michael Sandel – Justice</w:t>
            </w:r>
          </w:p>
          <w:p w14:paraId="43A11075" w14:textId="77777777" w:rsidR="001A20E6" w:rsidRDefault="00000000">
            <w:pPr>
              <w:pStyle w:val="TableCellResourceItem"/>
            </w:pPr>
            <w:r>
              <w:t>• Ethics by Jitin Yadav</w:t>
            </w:r>
          </w:p>
          <w:p w14:paraId="15012B9A" w14:textId="77777777" w:rsidR="001A20E6" w:rsidRDefault="00000000">
            <w:pPr>
              <w:pStyle w:val="TableCellResourceItem"/>
            </w:pPr>
            <w:r>
              <w:t>• 2nd ARC (4th, 10th – Ethics in Governance)</w:t>
            </w:r>
          </w:p>
          <w:p w14:paraId="68F27747" w14:textId="77777777" w:rsidR="001A20E6" w:rsidRDefault="00000000">
            <w:pPr>
              <w:pStyle w:val="TableCellCategoryTitle"/>
            </w:pPr>
            <w:r>
              <w:t>📝 Practice Materials</w:t>
            </w:r>
          </w:p>
          <w:p w14:paraId="38D6D1CF" w14:textId="77777777" w:rsidR="001A20E6" w:rsidRDefault="00000000">
            <w:pPr>
              <w:pStyle w:val="TableCellResourceItem"/>
            </w:pPr>
            <w:r>
              <w:t>• La Excellence Ethics Material</w:t>
            </w:r>
          </w:p>
          <w:p w14:paraId="243BC512" w14:textId="77777777" w:rsidR="001A20E6" w:rsidRDefault="00000000">
            <w:pPr>
              <w:pStyle w:val="TableCellResourceItem"/>
            </w:pPr>
            <w:r>
              <w:t>• Prelims &amp; Mains Workbooks</w:t>
            </w:r>
          </w:p>
          <w:p w14:paraId="24041956" w14:textId="77777777" w:rsidR="001A20E6" w:rsidRDefault="00000000">
            <w:pPr>
              <w:pStyle w:val="TableCellCategoryTitle"/>
            </w:pPr>
            <w:r>
              <w:t>📰 Current Affairs</w:t>
            </w:r>
          </w:p>
          <w:p w14:paraId="4C4CAAE5" w14:textId="77777777" w:rsidR="001A20E6" w:rsidRDefault="00000000">
            <w:pPr>
              <w:pStyle w:val="TableCellResourceItem"/>
            </w:pPr>
            <w:r>
              <w:t>• Newspapers (case studies, ethical dilemmas in news)</w:t>
            </w:r>
          </w:p>
        </w:tc>
        <w:tc>
          <w:tcPr>
            <w:tcW w:w="1650" w:type="pct"/>
          </w:tcPr>
          <w:p w14:paraId="3444E4F0" w14:textId="77777777" w:rsidR="001A20E6" w:rsidRDefault="001A20E6"/>
        </w:tc>
        <w:tc>
          <w:tcPr>
            <w:tcW w:w="1650" w:type="pct"/>
          </w:tcPr>
          <w:p w14:paraId="520FAB8B" w14:textId="77777777" w:rsidR="001A20E6" w:rsidRDefault="001A20E6"/>
        </w:tc>
      </w:tr>
    </w:tbl>
    <w:p w14:paraId="0E1A46DC" w14:textId="77777777" w:rsidR="001A20E6" w:rsidRDefault="001A20E6">
      <w:pPr>
        <w:spacing w:after="400"/>
      </w:pPr>
    </w:p>
    <w:p w14:paraId="211D2E61"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0A202372" w14:textId="77777777">
        <w:tc>
          <w:tcPr>
            <w:tcW w:w="2500" w:type="pct"/>
            <w:tcMar>
              <w:top w:w="0" w:type="dxa"/>
              <w:left w:w="0" w:type="dxa"/>
              <w:bottom w:w="0" w:type="dxa"/>
              <w:right w:w="0" w:type="dxa"/>
            </w:tcMar>
          </w:tcPr>
          <w:p w14:paraId="77890B83" w14:textId="77777777" w:rsidR="001A20E6" w:rsidRDefault="00000000">
            <w:pPr>
              <w:pStyle w:val="WeekTitle"/>
            </w:pPr>
            <w:r>
              <w:rPr>
                <w:color w:val="B91C1C"/>
              </w:rPr>
              <w:t>📅 Feb 28 - Mar 06, 2027</w:t>
            </w:r>
          </w:p>
        </w:tc>
        <w:tc>
          <w:tcPr>
            <w:tcW w:w="2500" w:type="pct"/>
            <w:tcMar>
              <w:top w:w="0" w:type="dxa"/>
              <w:left w:w="0" w:type="dxa"/>
              <w:bottom w:w="0" w:type="dxa"/>
              <w:right w:w="0" w:type="dxa"/>
            </w:tcMar>
          </w:tcPr>
          <w:p w14:paraId="5F8B9D58" w14:textId="77777777" w:rsidR="001A20E6" w:rsidRDefault="00000000">
            <w:pPr>
              <w:pStyle w:val="WeekCycleName"/>
            </w:pPr>
            <w:r>
              <w:rPr>
                <w:color w:val="B91C1C"/>
              </w:rPr>
              <w:t>C4</w:t>
            </w:r>
          </w:p>
        </w:tc>
      </w:tr>
    </w:tbl>
    <w:p w14:paraId="0DFC842A"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3F8A0DEC" w14:textId="77777777">
        <w:tc>
          <w:tcPr>
            <w:tcW w:w="700" w:type="pct"/>
            <w:shd w:val="clear" w:color="auto" w:fill="FEE2E2"/>
            <w:tcMar>
              <w:top w:w="200" w:type="dxa"/>
              <w:left w:w="100" w:type="dxa"/>
              <w:bottom w:w="200" w:type="dxa"/>
              <w:right w:w="100" w:type="dxa"/>
            </w:tcMar>
          </w:tcPr>
          <w:p w14:paraId="2B66F821" w14:textId="77777777" w:rsidR="001A20E6" w:rsidRDefault="00000000">
            <w:pPr>
              <w:pStyle w:val="TableCellCalendarDayHeader"/>
            </w:pPr>
            <w:r>
              <w:rPr>
                <w:color w:val="B91C1C"/>
              </w:rPr>
              <w:t>Sunday</w:t>
            </w:r>
          </w:p>
          <w:p w14:paraId="2849DEA9" w14:textId="77777777" w:rsidR="001A20E6" w:rsidRDefault="00000000">
            <w:pPr>
              <w:pStyle w:val="TableCellCalendarDateHeader"/>
            </w:pPr>
            <w:r>
              <w:rPr>
                <w:color w:val="B91C1C"/>
              </w:rPr>
              <w:t>Feb 28</w:t>
            </w:r>
          </w:p>
          <w:p w14:paraId="34EFB69D"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6B3D67DE" w14:textId="77777777" w:rsidR="001A20E6" w:rsidRDefault="00000000">
            <w:pPr>
              <w:pStyle w:val="TableCellCalendarDayHeader"/>
            </w:pPr>
            <w:r>
              <w:rPr>
                <w:color w:val="B91C1C"/>
              </w:rPr>
              <w:t>Monday</w:t>
            </w:r>
          </w:p>
          <w:p w14:paraId="2DC6B0C0" w14:textId="77777777" w:rsidR="001A20E6" w:rsidRDefault="00000000">
            <w:pPr>
              <w:pStyle w:val="TableCellCalendarDateHeader"/>
            </w:pPr>
            <w:r>
              <w:rPr>
                <w:color w:val="B91C1C"/>
              </w:rPr>
              <w:t>Mar 01</w:t>
            </w:r>
          </w:p>
          <w:p w14:paraId="3A778E64"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179E6799" w14:textId="77777777" w:rsidR="001A20E6" w:rsidRDefault="00000000">
            <w:pPr>
              <w:pStyle w:val="TableCellCalendarDayHeader"/>
            </w:pPr>
            <w:r>
              <w:rPr>
                <w:color w:val="B91C1C"/>
              </w:rPr>
              <w:t>Tuesday</w:t>
            </w:r>
          </w:p>
          <w:p w14:paraId="32F9272F" w14:textId="77777777" w:rsidR="001A20E6" w:rsidRDefault="00000000">
            <w:pPr>
              <w:pStyle w:val="TableCellCalendarDateHeader"/>
            </w:pPr>
            <w:r>
              <w:rPr>
                <w:color w:val="B91C1C"/>
              </w:rPr>
              <w:t>Mar 02</w:t>
            </w:r>
          </w:p>
          <w:p w14:paraId="1B60FE4F"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7308D412" w14:textId="77777777" w:rsidR="001A20E6" w:rsidRDefault="00000000">
            <w:pPr>
              <w:pStyle w:val="TableCellCalendarDayHeader"/>
            </w:pPr>
            <w:r>
              <w:rPr>
                <w:color w:val="B91C1C"/>
              </w:rPr>
              <w:t>Wednesday</w:t>
            </w:r>
          </w:p>
          <w:p w14:paraId="34BC994C" w14:textId="77777777" w:rsidR="001A20E6" w:rsidRDefault="00000000">
            <w:pPr>
              <w:pStyle w:val="TableCellCalendarDateHeader"/>
            </w:pPr>
            <w:r>
              <w:rPr>
                <w:color w:val="B91C1C"/>
              </w:rPr>
              <w:t>Mar 03</w:t>
            </w:r>
          </w:p>
          <w:p w14:paraId="4251BB85"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5493BF06" w14:textId="77777777" w:rsidR="001A20E6" w:rsidRDefault="00000000">
            <w:pPr>
              <w:pStyle w:val="TableCellCalendarDayHeader"/>
            </w:pPr>
            <w:r>
              <w:rPr>
                <w:color w:val="B91C1C"/>
              </w:rPr>
              <w:t>Thursday</w:t>
            </w:r>
          </w:p>
          <w:p w14:paraId="43141DA0" w14:textId="77777777" w:rsidR="001A20E6" w:rsidRDefault="00000000">
            <w:pPr>
              <w:pStyle w:val="TableCellCalendarDateHeader"/>
            </w:pPr>
            <w:r>
              <w:rPr>
                <w:color w:val="B91C1C"/>
              </w:rPr>
              <w:t>Mar 04</w:t>
            </w:r>
          </w:p>
          <w:p w14:paraId="75C151CC"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146BF4AD" w14:textId="77777777" w:rsidR="001A20E6" w:rsidRDefault="00000000">
            <w:pPr>
              <w:pStyle w:val="TableCellCalendarDayHeader"/>
            </w:pPr>
            <w:r>
              <w:rPr>
                <w:color w:val="B91C1C"/>
              </w:rPr>
              <w:t>Friday</w:t>
            </w:r>
          </w:p>
          <w:p w14:paraId="0C96442D" w14:textId="77777777" w:rsidR="001A20E6" w:rsidRDefault="00000000">
            <w:pPr>
              <w:pStyle w:val="TableCellCalendarDateHeader"/>
            </w:pPr>
            <w:r>
              <w:rPr>
                <w:color w:val="B91C1C"/>
              </w:rPr>
              <w:t>Mar 05</w:t>
            </w:r>
          </w:p>
          <w:p w14:paraId="7BC23614"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64A1A542" w14:textId="77777777" w:rsidR="001A20E6" w:rsidRDefault="00000000">
            <w:pPr>
              <w:pStyle w:val="TableCellCalendarDayHeader"/>
            </w:pPr>
            <w:r>
              <w:rPr>
                <w:color w:val="F57C00"/>
              </w:rPr>
              <w:t>Saturday</w:t>
            </w:r>
          </w:p>
          <w:p w14:paraId="284DC8E4" w14:textId="77777777" w:rsidR="001A20E6" w:rsidRDefault="00000000">
            <w:pPr>
              <w:pStyle w:val="TableCellCalendarDateHeader"/>
            </w:pPr>
            <w:r>
              <w:rPr>
                <w:color w:val="F57C00"/>
              </w:rPr>
              <w:t>Mar 06</w:t>
            </w:r>
          </w:p>
          <w:p w14:paraId="4B20AC98" w14:textId="77777777" w:rsidR="001A20E6" w:rsidRDefault="00000000">
            <w:pPr>
              <w:pStyle w:val="TableCellCatchupLabel"/>
            </w:pPr>
            <w:r>
              <w:rPr>
                <w:color w:val="F57C00"/>
              </w:rPr>
              <w:t>Catchup Day</w:t>
            </w:r>
          </w:p>
        </w:tc>
      </w:tr>
      <w:tr w:rsidR="001A20E6" w14:paraId="428FA929" w14:textId="77777777">
        <w:tc>
          <w:tcPr>
            <w:tcW w:w="700" w:type="pct"/>
            <w:shd w:val="clear" w:color="auto" w:fill="FEE2E2"/>
            <w:tcMar>
              <w:top w:w="150" w:type="dxa"/>
              <w:left w:w="100" w:type="dxa"/>
              <w:bottom w:w="150" w:type="dxa"/>
              <w:right w:w="100" w:type="dxa"/>
            </w:tcMar>
          </w:tcPr>
          <w:p w14:paraId="2E44F43F" w14:textId="77777777" w:rsidR="001A20E6" w:rsidRDefault="00000000">
            <w:pPr>
              <w:pStyle w:val="TableCellTaskSubject"/>
            </w:pPr>
            <w:r>
              <w:t>Indian Polity and Governance</w:t>
            </w:r>
          </w:p>
          <w:p w14:paraId="265AE2BD" w14:textId="77777777" w:rsidR="001A20E6" w:rsidRDefault="00000000">
            <w:pPr>
              <w:pStyle w:val="TableCellTaskDetails"/>
            </w:pPr>
            <w:r>
              <w:t>• Test - TEST — 3h</w:t>
            </w:r>
          </w:p>
          <w:p w14:paraId="07B93BF0"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683D2068" w14:textId="77777777" w:rsidR="001A20E6" w:rsidRDefault="00000000">
            <w:pPr>
              <w:pStyle w:val="TableCellTaskSubject"/>
            </w:pPr>
            <w:r>
              <w:t>Indian Polity and Governance</w:t>
            </w:r>
          </w:p>
          <w:p w14:paraId="0C1114CB" w14:textId="77777777" w:rsidR="001A20E6" w:rsidRDefault="00000000">
            <w:pPr>
              <w:pStyle w:val="TableCellTaskDetails"/>
            </w:pPr>
            <w:r>
              <w:t>• Study - Non-Constitutional Bodies (P08) — 30m</w:t>
            </w:r>
          </w:p>
          <w:p w14:paraId="06576F84" w14:textId="77777777" w:rsidR="001A20E6" w:rsidRDefault="00000000">
            <w:pPr>
              <w:pStyle w:val="TableCellTaskBadge"/>
              <w:shd w:val="clear" w:color="auto" w:fill="E3F2FD"/>
            </w:pPr>
            <w:r>
              <w:rPr>
                <w:b/>
                <w:bCs/>
                <w:color w:val="1976D2"/>
              </w:rPr>
              <w:t>STUDY</w:t>
            </w:r>
          </w:p>
          <w:p w14:paraId="635DBE2B" w14:textId="77777777" w:rsidR="001A20E6" w:rsidRDefault="00000000">
            <w:pPr>
              <w:pStyle w:val="TableCellTaskDetails"/>
            </w:pPr>
            <w:r>
              <w:t>• Revision - Non-Constitutional Bodies (P08) — 1h</w:t>
            </w:r>
          </w:p>
          <w:p w14:paraId="1E555FB3" w14:textId="77777777" w:rsidR="001A20E6" w:rsidRDefault="00000000">
            <w:pPr>
              <w:pStyle w:val="TableCellTaskBadge"/>
              <w:shd w:val="clear" w:color="auto" w:fill="FCE4EC"/>
            </w:pPr>
            <w:r>
              <w:rPr>
                <w:b/>
                <w:bCs/>
                <w:color w:val="C2185B"/>
              </w:rPr>
              <w:t>REVISION</w:t>
            </w:r>
          </w:p>
          <w:p w14:paraId="4C4514F7" w14:textId="77777777" w:rsidR="001A20E6" w:rsidRDefault="00000000">
            <w:pPr>
              <w:pStyle w:val="TableCellTaskDetails"/>
            </w:pPr>
            <w:r>
              <w:t>• Practice - Non-Constitutional Bodies (P08) — 1h</w:t>
            </w:r>
          </w:p>
          <w:p w14:paraId="114237C0"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3461896E" w14:textId="77777777" w:rsidR="001A20E6" w:rsidRDefault="00000000">
            <w:pPr>
              <w:pStyle w:val="TableCellTaskSubject"/>
            </w:pPr>
            <w:r>
              <w:t>Indian Polity and Governance</w:t>
            </w:r>
          </w:p>
          <w:p w14:paraId="1CE22225" w14:textId="77777777" w:rsidR="001A20E6" w:rsidRDefault="00000000">
            <w:pPr>
              <w:pStyle w:val="TableCellTaskDetails"/>
            </w:pPr>
            <w:r>
              <w:t>• Study - Other Constitutional Dimensions (P09) — 30m</w:t>
            </w:r>
          </w:p>
          <w:p w14:paraId="2A44AF79" w14:textId="77777777" w:rsidR="001A20E6" w:rsidRDefault="00000000">
            <w:pPr>
              <w:pStyle w:val="TableCellTaskBadge"/>
              <w:shd w:val="clear" w:color="auto" w:fill="E3F2FD"/>
            </w:pPr>
            <w:r>
              <w:rPr>
                <w:b/>
                <w:bCs/>
                <w:color w:val="1976D2"/>
              </w:rPr>
              <w:t>STUDY</w:t>
            </w:r>
          </w:p>
          <w:p w14:paraId="280C7A1E" w14:textId="77777777" w:rsidR="001A20E6" w:rsidRDefault="00000000">
            <w:pPr>
              <w:pStyle w:val="TableCellTaskDetails"/>
            </w:pPr>
            <w:r>
              <w:t>• Revision - Other Constitutional Dimensions (P09) — 1h</w:t>
            </w:r>
          </w:p>
          <w:p w14:paraId="01B59D7B" w14:textId="77777777" w:rsidR="001A20E6" w:rsidRDefault="00000000">
            <w:pPr>
              <w:pStyle w:val="TableCellTaskBadge"/>
              <w:shd w:val="clear" w:color="auto" w:fill="FCE4EC"/>
            </w:pPr>
            <w:r>
              <w:rPr>
                <w:b/>
                <w:bCs/>
                <w:color w:val="C2185B"/>
              </w:rPr>
              <w:t>REVISION</w:t>
            </w:r>
          </w:p>
          <w:p w14:paraId="2F671D39" w14:textId="77777777" w:rsidR="001A20E6" w:rsidRDefault="00000000">
            <w:pPr>
              <w:pStyle w:val="TableCellTaskDetails"/>
            </w:pPr>
            <w:r>
              <w:t>• Practice - Other Constitutional Dimensions (P09) — 1h</w:t>
            </w:r>
          </w:p>
          <w:p w14:paraId="21D8EDA0"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1A20DC68" w14:textId="77777777" w:rsidR="001A20E6" w:rsidRDefault="00000000">
            <w:pPr>
              <w:pStyle w:val="TableCellTaskSubject"/>
            </w:pPr>
            <w:r>
              <w:t>Indian Polity and Governance</w:t>
            </w:r>
          </w:p>
          <w:p w14:paraId="79B44DFB" w14:textId="77777777" w:rsidR="001A20E6" w:rsidRDefault="00000000">
            <w:pPr>
              <w:pStyle w:val="TableCellTaskDetails"/>
            </w:pPr>
            <w:r>
              <w:t>• Study - Political Dynamics (P10) — 30m</w:t>
            </w:r>
          </w:p>
          <w:p w14:paraId="15208BF9" w14:textId="77777777" w:rsidR="001A20E6" w:rsidRDefault="00000000">
            <w:pPr>
              <w:pStyle w:val="TableCellTaskBadge"/>
              <w:shd w:val="clear" w:color="auto" w:fill="E3F2FD"/>
            </w:pPr>
            <w:r>
              <w:rPr>
                <w:b/>
                <w:bCs/>
                <w:color w:val="1976D2"/>
              </w:rPr>
              <w:t>STUDY</w:t>
            </w:r>
          </w:p>
          <w:p w14:paraId="1CA6979E" w14:textId="77777777" w:rsidR="001A20E6" w:rsidRDefault="00000000">
            <w:pPr>
              <w:pStyle w:val="TableCellTaskDetails"/>
            </w:pPr>
            <w:r>
              <w:t>• Revision - Political Dynamics (P10) — 1h</w:t>
            </w:r>
          </w:p>
          <w:p w14:paraId="3E1338CD" w14:textId="77777777" w:rsidR="001A20E6" w:rsidRDefault="00000000">
            <w:pPr>
              <w:pStyle w:val="TableCellTaskBadge"/>
              <w:shd w:val="clear" w:color="auto" w:fill="FCE4EC"/>
            </w:pPr>
            <w:r>
              <w:rPr>
                <w:b/>
                <w:bCs/>
                <w:color w:val="C2185B"/>
              </w:rPr>
              <w:t>REVISION</w:t>
            </w:r>
          </w:p>
          <w:p w14:paraId="0276F75A" w14:textId="77777777" w:rsidR="001A20E6" w:rsidRDefault="00000000">
            <w:pPr>
              <w:pStyle w:val="TableCellTaskDetails"/>
            </w:pPr>
            <w:r>
              <w:t>• Practice - Political Dynamics (P10) — 1h</w:t>
            </w:r>
          </w:p>
          <w:p w14:paraId="28FBFA3C"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65BB8EA9" w14:textId="77777777" w:rsidR="001A20E6" w:rsidRDefault="00000000">
            <w:pPr>
              <w:pStyle w:val="TableCellTaskSubject"/>
            </w:pPr>
            <w:r>
              <w:t>Indian Polity and Governance</w:t>
            </w:r>
          </w:p>
          <w:p w14:paraId="675CE972" w14:textId="77777777" w:rsidR="001A20E6" w:rsidRDefault="00000000">
            <w:pPr>
              <w:pStyle w:val="TableCellTaskDetails"/>
            </w:pPr>
            <w:r>
              <w:t>• Study - Governance (P11) — 30m</w:t>
            </w:r>
          </w:p>
          <w:p w14:paraId="7274A483" w14:textId="77777777" w:rsidR="001A20E6" w:rsidRDefault="00000000">
            <w:pPr>
              <w:pStyle w:val="TableCellTaskBadge"/>
              <w:shd w:val="clear" w:color="auto" w:fill="E3F2FD"/>
            </w:pPr>
            <w:r>
              <w:rPr>
                <w:b/>
                <w:bCs/>
                <w:color w:val="1976D2"/>
              </w:rPr>
              <w:t>STUDY</w:t>
            </w:r>
          </w:p>
          <w:p w14:paraId="7FD81738" w14:textId="77777777" w:rsidR="001A20E6" w:rsidRDefault="00000000">
            <w:pPr>
              <w:pStyle w:val="TableCellTaskDetails"/>
            </w:pPr>
            <w:r>
              <w:t>• Revision - Governance (P11) — 1h</w:t>
            </w:r>
          </w:p>
          <w:p w14:paraId="1FFFB343" w14:textId="77777777" w:rsidR="001A20E6" w:rsidRDefault="00000000">
            <w:pPr>
              <w:pStyle w:val="TableCellTaskBadge"/>
              <w:shd w:val="clear" w:color="auto" w:fill="FCE4EC"/>
            </w:pPr>
            <w:r>
              <w:rPr>
                <w:b/>
                <w:bCs/>
                <w:color w:val="C2185B"/>
              </w:rPr>
              <w:t>REVISION</w:t>
            </w:r>
          </w:p>
          <w:p w14:paraId="2F8CC4D1" w14:textId="77777777" w:rsidR="001A20E6" w:rsidRDefault="00000000">
            <w:pPr>
              <w:pStyle w:val="TableCellTaskDetails"/>
            </w:pPr>
            <w:r>
              <w:t>• Practice - Governance (P11) — 1h</w:t>
            </w:r>
          </w:p>
          <w:p w14:paraId="46675799"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059861FA" w14:textId="77777777" w:rsidR="001A20E6" w:rsidRDefault="00000000">
            <w:pPr>
              <w:pStyle w:val="TableCellTaskSubject"/>
            </w:pPr>
            <w:r>
              <w:t>Indian Polity and Governance</w:t>
            </w:r>
          </w:p>
          <w:p w14:paraId="41F35BAF" w14:textId="77777777" w:rsidR="001A20E6" w:rsidRDefault="00000000">
            <w:pPr>
              <w:pStyle w:val="TableCellTaskDetails"/>
            </w:pPr>
            <w:r>
              <w:t>• Study - Broad / Overlap (P00) — 30m</w:t>
            </w:r>
          </w:p>
          <w:p w14:paraId="30111454" w14:textId="77777777" w:rsidR="001A20E6" w:rsidRDefault="00000000">
            <w:pPr>
              <w:pStyle w:val="TableCellTaskBadge"/>
              <w:shd w:val="clear" w:color="auto" w:fill="E3F2FD"/>
            </w:pPr>
            <w:r>
              <w:rPr>
                <w:b/>
                <w:bCs/>
                <w:color w:val="1976D2"/>
              </w:rPr>
              <w:t>STUDY</w:t>
            </w:r>
          </w:p>
          <w:p w14:paraId="1A45A67F" w14:textId="77777777" w:rsidR="001A20E6" w:rsidRDefault="00000000">
            <w:pPr>
              <w:pStyle w:val="TableCellTaskDetails"/>
            </w:pPr>
            <w:r>
              <w:t>• Revision - Broad / Overlap (P00) — 30m</w:t>
            </w:r>
          </w:p>
          <w:p w14:paraId="7D1110A7" w14:textId="77777777" w:rsidR="001A20E6" w:rsidRDefault="00000000">
            <w:pPr>
              <w:pStyle w:val="TableCellTaskBadge"/>
              <w:shd w:val="clear" w:color="auto" w:fill="FCE4EC"/>
            </w:pPr>
            <w:r>
              <w:rPr>
                <w:b/>
                <w:bCs/>
                <w:color w:val="C2185B"/>
              </w:rPr>
              <w:t>REVISION</w:t>
            </w:r>
          </w:p>
          <w:p w14:paraId="12B8D18E" w14:textId="77777777" w:rsidR="001A20E6" w:rsidRDefault="00000000">
            <w:pPr>
              <w:pStyle w:val="TableCellTaskDetails"/>
            </w:pPr>
            <w:r>
              <w:t>• Revision - Constitutional Framework (P01) — 30m</w:t>
            </w:r>
          </w:p>
          <w:p w14:paraId="574BE3DD" w14:textId="77777777" w:rsidR="001A20E6" w:rsidRDefault="00000000">
            <w:pPr>
              <w:pStyle w:val="TableCellTaskBadge"/>
              <w:shd w:val="clear" w:color="auto" w:fill="FCE4EC"/>
            </w:pPr>
            <w:r>
              <w:rPr>
                <w:b/>
                <w:bCs/>
                <w:color w:val="C2185B"/>
              </w:rPr>
              <w:t>REVISION</w:t>
            </w:r>
          </w:p>
          <w:p w14:paraId="157186BB" w14:textId="77777777" w:rsidR="001A20E6" w:rsidRDefault="00000000">
            <w:pPr>
              <w:pStyle w:val="TableCellTaskDetails"/>
            </w:pPr>
            <w:r>
              <w:t>• Practice - Broad / Overlap (P00) — 30m</w:t>
            </w:r>
          </w:p>
          <w:p w14:paraId="3F4A678F" w14:textId="77777777" w:rsidR="001A20E6" w:rsidRDefault="00000000">
            <w:pPr>
              <w:pStyle w:val="TableCellTaskBadge"/>
              <w:shd w:val="clear" w:color="auto" w:fill="E8F5E8"/>
            </w:pPr>
            <w:r>
              <w:rPr>
                <w:b/>
                <w:bCs/>
                <w:color w:val="388E3C"/>
              </w:rPr>
              <w:t>PRACTICE</w:t>
            </w:r>
          </w:p>
          <w:p w14:paraId="2473B88F" w14:textId="77777777" w:rsidR="001A20E6" w:rsidRDefault="00000000">
            <w:pPr>
              <w:pStyle w:val="TableCellTaskDetails"/>
            </w:pPr>
            <w:r>
              <w:t>• Practice - Constitutional Framework (P01) — 30m</w:t>
            </w:r>
          </w:p>
          <w:p w14:paraId="067C171A"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618EE90E" w14:textId="77777777" w:rsidR="001A20E6" w:rsidRDefault="001A20E6"/>
        </w:tc>
      </w:tr>
      <w:tr w:rsidR="001A20E6" w14:paraId="2E46AF96" w14:textId="77777777">
        <w:tc>
          <w:tcPr>
            <w:tcW w:w="700" w:type="pct"/>
            <w:shd w:val="clear" w:color="auto" w:fill="FEE2E2"/>
            <w:tcMar>
              <w:top w:w="150" w:type="dxa"/>
              <w:left w:w="100" w:type="dxa"/>
              <w:bottom w:w="150" w:type="dxa"/>
              <w:right w:w="100" w:type="dxa"/>
            </w:tcMar>
          </w:tcPr>
          <w:p w14:paraId="1C595307" w14:textId="77777777" w:rsidR="001A20E6" w:rsidRDefault="00000000">
            <w:pPr>
              <w:pStyle w:val="TableCellTaskSubject"/>
            </w:pPr>
            <w:r>
              <w:t>Indian Economy</w:t>
            </w:r>
          </w:p>
          <w:p w14:paraId="29D2F1CF" w14:textId="77777777" w:rsidR="001A20E6" w:rsidRDefault="00000000">
            <w:pPr>
              <w:pStyle w:val="TableCellTaskDetails"/>
            </w:pPr>
            <w:r>
              <w:t>• Test - TEST — 3h</w:t>
            </w:r>
          </w:p>
          <w:p w14:paraId="1C9369DE"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5E51310E" w14:textId="77777777" w:rsidR="001A20E6" w:rsidRDefault="00000000">
            <w:pPr>
              <w:pStyle w:val="TableCellTaskSubject"/>
            </w:pPr>
            <w:r>
              <w:t>Indian Economy</w:t>
            </w:r>
          </w:p>
          <w:p w14:paraId="6BD3C3E5" w14:textId="77777777" w:rsidR="001A20E6" w:rsidRDefault="00000000">
            <w:pPr>
              <w:pStyle w:val="TableCellTaskDetails"/>
            </w:pPr>
            <w:r>
              <w:t>• Study - Poverty and Unemployment (E05) — 30m</w:t>
            </w:r>
          </w:p>
          <w:p w14:paraId="360F11EB" w14:textId="77777777" w:rsidR="001A20E6" w:rsidRDefault="00000000">
            <w:pPr>
              <w:pStyle w:val="TableCellTaskBadge"/>
              <w:shd w:val="clear" w:color="auto" w:fill="E3F2FD"/>
            </w:pPr>
            <w:r>
              <w:rPr>
                <w:b/>
                <w:bCs/>
                <w:color w:val="1976D2"/>
              </w:rPr>
              <w:t>STUDY</w:t>
            </w:r>
          </w:p>
          <w:p w14:paraId="7B2F233C" w14:textId="77777777" w:rsidR="001A20E6" w:rsidRDefault="00000000">
            <w:pPr>
              <w:pStyle w:val="TableCellTaskDetails"/>
            </w:pPr>
            <w:r>
              <w:t>• Revision - Investment Models (E10) — 30m</w:t>
            </w:r>
          </w:p>
          <w:p w14:paraId="5A679DD8" w14:textId="77777777" w:rsidR="001A20E6" w:rsidRDefault="00000000">
            <w:pPr>
              <w:pStyle w:val="TableCellTaskBadge"/>
              <w:shd w:val="clear" w:color="auto" w:fill="FCE4EC"/>
            </w:pPr>
            <w:r>
              <w:rPr>
                <w:b/>
                <w:bCs/>
                <w:color w:val="C2185B"/>
              </w:rPr>
              <w:t>REVISION</w:t>
            </w:r>
          </w:p>
          <w:p w14:paraId="541F5AA2" w14:textId="77777777" w:rsidR="001A20E6" w:rsidRDefault="00000000">
            <w:pPr>
              <w:pStyle w:val="TableCellTaskDetails"/>
            </w:pPr>
            <w:r>
              <w:t>• Revision - Land Reforms (E11) — 30m</w:t>
            </w:r>
          </w:p>
          <w:p w14:paraId="51E4D9A8" w14:textId="77777777" w:rsidR="001A20E6" w:rsidRDefault="00000000">
            <w:pPr>
              <w:pStyle w:val="TableCellTaskBadge"/>
              <w:shd w:val="clear" w:color="auto" w:fill="FCE4EC"/>
            </w:pPr>
            <w:r>
              <w:rPr>
                <w:b/>
                <w:bCs/>
                <w:color w:val="C2185B"/>
              </w:rPr>
              <w:t>REVISION</w:t>
            </w:r>
          </w:p>
          <w:p w14:paraId="537EF5F2" w14:textId="77777777" w:rsidR="001A20E6" w:rsidRDefault="00000000">
            <w:pPr>
              <w:pStyle w:val="TableCellTaskDetails"/>
            </w:pPr>
            <w:r>
              <w:t>• Practice - Investment Models (E10) — 30m</w:t>
            </w:r>
          </w:p>
          <w:p w14:paraId="48AE1EAE" w14:textId="77777777" w:rsidR="001A20E6" w:rsidRDefault="00000000">
            <w:pPr>
              <w:pStyle w:val="TableCellTaskBadge"/>
              <w:shd w:val="clear" w:color="auto" w:fill="E8F5E8"/>
            </w:pPr>
            <w:r>
              <w:rPr>
                <w:b/>
                <w:bCs/>
                <w:color w:val="388E3C"/>
              </w:rPr>
              <w:t>PRACTICE</w:t>
            </w:r>
          </w:p>
          <w:p w14:paraId="5ADBC3EA" w14:textId="77777777" w:rsidR="001A20E6" w:rsidRDefault="00000000">
            <w:pPr>
              <w:pStyle w:val="TableCellTaskDetails"/>
            </w:pPr>
            <w:r>
              <w:t>• Practice - Land Reforms (E11) — 30m</w:t>
            </w:r>
          </w:p>
          <w:p w14:paraId="3BF7C585"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2B614D2B" w14:textId="77777777" w:rsidR="001A20E6" w:rsidRDefault="00000000">
            <w:pPr>
              <w:pStyle w:val="TableCellTaskSubject"/>
            </w:pPr>
            <w:r>
              <w:t>Indian Economy</w:t>
            </w:r>
          </w:p>
          <w:p w14:paraId="4EDA39E5" w14:textId="77777777" w:rsidR="001A20E6" w:rsidRDefault="00000000">
            <w:pPr>
              <w:pStyle w:val="TableCellTaskDetails"/>
            </w:pPr>
            <w:r>
              <w:t>• Study - Agriculture (E06) — 30m</w:t>
            </w:r>
          </w:p>
          <w:p w14:paraId="24EBE6C7" w14:textId="77777777" w:rsidR="001A20E6" w:rsidRDefault="00000000">
            <w:pPr>
              <w:pStyle w:val="TableCellTaskBadge"/>
              <w:shd w:val="clear" w:color="auto" w:fill="E3F2FD"/>
            </w:pPr>
            <w:r>
              <w:rPr>
                <w:b/>
                <w:bCs/>
                <w:color w:val="1976D2"/>
              </w:rPr>
              <w:t>STUDY</w:t>
            </w:r>
          </w:p>
          <w:p w14:paraId="090118F1" w14:textId="77777777" w:rsidR="001A20E6" w:rsidRDefault="00000000">
            <w:pPr>
              <w:pStyle w:val="TableCellTaskDetails"/>
            </w:pPr>
            <w:r>
              <w:t>• Revision - Effects of Liberalization (E12) — 30m</w:t>
            </w:r>
          </w:p>
          <w:p w14:paraId="0A269552" w14:textId="77777777" w:rsidR="001A20E6" w:rsidRDefault="00000000">
            <w:pPr>
              <w:pStyle w:val="TableCellTaskBadge"/>
              <w:shd w:val="clear" w:color="auto" w:fill="FCE4EC"/>
            </w:pPr>
            <w:r>
              <w:rPr>
                <w:b/>
                <w:bCs/>
                <w:color w:val="C2185B"/>
              </w:rPr>
              <w:t>REVISION</w:t>
            </w:r>
          </w:p>
          <w:p w14:paraId="053B0E02" w14:textId="77777777" w:rsidR="001A20E6" w:rsidRDefault="00000000">
            <w:pPr>
              <w:pStyle w:val="TableCellTaskDetails"/>
            </w:pPr>
            <w:r>
              <w:t>• Revision - External Sector (E13) — 30m</w:t>
            </w:r>
          </w:p>
          <w:p w14:paraId="45952470" w14:textId="77777777" w:rsidR="001A20E6" w:rsidRDefault="00000000">
            <w:pPr>
              <w:pStyle w:val="TableCellTaskBadge"/>
              <w:shd w:val="clear" w:color="auto" w:fill="FCE4EC"/>
            </w:pPr>
            <w:r>
              <w:rPr>
                <w:b/>
                <w:bCs/>
                <w:color w:val="C2185B"/>
              </w:rPr>
              <w:t>REVISION</w:t>
            </w:r>
          </w:p>
          <w:p w14:paraId="05A3C1FF" w14:textId="77777777" w:rsidR="001A20E6" w:rsidRDefault="00000000">
            <w:pPr>
              <w:pStyle w:val="TableCellTaskDetails"/>
            </w:pPr>
            <w:r>
              <w:t>• Practice - Effects of Liberalization (E12) — 30m</w:t>
            </w:r>
          </w:p>
          <w:p w14:paraId="7655F6ED" w14:textId="77777777" w:rsidR="001A20E6" w:rsidRDefault="00000000">
            <w:pPr>
              <w:pStyle w:val="TableCellTaskBadge"/>
              <w:shd w:val="clear" w:color="auto" w:fill="E8F5E8"/>
            </w:pPr>
            <w:r>
              <w:rPr>
                <w:b/>
                <w:bCs/>
                <w:color w:val="388E3C"/>
              </w:rPr>
              <w:t>PRACTICE</w:t>
            </w:r>
          </w:p>
          <w:p w14:paraId="5AEED124" w14:textId="77777777" w:rsidR="001A20E6" w:rsidRDefault="00000000">
            <w:pPr>
              <w:pStyle w:val="TableCellTaskDetails"/>
            </w:pPr>
            <w:r>
              <w:t>• Practice - External Sector (E13) — 30m</w:t>
            </w:r>
          </w:p>
          <w:p w14:paraId="16DA3343"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4BED5B5E" w14:textId="77777777" w:rsidR="001A20E6" w:rsidRDefault="00000000">
            <w:pPr>
              <w:pStyle w:val="TableCellTaskSubject"/>
            </w:pPr>
            <w:r>
              <w:t>Indian Economy</w:t>
            </w:r>
          </w:p>
          <w:p w14:paraId="6BD710AB" w14:textId="77777777" w:rsidR="001A20E6" w:rsidRDefault="00000000">
            <w:pPr>
              <w:pStyle w:val="TableCellTaskDetails"/>
            </w:pPr>
            <w:r>
              <w:t>• Study - Industry (E07) — 30m</w:t>
            </w:r>
          </w:p>
          <w:p w14:paraId="34A76310" w14:textId="77777777" w:rsidR="001A20E6" w:rsidRDefault="00000000">
            <w:pPr>
              <w:pStyle w:val="TableCellTaskBadge"/>
              <w:shd w:val="clear" w:color="auto" w:fill="E3F2FD"/>
            </w:pPr>
            <w:r>
              <w:rPr>
                <w:b/>
                <w:bCs/>
                <w:color w:val="1976D2"/>
              </w:rPr>
              <w:t>STUDY</w:t>
            </w:r>
          </w:p>
          <w:p w14:paraId="149028B8" w14:textId="77777777" w:rsidR="001A20E6" w:rsidRDefault="00000000">
            <w:pPr>
              <w:pStyle w:val="TableCellTaskDetails"/>
            </w:pPr>
            <w:r>
              <w:t>• Revision - International Economic Organizations (E14) — 30m</w:t>
            </w:r>
          </w:p>
          <w:p w14:paraId="7976CE64" w14:textId="77777777" w:rsidR="001A20E6" w:rsidRDefault="00000000">
            <w:pPr>
              <w:pStyle w:val="TableCellTaskBadge"/>
              <w:shd w:val="clear" w:color="auto" w:fill="FCE4EC"/>
            </w:pPr>
            <w:r>
              <w:rPr>
                <w:b/>
                <w:bCs/>
                <w:color w:val="C2185B"/>
              </w:rPr>
              <w:t>REVISION</w:t>
            </w:r>
          </w:p>
          <w:p w14:paraId="5DD8D155" w14:textId="77777777" w:rsidR="001A20E6" w:rsidRDefault="00000000">
            <w:pPr>
              <w:pStyle w:val="TableCellTaskDetails"/>
            </w:pPr>
            <w:r>
              <w:t>• Revision - Banking and Insurance (E15) — 30m</w:t>
            </w:r>
          </w:p>
          <w:p w14:paraId="61E37F38" w14:textId="77777777" w:rsidR="001A20E6" w:rsidRDefault="00000000">
            <w:pPr>
              <w:pStyle w:val="TableCellTaskBadge"/>
              <w:shd w:val="clear" w:color="auto" w:fill="FCE4EC"/>
            </w:pPr>
            <w:r>
              <w:rPr>
                <w:b/>
                <w:bCs/>
                <w:color w:val="C2185B"/>
              </w:rPr>
              <w:t>REVISION</w:t>
            </w:r>
          </w:p>
          <w:p w14:paraId="6F948346" w14:textId="77777777" w:rsidR="001A20E6" w:rsidRDefault="00000000">
            <w:pPr>
              <w:pStyle w:val="TableCellTaskDetails"/>
            </w:pPr>
            <w:r>
              <w:t>• Practice - International Economic Organizations (E14) — 30m</w:t>
            </w:r>
          </w:p>
          <w:p w14:paraId="2F7CFEE7" w14:textId="77777777" w:rsidR="001A20E6" w:rsidRDefault="00000000">
            <w:pPr>
              <w:pStyle w:val="TableCellTaskBadge"/>
              <w:shd w:val="clear" w:color="auto" w:fill="E8F5E8"/>
            </w:pPr>
            <w:r>
              <w:rPr>
                <w:b/>
                <w:bCs/>
                <w:color w:val="388E3C"/>
              </w:rPr>
              <w:t>PRACTICE</w:t>
            </w:r>
          </w:p>
          <w:p w14:paraId="694BC21A" w14:textId="77777777" w:rsidR="001A20E6" w:rsidRDefault="00000000">
            <w:pPr>
              <w:pStyle w:val="TableCellTaskDetails"/>
            </w:pPr>
            <w:r>
              <w:t>• Practice - Banking and Insurance (E15) — 30m</w:t>
            </w:r>
          </w:p>
          <w:p w14:paraId="1A6245A6"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4716C1DA" w14:textId="77777777" w:rsidR="001A20E6" w:rsidRDefault="00000000">
            <w:pPr>
              <w:pStyle w:val="TableCellTaskSubject"/>
            </w:pPr>
            <w:r>
              <w:t>Indian Economy</w:t>
            </w:r>
          </w:p>
          <w:p w14:paraId="4F17AC26" w14:textId="77777777" w:rsidR="001A20E6" w:rsidRDefault="00000000">
            <w:pPr>
              <w:pStyle w:val="TableCellTaskDetails"/>
            </w:pPr>
            <w:r>
              <w:t>• Study - Services (E08) — 30m</w:t>
            </w:r>
          </w:p>
          <w:p w14:paraId="5A34137B" w14:textId="77777777" w:rsidR="001A20E6" w:rsidRDefault="00000000">
            <w:pPr>
              <w:pStyle w:val="TableCellTaskBadge"/>
              <w:shd w:val="clear" w:color="auto" w:fill="E3F2FD"/>
            </w:pPr>
            <w:r>
              <w:rPr>
                <w:b/>
                <w:bCs/>
                <w:color w:val="1976D2"/>
              </w:rPr>
              <w:t>STUDY</w:t>
            </w:r>
          </w:p>
          <w:p w14:paraId="1ADC422F" w14:textId="77777777" w:rsidR="001A20E6" w:rsidRDefault="00000000">
            <w:pPr>
              <w:pStyle w:val="TableCellTaskDetails"/>
            </w:pPr>
            <w:r>
              <w:t>• Revision - Taxation (E16) — 30m</w:t>
            </w:r>
          </w:p>
          <w:p w14:paraId="0EE3B927" w14:textId="77777777" w:rsidR="001A20E6" w:rsidRDefault="00000000">
            <w:pPr>
              <w:pStyle w:val="TableCellTaskBadge"/>
              <w:shd w:val="clear" w:color="auto" w:fill="FCE4EC"/>
            </w:pPr>
            <w:r>
              <w:rPr>
                <w:b/>
                <w:bCs/>
                <w:color w:val="C2185B"/>
              </w:rPr>
              <w:t>REVISION</w:t>
            </w:r>
          </w:p>
          <w:p w14:paraId="5142C9DC" w14:textId="77777777" w:rsidR="001A20E6" w:rsidRDefault="00000000">
            <w:pPr>
              <w:pStyle w:val="TableCellTaskDetails"/>
            </w:pPr>
            <w:r>
              <w:t>• Revision - Fiscal Policy (E17) — 30m</w:t>
            </w:r>
          </w:p>
          <w:p w14:paraId="0A46DBB6" w14:textId="77777777" w:rsidR="001A20E6" w:rsidRDefault="00000000">
            <w:pPr>
              <w:pStyle w:val="TableCellTaskBadge"/>
              <w:shd w:val="clear" w:color="auto" w:fill="FCE4EC"/>
            </w:pPr>
            <w:r>
              <w:rPr>
                <w:b/>
                <w:bCs/>
                <w:color w:val="C2185B"/>
              </w:rPr>
              <w:t>REVISION</w:t>
            </w:r>
          </w:p>
          <w:p w14:paraId="5B677FFA" w14:textId="77777777" w:rsidR="001A20E6" w:rsidRDefault="00000000">
            <w:pPr>
              <w:pStyle w:val="TableCellTaskDetails"/>
            </w:pPr>
            <w:r>
              <w:t>• Practice - Taxation (E16) — 30m</w:t>
            </w:r>
          </w:p>
          <w:p w14:paraId="2CA56FC4" w14:textId="77777777" w:rsidR="001A20E6" w:rsidRDefault="00000000">
            <w:pPr>
              <w:pStyle w:val="TableCellTaskBadge"/>
              <w:shd w:val="clear" w:color="auto" w:fill="E8F5E8"/>
            </w:pPr>
            <w:r>
              <w:rPr>
                <w:b/>
                <w:bCs/>
                <w:color w:val="388E3C"/>
              </w:rPr>
              <w:t>PRACTICE</w:t>
            </w:r>
          </w:p>
          <w:p w14:paraId="61BD72CA" w14:textId="77777777" w:rsidR="001A20E6" w:rsidRDefault="00000000">
            <w:pPr>
              <w:pStyle w:val="TableCellTaskDetails"/>
            </w:pPr>
            <w:r>
              <w:t>• Practice - Fiscal Policy (E17) — 30m</w:t>
            </w:r>
          </w:p>
          <w:p w14:paraId="3BE99F40"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0C8F3B5C" w14:textId="77777777" w:rsidR="001A20E6" w:rsidRDefault="00000000">
            <w:pPr>
              <w:pStyle w:val="TableCellTaskSubject"/>
            </w:pPr>
            <w:r>
              <w:t>Indian Economy</w:t>
            </w:r>
          </w:p>
          <w:p w14:paraId="6DE4FB7B" w14:textId="77777777" w:rsidR="001A20E6" w:rsidRDefault="00000000">
            <w:pPr>
              <w:pStyle w:val="TableCellTaskDetails"/>
            </w:pPr>
            <w:r>
              <w:t>• Study - Infrastructure (E09) — 30m</w:t>
            </w:r>
          </w:p>
          <w:p w14:paraId="04908D55" w14:textId="77777777" w:rsidR="001A20E6" w:rsidRDefault="00000000">
            <w:pPr>
              <w:pStyle w:val="TableCellTaskBadge"/>
              <w:shd w:val="clear" w:color="auto" w:fill="E3F2FD"/>
            </w:pPr>
            <w:r>
              <w:rPr>
                <w:b/>
                <w:bCs/>
                <w:color w:val="1976D2"/>
              </w:rPr>
              <w:t>STUDY</w:t>
            </w:r>
          </w:p>
          <w:p w14:paraId="388A9BB8" w14:textId="77777777" w:rsidR="001A20E6" w:rsidRDefault="00000000">
            <w:pPr>
              <w:pStyle w:val="TableCellTaskDetails"/>
            </w:pPr>
            <w:r>
              <w:t>• Revision - Monetary Policy (E18) — 30m</w:t>
            </w:r>
          </w:p>
          <w:p w14:paraId="3884B145" w14:textId="77777777" w:rsidR="001A20E6" w:rsidRDefault="00000000">
            <w:pPr>
              <w:pStyle w:val="TableCellTaskBadge"/>
              <w:shd w:val="clear" w:color="auto" w:fill="FCE4EC"/>
            </w:pPr>
            <w:r>
              <w:rPr>
                <w:b/>
                <w:bCs/>
                <w:color w:val="C2185B"/>
              </w:rPr>
              <w:t>REVISION</w:t>
            </w:r>
          </w:p>
          <w:p w14:paraId="55916C39" w14:textId="77777777" w:rsidR="001A20E6" w:rsidRDefault="00000000">
            <w:pPr>
              <w:pStyle w:val="TableCellTaskDetails"/>
            </w:pPr>
            <w:r>
              <w:t>• Revision - Capital Market (E19) — 30m</w:t>
            </w:r>
          </w:p>
          <w:p w14:paraId="46F19D79" w14:textId="77777777" w:rsidR="001A20E6" w:rsidRDefault="00000000">
            <w:pPr>
              <w:pStyle w:val="TableCellTaskBadge"/>
              <w:shd w:val="clear" w:color="auto" w:fill="FCE4EC"/>
            </w:pPr>
            <w:r>
              <w:rPr>
                <w:b/>
                <w:bCs/>
                <w:color w:val="C2185B"/>
              </w:rPr>
              <w:t>REVISION</w:t>
            </w:r>
          </w:p>
          <w:p w14:paraId="3E3311D6" w14:textId="77777777" w:rsidR="001A20E6" w:rsidRDefault="00000000">
            <w:pPr>
              <w:pStyle w:val="TableCellTaskDetails"/>
            </w:pPr>
            <w:r>
              <w:t>• Practice - Monetary Policy (E18) — 30m</w:t>
            </w:r>
          </w:p>
          <w:p w14:paraId="48400147" w14:textId="77777777" w:rsidR="001A20E6" w:rsidRDefault="00000000">
            <w:pPr>
              <w:pStyle w:val="TableCellTaskBadge"/>
              <w:shd w:val="clear" w:color="auto" w:fill="E8F5E8"/>
            </w:pPr>
            <w:r>
              <w:rPr>
                <w:b/>
                <w:bCs/>
                <w:color w:val="388E3C"/>
              </w:rPr>
              <w:t>PRACTICE</w:t>
            </w:r>
          </w:p>
          <w:p w14:paraId="5A7DE605" w14:textId="77777777" w:rsidR="001A20E6" w:rsidRDefault="00000000">
            <w:pPr>
              <w:pStyle w:val="TableCellTaskDetails"/>
            </w:pPr>
            <w:r>
              <w:t>• Practice - Capital Market (E19) — 30m</w:t>
            </w:r>
          </w:p>
          <w:p w14:paraId="2AEE36DE"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0FBBAF74" w14:textId="77777777" w:rsidR="001A20E6" w:rsidRDefault="001A20E6"/>
        </w:tc>
      </w:tr>
    </w:tbl>
    <w:p w14:paraId="68CADB0A" w14:textId="77777777" w:rsidR="001A20E6" w:rsidRDefault="001A20E6">
      <w:pPr>
        <w:spacing w:after="400"/>
      </w:pPr>
    </w:p>
    <w:p w14:paraId="49420EC3" w14:textId="77777777" w:rsidR="001A20E6" w:rsidRDefault="00000000">
      <w:pPr>
        <w:pStyle w:val="ResourceTitle"/>
      </w:pPr>
      <w:r>
        <w:t>📚 Resources for Feb 28 - Mar 06</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47C2F946" w14:textId="77777777">
        <w:tc>
          <w:tcPr>
            <w:tcW w:w="1650" w:type="pct"/>
            <w:tcBorders>
              <w:bottom w:val="single" w:sz="2" w:space="0" w:color="D1D5DB"/>
              <w:right w:val="single" w:sz="2" w:space="0" w:color="D1D5DB"/>
            </w:tcBorders>
            <w:tcMar>
              <w:top w:w="200" w:type="dxa"/>
              <w:left w:w="150" w:type="dxa"/>
              <w:bottom w:w="200" w:type="dxa"/>
              <w:right w:w="150" w:type="dxa"/>
            </w:tcMar>
          </w:tcPr>
          <w:p w14:paraId="063D198C" w14:textId="77777777" w:rsidR="001A20E6" w:rsidRDefault="00000000">
            <w:pPr>
              <w:pStyle w:val="TableCellSubjectName"/>
            </w:pPr>
            <w:r>
              <w:t>Indian Polity and Governance</w:t>
            </w:r>
          </w:p>
          <w:p w14:paraId="7109C701" w14:textId="77777777" w:rsidR="001A20E6" w:rsidRDefault="00000000">
            <w:pPr>
              <w:pStyle w:val="TableCellCategoryTitle"/>
            </w:pPr>
            <w:r>
              <w:t>📝 Practice Materials</w:t>
            </w:r>
          </w:p>
          <w:p w14:paraId="1F246594" w14:textId="77777777" w:rsidR="001A20E6" w:rsidRDefault="00000000">
            <w:pPr>
              <w:pStyle w:val="TableCellResourceItem"/>
            </w:pPr>
            <w:r>
              <w:t>• La Excellence Polity Material</w:t>
            </w:r>
          </w:p>
          <w:p w14:paraId="5259AE1D" w14:textId="77777777" w:rsidR="001A20E6" w:rsidRDefault="00000000">
            <w:pPr>
              <w:pStyle w:val="TableCellResourceItem"/>
            </w:pPr>
            <w:r>
              <w:t>• Mains RRP + Prelims RRP</w:t>
            </w:r>
          </w:p>
          <w:p w14:paraId="55797616" w14:textId="77777777" w:rsidR="001A20E6" w:rsidRDefault="00000000">
            <w:pPr>
              <w:pStyle w:val="TableCellResourceItem"/>
            </w:pPr>
            <w:r>
              <w:t>• Prelims &amp; Mains Workbooks</w:t>
            </w:r>
          </w:p>
          <w:p w14:paraId="2FB404E2" w14:textId="77777777" w:rsidR="001A20E6" w:rsidRDefault="00000000">
            <w:pPr>
              <w:pStyle w:val="TableCellCategoryTitle"/>
            </w:pPr>
            <w:r>
              <w:t>📰 Current Affairs</w:t>
            </w:r>
          </w:p>
          <w:p w14:paraId="282C123E" w14:textId="77777777" w:rsidR="001A20E6" w:rsidRDefault="00000000">
            <w:pPr>
              <w:pStyle w:val="TableCellResourceItem"/>
            </w:pPr>
            <w:r>
              <w:t>• NITI Aayog Reports + PRS Briefs</w:t>
            </w:r>
          </w:p>
          <w:p w14:paraId="3DC49A95" w14:textId="77777777" w:rsidR="001A20E6" w:rsidRDefault="00000000">
            <w:pPr>
              <w:pStyle w:val="TableCellResourceItem"/>
            </w:pPr>
            <w:r>
              <w:t>• Newspapers (The Hindu/Indian Express)</w:t>
            </w:r>
          </w:p>
          <w:p w14:paraId="3A6B199A"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39C1E9C2" w14:textId="77777777" w:rsidR="001A20E6" w:rsidRDefault="00000000">
            <w:pPr>
              <w:pStyle w:val="TableCellSubjectName"/>
            </w:pPr>
            <w:r>
              <w:t>Indian Economy</w:t>
            </w:r>
          </w:p>
          <w:p w14:paraId="5F3195E2" w14:textId="77777777" w:rsidR="001A20E6" w:rsidRDefault="00000000">
            <w:pPr>
              <w:pStyle w:val="TableCellCategoryTitle"/>
            </w:pPr>
            <w:r>
              <w:t>📝 Practice Materials</w:t>
            </w:r>
          </w:p>
          <w:p w14:paraId="0C4FFA36" w14:textId="77777777" w:rsidR="001A20E6" w:rsidRDefault="00000000">
            <w:pPr>
              <w:pStyle w:val="TableCellResourceItem"/>
            </w:pPr>
            <w:r>
              <w:t>• La Excellence Economy Material</w:t>
            </w:r>
          </w:p>
          <w:p w14:paraId="733EADCD" w14:textId="77777777" w:rsidR="001A20E6" w:rsidRDefault="00000000">
            <w:pPr>
              <w:pStyle w:val="TableCellResourceItem"/>
            </w:pPr>
            <w:r>
              <w:t>• Mains RRP + Prelims RRP</w:t>
            </w:r>
          </w:p>
          <w:p w14:paraId="469E768D" w14:textId="77777777" w:rsidR="001A20E6" w:rsidRDefault="00000000">
            <w:pPr>
              <w:pStyle w:val="TableCellResourceItem"/>
            </w:pPr>
            <w:r>
              <w:t>• Prelims &amp; Mains Workbooks</w:t>
            </w:r>
          </w:p>
          <w:p w14:paraId="4836DA69" w14:textId="77777777" w:rsidR="001A20E6" w:rsidRDefault="00000000">
            <w:pPr>
              <w:pStyle w:val="TableCellCategoryTitle"/>
            </w:pPr>
            <w:r>
              <w:t>📰 Current Affairs</w:t>
            </w:r>
          </w:p>
          <w:p w14:paraId="7B65CA27" w14:textId="77777777" w:rsidR="001A20E6" w:rsidRDefault="00000000">
            <w:pPr>
              <w:pStyle w:val="TableCellResourceItem"/>
            </w:pPr>
            <w:r>
              <w:t>• NITI Aayog Reports + Economic survey and Budget</w:t>
            </w:r>
          </w:p>
          <w:p w14:paraId="0B093C79" w14:textId="77777777" w:rsidR="001A20E6" w:rsidRDefault="00000000">
            <w:pPr>
              <w:pStyle w:val="TableCellResourceItem"/>
            </w:pPr>
            <w:r>
              <w:t>• Newspapers (Hindu and IE Explained)</w:t>
            </w:r>
          </w:p>
        </w:tc>
        <w:tc>
          <w:tcPr>
            <w:tcW w:w="1650" w:type="pct"/>
          </w:tcPr>
          <w:p w14:paraId="7C619CA2" w14:textId="77777777" w:rsidR="001A20E6" w:rsidRDefault="001A20E6"/>
        </w:tc>
      </w:tr>
    </w:tbl>
    <w:p w14:paraId="1DE1C707"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052D32D5" w14:textId="77777777">
        <w:tc>
          <w:tcPr>
            <w:tcW w:w="2500" w:type="pct"/>
            <w:tcMar>
              <w:top w:w="0" w:type="dxa"/>
              <w:left w:w="0" w:type="dxa"/>
              <w:bottom w:w="0" w:type="dxa"/>
              <w:right w:w="0" w:type="dxa"/>
            </w:tcMar>
          </w:tcPr>
          <w:p w14:paraId="799D0DCA" w14:textId="77777777" w:rsidR="001A20E6" w:rsidRDefault="00000000">
            <w:pPr>
              <w:pStyle w:val="WeekTitle"/>
            </w:pPr>
            <w:r>
              <w:rPr>
                <w:color w:val="B91C1C"/>
              </w:rPr>
              <w:t>📅 Mar 07 - Mar 13, 2027</w:t>
            </w:r>
          </w:p>
        </w:tc>
        <w:tc>
          <w:tcPr>
            <w:tcW w:w="2500" w:type="pct"/>
            <w:tcMar>
              <w:top w:w="0" w:type="dxa"/>
              <w:left w:w="0" w:type="dxa"/>
              <w:bottom w:w="0" w:type="dxa"/>
              <w:right w:w="0" w:type="dxa"/>
            </w:tcMar>
          </w:tcPr>
          <w:p w14:paraId="1926EBB5" w14:textId="77777777" w:rsidR="001A20E6" w:rsidRDefault="00000000">
            <w:pPr>
              <w:pStyle w:val="WeekCycleName"/>
            </w:pPr>
            <w:r>
              <w:rPr>
                <w:color w:val="B91C1C"/>
              </w:rPr>
              <w:t>C4</w:t>
            </w:r>
          </w:p>
        </w:tc>
      </w:tr>
    </w:tbl>
    <w:p w14:paraId="3203D212"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72CB83C7" w14:textId="77777777">
        <w:tc>
          <w:tcPr>
            <w:tcW w:w="700" w:type="pct"/>
            <w:shd w:val="clear" w:color="auto" w:fill="FEE2E2"/>
            <w:tcMar>
              <w:top w:w="200" w:type="dxa"/>
              <w:left w:w="100" w:type="dxa"/>
              <w:bottom w:w="200" w:type="dxa"/>
              <w:right w:w="100" w:type="dxa"/>
            </w:tcMar>
          </w:tcPr>
          <w:p w14:paraId="579EDB52" w14:textId="77777777" w:rsidR="001A20E6" w:rsidRDefault="00000000">
            <w:pPr>
              <w:pStyle w:val="TableCellCalendarDayHeader"/>
            </w:pPr>
            <w:r>
              <w:rPr>
                <w:color w:val="B91C1C"/>
              </w:rPr>
              <w:t>Sunday</w:t>
            </w:r>
          </w:p>
          <w:p w14:paraId="0450D061" w14:textId="77777777" w:rsidR="001A20E6" w:rsidRDefault="00000000">
            <w:pPr>
              <w:pStyle w:val="TableCellCalendarDateHeader"/>
            </w:pPr>
            <w:r>
              <w:rPr>
                <w:color w:val="B91C1C"/>
              </w:rPr>
              <w:t>Mar 07</w:t>
            </w:r>
          </w:p>
          <w:p w14:paraId="2B56C8D2"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3B62E0E1" w14:textId="77777777" w:rsidR="001A20E6" w:rsidRDefault="00000000">
            <w:pPr>
              <w:pStyle w:val="TableCellCalendarDayHeader"/>
            </w:pPr>
            <w:r>
              <w:rPr>
                <w:color w:val="B91C1C"/>
              </w:rPr>
              <w:t>Monday</w:t>
            </w:r>
          </w:p>
          <w:p w14:paraId="5B59E13E" w14:textId="77777777" w:rsidR="001A20E6" w:rsidRDefault="00000000">
            <w:pPr>
              <w:pStyle w:val="TableCellCalendarDateHeader"/>
            </w:pPr>
            <w:r>
              <w:rPr>
                <w:color w:val="B91C1C"/>
              </w:rPr>
              <w:t>Mar 08</w:t>
            </w:r>
          </w:p>
          <w:p w14:paraId="2222E8A2"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304351EA" w14:textId="77777777" w:rsidR="001A20E6" w:rsidRDefault="00000000">
            <w:pPr>
              <w:pStyle w:val="TableCellCalendarDayHeader"/>
            </w:pPr>
            <w:r>
              <w:rPr>
                <w:color w:val="B91C1C"/>
              </w:rPr>
              <w:t>Tuesday</w:t>
            </w:r>
          </w:p>
          <w:p w14:paraId="21AA474A" w14:textId="77777777" w:rsidR="001A20E6" w:rsidRDefault="00000000">
            <w:pPr>
              <w:pStyle w:val="TableCellCalendarDateHeader"/>
            </w:pPr>
            <w:r>
              <w:rPr>
                <w:color w:val="B91C1C"/>
              </w:rPr>
              <w:t>Mar 09</w:t>
            </w:r>
          </w:p>
          <w:p w14:paraId="1C7DAE16"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1C8C516B" w14:textId="77777777" w:rsidR="001A20E6" w:rsidRDefault="00000000">
            <w:pPr>
              <w:pStyle w:val="TableCellCalendarDayHeader"/>
            </w:pPr>
            <w:r>
              <w:rPr>
                <w:color w:val="B91C1C"/>
              </w:rPr>
              <w:t>Wednesday</w:t>
            </w:r>
          </w:p>
          <w:p w14:paraId="4E1C3E07" w14:textId="77777777" w:rsidR="001A20E6" w:rsidRDefault="00000000">
            <w:pPr>
              <w:pStyle w:val="TableCellCalendarDateHeader"/>
            </w:pPr>
            <w:r>
              <w:rPr>
                <w:color w:val="B91C1C"/>
              </w:rPr>
              <w:t>Mar 10</w:t>
            </w:r>
          </w:p>
          <w:p w14:paraId="2C846950"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6EC8E293" w14:textId="77777777" w:rsidR="001A20E6" w:rsidRDefault="00000000">
            <w:pPr>
              <w:pStyle w:val="TableCellCalendarDayHeader"/>
            </w:pPr>
            <w:r>
              <w:rPr>
                <w:color w:val="B91C1C"/>
              </w:rPr>
              <w:t>Thursday</w:t>
            </w:r>
          </w:p>
          <w:p w14:paraId="2BA90A4E" w14:textId="77777777" w:rsidR="001A20E6" w:rsidRDefault="00000000">
            <w:pPr>
              <w:pStyle w:val="TableCellCalendarDateHeader"/>
            </w:pPr>
            <w:r>
              <w:rPr>
                <w:color w:val="B91C1C"/>
              </w:rPr>
              <w:t>Mar 11</w:t>
            </w:r>
          </w:p>
          <w:p w14:paraId="0EFD1134"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1D89BA94" w14:textId="77777777" w:rsidR="001A20E6" w:rsidRDefault="00000000">
            <w:pPr>
              <w:pStyle w:val="TableCellCalendarDayHeader"/>
            </w:pPr>
            <w:r>
              <w:rPr>
                <w:color w:val="B91C1C"/>
              </w:rPr>
              <w:t>Friday</w:t>
            </w:r>
          </w:p>
          <w:p w14:paraId="47C78C91" w14:textId="77777777" w:rsidR="001A20E6" w:rsidRDefault="00000000">
            <w:pPr>
              <w:pStyle w:val="TableCellCalendarDateHeader"/>
            </w:pPr>
            <w:r>
              <w:rPr>
                <w:color w:val="B91C1C"/>
              </w:rPr>
              <w:t>Mar 12</w:t>
            </w:r>
          </w:p>
          <w:p w14:paraId="4D68777C"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3BBC9D99" w14:textId="77777777" w:rsidR="001A20E6" w:rsidRDefault="00000000">
            <w:pPr>
              <w:pStyle w:val="TableCellCalendarDayHeader"/>
            </w:pPr>
            <w:r>
              <w:rPr>
                <w:color w:val="F57C00"/>
              </w:rPr>
              <w:t>Saturday</w:t>
            </w:r>
          </w:p>
          <w:p w14:paraId="4DF6D058" w14:textId="77777777" w:rsidR="001A20E6" w:rsidRDefault="00000000">
            <w:pPr>
              <w:pStyle w:val="TableCellCalendarDateHeader"/>
            </w:pPr>
            <w:r>
              <w:rPr>
                <w:color w:val="F57C00"/>
              </w:rPr>
              <w:t>Mar 13</w:t>
            </w:r>
          </w:p>
          <w:p w14:paraId="10A3B10A" w14:textId="77777777" w:rsidR="001A20E6" w:rsidRDefault="00000000">
            <w:pPr>
              <w:pStyle w:val="TableCellCatchupLabel"/>
            </w:pPr>
            <w:r>
              <w:rPr>
                <w:color w:val="F57C00"/>
              </w:rPr>
              <w:t>Catchup Day</w:t>
            </w:r>
          </w:p>
        </w:tc>
      </w:tr>
      <w:tr w:rsidR="001A20E6" w14:paraId="30DC7A60" w14:textId="77777777">
        <w:tc>
          <w:tcPr>
            <w:tcW w:w="700" w:type="pct"/>
            <w:shd w:val="clear" w:color="auto" w:fill="FEE2E2"/>
            <w:tcMar>
              <w:top w:w="150" w:type="dxa"/>
              <w:left w:w="100" w:type="dxa"/>
              <w:bottom w:w="150" w:type="dxa"/>
              <w:right w:w="100" w:type="dxa"/>
            </w:tcMar>
          </w:tcPr>
          <w:p w14:paraId="048B5D83" w14:textId="77777777" w:rsidR="001A20E6" w:rsidRDefault="00000000">
            <w:pPr>
              <w:pStyle w:val="TableCellTaskSubject"/>
            </w:pPr>
            <w:r>
              <w:t>Indian Polity and Governance</w:t>
            </w:r>
          </w:p>
          <w:p w14:paraId="718F1393" w14:textId="77777777" w:rsidR="001A20E6" w:rsidRDefault="00000000">
            <w:pPr>
              <w:pStyle w:val="TableCellTaskDetails"/>
            </w:pPr>
            <w:r>
              <w:t>• Test - TEST — 3h</w:t>
            </w:r>
          </w:p>
          <w:p w14:paraId="18EED5F5"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1D92CC88" w14:textId="77777777" w:rsidR="001A20E6" w:rsidRDefault="00000000">
            <w:pPr>
              <w:pStyle w:val="TableCellTaskSubject"/>
            </w:pPr>
            <w:r>
              <w:t>Indian Polity and Governance</w:t>
            </w:r>
          </w:p>
          <w:p w14:paraId="23BD3D8C" w14:textId="77777777" w:rsidR="001A20E6" w:rsidRDefault="00000000">
            <w:pPr>
              <w:pStyle w:val="TableCellTaskDetails"/>
            </w:pPr>
            <w:r>
              <w:t>• Study - Constitutional Framework (P01) — 30m</w:t>
            </w:r>
          </w:p>
          <w:p w14:paraId="2DEEE9EB" w14:textId="77777777" w:rsidR="001A20E6" w:rsidRDefault="00000000">
            <w:pPr>
              <w:pStyle w:val="TableCellTaskBadge"/>
              <w:shd w:val="clear" w:color="auto" w:fill="E3F2FD"/>
            </w:pPr>
            <w:r>
              <w:rPr>
                <w:b/>
                <w:bCs/>
                <w:color w:val="1976D2"/>
              </w:rPr>
              <w:t>STUDY</w:t>
            </w:r>
          </w:p>
          <w:p w14:paraId="4190AFD7" w14:textId="77777777" w:rsidR="001A20E6" w:rsidRDefault="00000000">
            <w:pPr>
              <w:pStyle w:val="TableCellTaskDetails"/>
            </w:pPr>
            <w:r>
              <w:t>• Revision - System of Government (P02) — 30m</w:t>
            </w:r>
          </w:p>
          <w:p w14:paraId="66B6B248" w14:textId="77777777" w:rsidR="001A20E6" w:rsidRDefault="00000000">
            <w:pPr>
              <w:pStyle w:val="TableCellTaskBadge"/>
              <w:shd w:val="clear" w:color="auto" w:fill="FCE4EC"/>
            </w:pPr>
            <w:r>
              <w:rPr>
                <w:b/>
                <w:bCs/>
                <w:color w:val="C2185B"/>
              </w:rPr>
              <w:t>REVISION</w:t>
            </w:r>
          </w:p>
          <w:p w14:paraId="09E25292" w14:textId="77777777" w:rsidR="001A20E6" w:rsidRDefault="00000000">
            <w:pPr>
              <w:pStyle w:val="TableCellTaskDetails"/>
            </w:pPr>
            <w:r>
              <w:t>• Revision - Central Government (P03) — 30m</w:t>
            </w:r>
          </w:p>
          <w:p w14:paraId="4A86596B" w14:textId="77777777" w:rsidR="001A20E6" w:rsidRDefault="00000000">
            <w:pPr>
              <w:pStyle w:val="TableCellTaskBadge"/>
              <w:shd w:val="clear" w:color="auto" w:fill="FCE4EC"/>
            </w:pPr>
            <w:r>
              <w:rPr>
                <w:b/>
                <w:bCs/>
                <w:color w:val="C2185B"/>
              </w:rPr>
              <w:t>REVISION</w:t>
            </w:r>
          </w:p>
          <w:p w14:paraId="1F21486C" w14:textId="77777777" w:rsidR="001A20E6" w:rsidRDefault="00000000">
            <w:pPr>
              <w:pStyle w:val="TableCellTaskDetails"/>
            </w:pPr>
            <w:r>
              <w:t>• Practice - System of Government (P02) — 30m</w:t>
            </w:r>
          </w:p>
          <w:p w14:paraId="5AE415F3" w14:textId="77777777" w:rsidR="001A20E6" w:rsidRDefault="00000000">
            <w:pPr>
              <w:pStyle w:val="TableCellTaskBadge"/>
              <w:shd w:val="clear" w:color="auto" w:fill="E8F5E8"/>
            </w:pPr>
            <w:r>
              <w:rPr>
                <w:b/>
                <w:bCs/>
                <w:color w:val="388E3C"/>
              </w:rPr>
              <w:t>PRACTICE</w:t>
            </w:r>
          </w:p>
          <w:p w14:paraId="7B2AE663" w14:textId="77777777" w:rsidR="001A20E6" w:rsidRDefault="00000000">
            <w:pPr>
              <w:pStyle w:val="TableCellTaskDetails"/>
            </w:pPr>
            <w:r>
              <w:t>• Practice - Central Government (P03) — 30m</w:t>
            </w:r>
          </w:p>
          <w:p w14:paraId="37D55F5F"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0FB89FA6" w14:textId="77777777" w:rsidR="001A20E6" w:rsidRDefault="00000000">
            <w:pPr>
              <w:pStyle w:val="TableCellTaskSubject"/>
            </w:pPr>
            <w:r>
              <w:t>Indian Polity and Governance</w:t>
            </w:r>
          </w:p>
          <w:p w14:paraId="38D15881" w14:textId="77777777" w:rsidR="001A20E6" w:rsidRDefault="00000000">
            <w:pPr>
              <w:pStyle w:val="TableCellTaskDetails"/>
            </w:pPr>
            <w:r>
              <w:t>• Study - System of Government (P02) — 30m</w:t>
            </w:r>
          </w:p>
          <w:p w14:paraId="523D255A" w14:textId="77777777" w:rsidR="001A20E6" w:rsidRDefault="00000000">
            <w:pPr>
              <w:pStyle w:val="TableCellTaskBadge"/>
              <w:shd w:val="clear" w:color="auto" w:fill="E3F2FD"/>
            </w:pPr>
            <w:r>
              <w:rPr>
                <w:b/>
                <w:bCs/>
                <w:color w:val="1976D2"/>
              </w:rPr>
              <w:t>STUDY</w:t>
            </w:r>
          </w:p>
          <w:p w14:paraId="0ECEDB65" w14:textId="77777777" w:rsidR="001A20E6" w:rsidRDefault="00000000">
            <w:pPr>
              <w:pStyle w:val="TableCellTaskDetails"/>
            </w:pPr>
            <w:r>
              <w:t>• Revision - State Government (P04) — 30m</w:t>
            </w:r>
          </w:p>
          <w:p w14:paraId="30C3622C" w14:textId="77777777" w:rsidR="001A20E6" w:rsidRDefault="00000000">
            <w:pPr>
              <w:pStyle w:val="TableCellTaskBadge"/>
              <w:shd w:val="clear" w:color="auto" w:fill="FCE4EC"/>
            </w:pPr>
            <w:r>
              <w:rPr>
                <w:b/>
                <w:bCs/>
                <w:color w:val="C2185B"/>
              </w:rPr>
              <w:t>REVISION</w:t>
            </w:r>
          </w:p>
          <w:p w14:paraId="5299F977" w14:textId="77777777" w:rsidR="001A20E6" w:rsidRDefault="00000000">
            <w:pPr>
              <w:pStyle w:val="TableCellTaskDetails"/>
            </w:pPr>
            <w:r>
              <w:t>• Revision - Local Government (P05) — 30m</w:t>
            </w:r>
          </w:p>
          <w:p w14:paraId="78042F02" w14:textId="77777777" w:rsidR="001A20E6" w:rsidRDefault="00000000">
            <w:pPr>
              <w:pStyle w:val="TableCellTaskBadge"/>
              <w:shd w:val="clear" w:color="auto" w:fill="FCE4EC"/>
            </w:pPr>
            <w:r>
              <w:rPr>
                <w:b/>
                <w:bCs/>
                <w:color w:val="C2185B"/>
              </w:rPr>
              <w:t>REVISION</w:t>
            </w:r>
          </w:p>
          <w:p w14:paraId="538C4554" w14:textId="77777777" w:rsidR="001A20E6" w:rsidRDefault="00000000">
            <w:pPr>
              <w:pStyle w:val="TableCellTaskDetails"/>
            </w:pPr>
            <w:r>
              <w:t>• Practice - State Government (P04) — 30m</w:t>
            </w:r>
          </w:p>
          <w:p w14:paraId="474C8D0B" w14:textId="77777777" w:rsidR="001A20E6" w:rsidRDefault="00000000">
            <w:pPr>
              <w:pStyle w:val="TableCellTaskBadge"/>
              <w:shd w:val="clear" w:color="auto" w:fill="E8F5E8"/>
            </w:pPr>
            <w:r>
              <w:rPr>
                <w:b/>
                <w:bCs/>
                <w:color w:val="388E3C"/>
              </w:rPr>
              <w:t>PRACTICE</w:t>
            </w:r>
          </w:p>
          <w:p w14:paraId="5ECBBD8E" w14:textId="77777777" w:rsidR="001A20E6" w:rsidRDefault="00000000">
            <w:pPr>
              <w:pStyle w:val="TableCellTaskDetails"/>
            </w:pPr>
            <w:r>
              <w:t>• Practice - Local Government (P05) — 30m</w:t>
            </w:r>
          </w:p>
          <w:p w14:paraId="4933D344"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643CBA02" w14:textId="77777777" w:rsidR="001A20E6" w:rsidRDefault="00000000">
            <w:pPr>
              <w:pStyle w:val="TableCellTaskSubject"/>
            </w:pPr>
            <w:r>
              <w:t>Indian Economy</w:t>
            </w:r>
          </w:p>
          <w:p w14:paraId="08B8C48F" w14:textId="77777777" w:rsidR="001A20E6" w:rsidRDefault="00000000">
            <w:pPr>
              <w:pStyle w:val="TableCellTaskDetails"/>
            </w:pPr>
            <w:r>
              <w:t>• Study - Effects of Liberalization (E12) — 30m</w:t>
            </w:r>
          </w:p>
          <w:p w14:paraId="33594FA8" w14:textId="77777777" w:rsidR="001A20E6" w:rsidRDefault="00000000">
            <w:pPr>
              <w:pStyle w:val="TableCellTaskBadge"/>
              <w:shd w:val="clear" w:color="auto" w:fill="E3F2FD"/>
            </w:pPr>
            <w:r>
              <w:rPr>
                <w:b/>
                <w:bCs/>
                <w:color w:val="1976D2"/>
              </w:rPr>
              <w:t>STUDY</w:t>
            </w:r>
          </w:p>
          <w:p w14:paraId="0451B23B" w14:textId="77777777" w:rsidR="001A20E6" w:rsidRDefault="00000000">
            <w:pPr>
              <w:pStyle w:val="TableCellTaskDetails"/>
            </w:pPr>
            <w:r>
              <w:t>• Revision - NITI Aayog (E24) — 30m</w:t>
            </w:r>
          </w:p>
          <w:p w14:paraId="4D2F3EE0" w14:textId="77777777" w:rsidR="001A20E6" w:rsidRDefault="00000000">
            <w:pPr>
              <w:pStyle w:val="TableCellTaskBadge"/>
              <w:shd w:val="clear" w:color="auto" w:fill="FCE4EC"/>
            </w:pPr>
            <w:r>
              <w:rPr>
                <w:b/>
                <w:bCs/>
                <w:color w:val="C2185B"/>
              </w:rPr>
              <w:t>REVISION</w:t>
            </w:r>
          </w:p>
          <w:p w14:paraId="288BEF1E" w14:textId="77777777" w:rsidR="001A20E6" w:rsidRDefault="00000000">
            <w:pPr>
              <w:pStyle w:val="TableCellTaskDetails"/>
            </w:pPr>
            <w:r>
              <w:t>• Revision - Sustainable Development (E25) — 30m</w:t>
            </w:r>
          </w:p>
          <w:p w14:paraId="1B612047" w14:textId="77777777" w:rsidR="001A20E6" w:rsidRDefault="00000000">
            <w:pPr>
              <w:pStyle w:val="TableCellTaskBadge"/>
              <w:shd w:val="clear" w:color="auto" w:fill="FCE4EC"/>
            </w:pPr>
            <w:r>
              <w:rPr>
                <w:b/>
                <w:bCs/>
                <w:color w:val="C2185B"/>
              </w:rPr>
              <w:t>REVISION</w:t>
            </w:r>
          </w:p>
          <w:p w14:paraId="781FF71E" w14:textId="77777777" w:rsidR="001A20E6" w:rsidRDefault="00000000">
            <w:pPr>
              <w:pStyle w:val="TableCellTaskDetails"/>
            </w:pPr>
            <w:r>
              <w:t>• Practice - NITI Aayog (E24) — 30m</w:t>
            </w:r>
          </w:p>
          <w:p w14:paraId="7D5823FE" w14:textId="77777777" w:rsidR="001A20E6" w:rsidRDefault="00000000">
            <w:pPr>
              <w:pStyle w:val="TableCellTaskBadge"/>
              <w:shd w:val="clear" w:color="auto" w:fill="E8F5E8"/>
            </w:pPr>
            <w:r>
              <w:rPr>
                <w:b/>
                <w:bCs/>
                <w:color w:val="388E3C"/>
              </w:rPr>
              <w:t>PRACTICE</w:t>
            </w:r>
          </w:p>
          <w:p w14:paraId="3969CF45" w14:textId="77777777" w:rsidR="001A20E6" w:rsidRDefault="00000000">
            <w:pPr>
              <w:pStyle w:val="TableCellTaskDetails"/>
            </w:pPr>
            <w:r>
              <w:t>• Practice - Sustainable Development (E25) — 30m</w:t>
            </w:r>
          </w:p>
          <w:p w14:paraId="2B41579E"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04CB222B" w14:textId="77777777" w:rsidR="001A20E6" w:rsidRDefault="00000000">
            <w:pPr>
              <w:pStyle w:val="TableCellTaskSubject"/>
            </w:pPr>
            <w:r>
              <w:t>Indian Economy</w:t>
            </w:r>
          </w:p>
          <w:p w14:paraId="7FEA6FF5" w14:textId="77777777" w:rsidR="001A20E6" w:rsidRDefault="00000000">
            <w:pPr>
              <w:pStyle w:val="TableCellTaskDetails"/>
            </w:pPr>
            <w:r>
              <w:t>• Study - External Sector (E13) — 30m</w:t>
            </w:r>
          </w:p>
          <w:p w14:paraId="5FD60DE0" w14:textId="77777777" w:rsidR="001A20E6" w:rsidRDefault="00000000">
            <w:pPr>
              <w:pStyle w:val="TableCellTaskBadge"/>
              <w:shd w:val="clear" w:color="auto" w:fill="E3F2FD"/>
            </w:pPr>
            <w:r>
              <w:rPr>
                <w:b/>
                <w:bCs/>
                <w:color w:val="1976D2"/>
              </w:rPr>
              <w:t>STUDY</w:t>
            </w:r>
          </w:p>
          <w:p w14:paraId="31DF3E97" w14:textId="77777777" w:rsidR="001A20E6" w:rsidRDefault="00000000">
            <w:pPr>
              <w:pStyle w:val="TableCellTaskDetails"/>
            </w:pPr>
            <w:r>
              <w:t>• Revision - Broad / Overlap (E00) — 30m</w:t>
            </w:r>
          </w:p>
          <w:p w14:paraId="5C70F621" w14:textId="77777777" w:rsidR="001A20E6" w:rsidRDefault="00000000">
            <w:pPr>
              <w:pStyle w:val="TableCellTaskBadge"/>
              <w:shd w:val="clear" w:color="auto" w:fill="FCE4EC"/>
            </w:pPr>
            <w:r>
              <w:rPr>
                <w:b/>
                <w:bCs/>
                <w:color w:val="C2185B"/>
              </w:rPr>
              <w:t>REVISION</w:t>
            </w:r>
          </w:p>
          <w:p w14:paraId="749F3091" w14:textId="77777777" w:rsidR="001A20E6" w:rsidRDefault="00000000">
            <w:pPr>
              <w:pStyle w:val="TableCellTaskDetails"/>
            </w:pPr>
            <w:r>
              <w:t>• Revision - Basic concepts and definitions (E01) — 30m</w:t>
            </w:r>
          </w:p>
          <w:p w14:paraId="1A17300D" w14:textId="77777777" w:rsidR="001A20E6" w:rsidRDefault="00000000">
            <w:pPr>
              <w:pStyle w:val="TableCellTaskBadge"/>
              <w:shd w:val="clear" w:color="auto" w:fill="FCE4EC"/>
            </w:pPr>
            <w:r>
              <w:rPr>
                <w:b/>
                <w:bCs/>
                <w:color w:val="C2185B"/>
              </w:rPr>
              <w:t>REVISION</w:t>
            </w:r>
          </w:p>
          <w:p w14:paraId="069B227E" w14:textId="77777777" w:rsidR="001A20E6" w:rsidRDefault="00000000">
            <w:pPr>
              <w:pStyle w:val="TableCellTaskDetails"/>
            </w:pPr>
            <w:r>
              <w:t>• Practice - Broad / Overlap (E00) — 30m</w:t>
            </w:r>
          </w:p>
          <w:p w14:paraId="0886DEFE" w14:textId="77777777" w:rsidR="001A20E6" w:rsidRDefault="00000000">
            <w:pPr>
              <w:pStyle w:val="TableCellTaskBadge"/>
              <w:shd w:val="clear" w:color="auto" w:fill="E8F5E8"/>
            </w:pPr>
            <w:r>
              <w:rPr>
                <w:b/>
                <w:bCs/>
                <w:color w:val="388E3C"/>
              </w:rPr>
              <w:t>PRACTICE</w:t>
            </w:r>
          </w:p>
          <w:p w14:paraId="392577FC" w14:textId="77777777" w:rsidR="001A20E6" w:rsidRDefault="00000000">
            <w:pPr>
              <w:pStyle w:val="TableCellTaskDetails"/>
            </w:pPr>
            <w:r>
              <w:t>• Practice - Basic concepts and definitions (E01) — 30m</w:t>
            </w:r>
          </w:p>
          <w:p w14:paraId="6D78E3D9"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51C9EBD9" w14:textId="77777777" w:rsidR="001A20E6" w:rsidRDefault="00000000">
            <w:pPr>
              <w:pStyle w:val="TableCellTaskSubject"/>
            </w:pPr>
            <w:r>
              <w:t>Indian Economy</w:t>
            </w:r>
          </w:p>
          <w:p w14:paraId="4A69D2F3" w14:textId="77777777" w:rsidR="001A20E6" w:rsidRDefault="00000000">
            <w:pPr>
              <w:pStyle w:val="TableCellTaskDetails"/>
            </w:pPr>
            <w:r>
              <w:t>• Study - International Economic Organizations (E14) — 30m</w:t>
            </w:r>
          </w:p>
          <w:p w14:paraId="58CE9C6D" w14:textId="77777777" w:rsidR="001A20E6" w:rsidRDefault="00000000">
            <w:pPr>
              <w:pStyle w:val="TableCellTaskBadge"/>
              <w:shd w:val="clear" w:color="auto" w:fill="E3F2FD"/>
            </w:pPr>
            <w:r>
              <w:rPr>
                <w:b/>
                <w:bCs/>
                <w:color w:val="1976D2"/>
              </w:rPr>
              <w:t>STUDY</w:t>
            </w:r>
          </w:p>
          <w:p w14:paraId="0953EDDF" w14:textId="77777777" w:rsidR="001A20E6" w:rsidRDefault="00000000">
            <w:pPr>
              <w:pStyle w:val="TableCellTaskDetails"/>
            </w:pPr>
            <w:r>
              <w:t>• Revision - Economic Planning (E02) — 30m</w:t>
            </w:r>
          </w:p>
          <w:p w14:paraId="73D9498B" w14:textId="77777777" w:rsidR="001A20E6" w:rsidRDefault="00000000">
            <w:pPr>
              <w:pStyle w:val="TableCellTaskBadge"/>
              <w:shd w:val="clear" w:color="auto" w:fill="FCE4EC"/>
            </w:pPr>
            <w:r>
              <w:rPr>
                <w:b/>
                <w:bCs/>
                <w:color w:val="C2185B"/>
              </w:rPr>
              <w:t>REVISION</w:t>
            </w:r>
          </w:p>
          <w:p w14:paraId="71E748E9" w14:textId="77777777" w:rsidR="001A20E6" w:rsidRDefault="00000000">
            <w:pPr>
              <w:pStyle w:val="TableCellTaskDetails"/>
            </w:pPr>
            <w:r>
              <w:t>• Revision - Economic Reforms (E03) — 30m</w:t>
            </w:r>
          </w:p>
          <w:p w14:paraId="50E516BE" w14:textId="77777777" w:rsidR="001A20E6" w:rsidRDefault="00000000">
            <w:pPr>
              <w:pStyle w:val="TableCellTaskBadge"/>
              <w:shd w:val="clear" w:color="auto" w:fill="FCE4EC"/>
            </w:pPr>
            <w:r>
              <w:rPr>
                <w:b/>
                <w:bCs/>
                <w:color w:val="C2185B"/>
              </w:rPr>
              <w:t>REVISION</w:t>
            </w:r>
          </w:p>
          <w:p w14:paraId="7FA659DA" w14:textId="77777777" w:rsidR="001A20E6" w:rsidRDefault="00000000">
            <w:pPr>
              <w:pStyle w:val="TableCellTaskDetails"/>
            </w:pPr>
            <w:r>
              <w:t>• Practice - Economic Planning (E02) — 30m</w:t>
            </w:r>
          </w:p>
          <w:p w14:paraId="2BD1F070" w14:textId="77777777" w:rsidR="001A20E6" w:rsidRDefault="00000000">
            <w:pPr>
              <w:pStyle w:val="TableCellTaskBadge"/>
              <w:shd w:val="clear" w:color="auto" w:fill="E8F5E8"/>
            </w:pPr>
            <w:r>
              <w:rPr>
                <w:b/>
                <w:bCs/>
                <w:color w:val="388E3C"/>
              </w:rPr>
              <w:t>PRACTICE</w:t>
            </w:r>
          </w:p>
          <w:p w14:paraId="3001D646" w14:textId="77777777" w:rsidR="001A20E6" w:rsidRDefault="00000000">
            <w:pPr>
              <w:pStyle w:val="TableCellTaskDetails"/>
            </w:pPr>
            <w:r>
              <w:t>• Practice - Economic Reforms (E03) — 30m</w:t>
            </w:r>
          </w:p>
          <w:p w14:paraId="5186103F"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1F2A3268" w14:textId="77777777" w:rsidR="001A20E6" w:rsidRDefault="001A20E6"/>
        </w:tc>
      </w:tr>
      <w:tr w:rsidR="001A20E6" w14:paraId="24DCC842" w14:textId="77777777">
        <w:tc>
          <w:tcPr>
            <w:tcW w:w="700" w:type="pct"/>
            <w:shd w:val="clear" w:color="auto" w:fill="FEE2E2"/>
            <w:tcMar>
              <w:top w:w="150" w:type="dxa"/>
              <w:left w:w="100" w:type="dxa"/>
              <w:bottom w:w="150" w:type="dxa"/>
              <w:right w:w="100" w:type="dxa"/>
            </w:tcMar>
          </w:tcPr>
          <w:p w14:paraId="154F905E" w14:textId="77777777" w:rsidR="001A20E6" w:rsidRDefault="00000000">
            <w:pPr>
              <w:pStyle w:val="TableCellTaskSubject"/>
            </w:pPr>
            <w:r>
              <w:t>Indian Economy</w:t>
            </w:r>
          </w:p>
          <w:p w14:paraId="2862114F" w14:textId="77777777" w:rsidR="001A20E6" w:rsidRDefault="00000000">
            <w:pPr>
              <w:pStyle w:val="TableCellTaskDetails"/>
            </w:pPr>
            <w:r>
              <w:t>• Test - TEST — 3h</w:t>
            </w:r>
          </w:p>
          <w:p w14:paraId="553ECF27"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659DE1A2" w14:textId="77777777" w:rsidR="001A20E6" w:rsidRDefault="00000000">
            <w:pPr>
              <w:pStyle w:val="TableCellTaskSubject"/>
            </w:pPr>
            <w:r>
              <w:t>Indian Economy</w:t>
            </w:r>
          </w:p>
          <w:p w14:paraId="74E5F537" w14:textId="77777777" w:rsidR="001A20E6" w:rsidRDefault="00000000">
            <w:pPr>
              <w:pStyle w:val="TableCellTaskDetails"/>
            </w:pPr>
            <w:r>
              <w:t>• Study - Investment Models (E10) — 30m</w:t>
            </w:r>
          </w:p>
          <w:p w14:paraId="34FD385E" w14:textId="77777777" w:rsidR="001A20E6" w:rsidRDefault="00000000">
            <w:pPr>
              <w:pStyle w:val="TableCellTaskBadge"/>
              <w:shd w:val="clear" w:color="auto" w:fill="E3F2FD"/>
            </w:pPr>
            <w:r>
              <w:rPr>
                <w:b/>
                <w:bCs/>
                <w:color w:val="1976D2"/>
              </w:rPr>
              <w:t>STUDY</w:t>
            </w:r>
          </w:p>
          <w:p w14:paraId="71682B83" w14:textId="77777777" w:rsidR="001A20E6" w:rsidRDefault="00000000">
            <w:pPr>
              <w:pStyle w:val="TableCellTaskDetails"/>
            </w:pPr>
            <w:r>
              <w:t>• Revision - Money Market (E20) — 30m</w:t>
            </w:r>
          </w:p>
          <w:p w14:paraId="445A37BA" w14:textId="77777777" w:rsidR="001A20E6" w:rsidRDefault="00000000">
            <w:pPr>
              <w:pStyle w:val="TableCellTaskBadge"/>
              <w:shd w:val="clear" w:color="auto" w:fill="FCE4EC"/>
            </w:pPr>
            <w:r>
              <w:rPr>
                <w:b/>
                <w:bCs/>
                <w:color w:val="C2185B"/>
              </w:rPr>
              <w:t>REVISION</w:t>
            </w:r>
          </w:p>
          <w:p w14:paraId="5418AD11" w14:textId="77777777" w:rsidR="001A20E6" w:rsidRDefault="00000000">
            <w:pPr>
              <w:pStyle w:val="TableCellTaskDetails"/>
            </w:pPr>
            <w:r>
              <w:t>• Revision - Public Finance (E21) — 30m</w:t>
            </w:r>
          </w:p>
          <w:p w14:paraId="51B43E7D" w14:textId="77777777" w:rsidR="001A20E6" w:rsidRDefault="00000000">
            <w:pPr>
              <w:pStyle w:val="TableCellTaskBadge"/>
              <w:shd w:val="clear" w:color="auto" w:fill="FCE4EC"/>
            </w:pPr>
            <w:r>
              <w:rPr>
                <w:b/>
                <w:bCs/>
                <w:color w:val="C2185B"/>
              </w:rPr>
              <w:t>REVISION</w:t>
            </w:r>
          </w:p>
          <w:p w14:paraId="0ACE2F09" w14:textId="77777777" w:rsidR="001A20E6" w:rsidRDefault="00000000">
            <w:pPr>
              <w:pStyle w:val="TableCellTaskDetails"/>
            </w:pPr>
            <w:r>
              <w:t>• Practice - Money Market (E20) — 30m</w:t>
            </w:r>
          </w:p>
          <w:p w14:paraId="22EF15C8" w14:textId="77777777" w:rsidR="001A20E6" w:rsidRDefault="00000000">
            <w:pPr>
              <w:pStyle w:val="TableCellTaskBadge"/>
              <w:shd w:val="clear" w:color="auto" w:fill="E8F5E8"/>
            </w:pPr>
            <w:r>
              <w:rPr>
                <w:b/>
                <w:bCs/>
                <w:color w:val="388E3C"/>
              </w:rPr>
              <w:t>PRACTICE</w:t>
            </w:r>
          </w:p>
          <w:p w14:paraId="49236542" w14:textId="77777777" w:rsidR="001A20E6" w:rsidRDefault="00000000">
            <w:pPr>
              <w:pStyle w:val="TableCellTaskDetails"/>
            </w:pPr>
            <w:r>
              <w:t>• Practice - Public Finance (E21) — 30m</w:t>
            </w:r>
          </w:p>
          <w:p w14:paraId="6DF07961"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3D6D675D" w14:textId="77777777" w:rsidR="001A20E6" w:rsidRDefault="00000000">
            <w:pPr>
              <w:pStyle w:val="TableCellTaskSubject"/>
            </w:pPr>
            <w:r>
              <w:t>Indian Economy</w:t>
            </w:r>
          </w:p>
          <w:p w14:paraId="29232EA2" w14:textId="77777777" w:rsidR="001A20E6" w:rsidRDefault="00000000">
            <w:pPr>
              <w:pStyle w:val="TableCellTaskDetails"/>
            </w:pPr>
            <w:r>
              <w:t>• Study - Land Reforms (E11) — 30m</w:t>
            </w:r>
          </w:p>
          <w:p w14:paraId="45C0BA25" w14:textId="77777777" w:rsidR="001A20E6" w:rsidRDefault="00000000">
            <w:pPr>
              <w:pStyle w:val="TableCellTaskBadge"/>
              <w:shd w:val="clear" w:color="auto" w:fill="E3F2FD"/>
            </w:pPr>
            <w:r>
              <w:rPr>
                <w:b/>
                <w:bCs/>
                <w:color w:val="1976D2"/>
              </w:rPr>
              <w:t>STUDY</w:t>
            </w:r>
          </w:p>
          <w:p w14:paraId="0DB1E740" w14:textId="77777777" w:rsidR="001A20E6" w:rsidRDefault="00000000">
            <w:pPr>
              <w:pStyle w:val="TableCellTaskDetails"/>
            </w:pPr>
            <w:r>
              <w:t>• Revision - Budget (E22) — 30m</w:t>
            </w:r>
          </w:p>
          <w:p w14:paraId="7D013280" w14:textId="77777777" w:rsidR="001A20E6" w:rsidRDefault="00000000">
            <w:pPr>
              <w:pStyle w:val="TableCellTaskBadge"/>
              <w:shd w:val="clear" w:color="auto" w:fill="FCE4EC"/>
            </w:pPr>
            <w:r>
              <w:rPr>
                <w:b/>
                <w:bCs/>
                <w:color w:val="C2185B"/>
              </w:rPr>
              <w:t>REVISION</w:t>
            </w:r>
          </w:p>
          <w:p w14:paraId="31FB57CE" w14:textId="77777777" w:rsidR="001A20E6" w:rsidRDefault="00000000">
            <w:pPr>
              <w:pStyle w:val="TableCellTaskDetails"/>
            </w:pPr>
            <w:r>
              <w:t>• Revision - Economic Survey (E23) — 30m</w:t>
            </w:r>
          </w:p>
          <w:p w14:paraId="126444B1" w14:textId="77777777" w:rsidR="001A20E6" w:rsidRDefault="00000000">
            <w:pPr>
              <w:pStyle w:val="TableCellTaskBadge"/>
              <w:shd w:val="clear" w:color="auto" w:fill="FCE4EC"/>
            </w:pPr>
            <w:r>
              <w:rPr>
                <w:b/>
                <w:bCs/>
                <w:color w:val="C2185B"/>
              </w:rPr>
              <w:t>REVISION</w:t>
            </w:r>
          </w:p>
          <w:p w14:paraId="2BABFF63" w14:textId="77777777" w:rsidR="001A20E6" w:rsidRDefault="00000000">
            <w:pPr>
              <w:pStyle w:val="TableCellTaskDetails"/>
            </w:pPr>
            <w:r>
              <w:t>• Practice - Budget (E22) — 30m</w:t>
            </w:r>
          </w:p>
          <w:p w14:paraId="00713E94" w14:textId="77777777" w:rsidR="001A20E6" w:rsidRDefault="00000000">
            <w:pPr>
              <w:pStyle w:val="TableCellTaskBadge"/>
              <w:shd w:val="clear" w:color="auto" w:fill="E8F5E8"/>
            </w:pPr>
            <w:r>
              <w:rPr>
                <w:b/>
                <w:bCs/>
                <w:color w:val="388E3C"/>
              </w:rPr>
              <w:t>PRACTICE</w:t>
            </w:r>
          </w:p>
          <w:p w14:paraId="137A5D6E" w14:textId="77777777" w:rsidR="001A20E6" w:rsidRDefault="00000000">
            <w:pPr>
              <w:pStyle w:val="TableCellTaskDetails"/>
            </w:pPr>
            <w:r>
              <w:t>• Practice - Economic Survey (E23) — 30m</w:t>
            </w:r>
          </w:p>
          <w:p w14:paraId="585EF823"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4E623E61" w14:textId="77777777" w:rsidR="001A20E6" w:rsidRDefault="00000000">
            <w:pPr>
              <w:pStyle w:val="TableCellTaskSubject"/>
            </w:pPr>
            <w:r>
              <w:t>Governance</w:t>
            </w:r>
          </w:p>
          <w:p w14:paraId="29FFE170" w14:textId="77777777" w:rsidR="001A20E6" w:rsidRDefault="00000000">
            <w:pPr>
              <w:pStyle w:val="TableCellTaskDetails"/>
            </w:pPr>
            <w:r>
              <w:t>• Study - Broad / Overlap (O00) — 30m</w:t>
            </w:r>
          </w:p>
          <w:p w14:paraId="58784321" w14:textId="77777777" w:rsidR="001A20E6" w:rsidRDefault="00000000">
            <w:pPr>
              <w:pStyle w:val="TableCellTaskBadge"/>
              <w:shd w:val="clear" w:color="auto" w:fill="E3F2FD"/>
            </w:pPr>
            <w:r>
              <w:rPr>
                <w:b/>
                <w:bCs/>
                <w:color w:val="1976D2"/>
              </w:rPr>
              <w:t>STUDY</w:t>
            </w:r>
          </w:p>
          <w:p w14:paraId="18B420BB" w14:textId="77777777" w:rsidR="001A20E6" w:rsidRDefault="00000000">
            <w:pPr>
              <w:pStyle w:val="TableCellTaskDetails"/>
            </w:pPr>
            <w:r>
              <w:t>• Revision - Broad / Overlap (O00) — 30m</w:t>
            </w:r>
          </w:p>
          <w:p w14:paraId="5158744F" w14:textId="77777777" w:rsidR="001A20E6" w:rsidRDefault="00000000">
            <w:pPr>
              <w:pStyle w:val="TableCellTaskBadge"/>
              <w:shd w:val="clear" w:color="auto" w:fill="FCE4EC"/>
            </w:pPr>
            <w:r>
              <w:rPr>
                <w:b/>
                <w:bCs/>
                <w:color w:val="C2185B"/>
              </w:rPr>
              <w:t>REVISION</w:t>
            </w:r>
          </w:p>
          <w:p w14:paraId="4972D463" w14:textId="77777777" w:rsidR="001A20E6" w:rsidRDefault="00000000">
            <w:pPr>
              <w:pStyle w:val="TableCellTaskDetails"/>
            </w:pPr>
            <w:r>
              <w:t>• Revision - Good governance and applications (O01) — 30m</w:t>
            </w:r>
          </w:p>
          <w:p w14:paraId="554AC410" w14:textId="77777777" w:rsidR="001A20E6" w:rsidRDefault="00000000">
            <w:pPr>
              <w:pStyle w:val="TableCellTaskBadge"/>
              <w:shd w:val="clear" w:color="auto" w:fill="FCE4EC"/>
            </w:pPr>
            <w:r>
              <w:rPr>
                <w:b/>
                <w:bCs/>
                <w:color w:val="C2185B"/>
              </w:rPr>
              <w:t>REVISION</w:t>
            </w:r>
          </w:p>
          <w:p w14:paraId="30507B72" w14:textId="77777777" w:rsidR="001A20E6" w:rsidRDefault="00000000">
            <w:pPr>
              <w:pStyle w:val="TableCellTaskDetails"/>
            </w:pPr>
            <w:r>
              <w:t>• Practice - Broad / Overlap (O00) — 30m</w:t>
            </w:r>
          </w:p>
          <w:p w14:paraId="1A9C91E4" w14:textId="77777777" w:rsidR="001A20E6" w:rsidRDefault="00000000">
            <w:pPr>
              <w:pStyle w:val="TableCellTaskBadge"/>
              <w:shd w:val="clear" w:color="auto" w:fill="E8F5E8"/>
            </w:pPr>
            <w:r>
              <w:rPr>
                <w:b/>
                <w:bCs/>
                <w:color w:val="388E3C"/>
              </w:rPr>
              <w:t>PRACTICE</w:t>
            </w:r>
          </w:p>
          <w:p w14:paraId="0395AAA1" w14:textId="77777777" w:rsidR="001A20E6" w:rsidRDefault="00000000">
            <w:pPr>
              <w:pStyle w:val="TableCellTaskDetails"/>
            </w:pPr>
            <w:r>
              <w:t>• Practice - Good governance and applications (O01) — 30m</w:t>
            </w:r>
          </w:p>
          <w:p w14:paraId="1FBF8AF4"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1242696B" w14:textId="77777777" w:rsidR="001A20E6" w:rsidRDefault="00000000">
            <w:pPr>
              <w:pStyle w:val="TableCellTaskSubject"/>
            </w:pPr>
            <w:r>
              <w:t>Governance</w:t>
            </w:r>
          </w:p>
          <w:p w14:paraId="18D2D8E2" w14:textId="77777777" w:rsidR="001A20E6" w:rsidRDefault="00000000">
            <w:pPr>
              <w:pStyle w:val="TableCellTaskDetails"/>
            </w:pPr>
            <w:r>
              <w:t>• Study - Good governance and applications (O01) — 30m</w:t>
            </w:r>
          </w:p>
          <w:p w14:paraId="6BD7139E" w14:textId="77777777" w:rsidR="001A20E6" w:rsidRDefault="00000000">
            <w:pPr>
              <w:pStyle w:val="TableCellTaskBadge"/>
              <w:shd w:val="clear" w:color="auto" w:fill="E3F2FD"/>
            </w:pPr>
            <w:r>
              <w:rPr>
                <w:b/>
                <w:bCs/>
                <w:color w:val="1976D2"/>
              </w:rPr>
              <w:t>STUDY</w:t>
            </w:r>
          </w:p>
          <w:p w14:paraId="3518731C" w14:textId="77777777" w:rsidR="001A20E6" w:rsidRDefault="00000000">
            <w:pPr>
              <w:pStyle w:val="TableCellTaskDetails"/>
            </w:pPr>
            <w:r>
              <w:t>• Revision - Transparency (O02) — 30m</w:t>
            </w:r>
          </w:p>
          <w:p w14:paraId="0604C36E" w14:textId="77777777" w:rsidR="001A20E6" w:rsidRDefault="00000000">
            <w:pPr>
              <w:pStyle w:val="TableCellTaskBadge"/>
              <w:shd w:val="clear" w:color="auto" w:fill="FCE4EC"/>
            </w:pPr>
            <w:r>
              <w:rPr>
                <w:b/>
                <w:bCs/>
                <w:color w:val="C2185B"/>
              </w:rPr>
              <w:t>REVISION</w:t>
            </w:r>
          </w:p>
          <w:p w14:paraId="7FCA06A8" w14:textId="77777777" w:rsidR="001A20E6" w:rsidRDefault="00000000">
            <w:pPr>
              <w:pStyle w:val="TableCellTaskDetails"/>
            </w:pPr>
            <w:r>
              <w:t>• Revision - Accountability (O03) — 30m</w:t>
            </w:r>
          </w:p>
          <w:p w14:paraId="046E67FA" w14:textId="77777777" w:rsidR="001A20E6" w:rsidRDefault="00000000">
            <w:pPr>
              <w:pStyle w:val="TableCellTaskBadge"/>
              <w:shd w:val="clear" w:color="auto" w:fill="FCE4EC"/>
            </w:pPr>
            <w:r>
              <w:rPr>
                <w:b/>
                <w:bCs/>
                <w:color w:val="C2185B"/>
              </w:rPr>
              <w:t>REVISION</w:t>
            </w:r>
          </w:p>
          <w:p w14:paraId="1A978890" w14:textId="77777777" w:rsidR="001A20E6" w:rsidRDefault="00000000">
            <w:pPr>
              <w:pStyle w:val="TableCellTaskDetails"/>
            </w:pPr>
            <w:r>
              <w:t>• Practice - Transparency (O02) — 30m</w:t>
            </w:r>
          </w:p>
          <w:p w14:paraId="425EAC44" w14:textId="77777777" w:rsidR="001A20E6" w:rsidRDefault="00000000">
            <w:pPr>
              <w:pStyle w:val="TableCellTaskBadge"/>
              <w:shd w:val="clear" w:color="auto" w:fill="E8F5E8"/>
            </w:pPr>
            <w:r>
              <w:rPr>
                <w:b/>
                <w:bCs/>
                <w:color w:val="388E3C"/>
              </w:rPr>
              <w:t>PRACTICE</w:t>
            </w:r>
          </w:p>
          <w:p w14:paraId="45039022" w14:textId="77777777" w:rsidR="001A20E6" w:rsidRDefault="00000000">
            <w:pPr>
              <w:pStyle w:val="TableCellTaskDetails"/>
            </w:pPr>
            <w:r>
              <w:t>• Practice - Accountability (O03) — 30m</w:t>
            </w:r>
          </w:p>
          <w:p w14:paraId="34BD439E"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5BD7C104" w14:textId="77777777" w:rsidR="001A20E6" w:rsidRDefault="00000000">
            <w:pPr>
              <w:pStyle w:val="TableCellTaskSubject"/>
            </w:pPr>
            <w:r>
              <w:t>Governance</w:t>
            </w:r>
          </w:p>
          <w:p w14:paraId="7F148E44" w14:textId="77777777" w:rsidR="001A20E6" w:rsidRDefault="00000000">
            <w:pPr>
              <w:pStyle w:val="TableCellTaskDetails"/>
            </w:pPr>
            <w:r>
              <w:t>• Study - Transparency (O02) — 30m</w:t>
            </w:r>
          </w:p>
          <w:p w14:paraId="52A2C269" w14:textId="77777777" w:rsidR="001A20E6" w:rsidRDefault="00000000">
            <w:pPr>
              <w:pStyle w:val="TableCellTaskBadge"/>
              <w:shd w:val="clear" w:color="auto" w:fill="E3F2FD"/>
            </w:pPr>
            <w:r>
              <w:rPr>
                <w:b/>
                <w:bCs/>
                <w:color w:val="1976D2"/>
              </w:rPr>
              <w:t>STUDY</w:t>
            </w:r>
          </w:p>
          <w:p w14:paraId="49090BCA" w14:textId="77777777" w:rsidR="001A20E6" w:rsidRDefault="00000000">
            <w:pPr>
              <w:pStyle w:val="TableCellTaskDetails"/>
            </w:pPr>
            <w:r>
              <w:t>• Revision - E-Governance (O04) — 30m</w:t>
            </w:r>
          </w:p>
          <w:p w14:paraId="7B160F75" w14:textId="77777777" w:rsidR="001A20E6" w:rsidRDefault="00000000">
            <w:pPr>
              <w:pStyle w:val="TableCellTaskBadge"/>
              <w:shd w:val="clear" w:color="auto" w:fill="FCE4EC"/>
            </w:pPr>
            <w:r>
              <w:rPr>
                <w:b/>
                <w:bCs/>
                <w:color w:val="C2185B"/>
              </w:rPr>
              <w:t>REVISION</w:t>
            </w:r>
          </w:p>
          <w:p w14:paraId="185BFBDC" w14:textId="77777777" w:rsidR="001A20E6" w:rsidRDefault="00000000">
            <w:pPr>
              <w:pStyle w:val="TableCellTaskDetails"/>
            </w:pPr>
            <w:r>
              <w:t>• Revision - Citizens Charter (O05) — 30m</w:t>
            </w:r>
          </w:p>
          <w:p w14:paraId="1BD9E03F" w14:textId="77777777" w:rsidR="001A20E6" w:rsidRDefault="00000000">
            <w:pPr>
              <w:pStyle w:val="TableCellTaskBadge"/>
              <w:shd w:val="clear" w:color="auto" w:fill="FCE4EC"/>
            </w:pPr>
            <w:r>
              <w:rPr>
                <w:b/>
                <w:bCs/>
                <w:color w:val="C2185B"/>
              </w:rPr>
              <w:t>REVISION</w:t>
            </w:r>
          </w:p>
          <w:p w14:paraId="107C82A4" w14:textId="77777777" w:rsidR="001A20E6" w:rsidRDefault="00000000">
            <w:pPr>
              <w:pStyle w:val="TableCellTaskDetails"/>
            </w:pPr>
            <w:r>
              <w:t>• Practice - E-Governance (O04) — 30m</w:t>
            </w:r>
          </w:p>
          <w:p w14:paraId="13AC986F" w14:textId="77777777" w:rsidR="001A20E6" w:rsidRDefault="00000000">
            <w:pPr>
              <w:pStyle w:val="TableCellTaskBadge"/>
              <w:shd w:val="clear" w:color="auto" w:fill="E8F5E8"/>
            </w:pPr>
            <w:r>
              <w:rPr>
                <w:b/>
                <w:bCs/>
                <w:color w:val="388E3C"/>
              </w:rPr>
              <w:t>PRACTICE</w:t>
            </w:r>
          </w:p>
          <w:p w14:paraId="5F609F68" w14:textId="77777777" w:rsidR="001A20E6" w:rsidRDefault="00000000">
            <w:pPr>
              <w:pStyle w:val="TableCellTaskDetails"/>
            </w:pPr>
            <w:r>
              <w:t>• Practice - Citizens Charter (O05) — 30m</w:t>
            </w:r>
          </w:p>
          <w:p w14:paraId="18D044C1"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08EA7024" w14:textId="77777777" w:rsidR="001A20E6" w:rsidRDefault="001A20E6"/>
        </w:tc>
      </w:tr>
    </w:tbl>
    <w:p w14:paraId="44FB41C6" w14:textId="77777777" w:rsidR="001A20E6" w:rsidRDefault="001A20E6">
      <w:pPr>
        <w:spacing w:after="400"/>
      </w:pPr>
    </w:p>
    <w:p w14:paraId="761732CD" w14:textId="77777777" w:rsidR="001A20E6" w:rsidRDefault="00000000">
      <w:pPr>
        <w:pStyle w:val="ResourceTitle"/>
      </w:pPr>
      <w:r>
        <w:t>📚 Resources for Mar 07 - Mar 13</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6E433F4B"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304D58F" w14:textId="77777777" w:rsidR="001A20E6" w:rsidRDefault="00000000">
            <w:pPr>
              <w:pStyle w:val="TableCellSubjectName"/>
            </w:pPr>
            <w:r>
              <w:t>Indian Polity and Governance</w:t>
            </w:r>
          </w:p>
          <w:p w14:paraId="1B81CF27" w14:textId="77777777" w:rsidR="001A20E6" w:rsidRDefault="00000000">
            <w:pPr>
              <w:pStyle w:val="TableCellCategoryTitle"/>
            </w:pPr>
            <w:r>
              <w:t>📝 Practice Materials</w:t>
            </w:r>
          </w:p>
          <w:p w14:paraId="5DF4DCEA" w14:textId="77777777" w:rsidR="001A20E6" w:rsidRDefault="00000000">
            <w:pPr>
              <w:pStyle w:val="TableCellResourceItem"/>
            </w:pPr>
            <w:r>
              <w:t>• La Excellence Polity Material</w:t>
            </w:r>
          </w:p>
          <w:p w14:paraId="15CBDD5E" w14:textId="77777777" w:rsidR="001A20E6" w:rsidRDefault="00000000">
            <w:pPr>
              <w:pStyle w:val="TableCellResourceItem"/>
            </w:pPr>
            <w:r>
              <w:t>• Mains RRP + Prelims RRP</w:t>
            </w:r>
          </w:p>
          <w:p w14:paraId="48F82941" w14:textId="77777777" w:rsidR="001A20E6" w:rsidRDefault="00000000">
            <w:pPr>
              <w:pStyle w:val="TableCellResourceItem"/>
            </w:pPr>
            <w:r>
              <w:t>• Prelims &amp; Mains Workbooks</w:t>
            </w:r>
          </w:p>
          <w:p w14:paraId="73536EBD" w14:textId="77777777" w:rsidR="001A20E6" w:rsidRDefault="00000000">
            <w:pPr>
              <w:pStyle w:val="TableCellCategoryTitle"/>
            </w:pPr>
            <w:r>
              <w:t>📰 Current Affairs</w:t>
            </w:r>
          </w:p>
          <w:p w14:paraId="62CC377A" w14:textId="77777777" w:rsidR="001A20E6" w:rsidRDefault="00000000">
            <w:pPr>
              <w:pStyle w:val="TableCellResourceItem"/>
            </w:pPr>
            <w:r>
              <w:t>• NITI Aayog Reports + PRS Briefs</w:t>
            </w:r>
          </w:p>
          <w:p w14:paraId="4F793609" w14:textId="77777777" w:rsidR="001A20E6" w:rsidRDefault="00000000">
            <w:pPr>
              <w:pStyle w:val="TableCellResourceItem"/>
            </w:pPr>
            <w:r>
              <w:t>• Newspapers (The Hindu/Indian Express)</w:t>
            </w:r>
          </w:p>
          <w:p w14:paraId="781AD4A1"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385C0AC4" w14:textId="77777777" w:rsidR="001A20E6" w:rsidRDefault="00000000">
            <w:pPr>
              <w:pStyle w:val="TableCellSubjectName"/>
            </w:pPr>
            <w:r>
              <w:t>Indian Economy</w:t>
            </w:r>
          </w:p>
          <w:p w14:paraId="3E15D8CB" w14:textId="77777777" w:rsidR="001A20E6" w:rsidRDefault="00000000">
            <w:pPr>
              <w:pStyle w:val="TableCellCategoryTitle"/>
            </w:pPr>
            <w:r>
              <w:t>📝 Practice Materials</w:t>
            </w:r>
          </w:p>
          <w:p w14:paraId="672ACA8C" w14:textId="77777777" w:rsidR="001A20E6" w:rsidRDefault="00000000">
            <w:pPr>
              <w:pStyle w:val="TableCellResourceItem"/>
            </w:pPr>
            <w:r>
              <w:t>• La Excellence Economy Material</w:t>
            </w:r>
          </w:p>
          <w:p w14:paraId="6FA93ECA" w14:textId="77777777" w:rsidR="001A20E6" w:rsidRDefault="00000000">
            <w:pPr>
              <w:pStyle w:val="TableCellResourceItem"/>
            </w:pPr>
            <w:r>
              <w:t>• Mains RRP + Prelims RRP</w:t>
            </w:r>
          </w:p>
          <w:p w14:paraId="4ADAB4BB" w14:textId="77777777" w:rsidR="001A20E6" w:rsidRDefault="00000000">
            <w:pPr>
              <w:pStyle w:val="TableCellResourceItem"/>
            </w:pPr>
            <w:r>
              <w:t>• Prelims &amp; Mains Workbooks</w:t>
            </w:r>
          </w:p>
          <w:p w14:paraId="4354529C" w14:textId="77777777" w:rsidR="001A20E6" w:rsidRDefault="00000000">
            <w:pPr>
              <w:pStyle w:val="TableCellCategoryTitle"/>
            </w:pPr>
            <w:r>
              <w:t>📰 Current Affairs</w:t>
            </w:r>
          </w:p>
          <w:p w14:paraId="14F1FAFF" w14:textId="77777777" w:rsidR="001A20E6" w:rsidRDefault="00000000">
            <w:pPr>
              <w:pStyle w:val="TableCellResourceItem"/>
            </w:pPr>
            <w:r>
              <w:t>• NITI Aayog Reports + Economic survey and Budget</w:t>
            </w:r>
          </w:p>
          <w:p w14:paraId="2236D7B0"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2CFD469E" w14:textId="77777777" w:rsidR="001A20E6" w:rsidRDefault="00000000">
            <w:pPr>
              <w:pStyle w:val="TableCellSubjectName"/>
            </w:pPr>
            <w:r>
              <w:t>Governance</w:t>
            </w:r>
          </w:p>
          <w:p w14:paraId="0B8AE069" w14:textId="77777777" w:rsidR="001A20E6" w:rsidRDefault="00000000">
            <w:pPr>
              <w:pStyle w:val="TableCellCategoryTitle"/>
            </w:pPr>
            <w:r>
              <w:t>📚 Primary Books</w:t>
            </w:r>
          </w:p>
          <w:p w14:paraId="69CFDAC8" w14:textId="77777777" w:rsidR="001A20E6" w:rsidRDefault="00000000">
            <w:pPr>
              <w:pStyle w:val="TableCellResourceItem"/>
            </w:pPr>
            <w:r>
              <w:t>• India Year Book (Schemes) + PIB</w:t>
            </w:r>
          </w:p>
          <w:p w14:paraId="66092529" w14:textId="77777777" w:rsidR="001A20E6" w:rsidRDefault="00000000">
            <w:pPr>
              <w:pStyle w:val="TableCellResourceItem"/>
            </w:pPr>
            <w:r>
              <w:t>• Governance In India by M Laxmikanth</w:t>
            </w:r>
          </w:p>
          <w:p w14:paraId="07E3956D" w14:textId="77777777" w:rsidR="001A20E6" w:rsidRDefault="00000000">
            <w:pPr>
              <w:pStyle w:val="TableCellCategoryTitle"/>
            </w:pPr>
            <w:r>
              <w:t>📝 Practice Materials</w:t>
            </w:r>
          </w:p>
          <w:p w14:paraId="40E82FEB" w14:textId="77777777" w:rsidR="001A20E6" w:rsidRDefault="00000000">
            <w:pPr>
              <w:pStyle w:val="TableCellResourceItem"/>
            </w:pPr>
            <w:r>
              <w:t>• La Excellence Governance Material</w:t>
            </w:r>
          </w:p>
          <w:p w14:paraId="2683227D" w14:textId="77777777" w:rsidR="001A20E6" w:rsidRDefault="00000000">
            <w:pPr>
              <w:pStyle w:val="TableCellResourceItem"/>
            </w:pPr>
            <w:r>
              <w:t>• Mains Workbook</w:t>
            </w:r>
          </w:p>
          <w:p w14:paraId="0FCEE044" w14:textId="77777777" w:rsidR="001A20E6" w:rsidRDefault="00000000">
            <w:pPr>
              <w:pStyle w:val="TableCellCategoryTitle"/>
            </w:pPr>
            <w:r>
              <w:t>📰 Current Affairs</w:t>
            </w:r>
          </w:p>
          <w:p w14:paraId="0E7E55CA" w14:textId="77777777" w:rsidR="001A20E6" w:rsidRDefault="00000000">
            <w:pPr>
              <w:pStyle w:val="TableCellResourceItem"/>
            </w:pPr>
            <w:r>
              <w:t>• NITI Aayog + Yojana</w:t>
            </w:r>
          </w:p>
          <w:p w14:paraId="1FADEBFE" w14:textId="77777777" w:rsidR="001A20E6" w:rsidRDefault="00000000">
            <w:pPr>
              <w:pStyle w:val="TableCellResourceItem"/>
            </w:pPr>
            <w:r>
              <w:t>• Newspapers (Hindu and IE Explained)</w:t>
            </w:r>
          </w:p>
        </w:tc>
      </w:tr>
    </w:tbl>
    <w:p w14:paraId="24E02027"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2BC5DEED" w14:textId="77777777">
        <w:tc>
          <w:tcPr>
            <w:tcW w:w="2500" w:type="pct"/>
            <w:tcMar>
              <w:top w:w="0" w:type="dxa"/>
              <w:left w:w="0" w:type="dxa"/>
              <w:bottom w:w="0" w:type="dxa"/>
              <w:right w:w="0" w:type="dxa"/>
            </w:tcMar>
          </w:tcPr>
          <w:p w14:paraId="453E2E0B" w14:textId="77777777" w:rsidR="001A20E6" w:rsidRDefault="00000000">
            <w:pPr>
              <w:pStyle w:val="WeekTitle"/>
            </w:pPr>
            <w:r>
              <w:rPr>
                <w:color w:val="B91C1C"/>
              </w:rPr>
              <w:t>📅 Mar 14 - Mar 20, 2027</w:t>
            </w:r>
          </w:p>
        </w:tc>
        <w:tc>
          <w:tcPr>
            <w:tcW w:w="2500" w:type="pct"/>
            <w:tcMar>
              <w:top w:w="0" w:type="dxa"/>
              <w:left w:w="0" w:type="dxa"/>
              <w:bottom w:w="0" w:type="dxa"/>
              <w:right w:w="0" w:type="dxa"/>
            </w:tcMar>
          </w:tcPr>
          <w:p w14:paraId="7D792679" w14:textId="77777777" w:rsidR="001A20E6" w:rsidRDefault="00000000">
            <w:pPr>
              <w:pStyle w:val="WeekCycleName"/>
            </w:pPr>
            <w:r>
              <w:rPr>
                <w:color w:val="B91C1C"/>
              </w:rPr>
              <w:t>C4</w:t>
            </w:r>
          </w:p>
        </w:tc>
      </w:tr>
    </w:tbl>
    <w:p w14:paraId="61060462"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5F2A6424" w14:textId="77777777">
        <w:tc>
          <w:tcPr>
            <w:tcW w:w="700" w:type="pct"/>
            <w:shd w:val="clear" w:color="auto" w:fill="FEE2E2"/>
            <w:tcMar>
              <w:top w:w="200" w:type="dxa"/>
              <w:left w:w="100" w:type="dxa"/>
              <w:bottom w:w="200" w:type="dxa"/>
              <w:right w:w="100" w:type="dxa"/>
            </w:tcMar>
          </w:tcPr>
          <w:p w14:paraId="3EE31F15" w14:textId="77777777" w:rsidR="001A20E6" w:rsidRDefault="00000000">
            <w:pPr>
              <w:pStyle w:val="TableCellCalendarDayHeader"/>
            </w:pPr>
            <w:r>
              <w:rPr>
                <w:color w:val="B91C1C"/>
              </w:rPr>
              <w:t>Sunday</w:t>
            </w:r>
          </w:p>
          <w:p w14:paraId="2A2C4FA8" w14:textId="77777777" w:rsidR="001A20E6" w:rsidRDefault="00000000">
            <w:pPr>
              <w:pStyle w:val="TableCellCalendarDateHeader"/>
            </w:pPr>
            <w:r>
              <w:rPr>
                <w:color w:val="B91C1C"/>
              </w:rPr>
              <w:t>Mar 14</w:t>
            </w:r>
          </w:p>
          <w:p w14:paraId="00F8B082"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5F9821D9" w14:textId="77777777" w:rsidR="001A20E6" w:rsidRDefault="00000000">
            <w:pPr>
              <w:pStyle w:val="TableCellCalendarDayHeader"/>
            </w:pPr>
            <w:r>
              <w:rPr>
                <w:color w:val="B91C1C"/>
              </w:rPr>
              <w:t>Monday</w:t>
            </w:r>
          </w:p>
          <w:p w14:paraId="6A576BA1" w14:textId="77777777" w:rsidR="001A20E6" w:rsidRDefault="00000000">
            <w:pPr>
              <w:pStyle w:val="TableCellCalendarDateHeader"/>
            </w:pPr>
            <w:r>
              <w:rPr>
                <w:color w:val="B91C1C"/>
              </w:rPr>
              <w:t>Mar 15</w:t>
            </w:r>
          </w:p>
          <w:p w14:paraId="36C8F713"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56BB69D8" w14:textId="77777777" w:rsidR="001A20E6" w:rsidRDefault="00000000">
            <w:pPr>
              <w:pStyle w:val="TableCellCalendarDayHeader"/>
            </w:pPr>
            <w:r>
              <w:rPr>
                <w:color w:val="B91C1C"/>
              </w:rPr>
              <w:t>Tuesday</w:t>
            </w:r>
          </w:p>
          <w:p w14:paraId="6ED86A6B" w14:textId="77777777" w:rsidR="001A20E6" w:rsidRDefault="00000000">
            <w:pPr>
              <w:pStyle w:val="TableCellCalendarDateHeader"/>
            </w:pPr>
            <w:r>
              <w:rPr>
                <w:color w:val="B91C1C"/>
              </w:rPr>
              <w:t>Mar 16</w:t>
            </w:r>
          </w:p>
          <w:p w14:paraId="7F777ABC"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25AC85D8" w14:textId="77777777" w:rsidR="001A20E6" w:rsidRDefault="00000000">
            <w:pPr>
              <w:pStyle w:val="TableCellCalendarDayHeader"/>
            </w:pPr>
            <w:r>
              <w:rPr>
                <w:color w:val="B91C1C"/>
              </w:rPr>
              <w:t>Wednesday</w:t>
            </w:r>
          </w:p>
          <w:p w14:paraId="66977992" w14:textId="77777777" w:rsidR="001A20E6" w:rsidRDefault="00000000">
            <w:pPr>
              <w:pStyle w:val="TableCellCalendarDateHeader"/>
            </w:pPr>
            <w:r>
              <w:rPr>
                <w:color w:val="B91C1C"/>
              </w:rPr>
              <w:t>Mar 17</w:t>
            </w:r>
          </w:p>
          <w:p w14:paraId="5C1FC887"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4A5CD1DD" w14:textId="77777777" w:rsidR="001A20E6" w:rsidRDefault="00000000">
            <w:pPr>
              <w:pStyle w:val="TableCellCalendarDayHeader"/>
            </w:pPr>
            <w:r>
              <w:rPr>
                <w:color w:val="B91C1C"/>
              </w:rPr>
              <w:t>Thursday</w:t>
            </w:r>
          </w:p>
          <w:p w14:paraId="65EBD78F" w14:textId="77777777" w:rsidR="001A20E6" w:rsidRDefault="00000000">
            <w:pPr>
              <w:pStyle w:val="TableCellCalendarDateHeader"/>
            </w:pPr>
            <w:r>
              <w:rPr>
                <w:color w:val="B91C1C"/>
              </w:rPr>
              <w:t>Mar 18</w:t>
            </w:r>
          </w:p>
          <w:p w14:paraId="23B985B5"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1F4B34CB" w14:textId="77777777" w:rsidR="001A20E6" w:rsidRDefault="00000000">
            <w:pPr>
              <w:pStyle w:val="TableCellCalendarDayHeader"/>
            </w:pPr>
            <w:r>
              <w:rPr>
                <w:color w:val="B91C1C"/>
              </w:rPr>
              <w:t>Friday</w:t>
            </w:r>
          </w:p>
          <w:p w14:paraId="23350087" w14:textId="77777777" w:rsidR="001A20E6" w:rsidRDefault="00000000">
            <w:pPr>
              <w:pStyle w:val="TableCellCalendarDateHeader"/>
            </w:pPr>
            <w:r>
              <w:rPr>
                <w:color w:val="B91C1C"/>
              </w:rPr>
              <w:t>Mar 19</w:t>
            </w:r>
          </w:p>
          <w:p w14:paraId="4361F809"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20754591" w14:textId="77777777" w:rsidR="001A20E6" w:rsidRDefault="00000000">
            <w:pPr>
              <w:pStyle w:val="TableCellCalendarDayHeader"/>
            </w:pPr>
            <w:r>
              <w:rPr>
                <w:color w:val="F57C00"/>
              </w:rPr>
              <w:t>Saturday</w:t>
            </w:r>
          </w:p>
          <w:p w14:paraId="4DFA8C6A" w14:textId="77777777" w:rsidR="001A20E6" w:rsidRDefault="00000000">
            <w:pPr>
              <w:pStyle w:val="TableCellCalendarDateHeader"/>
            </w:pPr>
            <w:r>
              <w:rPr>
                <w:color w:val="F57C00"/>
              </w:rPr>
              <w:t>Mar 20</w:t>
            </w:r>
          </w:p>
          <w:p w14:paraId="1FE995F4" w14:textId="77777777" w:rsidR="001A20E6" w:rsidRDefault="00000000">
            <w:pPr>
              <w:pStyle w:val="TableCellCatchupLabel"/>
            </w:pPr>
            <w:r>
              <w:rPr>
                <w:color w:val="F57C00"/>
              </w:rPr>
              <w:t>Catchup Day</w:t>
            </w:r>
          </w:p>
        </w:tc>
      </w:tr>
      <w:tr w:rsidR="001A20E6" w14:paraId="6F3A9449" w14:textId="77777777">
        <w:tc>
          <w:tcPr>
            <w:tcW w:w="700" w:type="pct"/>
            <w:shd w:val="clear" w:color="auto" w:fill="FEE2E2"/>
            <w:tcMar>
              <w:top w:w="150" w:type="dxa"/>
              <w:left w:w="100" w:type="dxa"/>
              <w:bottom w:w="150" w:type="dxa"/>
              <w:right w:w="100" w:type="dxa"/>
            </w:tcMar>
          </w:tcPr>
          <w:p w14:paraId="7850A340" w14:textId="77777777" w:rsidR="001A20E6" w:rsidRDefault="00000000">
            <w:pPr>
              <w:pStyle w:val="TableCellTaskSubject"/>
            </w:pPr>
            <w:r>
              <w:t>Indian Economy</w:t>
            </w:r>
          </w:p>
          <w:p w14:paraId="4893B6DA" w14:textId="77777777" w:rsidR="001A20E6" w:rsidRDefault="00000000">
            <w:pPr>
              <w:pStyle w:val="TableCellTaskDetails"/>
            </w:pPr>
            <w:r>
              <w:t>• Test - TEST — 3h</w:t>
            </w:r>
          </w:p>
          <w:p w14:paraId="65DA928C"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0D34FE66" w14:textId="77777777" w:rsidR="001A20E6" w:rsidRDefault="00000000">
            <w:pPr>
              <w:pStyle w:val="TableCellTaskSubject"/>
            </w:pPr>
            <w:r>
              <w:t>Governance</w:t>
            </w:r>
          </w:p>
          <w:p w14:paraId="451033FF" w14:textId="77777777" w:rsidR="001A20E6" w:rsidRDefault="00000000">
            <w:pPr>
              <w:pStyle w:val="TableCellTaskDetails"/>
            </w:pPr>
            <w:r>
              <w:t>• Study - Accountability (O03) — 30m</w:t>
            </w:r>
          </w:p>
          <w:p w14:paraId="19A7862C" w14:textId="77777777" w:rsidR="001A20E6" w:rsidRDefault="00000000">
            <w:pPr>
              <w:pStyle w:val="TableCellTaskBadge"/>
              <w:shd w:val="clear" w:color="auto" w:fill="E3F2FD"/>
            </w:pPr>
            <w:r>
              <w:rPr>
                <w:b/>
                <w:bCs/>
                <w:color w:val="1976D2"/>
              </w:rPr>
              <w:t>STUDY</w:t>
            </w:r>
          </w:p>
          <w:p w14:paraId="4AD2F2DE" w14:textId="77777777" w:rsidR="001A20E6" w:rsidRDefault="00000000">
            <w:pPr>
              <w:pStyle w:val="TableCellTaskDetails"/>
            </w:pPr>
            <w:r>
              <w:t>• Revision - Role of Civil services in a democracy (O06) — 30m</w:t>
            </w:r>
          </w:p>
          <w:p w14:paraId="19BC00EC" w14:textId="77777777" w:rsidR="001A20E6" w:rsidRDefault="00000000">
            <w:pPr>
              <w:pStyle w:val="TableCellTaskBadge"/>
              <w:shd w:val="clear" w:color="auto" w:fill="FCE4EC"/>
            </w:pPr>
            <w:r>
              <w:rPr>
                <w:b/>
                <w:bCs/>
                <w:color w:val="C2185B"/>
              </w:rPr>
              <w:t>REVISION</w:t>
            </w:r>
          </w:p>
          <w:p w14:paraId="5C7C2224" w14:textId="77777777" w:rsidR="001A20E6" w:rsidRDefault="00000000">
            <w:pPr>
              <w:pStyle w:val="TableCellTaskDetails"/>
            </w:pPr>
            <w:r>
              <w:t>• Revision - Social Institutions-Civil society activism and NGO's (O07) — 30m</w:t>
            </w:r>
          </w:p>
          <w:p w14:paraId="2136B910" w14:textId="77777777" w:rsidR="001A20E6" w:rsidRDefault="00000000">
            <w:pPr>
              <w:pStyle w:val="TableCellTaskBadge"/>
              <w:shd w:val="clear" w:color="auto" w:fill="FCE4EC"/>
            </w:pPr>
            <w:r>
              <w:rPr>
                <w:b/>
                <w:bCs/>
                <w:color w:val="C2185B"/>
              </w:rPr>
              <w:t>REVISION</w:t>
            </w:r>
          </w:p>
          <w:p w14:paraId="4B666990" w14:textId="77777777" w:rsidR="001A20E6" w:rsidRDefault="00000000">
            <w:pPr>
              <w:pStyle w:val="TableCellTaskDetails"/>
            </w:pPr>
            <w:r>
              <w:t>• Practice - Role of Civil services in a democracy (O06) — 30m</w:t>
            </w:r>
          </w:p>
          <w:p w14:paraId="32EC8F7B" w14:textId="77777777" w:rsidR="001A20E6" w:rsidRDefault="00000000">
            <w:pPr>
              <w:pStyle w:val="TableCellTaskBadge"/>
              <w:shd w:val="clear" w:color="auto" w:fill="E8F5E8"/>
            </w:pPr>
            <w:r>
              <w:rPr>
                <w:b/>
                <w:bCs/>
                <w:color w:val="388E3C"/>
              </w:rPr>
              <w:t>PRACTICE</w:t>
            </w:r>
          </w:p>
          <w:p w14:paraId="3849372D" w14:textId="77777777" w:rsidR="001A20E6" w:rsidRDefault="00000000">
            <w:pPr>
              <w:pStyle w:val="TableCellTaskDetails"/>
            </w:pPr>
            <w:r>
              <w:t>• Practice - Social Institutions-Civil society activism and NGO's (O07) — 30m</w:t>
            </w:r>
          </w:p>
          <w:p w14:paraId="6BD69CDA"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234C396E" w14:textId="77777777" w:rsidR="001A20E6" w:rsidRDefault="00000000">
            <w:pPr>
              <w:pStyle w:val="TableCellTaskSubject"/>
            </w:pPr>
            <w:r>
              <w:t>Governance</w:t>
            </w:r>
          </w:p>
          <w:p w14:paraId="3E43E988" w14:textId="77777777" w:rsidR="001A20E6" w:rsidRDefault="00000000">
            <w:pPr>
              <w:pStyle w:val="TableCellTaskDetails"/>
            </w:pPr>
            <w:r>
              <w:t>• Study - E-Governance (O04) — 30m</w:t>
            </w:r>
          </w:p>
          <w:p w14:paraId="4E62E591" w14:textId="77777777" w:rsidR="001A20E6" w:rsidRDefault="00000000">
            <w:pPr>
              <w:pStyle w:val="TableCellTaskBadge"/>
              <w:shd w:val="clear" w:color="auto" w:fill="E3F2FD"/>
            </w:pPr>
            <w:r>
              <w:rPr>
                <w:b/>
                <w:bCs/>
                <w:color w:val="1976D2"/>
              </w:rPr>
              <w:t>STUDY</w:t>
            </w:r>
          </w:p>
          <w:p w14:paraId="430DB960" w14:textId="77777777" w:rsidR="001A20E6" w:rsidRDefault="00000000">
            <w:pPr>
              <w:pStyle w:val="TableCellTaskDetails"/>
            </w:pPr>
            <w:r>
              <w:t>• Revision - Self Help Groups (O08) — 30m</w:t>
            </w:r>
          </w:p>
          <w:p w14:paraId="008D7F94" w14:textId="77777777" w:rsidR="001A20E6" w:rsidRDefault="00000000">
            <w:pPr>
              <w:pStyle w:val="TableCellTaskBadge"/>
              <w:shd w:val="clear" w:color="auto" w:fill="FCE4EC"/>
            </w:pPr>
            <w:r>
              <w:rPr>
                <w:b/>
                <w:bCs/>
                <w:color w:val="C2185B"/>
              </w:rPr>
              <w:t>REVISION</w:t>
            </w:r>
          </w:p>
          <w:p w14:paraId="4F64133A" w14:textId="77777777" w:rsidR="001A20E6" w:rsidRDefault="00000000">
            <w:pPr>
              <w:pStyle w:val="TableCellTaskDetails"/>
            </w:pPr>
            <w:r>
              <w:t>• Revision - Government Policies (O09) — 30m</w:t>
            </w:r>
          </w:p>
          <w:p w14:paraId="4D427655" w14:textId="77777777" w:rsidR="001A20E6" w:rsidRDefault="00000000">
            <w:pPr>
              <w:pStyle w:val="TableCellTaskBadge"/>
              <w:shd w:val="clear" w:color="auto" w:fill="FCE4EC"/>
            </w:pPr>
            <w:r>
              <w:rPr>
                <w:b/>
                <w:bCs/>
                <w:color w:val="C2185B"/>
              </w:rPr>
              <w:t>REVISION</w:t>
            </w:r>
          </w:p>
          <w:p w14:paraId="09C26D27" w14:textId="77777777" w:rsidR="001A20E6" w:rsidRDefault="00000000">
            <w:pPr>
              <w:pStyle w:val="TableCellTaskDetails"/>
            </w:pPr>
            <w:r>
              <w:t>• Practice - Self Help Groups (O08) — 30m</w:t>
            </w:r>
          </w:p>
          <w:p w14:paraId="02E23595" w14:textId="77777777" w:rsidR="001A20E6" w:rsidRDefault="00000000">
            <w:pPr>
              <w:pStyle w:val="TableCellTaskBadge"/>
              <w:shd w:val="clear" w:color="auto" w:fill="E8F5E8"/>
            </w:pPr>
            <w:r>
              <w:rPr>
                <w:b/>
                <w:bCs/>
                <w:color w:val="388E3C"/>
              </w:rPr>
              <w:t>PRACTICE</w:t>
            </w:r>
          </w:p>
          <w:p w14:paraId="3B2E4263" w14:textId="77777777" w:rsidR="001A20E6" w:rsidRDefault="00000000">
            <w:pPr>
              <w:pStyle w:val="TableCellTaskDetails"/>
            </w:pPr>
            <w:r>
              <w:t>• Practice - Government Policies (O09) — 30m</w:t>
            </w:r>
          </w:p>
          <w:p w14:paraId="78B59EB7"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6A96BFA6" w14:textId="77777777" w:rsidR="001A20E6" w:rsidRDefault="00000000">
            <w:pPr>
              <w:pStyle w:val="TableCellTaskSubject"/>
            </w:pPr>
            <w:r>
              <w:t>International Relations</w:t>
            </w:r>
          </w:p>
          <w:p w14:paraId="3443362C" w14:textId="77777777" w:rsidR="001A20E6" w:rsidRDefault="00000000">
            <w:pPr>
              <w:pStyle w:val="TableCellTaskDetails"/>
            </w:pPr>
            <w:r>
              <w:t>• Study - India and its neighborhood (I02) — 30m</w:t>
            </w:r>
          </w:p>
          <w:p w14:paraId="1181FAEC" w14:textId="77777777" w:rsidR="001A20E6" w:rsidRDefault="00000000">
            <w:pPr>
              <w:pStyle w:val="TableCellTaskBadge"/>
              <w:shd w:val="clear" w:color="auto" w:fill="E3F2FD"/>
            </w:pPr>
            <w:r>
              <w:rPr>
                <w:b/>
                <w:bCs/>
                <w:color w:val="1976D2"/>
              </w:rPr>
              <w:t>STUDY</w:t>
            </w:r>
          </w:p>
          <w:p w14:paraId="4283E768" w14:textId="77777777" w:rsidR="001A20E6" w:rsidRDefault="00000000">
            <w:pPr>
              <w:pStyle w:val="TableCellTaskDetails"/>
            </w:pPr>
            <w:r>
              <w:t>• Revision - India's relations with other nations (I04) — 30m</w:t>
            </w:r>
          </w:p>
          <w:p w14:paraId="5951590C" w14:textId="77777777" w:rsidR="001A20E6" w:rsidRDefault="00000000">
            <w:pPr>
              <w:pStyle w:val="TableCellTaskBadge"/>
              <w:shd w:val="clear" w:color="auto" w:fill="FCE4EC"/>
            </w:pPr>
            <w:r>
              <w:rPr>
                <w:b/>
                <w:bCs/>
                <w:color w:val="C2185B"/>
              </w:rPr>
              <w:t>REVISION</w:t>
            </w:r>
          </w:p>
          <w:p w14:paraId="20D1FA27" w14:textId="77777777" w:rsidR="001A20E6" w:rsidRDefault="00000000">
            <w:pPr>
              <w:pStyle w:val="TableCellTaskDetails"/>
            </w:pPr>
            <w:r>
              <w:t>• Revision - Agreements involving India and/or affecting India's interests (I05) — 30m</w:t>
            </w:r>
          </w:p>
          <w:p w14:paraId="32766703" w14:textId="77777777" w:rsidR="001A20E6" w:rsidRDefault="00000000">
            <w:pPr>
              <w:pStyle w:val="TableCellTaskBadge"/>
              <w:shd w:val="clear" w:color="auto" w:fill="FCE4EC"/>
            </w:pPr>
            <w:r>
              <w:rPr>
                <w:b/>
                <w:bCs/>
                <w:color w:val="C2185B"/>
              </w:rPr>
              <w:t>REVISION</w:t>
            </w:r>
          </w:p>
          <w:p w14:paraId="035AA474" w14:textId="77777777" w:rsidR="001A20E6" w:rsidRDefault="00000000">
            <w:pPr>
              <w:pStyle w:val="TableCellTaskDetails"/>
            </w:pPr>
            <w:r>
              <w:t>• Practice - India's relations with other nations (I04) — 30m</w:t>
            </w:r>
          </w:p>
          <w:p w14:paraId="476398C2" w14:textId="77777777" w:rsidR="001A20E6" w:rsidRDefault="00000000">
            <w:pPr>
              <w:pStyle w:val="TableCellTaskBadge"/>
              <w:shd w:val="clear" w:color="auto" w:fill="E8F5E8"/>
            </w:pPr>
            <w:r>
              <w:rPr>
                <w:b/>
                <w:bCs/>
                <w:color w:val="388E3C"/>
              </w:rPr>
              <w:t>PRACTICE</w:t>
            </w:r>
          </w:p>
          <w:p w14:paraId="52E8212B" w14:textId="77777777" w:rsidR="001A20E6" w:rsidRDefault="00000000">
            <w:pPr>
              <w:pStyle w:val="TableCellTaskDetails"/>
            </w:pPr>
            <w:r>
              <w:t>• Practice - Agreements involving India and/or affecting India's interests (I05) — 30m</w:t>
            </w:r>
          </w:p>
          <w:p w14:paraId="2E4D4E88"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66CA7E10" w14:textId="77777777" w:rsidR="001A20E6" w:rsidRDefault="00000000">
            <w:pPr>
              <w:pStyle w:val="TableCellTaskSubject"/>
            </w:pPr>
            <w:r>
              <w:t>International Relations</w:t>
            </w:r>
          </w:p>
          <w:p w14:paraId="015310AC" w14:textId="77777777" w:rsidR="001A20E6" w:rsidRDefault="00000000">
            <w:pPr>
              <w:pStyle w:val="TableCellTaskDetails"/>
            </w:pPr>
            <w:r>
              <w:t>• Study - India's relations with major powers (I03) — 30m</w:t>
            </w:r>
          </w:p>
          <w:p w14:paraId="6AB33654" w14:textId="77777777" w:rsidR="001A20E6" w:rsidRDefault="00000000">
            <w:pPr>
              <w:pStyle w:val="TableCellTaskBadge"/>
              <w:shd w:val="clear" w:color="auto" w:fill="E3F2FD"/>
            </w:pPr>
            <w:r>
              <w:rPr>
                <w:b/>
                <w:bCs/>
                <w:color w:val="1976D2"/>
              </w:rPr>
              <w:t>STUDY</w:t>
            </w:r>
          </w:p>
          <w:p w14:paraId="783815EC" w14:textId="77777777" w:rsidR="001A20E6" w:rsidRDefault="00000000">
            <w:pPr>
              <w:pStyle w:val="TableCellTaskDetails"/>
            </w:pPr>
            <w:r>
              <w:t>• Revision - Regional and global groupings (I06) — 30m</w:t>
            </w:r>
          </w:p>
          <w:p w14:paraId="1AADE923" w14:textId="77777777" w:rsidR="001A20E6" w:rsidRDefault="00000000">
            <w:pPr>
              <w:pStyle w:val="TableCellTaskBadge"/>
              <w:shd w:val="clear" w:color="auto" w:fill="FCE4EC"/>
            </w:pPr>
            <w:r>
              <w:rPr>
                <w:b/>
                <w:bCs/>
                <w:color w:val="C2185B"/>
              </w:rPr>
              <w:t>REVISION</w:t>
            </w:r>
          </w:p>
          <w:p w14:paraId="1CD5947F" w14:textId="77777777" w:rsidR="001A20E6" w:rsidRDefault="00000000">
            <w:pPr>
              <w:pStyle w:val="TableCellTaskDetails"/>
            </w:pPr>
            <w:r>
              <w:t>• Revision - International institutions, agencies and fora (I07) — 30m</w:t>
            </w:r>
          </w:p>
          <w:p w14:paraId="48AE8921" w14:textId="77777777" w:rsidR="001A20E6" w:rsidRDefault="00000000">
            <w:pPr>
              <w:pStyle w:val="TableCellTaskBadge"/>
              <w:shd w:val="clear" w:color="auto" w:fill="FCE4EC"/>
            </w:pPr>
            <w:r>
              <w:rPr>
                <w:b/>
                <w:bCs/>
                <w:color w:val="C2185B"/>
              </w:rPr>
              <w:t>REVISION</w:t>
            </w:r>
          </w:p>
          <w:p w14:paraId="6ACF8B48" w14:textId="77777777" w:rsidR="001A20E6" w:rsidRDefault="00000000">
            <w:pPr>
              <w:pStyle w:val="TableCellTaskDetails"/>
            </w:pPr>
            <w:r>
              <w:t>• Practice - Regional and global groupings (I06) — 30m</w:t>
            </w:r>
          </w:p>
          <w:p w14:paraId="371F3042" w14:textId="77777777" w:rsidR="001A20E6" w:rsidRDefault="00000000">
            <w:pPr>
              <w:pStyle w:val="TableCellTaskBadge"/>
              <w:shd w:val="clear" w:color="auto" w:fill="E8F5E8"/>
            </w:pPr>
            <w:r>
              <w:rPr>
                <w:b/>
                <w:bCs/>
                <w:color w:val="388E3C"/>
              </w:rPr>
              <w:t>PRACTICE</w:t>
            </w:r>
          </w:p>
          <w:p w14:paraId="428B2B6B" w14:textId="77777777" w:rsidR="001A20E6" w:rsidRDefault="00000000">
            <w:pPr>
              <w:pStyle w:val="TableCellTaskDetails"/>
            </w:pPr>
            <w:r>
              <w:t>• Practice - International institutions, agencies and fora (I07) — 30m</w:t>
            </w:r>
          </w:p>
          <w:p w14:paraId="700D80BC"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51109678" w14:textId="77777777" w:rsidR="001A20E6" w:rsidRDefault="00000000">
            <w:pPr>
              <w:pStyle w:val="TableCellTaskSubject"/>
            </w:pPr>
            <w:r>
              <w:t>International Relations</w:t>
            </w:r>
          </w:p>
          <w:p w14:paraId="04696246" w14:textId="77777777" w:rsidR="001A20E6" w:rsidRDefault="00000000">
            <w:pPr>
              <w:pStyle w:val="TableCellTaskDetails"/>
            </w:pPr>
            <w:r>
              <w:t>• Study - India's relations with other nations (I04) — 30m</w:t>
            </w:r>
          </w:p>
          <w:p w14:paraId="59EBC163" w14:textId="77777777" w:rsidR="001A20E6" w:rsidRDefault="00000000">
            <w:pPr>
              <w:pStyle w:val="TableCellTaskBadge"/>
              <w:shd w:val="clear" w:color="auto" w:fill="E3F2FD"/>
            </w:pPr>
            <w:r>
              <w:rPr>
                <w:b/>
                <w:bCs/>
                <w:color w:val="1976D2"/>
              </w:rPr>
              <w:t>STUDY</w:t>
            </w:r>
          </w:p>
          <w:p w14:paraId="4466E861" w14:textId="77777777" w:rsidR="001A20E6" w:rsidRDefault="00000000">
            <w:pPr>
              <w:pStyle w:val="TableCellTaskDetails"/>
            </w:pPr>
            <w:r>
              <w:t>• Revision - Indian diaspora (I08) — 30m</w:t>
            </w:r>
          </w:p>
          <w:p w14:paraId="3AED9CEB" w14:textId="77777777" w:rsidR="001A20E6" w:rsidRDefault="00000000">
            <w:pPr>
              <w:pStyle w:val="TableCellTaskBadge"/>
              <w:shd w:val="clear" w:color="auto" w:fill="FCE4EC"/>
            </w:pPr>
            <w:r>
              <w:rPr>
                <w:b/>
                <w:bCs/>
                <w:color w:val="C2185B"/>
              </w:rPr>
              <w:t>REVISION</w:t>
            </w:r>
          </w:p>
          <w:p w14:paraId="48A9A861" w14:textId="77777777" w:rsidR="001A20E6" w:rsidRDefault="00000000">
            <w:pPr>
              <w:pStyle w:val="TableCellTaskDetails"/>
            </w:pPr>
            <w:r>
              <w:t>• Revision - Global issues (I09) — 30m</w:t>
            </w:r>
          </w:p>
          <w:p w14:paraId="2FAD763E" w14:textId="77777777" w:rsidR="001A20E6" w:rsidRDefault="00000000">
            <w:pPr>
              <w:pStyle w:val="TableCellTaskBadge"/>
              <w:shd w:val="clear" w:color="auto" w:fill="FCE4EC"/>
            </w:pPr>
            <w:r>
              <w:rPr>
                <w:b/>
                <w:bCs/>
                <w:color w:val="C2185B"/>
              </w:rPr>
              <w:t>REVISION</w:t>
            </w:r>
          </w:p>
          <w:p w14:paraId="2C9DFCAB" w14:textId="77777777" w:rsidR="001A20E6" w:rsidRDefault="00000000">
            <w:pPr>
              <w:pStyle w:val="TableCellTaskDetails"/>
            </w:pPr>
            <w:r>
              <w:t>• Practice - Indian diaspora (I08) — 30m</w:t>
            </w:r>
          </w:p>
          <w:p w14:paraId="43F30549" w14:textId="77777777" w:rsidR="001A20E6" w:rsidRDefault="00000000">
            <w:pPr>
              <w:pStyle w:val="TableCellTaskBadge"/>
              <w:shd w:val="clear" w:color="auto" w:fill="E8F5E8"/>
            </w:pPr>
            <w:r>
              <w:rPr>
                <w:b/>
                <w:bCs/>
                <w:color w:val="388E3C"/>
              </w:rPr>
              <w:t>PRACTICE</w:t>
            </w:r>
          </w:p>
          <w:p w14:paraId="5D1EA134" w14:textId="77777777" w:rsidR="001A20E6" w:rsidRDefault="00000000">
            <w:pPr>
              <w:pStyle w:val="TableCellTaskDetails"/>
            </w:pPr>
            <w:r>
              <w:t>• Practice - Global issues (I09) — 30m</w:t>
            </w:r>
          </w:p>
          <w:p w14:paraId="7B1B2001"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5AA7B794" w14:textId="77777777" w:rsidR="001A20E6" w:rsidRDefault="001A20E6"/>
        </w:tc>
      </w:tr>
      <w:tr w:rsidR="001A20E6" w14:paraId="743D7736" w14:textId="77777777">
        <w:tc>
          <w:tcPr>
            <w:tcW w:w="700" w:type="pct"/>
            <w:shd w:val="clear" w:color="auto" w:fill="FEE2E2"/>
            <w:tcMar>
              <w:top w:w="150" w:type="dxa"/>
              <w:left w:w="100" w:type="dxa"/>
              <w:bottom w:w="150" w:type="dxa"/>
              <w:right w:w="100" w:type="dxa"/>
            </w:tcMar>
          </w:tcPr>
          <w:p w14:paraId="3557A776" w14:textId="77777777" w:rsidR="001A20E6" w:rsidRDefault="00000000">
            <w:pPr>
              <w:pStyle w:val="TableCellTaskSubject"/>
            </w:pPr>
            <w:r>
              <w:t>Governance</w:t>
            </w:r>
          </w:p>
          <w:p w14:paraId="7EC025C4" w14:textId="77777777" w:rsidR="001A20E6" w:rsidRDefault="00000000">
            <w:pPr>
              <w:pStyle w:val="TableCellTaskDetails"/>
            </w:pPr>
            <w:r>
              <w:t>• Test - TEST — 3h</w:t>
            </w:r>
          </w:p>
          <w:p w14:paraId="2C75D07B"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3ECBD753" w14:textId="77777777" w:rsidR="001A20E6" w:rsidRDefault="00000000">
            <w:pPr>
              <w:pStyle w:val="TableCellTaskSubject"/>
            </w:pPr>
            <w:r>
              <w:t>International Relations</w:t>
            </w:r>
          </w:p>
          <w:p w14:paraId="2D10606C" w14:textId="77777777" w:rsidR="001A20E6" w:rsidRDefault="00000000">
            <w:pPr>
              <w:pStyle w:val="TableCellTaskDetails"/>
            </w:pPr>
            <w:r>
              <w:t>• Study - Broad / Overlap (I00) — 30m</w:t>
            </w:r>
          </w:p>
          <w:p w14:paraId="684FDDD5" w14:textId="77777777" w:rsidR="001A20E6" w:rsidRDefault="00000000">
            <w:pPr>
              <w:pStyle w:val="TableCellTaskBadge"/>
              <w:shd w:val="clear" w:color="auto" w:fill="E3F2FD"/>
            </w:pPr>
            <w:r>
              <w:rPr>
                <w:b/>
                <w:bCs/>
                <w:color w:val="1976D2"/>
              </w:rPr>
              <w:t>STUDY</w:t>
            </w:r>
          </w:p>
          <w:p w14:paraId="5AFE22F9" w14:textId="77777777" w:rsidR="001A20E6" w:rsidRDefault="00000000">
            <w:pPr>
              <w:pStyle w:val="TableCellTaskDetails"/>
            </w:pPr>
            <w:r>
              <w:t>• Revision - Broad / Overlap (I00) — 30m</w:t>
            </w:r>
          </w:p>
          <w:p w14:paraId="62908831" w14:textId="77777777" w:rsidR="001A20E6" w:rsidRDefault="00000000">
            <w:pPr>
              <w:pStyle w:val="TableCellTaskBadge"/>
              <w:shd w:val="clear" w:color="auto" w:fill="FCE4EC"/>
            </w:pPr>
            <w:r>
              <w:rPr>
                <w:b/>
                <w:bCs/>
                <w:color w:val="C2185B"/>
              </w:rPr>
              <w:t>REVISION</w:t>
            </w:r>
          </w:p>
          <w:p w14:paraId="5DC5A28E" w14:textId="77777777" w:rsidR="001A20E6" w:rsidRDefault="00000000">
            <w:pPr>
              <w:pStyle w:val="TableCellTaskDetails"/>
            </w:pPr>
            <w:r>
              <w:t>• Revision - India's foreign policy (I01) — 30m</w:t>
            </w:r>
          </w:p>
          <w:p w14:paraId="01FA0ADD" w14:textId="77777777" w:rsidR="001A20E6" w:rsidRDefault="00000000">
            <w:pPr>
              <w:pStyle w:val="TableCellTaskBadge"/>
              <w:shd w:val="clear" w:color="auto" w:fill="FCE4EC"/>
            </w:pPr>
            <w:r>
              <w:rPr>
                <w:b/>
                <w:bCs/>
                <w:color w:val="C2185B"/>
              </w:rPr>
              <w:t>REVISION</w:t>
            </w:r>
          </w:p>
          <w:p w14:paraId="707F7BA0" w14:textId="77777777" w:rsidR="001A20E6" w:rsidRDefault="00000000">
            <w:pPr>
              <w:pStyle w:val="TableCellTaskDetails"/>
            </w:pPr>
            <w:r>
              <w:t>• Practice - Broad / Overlap (I00) — 30m</w:t>
            </w:r>
          </w:p>
          <w:p w14:paraId="65B6A3EF" w14:textId="77777777" w:rsidR="001A20E6" w:rsidRDefault="00000000">
            <w:pPr>
              <w:pStyle w:val="TableCellTaskBadge"/>
              <w:shd w:val="clear" w:color="auto" w:fill="E8F5E8"/>
            </w:pPr>
            <w:r>
              <w:rPr>
                <w:b/>
                <w:bCs/>
                <w:color w:val="388E3C"/>
              </w:rPr>
              <w:t>PRACTICE</w:t>
            </w:r>
          </w:p>
          <w:p w14:paraId="2ABBED81" w14:textId="77777777" w:rsidR="001A20E6" w:rsidRDefault="00000000">
            <w:pPr>
              <w:pStyle w:val="TableCellTaskDetails"/>
            </w:pPr>
            <w:r>
              <w:t>• Practice - India's foreign policy (I01) — 30m</w:t>
            </w:r>
          </w:p>
          <w:p w14:paraId="06933400"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583E9813" w14:textId="77777777" w:rsidR="001A20E6" w:rsidRDefault="00000000">
            <w:pPr>
              <w:pStyle w:val="TableCellTaskSubject"/>
            </w:pPr>
            <w:r>
              <w:t>International Relations</w:t>
            </w:r>
          </w:p>
          <w:p w14:paraId="745CF3F4" w14:textId="77777777" w:rsidR="001A20E6" w:rsidRDefault="00000000">
            <w:pPr>
              <w:pStyle w:val="TableCellTaskDetails"/>
            </w:pPr>
            <w:r>
              <w:t>• Study - India's foreign policy (I01) — 30m</w:t>
            </w:r>
          </w:p>
          <w:p w14:paraId="2D07DCCA" w14:textId="77777777" w:rsidR="001A20E6" w:rsidRDefault="00000000">
            <w:pPr>
              <w:pStyle w:val="TableCellTaskBadge"/>
              <w:shd w:val="clear" w:color="auto" w:fill="E3F2FD"/>
            </w:pPr>
            <w:r>
              <w:rPr>
                <w:b/>
                <w:bCs/>
                <w:color w:val="1976D2"/>
              </w:rPr>
              <w:t>STUDY</w:t>
            </w:r>
          </w:p>
          <w:p w14:paraId="21AE02AF" w14:textId="77777777" w:rsidR="001A20E6" w:rsidRDefault="00000000">
            <w:pPr>
              <w:pStyle w:val="TableCellTaskDetails"/>
            </w:pPr>
            <w:r>
              <w:t>• Revision - India and its neighborhood (I02) — 30m</w:t>
            </w:r>
          </w:p>
          <w:p w14:paraId="2BA9AA20" w14:textId="77777777" w:rsidR="001A20E6" w:rsidRDefault="00000000">
            <w:pPr>
              <w:pStyle w:val="TableCellTaskBadge"/>
              <w:shd w:val="clear" w:color="auto" w:fill="FCE4EC"/>
            </w:pPr>
            <w:r>
              <w:rPr>
                <w:b/>
                <w:bCs/>
                <w:color w:val="C2185B"/>
              </w:rPr>
              <w:t>REVISION</w:t>
            </w:r>
          </w:p>
          <w:p w14:paraId="26F04A18" w14:textId="77777777" w:rsidR="001A20E6" w:rsidRDefault="00000000">
            <w:pPr>
              <w:pStyle w:val="TableCellTaskDetails"/>
            </w:pPr>
            <w:r>
              <w:t>• Revision - India's relations with major powers (I03) — 30m</w:t>
            </w:r>
          </w:p>
          <w:p w14:paraId="6B574499" w14:textId="77777777" w:rsidR="001A20E6" w:rsidRDefault="00000000">
            <w:pPr>
              <w:pStyle w:val="TableCellTaskBadge"/>
              <w:shd w:val="clear" w:color="auto" w:fill="FCE4EC"/>
            </w:pPr>
            <w:r>
              <w:rPr>
                <w:b/>
                <w:bCs/>
                <w:color w:val="C2185B"/>
              </w:rPr>
              <w:t>REVISION</w:t>
            </w:r>
          </w:p>
          <w:p w14:paraId="0DEF7F2C" w14:textId="77777777" w:rsidR="001A20E6" w:rsidRDefault="00000000">
            <w:pPr>
              <w:pStyle w:val="TableCellTaskDetails"/>
            </w:pPr>
            <w:r>
              <w:t>• Practice - India and its neighborhood (I02) — 30m</w:t>
            </w:r>
          </w:p>
          <w:p w14:paraId="37EE6984" w14:textId="77777777" w:rsidR="001A20E6" w:rsidRDefault="00000000">
            <w:pPr>
              <w:pStyle w:val="TableCellTaskBadge"/>
              <w:shd w:val="clear" w:color="auto" w:fill="E8F5E8"/>
            </w:pPr>
            <w:r>
              <w:rPr>
                <w:b/>
                <w:bCs/>
                <w:color w:val="388E3C"/>
              </w:rPr>
              <w:t>PRACTICE</w:t>
            </w:r>
          </w:p>
          <w:p w14:paraId="5052BF13" w14:textId="77777777" w:rsidR="001A20E6" w:rsidRDefault="00000000">
            <w:pPr>
              <w:pStyle w:val="TableCellTaskDetails"/>
            </w:pPr>
            <w:r>
              <w:t>• Practice - India's relations with major powers (I03) — 30m</w:t>
            </w:r>
          </w:p>
          <w:p w14:paraId="117918BE"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6DB6E685" w14:textId="77777777" w:rsidR="001A20E6" w:rsidRDefault="00000000">
            <w:pPr>
              <w:pStyle w:val="TableCellTaskSubject"/>
            </w:pPr>
            <w:r>
              <w:t>Internal Security</w:t>
            </w:r>
          </w:p>
          <w:p w14:paraId="1CB670AF" w14:textId="77777777" w:rsidR="001A20E6" w:rsidRDefault="00000000">
            <w:pPr>
              <w:pStyle w:val="TableCellTaskDetails"/>
            </w:pPr>
            <w:r>
              <w:t>• Study - Broad / Overlap (C00) — 30m</w:t>
            </w:r>
          </w:p>
          <w:p w14:paraId="1E0DA080" w14:textId="77777777" w:rsidR="001A20E6" w:rsidRDefault="00000000">
            <w:pPr>
              <w:pStyle w:val="TableCellTaskBadge"/>
              <w:shd w:val="clear" w:color="auto" w:fill="E3F2FD"/>
            </w:pPr>
            <w:r>
              <w:rPr>
                <w:b/>
                <w:bCs/>
                <w:color w:val="1976D2"/>
              </w:rPr>
              <w:t>STUDY</w:t>
            </w:r>
          </w:p>
          <w:p w14:paraId="0BD30773" w14:textId="77777777" w:rsidR="001A20E6" w:rsidRDefault="00000000">
            <w:pPr>
              <w:pStyle w:val="TableCellTaskDetails"/>
            </w:pPr>
            <w:r>
              <w:t>• Revision - Broad / Overlap (C00) — 30m</w:t>
            </w:r>
          </w:p>
          <w:p w14:paraId="39D17C0D" w14:textId="77777777" w:rsidR="001A20E6" w:rsidRDefault="00000000">
            <w:pPr>
              <w:pStyle w:val="TableCellTaskBadge"/>
              <w:shd w:val="clear" w:color="auto" w:fill="FCE4EC"/>
            </w:pPr>
            <w:r>
              <w:rPr>
                <w:b/>
                <w:bCs/>
                <w:color w:val="C2185B"/>
              </w:rPr>
              <w:t>REVISION</w:t>
            </w:r>
          </w:p>
          <w:p w14:paraId="3490DE2F" w14:textId="77777777" w:rsidR="001A20E6" w:rsidRDefault="00000000">
            <w:pPr>
              <w:pStyle w:val="TableCellTaskDetails"/>
            </w:pPr>
            <w:r>
              <w:t>• Revision - Role of external state and non-state actors (C01) — 30m</w:t>
            </w:r>
          </w:p>
          <w:p w14:paraId="34A87449" w14:textId="77777777" w:rsidR="001A20E6" w:rsidRDefault="00000000">
            <w:pPr>
              <w:pStyle w:val="TableCellTaskBadge"/>
              <w:shd w:val="clear" w:color="auto" w:fill="FCE4EC"/>
            </w:pPr>
            <w:r>
              <w:rPr>
                <w:b/>
                <w:bCs/>
                <w:color w:val="C2185B"/>
              </w:rPr>
              <w:t>REVISION</w:t>
            </w:r>
          </w:p>
          <w:p w14:paraId="3D81EBBD" w14:textId="77777777" w:rsidR="001A20E6" w:rsidRDefault="00000000">
            <w:pPr>
              <w:pStyle w:val="TableCellTaskDetails"/>
            </w:pPr>
            <w:r>
              <w:t>• Practice - Broad / Overlap (C00) — 30m</w:t>
            </w:r>
          </w:p>
          <w:p w14:paraId="3C3D759F" w14:textId="77777777" w:rsidR="001A20E6" w:rsidRDefault="00000000">
            <w:pPr>
              <w:pStyle w:val="TableCellTaskBadge"/>
              <w:shd w:val="clear" w:color="auto" w:fill="E8F5E8"/>
            </w:pPr>
            <w:r>
              <w:rPr>
                <w:b/>
                <w:bCs/>
                <w:color w:val="388E3C"/>
              </w:rPr>
              <w:t>PRACTICE</w:t>
            </w:r>
          </w:p>
          <w:p w14:paraId="1CD624F0" w14:textId="77777777" w:rsidR="001A20E6" w:rsidRDefault="00000000">
            <w:pPr>
              <w:pStyle w:val="TableCellTaskDetails"/>
            </w:pPr>
            <w:r>
              <w:t>• Practice - Role of external state and non-state actors (C01) — 30m</w:t>
            </w:r>
          </w:p>
          <w:p w14:paraId="5E53CC4C"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4FD179E4" w14:textId="77777777" w:rsidR="001A20E6" w:rsidRDefault="00000000">
            <w:pPr>
              <w:pStyle w:val="TableCellTaskSubject"/>
            </w:pPr>
            <w:r>
              <w:t>Internal Security</w:t>
            </w:r>
          </w:p>
          <w:p w14:paraId="323E0A74" w14:textId="77777777" w:rsidR="001A20E6" w:rsidRDefault="00000000">
            <w:pPr>
              <w:pStyle w:val="TableCellTaskDetails"/>
            </w:pPr>
            <w:r>
              <w:t>• Study - Role of external state and non-state actors (C01) — 30m</w:t>
            </w:r>
          </w:p>
          <w:p w14:paraId="1123C9D4" w14:textId="77777777" w:rsidR="001A20E6" w:rsidRDefault="00000000">
            <w:pPr>
              <w:pStyle w:val="TableCellTaskBadge"/>
              <w:shd w:val="clear" w:color="auto" w:fill="E3F2FD"/>
            </w:pPr>
            <w:r>
              <w:rPr>
                <w:b/>
                <w:bCs/>
                <w:color w:val="1976D2"/>
              </w:rPr>
              <w:t>STUDY</w:t>
            </w:r>
          </w:p>
          <w:p w14:paraId="25027AA5" w14:textId="77777777" w:rsidR="001A20E6" w:rsidRDefault="00000000">
            <w:pPr>
              <w:pStyle w:val="TableCellTaskDetails"/>
            </w:pPr>
            <w:r>
              <w:t>• Revision - North-East regional issues (C02) — 30m</w:t>
            </w:r>
          </w:p>
          <w:p w14:paraId="6B27E15B" w14:textId="77777777" w:rsidR="001A20E6" w:rsidRDefault="00000000">
            <w:pPr>
              <w:pStyle w:val="TableCellTaskBadge"/>
              <w:shd w:val="clear" w:color="auto" w:fill="FCE4EC"/>
            </w:pPr>
            <w:r>
              <w:rPr>
                <w:b/>
                <w:bCs/>
                <w:color w:val="C2185B"/>
              </w:rPr>
              <w:t>REVISION</w:t>
            </w:r>
          </w:p>
          <w:p w14:paraId="73FD62F5" w14:textId="77777777" w:rsidR="001A20E6" w:rsidRDefault="00000000">
            <w:pPr>
              <w:pStyle w:val="TableCellTaskDetails"/>
            </w:pPr>
            <w:r>
              <w:t>• Revision - Jammu &amp; Kashmir - Issues (C03) — 30m</w:t>
            </w:r>
          </w:p>
          <w:p w14:paraId="5ACA376E" w14:textId="77777777" w:rsidR="001A20E6" w:rsidRDefault="00000000">
            <w:pPr>
              <w:pStyle w:val="TableCellTaskBadge"/>
              <w:shd w:val="clear" w:color="auto" w:fill="FCE4EC"/>
            </w:pPr>
            <w:r>
              <w:rPr>
                <w:b/>
                <w:bCs/>
                <w:color w:val="C2185B"/>
              </w:rPr>
              <w:t>REVISION</w:t>
            </w:r>
          </w:p>
          <w:p w14:paraId="1ABD5C7E" w14:textId="77777777" w:rsidR="001A20E6" w:rsidRDefault="00000000">
            <w:pPr>
              <w:pStyle w:val="TableCellTaskDetails"/>
            </w:pPr>
            <w:r>
              <w:t>• Practice - North-East regional issues (C02) — 30m</w:t>
            </w:r>
          </w:p>
          <w:p w14:paraId="6D9205F8" w14:textId="77777777" w:rsidR="001A20E6" w:rsidRDefault="00000000">
            <w:pPr>
              <w:pStyle w:val="TableCellTaskBadge"/>
              <w:shd w:val="clear" w:color="auto" w:fill="E8F5E8"/>
            </w:pPr>
            <w:r>
              <w:rPr>
                <w:b/>
                <w:bCs/>
                <w:color w:val="388E3C"/>
              </w:rPr>
              <w:t>PRACTICE</w:t>
            </w:r>
          </w:p>
          <w:p w14:paraId="15FBDDC7" w14:textId="77777777" w:rsidR="001A20E6" w:rsidRDefault="00000000">
            <w:pPr>
              <w:pStyle w:val="TableCellTaskDetails"/>
            </w:pPr>
            <w:r>
              <w:t>• Practice - Jammu &amp; Kashmir - Issues (C03) — 30m</w:t>
            </w:r>
          </w:p>
          <w:p w14:paraId="7A77D74F"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628BDE7E" w14:textId="77777777" w:rsidR="001A20E6" w:rsidRDefault="00000000">
            <w:pPr>
              <w:pStyle w:val="TableCellTaskSubject"/>
            </w:pPr>
            <w:r>
              <w:t>Internal Security</w:t>
            </w:r>
          </w:p>
          <w:p w14:paraId="2AE37E16" w14:textId="77777777" w:rsidR="001A20E6" w:rsidRDefault="00000000">
            <w:pPr>
              <w:pStyle w:val="TableCellTaskDetails"/>
            </w:pPr>
            <w:r>
              <w:t>• Study - North-East regional issues (C02) — 30m</w:t>
            </w:r>
          </w:p>
          <w:p w14:paraId="7468E48F" w14:textId="77777777" w:rsidR="001A20E6" w:rsidRDefault="00000000">
            <w:pPr>
              <w:pStyle w:val="TableCellTaskBadge"/>
              <w:shd w:val="clear" w:color="auto" w:fill="E3F2FD"/>
            </w:pPr>
            <w:r>
              <w:rPr>
                <w:b/>
                <w:bCs/>
                <w:color w:val="1976D2"/>
              </w:rPr>
              <w:t>STUDY</w:t>
            </w:r>
          </w:p>
          <w:p w14:paraId="77154898" w14:textId="77777777" w:rsidR="001A20E6" w:rsidRDefault="00000000">
            <w:pPr>
              <w:pStyle w:val="TableCellTaskDetails"/>
            </w:pPr>
            <w:r>
              <w:t>• Revision - Challenges to Internal security through communication networks (C04) — 30m</w:t>
            </w:r>
          </w:p>
          <w:p w14:paraId="068ED8CC" w14:textId="77777777" w:rsidR="001A20E6" w:rsidRDefault="00000000">
            <w:pPr>
              <w:pStyle w:val="TableCellTaskBadge"/>
              <w:shd w:val="clear" w:color="auto" w:fill="FCE4EC"/>
            </w:pPr>
            <w:r>
              <w:rPr>
                <w:b/>
                <w:bCs/>
                <w:color w:val="C2185B"/>
              </w:rPr>
              <w:t>REVISION</w:t>
            </w:r>
          </w:p>
          <w:p w14:paraId="311FBB0A" w14:textId="77777777" w:rsidR="001A20E6" w:rsidRDefault="00000000">
            <w:pPr>
              <w:pStyle w:val="TableCellTaskDetails"/>
            </w:pPr>
            <w:r>
              <w:t>• Revision - Cyber security (C05) — 30m</w:t>
            </w:r>
          </w:p>
          <w:p w14:paraId="29573990" w14:textId="77777777" w:rsidR="001A20E6" w:rsidRDefault="00000000">
            <w:pPr>
              <w:pStyle w:val="TableCellTaskBadge"/>
              <w:shd w:val="clear" w:color="auto" w:fill="FCE4EC"/>
            </w:pPr>
            <w:r>
              <w:rPr>
                <w:b/>
                <w:bCs/>
                <w:color w:val="C2185B"/>
              </w:rPr>
              <w:t>REVISION</w:t>
            </w:r>
          </w:p>
          <w:p w14:paraId="1248155E" w14:textId="77777777" w:rsidR="001A20E6" w:rsidRDefault="00000000">
            <w:pPr>
              <w:pStyle w:val="TableCellTaskDetails"/>
            </w:pPr>
            <w:r>
              <w:t>• Practice - Challenges to Internal security through communication networks (C04) — 30m</w:t>
            </w:r>
          </w:p>
          <w:p w14:paraId="726878A2" w14:textId="77777777" w:rsidR="001A20E6" w:rsidRDefault="00000000">
            <w:pPr>
              <w:pStyle w:val="TableCellTaskBadge"/>
              <w:shd w:val="clear" w:color="auto" w:fill="E8F5E8"/>
            </w:pPr>
            <w:r>
              <w:rPr>
                <w:b/>
                <w:bCs/>
                <w:color w:val="388E3C"/>
              </w:rPr>
              <w:t>PRACTICE</w:t>
            </w:r>
          </w:p>
          <w:p w14:paraId="2CE8D59D" w14:textId="77777777" w:rsidR="001A20E6" w:rsidRDefault="00000000">
            <w:pPr>
              <w:pStyle w:val="TableCellTaskDetails"/>
            </w:pPr>
            <w:r>
              <w:t>• Practice - Cyber security (C05) — 30m</w:t>
            </w:r>
          </w:p>
          <w:p w14:paraId="7B57BE20"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7025C683" w14:textId="77777777" w:rsidR="001A20E6" w:rsidRDefault="001A20E6"/>
        </w:tc>
      </w:tr>
    </w:tbl>
    <w:p w14:paraId="75135AE9" w14:textId="77777777" w:rsidR="001A20E6" w:rsidRDefault="001A20E6">
      <w:pPr>
        <w:spacing w:after="400"/>
      </w:pPr>
    </w:p>
    <w:p w14:paraId="02938613" w14:textId="77777777" w:rsidR="001A20E6" w:rsidRDefault="00000000">
      <w:pPr>
        <w:pStyle w:val="ResourceTitle"/>
      </w:pPr>
      <w:r>
        <w:t>📚 Resources for Mar 14 - Mar 20</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725E743F"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08B29E4" w14:textId="77777777" w:rsidR="001A20E6" w:rsidRDefault="00000000">
            <w:pPr>
              <w:pStyle w:val="TableCellSubjectName"/>
            </w:pPr>
            <w:r>
              <w:t>Governance</w:t>
            </w:r>
          </w:p>
          <w:p w14:paraId="25D3095E" w14:textId="77777777" w:rsidR="001A20E6" w:rsidRDefault="00000000">
            <w:pPr>
              <w:pStyle w:val="TableCellCategoryTitle"/>
            </w:pPr>
            <w:r>
              <w:t>📚 Primary Books</w:t>
            </w:r>
          </w:p>
          <w:p w14:paraId="2C1B1705" w14:textId="77777777" w:rsidR="001A20E6" w:rsidRDefault="00000000">
            <w:pPr>
              <w:pStyle w:val="TableCellResourceItem"/>
            </w:pPr>
            <w:r>
              <w:t>• India Year Book (Schemes) + PIB</w:t>
            </w:r>
          </w:p>
          <w:p w14:paraId="264ED350" w14:textId="77777777" w:rsidR="001A20E6" w:rsidRDefault="00000000">
            <w:pPr>
              <w:pStyle w:val="TableCellResourceItem"/>
            </w:pPr>
            <w:r>
              <w:t>• Governance In India by M Laxmikanth</w:t>
            </w:r>
          </w:p>
          <w:p w14:paraId="390D7C41" w14:textId="77777777" w:rsidR="001A20E6" w:rsidRDefault="00000000">
            <w:pPr>
              <w:pStyle w:val="TableCellCategoryTitle"/>
            </w:pPr>
            <w:r>
              <w:t>📝 Practice Materials</w:t>
            </w:r>
          </w:p>
          <w:p w14:paraId="55649B6F" w14:textId="77777777" w:rsidR="001A20E6" w:rsidRDefault="00000000">
            <w:pPr>
              <w:pStyle w:val="TableCellResourceItem"/>
            </w:pPr>
            <w:r>
              <w:t>• La Excellence Governance Material</w:t>
            </w:r>
          </w:p>
          <w:p w14:paraId="0FABD8A7" w14:textId="77777777" w:rsidR="001A20E6" w:rsidRDefault="00000000">
            <w:pPr>
              <w:pStyle w:val="TableCellResourceItem"/>
            </w:pPr>
            <w:r>
              <w:t>• Mains Workbook</w:t>
            </w:r>
          </w:p>
          <w:p w14:paraId="4EA344A7" w14:textId="77777777" w:rsidR="001A20E6" w:rsidRDefault="00000000">
            <w:pPr>
              <w:pStyle w:val="TableCellCategoryTitle"/>
            </w:pPr>
            <w:r>
              <w:t>📰 Current Affairs</w:t>
            </w:r>
          </w:p>
          <w:p w14:paraId="688D872B" w14:textId="77777777" w:rsidR="001A20E6" w:rsidRDefault="00000000">
            <w:pPr>
              <w:pStyle w:val="TableCellResourceItem"/>
            </w:pPr>
            <w:r>
              <w:t>• NITI Aayog + Yojana</w:t>
            </w:r>
          </w:p>
          <w:p w14:paraId="188767EC"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1DAA8069" w14:textId="77777777" w:rsidR="001A20E6" w:rsidRDefault="00000000">
            <w:pPr>
              <w:pStyle w:val="TableCellSubjectName"/>
            </w:pPr>
            <w:r>
              <w:t>International Relations</w:t>
            </w:r>
          </w:p>
          <w:p w14:paraId="310CEE0C" w14:textId="77777777" w:rsidR="001A20E6" w:rsidRDefault="00000000">
            <w:pPr>
              <w:pStyle w:val="TableCellCategoryTitle"/>
            </w:pPr>
            <w:r>
              <w:t>📝 Practice Materials</w:t>
            </w:r>
          </w:p>
          <w:p w14:paraId="58151B26" w14:textId="77777777" w:rsidR="001A20E6" w:rsidRDefault="00000000">
            <w:pPr>
              <w:pStyle w:val="TableCellResourceItem"/>
            </w:pPr>
            <w:r>
              <w:t>• La Excellence IR Material</w:t>
            </w:r>
          </w:p>
          <w:p w14:paraId="3CBF6403" w14:textId="77777777" w:rsidR="001A20E6" w:rsidRDefault="00000000">
            <w:pPr>
              <w:pStyle w:val="TableCellResourceItem"/>
            </w:pPr>
            <w:r>
              <w:t>• Mains Workbook</w:t>
            </w:r>
          </w:p>
          <w:p w14:paraId="156C8D73" w14:textId="77777777" w:rsidR="001A20E6" w:rsidRDefault="00000000">
            <w:pPr>
              <w:pStyle w:val="TableCellCategoryTitle"/>
            </w:pPr>
            <w:r>
              <w:t>📰 Current Affairs</w:t>
            </w:r>
          </w:p>
          <w:p w14:paraId="007B3DC3" w14:textId="77777777" w:rsidR="001A20E6" w:rsidRDefault="00000000">
            <w:pPr>
              <w:pStyle w:val="TableCellResourceItem"/>
            </w:pPr>
            <w:r>
              <w:t>• IDSA / ORF / MEA briefs</w:t>
            </w:r>
          </w:p>
          <w:p w14:paraId="12FD122C" w14:textId="77777777" w:rsidR="001A20E6" w:rsidRDefault="00000000">
            <w:pPr>
              <w:pStyle w:val="TableCellResourceItem"/>
            </w:pPr>
            <w:r>
              <w:t>• Newspapers (The Hindu and IE – International page)</w:t>
            </w:r>
          </w:p>
        </w:tc>
        <w:tc>
          <w:tcPr>
            <w:tcW w:w="1650" w:type="pct"/>
            <w:tcBorders>
              <w:bottom w:val="single" w:sz="2" w:space="0" w:color="D1D5DB"/>
              <w:right w:val="single" w:sz="2" w:space="0" w:color="D1D5DB"/>
            </w:tcBorders>
            <w:tcMar>
              <w:top w:w="200" w:type="dxa"/>
              <w:left w:w="150" w:type="dxa"/>
              <w:bottom w:w="200" w:type="dxa"/>
              <w:right w:w="150" w:type="dxa"/>
            </w:tcMar>
          </w:tcPr>
          <w:p w14:paraId="11AEDB89" w14:textId="77777777" w:rsidR="001A20E6" w:rsidRDefault="00000000">
            <w:pPr>
              <w:pStyle w:val="TableCellSubjectName"/>
            </w:pPr>
            <w:r>
              <w:t>Internal Security</w:t>
            </w:r>
          </w:p>
          <w:p w14:paraId="7C28C290" w14:textId="77777777" w:rsidR="001A20E6" w:rsidRDefault="00000000">
            <w:pPr>
              <w:pStyle w:val="TableCellCategoryTitle"/>
            </w:pPr>
            <w:r>
              <w:t>📝 Practice Materials</w:t>
            </w:r>
          </w:p>
          <w:p w14:paraId="42BD01D1" w14:textId="77777777" w:rsidR="001A20E6" w:rsidRDefault="00000000">
            <w:pPr>
              <w:pStyle w:val="TableCellResourceItem"/>
            </w:pPr>
            <w:r>
              <w:t>• La Excellence Security Material</w:t>
            </w:r>
          </w:p>
          <w:p w14:paraId="67FB7595" w14:textId="77777777" w:rsidR="001A20E6" w:rsidRDefault="00000000">
            <w:pPr>
              <w:pStyle w:val="TableCellResourceItem"/>
            </w:pPr>
            <w:r>
              <w:t>• Mains Workbook</w:t>
            </w:r>
          </w:p>
          <w:p w14:paraId="34DAB9FC" w14:textId="77777777" w:rsidR="001A20E6" w:rsidRDefault="00000000">
            <w:pPr>
              <w:pStyle w:val="TableCellCategoryTitle"/>
            </w:pPr>
            <w:r>
              <w:t>📰 Current Affairs</w:t>
            </w:r>
          </w:p>
          <w:p w14:paraId="461DBEC1" w14:textId="77777777" w:rsidR="001A20E6" w:rsidRDefault="00000000">
            <w:pPr>
              <w:pStyle w:val="TableCellResourceItem"/>
            </w:pPr>
            <w:r>
              <w:t>• IDSA Reports</w:t>
            </w:r>
          </w:p>
          <w:p w14:paraId="7E2BD384" w14:textId="77777777" w:rsidR="001A20E6" w:rsidRDefault="00000000">
            <w:pPr>
              <w:pStyle w:val="TableCellResourceItem"/>
            </w:pPr>
            <w:r>
              <w:t>• Newspapers (Hindu and IE Explained)</w:t>
            </w:r>
          </w:p>
        </w:tc>
      </w:tr>
    </w:tbl>
    <w:p w14:paraId="2C9E9A7C"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6B721589" w14:textId="77777777">
        <w:tc>
          <w:tcPr>
            <w:tcW w:w="2500" w:type="pct"/>
            <w:tcMar>
              <w:top w:w="0" w:type="dxa"/>
              <w:left w:w="0" w:type="dxa"/>
              <w:bottom w:w="0" w:type="dxa"/>
              <w:right w:w="0" w:type="dxa"/>
            </w:tcMar>
          </w:tcPr>
          <w:p w14:paraId="5B995BCA" w14:textId="77777777" w:rsidR="001A20E6" w:rsidRDefault="00000000">
            <w:pPr>
              <w:pStyle w:val="WeekTitle"/>
            </w:pPr>
            <w:r>
              <w:rPr>
                <w:color w:val="B91C1C"/>
              </w:rPr>
              <w:t>📅 Mar 21 - Mar 27, 2027</w:t>
            </w:r>
          </w:p>
        </w:tc>
        <w:tc>
          <w:tcPr>
            <w:tcW w:w="2500" w:type="pct"/>
            <w:tcMar>
              <w:top w:w="0" w:type="dxa"/>
              <w:left w:w="0" w:type="dxa"/>
              <w:bottom w:w="0" w:type="dxa"/>
              <w:right w:w="0" w:type="dxa"/>
            </w:tcMar>
          </w:tcPr>
          <w:p w14:paraId="25633EEF" w14:textId="77777777" w:rsidR="001A20E6" w:rsidRDefault="00000000">
            <w:pPr>
              <w:pStyle w:val="WeekCycleName"/>
            </w:pPr>
            <w:r>
              <w:rPr>
                <w:color w:val="B91C1C"/>
              </w:rPr>
              <w:t>C4</w:t>
            </w:r>
          </w:p>
        </w:tc>
      </w:tr>
    </w:tbl>
    <w:p w14:paraId="12B12A40"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1CDA0180" w14:textId="77777777">
        <w:tc>
          <w:tcPr>
            <w:tcW w:w="700" w:type="pct"/>
            <w:shd w:val="clear" w:color="auto" w:fill="FEE2E2"/>
            <w:tcMar>
              <w:top w:w="200" w:type="dxa"/>
              <w:left w:w="100" w:type="dxa"/>
              <w:bottom w:w="200" w:type="dxa"/>
              <w:right w:w="100" w:type="dxa"/>
            </w:tcMar>
          </w:tcPr>
          <w:p w14:paraId="31AE87EE" w14:textId="77777777" w:rsidR="001A20E6" w:rsidRDefault="00000000">
            <w:pPr>
              <w:pStyle w:val="TableCellCalendarDayHeader"/>
            </w:pPr>
            <w:r>
              <w:rPr>
                <w:color w:val="B91C1C"/>
              </w:rPr>
              <w:t>Sunday</w:t>
            </w:r>
          </w:p>
          <w:p w14:paraId="0FA19586" w14:textId="77777777" w:rsidR="001A20E6" w:rsidRDefault="00000000">
            <w:pPr>
              <w:pStyle w:val="TableCellCalendarDateHeader"/>
            </w:pPr>
            <w:r>
              <w:rPr>
                <w:color w:val="B91C1C"/>
              </w:rPr>
              <w:t>Mar 21</w:t>
            </w:r>
          </w:p>
          <w:p w14:paraId="44F1E3E9"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0EC13E42" w14:textId="77777777" w:rsidR="001A20E6" w:rsidRDefault="00000000">
            <w:pPr>
              <w:pStyle w:val="TableCellCalendarDayHeader"/>
            </w:pPr>
            <w:r>
              <w:rPr>
                <w:color w:val="B91C1C"/>
              </w:rPr>
              <w:t>Monday</w:t>
            </w:r>
          </w:p>
          <w:p w14:paraId="267E30EF" w14:textId="77777777" w:rsidR="001A20E6" w:rsidRDefault="00000000">
            <w:pPr>
              <w:pStyle w:val="TableCellCalendarDateHeader"/>
            </w:pPr>
            <w:r>
              <w:rPr>
                <w:color w:val="B91C1C"/>
              </w:rPr>
              <w:t>Mar 22</w:t>
            </w:r>
          </w:p>
          <w:p w14:paraId="52281B30"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67A7DC86" w14:textId="77777777" w:rsidR="001A20E6" w:rsidRDefault="00000000">
            <w:pPr>
              <w:pStyle w:val="TableCellCalendarDayHeader"/>
            </w:pPr>
            <w:r>
              <w:rPr>
                <w:color w:val="B91C1C"/>
              </w:rPr>
              <w:t>Tuesday</w:t>
            </w:r>
          </w:p>
          <w:p w14:paraId="2DC3E396" w14:textId="77777777" w:rsidR="001A20E6" w:rsidRDefault="00000000">
            <w:pPr>
              <w:pStyle w:val="TableCellCalendarDateHeader"/>
            </w:pPr>
            <w:r>
              <w:rPr>
                <w:color w:val="B91C1C"/>
              </w:rPr>
              <w:t>Mar 23</w:t>
            </w:r>
          </w:p>
          <w:p w14:paraId="4EFEC257"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1E725D12" w14:textId="77777777" w:rsidR="001A20E6" w:rsidRDefault="00000000">
            <w:pPr>
              <w:pStyle w:val="TableCellCalendarDayHeader"/>
            </w:pPr>
            <w:r>
              <w:rPr>
                <w:color w:val="B91C1C"/>
              </w:rPr>
              <w:t>Wednesday</w:t>
            </w:r>
          </w:p>
          <w:p w14:paraId="246950BC" w14:textId="77777777" w:rsidR="001A20E6" w:rsidRDefault="00000000">
            <w:pPr>
              <w:pStyle w:val="TableCellCalendarDateHeader"/>
            </w:pPr>
            <w:r>
              <w:rPr>
                <w:color w:val="B91C1C"/>
              </w:rPr>
              <w:t>Mar 24</w:t>
            </w:r>
          </w:p>
          <w:p w14:paraId="774B03ED"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13E28DD1" w14:textId="77777777" w:rsidR="001A20E6" w:rsidRDefault="00000000">
            <w:pPr>
              <w:pStyle w:val="TableCellCalendarDayHeader"/>
            </w:pPr>
            <w:r>
              <w:rPr>
                <w:color w:val="B91C1C"/>
              </w:rPr>
              <w:t>Thursday</w:t>
            </w:r>
          </w:p>
          <w:p w14:paraId="756741FF" w14:textId="77777777" w:rsidR="001A20E6" w:rsidRDefault="00000000">
            <w:pPr>
              <w:pStyle w:val="TableCellCalendarDateHeader"/>
            </w:pPr>
            <w:r>
              <w:rPr>
                <w:color w:val="B91C1C"/>
              </w:rPr>
              <w:t>Mar 25</w:t>
            </w:r>
          </w:p>
          <w:p w14:paraId="155BC0E3"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7C03717E" w14:textId="77777777" w:rsidR="001A20E6" w:rsidRDefault="00000000">
            <w:pPr>
              <w:pStyle w:val="TableCellCalendarDayHeader"/>
            </w:pPr>
            <w:r>
              <w:rPr>
                <w:color w:val="B91C1C"/>
              </w:rPr>
              <w:t>Friday</w:t>
            </w:r>
          </w:p>
          <w:p w14:paraId="2B25F559" w14:textId="77777777" w:rsidR="001A20E6" w:rsidRDefault="00000000">
            <w:pPr>
              <w:pStyle w:val="TableCellCalendarDateHeader"/>
            </w:pPr>
            <w:r>
              <w:rPr>
                <w:color w:val="B91C1C"/>
              </w:rPr>
              <w:t>Mar 26</w:t>
            </w:r>
          </w:p>
          <w:p w14:paraId="6A42137F"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03F2E9E0" w14:textId="77777777" w:rsidR="001A20E6" w:rsidRDefault="00000000">
            <w:pPr>
              <w:pStyle w:val="TableCellCalendarDayHeader"/>
            </w:pPr>
            <w:r>
              <w:rPr>
                <w:color w:val="F57C00"/>
              </w:rPr>
              <w:t>Saturday</w:t>
            </w:r>
          </w:p>
          <w:p w14:paraId="1902D7B9" w14:textId="77777777" w:rsidR="001A20E6" w:rsidRDefault="00000000">
            <w:pPr>
              <w:pStyle w:val="TableCellCalendarDateHeader"/>
            </w:pPr>
            <w:r>
              <w:rPr>
                <w:color w:val="F57C00"/>
              </w:rPr>
              <w:t>Mar 27</w:t>
            </w:r>
          </w:p>
          <w:p w14:paraId="1D1A812B" w14:textId="77777777" w:rsidR="001A20E6" w:rsidRDefault="00000000">
            <w:pPr>
              <w:pStyle w:val="TableCellCatchupLabel"/>
            </w:pPr>
            <w:r>
              <w:rPr>
                <w:color w:val="F57C00"/>
              </w:rPr>
              <w:t>Catchup Day</w:t>
            </w:r>
          </w:p>
        </w:tc>
      </w:tr>
      <w:tr w:rsidR="001A20E6" w14:paraId="788E5830" w14:textId="77777777">
        <w:tc>
          <w:tcPr>
            <w:tcW w:w="700" w:type="pct"/>
            <w:shd w:val="clear" w:color="auto" w:fill="FEE2E2"/>
            <w:tcMar>
              <w:top w:w="150" w:type="dxa"/>
              <w:left w:w="100" w:type="dxa"/>
              <w:bottom w:w="150" w:type="dxa"/>
              <w:right w:w="100" w:type="dxa"/>
            </w:tcMar>
          </w:tcPr>
          <w:p w14:paraId="72784BC9" w14:textId="77777777" w:rsidR="001A20E6" w:rsidRDefault="00000000">
            <w:pPr>
              <w:pStyle w:val="TableCellTaskSubject"/>
            </w:pPr>
            <w:r>
              <w:t>International Relations</w:t>
            </w:r>
          </w:p>
          <w:p w14:paraId="0C005862" w14:textId="77777777" w:rsidR="001A20E6" w:rsidRDefault="00000000">
            <w:pPr>
              <w:pStyle w:val="TableCellTaskDetails"/>
            </w:pPr>
            <w:r>
              <w:t>• Test - TEST — 3h</w:t>
            </w:r>
          </w:p>
          <w:p w14:paraId="044B4C8C"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57C43907" w14:textId="77777777" w:rsidR="001A20E6" w:rsidRDefault="00000000">
            <w:pPr>
              <w:pStyle w:val="TableCellTaskSubject"/>
            </w:pPr>
            <w:r>
              <w:t>Internal Security</w:t>
            </w:r>
          </w:p>
          <w:p w14:paraId="1DCC94CA" w14:textId="77777777" w:rsidR="001A20E6" w:rsidRDefault="00000000">
            <w:pPr>
              <w:pStyle w:val="TableCellTaskDetails"/>
            </w:pPr>
            <w:r>
              <w:t>• Study - Jammu &amp; Kashmir - Issues (C03) — 30m</w:t>
            </w:r>
          </w:p>
          <w:p w14:paraId="4C74DBA7" w14:textId="77777777" w:rsidR="001A20E6" w:rsidRDefault="00000000">
            <w:pPr>
              <w:pStyle w:val="TableCellTaskBadge"/>
              <w:shd w:val="clear" w:color="auto" w:fill="E3F2FD"/>
            </w:pPr>
            <w:r>
              <w:rPr>
                <w:b/>
                <w:bCs/>
                <w:color w:val="1976D2"/>
              </w:rPr>
              <w:t>STUDY</w:t>
            </w:r>
          </w:p>
          <w:p w14:paraId="3A1B8071" w14:textId="77777777" w:rsidR="001A20E6" w:rsidRDefault="00000000">
            <w:pPr>
              <w:pStyle w:val="TableCellTaskDetails"/>
            </w:pPr>
            <w:r>
              <w:t>• Revision - Left wing Extremism (C06) — 30m</w:t>
            </w:r>
          </w:p>
          <w:p w14:paraId="4C1B42AC" w14:textId="77777777" w:rsidR="001A20E6" w:rsidRDefault="00000000">
            <w:pPr>
              <w:pStyle w:val="TableCellTaskBadge"/>
              <w:shd w:val="clear" w:color="auto" w:fill="FCE4EC"/>
            </w:pPr>
            <w:r>
              <w:rPr>
                <w:b/>
                <w:bCs/>
                <w:color w:val="C2185B"/>
              </w:rPr>
              <w:t>REVISION</w:t>
            </w:r>
          </w:p>
          <w:p w14:paraId="4CD98F3C" w14:textId="77777777" w:rsidR="001A20E6" w:rsidRDefault="00000000">
            <w:pPr>
              <w:pStyle w:val="TableCellTaskDetails"/>
            </w:pPr>
            <w:r>
              <w:t>• Revision - Terrorism &amp; extremism (C07) — 30m</w:t>
            </w:r>
          </w:p>
          <w:p w14:paraId="5158C6F7" w14:textId="77777777" w:rsidR="001A20E6" w:rsidRDefault="00000000">
            <w:pPr>
              <w:pStyle w:val="TableCellTaskBadge"/>
              <w:shd w:val="clear" w:color="auto" w:fill="FCE4EC"/>
            </w:pPr>
            <w:r>
              <w:rPr>
                <w:b/>
                <w:bCs/>
                <w:color w:val="C2185B"/>
              </w:rPr>
              <w:t>REVISION</w:t>
            </w:r>
          </w:p>
          <w:p w14:paraId="55D5C739" w14:textId="77777777" w:rsidR="001A20E6" w:rsidRDefault="00000000">
            <w:pPr>
              <w:pStyle w:val="TableCellTaskDetails"/>
            </w:pPr>
            <w:r>
              <w:t>• Practice - Left wing Extremism (C06) — 30m</w:t>
            </w:r>
          </w:p>
          <w:p w14:paraId="0548B937" w14:textId="77777777" w:rsidR="001A20E6" w:rsidRDefault="00000000">
            <w:pPr>
              <w:pStyle w:val="TableCellTaskBadge"/>
              <w:shd w:val="clear" w:color="auto" w:fill="E8F5E8"/>
            </w:pPr>
            <w:r>
              <w:rPr>
                <w:b/>
                <w:bCs/>
                <w:color w:val="388E3C"/>
              </w:rPr>
              <w:t>PRACTICE</w:t>
            </w:r>
          </w:p>
          <w:p w14:paraId="51F62ED9" w14:textId="77777777" w:rsidR="001A20E6" w:rsidRDefault="00000000">
            <w:pPr>
              <w:pStyle w:val="TableCellTaskDetails"/>
            </w:pPr>
            <w:r>
              <w:t>• Practice - Terrorism &amp; extremism (C07) — 30m</w:t>
            </w:r>
          </w:p>
          <w:p w14:paraId="6C7019B0"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2396737E" w14:textId="77777777" w:rsidR="001A20E6" w:rsidRDefault="00000000">
            <w:pPr>
              <w:pStyle w:val="TableCellTaskSubject"/>
            </w:pPr>
            <w:r>
              <w:t>Internal Security</w:t>
            </w:r>
          </w:p>
          <w:p w14:paraId="5DD97AAB" w14:textId="77777777" w:rsidR="001A20E6" w:rsidRDefault="00000000">
            <w:pPr>
              <w:pStyle w:val="TableCellTaskDetails"/>
            </w:pPr>
            <w:r>
              <w:t>• Study - Challenges to Internal security through communication networks (C04) — 30m</w:t>
            </w:r>
          </w:p>
          <w:p w14:paraId="7B43E06A" w14:textId="77777777" w:rsidR="001A20E6" w:rsidRDefault="00000000">
            <w:pPr>
              <w:pStyle w:val="TableCellTaskBadge"/>
              <w:shd w:val="clear" w:color="auto" w:fill="E3F2FD"/>
            </w:pPr>
            <w:r>
              <w:rPr>
                <w:b/>
                <w:bCs/>
                <w:color w:val="1976D2"/>
              </w:rPr>
              <w:t>STUDY</w:t>
            </w:r>
          </w:p>
          <w:p w14:paraId="76052ABB" w14:textId="77777777" w:rsidR="001A20E6" w:rsidRDefault="00000000">
            <w:pPr>
              <w:pStyle w:val="TableCellTaskDetails"/>
            </w:pPr>
            <w:r>
              <w:t>• Revision - Organised crime and its linkages with terrorism (C08) — 30m</w:t>
            </w:r>
          </w:p>
          <w:p w14:paraId="3F453B40" w14:textId="77777777" w:rsidR="001A20E6" w:rsidRDefault="00000000">
            <w:pPr>
              <w:pStyle w:val="TableCellTaskBadge"/>
              <w:shd w:val="clear" w:color="auto" w:fill="FCE4EC"/>
            </w:pPr>
            <w:r>
              <w:rPr>
                <w:b/>
                <w:bCs/>
                <w:color w:val="C2185B"/>
              </w:rPr>
              <w:t>REVISION</w:t>
            </w:r>
          </w:p>
          <w:p w14:paraId="5DFECEB4" w14:textId="77777777" w:rsidR="001A20E6" w:rsidRDefault="00000000">
            <w:pPr>
              <w:pStyle w:val="TableCellTaskDetails"/>
            </w:pPr>
            <w:r>
              <w:t>• Revision - Money Laundering and prevention (C09) — 30m</w:t>
            </w:r>
          </w:p>
          <w:p w14:paraId="134CC209" w14:textId="77777777" w:rsidR="001A20E6" w:rsidRDefault="00000000">
            <w:pPr>
              <w:pStyle w:val="TableCellTaskBadge"/>
              <w:shd w:val="clear" w:color="auto" w:fill="FCE4EC"/>
            </w:pPr>
            <w:r>
              <w:rPr>
                <w:b/>
                <w:bCs/>
                <w:color w:val="C2185B"/>
              </w:rPr>
              <w:t>REVISION</w:t>
            </w:r>
          </w:p>
          <w:p w14:paraId="02BC834D" w14:textId="77777777" w:rsidR="001A20E6" w:rsidRDefault="00000000">
            <w:pPr>
              <w:pStyle w:val="TableCellTaskDetails"/>
            </w:pPr>
            <w:r>
              <w:t>• Practice - Organised crime and its linkages with terrorism (C08) — 30m</w:t>
            </w:r>
          </w:p>
          <w:p w14:paraId="1505E503" w14:textId="77777777" w:rsidR="001A20E6" w:rsidRDefault="00000000">
            <w:pPr>
              <w:pStyle w:val="TableCellTaskBadge"/>
              <w:shd w:val="clear" w:color="auto" w:fill="E8F5E8"/>
            </w:pPr>
            <w:r>
              <w:rPr>
                <w:b/>
                <w:bCs/>
                <w:color w:val="388E3C"/>
              </w:rPr>
              <w:t>PRACTICE</w:t>
            </w:r>
          </w:p>
          <w:p w14:paraId="1E2F54DF" w14:textId="77777777" w:rsidR="001A20E6" w:rsidRDefault="00000000">
            <w:pPr>
              <w:pStyle w:val="TableCellTaskDetails"/>
            </w:pPr>
            <w:r>
              <w:t>• Practice - Money Laundering and prevention (C09) — 30m</w:t>
            </w:r>
          </w:p>
          <w:p w14:paraId="18D7C302"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2860EEF5" w14:textId="77777777" w:rsidR="001A20E6" w:rsidRDefault="00000000">
            <w:pPr>
              <w:pStyle w:val="TableCellTaskSubject"/>
            </w:pPr>
            <w:r>
              <w:t>Internal Security</w:t>
            </w:r>
          </w:p>
          <w:p w14:paraId="29BBEE91" w14:textId="77777777" w:rsidR="001A20E6" w:rsidRDefault="00000000">
            <w:pPr>
              <w:pStyle w:val="TableCellTaskDetails"/>
            </w:pPr>
            <w:r>
              <w:t>• Study - Cyber security (C05) — 30m</w:t>
            </w:r>
          </w:p>
          <w:p w14:paraId="29BC080B" w14:textId="77777777" w:rsidR="001A20E6" w:rsidRDefault="00000000">
            <w:pPr>
              <w:pStyle w:val="TableCellTaskBadge"/>
              <w:shd w:val="clear" w:color="auto" w:fill="E3F2FD"/>
            </w:pPr>
            <w:r>
              <w:rPr>
                <w:b/>
                <w:bCs/>
                <w:color w:val="1976D2"/>
              </w:rPr>
              <w:t>STUDY</w:t>
            </w:r>
          </w:p>
          <w:p w14:paraId="2D8D5FE5" w14:textId="77777777" w:rsidR="001A20E6" w:rsidRDefault="00000000">
            <w:pPr>
              <w:pStyle w:val="TableCellTaskDetails"/>
            </w:pPr>
            <w:r>
              <w:t>• Revision - Border Management (C10) — 30m</w:t>
            </w:r>
          </w:p>
          <w:p w14:paraId="23A49C20" w14:textId="77777777" w:rsidR="001A20E6" w:rsidRDefault="00000000">
            <w:pPr>
              <w:pStyle w:val="TableCellTaskBadge"/>
              <w:shd w:val="clear" w:color="auto" w:fill="FCE4EC"/>
            </w:pPr>
            <w:r>
              <w:rPr>
                <w:b/>
                <w:bCs/>
                <w:color w:val="C2185B"/>
              </w:rPr>
              <w:t>REVISION</w:t>
            </w:r>
          </w:p>
          <w:p w14:paraId="7D06397C" w14:textId="77777777" w:rsidR="001A20E6" w:rsidRDefault="00000000">
            <w:pPr>
              <w:pStyle w:val="TableCellTaskDetails"/>
            </w:pPr>
            <w:r>
              <w:t>• Revision - Emerging Security challenges- Global commons. (C11) — 30m</w:t>
            </w:r>
          </w:p>
          <w:p w14:paraId="72D83D49" w14:textId="77777777" w:rsidR="001A20E6" w:rsidRDefault="00000000">
            <w:pPr>
              <w:pStyle w:val="TableCellTaskBadge"/>
              <w:shd w:val="clear" w:color="auto" w:fill="FCE4EC"/>
            </w:pPr>
            <w:r>
              <w:rPr>
                <w:b/>
                <w:bCs/>
                <w:color w:val="C2185B"/>
              </w:rPr>
              <w:t>REVISION</w:t>
            </w:r>
          </w:p>
          <w:p w14:paraId="6CB4014B" w14:textId="77777777" w:rsidR="001A20E6" w:rsidRDefault="00000000">
            <w:pPr>
              <w:pStyle w:val="TableCellTaskDetails"/>
            </w:pPr>
            <w:r>
              <w:t>• Practice - Border Management (C10) — 30m</w:t>
            </w:r>
          </w:p>
          <w:p w14:paraId="50A28A1D" w14:textId="77777777" w:rsidR="001A20E6" w:rsidRDefault="00000000">
            <w:pPr>
              <w:pStyle w:val="TableCellTaskBadge"/>
              <w:shd w:val="clear" w:color="auto" w:fill="E8F5E8"/>
            </w:pPr>
            <w:r>
              <w:rPr>
                <w:b/>
                <w:bCs/>
                <w:color w:val="388E3C"/>
              </w:rPr>
              <w:t>PRACTICE</w:t>
            </w:r>
          </w:p>
          <w:p w14:paraId="06995BB9" w14:textId="77777777" w:rsidR="001A20E6" w:rsidRDefault="00000000">
            <w:pPr>
              <w:pStyle w:val="TableCellTaskDetails"/>
            </w:pPr>
            <w:r>
              <w:t>• Practice - Emerging Security challenges- Global commons. (C11) — 30m</w:t>
            </w:r>
          </w:p>
          <w:p w14:paraId="44606BDF"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42173589" w14:textId="77777777" w:rsidR="001A20E6" w:rsidRDefault="00000000">
            <w:pPr>
              <w:pStyle w:val="TableCellTaskSubject"/>
            </w:pPr>
            <w:r>
              <w:t>Internal Security</w:t>
            </w:r>
          </w:p>
          <w:p w14:paraId="0F6D9559" w14:textId="77777777" w:rsidR="001A20E6" w:rsidRDefault="00000000">
            <w:pPr>
              <w:pStyle w:val="TableCellTaskDetails"/>
            </w:pPr>
            <w:r>
              <w:t>• Study - Left wing Extremism (C06) — 30m</w:t>
            </w:r>
          </w:p>
          <w:p w14:paraId="7A07433B" w14:textId="77777777" w:rsidR="001A20E6" w:rsidRDefault="00000000">
            <w:pPr>
              <w:pStyle w:val="TableCellTaskBadge"/>
              <w:shd w:val="clear" w:color="auto" w:fill="E3F2FD"/>
            </w:pPr>
            <w:r>
              <w:rPr>
                <w:b/>
                <w:bCs/>
                <w:color w:val="1976D2"/>
              </w:rPr>
              <w:t>STUDY</w:t>
            </w:r>
          </w:p>
          <w:p w14:paraId="03AB2EB7" w14:textId="77777777" w:rsidR="001A20E6" w:rsidRDefault="00000000">
            <w:pPr>
              <w:pStyle w:val="TableCellTaskDetails"/>
            </w:pPr>
            <w:r>
              <w:t>• Revision - Security forces and their mandate (C12) — 30m</w:t>
            </w:r>
          </w:p>
          <w:p w14:paraId="592BD4C2" w14:textId="77777777" w:rsidR="001A20E6" w:rsidRDefault="00000000">
            <w:pPr>
              <w:pStyle w:val="TableCellTaskBadge"/>
              <w:shd w:val="clear" w:color="auto" w:fill="FCE4EC"/>
            </w:pPr>
            <w:r>
              <w:rPr>
                <w:b/>
                <w:bCs/>
                <w:color w:val="C2185B"/>
              </w:rPr>
              <w:t>REVISION</w:t>
            </w:r>
          </w:p>
          <w:p w14:paraId="018DEBC0" w14:textId="77777777" w:rsidR="001A20E6" w:rsidRDefault="00000000">
            <w:pPr>
              <w:pStyle w:val="TableCellTaskDetails"/>
            </w:pPr>
            <w:r>
              <w:t>• Revision - Maritime Security (C13) — 30m</w:t>
            </w:r>
          </w:p>
          <w:p w14:paraId="3C99CCFD" w14:textId="77777777" w:rsidR="001A20E6" w:rsidRDefault="00000000">
            <w:pPr>
              <w:pStyle w:val="TableCellTaskBadge"/>
              <w:shd w:val="clear" w:color="auto" w:fill="FCE4EC"/>
            </w:pPr>
            <w:r>
              <w:rPr>
                <w:b/>
                <w:bCs/>
                <w:color w:val="C2185B"/>
              </w:rPr>
              <w:t>REVISION</w:t>
            </w:r>
          </w:p>
          <w:p w14:paraId="7359CE24" w14:textId="77777777" w:rsidR="001A20E6" w:rsidRDefault="00000000">
            <w:pPr>
              <w:pStyle w:val="TableCellTaskDetails"/>
            </w:pPr>
            <w:r>
              <w:t>• Practice - Security forces and their mandate (C12) — 30m</w:t>
            </w:r>
          </w:p>
          <w:p w14:paraId="57462447" w14:textId="77777777" w:rsidR="001A20E6" w:rsidRDefault="00000000">
            <w:pPr>
              <w:pStyle w:val="TableCellTaskBadge"/>
              <w:shd w:val="clear" w:color="auto" w:fill="E8F5E8"/>
            </w:pPr>
            <w:r>
              <w:rPr>
                <w:b/>
                <w:bCs/>
                <w:color w:val="388E3C"/>
              </w:rPr>
              <w:t>PRACTICE</w:t>
            </w:r>
          </w:p>
          <w:p w14:paraId="38EA9288" w14:textId="77777777" w:rsidR="001A20E6" w:rsidRDefault="00000000">
            <w:pPr>
              <w:pStyle w:val="TableCellTaskDetails"/>
            </w:pPr>
            <w:r>
              <w:t>• Practice - Maritime Security (C13) — 30m</w:t>
            </w:r>
          </w:p>
          <w:p w14:paraId="1A0443F9"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30B075C2" w14:textId="77777777" w:rsidR="001A20E6" w:rsidRDefault="00000000">
            <w:pPr>
              <w:pStyle w:val="TableCellTaskSubject"/>
            </w:pPr>
            <w:r>
              <w:t>Society and Social Justice</w:t>
            </w:r>
          </w:p>
          <w:p w14:paraId="7CA26632" w14:textId="77777777" w:rsidR="001A20E6" w:rsidRDefault="00000000">
            <w:pPr>
              <w:pStyle w:val="TableCellTaskDetails"/>
            </w:pPr>
            <w:r>
              <w:t>• Study - Urbanization - Problems and remedies (S04) — 30m</w:t>
            </w:r>
          </w:p>
          <w:p w14:paraId="7D377A61" w14:textId="77777777" w:rsidR="001A20E6" w:rsidRDefault="00000000">
            <w:pPr>
              <w:pStyle w:val="TableCellTaskBadge"/>
              <w:shd w:val="clear" w:color="auto" w:fill="E3F2FD"/>
            </w:pPr>
            <w:r>
              <w:rPr>
                <w:b/>
                <w:bCs/>
                <w:color w:val="1976D2"/>
              </w:rPr>
              <w:t>STUDY</w:t>
            </w:r>
          </w:p>
          <w:p w14:paraId="545EE2EF" w14:textId="77777777" w:rsidR="001A20E6" w:rsidRDefault="00000000">
            <w:pPr>
              <w:pStyle w:val="TableCellTaskDetails"/>
            </w:pPr>
            <w:r>
              <w:t>• Revision - Regionalism (S08) — 30m</w:t>
            </w:r>
          </w:p>
          <w:p w14:paraId="5734C2DD" w14:textId="77777777" w:rsidR="001A20E6" w:rsidRDefault="00000000">
            <w:pPr>
              <w:pStyle w:val="TableCellTaskBadge"/>
              <w:shd w:val="clear" w:color="auto" w:fill="FCE4EC"/>
            </w:pPr>
            <w:r>
              <w:rPr>
                <w:b/>
                <w:bCs/>
                <w:color w:val="C2185B"/>
              </w:rPr>
              <w:t>REVISION</w:t>
            </w:r>
          </w:p>
          <w:p w14:paraId="1E248289" w14:textId="77777777" w:rsidR="001A20E6" w:rsidRDefault="00000000">
            <w:pPr>
              <w:pStyle w:val="TableCellTaskDetails"/>
            </w:pPr>
            <w:r>
              <w:t>• Revision - Communalism (S09) — 30m</w:t>
            </w:r>
          </w:p>
          <w:p w14:paraId="79B08AF9" w14:textId="77777777" w:rsidR="001A20E6" w:rsidRDefault="00000000">
            <w:pPr>
              <w:pStyle w:val="TableCellTaskBadge"/>
              <w:shd w:val="clear" w:color="auto" w:fill="FCE4EC"/>
            </w:pPr>
            <w:r>
              <w:rPr>
                <w:b/>
                <w:bCs/>
                <w:color w:val="C2185B"/>
              </w:rPr>
              <w:t>REVISION</w:t>
            </w:r>
          </w:p>
          <w:p w14:paraId="04D05E0F" w14:textId="77777777" w:rsidR="001A20E6" w:rsidRDefault="00000000">
            <w:pPr>
              <w:pStyle w:val="TableCellTaskDetails"/>
            </w:pPr>
            <w:r>
              <w:t>• Practice - Regionalism (S08) — 30m</w:t>
            </w:r>
          </w:p>
          <w:p w14:paraId="48B512A1" w14:textId="77777777" w:rsidR="001A20E6" w:rsidRDefault="00000000">
            <w:pPr>
              <w:pStyle w:val="TableCellTaskBadge"/>
              <w:shd w:val="clear" w:color="auto" w:fill="E8F5E8"/>
            </w:pPr>
            <w:r>
              <w:rPr>
                <w:b/>
                <w:bCs/>
                <w:color w:val="388E3C"/>
              </w:rPr>
              <w:t>PRACTICE</w:t>
            </w:r>
          </w:p>
          <w:p w14:paraId="659898A2" w14:textId="77777777" w:rsidR="001A20E6" w:rsidRDefault="00000000">
            <w:pPr>
              <w:pStyle w:val="TableCellTaskDetails"/>
            </w:pPr>
            <w:r>
              <w:t>• Practice - Communalism (S09) — 30m</w:t>
            </w:r>
          </w:p>
          <w:p w14:paraId="2A245924"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4F7C8F32" w14:textId="77777777" w:rsidR="001A20E6" w:rsidRDefault="001A20E6"/>
        </w:tc>
      </w:tr>
      <w:tr w:rsidR="001A20E6" w14:paraId="57FCD9E2" w14:textId="77777777">
        <w:tc>
          <w:tcPr>
            <w:tcW w:w="700" w:type="pct"/>
            <w:shd w:val="clear" w:color="auto" w:fill="FEE2E2"/>
            <w:tcMar>
              <w:top w:w="150" w:type="dxa"/>
              <w:left w:w="100" w:type="dxa"/>
              <w:bottom w:w="150" w:type="dxa"/>
              <w:right w:w="100" w:type="dxa"/>
            </w:tcMar>
          </w:tcPr>
          <w:p w14:paraId="07DA2047" w14:textId="77777777" w:rsidR="001A20E6" w:rsidRDefault="00000000">
            <w:pPr>
              <w:pStyle w:val="TableCellTaskSubject"/>
            </w:pPr>
            <w:r>
              <w:t>Internal Security</w:t>
            </w:r>
          </w:p>
          <w:p w14:paraId="5614FA6A" w14:textId="77777777" w:rsidR="001A20E6" w:rsidRDefault="00000000">
            <w:pPr>
              <w:pStyle w:val="TableCellTaskDetails"/>
            </w:pPr>
            <w:r>
              <w:t>• Test - TEST — 3h</w:t>
            </w:r>
          </w:p>
          <w:p w14:paraId="7DD79E4E"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53E10275" w14:textId="77777777" w:rsidR="001A20E6" w:rsidRDefault="00000000">
            <w:pPr>
              <w:pStyle w:val="TableCellTaskSubject"/>
            </w:pPr>
            <w:r>
              <w:t>Society and Social Justice</w:t>
            </w:r>
          </w:p>
          <w:p w14:paraId="7A282089" w14:textId="77777777" w:rsidR="001A20E6" w:rsidRDefault="00000000">
            <w:pPr>
              <w:pStyle w:val="TableCellTaskDetails"/>
            </w:pPr>
            <w:r>
              <w:t>• Study - Broad / Overlap (S00) — 30m</w:t>
            </w:r>
          </w:p>
          <w:p w14:paraId="70752665" w14:textId="77777777" w:rsidR="001A20E6" w:rsidRDefault="00000000">
            <w:pPr>
              <w:pStyle w:val="TableCellTaskBadge"/>
              <w:shd w:val="clear" w:color="auto" w:fill="E3F2FD"/>
            </w:pPr>
            <w:r>
              <w:rPr>
                <w:b/>
                <w:bCs/>
                <w:color w:val="1976D2"/>
              </w:rPr>
              <w:t>STUDY</w:t>
            </w:r>
          </w:p>
          <w:p w14:paraId="594EEFD8" w14:textId="77777777" w:rsidR="001A20E6" w:rsidRDefault="00000000">
            <w:pPr>
              <w:pStyle w:val="TableCellTaskDetails"/>
            </w:pPr>
            <w:r>
              <w:t>• Revision - Broad / Overlap (S00) — 30m</w:t>
            </w:r>
          </w:p>
          <w:p w14:paraId="445414C0" w14:textId="77777777" w:rsidR="001A20E6" w:rsidRDefault="00000000">
            <w:pPr>
              <w:pStyle w:val="TableCellTaskBadge"/>
              <w:shd w:val="clear" w:color="auto" w:fill="FCE4EC"/>
            </w:pPr>
            <w:r>
              <w:rPr>
                <w:b/>
                <w:bCs/>
                <w:color w:val="C2185B"/>
              </w:rPr>
              <w:t>REVISION</w:t>
            </w:r>
          </w:p>
          <w:p w14:paraId="68ACD713" w14:textId="77777777" w:rsidR="001A20E6" w:rsidRDefault="00000000">
            <w:pPr>
              <w:pStyle w:val="TableCellTaskDetails"/>
            </w:pPr>
            <w:r>
              <w:t>• Revision - Salient features of Indian Society (S01) — 30m</w:t>
            </w:r>
          </w:p>
          <w:p w14:paraId="49C3DF20" w14:textId="77777777" w:rsidR="001A20E6" w:rsidRDefault="00000000">
            <w:pPr>
              <w:pStyle w:val="TableCellTaskBadge"/>
              <w:shd w:val="clear" w:color="auto" w:fill="FCE4EC"/>
            </w:pPr>
            <w:r>
              <w:rPr>
                <w:b/>
                <w:bCs/>
                <w:color w:val="C2185B"/>
              </w:rPr>
              <w:t>REVISION</w:t>
            </w:r>
          </w:p>
          <w:p w14:paraId="7A53A5B0" w14:textId="77777777" w:rsidR="001A20E6" w:rsidRDefault="00000000">
            <w:pPr>
              <w:pStyle w:val="TableCellTaskDetails"/>
            </w:pPr>
            <w:r>
              <w:t>• Practice - Broad / Overlap (S00) — 30m</w:t>
            </w:r>
          </w:p>
          <w:p w14:paraId="760853AF" w14:textId="77777777" w:rsidR="001A20E6" w:rsidRDefault="00000000">
            <w:pPr>
              <w:pStyle w:val="TableCellTaskBadge"/>
              <w:shd w:val="clear" w:color="auto" w:fill="E8F5E8"/>
            </w:pPr>
            <w:r>
              <w:rPr>
                <w:b/>
                <w:bCs/>
                <w:color w:val="388E3C"/>
              </w:rPr>
              <w:t>PRACTICE</w:t>
            </w:r>
          </w:p>
          <w:p w14:paraId="387F5F6E" w14:textId="77777777" w:rsidR="001A20E6" w:rsidRDefault="00000000">
            <w:pPr>
              <w:pStyle w:val="TableCellTaskDetails"/>
            </w:pPr>
            <w:r>
              <w:t>• Practice - Salient features of Indian Society (S01) — 30m</w:t>
            </w:r>
          </w:p>
          <w:p w14:paraId="097CC65F"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12D2E1F6" w14:textId="77777777" w:rsidR="001A20E6" w:rsidRDefault="00000000">
            <w:pPr>
              <w:pStyle w:val="TableCellTaskSubject"/>
            </w:pPr>
            <w:r>
              <w:t>Society and Social Justice</w:t>
            </w:r>
          </w:p>
          <w:p w14:paraId="3F335DBA" w14:textId="77777777" w:rsidR="001A20E6" w:rsidRDefault="00000000">
            <w:pPr>
              <w:pStyle w:val="TableCellTaskDetails"/>
            </w:pPr>
            <w:r>
              <w:t>• Study - Salient features of Indian Society (S01) — 30m</w:t>
            </w:r>
          </w:p>
          <w:p w14:paraId="309F8DBA" w14:textId="77777777" w:rsidR="001A20E6" w:rsidRDefault="00000000">
            <w:pPr>
              <w:pStyle w:val="TableCellTaskBadge"/>
              <w:shd w:val="clear" w:color="auto" w:fill="E3F2FD"/>
            </w:pPr>
            <w:r>
              <w:rPr>
                <w:b/>
                <w:bCs/>
                <w:color w:val="1976D2"/>
              </w:rPr>
              <w:t>STUDY</w:t>
            </w:r>
          </w:p>
          <w:p w14:paraId="740CD449" w14:textId="77777777" w:rsidR="001A20E6" w:rsidRDefault="00000000">
            <w:pPr>
              <w:pStyle w:val="TableCellTaskDetails"/>
            </w:pPr>
            <w:r>
              <w:t>• Revision - Diversity of India (S02) — 30m</w:t>
            </w:r>
          </w:p>
          <w:p w14:paraId="2B38EBCF" w14:textId="77777777" w:rsidR="001A20E6" w:rsidRDefault="00000000">
            <w:pPr>
              <w:pStyle w:val="TableCellTaskBadge"/>
              <w:shd w:val="clear" w:color="auto" w:fill="FCE4EC"/>
            </w:pPr>
            <w:r>
              <w:rPr>
                <w:b/>
                <w:bCs/>
                <w:color w:val="C2185B"/>
              </w:rPr>
              <w:t>REVISION</w:t>
            </w:r>
          </w:p>
          <w:p w14:paraId="41BB1E45" w14:textId="77777777" w:rsidR="001A20E6" w:rsidRDefault="00000000">
            <w:pPr>
              <w:pStyle w:val="TableCellTaskDetails"/>
            </w:pPr>
            <w:r>
              <w:t>• Revision - Issues of women (S03) — 30m</w:t>
            </w:r>
          </w:p>
          <w:p w14:paraId="42850E24" w14:textId="77777777" w:rsidR="001A20E6" w:rsidRDefault="00000000">
            <w:pPr>
              <w:pStyle w:val="TableCellTaskBadge"/>
              <w:shd w:val="clear" w:color="auto" w:fill="FCE4EC"/>
            </w:pPr>
            <w:r>
              <w:rPr>
                <w:b/>
                <w:bCs/>
                <w:color w:val="C2185B"/>
              </w:rPr>
              <w:t>REVISION</w:t>
            </w:r>
          </w:p>
          <w:p w14:paraId="057C4317" w14:textId="77777777" w:rsidR="001A20E6" w:rsidRDefault="00000000">
            <w:pPr>
              <w:pStyle w:val="TableCellTaskDetails"/>
            </w:pPr>
            <w:r>
              <w:t>• Practice - Diversity of India (S02) — 30m</w:t>
            </w:r>
          </w:p>
          <w:p w14:paraId="0B266BD3" w14:textId="77777777" w:rsidR="001A20E6" w:rsidRDefault="00000000">
            <w:pPr>
              <w:pStyle w:val="TableCellTaskBadge"/>
              <w:shd w:val="clear" w:color="auto" w:fill="E8F5E8"/>
            </w:pPr>
            <w:r>
              <w:rPr>
                <w:b/>
                <w:bCs/>
                <w:color w:val="388E3C"/>
              </w:rPr>
              <w:t>PRACTICE</w:t>
            </w:r>
          </w:p>
          <w:p w14:paraId="5C034668" w14:textId="77777777" w:rsidR="001A20E6" w:rsidRDefault="00000000">
            <w:pPr>
              <w:pStyle w:val="TableCellTaskDetails"/>
            </w:pPr>
            <w:r>
              <w:t>• Practice - Issues of women (S03) — 30m</w:t>
            </w:r>
          </w:p>
          <w:p w14:paraId="04B0EBEF"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1257F5BC" w14:textId="77777777" w:rsidR="001A20E6" w:rsidRDefault="00000000">
            <w:pPr>
              <w:pStyle w:val="TableCellTaskSubject"/>
            </w:pPr>
            <w:r>
              <w:t>Society and Social Justice</w:t>
            </w:r>
          </w:p>
          <w:p w14:paraId="537AF2D4" w14:textId="77777777" w:rsidR="001A20E6" w:rsidRDefault="00000000">
            <w:pPr>
              <w:pStyle w:val="TableCellTaskDetails"/>
            </w:pPr>
            <w:r>
              <w:t>• Study - Diversity of India (S02) — 30m</w:t>
            </w:r>
          </w:p>
          <w:p w14:paraId="2EC29E6F" w14:textId="77777777" w:rsidR="001A20E6" w:rsidRDefault="00000000">
            <w:pPr>
              <w:pStyle w:val="TableCellTaskBadge"/>
              <w:shd w:val="clear" w:color="auto" w:fill="E3F2FD"/>
            </w:pPr>
            <w:r>
              <w:rPr>
                <w:b/>
                <w:bCs/>
                <w:color w:val="1976D2"/>
              </w:rPr>
              <w:t>STUDY</w:t>
            </w:r>
          </w:p>
          <w:p w14:paraId="7B44E5FB" w14:textId="77777777" w:rsidR="001A20E6" w:rsidRDefault="00000000">
            <w:pPr>
              <w:pStyle w:val="TableCellTaskDetails"/>
            </w:pPr>
            <w:r>
              <w:t>• Revision - Urbanization - Problems and remedies (S04) — 30m</w:t>
            </w:r>
          </w:p>
          <w:p w14:paraId="1D37D056" w14:textId="77777777" w:rsidR="001A20E6" w:rsidRDefault="00000000">
            <w:pPr>
              <w:pStyle w:val="TableCellTaskBadge"/>
              <w:shd w:val="clear" w:color="auto" w:fill="FCE4EC"/>
            </w:pPr>
            <w:r>
              <w:rPr>
                <w:b/>
                <w:bCs/>
                <w:color w:val="C2185B"/>
              </w:rPr>
              <w:t>REVISION</w:t>
            </w:r>
          </w:p>
          <w:p w14:paraId="01403A5A" w14:textId="77777777" w:rsidR="001A20E6" w:rsidRDefault="00000000">
            <w:pPr>
              <w:pStyle w:val="TableCellTaskDetails"/>
            </w:pPr>
            <w:r>
              <w:t>• Revision - Impact of Globalisation on Indian society (S05) — 30m</w:t>
            </w:r>
          </w:p>
          <w:p w14:paraId="180B50A3" w14:textId="77777777" w:rsidR="001A20E6" w:rsidRDefault="00000000">
            <w:pPr>
              <w:pStyle w:val="TableCellTaskBadge"/>
              <w:shd w:val="clear" w:color="auto" w:fill="FCE4EC"/>
            </w:pPr>
            <w:r>
              <w:rPr>
                <w:b/>
                <w:bCs/>
                <w:color w:val="C2185B"/>
              </w:rPr>
              <w:t>REVISION</w:t>
            </w:r>
          </w:p>
          <w:p w14:paraId="05212AB4" w14:textId="77777777" w:rsidR="001A20E6" w:rsidRDefault="00000000">
            <w:pPr>
              <w:pStyle w:val="TableCellTaskDetails"/>
            </w:pPr>
            <w:r>
              <w:t>• Practice - Urbanization - Problems and remedies (S04) — 30m</w:t>
            </w:r>
          </w:p>
          <w:p w14:paraId="646FDDD1" w14:textId="77777777" w:rsidR="001A20E6" w:rsidRDefault="00000000">
            <w:pPr>
              <w:pStyle w:val="TableCellTaskBadge"/>
              <w:shd w:val="clear" w:color="auto" w:fill="E8F5E8"/>
            </w:pPr>
            <w:r>
              <w:rPr>
                <w:b/>
                <w:bCs/>
                <w:color w:val="388E3C"/>
              </w:rPr>
              <w:t>PRACTICE</w:t>
            </w:r>
          </w:p>
          <w:p w14:paraId="329D99BE" w14:textId="77777777" w:rsidR="001A20E6" w:rsidRDefault="00000000">
            <w:pPr>
              <w:pStyle w:val="TableCellTaskDetails"/>
            </w:pPr>
            <w:r>
              <w:t>• Practice - Impact of Globalisation on Indian society (S05) — 30m</w:t>
            </w:r>
          </w:p>
          <w:p w14:paraId="631FE517"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59A47FBE" w14:textId="77777777" w:rsidR="001A20E6" w:rsidRDefault="00000000">
            <w:pPr>
              <w:pStyle w:val="TableCellTaskSubject"/>
            </w:pPr>
            <w:r>
              <w:t>Society and Social Justice</w:t>
            </w:r>
          </w:p>
          <w:p w14:paraId="16C57471" w14:textId="77777777" w:rsidR="001A20E6" w:rsidRDefault="00000000">
            <w:pPr>
              <w:pStyle w:val="TableCellTaskDetails"/>
            </w:pPr>
            <w:r>
              <w:t>• Study - Issues of women (S03) — 30m</w:t>
            </w:r>
          </w:p>
          <w:p w14:paraId="3010D36A" w14:textId="77777777" w:rsidR="001A20E6" w:rsidRDefault="00000000">
            <w:pPr>
              <w:pStyle w:val="TableCellTaskBadge"/>
              <w:shd w:val="clear" w:color="auto" w:fill="E3F2FD"/>
            </w:pPr>
            <w:r>
              <w:rPr>
                <w:b/>
                <w:bCs/>
                <w:color w:val="1976D2"/>
              </w:rPr>
              <w:t>STUDY</w:t>
            </w:r>
          </w:p>
          <w:p w14:paraId="108B6479" w14:textId="77777777" w:rsidR="001A20E6" w:rsidRDefault="00000000">
            <w:pPr>
              <w:pStyle w:val="TableCellTaskDetails"/>
            </w:pPr>
            <w:r>
              <w:t>• Revision - Population and associated issues (S06) — 30m</w:t>
            </w:r>
          </w:p>
          <w:p w14:paraId="4E9A3D10" w14:textId="77777777" w:rsidR="001A20E6" w:rsidRDefault="00000000">
            <w:pPr>
              <w:pStyle w:val="TableCellTaskBadge"/>
              <w:shd w:val="clear" w:color="auto" w:fill="FCE4EC"/>
            </w:pPr>
            <w:r>
              <w:rPr>
                <w:b/>
                <w:bCs/>
                <w:color w:val="C2185B"/>
              </w:rPr>
              <w:t>REVISION</w:t>
            </w:r>
          </w:p>
          <w:p w14:paraId="0E25771E" w14:textId="77777777" w:rsidR="001A20E6" w:rsidRDefault="00000000">
            <w:pPr>
              <w:pStyle w:val="TableCellTaskDetails"/>
            </w:pPr>
            <w:r>
              <w:t>• Revision - Poverty, Hunger and developmental issues (S07) — 30m</w:t>
            </w:r>
          </w:p>
          <w:p w14:paraId="4E576761" w14:textId="77777777" w:rsidR="001A20E6" w:rsidRDefault="00000000">
            <w:pPr>
              <w:pStyle w:val="TableCellTaskBadge"/>
              <w:shd w:val="clear" w:color="auto" w:fill="FCE4EC"/>
            </w:pPr>
            <w:r>
              <w:rPr>
                <w:b/>
                <w:bCs/>
                <w:color w:val="C2185B"/>
              </w:rPr>
              <w:t>REVISION</w:t>
            </w:r>
          </w:p>
          <w:p w14:paraId="0A25D7E6" w14:textId="77777777" w:rsidR="001A20E6" w:rsidRDefault="00000000">
            <w:pPr>
              <w:pStyle w:val="TableCellTaskDetails"/>
            </w:pPr>
            <w:r>
              <w:t>• Practice - Population and associated issues (S06) — 30m</w:t>
            </w:r>
          </w:p>
          <w:p w14:paraId="68D835FE" w14:textId="77777777" w:rsidR="001A20E6" w:rsidRDefault="00000000">
            <w:pPr>
              <w:pStyle w:val="TableCellTaskBadge"/>
              <w:shd w:val="clear" w:color="auto" w:fill="E8F5E8"/>
            </w:pPr>
            <w:r>
              <w:rPr>
                <w:b/>
                <w:bCs/>
                <w:color w:val="388E3C"/>
              </w:rPr>
              <w:t>PRACTICE</w:t>
            </w:r>
          </w:p>
          <w:p w14:paraId="499C4E41" w14:textId="77777777" w:rsidR="001A20E6" w:rsidRDefault="00000000">
            <w:pPr>
              <w:pStyle w:val="TableCellTaskDetails"/>
            </w:pPr>
            <w:r>
              <w:t>• Practice - Poverty, Hunger and developmental issues (S07) — 30m</w:t>
            </w:r>
          </w:p>
          <w:p w14:paraId="0C72EC8E"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2FE9CE5E" w14:textId="77777777" w:rsidR="001A20E6" w:rsidRDefault="00000000">
            <w:pPr>
              <w:pStyle w:val="TableCellTaskSubject"/>
            </w:pPr>
            <w:r>
              <w:t>Essay</w:t>
            </w:r>
          </w:p>
          <w:p w14:paraId="379EAA44" w14:textId="77777777" w:rsidR="001A20E6" w:rsidRDefault="00000000">
            <w:pPr>
              <w:pStyle w:val="TableCellTaskDetails"/>
            </w:pPr>
            <w:r>
              <w:t>• Study - Philosophical topics (Z01) — 30m</w:t>
            </w:r>
          </w:p>
          <w:p w14:paraId="5CF6BC6E" w14:textId="77777777" w:rsidR="001A20E6" w:rsidRDefault="00000000">
            <w:pPr>
              <w:pStyle w:val="TableCellTaskBadge"/>
              <w:shd w:val="clear" w:color="auto" w:fill="E3F2FD"/>
            </w:pPr>
            <w:r>
              <w:rPr>
                <w:b/>
                <w:bCs/>
                <w:color w:val="1976D2"/>
              </w:rPr>
              <w:t>STUDY</w:t>
            </w:r>
          </w:p>
          <w:p w14:paraId="00A7BDFA" w14:textId="77777777" w:rsidR="001A20E6" w:rsidRDefault="00000000">
            <w:pPr>
              <w:pStyle w:val="TableCellTaskDetails"/>
            </w:pPr>
            <w:r>
              <w:t>• Revision - Philosophical topics (Z01) — 1h</w:t>
            </w:r>
          </w:p>
          <w:p w14:paraId="3E2FD685" w14:textId="77777777" w:rsidR="001A20E6" w:rsidRDefault="00000000">
            <w:pPr>
              <w:pStyle w:val="TableCellTaskBadge"/>
              <w:shd w:val="clear" w:color="auto" w:fill="FCE4EC"/>
            </w:pPr>
            <w:r>
              <w:rPr>
                <w:b/>
                <w:bCs/>
                <w:color w:val="C2185B"/>
              </w:rPr>
              <w:t>REVISION</w:t>
            </w:r>
          </w:p>
          <w:p w14:paraId="4C4576B9" w14:textId="77777777" w:rsidR="001A20E6" w:rsidRDefault="00000000">
            <w:pPr>
              <w:pStyle w:val="TableCellTaskDetails"/>
            </w:pPr>
            <w:r>
              <w:t>• Practice - Philosophical topics (Z01) — 1h</w:t>
            </w:r>
          </w:p>
          <w:p w14:paraId="1FE8644F"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315D0105" w14:textId="77777777" w:rsidR="001A20E6" w:rsidRDefault="001A20E6"/>
        </w:tc>
      </w:tr>
    </w:tbl>
    <w:p w14:paraId="1A3F8E5E" w14:textId="77777777" w:rsidR="001A20E6" w:rsidRDefault="001A20E6">
      <w:pPr>
        <w:spacing w:after="400"/>
      </w:pPr>
    </w:p>
    <w:p w14:paraId="134568C5" w14:textId="77777777" w:rsidR="001A20E6" w:rsidRDefault="00000000">
      <w:pPr>
        <w:pStyle w:val="ResourceTitle"/>
      </w:pPr>
      <w:r>
        <w:t>📚 Resources for Mar 21 - Mar 27</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01A17524" w14:textId="77777777">
        <w:tc>
          <w:tcPr>
            <w:tcW w:w="1650" w:type="pct"/>
            <w:tcBorders>
              <w:bottom w:val="single" w:sz="2" w:space="0" w:color="D1D5DB"/>
              <w:right w:val="single" w:sz="2" w:space="0" w:color="D1D5DB"/>
            </w:tcBorders>
            <w:tcMar>
              <w:top w:w="200" w:type="dxa"/>
              <w:left w:w="150" w:type="dxa"/>
              <w:bottom w:w="200" w:type="dxa"/>
              <w:right w:w="150" w:type="dxa"/>
            </w:tcMar>
          </w:tcPr>
          <w:p w14:paraId="68D0FF04" w14:textId="77777777" w:rsidR="001A20E6" w:rsidRDefault="00000000">
            <w:pPr>
              <w:pStyle w:val="TableCellSubjectName"/>
            </w:pPr>
            <w:r>
              <w:t>Internal Security</w:t>
            </w:r>
          </w:p>
          <w:p w14:paraId="34D43829" w14:textId="77777777" w:rsidR="001A20E6" w:rsidRDefault="00000000">
            <w:pPr>
              <w:pStyle w:val="TableCellCategoryTitle"/>
            </w:pPr>
            <w:r>
              <w:t>📝 Practice Materials</w:t>
            </w:r>
          </w:p>
          <w:p w14:paraId="4C7B5276" w14:textId="77777777" w:rsidR="001A20E6" w:rsidRDefault="00000000">
            <w:pPr>
              <w:pStyle w:val="TableCellResourceItem"/>
            </w:pPr>
            <w:r>
              <w:t>• La Excellence Security Material</w:t>
            </w:r>
          </w:p>
          <w:p w14:paraId="32176357" w14:textId="77777777" w:rsidR="001A20E6" w:rsidRDefault="00000000">
            <w:pPr>
              <w:pStyle w:val="TableCellResourceItem"/>
            </w:pPr>
            <w:r>
              <w:t>• Mains Workbook</w:t>
            </w:r>
          </w:p>
          <w:p w14:paraId="464ADEB7" w14:textId="77777777" w:rsidR="001A20E6" w:rsidRDefault="00000000">
            <w:pPr>
              <w:pStyle w:val="TableCellCategoryTitle"/>
            </w:pPr>
            <w:r>
              <w:t>📰 Current Affairs</w:t>
            </w:r>
          </w:p>
          <w:p w14:paraId="414EF1B7" w14:textId="77777777" w:rsidR="001A20E6" w:rsidRDefault="00000000">
            <w:pPr>
              <w:pStyle w:val="TableCellResourceItem"/>
            </w:pPr>
            <w:r>
              <w:t>• IDSA Reports</w:t>
            </w:r>
          </w:p>
          <w:p w14:paraId="0C9BCE27"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50406B62" w14:textId="77777777" w:rsidR="001A20E6" w:rsidRDefault="00000000">
            <w:pPr>
              <w:pStyle w:val="TableCellSubjectName"/>
            </w:pPr>
            <w:r>
              <w:t>Society and Social Justice</w:t>
            </w:r>
          </w:p>
          <w:p w14:paraId="526477CD" w14:textId="77777777" w:rsidR="001A20E6" w:rsidRDefault="00000000">
            <w:pPr>
              <w:pStyle w:val="TableCellCategoryTitle"/>
            </w:pPr>
            <w:r>
              <w:t>📝 Practice Materials</w:t>
            </w:r>
          </w:p>
          <w:p w14:paraId="7354CE35" w14:textId="77777777" w:rsidR="001A20E6" w:rsidRDefault="00000000">
            <w:pPr>
              <w:pStyle w:val="TableCellResourceItem"/>
            </w:pPr>
            <w:r>
              <w:t>• La Excellence Society Material</w:t>
            </w:r>
          </w:p>
          <w:p w14:paraId="1777C62F" w14:textId="77777777" w:rsidR="001A20E6" w:rsidRDefault="00000000">
            <w:pPr>
              <w:pStyle w:val="TableCellResourceItem"/>
            </w:pPr>
            <w:r>
              <w:t>• Mains Workbook</w:t>
            </w:r>
          </w:p>
          <w:p w14:paraId="68FAC75F" w14:textId="77777777" w:rsidR="001A20E6" w:rsidRDefault="00000000">
            <w:pPr>
              <w:pStyle w:val="TableCellCategoryTitle"/>
            </w:pPr>
            <w:r>
              <w:t>📰 Current Affairs</w:t>
            </w:r>
          </w:p>
          <w:p w14:paraId="77BF8098" w14:textId="77777777" w:rsidR="001A20E6" w:rsidRDefault="00000000">
            <w:pPr>
              <w:pStyle w:val="TableCellResourceItem"/>
            </w:pPr>
            <w:r>
              <w:t>• Newspapers (Hindu and IE Explained) (Social issues, NFHS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08B53571" w14:textId="77777777" w:rsidR="001A20E6" w:rsidRDefault="00000000">
            <w:pPr>
              <w:pStyle w:val="TableCellSubjectName"/>
            </w:pPr>
            <w:r>
              <w:t>Essay</w:t>
            </w:r>
          </w:p>
          <w:p w14:paraId="2ACFEB05" w14:textId="77777777" w:rsidR="001A20E6" w:rsidRDefault="00000000">
            <w:pPr>
              <w:pStyle w:val="TableCellCategoryTitle"/>
            </w:pPr>
            <w:r>
              <w:t>📚 Primary Books</w:t>
            </w:r>
          </w:p>
          <w:p w14:paraId="0577F6C9" w14:textId="77777777" w:rsidR="001A20E6" w:rsidRDefault="00000000">
            <w:pPr>
              <w:pStyle w:val="TableCellResourceItem"/>
            </w:pPr>
            <w:r>
              <w:t>• Michael Sandel – Justice</w:t>
            </w:r>
          </w:p>
          <w:p w14:paraId="664339EF" w14:textId="77777777" w:rsidR="001A20E6" w:rsidRDefault="00000000">
            <w:pPr>
              <w:pStyle w:val="TableCellResourceItem"/>
            </w:pPr>
            <w:r>
              <w:t>• Ethics by Jitin Yadav</w:t>
            </w:r>
          </w:p>
          <w:p w14:paraId="3C127984" w14:textId="77777777" w:rsidR="001A20E6" w:rsidRDefault="00000000">
            <w:pPr>
              <w:pStyle w:val="TableCellResourceItem"/>
            </w:pPr>
            <w:r>
              <w:t>• 2nd ARC (4th, 10th – Ethics in Governance)</w:t>
            </w:r>
          </w:p>
          <w:p w14:paraId="2BCC81D0" w14:textId="77777777" w:rsidR="001A20E6" w:rsidRDefault="00000000">
            <w:pPr>
              <w:pStyle w:val="TableCellCategoryTitle"/>
            </w:pPr>
            <w:r>
              <w:t>📝 Practice Materials</w:t>
            </w:r>
          </w:p>
          <w:p w14:paraId="5F9CDFA1" w14:textId="77777777" w:rsidR="001A20E6" w:rsidRDefault="00000000">
            <w:pPr>
              <w:pStyle w:val="TableCellResourceItem"/>
            </w:pPr>
            <w:r>
              <w:t>• La Excellence Ethics Material</w:t>
            </w:r>
          </w:p>
          <w:p w14:paraId="203BFFE1" w14:textId="77777777" w:rsidR="001A20E6" w:rsidRDefault="00000000">
            <w:pPr>
              <w:pStyle w:val="TableCellResourceItem"/>
            </w:pPr>
            <w:r>
              <w:t>• Prelims &amp; Mains Workbooks</w:t>
            </w:r>
          </w:p>
          <w:p w14:paraId="38D40CCB" w14:textId="77777777" w:rsidR="001A20E6" w:rsidRDefault="00000000">
            <w:pPr>
              <w:pStyle w:val="TableCellCategoryTitle"/>
            </w:pPr>
            <w:r>
              <w:t>📰 Current Affairs</w:t>
            </w:r>
          </w:p>
          <w:p w14:paraId="39FB881C" w14:textId="77777777" w:rsidR="001A20E6" w:rsidRDefault="00000000">
            <w:pPr>
              <w:pStyle w:val="TableCellResourceItem"/>
            </w:pPr>
            <w:r>
              <w:t>• Newspapers (case studies, ethical dilemmas in news)</w:t>
            </w:r>
          </w:p>
        </w:tc>
      </w:tr>
    </w:tbl>
    <w:p w14:paraId="2A1786D3"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19D714DF" w14:textId="77777777">
        <w:tc>
          <w:tcPr>
            <w:tcW w:w="2500" w:type="pct"/>
            <w:tcMar>
              <w:top w:w="0" w:type="dxa"/>
              <w:left w:w="0" w:type="dxa"/>
              <w:bottom w:w="0" w:type="dxa"/>
              <w:right w:w="0" w:type="dxa"/>
            </w:tcMar>
          </w:tcPr>
          <w:p w14:paraId="639C0E97" w14:textId="77777777" w:rsidR="001A20E6" w:rsidRDefault="00000000">
            <w:pPr>
              <w:pStyle w:val="WeekTitle"/>
            </w:pPr>
            <w:r>
              <w:rPr>
                <w:color w:val="B91C1C"/>
              </w:rPr>
              <w:t>📅 Mar 28 - Apr 03, 2027</w:t>
            </w:r>
          </w:p>
        </w:tc>
        <w:tc>
          <w:tcPr>
            <w:tcW w:w="2500" w:type="pct"/>
            <w:tcMar>
              <w:top w:w="0" w:type="dxa"/>
              <w:left w:w="0" w:type="dxa"/>
              <w:bottom w:w="0" w:type="dxa"/>
              <w:right w:w="0" w:type="dxa"/>
            </w:tcMar>
          </w:tcPr>
          <w:p w14:paraId="74E89633" w14:textId="77777777" w:rsidR="001A20E6" w:rsidRDefault="00000000">
            <w:pPr>
              <w:pStyle w:val="WeekCycleName"/>
            </w:pPr>
            <w:r>
              <w:rPr>
                <w:color w:val="B91C1C"/>
              </w:rPr>
              <w:t>C4</w:t>
            </w:r>
          </w:p>
        </w:tc>
      </w:tr>
    </w:tbl>
    <w:p w14:paraId="6B486987"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5B549E78" w14:textId="77777777">
        <w:tc>
          <w:tcPr>
            <w:tcW w:w="700" w:type="pct"/>
            <w:shd w:val="clear" w:color="auto" w:fill="FEE2E2"/>
            <w:tcMar>
              <w:top w:w="200" w:type="dxa"/>
              <w:left w:w="100" w:type="dxa"/>
              <w:bottom w:w="200" w:type="dxa"/>
              <w:right w:w="100" w:type="dxa"/>
            </w:tcMar>
          </w:tcPr>
          <w:p w14:paraId="54055AED" w14:textId="77777777" w:rsidR="001A20E6" w:rsidRDefault="00000000">
            <w:pPr>
              <w:pStyle w:val="TableCellCalendarDayHeader"/>
            </w:pPr>
            <w:r>
              <w:rPr>
                <w:color w:val="B91C1C"/>
              </w:rPr>
              <w:t>Sunday</w:t>
            </w:r>
          </w:p>
          <w:p w14:paraId="6C7E0BBD" w14:textId="77777777" w:rsidR="001A20E6" w:rsidRDefault="00000000">
            <w:pPr>
              <w:pStyle w:val="TableCellCalendarDateHeader"/>
            </w:pPr>
            <w:r>
              <w:rPr>
                <w:color w:val="B91C1C"/>
              </w:rPr>
              <w:t>Mar 28</w:t>
            </w:r>
          </w:p>
          <w:p w14:paraId="3A95431A"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0B3C1670" w14:textId="77777777" w:rsidR="001A20E6" w:rsidRDefault="00000000">
            <w:pPr>
              <w:pStyle w:val="TableCellCalendarDayHeader"/>
            </w:pPr>
            <w:r>
              <w:rPr>
                <w:color w:val="B91C1C"/>
              </w:rPr>
              <w:t>Monday</w:t>
            </w:r>
          </w:p>
          <w:p w14:paraId="1B357FEF" w14:textId="77777777" w:rsidR="001A20E6" w:rsidRDefault="00000000">
            <w:pPr>
              <w:pStyle w:val="TableCellCalendarDateHeader"/>
            </w:pPr>
            <w:r>
              <w:rPr>
                <w:color w:val="B91C1C"/>
              </w:rPr>
              <w:t>Mar 29</w:t>
            </w:r>
          </w:p>
          <w:p w14:paraId="6E79C4F8"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5086536E" w14:textId="77777777" w:rsidR="001A20E6" w:rsidRDefault="00000000">
            <w:pPr>
              <w:pStyle w:val="TableCellCalendarDayHeader"/>
            </w:pPr>
            <w:r>
              <w:rPr>
                <w:color w:val="B91C1C"/>
              </w:rPr>
              <w:t>Tuesday</w:t>
            </w:r>
          </w:p>
          <w:p w14:paraId="4C3B8E08" w14:textId="77777777" w:rsidR="001A20E6" w:rsidRDefault="00000000">
            <w:pPr>
              <w:pStyle w:val="TableCellCalendarDateHeader"/>
            </w:pPr>
            <w:r>
              <w:rPr>
                <w:color w:val="B91C1C"/>
              </w:rPr>
              <w:t>Mar 30</w:t>
            </w:r>
          </w:p>
          <w:p w14:paraId="23C4B867"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4CE305AF" w14:textId="77777777" w:rsidR="001A20E6" w:rsidRDefault="00000000">
            <w:pPr>
              <w:pStyle w:val="TableCellCalendarDayHeader"/>
            </w:pPr>
            <w:r>
              <w:rPr>
                <w:color w:val="B91C1C"/>
              </w:rPr>
              <w:t>Wednesday</w:t>
            </w:r>
          </w:p>
          <w:p w14:paraId="3C5DE23E" w14:textId="77777777" w:rsidR="001A20E6" w:rsidRDefault="00000000">
            <w:pPr>
              <w:pStyle w:val="TableCellCalendarDateHeader"/>
            </w:pPr>
            <w:r>
              <w:rPr>
                <w:color w:val="B91C1C"/>
              </w:rPr>
              <w:t>Mar 31</w:t>
            </w:r>
          </w:p>
          <w:p w14:paraId="78BD2BED"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0C4B2746" w14:textId="77777777" w:rsidR="001A20E6" w:rsidRDefault="00000000">
            <w:pPr>
              <w:pStyle w:val="TableCellCalendarDayHeader"/>
            </w:pPr>
            <w:r>
              <w:rPr>
                <w:color w:val="B91C1C"/>
              </w:rPr>
              <w:t>Thursday</w:t>
            </w:r>
          </w:p>
          <w:p w14:paraId="3A2E6BCA" w14:textId="77777777" w:rsidR="001A20E6" w:rsidRDefault="00000000">
            <w:pPr>
              <w:pStyle w:val="TableCellCalendarDateHeader"/>
            </w:pPr>
            <w:r>
              <w:rPr>
                <w:color w:val="B91C1C"/>
              </w:rPr>
              <w:t>Apr 01</w:t>
            </w:r>
          </w:p>
          <w:p w14:paraId="21EA098A"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2A7CAEDA" w14:textId="77777777" w:rsidR="001A20E6" w:rsidRDefault="00000000">
            <w:pPr>
              <w:pStyle w:val="TableCellCalendarDayHeader"/>
            </w:pPr>
            <w:r>
              <w:rPr>
                <w:color w:val="B91C1C"/>
              </w:rPr>
              <w:t>Friday</w:t>
            </w:r>
          </w:p>
          <w:p w14:paraId="0C4CB21F" w14:textId="77777777" w:rsidR="001A20E6" w:rsidRDefault="00000000">
            <w:pPr>
              <w:pStyle w:val="TableCellCalendarDateHeader"/>
            </w:pPr>
            <w:r>
              <w:rPr>
                <w:color w:val="B91C1C"/>
              </w:rPr>
              <w:t>Apr 02</w:t>
            </w:r>
          </w:p>
          <w:p w14:paraId="755A0954"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1A24D2F4" w14:textId="77777777" w:rsidR="001A20E6" w:rsidRDefault="00000000">
            <w:pPr>
              <w:pStyle w:val="TableCellCalendarDayHeader"/>
            </w:pPr>
            <w:r>
              <w:rPr>
                <w:color w:val="F57C00"/>
              </w:rPr>
              <w:t>Saturday</w:t>
            </w:r>
          </w:p>
          <w:p w14:paraId="11BDA2A6" w14:textId="77777777" w:rsidR="001A20E6" w:rsidRDefault="00000000">
            <w:pPr>
              <w:pStyle w:val="TableCellCalendarDateHeader"/>
            </w:pPr>
            <w:r>
              <w:rPr>
                <w:color w:val="F57C00"/>
              </w:rPr>
              <w:t>Apr 03</w:t>
            </w:r>
          </w:p>
          <w:p w14:paraId="33158323" w14:textId="77777777" w:rsidR="001A20E6" w:rsidRDefault="00000000">
            <w:pPr>
              <w:pStyle w:val="TableCellCatchupLabel"/>
            </w:pPr>
            <w:r>
              <w:rPr>
                <w:color w:val="F57C00"/>
              </w:rPr>
              <w:t>Catchup Day</w:t>
            </w:r>
          </w:p>
        </w:tc>
      </w:tr>
      <w:tr w:rsidR="001A20E6" w14:paraId="770D11C0" w14:textId="77777777">
        <w:tc>
          <w:tcPr>
            <w:tcW w:w="700" w:type="pct"/>
            <w:shd w:val="clear" w:color="auto" w:fill="FEE2E2"/>
            <w:tcMar>
              <w:top w:w="150" w:type="dxa"/>
              <w:left w:w="100" w:type="dxa"/>
              <w:bottom w:w="150" w:type="dxa"/>
              <w:right w:w="100" w:type="dxa"/>
            </w:tcMar>
          </w:tcPr>
          <w:p w14:paraId="585049BE" w14:textId="77777777" w:rsidR="001A20E6" w:rsidRDefault="00000000">
            <w:pPr>
              <w:pStyle w:val="TableCellTaskSubject"/>
            </w:pPr>
            <w:r>
              <w:t>Society and Social Justice</w:t>
            </w:r>
          </w:p>
          <w:p w14:paraId="1B29EA4C" w14:textId="77777777" w:rsidR="001A20E6" w:rsidRDefault="00000000">
            <w:pPr>
              <w:pStyle w:val="TableCellTaskDetails"/>
            </w:pPr>
            <w:r>
              <w:t>• Test - TEST — 3h</w:t>
            </w:r>
          </w:p>
          <w:p w14:paraId="320E2B25"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6499F37F" w14:textId="77777777" w:rsidR="001A20E6" w:rsidRDefault="00000000">
            <w:pPr>
              <w:pStyle w:val="TableCellTaskSubject"/>
            </w:pPr>
            <w:r>
              <w:t>Society and Social Justice</w:t>
            </w:r>
          </w:p>
          <w:p w14:paraId="011F2CCD" w14:textId="77777777" w:rsidR="001A20E6" w:rsidRDefault="00000000">
            <w:pPr>
              <w:pStyle w:val="TableCellTaskDetails"/>
            </w:pPr>
            <w:r>
              <w:t>• Study - Impact of Globalisation on Indian society (S05) — 30m</w:t>
            </w:r>
          </w:p>
          <w:p w14:paraId="240669E6" w14:textId="77777777" w:rsidR="001A20E6" w:rsidRDefault="00000000">
            <w:pPr>
              <w:pStyle w:val="TableCellTaskBadge"/>
              <w:shd w:val="clear" w:color="auto" w:fill="E3F2FD"/>
            </w:pPr>
            <w:r>
              <w:rPr>
                <w:b/>
                <w:bCs/>
                <w:color w:val="1976D2"/>
              </w:rPr>
              <w:t>STUDY</w:t>
            </w:r>
          </w:p>
          <w:p w14:paraId="25196397" w14:textId="77777777" w:rsidR="001A20E6" w:rsidRDefault="00000000">
            <w:pPr>
              <w:pStyle w:val="TableCellTaskDetails"/>
            </w:pPr>
            <w:r>
              <w:t>• Revision - Secularism (S10) — 30m</w:t>
            </w:r>
          </w:p>
          <w:p w14:paraId="5A0E5E53" w14:textId="77777777" w:rsidR="001A20E6" w:rsidRDefault="00000000">
            <w:pPr>
              <w:pStyle w:val="TableCellTaskBadge"/>
              <w:shd w:val="clear" w:color="auto" w:fill="FCE4EC"/>
            </w:pPr>
            <w:r>
              <w:rPr>
                <w:b/>
                <w:bCs/>
                <w:color w:val="C2185B"/>
              </w:rPr>
              <w:t>REVISION</w:t>
            </w:r>
          </w:p>
          <w:p w14:paraId="74457CC4" w14:textId="77777777" w:rsidR="001A20E6" w:rsidRDefault="00000000">
            <w:pPr>
              <w:pStyle w:val="TableCellTaskDetails"/>
            </w:pPr>
            <w:r>
              <w:t>• Revision - Social empowerment and welfare (S11) — 30m</w:t>
            </w:r>
          </w:p>
          <w:p w14:paraId="28D04EEF" w14:textId="77777777" w:rsidR="001A20E6" w:rsidRDefault="00000000">
            <w:pPr>
              <w:pStyle w:val="TableCellTaskBadge"/>
              <w:shd w:val="clear" w:color="auto" w:fill="FCE4EC"/>
            </w:pPr>
            <w:r>
              <w:rPr>
                <w:b/>
                <w:bCs/>
                <w:color w:val="C2185B"/>
              </w:rPr>
              <w:t>REVISION</w:t>
            </w:r>
          </w:p>
          <w:p w14:paraId="5A70F7AC" w14:textId="77777777" w:rsidR="001A20E6" w:rsidRDefault="00000000">
            <w:pPr>
              <w:pStyle w:val="TableCellTaskDetails"/>
            </w:pPr>
            <w:r>
              <w:t>• Practice - Secularism (S10) — 30m</w:t>
            </w:r>
          </w:p>
          <w:p w14:paraId="3ADA5AF3" w14:textId="77777777" w:rsidR="001A20E6" w:rsidRDefault="00000000">
            <w:pPr>
              <w:pStyle w:val="TableCellTaskBadge"/>
              <w:shd w:val="clear" w:color="auto" w:fill="E8F5E8"/>
            </w:pPr>
            <w:r>
              <w:rPr>
                <w:b/>
                <w:bCs/>
                <w:color w:val="388E3C"/>
              </w:rPr>
              <w:t>PRACTICE</w:t>
            </w:r>
          </w:p>
          <w:p w14:paraId="65DFF178" w14:textId="77777777" w:rsidR="001A20E6" w:rsidRDefault="00000000">
            <w:pPr>
              <w:pStyle w:val="TableCellTaskDetails"/>
            </w:pPr>
            <w:r>
              <w:t>• Practice - Social empowerment and welfare (S11) — 30m</w:t>
            </w:r>
          </w:p>
          <w:p w14:paraId="5B3F7696"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2CB54B35" w14:textId="77777777" w:rsidR="001A20E6" w:rsidRDefault="00000000">
            <w:pPr>
              <w:pStyle w:val="TableCellTaskSubject"/>
            </w:pPr>
            <w:r>
              <w:t>Society and Social Justice</w:t>
            </w:r>
          </w:p>
          <w:p w14:paraId="42130D9D" w14:textId="77777777" w:rsidR="001A20E6" w:rsidRDefault="00000000">
            <w:pPr>
              <w:pStyle w:val="TableCellTaskDetails"/>
            </w:pPr>
            <w:r>
              <w:t>• Study - Population and associated issues (S06) — 30m</w:t>
            </w:r>
          </w:p>
          <w:p w14:paraId="6FFE264F" w14:textId="77777777" w:rsidR="001A20E6" w:rsidRDefault="00000000">
            <w:pPr>
              <w:pStyle w:val="TableCellTaskBadge"/>
              <w:shd w:val="clear" w:color="auto" w:fill="E3F2FD"/>
            </w:pPr>
            <w:r>
              <w:rPr>
                <w:b/>
                <w:bCs/>
                <w:color w:val="1976D2"/>
              </w:rPr>
              <w:t>STUDY</w:t>
            </w:r>
          </w:p>
          <w:p w14:paraId="0410A295" w14:textId="77777777" w:rsidR="001A20E6" w:rsidRDefault="00000000">
            <w:pPr>
              <w:pStyle w:val="TableCellTaskDetails"/>
            </w:pPr>
            <w:r>
              <w:t>• Revision - Welfare schemes, mechanisms,laws and institutions related to SCs (S12) — 30m</w:t>
            </w:r>
          </w:p>
          <w:p w14:paraId="0D39E79A" w14:textId="77777777" w:rsidR="001A20E6" w:rsidRDefault="00000000">
            <w:pPr>
              <w:pStyle w:val="TableCellTaskBadge"/>
              <w:shd w:val="clear" w:color="auto" w:fill="FCE4EC"/>
            </w:pPr>
            <w:r>
              <w:rPr>
                <w:b/>
                <w:bCs/>
                <w:color w:val="C2185B"/>
              </w:rPr>
              <w:t>REVISION</w:t>
            </w:r>
          </w:p>
          <w:p w14:paraId="0176BEA3" w14:textId="77777777" w:rsidR="001A20E6" w:rsidRDefault="00000000">
            <w:pPr>
              <w:pStyle w:val="TableCellTaskDetails"/>
            </w:pPr>
            <w:r>
              <w:t>• Revision - Welfare schemes, mechanisms and institutions related to STs (S13) — 30m</w:t>
            </w:r>
          </w:p>
          <w:p w14:paraId="437C35D4" w14:textId="77777777" w:rsidR="001A20E6" w:rsidRDefault="00000000">
            <w:pPr>
              <w:pStyle w:val="TableCellTaskBadge"/>
              <w:shd w:val="clear" w:color="auto" w:fill="FCE4EC"/>
            </w:pPr>
            <w:r>
              <w:rPr>
                <w:b/>
                <w:bCs/>
                <w:color w:val="C2185B"/>
              </w:rPr>
              <w:t>REVISION</w:t>
            </w:r>
          </w:p>
          <w:p w14:paraId="0F29CBDA" w14:textId="77777777" w:rsidR="001A20E6" w:rsidRDefault="00000000">
            <w:pPr>
              <w:pStyle w:val="TableCellTaskDetails"/>
            </w:pPr>
            <w:r>
              <w:t>• Practice - Welfare schemes, mechanisms,laws and institutions related to SCs (S12) — 30m</w:t>
            </w:r>
          </w:p>
          <w:p w14:paraId="517E3439" w14:textId="77777777" w:rsidR="001A20E6" w:rsidRDefault="00000000">
            <w:pPr>
              <w:pStyle w:val="TableCellTaskBadge"/>
              <w:shd w:val="clear" w:color="auto" w:fill="E8F5E8"/>
            </w:pPr>
            <w:r>
              <w:rPr>
                <w:b/>
                <w:bCs/>
                <w:color w:val="388E3C"/>
              </w:rPr>
              <w:t>PRACTICE</w:t>
            </w:r>
          </w:p>
          <w:p w14:paraId="71A65A3A" w14:textId="77777777" w:rsidR="001A20E6" w:rsidRDefault="00000000">
            <w:pPr>
              <w:pStyle w:val="TableCellTaskDetails"/>
            </w:pPr>
            <w:r>
              <w:t>• Practice - Welfare schemes, mechanisms and institutions related to STs (S13) — 30m</w:t>
            </w:r>
          </w:p>
          <w:p w14:paraId="15E05603"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5A507CFE" w14:textId="77777777" w:rsidR="001A20E6" w:rsidRDefault="00000000">
            <w:pPr>
              <w:pStyle w:val="TableCellTaskSubject"/>
            </w:pPr>
            <w:r>
              <w:t>Society and Social Justice</w:t>
            </w:r>
          </w:p>
          <w:p w14:paraId="5CD7F630" w14:textId="77777777" w:rsidR="001A20E6" w:rsidRDefault="00000000">
            <w:pPr>
              <w:pStyle w:val="TableCellTaskDetails"/>
            </w:pPr>
            <w:r>
              <w:t>• Study - Poverty, Hunger and developmental issues (S07) — 30m</w:t>
            </w:r>
          </w:p>
          <w:p w14:paraId="640C6813" w14:textId="77777777" w:rsidR="001A20E6" w:rsidRDefault="00000000">
            <w:pPr>
              <w:pStyle w:val="TableCellTaskBadge"/>
              <w:shd w:val="clear" w:color="auto" w:fill="E3F2FD"/>
            </w:pPr>
            <w:r>
              <w:rPr>
                <w:b/>
                <w:bCs/>
                <w:color w:val="1976D2"/>
              </w:rPr>
              <w:t>STUDY</w:t>
            </w:r>
          </w:p>
          <w:p w14:paraId="4B019C89" w14:textId="77777777" w:rsidR="001A20E6" w:rsidRDefault="00000000">
            <w:pPr>
              <w:pStyle w:val="TableCellTaskDetails"/>
            </w:pPr>
            <w:r>
              <w:t>• Revision - Welfare schemes, mechanisms,laws and institutions related to Women (S14) — 30m</w:t>
            </w:r>
          </w:p>
          <w:p w14:paraId="17DF025F" w14:textId="77777777" w:rsidR="001A20E6" w:rsidRDefault="00000000">
            <w:pPr>
              <w:pStyle w:val="TableCellTaskBadge"/>
              <w:shd w:val="clear" w:color="auto" w:fill="FCE4EC"/>
            </w:pPr>
            <w:r>
              <w:rPr>
                <w:b/>
                <w:bCs/>
                <w:color w:val="C2185B"/>
              </w:rPr>
              <w:t>REVISION</w:t>
            </w:r>
          </w:p>
          <w:p w14:paraId="616ABEBE" w14:textId="77777777" w:rsidR="001A20E6" w:rsidRDefault="00000000">
            <w:pPr>
              <w:pStyle w:val="TableCellTaskDetails"/>
            </w:pPr>
            <w:r>
              <w:t>• Revision - Welfare schemes, mechanisms,laws and institutions related to children (S15) — 30m</w:t>
            </w:r>
          </w:p>
          <w:p w14:paraId="57245CC2" w14:textId="77777777" w:rsidR="001A20E6" w:rsidRDefault="00000000">
            <w:pPr>
              <w:pStyle w:val="TableCellTaskBadge"/>
              <w:shd w:val="clear" w:color="auto" w:fill="FCE4EC"/>
            </w:pPr>
            <w:r>
              <w:rPr>
                <w:b/>
                <w:bCs/>
                <w:color w:val="C2185B"/>
              </w:rPr>
              <w:t>REVISION</w:t>
            </w:r>
          </w:p>
          <w:p w14:paraId="2907613C" w14:textId="77777777" w:rsidR="001A20E6" w:rsidRDefault="00000000">
            <w:pPr>
              <w:pStyle w:val="TableCellTaskDetails"/>
            </w:pPr>
            <w:r>
              <w:t>• Practice - Welfare schemes, mechanisms,laws and institutions related to Women (S14) — 30m</w:t>
            </w:r>
          </w:p>
          <w:p w14:paraId="1B29FDB6" w14:textId="77777777" w:rsidR="001A20E6" w:rsidRDefault="00000000">
            <w:pPr>
              <w:pStyle w:val="TableCellTaskBadge"/>
              <w:shd w:val="clear" w:color="auto" w:fill="E8F5E8"/>
            </w:pPr>
            <w:r>
              <w:rPr>
                <w:b/>
                <w:bCs/>
                <w:color w:val="388E3C"/>
              </w:rPr>
              <w:t>PRACTICE</w:t>
            </w:r>
          </w:p>
          <w:p w14:paraId="34F6EA76" w14:textId="77777777" w:rsidR="001A20E6" w:rsidRDefault="00000000">
            <w:pPr>
              <w:pStyle w:val="TableCellTaskDetails"/>
            </w:pPr>
            <w:r>
              <w:t>• Practice - Welfare schemes, mechanisms,laws and institutions related to children (S15) — 30m</w:t>
            </w:r>
          </w:p>
          <w:p w14:paraId="7F8D854F"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73401CBC" w14:textId="77777777" w:rsidR="001A20E6" w:rsidRDefault="00000000">
            <w:pPr>
              <w:pStyle w:val="TableCellTaskSubject"/>
            </w:pPr>
            <w:r>
              <w:t>Essay</w:t>
            </w:r>
          </w:p>
          <w:p w14:paraId="7D9B4DDB" w14:textId="77777777" w:rsidR="001A20E6" w:rsidRDefault="00000000">
            <w:pPr>
              <w:pStyle w:val="TableCellTaskDetails"/>
            </w:pPr>
            <w:r>
              <w:t>• Study - Enviroment based topics (Z05) — 30m</w:t>
            </w:r>
          </w:p>
          <w:p w14:paraId="4A06CA9C" w14:textId="77777777" w:rsidR="001A20E6" w:rsidRDefault="00000000">
            <w:pPr>
              <w:pStyle w:val="TableCellTaskBadge"/>
              <w:shd w:val="clear" w:color="auto" w:fill="E3F2FD"/>
            </w:pPr>
            <w:r>
              <w:rPr>
                <w:b/>
                <w:bCs/>
                <w:color w:val="1976D2"/>
              </w:rPr>
              <w:t>STUDY</w:t>
            </w:r>
          </w:p>
          <w:p w14:paraId="0197ACD9" w14:textId="77777777" w:rsidR="001A20E6" w:rsidRDefault="00000000">
            <w:pPr>
              <w:pStyle w:val="TableCellTaskDetails"/>
            </w:pPr>
            <w:r>
              <w:t>• Revision - Education &amp; Health based topics (Z03) — 30m</w:t>
            </w:r>
          </w:p>
          <w:p w14:paraId="32CEC312" w14:textId="77777777" w:rsidR="001A20E6" w:rsidRDefault="00000000">
            <w:pPr>
              <w:pStyle w:val="TableCellTaskBadge"/>
              <w:shd w:val="clear" w:color="auto" w:fill="FCE4EC"/>
            </w:pPr>
            <w:r>
              <w:rPr>
                <w:b/>
                <w:bCs/>
                <w:color w:val="C2185B"/>
              </w:rPr>
              <w:t>REVISION</w:t>
            </w:r>
          </w:p>
          <w:p w14:paraId="411E52E5" w14:textId="77777777" w:rsidR="001A20E6" w:rsidRDefault="00000000">
            <w:pPr>
              <w:pStyle w:val="TableCellTaskDetails"/>
            </w:pPr>
            <w:r>
              <w:t>• Revision - Economy based topics (Z04) — 30m</w:t>
            </w:r>
          </w:p>
          <w:p w14:paraId="435EF9DD" w14:textId="77777777" w:rsidR="001A20E6" w:rsidRDefault="00000000">
            <w:pPr>
              <w:pStyle w:val="TableCellTaskBadge"/>
              <w:shd w:val="clear" w:color="auto" w:fill="FCE4EC"/>
            </w:pPr>
            <w:r>
              <w:rPr>
                <w:b/>
                <w:bCs/>
                <w:color w:val="C2185B"/>
              </w:rPr>
              <w:t>REVISION</w:t>
            </w:r>
          </w:p>
          <w:p w14:paraId="2DA46D47" w14:textId="77777777" w:rsidR="001A20E6" w:rsidRDefault="00000000">
            <w:pPr>
              <w:pStyle w:val="TableCellTaskDetails"/>
            </w:pPr>
            <w:r>
              <w:t>• Practice - Education &amp; Health based topics (Z03) — 30m</w:t>
            </w:r>
          </w:p>
          <w:p w14:paraId="1800F60A" w14:textId="77777777" w:rsidR="001A20E6" w:rsidRDefault="00000000">
            <w:pPr>
              <w:pStyle w:val="TableCellTaskBadge"/>
              <w:shd w:val="clear" w:color="auto" w:fill="E8F5E8"/>
            </w:pPr>
            <w:r>
              <w:rPr>
                <w:b/>
                <w:bCs/>
                <w:color w:val="388E3C"/>
              </w:rPr>
              <w:t>PRACTICE</w:t>
            </w:r>
          </w:p>
          <w:p w14:paraId="77EBAEC7" w14:textId="77777777" w:rsidR="001A20E6" w:rsidRDefault="00000000">
            <w:pPr>
              <w:pStyle w:val="TableCellTaskDetails"/>
            </w:pPr>
            <w:r>
              <w:t>• Practice - Economy based topics (Z04) — 30m</w:t>
            </w:r>
          </w:p>
          <w:p w14:paraId="279CFDA2"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4CBAF48F" w14:textId="77777777" w:rsidR="001A20E6" w:rsidRDefault="00000000">
            <w:pPr>
              <w:pStyle w:val="TableCellTaskSubject"/>
            </w:pPr>
            <w:r>
              <w:t>Essay</w:t>
            </w:r>
          </w:p>
          <w:p w14:paraId="3B450171" w14:textId="77777777" w:rsidR="001A20E6" w:rsidRDefault="00000000">
            <w:pPr>
              <w:pStyle w:val="TableCellTaskDetails"/>
            </w:pPr>
            <w:r>
              <w:t>• Study - Governance based topics (Z06) — 30m</w:t>
            </w:r>
          </w:p>
          <w:p w14:paraId="615530AE" w14:textId="77777777" w:rsidR="001A20E6" w:rsidRDefault="00000000">
            <w:pPr>
              <w:pStyle w:val="TableCellTaskBadge"/>
              <w:shd w:val="clear" w:color="auto" w:fill="E3F2FD"/>
            </w:pPr>
            <w:r>
              <w:rPr>
                <w:b/>
                <w:bCs/>
                <w:color w:val="1976D2"/>
              </w:rPr>
              <w:t>STUDY</w:t>
            </w:r>
          </w:p>
          <w:p w14:paraId="1C395AE1" w14:textId="77777777" w:rsidR="001A20E6" w:rsidRDefault="00000000">
            <w:pPr>
              <w:pStyle w:val="TableCellTaskDetails"/>
            </w:pPr>
            <w:r>
              <w:t>• Revision - Economy based topics (Z04) — 1h</w:t>
            </w:r>
          </w:p>
          <w:p w14:paraId="5F603125" w14:textId="77777777" w:rsidR="001A20E6" w:rsidRDefault="00000000">
            <w:pPr>
              <w:pStyle w:val="TableCellTaskBadge"/>
              <w:shd w:val="clear" w:color="auto" w:fill="FCE4EC"/>
            </w:pPr>
            <w:r>
              <w:rPr>
                <w:b/>
                <w:bCs/>
                <w:color w:val="C2185B"/>
              </w:rPr>
              <w:t>REVISION</w:t>
            </w:r>
          </w:p>
          <w:p w14:paraId="084A3641" w14:textId="77777777" w:rsidR="001A20E6" w:rsidRDefault="00000000">
            <w:pPr>
              <w:pStyle w:val="TableCellTaskDetails"/>
            </w:pPr>
            <w:r>
              <w:t>• Practice - Economy based topics (Z04) — 1h</w:t>
            </w:r>
          </w:p>
          <w:p w14:paraId="22101EFA"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5F811B9C" w14:textId="77777777" w:rsidR="001A20E6" w:rsidRDefault="001A20E6"/>
        </w:tc>
      </w:tr>
      <w:tr w:rsidR="001A20E6" w14:paraId="285B9EC5" w14:textId="77777777">
        <w:tc>
          <w:tcPr>
            <w:tcW w:w="700" w:type="pct"/>
            <w:shd w:val="clear" w:color="auto" w:fill="FEE2E2"/>
            <w:tcMar>
              <w:top w:w="150" w:type="dxa"/>
              <w:left w:w="100" w:type="dxa"/>
              <w:bottom w:w="150" w:type="dxa"/>
              <w:right w:w="100" w:type="dxa"/>
            </w:tcMar>
          </w:tcPr>
          <w:p w14:paraId="4B6EEA09" w14:textId="77777777" w:rsidR="001A20E6" w:rsidRDefault="00000000">
            <w:pPr>
              <w:pStyle w:val="TableCellTaskSubject"/>
            </w:pPr>
            <w:r>
              <w:t>Essay</w:t>
            </w:r>
          </w:p>
          <w:p w14:paraId="79153BB3" w14:textId="77777777" w:rsidR="001A20E6" w:rsidRDefault="00000000">
            <w:pPr>
              <w:pStyle w:val="TableCellTaskDetails"/>
            </w:pPr>
            <w:r>
              <w:t>• Test - TEST — 3h</w:t>
            </w:r>
          </w:p>
          <w:p w14:paraId="3EA03977"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23C9523D" w14:textId="77777777" w:rsidR="001A20E6" w:rsidRDefault="00000000">
            <w:pPr>
              <w:pStyle w:val="TableCellTaskSubject"/>
            </w:pPr>
            <w:r>
              <w:t>Essay</w:t>
            </w:r>
          </w:p>
          <w:p w14:paraId="7D64B6FD" w14:textId="77777777" w:rsidR="001A20E6" w:rsidRDefault="00000000">
            <w:pPr>
              <w:pStyle w:val="TableCellTaskDetails"/>
            </w:pPr>
            <w:r>
              <w:t>• Study - Women based topics (Z02) — 30m</w:t>
            </w:r>
          </w:p>
          <w:p w14:paraId="1BCCF708" w14:textId="77777777" w:rsidR="001A20E6" w:rsidRDefault="00000000">
            <w:pPr>
              <w:pStyle w:val="TableCellTaskBadge"/>
              <w:shd w:val="clear" w:color="auto" w:fill="E3F2FD"/>
            </w:pPr>
            <w:r>
              <w:rPr>
                <w:b/>
                <w:bCs/>
                <w:color w:val="1976D2"/>
              </w:rPr>
              <w:t>STUDY</w:t>
            </w:r>
          </w:p>
          <w:p w14:paraId="212DAFC5" w14:textId="77777777" w:rsidR="001A20E6" w:rsidRDefault="00000000">
            <w:pPr>
              <w:pStyle w:val="TableCellTaskDetails"/>
            </w:pPr>
            <w:r>
              <w:t>• Revision - Philosophical topics (Z01) — 30m</w:t>
            </w:r>
          </w:p>
          <w:p w14:paraId="70BCE571" w14:textId="77777777" w:rsidR="001A20E6" w:rsidRDefault="00000000">
            <w:pPr>
              <w:pStyle w:val="TableCellTaskBadge"/>
              <w:shd w:val="clear" w:color="auto" w:fill="FCE4EC"/>
            </w:pPr>
            <w:r>
              <w:rPr>
                <w:b/>
                <w:bCs/>
                <w:color w:val="C2185B"/>
              </w:rPr>
              <w:t>REVISION</w:t>
            </w:r>
          </w:p>
          <w:p w14:paraId="19BB07D4" w14:textId="77777777" w:rsidR="001A20E6" w:rsidRDefault="00000000">
            <w:pPr>
              <w:pStyle w:val="TableCellTaskDetails"/>
            </w:pPr>
            <w:r>
              <w:t>• Revision - Women based topics (Z02) — 30m</w:t>
            </w:r>
          </w:p>
          <w:p w14:paraId="37281985" w14:textId="77777777" w:rsidR="001A20E6" w:rsidRDefault="00000000">
            <w:pPr>
              <w:pStyle w:val="TableCellTaskBadge"/>
              <w:shd w:val="clear" w:color="auto" w:fill="FCE4EC"/>
            </w:pPr>
            <w:r>
              <w:rPr>
                <w:b/>
                <w:bCs/>
                <w:color w:val="C2185B"/>
              </w:rPr>
              <w:t>REVISION</w:t>
            </w:r>
          </w:p>
          <w:p w14:paraId="1867E46D" w14:textId="77777777" w:rsidR="001A20E6" w:rsidRDefault="00000000">
            <w:pPr>
              <w:pStyle w:val="TableCellTaskDetails"/>
            </w:pPr>
            <w:r>
              <w:t>• Practice - Philosophical topics (Z01) — 30m</w:t>
            </w:r>
          </w:p>
          <w:p w14:paraId="64B2ECA8" w14:textId="77777777" w:rsidR="001A20E6" w:rsidRDefault="00000000">
            <w:pPr>
              <w:pStyle w:val="TableCellTaskBadge"/>
              <w:shd w:val="clear" w:color="auto" w:fill="E8F5E8"/>
            </w:pPr>
            <w:r>
              <w:rPr>
                <w:b/>
                <w:bCs/>
                <w:color w:val="388E3C"/>
              </w:rPr>
              <w:t>PRACTICE</w:t>
            </w:r>
          </w:p>
          <w:p w14:paraId="3F2DD8AD" w14:textId="77777777" w:rsidR="001A20E6" w:rsidRDefault="00000000">
            <w:pPr>
              <w:pStyle w:val="TableCellTaskDetails"/>
            </w:pPr>
            <w:r>
              <w:t>• Practice - Women based topics (Z02) — 30m</w:t>
            </w:r>
          </w:p>
          <w:p w14:paraId="5CDE310C"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530C8F25" w14:textId="77777777" w:rsidR="001A20E6" w:rsidRDefault="00000000">
            <w:pPr>
              <w:pStyle w:val="TableCellTaskSubject"/>
            </w:pPr>
            <w:r>
              <w:t>Essay</w:t>
            </w:r>
          </w:p>
          <w:p w14:paraId="23DC6CF6" w14:textId="77777777" w:rsidR="001A20E6" w:rsidRDefault="00000000">
            <w:pPr>
              <w:pStyle w:val="TableCellTaskDetails"/>
            </w:pPr>
            <w:r>
              <w:t>• Study - Education &amp; Health based topics (Z03) — 30m</w:t>
            </w:r>
          </w:p>
          <w:p w14:paraId="5A4CF022" w14:textId="77777777" w:rsidR="001A20E6" w:rsidRDefault="00000000">
            <w:pPr>
              <w:pStyle w:val="TableCellTaskBadge"/>
              <w:shd w:val="clear" w:color="auto" w:fill="E3F2FD"/>
            </w:pPr>
            <w:r>
              <w:rPr>
                <w:b/>
                <w:bCs/>
                <w:color w:val="1976D2"/>
              </w:rPr>
              <w:t>STUDY</w:t>
            </w:r>
          </w:p>
          <w:p w14:paraId="54A52F3A" w14:textId="77777777" w:rsidR="001A20E6" w:rsidRDefault="00000000">
            <w:pPr>
              <w:pStyle w:val="TableCellTaskDetails"/>
            </w:pPr>
            <w:r>
              <w:t>• Revision - Women based topics (Z02) — 1h</w:t>
            </w:r>
          </w:p>
          <w:p w14:paraId="6011ACF8" w14:textId="77777777" w:rsidR="001A20E6" w:rsidRDefault="00000000">
            <w:pPr>
              <w:pStyle w:val="TableCellTaskBadge"/>
              <w:shd w:val="clear" w:color="auto" w:fill="FCE4EC"/>
            </w:pPr>
            <w:r>
              <w:rPr>
                <w:b/>
                <w:bCs/>
                <w:color w:val="C2185B"/>
              </w:rPr>
              <w:t>REVISION</w:t>
            </w:r>
          </w:p>
          <w:p w14:paraId="21258B53" w14:textId="77777777" w:rsidR="001A20E6" w:rsidRDefault="00000000">
            <w:pPr>
              <w:pStyle w:val="TableCellTaskDetails"/>
            </w:pPr>
            <w:r>
              <w:t>• Practice - Women based topics (Z02) — 1h</w:t>
            </w:r>
          </w:p>
          <w:p w14:paraId="385EB1D7"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23D951E9" w14:textId="77777777" w:rsidR="001A20E6" w:rsidRDefault="00000000">
            <w:pPr>
              <w:pStyle w:val="TableCellTaskSubject"/>
            </w:pPr>
            <w:r>
              <w:t>Essay</w:t>
            </w:r>
          </w:p>
          <w:p w14:paraId="63281216" w14:textId="77777777" w:rsidR="001A20E6" w:rsidRDefault="00000000">
            <w:pPr>
              <w:pStyle w:val="TableCellTaskDetails"/>
            </w:pPr>
            <w:r>
              <w:t>• Study - Economy based topics (Z04) — 30m</w:t>
            </w:r>
          </w:p>
          <w:p w14:paraId="134AC9E9" w14:textId="77777777" w:rsidR="001A20E6" w:rsidRDefault="00000000">
            <w:pPr>
              <w:pStyle w:val="TableCellTaskBadge"/>
              <w:shd w:val="clear" w:color="auto" w:fill="E3F2FD"/>
            </w:pPr>
            <w:r>
              <w:rPr>
                <w:b/>
                <w:bCs/>
                <w:color w:val="1976D2"/>
              </w:rPr>
              <w:t>STUDY</w:t>
            </w:r>
          </w:p>
          <w:p w14:paraId="3730A30C" w14:textId="77777777" w:rsidR="001A20E6" w:rsidRDefault="00000000">
            <w:pPr>
              <w:pStyle w:val="TableCellTaskDetails"/>
            </w:pPr>
            <w:r>
              <w:t>• Revision - Education &amp; Health based topics (Z03) — 1h</w:t>
            </w:r>
          </w:p>
          <w:p w14:paraId="5FEBCE10" w14:textId="77777777" w:rsidR="001A20E6" w:rsidRDefault="00000000">
            <w:pPr>
              <w:pStyle w:val="TableCellTaskBadge"/>
              <w:shd w:val="clear" w:color="auto" w:fill="FCE4EC"/>
            </w:pPr>
            <w:r>
              <w:rPr>
                <w:b/>
                <w:bCs/>
                <w:color w:val="C2185B"/>
              </w:rPr>
              <w:t>REVISION</w:t>
            </w:r>
          </w:p>
          <w:p w14:paraId="744D1952" w14:textId="77777777" w:rsidR="001A20E6" w:rsidRDefault="00000000">
            <w:pPr>
              <w:pStyle w:val="TableCellTaskDetails"/>
            </w:pPr>
            <w:r>
              <w:t>• Practice - Education &amp; Health based topics (Z03) — 1h</w:t>
            </w:r>
          </w:p>
          <w:p w14:paraId="4CD15301"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156A1CB7" w14:textId="77777777" w:rsidR="001A20E6" w:rsidRDefault="00000000">
            <w:pPr>
              <w:pStyle w:val="TableCellTaskSubject"/>
            </w:pPr>
            <w:r>
              <w:t>History-Ancient</w:t>
            </w:r>
          </w:p>
          <w:p w14:paraId="22DC59AC" w14:textId="77777777" w:rsidR="001A20E6" w:rsidRDefault="00000000">
            <w:pPr>
              <w:pStyle w:val="TableCellTaskDetails"/>
            </w:pPr>
            <w:r>
              <w:t>• Revision - Broad / Overlap (H01/00) — 30m</w:t>
            </w:r>
          </w:p>
          <w:p w14:paraId="7A68D002" w14:textId="77777777" w:rsidR="001A20E6" w:rsidRDefault="00000000">
            <w:pPr>
              <w:pStyle w:val="TableCellTaskBadge"/>
              <w:shd w:val="clear" w:color="auto" w:fill="FCE4EC"/>
            </w:pPr>
            <w:r>
              <w:rPr>
                <w:b/>
                <w:bCs/>
                <w:color w:val="C2185B"/>
              </w:rPr>
              <w:t>REVISION</w:t>
            </w:r>
          </w:p>
          <w:p w14:paraId="2200C33B" w14:textId="77777777" w:rsidR="001A20E6" w:rsidRDefault="00000000">
            <w:pPr>
              <w:pStyle w:val="TableCellTaskDetails"/>
            </w:pPr>
            <w:r>
              <w:t>• Revision - Pre-historic cultures (H01/01) — 30m</w:t>
            </w:r>
          </w:p>
          <w:p w14:paraId="124E747F" w14:textId="77777777" w:rsidR="001A20E6" w:rsidRDefault="00000000">
            <w:pPr>
              <w:pStyle w:val="TableCellTaskBadge"/>
              <w:shd w:val="clear" w:color="auto" w:fill="FCE4EC"/>
            </w:pPr>
            <w:r>
              <w:rPr>
                <w:b/>
                <w:bCs/>
                <w:color w:val="C2185B"/>
              </w:rPr>
              <w:t>REVISION</w:t>
            </w:r>
          </w:p>
          <w:p w14:paraId="66D7D93E" w14:textId="77777777" w:rsidR="001A20E6" w:rsidRDefault="00000000">
            <w:pPr>
              <w:pStyle w:val="TableCellTaskDetails"/>
            </w:pPr>
            <w:r>
              <w:t>• Practice - Broad / Overlap (H01/00) — 30m</w:t>
            </w:r>
          </w:p>
          <w:p w14:paraId="01B606B4" w14:textId="77777777" w:rsidR="001A20E6" w:rsidRDefault="00000000">
            <w:pPr>
              <w:pStyle w:val="TableCellTaskBadge"/>
              <w:shd w:val="clear" w:color="auto" w:fill="E8F5E8"/>
            </w:pPr>
            <w:r>
              <w:rPr>
                <w:b/>
                <w:bCs/>
                <w:color w:val="388E3C"/>
              </w:rPr>
              <w:t>PRACTICE</w:t>
            </w:r>
          </w:p>
          <w:p w14:paraId="3F2BDF70" w14:textId="77777777" w:rsidR="001A20E6" w:rsidRDefault="00000000">
            <w:pPr>
              <w:pStyle w:val="TableCellTaskDetails"/>
            </w:pPr>
            <w:r>
              <w:t>• Practice - Pre-historic cultures (H01/01) — 30m</w:t>
            </w:r>
          </w:p>
          <w:p w14:paraId="1127A070" w14:textId="77777777" w:rsidR="001A20E6" w:rsidRDefault="00000000">
            <w:pPr>
              <w:pStyle w:val="TableCellTaskBadge"/>
              <w:shd w:val="clear" w:color="auto" w:fill="E8F5E8"/>
            </w:pPr>
            <w:r>
              <w:rPr>
                <w:b/>
                <w:bCs/>
                <w:color w:val="388E3C"/>
              </w:rPr>
              <w:t>PRACTICE</w:t>
            </w:r>
          </w:p>
          <w:p w14:paraId="38429D83" w14:textId="77777777" w:rsidR="001A20E6" w:rsidRDefault="00000000">
            <w:pPr>
              <w:pStyle w:val="TableCellTaskDetails"/>
            </w:pPr>
            <w:r>
              <w:t>• Practice - Harappan civilisation (H01/02) — 30m</w:t>
            </w:r>
          </w:p>
          <w:p w14:paraId="6EA18699"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45B59DE2" w14:textId="77777777" w:rsidR="001A20E6" w:rsidRDefault="00000000">
            <w:pPr>
              <w:pStyle w:val="TableCellTaskSubject"/>
            </w:pPr>
            <w:r>
              <w:t>History-Ancient</w:t>
            </w:r>
          </w:p>
          <w:p w14:paraId="6376BC25" w14:textId="77777777" w:rsidR="001A20E6" w:rsidRDefault="00000000">
            <w:pPr>
              <w:pStyle w:val="TableCellTaskDetails"/>
            </w:pPr>
            <w:r>
              <w:t>• Revision - Harappan civilisation (H01/02) — 30m</w:t>
            </w:r>
          </w:p>
          <w:p w14:paraId="5D1CB77F" w14:textId="77777777" w:rsidR="001A20E6" w:rsidRDefault="00000000">
            <w:pPr>
              <w:pStyle w:val="TableCellTaskBadge"/>
              <w:shd w:val="clear" w:color="auto" w:fill="FCE4EC"/>
            </w:pPr>
            <w:r>
              <w:rPr>
                <w:b/>
                <w:bCs/>
                <w:color w:val="C2185B"/>
              </w:rPr>
              <w:t>REVISION</w:t>
            </w:r>
          </w:p>
          <w:p w14:paraId="31B87E18" w14:textId="77777777" w:rsidR="001A20E6" w:rsidRDefault="00000000">
            <w:pPr>
              <w:pStyle w:val="TableCellTaskDetails"/>
            </w:pPr>
            <w:r>
              <w:t>• Revision - Vedic &amp; Post Vedic - Culture &amp; Philosophy (H01/03) — 30m</w:t>
            </w:r>
          </w:p>
          <w:p w14:paraId="0DCA3B55" w14:textId="77777777" w:rsidR="001A20E6" w:rsidRDefault="00000000">
            <w:pPr>
              <w:pStyle w:val="TableCellTaskBadge"/>
              <w:shd w:val="clear" w:color="auto" w:fill="FCE4EC"/>
            </w:pPr>
            <w:r>
              <w:rPr>
                <w:b/>
                <w:bCs/>
                <w:color w:val="C2185B"/>
              </w:rPr>
              <w:t>REVISION</w:t>
            </w:r>
          </w:p>
          <w:p w14:paraId="2252F2D7" w14:textId="77777777" w:rsidR="001A20E6" w:rsidRDefault="00000000">
            <w:pPr>
              <w:pStyle w:val="TableCellTaskDetails"/>
            </w:pPr>
            <w:r>
              <w:t>• Practice - Vedic &amp; Post Vedic - Culture &amp; Philosophy (H01/03) — 30m</w:t>
            </w:r>
          </w:p>
          <w:p w14:paraId="633AD61B" w14:textId="77777777" w:rsidR="001A20E6" w:rsidRDefault="00000000">
            <w:pPr>
              <w:pStyle w:val="TableCellTaskBadge"/>
              <w:shd w:val="clear" w:color="auto" w:fill="E8F5E8"/>
            </w:pPr>
            <w:r>
              <w:rPr>
                <w:b/>
                <w:bCs/>
                <w:color w:val="388E3C"/>
              </w:rPr>
              <w:t>PRACTICE</w:t>
            </w:r>
          </w:p>
          <w:p w14:paraId="6334A5E5" w14:textId="77777777" w:rsidR="001A20E6" w:rsidRDefault="00000000">
            <w:pPr>
              <w:pStyle w:val="TableCellTaskDetails"/>
            </w:pPr>
            <w:r>
              <w:t>• Practice - Mauryan Empire (H01/04) — 30m</w:t>
            </w:r>
          </w:p>
          <w:p w14:paraId="75CD2518" w14:textId="77777777" w:rsidR="001A20E6" w:rsidRDefault="00000000">
            <w:pPr>
              <w:pStyle w:val="TableCellTaskBadge"/>
              <w:shd w:val="clear" w:color="auto" w:fill="E8F5E8"/>
            </w:pPr>
            <w:r>
              <w:rPr>
                <w:b/>
                <w:bCs/>
                <w:color w:val="388E3C"/>
              </w:rPr>
              <w:t>PRACTICE</w:t>
            </w:r>
          </w:p>
          <w:p w14:paraId="5A1500EE" w14:textId="77777777" w:rsidR="001A20E6" w:rsidRDefault="00000000">
            <w:pPr>
              <w:pStyle w:val="TableCellTaskDetails"/>
            </w:pPr>
            <w:r>
              <w:t>• Practice - Post-Mauryan (H01/05) — 30m</w:t>
            </w:r>
          </w:p>
          <w:p w14:paraId="72D183FF"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6AC1D029" w14:textId="77777777" w:rsidR="001A20E6" w:rsidRDefault="001A20E6"/>
        </w:tc>
      </w:tr>
      <w:tr w:rsidR="001A20E6" w14:paraId="4ACB5654" w14:textId="77777777">
        <w:tc>
          <w:tcPr>
            <w:tcW w:w="700" w:type="pct"/>
            <w:shd w:val="clear" w:color="auto" w:fill="FEE2E2"/>
            <w:tcMar>
              <w:top w:w="150" w:type="dxa"/>
              <w:left w:w="100" w:type="dxa"/>
              <w:bottom w:w="150" w:type="dxa"/>
              <w:right w:w="100" w:type="dxa"/>
            </w:tcMar>
          </w:tcPr>
          <w:p w14:paraId="5DE6B84B" w14:textId="77777777" w:rsidR="001A20E6" w:rsidRDefault="001A20E6"/>
        </w:tc>
        <w:tc>
          <w:tcPr>
            <w:tcW w:w="700" w:type="pct"/>
            <w:shd w:val="clear" w:color="auto" w:fill="FEE2E2"/>
            <w:tcMar>
              <w:top w:w="150" w:type="dxa"/>
              <w:left w:w="100" w:type="dxa"/>
              <w:bottom w:w="150" w:type="dxa"/>
              <w:right w:w="100" w:type="dxa"/>
            </w:tcMar>
          </w:tcPr>
          <w:p w14:paraId="7738EF15" w14:textId="77777777" w:rsidR="001A20E6" w:rsidRDefault="001A20E6"/>
        </w:tc>
        <w:tc>
          <w:tcPr>
            <w:tcW w:w="700" w:type="pct"/>
            <w:shd w:val="clear" w:color="auto" w:fill="FEE2E2"/>
            <w:tcMar>
              <w:top w:w="150" w:type="dxa"/>
              <w:left w:w="100" w:type="dxa"/>
              <w:bottom w:w="150" w:type="dxa"/>
              <w:right w:w="100" w:type="dxa"/>
            </w:tcMar>
          </w:tcPr>
          <w:p w14:paraId="5E38F0AA" w14:textId="77777777" w:rsidR="001A20E6" w:rsidRDefault="001A20E6"/>
        </w:tc>
        <w:tc>
          <w:tcPr>
            <w:tcW w:w="700" w:type="pct"/>
            <w:shd w:val="clear" w:color="auto" w:fill="FEE2E2"/>
            <w:tcMar>
              <w:top w:w="150" w:type="dxa"/>
              <w:left w:w="100" w:type="dxa"/>
              <w:bottom w:w="150" w:type="dxa"/>
              <w:right w:w="100" w:type="dxa"/>
            </w:tcMar>
          </w:tcPr>
          <w:p w14:paraId="49758326" w14:textId="77777777" w:rsidR="001A20E6" w:rsidRDefault="001A20E6"/>
        </w:tc>
        <w:tc>
          <w:tcPr>
            <w:tcW w:w="700" w:type="pct"/>
            <w:shd w:val="clear" w:color="auto" w:fill="FEE2E2"/>
            <w:tcMar>
              <w:top w:w="150" w:type="dxa"/>
              <w:left w:w="100" w:type="dxa"/>
              <w:bottom w:w="150" w:type="dxa"/>
              <w:right w:w="100" w:type="dxa"/>
            </w:tcMar>
          </w:tcPr>
          <w:p w14:paraId="3C351708" w14:textId="77777777" w:rsidR="001A20E6" w:rsidRDefault="001A20E6"/>
        </w:tc>
        <w:tc>
          <w:tcPr>
            <w:tcW w:w="700" w:type="pct"/>
            <w:shd w:val="clear" w:color="auto" w:fill="FEE2E2"/>
            <w:tcMar>
              <w:top w:w="150" w:type="dxa"/>
              <w:left w:w="100" w:type="dxa"/>
              <w:bottom w:w="150" w:type="dxa"/>
              <w:right w:w="100" w:type="dxa"/>
            </w:tcMar>
          </w:tcPr>
          <w:p w14:paraId="5BC159A8" w14:textId="77777777" w:rsidR="001A20E6" w:rsidRDefault="00000000">
            <w:pPr>
              <w:pStyle w:val="TableCellTaskSubject"/>
            </w:pPr>
            <w:r>
              <w:t>History-Medieval</w:t>
            </w:r>
          </w:p>
          <w:p w14:paraId="23997460" w14:textId="77777777" w:rsidR="001A20E6" w:rsidRDefault="00000000">
            <w:pPr>
              <w:pStyle w:val="TableCellTaskDetails"/>
            </w:pPr>
            <w:r>
              <w:t>• Revision - Broad / Overlap (H02/00) — 30m</w:t>
            </w:r>
          </w:p>
          <w:p w14:paraId="51124165" w14:textId="77777777" w:rsidR="001A20E6" w:rsidRDefault="00000000">
            <w:pPr>
              <w:pStyle w:val="TableCellTaskBadge"/>
              <w:shd w:val="clear" w:color="auto" w:fill="FCE4EC"/>
            </w:pPr>
            <w:r>
              <w:rPr>
                <w:b/>
                <w:bCs/>
                <w:color w:val="C2185B"/>
              </w:rPr>
              <w:t>REVISION</w:t>
            </w:r>
          </w:p>
          <w:p w14:paraId="44639436" w14:textId="77777777" w:rsidR="001A20E6" w:rsidRDefault="00000000">
            <w:pPr>
              <w:pStyle w:val="TableCellTaskDetails"/>
            </w:pPr>
            <w:r>
              <w:t>• Revision - Advent of Islam (H02/01) — 30m</w:t>
            </w:r>
          </w:p>
          <w:p w14:paraId="3B39B143" w14:textId="77777777" w:rsidR="001A20E6" w:rsidRDefault="00000000">
            <w:pPr>
              <w:pStyle w:val="TableCellTaskBadge"/>
              <w:shd w:val="clear" w:color="auto" w:fill="FCE4EC"/>
            </w:pPr>
            <w:r>
              <w:rPr>
                <w:b/>
                <w:bCs/>
                <w:color w:val="C2185B"/>
              </w:rPr>
              <w:t>REVISION</w:t>
            </w:r>
          </w:p>
          <w:p w14:paraId="2F52226B" w14:textId="77777777" w:rsidR="001A20E6" w:rsidRDefault="00000000">
            <w:pPr>
              <w:pStyle w:val="TableCellTaskDetails"/>
            </w:pPr>
            <w:r>
              <w:t>• Practice - Broad / Overlap (H02/00) — 30m</w:t>
            </w:r>
          </w:p>
          <w:p w14:paraId="7CFF3CDB" w14:textId="77777777" w:rsidR="001A20E6" w:rsidRDefault="00000000">
            <w:pPr>
              <w:pStyle w:val="TableCellTaskBadge"/>
              <w:shd w:val="clear" w:color="auto" w:fill="E8F5E8"/>
            </w:pPr>
            <w:r>
              <w:rPr>
                <w:b/>
                <w:bCs/>
                <w:color w:val="388E3C"/>
              </w:rPr>
              <w:t>PRACTICE</w:t>
            </w:r>
          </w:p>
          <w:p w14:paraId="66CEA387" w14:textId="77777777" w:rsidR="001A20E6" w:rsidRDefault="00000000">
            <w:pPr>
              <w:pStyle w:val="TableCellTaskDetails"/>
            </w:pPr>
            <w:r>
              <w:t>• Practice - Advent of Islam (H02/01) — 30m</w:t>
            </w:r>
          </w:p>
          <w:p w14:paraId="2064698E" w14:textId="77777777" w:rsidR="001A20E6" w:rsidRDefault="00000000">
            <w:pPr>
              <w:pStyle w:val="TableCellTaskBadge"/>
              <w:shd w:val="clear" w:color="auto" w:fill="E8F5E8"/>
            </w:pPr>
            <w:r>
              <w:rPr>
                <w:b/>
                <w:bCs/>
                <w:color w:val="388E3C"/>
              </w:rPr>
              <w:t>PRACTICE</w:t>
            </w:r>
          </w:p>
          <w:p w14:paraId="47323B8F" w14:textId="77777777" w:rsidR="001A20E6" w:rsidRDefault="00000000">
            <w:pPr>
              <w:pStyle w:val="TableCellTaskDetails"/>
            </w:pPr>
            <w:r>
              <w:t>• Practice - Tripartite Struggle (H02/02) — 30m</w:t>
            </w:r>
          </w:p>
          <w:p w14:paraId="6D23C805"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10BD5750" w14:textId="77777777" w:rsidR="001A20E6" w:rsidRDefault="001A20E6"/>
        </w:tc>
      </w:tr>
    </w:tbl>
    <w:p w14:paraId="75BBAC2E" w14:textId="77777777" w:rsidR="001A20E6" w:rsidRDefault="001A20E6">
      <w:pPr>
        <w:spacing w:after="400"/>
      </w:pPr>
    </w:p>
    <w:p w14:paraId="3BC94E7B" w14:textId="77777777" w:rsidR="001A20E6" w:rsidRDefault="00000000">
      <w:pPr>
        <w:pStyle w:val="ResourceTitle"/>
      </w:pPr>
      <w:r>
        <w:t>📚 Resources for Mar 28 - Apr 03</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506FFE7C" w14:textId="77777777">
        <w:tc>
          <w:tcPr>
            <w:tcW w:w="1650" w:type="pct"/>
            <w:tcBorders>
              <w:bottom w:val="single" w:sz="2" w:space="0" w:color="D1D5DB"/>
              <w:right w:val="single" w:sz="2" w:space="0" w:color="D1D5DB"/>
            </w:tcBorders>
            <w:tcMar>
              <w:top w:w="200" w:type="dxa"/>
              <w:left w:w="150" w:type="dxa"/>
              <w:bottom w:w="200" w:type="dxa"/>
              <w:right w:w="150" w:type="dxa"/>
            </w:tcMar>
          </w:tcPr>
          <w:p w14:paraId="34D4A292" w14:textId="77777777" w:rsidR="001A20E6" w:rsidRDefault="00000000">
            <w:pPr>
              <w:pStyle w:val="TableCellSubjectName"/>
            </w:pPr>
            <w:r>
              <w:t>Society and Social Justice</w:t>
            </w:r>
          </w:p>
          <w:p w14:paraId="5C6D855E" w14:textId="77777777" w:rsidR="001A20E6" w:rsidRDefault="00000000">
            <w:pPr>
              <w:pStyle w:val="TableCellCategoryTitle"/>
            </w:pPr>
            <w:r>
              <w:t>📝 Practice Materials</w:t>
            </w:r>
          </w:p>
          <w:p w14:paraId="70A2482E" w14:textId="77777777" w:rsidR="001A20E6" w:rsidRDefault="00000000">
            <w:pPr>
              <w:pStyle w:val="TableCellResourceItem"/>
            </w:pPr>
            <w:r>
              <w:t>• La Excellence Society Material</w:t>
            </w:r>
          </w:p>
          <w:p w14:paraId="1CB7EF2B" w14:textId="77777777" w:rsidR="001A20E6" w:rsidRDefault="00000000">
            <w:pPr>
              <w:pStyle w:val="TableCellResourceItem"/>
            </w:pPr>
            <w:r>
              <w:t>• Mains Workbook</w:t>
            </w:r>
          </w:p>
          <w:p w14:paraId="575F1205" w14:textId="77777777" w:rsidR="001A20E6" w:rsidRDefault="00000000">
            <w:pPr>
              <w:pStyle w:val="TableCellCategoryTitle"/>
            </w:pPr>
            <w:r>
              <w:t>📰 Current Affairs</w:t>
            </w:r>
          </w:p>
          <w:p w14:paraId="75433C01" w14:textId="77777777" w:rsidR="001A20E6" w:rsidRDefault="00000000">
            <w:pPr>
              <w:pStyle w:val="TableCellResourceItem"/>
            </w:pPr>
            <w:r>
              <w:t>• Newspapers (Hindu and IE Explained) (Social issues, NFHS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2F61EBAC" w14:textId="77777777" w:rsidR="001A20E6" w:rsidRDefault="00000000">
            <w:pPr>
              <w:pStyle w:val="TableCellSubjectName"/>
            </w:pPr>
            <w:r>
              <w:t>Essay</w:t>
            </w:r>
          </w:p>
          <w:p w14:paraId="5A9B0252" w14:textId="77777777" w:rsidR="001A20E6" w:rsidRDefault="00000000">
            <w:pPr>
              <w:pStyle w:val="TableCellCategoryTitle"/>
            </w:pPr>
            <w:r>
              <w:t>📚 Primary Books</w:t>
            </w:r>
          </w:p>
          <w:p w14:paraId="07B4DFA8" w14:textId="77777777" w:rsidR="001A20E6" w:rsidRDefault="00000000">
            <w:pPr>
              <w:pStyle w:val="TableCellResourceItem"/>
            </w:pPr>
            <w:r>
              <w:t>• Michael Sandel – Justice</w:t>
            </w:r>
          </w:p>
          <w:p w14:paraId="40F4D7AB" w14:textId="77777777" w:rsidR="001A20E6" w:rsidRDefault="00000000">
            <w:pPr>
              <w:pStyle w:val="TableCellResourceItem"/>
            </w:pPr>
            <w:r>
              <w:t>• Ethics by Jitin Yadav</w:t>
            </w:r>
          </w:p>
          <w:p w14:paraId="0C029856" w14:textId="77777777" w:rsidR="001A20E6" w:rsidRDefault="00000000">
            <w:pPr>
              <w:pStyle w:val="TableCellResourceItem"/>
            </w:pPr>
            <w:r>
              <w:t>• 2nd ARC (4th, 10th – Ethics in Governance)</w:t>
            </w:r>
          </w:p>
          <w:p w14:paraId="5A9ACD38" w14:textId="77777777" w:rsidR="001A20E6" w:rsidRDefault="00000000">
            <w:pPr>
              <w:pStyle w:val="TableCellCategoryTitle"/>
            </w:pPr>
            <w:r>
              <w:t>📝 Practice Materials</w:t>
            </w:r>
          </w:p>
          <w:p w14:paraId="7FBFBD19" w14:textId="77777777" w:rsidR="001A20E6" w:rsidRDefault="00000000">
            <w:pPr>
              <w:pStyle w:val="TableCellResourceItem"/>
            </w:pPr>
            <w:r>
              <w:t>• La Excellence Ethics Material</w:t>
            </w:r>
          </w:p>
          <w:p w14:paraId="79C66D87" w14:textId="77777777" w:rsidR="001A20E6" w:rsidRDefault="00000000">
            <w:pPr>
              <w:pStyle w:val="TableCellResourceItem"/>
            </w:pPr>
            <w:r>
              <w:t>• Prelims &amp; Mains Workbooks</w:t>
            </w:r>
          </w:p>
          <w:p w14:paraId="4C64C137" w14:textId="77777777" w:rsidR="001A20E6" w:rsidRDefault="00000000">
            <w:pPr>
              <w:pStyle w:val="TableCellCategoryTitle"/>
            </w:pPr>
            <w:r>
              <w:t>📰 Current Affairs</w:t>
            </w:r>
          </w:p>
          <w:p w14:paraId="5055277B" w14:textId="77777777" w:rsidR="001A20E6" w:rsidRDefault="00000000">
            <w:pPr>
              <w:pStyle w:val="TableCellResourceItem"/>
            </w:pPr>
            <w:r>
              <w:t>• Newspapers (case studies, ethical dilemmas in news)</w:t>
            </w:r>
          </w:p>
        </w:tc>
        <w:tc>
          <w:tcPr>
            <w:tcW w:w="1650" w:type="pct"/>
            <w:tcBorders>
              <w:bottom w:val="single" w:sz="2" w:space="0" w:color="D1D5DB"/>
              <w:right w:val="single" w:sz="2" w:space="0" w:color="D1D5DB"/>
            </w:tcBorders>
            <w:tcMar>
              <w:top w:w="200" w:type="dxa"/>
              <w:left w:w="150" w:type="dxa"/>
              <w:bottom w:w="200" w:type="dxa"/>
              <w:right w:w="150" w:type="dxa"/>
            </w:tcMar>
          </w:tcPr>
          <w:p w14:paraId="6DD884FA" w14:textId="77777777" w:rsidR="001A20E6" w:rsidRDefault="00000000">
            <w:pPr>
              <w:pStyle w:val="TableCellSubjectName"/>
            </w:pPr>
            <w:r>
              <w:t>History-Ancient</w:t>
            </w:r>
          </w:p>
          <w:p w14:paraId="26726F38" w14:textId="77777777" w:rsidR="001A20E6" w:rsidRDefault="00000000">
            <w:pPr>
              <w:pStyle w:val="TableCellCategoryTitle"/>
            </w:pPr>
            <w:r>
              <w:t>📚 Primary Books</w:t>
            </w:r>
          </w:p>
          <w:p w14:paraId="0F218FB0" w14:textId="77777777" w:rsidR="001A20E6" w:rsidRDefault="00000000">
            <w:pPr>
              <w:pStyle w:val="TableCellResourceItem"/>
            </w:pPr>
            <w:r>
              <w:t>• NCERT Class VI - Our Past - I - What, Where, How and When?</w:t>
            </w:r>
          </w:p>
          <w:p w14:paraId="15920C56" w14:textId="77777777" w:rsidR="001A20E6" w:rsidRDefault="00000000">
            <w:pPr>
              <w:pStyle w:val="TableCellResourceItem"/>
            </w:pPr>
            <w:r>
              <w:t>• Ancient India by R.S. Sharma - The Importance of Ancient History</w:t>
            </w:r>
          </w:p>
          <w:p w14:paraId="1EEFF7F7" w14:textId="77777777" w:rsidR="001A20E6" w:rsidRDefault="00000000">
            <w:pPr>
              <w:pStyle w:val="TableCellResourceItem"/>
            </w:pPr>
            <w:r>
              <w:t>• Ancient India by R.S. Sharma - The Construction of Ancient Indian History</w:t>
            </w:r>
          </w:p>
          <w:p w14:paraId="77088576" w14:textId="77777777" w:rsidR="001A20E6" w:rsidRDefault="00000000">
            <w:pPr>
              <w:pStyle w:val="TableCellResourceItem"/>
            </w:pPr>
            <w:r>
              <w:t>• Ancient India by R.S. Sharma - The Geographical Setting</w:t>
            </w:r>
          </w:p>
          <w:p w14:paraId="1CF4EBB1" w14:textId="77777777" w:rsidR="001A20E6" w:rsidRDefault="00000000">
            <w:pPr>
              <w:pStyle w:val="TableCellCategoryTitle"/>
            </w:pPr>
            <w:r>
              <w:t>📝 Practice Materials</w:t>
            </w:r>
          </w:p>
          <w:p w14:paraId="7B02A776" w14:textId="77777777" w:rsidR="001A20E6" w:rsidRDefault="00000000">
            <w:pPr>
              <w:pStyle w:val="TableCellResourceItem"/>
            </w:pPr>
            <w:r>
              <w:t>• La Excellence Culture Material</w:t>
            </w:r>
          </w:p>
          <w:p w14:paraId="2FDF429E" w14:textId="77777777" w:rsidR="001A20E6" w:rsidRDefault="00000000">
            <w:pPr>
              <w:pStyle w:val="TableCellResourceItem"/>
            </w:pPr>
            <w:r>
              <w:t>• Ancient/Medieval Prelims Workbooks</w:t>
            </w:r>
          </w:p>
          <w:p w14:paraId="230B7EB1" w14:textId="77777777" w:rsidR="001A20E6" w:rsidRDefault="00000000">
            <w:pPr>
              <w:pStyle w:val="TableCellCategoryTitle"/>
            </w:pPr>
            <w:r>
              <w:t>📰 Current Affairs</w:t>
            </w:r>
          </w:p>
          <w:p w14:paraId="0B08173C" w14:textId="77777777" w:rsidR="001A20E6" w:rsidRDefault="00000000">
            <w:pPr>
              <w:pStyle w:val="TableCellResourceItem"/>
            </w:pPr>
            <w:r>
              <w:t>• Newspapers (CA on Archaeology/Heritage)</w:t>
            </w:r>
          </w:p>
        </w:tc>
      </w:tr>
      <w:tr w:rsidR="001A20E6" w14:paraId="7F5CCD32"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382C2E5" w14:textId="77777777" w:rsidR="001A20E6" w:rsidRDefault="00000000">
            <w:pPr>
              <w:pStyle w:val="TableCellSubjectName"/>
            </w:pPr>
            <w:r>
              <w:t>History-Medieval</w:t>
            </w:r>
          </w:p>
          <w:p w14:paraId="7A7BC1F3" w14:textId="77777777" w:rsidR="001A20E6" w:rsidRDefault="00000000">
            <w:pPr>
              <w:pStyle w:val="TableCellCategoryTitle"/>
            </w:pPr>
            <w:r>
              <w:t>📚 Primary Books</w:t>
            </w:r>
          </w:p>
          <w:p w14:paraId="78CC83BB" w14:textId="77777777" w:rsidR="001A20E6" w:rsidRDefault="00000000">
            <w:pPr>
              <w:pStyle w:val="TableCellResourceItem"/>
            </w:pPr>
            <w:r>
              <w:t>• NCERT Class VII - Our Past - II - Tracing Changes Through a Thousand Years</w:t>
            </w:r>
          </w:p>
          <w:p w14:paraId="58E691E5" w14:textId="77777777" w:rsidR="001A20E6" w:rsidRDefault="00000000">
            <w:pPr>
              <w:pStyle w:val="TableCellResourceItem"/>
            </w:pPr>
            <w:r>
              <w:t>• Medieval India by Satish Chandra - India and the World</w:t>
            </w:r>
          </w:p>
          <w:p w14:paraId="2077ECDD" w14:textId="77777777" w:rsidR="001A20E6" w:rsidRDefault="00000000">
            <w:pPr>
              <w:pStyle w:val="TableCellResourceItem"/>
            </w:pPr>
            <w:r>
              <w:t>• Medieval India by Satish Chandra - Assessment and Review of Medieval India</w:t>
            </w:r>
          </w:p>
          <w:p w14:paraId="33C698A0" w14:textId="77777777" w:rsidR="001A20E6" w:rsidRDefault="00000000">
            <w:pPr>
              <w:pStyle w:val="TableCellCategoryTitle"/>
            </w:pPr>
            <w:r>
              <w:t>📝 Practice Materials</w:t>
            </w:r>
          </w:p>
          <w:p w14:paraId="64DA10C2" w14:textId="77777777" w:rsidR="001A20E6" w:rsidRDefault="00000000">
            <w:pPr>
              <w:pStyle w:val="TableCellResourceItem"/>
            </w:pPr>
            <w:r>
              <w:t>• La Excellence Culture Material</w:t>
            </w:r>
          </w:p>
          <w:p w14:paraId="1CC1CC21" w14:textId="77777777" w:rsidR="001A20E6" w:rsidRDefault="00000000">
            <w:pPr>
              <w:pStyle w:val="TableCellResourceItem"/>
            </w:pPr>
            <w:r>
              <w:t>• Ancient/Medieval Prelims Workbooks</w:t>
            </w:r>
          </w:p>
          <w:p w14:paraId="51C0C5CF" w14:textId="77777777" w:rsidR="001A20E6" w:rsidRDefault="00000000">
            <w:pPr>
              <w:pStyle w:val="TableCellCategoryTitle"/>
            </w:pPr>
            <w:r>
              <w:t>📰 Current Affairs</w:t>
            </w:r>
          </w:p>
          <w:p w14:paraId="6B717C66" w14:textId="77777777" w:rsidR="001A20E6" w:rsidRDefault="00000000">
            <w:pPr>
              <w:pStyle w:val="TableCellResourceItem"/>
            </w:pPr>
            <w:r>
              <w:t>• Newspapers (CA on Archaeology/Heritage)</w:t>
            </w:r>
          </w:p>
        </w:tc>
        <w:tc>
          <w:tcPr>
            <w:tcW w:w="1650" w:type="pct"/>
          </w:tcPr>
          <w:p w14:paraId="7BBE4BF6" w14:textId="77777777" w:rsidR="001A20E6" w:rsidRDefault="001A20E6"/>
        </w:tc>
        <w:tc>
          <w:tcPr>
            <w:tcW w:w="1650" w:type="pct"/>
          </w:tcPr>
          <w:p w14:paraId="4E7526C2" w14:textId="77777777" w:rsidR="001A20E6" w:rsidRDefault="001A20E6"/>
        </w:tc>
      </w:tr>
    </w:tbl>
    <w:p w14:paraId="2638E682"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7AF302CF" w14:textId="77777777">
        <w:tc>
          <w:tcPr>
            <w:tcW w:w="2500" w:type="pct"/>
            <w:tcMar>
              <w:top w:w="0" w:type="dxa"/>
              <w:left w:w="0" w:type="dxa"/>
              <w:bottom w:w="0" w:type="dxa"/>
              <w:right w:w="0" w:type="dxa"/>
            </w:tcMar>
          </w:tcPr>
          <w:p w14:paraId="6FEFDFEA" w14:textId="77777777" w:rsidR="001A20E6" w:rsidRDefault="00000000">
            <w:pPr>
              <w:pStyle w:val="MonthTitle"/>
            </w:pPr>
            <w:r>
              <w:rPr>
                <w:color w:val="6D28D9"/>
              </w:rPr>
              <w:t>APRIL 2027</w:t>
            </w:r>
          </w:p>
        </w:tc>
        <w:tc>
          <w:tcPr>
            <w:tcW w:w="2500" w:type="pct"/>
            <w:tcMar>
              <w:top w:w="0" w:type="dxa"/>
              <w:left w:w="0" w:type="dxa"/>
              <w:bottom w:w="0" w:type="dxa"/>
              <w:right w:w="0" w:type="dxa"/>
            </w:tcMar>
          </w:tcPr>
          <w:p w14:paraId="606E1A47" w14:textId="77777777" w:rsidR="001A20E6" w:rsidRDefault="00000000">
            <w:pPr>
              <w:pStyle w:val="CycleName"/>
            </w:pPr>
            <w:commentRangeStart w:id="70"/>
            <w:r>
              <w:rPr>
                <w:color w:val="6D28D9"/>
              </w:rPr>
              <w:t>C5</w:t>
            </w:r>
            <w:commentRangeEnd w:id="70"/>
            <w:r w:rsidR="009E69A9">
              <w:rPr>
                <w:rStyle w:val="CommentReference"/>
                <w:rFonts w:ascii="Times New Roman" w:eastAsia="Times New Roman" w:hAnsi="Times New Roman" w:cs="Times New Roman"/>
                <w:b w:val="0"/>
                <w:bCs w:val="0"/>
                <w:color w:val="auto"/>
              </w:rPr>
              <w:commentReference w:id="70"/>
            </w:r>
          </w:p>
        </w:tc>
      </w:tr>
    </w:tbl>
    <w:p w14:paraId="57BFCA6A" w14:textId="056CBF1F" w:rsidR="001A20E6" w:rsidRDefault="009E3968">
      <w:pPr>
        <w:spacing w:after="400"/>
      </w:pPr>
      <w:ins w:id="71" w:author="kalyan inampudi" w:date="2025-10-29T20:45:00Z" w16du:dateUtc="2025-10-29T15:15:00Z">
        <w:r>
          <w:t>Prelims revision started, so only Pr</w:t>
        </w:r>
      </w:ins>
      <w:ins w:id="72" w:author="kalyan inampudi" w:date="2025-10-29T20:46:00Z" w16du:dateUtc="2025-10-29T15:16:00Z">
        <w:r>
          <w:t>elims subjects like Polity, Modern Indian history, economy ,etc no Essay, World history</w:t>
        </w:r>
      </w:ins>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70A0A410" w14:textId="77777777">
        <w:tc>
          <w:tcPr>
            <w:tcW w:w="700" w:type="pct"/>
            <w:shd w:val="clear" w:color="auto" w:fill="F8F9FA"/>
            <w:tcMar>
              <w:top w:w="200" w:type="dxa"/>
              <w:left w:w="100" w:type="dxa"/>
              <w:bottom w:w="200" w:type="dxa"/>
              <w:right w:w="100" w:type="dxa"/>
            </w:tcMar>
          </w:tcPr>
          <w:p w14:paraId="73C53113" w14:textId="77777777" w:rsidR="001A20E6" w:rsidRDefault="00000000">
            <w:pPr>
              <w:pStyle w:val="TableCellCalendarHeader"/>
            </w:pPr>
            <w:r>
              <w:t>Sunday</w:t>
            </w:r>
          </w:p>
        </w:tc>
        <w:tc>
          <w:tcPr>
            <w:tcW w:w="700" w:type="pct"/>
            <w:shd w:val="clear" w:color="auto" w:fill="F8F9FA"/>
            <w:tcMar>
              <w:top w:w="200" w:type="dxa"/>
              <w:left w:w="100" w:type="dxa"/>
              <w:bottom w:w="200" w:type="dxa"/>
              <w:right w:w="100" w:type="dxa"/>
            </w:tcMar>
          </w:tcPr>
          <w:p w14:paraId="6EF8ADAB" w14:textId="77777777" w:rsidR="001A20E6" w:rsidRDefault="00000000">
            <w:pPr>
              <w:pStyle w:val="TableCellCalendarHeader"/>
            </w:pPr>
            <w:r>
              <w:t>Monday</w:t>
            </w:r>
          </w:p>
        </w:tc>
        <w:tc>
          <w:tcPr>
            <w:tcW w:w="700" w:type="pct"/>
            <w:shd w:val="clear" w:color="auto" w:fill="F8F9FA"/>
            <w:tcMar>
              <w:top w:w="200" w:type="dxa"/>
              <w:left w:w="100" w:type="dxa"/>
              <w:bottom w:w="200" w:type="dxa"/>
              <w:right w:w="100" w:type="dxa"/>
            </w:tcMar>
          </w:tcPr>
          <w:p w14:paraId="552B7E6B" w14:textId="77777777" w:rsidR="001A20E6" w:rsidRDefault="00000000">
            <w:pPr>
              <w:pStyle w:val="TableCellCalendarHeader"/>
            </w:pPr>
            <w:r>
              <w:t>Tuesday</w:t>
            </w:r>
          </w:p>
        </w:tc>
        <w:tc>
          <w:tcPr>
            <w:tcW w:w="700" w:type="pct"/>
            <w:shd w:val="clear" w:color="auto" w:fill="F8F9FA"/>
            <w:tcMar>
              <w:top w:w="200" w:type="dxa"/>
              <w:left w:w="100" w:type="dxa"/>
              <w:bottom w:w="200" w:type="dxa"/>
              <w:right w:w="100" w:type="dxa"/>
            </w:tcMar>
          </w:tcPr>
          <w:p w14:paraId="009DAE1C" w14:textId="77777777" w:rsidR="001A20E6" w:rsidRDefault="00000000">
            <w:pPr>
              <w:pStyle w:val="TableCellCalendarHeader"/>
            </w:pPr>
            <w:r>
              <w:t>Wednesday</w:t>
            </w:r>
          </w:p>
        </w:tc>
        <w:tc>
          <w:tcPr>
            <w:tcW w:w="700" w:type="pct"/>
            <w:shd w:val="clear" w:color="auto" w:fill="F8F9FA"/>
            <w:tcMar>
              <w:top w:w="200" w:type="dxa"/>
              <w:left w:w="100" w:type="dxa"/>
              <w:bottom w:w="200" w:type="dxa"/>
              <w:right w:w="100" w:type="dxa"/>
            </w:tcMar>
          </w:tcPr>
          <w:p w14:paraId="3C2D167A" w14:textId="77777777" w:rsidR="001A20E6" w:rsidRDefault="00000000">
            <w:pPr>
              <w:pStyle w:val="TableCellCalendarHeader"/>
            </w:pPr>
            <w:r>
              <w:t>Thursday</w:t>
            </w:r>
          </w:p>
        </w:tc>
        <w:tc>
          <w:tcPr>
            <w:tcW w:w="700" w:type="pct"/>
            <w:shd w:val="clear" w:color="auto" w:fill="F8F9FA"/>
            <w:tcMar>
              <w:top w:w="200" w:type="dxa"/>
              <w:left w:w="100" w:type="dxa"/>
              <w:bottom w:w="200" w:type="dxa"/>
              <w:right w:w="100" w:type="dxa"/>
            </w:tcMar>
          </w:tcPr>
          <w:p w14:paraId="28C429E7" w14:textId="77777777" w:rsidR="001A20E6" w:rsidRDefault="00000000">
            <w:pPr>
              <w:pStyle w:val="TableCellCalendarHeader"/>
            </w:pPr>
            <w:r>
              <w:t>Friday</w:t>
            </w:r>
          </w:p>
        </w:tc>
        <w:tc>
          <w:tcPr>
            <w:tcW w:w="700" w:type="pct"/>
            <w:shd w:val="clear" w:color="auto" w:fill="F8F9FA"/>
            <w:tcMar>
              <w:top w:w="200" w:type="dxa"/>
              <w:left w:w="100" w:type="dxa"/>
              <w:bottom w:w="200" w:type="dxa"/>
              <w:right w:w="100" w:type="dxa"/>
            </w:tcMar>
          </w:tcPr>
          <w:p w14:paraId="08885139" w14:textId="77777777" w:rsidR="001A20E6" w:rsidRDefault="00000000">
            <w:pPr>
              <w:pStyle w:val="TableCellCalendarHeader"/>
            </w:pPr>
            <w:r>
              <w:t>Saturday</w:t>
            </w:r>
          </w:p>
        </w:tc>
      </w:tr>
      <w:tr w:rsidR="001A20E6" w14:paraId="721154D8" w14:textId="77777777">
        <w:tc>
          <w:tcPr>
            <w:tcW w:w="700" w:type="pct"/>
            <w:tcMar>
              <w:top w:w="200" w:type="dxa"/>
              <w:left w:w="100" w:type="dxa"/>
              <w:bottom w:w="200" w:type="dxa"/>
              <w:right w:w="100" w:type="dxa"/>
            </w:tcMar>
          </w:tcPr>
          <w:p w14:paraId="5DC2E808" w14:textId="77777777" w:rsidR="001A20E6" w:rsidRDefault="001A20E6"/>
        </w:tc>
        <w:tc>
          <w:tcPr>
            <w:tcW w:w="700" w:type="pct"/>
            <w:tcMar>
              <w:top w:w="200" w:type="dxa"/>
              <w:left w:w="100" w:type="dxa"/>
              <w:bottom w:w="200" w:type="dxa"/>
              <w:right w:w="100" w:type="dxa"/>
            </w:tcMar>
          </w:tcPr>
          <w:p w14:paraId="194C5C3E" w14:textId="77777777" w:rsidR="001A20E6" w:rsidRDefault="001A20E6"/>
        </w:tc>
        <w:tc>
          <w:tcPr>
            <w:tcW w:w="700" w:type="pct"/>
            <w:tcMar>
              <w:top w:w="200" w:type="dxa"/>
              <w:left w:w="100" w:type="dxa"/>
              <w:bottom w:w="200" w:type="dxa"/>
              <w:right w:w="100" w:type="dxa"/>
            </w:tcMar>
          </w:tcPr>
          <w:p w14:paraId="217B6821" w14:textId="77777777" w:rsidR="001A20E6" w:rsidRDefault="001A20E6"/>
        </w:tc>
        <w:tc>
          <w:tcPr>
            <w:tcW w:w="700" w:type="pct"/>
            <w:tcMar>
              <w:top w:w="200" w:type="dxa"/>
              <w:left w:w="100" w:type="dxa"/>
              <w:bottom w:w="200" w:type="dxa"/>
              <w:right w:w="100" w:type="dxa"/>
            </w:tcMar>
          </w:tcPr>
          <w:p w14:paraId="165676E8" w14:textId="77777777" w:rsidR="001A20E6" w:rsidRDefault="001A20E6"/>
        </w:tc>
        <w:tc>
          <w:tcPr>
            <w:tcW w:w="700" w:type="pct"/>
            <w:shd w:val="clear" w:color="auto" w:fill="EDE9FE"/>
            <w:tcMar>
              <w:top w:w="200" w:type="dxa"/>
              <w:left w:w="100" w:type="dxa"/>
              <w:bottom w:w="200" w:type="dxa"/>
              <w:right w:w="100" w:type="dxa"/>
            </w:tcMar>
          </w:tcPr>
          <w:p w14:paraId="0E1C6F9C" w14:textId="77777777" w:rsidR="001A20E6" w:rsidRDefault="00000000">
            <w:pPr>
              <w:pStyle w:val="TableCellCalendarDayNumberBold"/>
            </w:pPr>
            <w:r>
              <w:t>1</w:t>
            </w:r>
          </w:p>
          <w:p w14:paraId="73F27887" w14:textId="77777777" w:rsidR="001A20E6" w:rsidRDefault="00000000">
            <w:pPr>
              <w:pStyle w:val="TableCellCalendarSubject"/>
            </w:pPr>
            <w:r>
              <w:t>Essay</w:t>
            </w:r>
          </w:p>
          <w:p w14:paraId="3806D079" w14:textId="77777777" w:rsidR="001A20E6" w:rsidRDefault="00000000">
            <w:pPr>
              <w:pStyle w:val="TableCellCalendarSubject"/>
            </w:pPr>
            <w:r>
              <w:t>History-Ancient</w:t>
            </w:r>
          </w:p>
        </w:tc>
        <w:tc>
          <w:tcPr>
            <w:tcW w:w="700" w:type="pct"/>
            <w:shd w:val="clear" w:color="auto" w:fill="EDE9FE"/>
            <w:tcMar>
              <w:top w:w="200" w:type="dxa"/>
              <w:left w:w="100" w:type="dxa"/>
              <w:bottom w:w="200" w:type="dxa"/>
              <w:right w:w="100" w:type="dxa"/>
            </w:tcMar>
          </w:tcPr>
          <w:p w14:paraId="78788E57" w14:textId="77777777" w:rsidR="001A20E6" w:rsidRDefault="00000000">
            <w:pPr>
              <w:pStyle w:val="TableCellCalendarDayNumberBold"/>
            </w:pPr>
            <w:r>
              <w:t>2</w:t>
            </w:r>
          </w:p>
          <w:p w14:paraId="43F99E62" w14:textId="77777777" w:rsidR="001A20E6" w:rsidRDefault="00000000">
            <w:pPr>
              <w:pStyle w:val="TableCellCalendarSubject"/>
            </w:pPr>
            <w:r>
              <w:t>Essay</w:t>
            </w:r>
          </w:p>
          <w:p w14:paraId="5A3DFC54" w14:textId="77777777" w:rsidR="001A20E6" w:rsidRDefault="00000000">
            <w:pPr>
              <w:pStyle w:val="TableCellCalendarSubject"/>
            </w:pPr>
            <w:r>
              <w:t>History-Ancient</w:t>
            </w:r>
          </w:p>
          <w:p w14:paraId="1705FD7B" w14:textId="77777777" w:rsidR="001A20E6" w:rsidRDefault="00000000">
            <w:pPr>
              <w:pStyle w:val="TableCellCalendarSubject"/>
            </w:pPr>
            <w:r>
              <w:t>History-Medieval</w:t>
            </w:r>
          </w:p>
        </w:tc>
        <w:tc>
          <w:tcPr>
            <w:tcW w:w="700" w:type="pct"/>
            <w:shd w:val="clear" w:color="auto" w:fill="EDE9FE"/>
            <w:tcMar>
              <w:top w:w="200" w:type="dxa"/>
              <w:left w:w="100" w:type="dxa"/>
              <w:bottom w:w="200" w:type="dxa"/>
              <w:right w:w="100" w:type="dxa"/>
            </w:tcMar>
          </w:tcPr>
          <w:p w14:paraId="5BDA1ECA" w14:textId="77777777" w:rsidR="001A20E6" w:rsidRDefault="00000000">
            <w:pPr>
              <w:pStyle w:val="TableCellCalendarDayNumberBold"/>
            </w:pPr>
            <w:r>
              <w:t>3</w:t>
            </w:r>
          </w:p>
          <w:p w14:paraId="59DC13AF" w14:textId="77777777" w:rsidR="001A20E6" w:rsidRDefault="00000000">
            <w:pPr>
              <w:pStyle w:val="TableCellCalendarSubject"/>
            </w:pPr>
            <w:r>
              <w:t>Essay</w:t>
            </w:r>
          </w:p>
          <w:p w14:paraId="6AEBF46B" w14:textId="77777777" w:rsidR="001A20E6" w:rsidRDefault="00000000">
            <w:pPr>
              <w:pStyle w:val="TableCellCalendarSubject"/>
            </w:pPr>
            <w:r>
              <w:t>History-Ancient</w:t>
            </w:r>
          </w:p>
          <w:p w14:paraId="790C9086" w14:textId="77777777" w:rsidR="001A20E6" w:rsidRDefault="00000000">
            <w:pPr>
              <w:pStyle w:val="TableCellCalendarSubject"/>
            </w:pPr>
            <w:r>
              <w:t>History-Medieval</w:t>
            </w:r>
          </w:p>
        </w:tc>
      </w:tr>
      <w:tr w:rsidR="001A20E6" w14:paraId="7734BEDE" w14:textId="77777777">
        <w:tc>
          <w:tcPr>
            <w:tcW w:w="700" w:type="pct"/>
            <w:shd w:val="clear" w:color="auto" w:fill="EDE9FE"/>
            <w:tcMar>
              <w:top w:w="200" w:type="dxa"/>
              <w:left w:w="100" w:type="dxa"/>
              <w:bottom w:w="200" w:type="dxa"/>
              <w:right w:w="100" w:type="dxa"/>
            </w:tcMar>
          </w:tcPr>
          <w:p w14:paraId="1DF0DF87" w14:textId="77777777" w:rsidR="001A20E6" w:rsidRDefault="00000000">
            <w:pPr>
              <w:pStyle w:val="TableCellCalendarDayNumberBold"/>
            </w:pPr>
            <w:r>
              <w:t>4</w:t>
            </w:r>
          </w:p>
          <w:p w14:paraId="3CBBF7AA" w14:textId="77777777" w:rsidR="001A20E6" w:rsidRDefault="00000000">
            <w:pPr>
              <w:pStyle w:val="TableCellCalendarSubject"/>
            </w:pPr>
            <w:r>
              <w:t>Essay</w:t>
            </w:r>
          </w:p>
          <w:p w14:paraId="12190263" w14:textId="77777777" w:rsidR="001A20E6" w:rsidRDefault="00000000">
            <w:pPr>
              <w:pStyle w:val="TableCellCalendarSubject"/>
            </w:pPr>
            <w:r>
              <w:t>History-Ancient</w:t>
            </w:r>
          </w:p>
          <w:p w14:paraId="647D4A55" w14:textId="77777777" w:rsidR="001A20E6" w:rsidRDefault="00000000">
            <w:pPr>
              <w:pStyle w:val="TableCellCalendarSubject"/>
            </w:pPr>
            <w:r>
              <w:t>History-Medieval</w:t>
            </w:r>
          </w:p>
        </w:tc>
        <w:tc>
          <w:tcPr>
            <w:tcW w:w="700" w:type="pct"/>
            <w:shd w:val="clear" w:color="auto" w:fill="EDE9FE"/>
            <w:tcMar>
              <w:top w:w="200" w:type="dxa"/>
              <w:left w:w="100" w:type="dxa"/>
              <w:bottom w:w="200" w:type="dxa"/>
              <w:right w:w="100" w:type="dxa"/>
            </w:tcMar>
          </w:tcPr>
          <w:p w14:paraId="35998BD3" w14:textId="77777777" w:rsidR="001A20E6" w:rsidRDefault="00000000">
            <w:pPr>
              <w:pStyle w:val="TableCellCalendarDayNumberBold"/>
            </w:pPr>
            <w:r>
              <w:t>5</w:t>
            </w:r>
          </w:p>
          <w:p w14:paraId="5E95FB89" w14:textId="77777777" w:rsidR="001A20E6" w:rsidRDefault="00000000">
            <w:pPr>
              <w:pStyle w:val="TableCellCalendarSubject"/>
            </w:pPr>
            <w:r>
              <w:t>Essay</w:t>
            </w:r>
          </w:p>
          <w:p w14:paraId="3ADFA776" w14:textId="77777777" w:rsidR="001A20E6" w:rsidRDefault="00000000">
            <w:pPr>
              <w:pStyle w:val="TableCellCalendarSubject"/>
            </w:pPr>
            <w:r>
              <w:t>History-Medieval</w:t>
            </w:r>
          </w:p>
          <w:p w14:paraId="31283AE7" w14:textId="77777777" w:rsidR="001A20E6" w:rsidRDefault="00000000">
            <w:pPr>
              <w:pStyle w:val="TableCellCalendarSubject"/>
            </w:pPr>
            <w:r>
              <w:t>History-Modern</w:t>
            </w:r>
          </w:p>
        </w:tc>
        <w:tc>
          <w:tcPr>
            <w:tcW w:w="700" w:type="pct"/>
            <w:shd w:val="clear" w:color="auto" w:fill="EDE9FE"/>
            <w:tcMar>
              <w:top w:w="200" w:type="dxa"/>
              <w:left w:w="100" w:type="dxa"/>
              <w:bottom w:w="200" w:type="dxa"/>
              <w:right w:w="100" w:type="dxa"/>
            </w:tcMar>
          </w:tcPr>
          <w:p w14:paraId="6F686C02" w14:textId="77777777" w:rsidR="001A20E6" w:rsidRDefault="00000000">
            <w:pPr>
              <w:pStyle w:val="TableCellCalendarDayNumberBold"/>
            </w:pPr>
            <w:r>
              <w:t>6</w:t>
            </w:r>
          </w:p>
          <w:p w14:paraId="14047C7E" w14:textId="77777777" w:rsidR="001A20E6" w:rsidRDefault="00000000">
            <w:pPr>
              <w:pStyle w:val="TableCellCalendarSubject"/>
            </w:pPr>
            <w:r>
              <w:t>Essay</w:t>
            </w:r>
          </w:p>
          <w:p w14:paraId="0B28B9AE" w14:textId="77777777" w:rsidR="001A20E6" w:rsidRDefault="00000000">
            <w:pPr>
              <w:pStyle w:val="TableCellCalendarSubject"/>
            </w:pPr>
            <w:r>
              <w:t>History-Modern</w:t>
            </w:r>
          </w:p>
          <w:p w14:paraId="3467FBC3" w14:textId="77777777" w:rsidR="001A20E6" w:rsidRDefault="00000000">
            <w:pPr>
              <w:pStyle w:val="TableCellCalendarSubject"/>
            </w:pPr>
            <w:r>
              <w:t>History-Art and Culture</w:t>
            </w:r>
          </w:p>
        </w:tc>
        <w:tc>
          <w:tcPr>
            <w:tcW w:w="700" w:type="pct"/>
            <w:shd w:val="clear" w:color="auto" w:fill="EDE9FE"/>
            <w:tcMar>
              <w:top w:w="200" w:type="dxa"/>
              <w:left w:w="100" w:type="dxa"/>
              <w:bottom w:w="200" w:type="dxa"/>
              <w:right w:w="100" w:type="dxa"/>
            </w:tcMar>
          </w:tcPr>
          <w:p w14:paraId="1432407C" w14:textId="77777777" w:rsidR="001A20E6" w:rsidRDefault="00000000">
            <w:pPr>
              <w:pStyle w:val="TableCellCalendarDayNumberBold"/>
            </w:pPr>
            <w:r>
              <w:t>7</w:t>
            </w:r>
          </w:p>
          <w:p w14:paraId="66E083F3" w14:textId="77777777" w:rsidR="001A20E6" w:rsidRDefault="00000000">
            <w:pPr>
              <w:pStyle w:val="TableCellCalendarSubject"/>
            </w:pPr>
            <w:r>
              <w:t>Essay</w:t>
            </w:r>
          </w:p>
          <w:p w14:paraId="4E32F63D" w14:textId="77777777" w:rsidR="001A20E6" w:rsidRDefault="00000000">
            <w:pPr>
              <w:pStyle w:val="TableCellCalendarSubject"/>
            </w:pPr>
            <w:r>
              <w:t>History-Modern</w:t>
            </w:r>
          </w:p>
          <w:p w14:paraId="141D70C2" w14:textId="77777777" w:rsidR="001A20E6" w:rsidRDefault="00000000">
            <w:pPr>
              <w:pStyle w:val="TableCellCalendarSubject"/>
            </w:pPr>
            <w:r>
              <w:t>History-Art and Culture</w:t>
            </w:r>
          </w:p>
        </w:tc>
        <w:tc>
          <w:tcPr>
            <w:tcW w:w="700" w:type="pct"/>
            <w:shd w:val="clear" w:color="auto" w:fill="EDE9FE"/>
            <w:tcMar>
              <w:top w:w="200" w:type="dxa"/>
              <w:left w:w="100" w:type="dxa"/>
              <w:bottom w:w="200" w:type="dxa"/>
              <w:right w:w="100" w:type="dxa"/>
            </w:tcMar>
          </w:tcPr>
          <w:p w14:paraId="487B79D9" w14:textId="77777777" w:rsidR="001A20E6" w:rsidRDefault="00000000">
            <w:pPr>
              <w:pStyle w:val="TableCellCalendarDayNumberBold"/>
            </w:pPr>
            <w:r>
              <w:t>8</w:t>
            </w:r>
          </w:p>
          <w:p w14:paraId="43FE5C96" w14:textId="77777777" w:rsidR="001A20E6" w:rsidRDefault="00000000">
            <w:pPr>
              <w:pStyle w:val="TableCellCalendarSubject"/>
            </w:pPr>
            <w:r>
              <w:t>Essay</w:t>
            </w:r>
          </w:p>
          <w:p w14:paraId="1032CFC5" w14:textId="77777777" w:rsidR="001A20E6" w:rsidRDefault="00000000">
            <w:pPr>
              <w:pStyle w:val="TableCellCalendarSubject"/>
            </w:pPr>
            <w:r>
              <w:t>History-Modern</w:t>
            </w:r>
          </w:p>
          <w:p w14:paraId="085973EA" w14:textId="77777777" w:rsidR="001A20E6" w:rsidRDefault="00000000">
            <w:pPr>
              <w:pStyle w:val="TableCellCalendarSubject"/>
            </w:pPr>
            <w:r>
              <w:t>History-Art and Culture</w:t>
            </w:r>
          </w:p>
        </w:tc>
        <w:tc>
          <w:tcPr>
            <w:tcW w:w="700" w:type="pct"/>
            <w:shd w:val="clear" w:color="auto" w:fill="EDE9FE"/>
            <w:tcMar>
              <w:top w:w="200" w:type="dxa"/>
              <w:left w:w="100" w:type="dxa"/>
              <w:bottom w:w="200" w:type="dxa"/>
              <w:right w:w="100" w:type="dxa"/>
            </w:tcMar>
          </w:tcPr>
          <w:p w14:paraId="6AC08616" w14:textId="77777777" w:rsidR="001A20E6" w:rsidRDefault="00000000">
            <w:pPr>
              <w:pStyle w:val="TableCellCalendarDayNumberBold"/>
            </w:pPr>
            <w:r>
              <w:t>9</w:t>
            </w:r>
          </w:p>
          <w:p w14:paraId="76E4EF07" w14:textId="77777777" w:rsidR="001A20E6" w:rsidRDefault="00000000">
            <w:pPr>
              <w:pStyle w:val="TableCellCalendarSubject"/>
            </w:pPr>
            <w:r>
              <w:t>Essay</w:t>
            </w:r>
          </w:p>
          <w:p w14:paraId="47B2D51B" w14:textId="77777777" w:rsidR="001A20E6" w:rsidRDefault="00000000">
            <w:pPr>
              <w:pStyle w:val="TableCellCalendarSubject"/>
            </w:pPr>
            <w:r>
              <w:t>History-Modern</w:t>
            </w:r>
          </w:p>
          <w:p w14:paraId="32A64680" w14:textId="77777777" w:rsidR="001A20E6" w:rsidRDefault="00000000">
            <w:pPr>
              <w:pStyle w:val="TableCellCalendarSubject"/>
            </w:pPr>
            <w:r>
              <w:t>History-World</w:t>
            </w:r>
          </w:p>
        </w:tc>
        <w:tc>
          <w:tcPr>
            <w:tcW w:w="700" w:type="pct"/>
            <w:shd w:val="clear" w:color="auto" w:fill="EDE9FE"/>
            <w:tcMar>
              <w:top w:w="200" w:type="dxa"/>
              <w:left w:w="100" w:type="dxa"/>
              <w:bottom w:w="200" w:type="dxa"/>
              <w:right w:w="100" w:type="dxa"/>
            </w:tcMar>
          </w:tcPr>
          <w:p w14:paraId="2FEB603D" w14:textId="77777777" w:rsidR="001A20E6" w:rsidRDefault="00000000">
            <w:pPr>
              <w:pStyle w:val="TableCellCalendarDayNumberBold"/>
            </w:pPr>
            <w:r>
              <w:t>10</w:t>
            </w:r>
          </w:p>
          <w:p w14:paraId="73D7BF6D" w14:textId="77777777" w:rsidR="001A20E6" w:rsidRDefault="00000000">
            <w:pPr>
              <w:pStyle w:val="TableCellCalendarSubject"/>
            </w:pPr>
            <w:r>
              <w:t>Essay</w:t>
            </w:r>
          </w:p>
          <w:p w14:paraId="36D7AC70" w14:textId="77777777" w:rsidR="001A20E6" w:rsidRDefault="00000000">
            <w:pPr>
              <w:pStyle w:val="TableCellCalendarSubject"/>
            </w:pPr>
            <w:r>
              <w:t>History-Modern</w:t>
            </w:r>
          </w:p>
          <w:p w14:paraId="0AFF177D" w14:textId="77777777" w:rsidR="001A20E6" w:rsidRDefault="00000000">
            <w:pPr>
              <w:pStyle w:val="TableCellCalendarSubject"/>
            </w:pPr>
            <w:r>
              <w:t>History-World</w:t>
            </w:r>
          </w:p>
        </w:tc>
      </w:tr>
      <w:tr w:rsidR="001A20E6" w14:paraId="39CF76B8" w14:textId="77777777">
        <w:tc>
          <w:tcPr>
            <w:tcW w:w="700" w:type="pct"/>
            <w:shd w:val="clear" w:color="auto" w:fill="EDE9FE"/>
            <w:tcMar>
              <w:top w:w="200" w:type="dxa"/>
              <w:left w:w="100" w:type="dxa"/>
              <w:bottom w:w="200" w:type="dxa"/>
              <w:right w:w="100" w:type="dxa"/>
            </w:tcMar>
          </w:tcPr>
          <w:p w14:paraId="3D8B4E26" w14:textId="77777777" w:rsidR="001A20E6" w:rsidRDefault="00000000">
            <w:pPr>
              <w:pStyle w:val="TableCellCalendarDayNumberBold"/>
            </w:pPr>
            <w:r>
              <w:t>11</w:t>
            </w:r>
          </w:p>
          <w:p w14:paraId="2441D941" w14:textId="77777777" w:rsidR="001A20E6" w:rsidRDefault="00000000">
            <w:pPr>
              <w:pStyle w:val="TableCellCalendarSubject"/>
            </w:pPr>
            <w:r>
              <w:t>Essay</w:t>
            </w:r>
          </w:p>
          <w:p w14:paraId="0D38571A" w14:textId="77777777" w:rsidR="001A20E6" w:rsidRDefault="00000000">
            <w:pPr>
              <w:pStyle w:val="TableCellCalendarSubject"/>
            </w:pPr>
            <w:r>
              <w:t>History-Modern</w:t>
            </w:r>
          </w:p>
          <w:p w14:paraId="457234AC" w14:textId="77777777" w:rsidR="001A20E6" w:rsidRDefault="00000000">
            <w:pPr>
              <w:pStyle w:val="TableCellCalendarSubject"/>
            </w:pPr>
            <w:r>
              <w:t>History-World</w:t>
            </w:r>
          </w:p>
        </w:tc>
        <w:tc>
          <w:tcPr>
            <w:tcW w:w="700" w:type="pct"/>
            <w:shd w:val="clear" w:color="auto" w:fill="EDE9FE"/>
            <w:tcMar>
              <w:top w:w="200" w:type="dxa"/>
              <w:left w:w="100" w:type="dxa"/>
              <w:bottom w:w="200" w:type="dxa"/>
              <w:right w:w="100" w:type="dxa"/>
            </w:tcMar>
          </w:tcPr>
          <w:p w14:paraId="495B751D" w14:textId="77777777" w:rsidR="001A20E6" w:rsidRDefault="00000000">
            <w:pPr>
              <w:pStyle w:val="TableCellCalendarDayNumberBold"/>
            </w:pPr>
            <w:r>
              <w:t>12</w:t>
            </w:r>
          </w:p>
          <w:p w14:paraId="54A8B014" w14:textId="77777777" w:rsidR="001A20E6" w:rsidRDefault="00000000">
            <w:pPr>
              <w:pStyle w:val="TableCellCalendarSubject"/>
            </w:pPr>
            <w:r>
              <w:t>Essay</w:t>
            </w:r>
          </w:p>
          <w:p w14:paraId="6677C13C" w14:textId="77777777" w:rsidR="001A20E6" w:rsidRDefault="00000000">
            <w:pPr>
              <w:pStyle w:val="TableCellCalendarSubject"/>
            </w:pPr>
            <w:r>
              <w:t>History-World</w:t>
            </w:r>
          </w:p>
          <w:p w14:paraId="1B3D1010" w14:textId="77777777" w:rsidR="001A20E6" w:rsidRDefault="00000000">
            <w:pPr>
              <w:pStyle w:val="TableCellCalendarSubject"/>
            </w:pPr>
            <w:r>
              <w:t>History-Post Independent India</w:t>
            </w:r>
          </w:p>
        </w:tc>
        <w:tc>
          <w:tcPr>
            <w:tcW w:w="700" w:type="pct"/>
            <w:shd w:val="clear" w:color="auto" w:fill="EDE9FE"/>
            <w:tcMar>
              <w:top w:w="200" w:type="dxa"/>
              <w:left w:w="100" w:type="dxa"/>
              <w:bottom w:w="200" w:type="dxa"/>
              <w:right w:w="100" w:type="dxa"/>
            </w:tcMar>
          </w:tcPr>
          <w:p w14:paraId="109DF38E" w14:textId="77777777" w:rsidR="001A20E6" w:rsidRDefault="00000000">
            <w:pPr>
              <w:pStyle w:val="TableCellCalendarDayNumberBold"/>
            </w:pPr>
            <w:r>
              <w:t>13</w:t>
            </w:r>
          </w:p>
          <w:p w14:paraId="16955BD7" w14:textId="77777777" w:rsidR="001A20E6" w:rsidRDefault="00000000">
            <w:pPr>
              <w:pStyle w:val="TableCellCalendarSubject"/>
            </w:pPr>
            <w:r>
              <w:t>Essay</w:t>
            </w:r>
          </w:p>
          <w:p w14:paraId="7AF104FE" w14:textId="77777777" w:rsidR="001A20E6" w:rsidRDefault="00000000">
            <w:pPr>
              <w:pStyle w:val="TableCellCalendarSubject"/>
            </w:pPr>
            <w:r>
              <w:t>History-Post Independent India</w:t>
            </w:r>
          </w:p>
          <w:p w14:paraId="0B5985D4" w14:textId="77777777" w:rsidR="001A20E6" w:rsidRDefault="00000000">
            <w:pPr>
              <w:pStyle w:val="TableCellCalendarSubject"/>
            </w:pPr>
            <w:r>
              <w:t>Geography</w:t>
            </w:r>
          </w:p>
        </w:tc>
        <w:tc>
          <w:tcPr>
            <w:tcW w:w="700" w:type="pct"/>
            <w:shd w:val="clear" w:color="auto" w:fill="EDE9FE"/>
            <w:tcMar>
              <w:top w:w="200" w:type="dxa"/>
              <w:left w:w="100" w:type="dxa"/>
              <w:bottom w:w="200" w:type="dxa"/>
              <w:right w:w="100" w:type="dxa"/>
            </w:tcMar>
          </w:tcPr>
          <w:p w14:paraId="046FCBBE" w14:textId="77777777" w:rsidR="001A20E6" w:rsidRDefault="00000000">
            <w:pPr>
              <w:pStyle w:val="TableCellCalendarDayNumberBold"/>
            </w:pPr>
            <w:r>
              <w:t>14</w:t>
            </w:r>
          </w:p>
          <w:p w14:paraId="4FE7F491" w14:textId="77777777" w:rsidR="001A20E6" w:rsidRDefault="00000000">
            <w:pPr>
              <w:pStyle w:val="TableCellCalendarSubject"/>
            </w:pPr>
            <w:r>
              <w:t>Geography</w:t>
            </w:r>
          </w:p>
          <w:p w14:paraId="109E2F87" w14:textId="77777777" w:rsidR="001A20E6" w:rsidRDefault="00000000">
            <w:pPr>
              <w:pStyle w:val="TableCellCalendarSubject"/>
            </w:pPr>
            <w:r>
              <w:t>Environment, Ecology and Disaster Management</w:t>
            </w:r>
          </w:p>
        </w:tc>
        <w:tc>
          <w:tcPr>
            <w:tcW w:w="700" w:type="pct"/>
            <w:shd w:val="clear" w:color="auto" w:fill="EDE9FE"/>
            <w:tcMar>
              <w:top w:w="200" w:type="dxa"/>
              <w:left w:w="100" w:type="dxa"/>
              <w:bottom w:w="200" w:type="dxa"/>
              <w:right w:w="100" w:type="dxa"/>
            </w:tcMar>
          </w:tcPr>
          <w:p w14:paraId="1F920125" w14:textId="77777777" w:rsidR="001A20E6" w:rsidRDefault="00000000">
            <w:pPr>
              <w:pStyle w:val="TableCellCalendarDayNumberBold"/>
            </w:pPr>
            <w:r>
              <w:t>15</w:t>
            </w:r>
          </w:p>
          <w:p w14:paraId="3F42BDA3" w14:textId="77777777" w:rsidR="001A20E6" w:rsidRDefault="00000000">
            <w:pPr>
              <w:pStyle w:val="TableCellCalendarSubject"/>
            </w:pPr>
            <w:r>
              <w:t>Geography</w:t>
            </w:r>
          </w:p>
          <w:p w14:paraId="7E71DDD8" w14:textId="77777777" w:rsidR="001A20E6" w:rsidRDefault="00000000">
            <w:pPr>
              <w:pStyle w:val="TableCellCalendarSubject"/>
            </w:pPr>
            <w:r>
              <w:t>Environment, Ecology and Disaster Management</w:t>
            </w:r>
          </w:p>
        </w:tc>
        <w:tc>
          <w:tcPr>
            <w:tcW w:w="700" w:type="pct"/>
            <w:shd w:val="clear" w:color="auto" w:fill="EDE9FE"/>
            <w:tcMar>
              <w:top w:w="200" w:type="dxa"/>
              <w:left w:w="100" w:type="dxa"/>
              <w:bottom w:w="200" w:type="dxa"/>
              <w:right w:w="100" w:type="dxa"/>
            </w:tcMar>
          </w:tcPr>
          <w:p w14:paraId="71589A2E" w14:textId="77777777" w:rsidR="001A20E6" w:rsidRDefault="00000000">
            <w:pPr>
              <w:pStyle w:val="TableCellCalendarDayNumberBold"/>
            </w:pPr>
            <w:r>
              <w:t>16</w:t>
            </w:r>
          </w:p>
          <w:p w14:paraId="6F1FDA82" w14:textId="77777777" w:rsidR="001A20E6" w:rsidRDefault="00000000">
            <w:pPr>
              <w:pStyle w:val="TableCellCalendarSubject"/>
            </w:pPr>
            <w:r>
              <w:t>Geography</w:t>
            </w:r>
          </w:p>
          <w:p w14:paraId="340E9A8C" w14:textId="77777777" w:rsidR="001A20E6" w:rsidRDefault="00000000">
            <w:pPr>
              <w:pStyle w:val="TableCellCalendarSubject"/>
            </w:pPr>
            <w:r>
              <w:t>Environment, Ecology and Disaster Management</w:t>
            </w:r>
          </w:p>
        </w:tc>
        <w:tc>
          <w:tcPr>
            <w:tcW w:w="700" w:type="pct"/>
            <w:shd w:val="clear" w:color="auto" w:fill="EDE9FE"/>
            <w:tcMar>
              <w:top w:w="200" w:type="dxa"/>
              <w:left w:w="100" w:type="dxa"/>
              <w:bottom w:w="200" w:type="dxa"/>
              <w:right w:w="100" w:type="dxa"/>
            </w:tcMar>
          </w:tcPr>
          <w:p w14:paraId="2F4BC74D" w14:textId="77777777" w:rsidR="001A20E6" w:rsidRDefault="00000000">
            <w:pPr>
              <w:pStyle w:val="TableCellCalendarDayNumberBold"/>
            </w:pPr>
            <w:r>
              <w:t>17</w:t>
            </w:r>
          </w:p>
          <w:p w14:paraId="092991AB" w14:textId="77777777" w:rsidR="001A20E6" w:rsidRDefault="00000000">
            <w:pPr>
              <w:pStyle w:val="TableCellCalendarSubject"/>
            </w:pPr>
            <w:r>
              <w:t>Geography</w:t>
            </w:r>
          </w:p>
          <w:p w14:paraId="1AC6058B" w14:textId="77777777" w:rsidR="001A20E6" w:rsidRDefault="00000000">
            <w:pPr>
              <w:pStyle w:val="TableCellCalendarSubject"/>
            </w:pPr>
            <w:r>
              <w:t>Environment, Ecology and Disaster Management</w:t>
            </w:r>
          </w:p>
        </w:tc>
      </w:tr>
      <w:tr w:rsidR="001A20E6" w14:paraId="4BF5E4B9" w14:textId="77777777">
        <w:tc>
          <w:tcPr>
            <w:tcW w:w="700" w:type="pct"/>
            <w:shd w:val="clear" w:color="auto" w:fill="EDE9FE"/>
            <w:tcMar>
              <w:top w:w="200" w:type="dxa"/>
              <w:left w:w="100" w:type="dxa"/>
              <w:bottom w:w="200" w:type="dxa"/>
              <w:right w:w="100" w:type="dxa"/>
            </w:tcMar>
          </w:tcPr>
          <w:p w14:paraId="670A46C9" w14:textId="77777777" w:rsidR="001A20E6" w:rsidRDefault="00000000">
            <w:pPr>
              <w:pStyle w:val="TableCellCalendarDayNumberBold"/>
            </w:pPr>
            <w:r>
              <w:t>18</w:t>
            </w:r>
          </w:p>
          <w:p w14:paraId="104A73F9" w14:textId="77777777" w:rsidR="001A20E6" w:rsidRDefault="00000000">
            <w:pPr>
              <w:pStyle w:val="TableCellCalendarSubject"/>
            </w:pPr>
            <w:r>
              <w:t>Geography</w:t>
            </w:r>
          </w:p>
          <w:p w14:paraId="134FE0F7" w14:textId="77777777" w:rsidR="001A20E6" w:rsidRDefault="00000000">
            <w:pPr>
              <w:pStyle w:val="TableCellCalendarSubject"/>
            </w:pPr>
            <w:r>
              <w:t>Environment, Ecology and Disaster Management</w:t>
            </w:r>
          </w:p>
        </w:tc>
        <w:tc>
          <w:tcPr>
            <w:tcW w:w="700" w:type="pct"/>
            <w:shd w:val="clear" w:color="auto" w:fill="EDE9FE"/>
            <w:tcMar>
              <w:top w:w="200" w:type="dxa"/>
              <w:left w:w="100" w:type="dxa"/>
              <w:bottom w:w="200" w:type="dxa"/>
              <w:right w:w="100" w:type="dxa"/>
            </w:tcMar>
          </w:tcPr>
          <w:p w14:paraId="7A761E79" w14:textId="77777777" w:rsidR="001A20E6" w:rsidRDefault="00000000">
            <w:pPr>
              <w:pStyle w:val="TableCellCalendarDayNumberBold"/>
            </w:pPr>
            <w:r>
              <w:t>19</w:t>
            </w:r>
          </w:p>
          <w:p w14:paraId="207BF162" w14:textId="77777777" w:rsidR="001A20E6" w:rsidRDefault="00000000">
            <w:pPr>
              <w:pStyle w:val="TableCellCalendarSubject"/>
            </w:pPr>
            <w:r>
              <w:t>Geography</w:t>
            </w:r>
          </w:p>
          <w:p w14:paraId="4DE805F5" w14:textId="77777777" w:rsidR="001A20E6" w:rsidRDefault="00000000">
            <w:pPr>
              <w:pStyle w:val="TableCellCalendarSubject"/>
            </w:pPr>
            <w:r>
              <w:t>Environment, Ecology and Disaster Management</w:t>
            </w:r>
          </w:p>
        </w:tc>
        <w:tc>
          <w:tcPr>
            <w:tcW w:w="700" w:type="pct"/>
            <w:shd w:val="clear" w:color="auto" w:fill="EDE9FE"/>
            <w:tcMar>
              <w:top w:w="200" w:type="dxa"/>
              <w:left w:w="100" w:type="dxa"/>
              <w:bottom w:w="200" w:type="dxa"/>
              <w:right w:w="100" w:type="dxa"/>
            </w:tcMar>
          </w:tcPr>
          <w:p w14:paraId="59395B2C" w14:textId="77777777" w:rsidR="001A20E6" w:rsidRDefault="00000000">
            <w:pPr>
              <w:pStyle w:val="TableCellCalendarDayNumberBold"/>
            </w:pPr>
            <w:r>
              <w:t>20</w:t>
            </w:r>
          </w:p>
          <w:p w14:paraId="086B98A8" w14:textId="77777777" w:rsidR="001A20E6" w:rsidRDefault="00000000">
            <w:pPr>
              <w:pStyle w:val="TableCellCalendarSubject"/>
            </w:pPr>
            <w:r>
              <w:t>Geography</w:t>
            </w:r>
          </w:p>
          <w:p w14:paraId="22CC0733" w14:textId="77777777" w:rsidR="001A20E6" w:rsidRDefault="00000000">
            <w:pPr>
              <w:pStyle w:val="TableCellCalendarSubject"/>
            </w:pPr>
            <w:r>
              <w:t>Science &amp; Technology</w:t>
            </w:r>
          </w:p>
        </w:tc>
        <w:tc>
          <w:tcPr>
            <w:tcW w:w="700" w:type="pct"/>
            <w:shd w:val="clear" w:color="auto" w:fill="EDE9FE"/>
            <w:tcMar>
              <w:top w:w="200" w:type="dxa"/>
              <w:left w:w="100" w:type="dxa"/>
              <w:bottom w:w="200" w:type="dxa"/>
              <w:right w:w="100" w:type="dxa"/>
            </w:tcMar>
          </w:tcPr>
          <w:p w14:paraId="083D02C7" w14:textId="77777777" w:rsidR="001A20E6" w:rsidRDefault="00000000">
            <w:pPr>
              <w:pStyle w:val="TableCellCalendarDayNumberBold"/>
            </w:pPr>
            <w:r>
              <w:t>21</w:t>
            </w:r>
          </w:p>
          <w:p w14:paraId="27A03834" w14:textId="77777777" w:rsidR="001A20E6" w:rsidRDefault="00000000">
            <w:pPr>
              <w:pStyle w:val="TableCellCalendarSubject"/>
            </w:pPr>
            <w:r>
              <w:t>Science &amp; Technology</w:t>
            </w:r>
          </w:p>
          <w:p w14:paraId="4898E74D" w14:textId="77777777" w:rsidR="001A20E6" w:rsidRDefault="00000000">
            <w:pPr>
              <w:pStyle w:val="TableCellCalendarSubject"/>
            </w:pPr>
            <w:r>
              <w:t>Indian Polity and Governance</w:t>
            </w:r>
          </w:p>
        </w:tc>
        <w:tc>
          <w:tcPr>
            <w:tcW w:w="700" w:type="pct"/>
            <w:shd w:val="clear" w:color="auto" w:fill="EDE9FE"/>
            <w:tcMar>
              <w:top w:w="200" w:type="dxa"/>
              <w:left w:w="100" w:type="dxa"/>
              <w:bottom w:w="200" w:type="dxa"/>
              <w:right w:w="100" w:type="dxa"/>
            </w:tcMar>
          </w:tcPr>
          <w:p w14:paraId="2CEE4898" w14:textId="77777777" w:rsidR="001A20E6" w:rsidRDefault="00000000">
            <w:pPr>
              <w:pStyle w:val="TableCellCalendarDayNumberBold"/>
            </w:pPr>
            <w:r>
              <w:t>22</w:t>
            </w:r>
          </w:p>
          <w:p w14:paraId="4C63BDF8" w14:textId="77777777" w:rsidR="001A20E6" w:rsidRDefault="00000000">
            <w:pPr>
              <w:pStyle w:val="TableCellCalendarSubject"/>
            </w:pPr>
            <w:r>
              <w:t>Science &amp; Technology</w:t>
            </w:r>
          </w:p>
          <w:p w14:paraId="297BA943" w14:textId="77777777" w:rsidR="001A20E6" w:rsidRDefault="00000000">
            <w:pPr>
              <w:pStyle w:val="TableCellCalendarSubject"/>
            </w:pPr>
            <w:r>
              <w:t>Indian Polity and Governance</w:t>
            </w:r>
          </w:p>
        </w:tc>
        <w:tc>
          <w:tcPr>
            <w:tcW w:w="700" w:type="pct"/>
            <w:shd w:val="clear" w:color="auto" w:fill="EDE9FE"/>
            <w:tcMar>
              <w:top w:w="200" w:type="dxa"/>
              <w:left w:w="100" w:type="dxa"/>
              <w:bottom w:w="200" w:type="dxa"/>
              <w:right w:w="100" w:type="dxa"/>
            </w:tcMar>
          </w:tcPr>
          <w:p w14:paraId="081944D6" w14:textId="77777777" w:rsidR="001A20E6" w:rsidRDefault="00000000">
            <w:pPr>
              <w:pStyle w:val="TableCellCalendarDayNumberBold"/>
            </w:pPr>
            <w:r>
              <w:t>23</w:t>
            </w:r>
          </w:p>
          <w:p w14:paraId="4C7282E2" w14:textId="77777777" w:rsidR="001A20E6" w:rsidRDefault="00000000">
            <w:pPr>
              <w:pStyle w:val="TableCellCalendarSubject"/>
            </w:pPr>
            <w:r>
              <w:t>Indian Polity and Governance</w:t>
            </w:r>
          </w:p>
          <w:p w14:paraId="6013FA55" w14:textId="77777777" w:rsidR="001A20E6" w:rsidRDefault="00000000">
            <w:pPr>
              <w:pStyle w:val="TableCellCalendarSubject"/>
            </w:pPr>
            <w:r>
              <w:t>Indian Economy</w:t>
            </w:r>
          </w:p>
        </w:tc>
        <w:tc>
          <w:tcPr>
            <w:tcW w:w="700" w:type="pct"/>
            <w:shd w:val="clear" w:color="auto" w:fill="EDE9FE"/>
            <w:tcMar>
              <w:top w:w="200" w:type="dxa"/>
              <w:left w:w="100" w:type="dxa"/>
              <w:bottom w:w="200" w:type="dxa"/>
              <w:right w:w="100" w:type="dxa"/>
            </w:tcMar>
          </w:tcPr>
          <w:p w14:paraId="79776DBC" w14:textId="77777777" w:rsidR="001A20E6" w:rsidRDefault="00000000">
            <w:pPr>
              <w:pStyle w:val="TableCellCalendarDayNumberBold"/>
            </w:pPr>
            <w:r>
              <w:t>24</w:t>
            </w:r>
          </w:p>
          <w:p w14:paraId="75B9C3D9" w14:textId="77777777" w:rsidR="001A20E6" w:rsidRDefault="00000000">
            <w:pPr>
              <w:pStyle w:val="TableCellCalendarSubject"/>
            </w:pPr>
            <w:r>
              <w:t>Indian Polity and Governance</w:t>
            </w:r>
          </w:p>
          <w:p w14:paraId="729B5417" w14:textId="77777777" w:rsidR="001A20E6" w:rsidRDefault="00000000">
            <w:pPr>
              <w:pStyle w:val="TableCellCalendarSubject"/>
            </w:pPr>
            <w:r>
              <w:t>Indian Economy</w:t>
            </w:r>
          </w:p>
        </w:tc>
      </w:tr>
      <w:tr w:rsidR="001A20E6" w14:paraId="0C61967A" w14:textId="77777777">
        <w:tc>
          <w:tcPr>
            <w:tcW w:w="700" w:type="pct"/>
            <w:shd w:val="clear" w:color="auto" w:fill="EDE9FE"/>
            <w:tcMar>
              <w:top w:w="200" w:type="dxa"/>
              <w:left w:w="100" w:type="dxa"/>
              <w:bottom w:w="200" w:type="dxa"/>
              <w:right w:w="100" w:type="dxa"/>
            </w:tcMar>
          </w:tcPr>
          <w:p w14:paraId="33547C7A" w14:textId="77777777" w:rsidR="001A20E6" w:rsidRDefault="00000000">
            <w:pPr>
              <w:pStyle w:val="TableCellCalendarDayNumberBold"/>
            </w:pPr>
            <w:r>
              <w:t>25</w:t>
            </w:r>
          </w:p>
          <w:p w14:paraId="4B38240B" w14:textId="77777777" w:rsidR="001A20E6" w:rsidRDefault="00000000">
            <w:pPr>
              <w:pStyle w:val="TableCellCalendarSubject"/>
            </w:pPr>
            <w:r>
              <w:t>Indian Polity and Governance</w:t>
            </w:r>
          </w:p>
          <w:p w14:paraId="43CB9E07" w14:textId="77777777" w:rsidR="001A20E6" w:rsidRDefault="00000000">
            <w:pPr>
              <w:pStyle w:val="TableCellCalendarSubject"/>
            </w:pPr>
            <w:r>
              <w:t>Indian Economy</w:t>
            </w:r>
          </w:p>
        </w:tc>
        <w:tc>
          <w:tcPr>
            <w:tcW w:w="700" w:type="pct"/>
            <w:shd w:val="clear" w:color="auto" w:fill="EDE9FE"/>
            <w:tcMar>
              <w:top w:w="200" w:type="dxa"/>
              <w:left w:w="100" w:type="dxa"/>
              <w:bottom w:w="200" w:type="dxa"/>
              <w:right w:w="100" w:type="dxa"/>
            </w:tcMar>
          </w:tcPr>
          <w:p w14:paraId="757A38D3" w14:textId="77777777" w:rsidR="001A20E6" w:rsidRDefault="00000000">
            <w:pPr>
              <w:pStyle w:val="TableCellCalendarDayNumberBold"/>
            </w:pPr>
            <w:r>
              <w:t>26</w:t>
            </w:r>
          </w:p>
          <w:p w14:paraId="6CE2DF06" w14:textId="77777777" w:rsidR="001A20E6" w:rsidRDefault="00000000">
            <w:pPr>
              <w:pStyle w:val="TableCellCalendarSubject"/>
            </w:pPr>
            <w:r>
              <w:t>Indian Polity and Governance</w:t>
            </w:r>
          </w:p>
          <w:p w14:paraId="5692EA6E" w14:textId="77777777" w:rsidR="001A20E6" w:rsidRDefault="00000000">
            <w:pPr>
              <w:pStyle w:val="TableCellCalendarSubject"/>
            </w:pPr>
            <w:r>
              <w:t>Indian Economy</w:t>
            </w:r>
          </w:p>
        </w:tc>
        <w:tc>
          <w:tcPr>
            <w:tcW w:w="700" w:type="pct"/>
            <w:shd w:val="clear" w:color="auto" w:fill="EDE9FE"/>
            <w:tcMar>
              <w:top w:w="200" w:type="dxa"/>
              <w:left w:w="100" w:type="dxa"/>
              <w:bottom w:w="200" w:type="dxa"/>
              <w:right w:w="100" w:type="dxa"/>
            </w:tcMar>
          </w:tcPr>
          <w:p w14:paraId="5D386489" w14:textId="77777777" w:rsidR="001A20E6" w:rsidRDefault="00000000">
            <w:pPr>
              <w:pStyle w:val="TableCellCalendarDayNumberBold"/>
            </w:pPr>
            <w:r>
              <w:t>27</w:t>
            </w:r>
          </w:p>
          <w:p w14:paraId="5775CF28" w14:textId="77777777" w:rsidR="001A20E6" w:rsidRDefault="00000000">
            <w:pPr>
              <w:pStyle w:val="TableCellCalendarSubject"/>
            </w:pPr>
            <w:r>
              <w:t>Indian Polity and Governance</w:t>
            </w:r>
          </w:p>
          <w:p w14:paraId="5D99273E" w14:textId="77777777" w:rsidR="001A20E6" w:rsidRDefault="00000000">
            <w:pPr>
              <w:pStyle w:val="TableCellCalendarSubject"/>
            </w:pPr>
            <w:r>
              <w:t>Indian Economy</w:t>
            </w:r>
          </w:p>
        </w:tc>
        <w:tc>
          <w:tcPr>
            <w:tcW w:w="700" w:type="pct"/>
            <w:shd w:val="clear" w:color="auto" w:fill="EDE9FE"/>
            <w:tcMar>
              <w:top w:w="200" w:type="dxa"/>
              <w:left w:w="100" w:type="dxa"/>
              <w:bottom w:w="200" w:type="dxa"/>
              <w:right w:w="100" w:type="dxa"/>
            </w:tcMar>
          </w:tcPr>
          <w:p w14:paraId="57835D13" w14:textId="77777777" w:rsidR="001A20E6" w:rsidRDefault="00000000">
            <w:pPr>
              <w:pStyle w:val="TableCellCalendarDayNumberBold"/>
            </w:pPr>
            <w:r>
              <w:t>28</w:t>
            </w:r>
          </w:p>
          <w:p w14:paraId="65967CCA" w14:textId="77777777" w:rsidR="001A20E6" w:rsidRDefault="00000000">
            <w:pPr>
              <w:pStyle w:val="TableCellCalendarSubject"/>
            </w:pPr>
            <w:r>
              <w:t>Indian Polity and Governance</w:t>
            </w:r>
          </w:p>
          <w:p w14:paraId="593E37E2" w14:textId="77777777" w:rsidR="001A20E6" w:rsidRDefault="00000000">
            <w:pPr>
              <w:pStyle w:val="TableCellCalendarSubject"/>
            </w:pPr>
            <w:r>
              <w:t>Indian Economy</w:t>
            </w:r>
          </w:p>
        </w:tc>
        <w:tc>
          <w:tcPr>
            <w:tcW w:w="700" w:type="pct"/>
            <w:shd w:val="clear" w:color="auto" w:fill="EDE9FE"/>
            <w:tcMar>
              <w:top w:w="200" w:type="dxa"/>
              <w:left w:w="100" w:type="dxa"/>
              <w:bottom w:w="200" w:type="dxa"/>
              <w:right w:w="100" w:type="dxa"/>
            </w:tcMar>
          </w:tcPr>
          <w:p w14:paraId="42F2C586" w14:textId="77777777" w:rsidR="001A20E6" w:rsidRDefault="00000000">
            <w:pPr>
              <w:pStyle w:val="TableCellCalendarDayNumberBold"/>
            </w:pPr>
            <w:r>
              <w:t>29</w:t>
            </w:r>
          </w:p>
          <w:p w14:paraId="76907926" w14:textId="77777777" w:rsidR="001A20E6" w:rsidRDefault="00000000">
            <w:pPr>
              <w:pStyle w:val="TableCellCalendarSubject"/>
            </w:pPr>
            <w:r>
              <w:t>Indian Economy</w:t>
            </w:r>
          </w:p>
          <w:p w14:paraId="1F848DFC" w14:textId="77777777" w:rsidR="001A20E6" w:rsidRDefault="00000000">
            <w:pPr>
              <w:pStyle w:val="TableCellCalendarSubject"/>
            </w:pPr>
            <w:r>
              <w:t>Governance</w:t>
            </w:r>
          </w:p>
        </w:tc>
        <w:tc>
          <w:tcPr>
            <w:tcW w:w="700" w:type="pct"/>
            <w:shd w:val="clear" w:color="auto" w:fill="EDE9FE"/>
            <w:tcMar>
              <w:top w:w="200" w:type="dxa"/>
              <w:left w:w="100" w:type="dxa"/>
              <w:bottom w:w="200" w:type="dxa"/>
              <w:right w:w="100" w:type="dxa"/>
            </w:tcMar>
          </w:tcPr>
          <w:p w14:paraId="3B47B4AB" w14:textId="77777777" w:rsidR="001A20E6" w:rsidRDefault="00000000">
            <w:pPr>
              <w:pStyle w:val="TableCellCalendarDayNumberBold"/>
            </w:pPr>
            <w:r>
              <w:t>30</w:t>
            </w:r>
          </w:p>
          <w:p w14:paraId="48EADFD5" w14:textId="77777777" w:rsidR="001A20E6" w:rsidRDefault="00000000">
            <w:pPr>
              <w:pStyle w:val="TableCellCalendarSubject"/>
            </w:pPr>
            <w:r>
              <w:t>Indian Economy</w:t>
            </w:r>
          </w:p>
          <w:p w14:paraId="7599D4CE" w14:textId="77777777" w:rsidR="001A20E6" w:rsidRDefault="00000000">
            <w:pPr>
              <w:pStyle w:val="TableCellCalendarSubject"/>
            </w:pPr>
            <w:r>
              <w:t>Governance</w:t>
            </w:r>
          </w:p>
        </w:tc>
        <w:tc>
          <w:tcPr>
            <w:tcW w:w="700" w:type="pct"/>
            <w:tcMar>
              <w:top w:w="200" w:type="dxa"/>
              <w:left w:w="100" w:type="dxa"/>
              <w:bottom w:w="200" w:type="dxa"/>
              <w:right w:w="100" w:type="dxa"/>
            </w:tcMar>
          </w:tcPr>
          <w:p w14:paraId="2985C84A" w14:textId="77777777" w:rsidR="001A20E6" w:rsidRDefault="001A20E6"/>
        </w:tc>
      </w:tr>
    </w:tbl>
    <w:p w14:paraId="16D686C3" w14:textId="77777777" w:rsidR="001A20E6" w:rsidRDefault="001A20E6">
      <w:pPr>
        <w:spacing w:after="400"/>
      </w:pPr>
    </w:p>
    <w:p w14:paraId="3EFCA269" w14:textId="77777777" w:rsidR="001A20E6" w:rsidRDefault="00000000">
      <w:pPr>
        <w:pStyle w:val="ResourceTitle"/>
      </w:pPr>
      <w:r>
        <w:t>📚 Resources for April 2027</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5B18E022"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CEF5921" w14:textId="77777777" w:rsidR="001A20E6" w:rsidRDefault="00000000">
            <w:pPr>
              <w:pStyle w:val="TableCellSubjectName"/>
            </w:pPr>
            <w:r>
              <w:t>Essay</w:t>
            </w:r>
          </w:p>
          <w:p w14:paraId="053B2FAB" w14:textId="77777777" w:rsidR="001A20E6" w:rsidRDefault="00000000">
            <w:pPr>
              <w:pStyle w:val="TableCellCategoryTitle"/>
            </w:pPr>
            <w:r>
              <w:t>📚 Primary Books</w:t>
            </w:r>
          </w:p>
          <w:p w14:paraId="4AA05D28" w14:textId="77777777" w:rsidR="001A20E6" w:rsidRDefault="00000000">
            <w:pPr>
              <w:pStyle w:val="TableCellResourceItem"/>
            </w:pPr>
            <w:r>
              <w:t>• Michael Sandel – Justice</w:t>
            </w:r>
          </w:p>
          <w:p w14:paraId="05229D8E" w14:textId="77777777" w:rsidR="001A20E6" w:rsidRDefault="00000000">
            <w:pPr>
              <w:pStyle w:val="TableCellResourceItem"/>
            </w:pPr>
            <w:r>
              <w:t>• Ethics by Jitin Yadav</w:t>
            </w:r>
          </w:p>
          <w:p w14:paraId="1C02F1C8" w14:textId="77777777" w:rsidR="001A20E6" w:rsidRDefault="00000000">
            <w:pPr>
              <w:pStyle w:val="TableCellResourceItem"/>
            </w:pPr>
            <w:r>
              <w:t>• 2nd ARC (4th, 10th – Ethics in Governance)</w:t>
            </w:r>
          </w:p>
          <w:p w14:paraId="38024B0A" w14:textId="77777777" w:rsidR="001A20E6" w:rsidRDefault="00000000">
            <w:pPr>
              <w:pStyle w:val="TableCellCategoryTitle"/>
            </w:pPr>
            <w:r>
              <w:t>📝 Practice Materials</w:t>
            </w:r>
          </w:p>
          <w:p w14:paraId="4B05A01D" w14:textId="77777777" w:rsidR="001A20E6" w:rsidRDefault="00000000">
            <w:pPr>
              <w:pStyle w:val="TableCellResourceItem"/>
            </w:pPr>
            <w:r>
              <w:t>• La Excellence Ethics Material</w:t>
            </w:r>
          </w:p>
          <w:p w14:paraId="31DC5E70" w14:textId="77777777" w:rsidR="001A20E6" w:rsidRDefault="00000000">
            <w:pPr>
              <w:pStyle w:val="TableCellResourceItem"/>
            </w:pPr>
            <w:r>
              <w:t>• Prelims &amp; Mains Workbooks</w:t>
            </w:r>
          </w:p>
          <w:p w14:paraId="6E1FC9B9" w14:textId="77777777" w:rsidR="001A20E6" w:rsidRDefault="00000000">
            <w:pPr>
              <w:pStyle w:val="TableCellCategoryTitle"/>
            </w:pPr>
            <w:r>
              <w:t>📰 Current Affairs</w:t>
            </w:r>
          </w:p>
          <w:p w14:paraId="548AB2A5" w14:textId="77777777" w:rsidR="001A20E6" w:rsidRDefault="00000000">
            <w:pPr>
              <w:pStyle w:val="TableCellResourceItem"/>
            </w:pPr>
            <w:r>
              <w:t>• Newspapers (case studies, ethical dilemmas in news)</w:t>
            </w:r>
          </w:p>
        </w:tc>
        <w:tc>
          <w:tcPr>
            <w:tcW w:w="1650" w:type="pct"/>
            <w:tcBorders>
              <w:bottom w:val="single" w:sz="2" w:space="0" w:color="D1D5DB"/>
              <w:right w:val="single" w:sz="2" w:space="0" w:color="D1D5DB"/>
            </w:tcBorders>
            <w:tcMar>
              <w:top w:w="200" w:type="dxa"/>
              <w:left w:w="150" w:type="dxa"/>
              <w:bottom w:w="200" w:type="dxa"/>
              <w:right w:w="150" w:type="dxa"/>
            </w:tcMar>
          </w:tcPr>
          <w:p w14:paraId="67F4481E" w14:textId="77777777" w:rsidR="001A20E6" w:rsidRDefault="00000000">
            <w:pPr>
              <w:pStyle w:val="TableCellSubjectName"/>
            </w:pPr>
            <w:r>
              <w:t>History-Ancient</w:t>
            </w:r>
          </w:p>
          <w:p w14:paraId="217FA17C" w14:textId="77777777" w:rsidR="001A20E6" w:rsidRDefault="00000000">
            <w:pPr>
              <w:pStyle w:val="TableCellCategoryTitle"/>
            </w:pPr>
            <w:r>
              <w:t>📚 Primary Books</w:t>
            </w:r>
          </w:p>
          <w:p w14:paraId="3862CBD1" w14:textId="77777777" w:rsidR="001A20E6" w:rsidRDefault="00000000">
            <w:pPr>
              <w:pStyle w:val="TableCellResourceItem"/>
            </w:pPr>
            <w:r>
              <w:t>• NCERT Class VI - Our Past - I - What, Where, How and When?</w:t>
            </w:r>
          </w:p>
          <w:p w14:paraId="4131EC7D" w14:textId="77777777" w:rsidR="001A20E6" w:rsidRDefault="00000000">
            <w:pPr>
              <w:pStyle w:val="TableCellResourceItem"/>
            </w:pPr>
            <w:r>
              <w:t>• Ancient India by R.S. Sharma - The Importance of Ancient History</w:t>
            </w:r>
          </w:p>
          <w:p w14:paraId="334A4FE7" w14:textId="77777777" w:rsidR="001A20E6" w:rsidRDefault="00000000">
            <w:pPr>
              <w:pStyle w:val="TableCellResourceItem"/>
            </w:pPr>
            <w:r>
              <w:t>• Ancient India by R.S. Sharma - The Construction of Ancient Indian History</w:t>
            </w:r>
          </w:p>
          <w:p w14:paraId="44E81840" w14:textId="77777777" w:rsidR="001A20E6" w:rsidRDefault="00000000">
            <w:pPr>
              <w:pStyle w:val="TableCellResourceItem"/>
            </w:pPr>
            <w:r>
              <w:t>• Ancient India by R.S. Sharma - The Geographical Setting</w:t>
            </w:r>
          </w:p>
          <w:p w14:paraId="16F72618" w14:textId="77777777" w:rsidR="001A20E6" w:rsidRDefault="00000000">
            <w:pPr>
              <w:pStyle w:val="TableCellCategoryTitle"/>
            </w:pPr>
            <w:r>
              <w:t>📝 Practice Materials</w:t>
            </w:r>
          </w:p>
          <w:p w14:paraId="227D2E34" w14:textId="77777777" w:rsidR="001A20E6" w:rsidRDefault="00000000">
            <w:pPr>
              <w:pStyle w:val="TableCellResourceItem"/>
            </w:pPr>
            <w:r>
              <w:t>• La Excellence Culture Material</w:t>
            </w:r>
          </w:p>
          <w:p w14:paraId="37623F4F" w14:textId="77777777" w:rsidR="001A20E6" w:rsidRDefault="00000000">
            <w:pPr>
              <w:pStyle w:val="TableCellResourceItem"/>
            </w:pPr>
            <w:r>
              <w:t>• Ancient/Medieval Prelims Workbooks</w:t>
            </w:r>
          </w:p>
          <w:p w14:paraId="4F2378F0" w14:textId="77777777" w:rsidR="001A20E6" w:rsidRDefault="00000000">
            <w:pPr>
              <w:pStyle w:val="TableCellCategoryTitle"/>
            </w:pPr>
            <w:r>
              <w:t>📰 Current Affairs</w:t>
            </w:r>
          </w:p>
          <w:p w14:paraId="1EE374B8" w14:textId="77777777" w:rsidR="001A20E6" w:rsidRDefault="00000000">
            <w:pPr>
              <w:pStyle w:val="TableCellResourceItem"/>
            </w:pPr>
            <w:r>
              <w:t>• Newspapers (CA on Archaeology/Heritage)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17016F0B" w14:textId="77777777" w:rsidR="001A20E6" w:rsidRDefault="00000000">
            <w:pPr>
              <w:pStyle w:val="TableCellSubjectName"/>
            </w:pPr>
            <w:r>
              <w:t>History-Medieval</w:t>
            </w:r>
          </w:p>
          <w:p w14:paraId="2D0DB551" w14:textId="77777777" w:rsidR="001A20E6" w:rsidRDefault="00000000">
            <w:pPr>
              <w:pStyle w:val="TableCellCategoryTitle"/>
            </w:pPr>
            <w:r>
              <w:t>📚 Primary Books</w:t>
            </w:r>
          </w:p>
          <w:p w14:paraId="01F1A05F" w14:textId="77777777" w:rsidR="001A20E6" w:rsidRDefault="00000000">
            <w:pPr>
              <w:pStyle w:val="TableCellResourceItem"/>
            </w:pPr>
            <w:r>
              <w:t>• NCERT Class VII - Our Past - II - Tracing Changes Through a Thousand Years</w:t>
            </w:r>
          </w:p>
          <w:p w14:paraId="2DA21BFA" w14:textId="77777777" w:rsidR="001A20E6" w:rsidRDefault="00000000">
            <w:pPr>
              <w:pStyle w:val="TableCellResourceItem"/>
            </w:pPr>
            <w:r>
              <w:t>• Medieval India by Satish Chandra - India and the World</w:t>
            </w:r>
          </w:p>
          <w:p w14:paraId="3F1819E5" w14:textId="77777777" w:rsidR="001A20E6" w:rsidRDefault="00000000">
            <w:pPr>
              <w:pStyle w:val="TableCellResourceItem"/>
            </w:pPr>
            <w:r>
              <w:t>• Medieval India by Satish Chandra - Assessment and Review of Medieval India</w:t>
            </w:r>
          </w:p>
          <w:p w14:paraId="1AA62908" w14:textId="77777777" w:rsidR="001A20E6" w:rsidRDefault="00000000">
            <w:pPr>
              <w:pStyle w:val="TableCellCategoryTitle"/>
            </w:pPr>
            <w:r>
              <w:t>📝 Practice Materials</w:t>
            </w:r>
          </w:p>
          <w:p w14:paraId="7380CC47" w14:textId="77777777" w:rsidR="001A20E6" w:rsidRDefault="00000000">
            <w:pPr>
              <w:pStyle w:val="TableCellResourceItem"/>
            </w:pPr>
            <w:r>
              <w:t>• La Excellence Culture Material</w:t>
            </w:r>
          </w:p>
          <w:p w14:paraId="2F29BEB9" w14:textId="77777777" w:rsidR="001A20E6" w:rsidRDefault="00000000">
            <w:pPr>
              <w:pStyle w:val="TableCellResourceItem"/>
            </w:pPr>
            <w:r>
              <w:t>• Ancient/Medieval Prelims Workbooks</w:t>
            </w:r>
          </w:p>
          <w:p w14:paraId="6F868D81" w14:textId="77777777" w:rsidR="001A20E6" w:rsidRDefault="00000000">
            <w:pPr>
              <w:pStyle w:val="TableCellCategoryTitle"/>
            </w:pPr>
            <w:r>
              <w:t>📰 Current Affairs</w:t>
            </w:r>
          </w:p>
          <w:p w14:paraId="17EF86F3" w14:textId="77777777" w:rsidR="001A20E6" w:rsidRDefault="00000000">
            <w:pPr>
              <w:pStyle w:val="TableCellResourceItem"/>
            </w:pPr>
            <w:r>
              <w:t>• Newspapers (CA on Archaeology/Heritage)</w:t>
            </w:r>
          </w:p>
        </w:tc>
      </w:tr>
      <w:tr w:rsidR="001A20E6" w14:paraId="602D6F4C" w14:textId="77777777">
        <w:tc>
          <w:tcPr>
            <w:tcW w:w="1650" w:type="pct"/>
            <w:tcBorders>
              <w:bottom w:val="single" w:sz="2" w:space="0" w:color="D1D5DB"/>
              <w:right w:val="single" w:sz="2" w:space="0" w:color="D1D5DB"/>
            </w:tcBorders>
            <w:tcMar>
              <w:top w:w="200" w:type="dxa"/>
              <w:left w:w="150" w:type="dxa"/>
              <w:bottom w:w="200" w:type="dxa"/>
              <w:right w:w="150" w:type="dxa"/>
            </w:tcMar>
          </w:tcPr>
          <w:p w14:paraId="645B599B" w14:textId="77777777" w:rsidR="001A20E6" w:rsidRDefault="00000000">
            <w:pPr>
              <w:pStyle w:val="TableCellSubjectName"/>
            </w:pPr>
            <w:r>
              <w:t>History-Modern</w:t>
            </w:r>
          </w:p>
          <w:p w14:paraId="1F8986AC" w14:textId="77777777" w:rsidR="001A20E6" w:rsidRDefault="00000000">
            <w:pPr>
              <w:pStyle w:val="TableCellCategoryTitle"/>
            </w:pPr>
            <w:r>
              <w:t>📚 Primary Books</w:t>
            </w:r>
          </w:p>
          <w:p w14:paraId="7A003585" w14:textId="77777777" w:rsidR="001A20E6" w:rsidRDefault="00000000">
            <w:pPr>
              <w:pStyle w:val="TableCellResourceItem"/>
            </w:pPr>
            <w:r>
              <w:t>• NCERT Class VIII - Our Past - III - How, When and Where</w:t>
            </w:r>
          </w:p>
          <w:p w14:paraId="751222A1" w14:textId="77777777" w:rsidR="001A20E6" w:rsidRDefault="00000000">
            <w:pPr>
              <w:pStyle w:val="TableCellResourceItem"/>
            </w:pPr>
            <w:r>
              <w:t>• Old NCERT - Modern India by Bipan Chandra - The Decline of the Mughal Empire</w:t>
            </w:r>
          </w:p>
          <w:p w14:paraId="53C7694E" w14:textId="77777777" w:rsidR="001A20E6" w:rsidRDefault="00000000">
            <w:pPr>
              <w:pStyle w:val="TableCellCategoryTitle"/>
            </w:pPr>
            <w:r>
              <w:t>📝 Practice Materials</w:t>
            </w:r>
          </w:p>
          <w:p w14:paraId="241FC80E" w14:textId="77777777" w:rsidR="001A20E6" w:rsidRDefault="00000000">
            <w:pPr>
              <w:pStyle w:val="TableCellResourceItem"/>
            </w:pPr>
            <w:r>
              <w:t>• La Excellence Modern History Material</w:t>
            </w:r>
          </w:p>
          <w:p w14:paraId="724A7815" w14:textId="77777777" w:rsidR="001A20E6" w:rsidRDefault="00000000">
            <w:pPr>
              <w:pStyle w:val="TableCellResourceItem"/>
            </w:pPr>
            <w:r>
              <w:t>• Prelims &amp; Mains Workbooks</w:t>
            </w:r>
          </w:p>
          <w:p w14:paraId="2DEDA3E8" w14:textId="77777777" w:rsidR="001A20E6" w:rsidRDefault="00000000">
            <w:pPr>
              <w:pStyle w:val="TableCellCategoryTitle"/>
            </w:pPr>
            <w:r>
              <w:t>📰 Current Affairs</w:t>
            </w:r>
          </w:p>
          <w:p w14:paraId="10B5D2E0" w14:textId="77777777" w:rsidR="001A20E6" w:rsidRDefault="00000000">
            <w:pPr>
              <w:pStyle w:val="TableCellResourceItem"/>
            </w:pPr>
            <w:r>
              <w:t>• Newspapers (IE – Explained History columns)</w:t>
            </w:r>
          </w:p>
        </w:tc>
        <w:tc>
          <w:tcPr>
            <w:tcW w:w="1650" w:type="pct"/>
            <w:tcBorders>
              <w:bottom w:val="single" w:sz="2" w:space="0" w:color="D1D5DB"/>
              <w:right w:val="single" w:sz="2" w:space="0" w:color="D1D5DB"/>
            </w:tcBorders>
            <w:tcMar>
              <w:top w:w="200" w:type="dxa"/>
              <w:left w:w="150" w:type="dxa"/>
              <w:bottom w:w="200" w:type="dxa"/>
              <w:right w:w="150" w:type="dxa"/>
            </w:tcMar>
          </w:tcPr>
          <w:p w14:paraId="2A679BD1" w14:textId="77777777" w:rsidR="001A20E6" w:rsidRDefault="00000000">
            <w:pPr>
              <w:pStyle w:val="TableCellSubjectName"/>
            </w:pPr>
            <w:r>
              <w:t>History-Art and Culture</w:t>
            </w:r>
          </w:p>
          <w:p w14:paraId="63D15C7E" w14:textId="77777777" w:rsidR="001A20E6" w:rsidRDefault="00000000">
            <w:pPr>
              <w:pStyle w:val="TableCellCategoryTitle"/>
            </w:pPr>
            <w:r>
              <w:t>📝 Practice Materials</w:t>
            </w:r>
          </w:p>
          <w:p w14:paraId="71D6371F" w14:textId="77777777" w:rsidR="001A20E6" w:rsidRDefault="00000000">
            <w:pPr>
              <w:pStyle w:val="TableCellResourceItem"/>
            </w:pPr>
            <w:r>
              <w:t>• La Excellence Art &amp; Culture Material</w:t>
            </w:r>
          </w:p>
          <w:p w14:paraId="420D88F0" w14:textId="77777777" w:rsidR="001A20E6" w:rsidRDefault="00000000">
            <w:pPr>
              <w:pStyle w:val="TableCellResourceItem"/>
            </w:pPr>
            <w:r>
              <w:t>• Prelims &amp; Mains Workbooks</w:t>
            </w:r>
          </w:p>
          <w:p w14:paraId="1C4B2F97" w14:textId="77777777" w:rsidR="001A20E6" w:rsidRDefault="00000000">
            <w:pPr>
              <w:pStyle w:val="TableCellCategoryTitle"/>
            </w:pPr>
            <w:r>
              <w:t>📰 Current Affairs</w:t>
            </w:r>
          </w:p>
          <w:p w14:paraId="0B6D6383" w14:textId="77777777" w:rsidR="001A20E6" w:rsidRDefault="00000000">
            <w:pPr>
              <w:pStyle w:val="TableCellResourceItem"/>
            </w:pPr>
            <w:r>
              <w:t>• Newspapers (CA on art awards, festivals, 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7E8F6025" w14:textId="77777777" w:rsidR="001A20E6" w:rsidRDefault="00000000">
            <w:pPr>
              <w:pStyle w:val="TableCellSubjectName"/>
            </w:pPr>
            <w:r>
              <w:t>History-World</w:t>
            </w:r>
          </w:p>
          <w:p w14:paraId="5D685730" w14:textId="77777777" w:rsidR="001A20E6" w:rsidRDefault="00000000">
            <w:pPr>
              <w:pStyle w:val="TableCellCategoryTitle"/>
            </w:pPr>
            <w:r>
              <w:t>📝 Practice Materials</w:t>
            </w:r>
          </w:p>
          <w:p w14:paraId="06E5ADEC" w14:textId="77777777" w:rsidR="001A20E6" w:rsidRDefault="00000000">
            <w:pPr>
              <w:pStyle w:val="TableCellResourceItem"/>
            </w:pPr>
            <w:r>
              <w:t>• La Excellence World History Material</w:t>
            </w:r>
          </w:p>
          <w:p w14:paraId="344DF646" w14:textId="77777777" w:rsidR="001A20E6" w:rsidRDefault="00000000">
            <w:pPr>
              <w:pStyle w:val="TableCellResourceItem"/>
            </w:pPr>
            <w:r>
              <w:t>• Mains Workbook</w:t>
            </w:r>
          </w:p>
          <w:p w14:paraId="2DEDB678" w14:textId="77777777" w:rsidR="001A20E6" w:rsidRDefault="00000000">
            <w:pPr>
              <w:pStyle w:val="TableCellCategoryTitle"/>
            </w:pPr>
            <w:r>
              <w:t>📰 Current Affairs</w:t>
            </w:r>
          </w:p>
          <w:p w14:paraId="137DE7AC" w14:textId="77777777" w:rsidR="001A20E6" w:rsidRDefault="00000000">
            <w:pPr>
              <w:pStyle w:val="TableCellResourceItem"/>
            </w:pPr>
            <w:r>
              <w:t>• Newspapers (Hindu and IE Explained)</w:t>
            </w:r>
          </w:p>
        </w:tc>
      </w:tr>
      <w:tr w:rsidR="001A20E6" w14:paraId="08315EDB" w14:textId="77777777">
        <w:tc>
          <w:tcPr>
            <w:tcW w:w="1650" w:type="pct"/>
            <w:tcBorders>
              <w:bottom w:val="single" w:sz="2" w:space="0" w:color="D1D5DB"/>
              <w:right w:val="single" w:sz="2" w:space="0" w:color="D1D5DB"/>
            </w:tcBorders>
            <w:tcMar>
              <w:top w:w="200" w:type="dxa"/>
              <w:left w:w="150" w:type="dxa"/>
              <w:bottom w:w="200" w:type="dxa"/>
              <w:right w:w="150" w:type="dxa"/>
            </w:tcMar>
          </w:tcPr>
          <w:p w14:paraId="4A13B131" w14:textId="77777777" w:rsidR="001A20E6" w:rsidRDefault="00000000">
            <w:pPr>
              <w:pStyle w:val="TableCellSubjectName"/>
            </w:pPr>
            <w:r>
              <w:t>History-Post Independent India</w:t>
            </w:r>
          </w:p>
          <w:p w14:paraId="708184EE" w14:textId="77777777" w:rsidR="001A20E6" w:rsidRDefault="00000000">
            <w:pPr>
              <w:pStyle w:val="TableCellCategoryTitle"/>
            </w:pPr>
            <w:r>
              <w:t>📝 Practice Materials</w:t>
            </w:r>
          </w:p>
          <w:p w14:paraId="33D5A063" w14:textId="77777777" w:rsidR="001A20E6" w:rsidRDefault="00000000">
            <w:pPr>
              <w:pStyle w:val="TableCellResourceItem"/>
            </w:pPr>
            <w:r>
              <w:t>• La Excellence Post-Independence Material</w:t>
            </w:r>
          </w:p>
          <w:p w14:paraId="2576CE75" w14:textId="77777777" w:rsidR="001A20E6" w:rsidRDefault="00000000">
            <w:pPr>
              <w:pStyle w:val="TableCellResourceItem"/>
            </w:pPr>
            <w:r>
              <w:t>• Mains Workbook</w:t>
            </w:r>
          </w:p>
          <w:p w14:paraId="59DB25D6" w14:textId="77777777" w:rsidR="001A20E6" w:rsidRDefault="00000000">
            <w:pPr>
              <w:pStyle w:val="TableCellCategoryTitle"/>
            </w:pPr>
            <w:r>
              <w:t>📰 Current Affairs</w:t>
            </w:r>
          </w:p>
          <w:p w14:paraId="47475995"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174496FA" w14:textId="77777777" w:rsidR="001A20E6" w:rsidRDefault="00000000">
            <w:pPr>
              <w:pStyle w:val="TableCellSubjectName"/>
            </w:pPr>
            <w:r>
              <w:t>Geography</w:t>
            </w:r>
          </w:p>
          <w:p w14:paraId="3D60B33C" w14:textId="77777777" w:rsidR="001A20E6" w:rsidRDefault="00000000">
            <w:pPr>
              <w:pStyle w:val="TableCellCategoryTitle"/>
            </w:pPr>
            <w:r>
              <w:t>📝 Practice Materials</w:t>
            </w:r>
          </w:p>
          <w:p w14:paraId="41C8EA66" w14:textId="77777777" w:rsidR="001A20E6" w:rsidRDefault="00000000">
            <w:pPr>
              <w:pStyle w:val="TableCellResourceItem"/>
            </w:pPr>
            <w:r>
              <w:t>• La Excellence Geography Material</w:t>
            </w:r>
          </w:p>
          <w:p w14:paraId="53D53095" w14:textId="77777777" w:rsidR="001A20E6" w:rsidRDefault="00000000">
            <w:pPr>
              <w:pStyle w:val="TableCellResourceItem"/>
            </w:pPr>
            <w:r>
              <w:t>• Mains RRP + Prelims RRP</w:t>
            </w:r>
          </w:p>
          <w:p w14:paraId="34B5A2B0" w14:textId="77777777" w:rsidR="001A20E6" w:rsidRDefault="00000000">
            <w:pPr>
              <w:pStyle w:val="TableCellResourceItem"/>
            </w:pPr>
            <w:r>
              <w:t>• Prelims &amp; Mains Workbooks</w:t>
            </w:r>
          </w:p>
          <w:p w14:paraId="372F1C9E" w14:textId="77777777" w:rsidR="001A20E6" w:rsidRDefault="00000000">
            <w:pPr>
              <w:pStyle w:val="TableCellCategoryTitle"/>
            </w:pPr>
            <w:r>
              <w:t>📰 Current Affairs</w:t>
            </w:r>
          </w:p>
          <w:p w14:paraId="2569BBB5" w14:textId="77777777" w:rsidR="001A20E6" w:rsidRDefault="00000000">
            <w:pPr>
              <w:pStyle w:val="TableCellResourceItem"/>
            </w:pPr>
            <w:r>
              <w:t>• Atlas (Orient Blackswan)</w:t>
            </w:r>
          </w:p>
          <w:p w14:paraId="6452CE37" w14:textId="77777777" w:rsidR="001A20E6" w:rsidRDefault="00000000">
            <w:pPr>
              <w:pStyle w:val="TableCellResourceItem"/>
            </w:pPr>
            <w:r>
              <w:t>• Newspapers (The Hindu – Env/Geo pages)</w:t>
            </w:r>
          </w:p>
          <w:p w14:paraId="57BE0E6A"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313BCAB5" w14:textId="77777777" w:rsidR="001A20E6" w:rsidRDefault="00000000">
            <w:pPr>
              <w:pStyle w:val="TableCellSubjectName"/>
            </w:pPr>
            <w:r>
              <w:t>Environment, Ecology and Disaster Management</w:t>
            </w:r>
          </w:p>
          <w:p w14:paraId="5DDC3F32" w14:textId="77777777" w:rsidR="001A20E6" w:rsidRDefault="00000000">
            <w:pPr>
              <w:pStyle w:val="TableCellCategoryTitle"/>
            </w:pPr>
            <w:r>
              <w:t>📝 Practice Materials</w:t>
            </w:r>
          </w:p>
          <w:p w14:paraId="657138E7" w14:textId="77777777" w:rsidR="001A20E6" w:rsidRDefault="00000000">
            <w:pPr>
              <w:pStyle w:val="TableCellResourceItem"/>
            </w:pPr>
            <w:r>
              <w:t>• La Excellence Environment Material</w:t>
            </w:r>
          </w:p>
          <w:p w14:paraId="43A0EAA8" w14:textId="77777777" w:rsidR="001A20E6" w:rsidRDefault="00000000">
            <w:pPr>
              <w:pStyle w:val="TableCellResourceItem"/>
            </w:pPr>
            <w:r>
              <w:t>• Prelims &amp; Mains Workbooks</w:t>
            </w:r>
          </w:p>
          <w:p w14:paraId="0F5708B9" w14:textId="77777777" w:rsidR="001A20E6" w:rsidRDefault="00000000">
            <w:pPr>
              <w:pStyle w:val="TableCellResourceItem"/>
            </w:pPr>
            <w:r>
              <w:t>• La Excellence DM Material</w:t>
            </w:r>
          </w:p>
          <w:p w14:paraId="18F664F2" w14:textId="77777777" w:rsidR="001A20E6" w:rsidRDefault="00000000">
            <w:pPr>
              <w:pStyle w:val="TableCellResourceItem"/>
            </w:pPr>
            <w:r>
              <w:t>• Prelims &amp; Mains Workbooks</w:t>
            </w:r>
          </w:p>
          <w:p w14:paraId="3F8B532F" w14:textId="77777777" w:rsidR="001A20E6" w:rsidRDefault="00000000">
            <w:pPr>
              <w:pStyle w:val="TableCellCategoryTitle"/>
            </w:pPr>
            <w:r>
              <w:t>📰 Current Affairs</w:t>
            </w:r>
          </w:p>
          <w:p w14:paraId="5F02FF8C" w14:textId="77777777" w:rsidR="001A20E6" w:rsidRDefault="00000000">
            <w:pPr>
              <w:pStyle w:val="TableCellResourceItem"/>
            </w:pPr>
            <w:r>
              <w:t>• Down to Earth</w:t>
            </w:r>
          </w:p>
          <w:p w14:paraId="11129706" w14:textId="77777777" w:rsidR="001A20E6" w:rsidRDefault="00000000">
            <w:pPr>
              <w:pStyle w:val="TableCellResourceItem"/>
            </w:pPr>
            <w:r>
              <w:t>• Newspapers (The Hindu – Env, sections)</w:t>
            </w:r>
          </w:p>
          <w:p w14:paraId="113869A5" w14:textId="77777777" w:rsidR="001A20E6" w:rsidRDefault="00000000">
            <w:pPr>
              <w:pStyle w:val="TableCellResourceItem"/>
            </w:pPr>
            <w:r>
              <w:t>• Down to earth</w:t>
            </w:r>
          </w:p>
          <w:p w14:paraId="3C3995B7" w14:textId="77777777" w:rsidR="001A20E6" w:rsidRDefault="00000000">
            <w:pPr>
              <w:pStyle w:val="TableCellResourceItem"/>
            </w:pPr>
            <w:r>
              <w:t>• Disaster coverage – IE/The Hindu</w:t>
            </w:r>
          </w:p>
        </w:tc>
      </w:tr>
      <w:tr w:rsidR="001A20E6" w14:paraId="0E4229BD" w14:textId="77777777">
        <w:tc>
          <w:tcPr>
            <w:tcW w:w="1650" w:type="pct"/>
            <w:tcBorders>
              <w:bottom w:val="single" w:sz="2" w:space="0" w:color="D1D5DB"/>
              <w:right w:val="single" w:sz="2" w:space="0" w:color="D1D5DB"/>
            </w:tcBorders>
            <w:tcMar>
              <w:top w:w="200" w:type="dxa"/>
              <w:left w:w="150" w:type="dxa"/>
              <w:bottom w:w="200" w:type="dxa"/>
              <w:right w:w="150" w:type="dxa"/>
            </w:tcMar>
          </w:tcPr>
          <w:p w14:paraId="6910B513" w14:textId="77777777" w:rsidR="001A20E6" w:rsidRDefault="00000000">
            <w:pPr>
              <w:pStyle w:val="TableCellSubjectName"/>
            </w:pPr>
            <w:r>
              <w:t>Science &amp; Technology</w:t>
            </w:r>
          </w:p>
          <w:p w14:paraId="40FF789D" w14:textId="77777777" w:rsidR="001A20E6" w:rsidRDefault="00000000">
            <w:pPr>
              <w:pStyle w:val="TableCellCategoryTitle"/>
            </w:pPr>
            <w:r>
              <w:t>📝 Practice Materials</w:t>
            </w:r>
          </w:p>
          <w:p w14:paraId="23C2E94B" w14:textId="77777777" w:rsidR="001A20E6" w:rsidRDefault="00000000">
            <w:pPr>
              <w:pStyle w:val="TableCellResourceItem"/>
            </w:pPr>
            <w:r>
              <w:t>• La Excellence S&amp;T Material</w:t>
            </w:r>
          </w:p>
          <w:p w14:paraId="077C95F3" w14:textId="77777777" w:rsidR="001A20E6" w:rsidRDefault="00000000">
            <w:pPr>
              <w:pStyle w:val="TableCellResourceItem"/>
            </w:pPr>
            <w:r>
              <w:t>• Prelims &amp; Mains Workbooks</w:t>
            </w:r>
          </w:p>
          <w:p w14:paraId="51914B7D" w14:textId="77777777" w:rsidR="001A20E6" w:rsidRDefault="00000000">
            <w:pPr>
              <w:pStyle w:val="TableCellCategoryTitle"/>
            </w:pPr>
            <w:r>
              <w:t>📰 Current Affairs</w:t>
            </w:r>
          </w:p>
          <w:p w14:paraId="4E09EDCD" w14:textId="77777777" w:rsidR="001A20E6" w:rsidRDefault="00000000">
            <w:pPr>
              <w:pStyle w:val="TableCellResourceItem"/>
            </w:pPr>
            <w:r>
              <w:t>• Newspapers (The Hindu S&amp;T, PIB updates)</w:t>
            </w:r>
          </w:p>
        </w:tc>
        <w:tc>
          <w:tcPr>
            <w:tcW w:w="1650" w:type="pct"/>
            <w:tcBorders>
              <w:bottom w:val="single" w:sz="2" w:space="0" w:color="D1D5DB"/>
              <w:right w:val="single" w:sz="2" w:space="0" w:color="D1D5DB"/>
            </w:tcBorders>
            <w:tcMar>
              <w:top w:w="200" w:type="dxa"/>
              <w:left w:w="150" w:type="dxa"/>
              <w:bottom w:w="200" w:type="dxa"/>
              <w:right w:w="150" w:type="dxa"/>
            </w:tcMar>
          </w:tcPr>
          <w:p w14:paraId="6DF4A0D2" w14:textId="77777777" w:rsidR="001A20E6" w:rsidRDefault="00000000">
            <w:pPr>
              <w:pStyle w:val="TableCellSubjectName"/>
            </w:pPr>
            <w:r>
              <w:t>Indian Polity and Governance</w:t>
            </w:r>
          </w:p>
          <w:p w14:paraId="5CCA7FD7" w14:textId="77777777" w:rsidR="001A20E6" w:rsidRDefault="00000000">
            <w:pPr>
              <w:pStyle w:val="TableCellCategoryTitle"/>
            </w:pPr>
            <w:r>
              <w:t>📝 Practice Materials</w:t>
            </w:r>
          </w:p>
          <w:p w14:paraId="5F9735FE" w14:textId="77777777" w:rsidR="001A20E6" w:rsidRDefault="00000000">
            <w:pPr>
              <w:pStyle w:val="TableCellResourceItem"/>
            </w:pPr>
            <w:r>
              <w:t>• La Excellence Polity Material</w:t>
            </w:r>
          </w:p>
          <w:p w14:paraId="46FF37C6" w14:textId="77777777" w:rsidR="001A20E6" w:rsidRDefault="00000000">
            <w:pPr>
              <w:pStyle w:val="TableCellResourceItem"/>
            </w:pPr>
            <w:r>
              <w:t>• Mains RRP + Prelims RRP</w:t>
            </w:r>
          </w:p>
          <w:p w14:paraId="480B935A" w14:textId="77777777" w:rsidR="001A20E6" w:rsidRDefault="00000000">
            <w:pPr>
              <w:pStyle w:val="TableCellResourceItem"/>
            </w:pPr>
            <w:r>
              <w:t>• Prelims &amp; Mains Workbooks</w:t>
            </w:r>
          </w:p>
          <w:p w14:paraId="7F20B729" w14:textId="77777777" w:rsidR="001A20E6" w:rsidRDefault="00000000">
            <w:pPr>
              <w:pStyle w:val="TableCellCategoryTitle"/>
            </w:pPr>
            <w:r>
              <w:t>📰 Current Affairs</w:t>
            </w:r>
          </w:p>
          <w:p w14:paraId="251FAD70" w14:textId="77777777" w:rsidR="001A20E6" w:rsidRDefault="00000000">
            <w:pPr>
              <w:pStyle w:val="TableCellResourceItem"/>
            </w:pPr>
            <w:r>
              <w:t>• NITI Aayog Reports + PRS Briefs</w:t>
            </w:r>
          </w:p>
          <w:p w14:paraId="4B4D59CF" w14:textId="77777777" w:rsidR="001A20E6" w:rsidRDefault="00000000">
            <w:pPr>
              <w:pStyle w:val="TableCellResourceItem"/>
            </w:pPr>
            <w:r>
              <w:t>• Newspapers (The Hindu/Indian Express)</w:t>
            </w:r>
          </w:p>
          <w:p w14:paraId="717B35E9"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1ED01213" w14:textId="77777777" w:rsidR="001A20E6" w:rsidRDefault="00000000">
            <w:pPr>
              <w:pStyle w:val="TableCellSubjectName"/>
            </w:pPr>
            <w:r>
              <w:t>Indian Economy</w:t>
            </w:r>
          </w:p>
          <w:p w14:paraId="2F522211" w14:textId="77777777" w:rsidR="001A20E6" w:rsidRDefault="00000000">
            <w:pPr>
              <w:pStyle w:val="TableCellCategoryTitle"/>
            </w:pPr>
            <w:r>
              <w:t>📝 Practice Materials</w:t>
            </w:r>
          </w:p>
          <w:p w14:paraId="7CF1C4BB" w14:textId="77777777" w:rsidR="001A20E6" w:rsidRDefault="00000000">
            <w:pPr>
              <w:pStyle w:val="TableCellResourceItem"/>
            </w:pPr>
            <w:r>
              <w:t>• La Excellence Economy Material</w:t>
            </w:r>
          </w:p>
          <w:p w14:paraId="621542FA" w14:textId="77777777" w:rsidR="001A20E6" w:rsidRDefault="00000000">
            <w:pPr>
              <w:pStyle w:val="TableCellResourceItem"/>
            </w:pPr>
            <w:r>
              <w:t>• Mains RRP + Prelims RRP</w:t>
            </w:r>
          </w:p>
          <w:p w14:paraId="64B75333" w14:textId="77777777" w:rsidR="001A20E6" w:rsidRDefault="00000000">
            <w:pPr>
              <w:pStyle w:val="TableCellResourceItem"/>
            </w:pPr>
            <w:r>
              <w:t>• Prelims &amp; Mains Workbooks</w:t>
            </w:r>
          </w:p>
          <w:p w14:paraId="67FFB852" w14:textId="77777777" w:rsidR="001A20E6" w:rsidRDefault="00000000">
            <w:pPr>
              <w:pStyle w:val="TableCellCategoryTitle"/>
            </w:pPr>
            <w:r>
              <w:t>📰 Current Affairs</w:t>
            </w:r>
          </w:p>
          <w:p w14:paraId="584F181A" w14:textId="77777777" w:rsidR="001A20E6" w:rsidRDefault="00000000">
            <w:pPr>
              <w:pStyle w:val="TableCellResourceItem"/>
            </w:pPr>
            <w:r>
              <w:t>• NITI Aayog Reports + Economic survey and Budget</w:t>
            </w:r>
          </w:p>
          <w:p w14:paraId="6D5C7004" w14:textId="77777777" w:rsidR="001A20E6" w:rsidRDefault="00000000">
            <w:pPr>
              <w:pStyle w:val="TableCellResourceItem"/>
            </w:pPr>
            <w:r>
              <w:t>• Newspapers (Hindu and IE Explained)</w:t>
            </w:r>
          </w:p>
        </w:tc>
      </w:tr>
      <w:tr w:rsidR="001A20E6" w14:paraId="4C3BD0C1" w14:textId="77777777">
        <w:tc>
          <w:tcPr>
            <w:tcW w:w="1650" w:type="pct"/>
            <w:tcBorders>
              <w:bottom w:val="single" w:sz="2" w:space="0" w:color="D1D5DB"/>
              <w:right w:val="single" w:sz="2" w:space="0" w:color="D1D5DB"/>
            </w:tcBorders>
            <w:tcMar>
              <w:top w:w="200" w:type="dxa"/>
              <w:left w:w="150" w:type="dxa"/>
              <w:bottom w:w="200" w:type="dxa"/>
              <w:right w:w="150" w:type="dxa"/>
            </w:tcMar>
          </w:tcPr>
          <w:p w14:paraId="1B47FAE0" w14:textId="77777777" w:rsidR="001A20E6" w:rsidRDefault="00000000">
            <w:pPr>
              <w:pStyle w:val="TableCellSubjectName"/>
            </w:pPr>
            <w:r>
              <w:t>Governance</w:t>
            </w:r>
          </w:p>
          <w:p w14:paraId="3370143B" w14:textId="77777777" w:rsidR="001A20E6" w:rsidRDefault="00000000">
            <w:pPr>
              <w:pStyle w:val="TableCellCategoryTitle"/>
            </w:pPr>
            <w:r>
              <w:t>📚 Primary Books</w:t>
            </w:r>
          </w:p>
          <w:p w14:paraId="6DC4DF64" w14:textId="77777777" w:rsidR="001A20E6" w:rsidRDefault="00000000">
            <w:pPr>
              <w:pStyle w:val="TableCellResourceItem"/>
            </w:pPr>
            <w:r>
              <w:t>• India Year Book (Schemes) + PIB</w:t>
            </w:r>
          </w:p>
          <w:p w14:paraId="34BAF5DE" w14:textId="77777777" w:rsidR="001A20E6" w:rsidRDefault="00000000">
            <w:pPr>
              <w:pStyle w:val="TableCellResourceItem"/>
            </w:pPr>
            <w:r>
              <w:t>• Governance In India by M Laxmikanth</w:t>
            </w:r>
          </w:p>
          <w:p w14:paraId="037706C4" w14:textId="77777777" w:rsidR="001A20E6" w:rsidRDefault="00000000">
            <w:pPr>
              <w:pStyle w:val="TableCellCategoryTitle"/>
            </w:pPr>
            <w:r>
              <w:t>📝 Practice Materials</w:t>
            </w:r>
          </w:p>
          <w:p w14:paraId="084B3AC3" w14:textId="77777777" w:rsidR="001A20E6" w:rsidRDefault="00000000">
            <w:pPr>
              <w:pStyle w:val="TableCellResourceItem"/>
            </w:pPr>
            <w:r>
              <w:t>• La Excellence Governance Material</w:t>
            </w:r>
          </w:p>
          <w:p w14:paraId="491A0F19" w14:textId="77777777" w:rsidR="001A20E6" w:rsidRDefault="00000000">
            <w:pPr>
              <w:pStyle w:val="TableCellResourceItem"/>
            </w:pPr>
            <w:r>
              <w:t>• Mains Workbook</w:t>
            </w:r>
          </w:p>
          <w:p w14:paraId="07C21E22" w14:textId="77777777" w:rsidR="001A20E6" w:rsidRDefault="00000000">
            <w:pPr>
              <w:pStyle w:val="TableCellCategoryTitle"/>
            </w:pPr>
            <w:r>
              <w:t>📰 Current Affairs</w:t>
            </w:r>
          </w:p>
          <w:p w14:paraId="3D0AAEFB" w14:textId="77777777" w:rsidR="001A20E6" w:rsidRDefault="00000000">
            <w:pPr>
              <w:pStyle w:val="TableCellResourceItem"/>
            </w:pPr>
            <w:r>
              <w:t>• NITI Aayog + Yojana</w:t>
            </w:r>
          </w:p>
          <w:p w14:paraId="5DE7A89A" w14:textId="77777777" w:rsidR="001A20E6" w:rsidRDefault="00000000">
            <w:pPr>
              <w:pStyle w:val="TableCellResourceItem"/>
            </w:pPr>
            <w:r>
              <w:t>• Newspapers (Hindu and IE Explained)</w:t>
            </w:r>
          </w:p>
        </w:tc>
        <w:tc>
          <w:tcPr>
            <w:tcW w:w="1650" w:type="pct"/>
          </w:tcPr>
          <w:p w14:paraId="1B3BF87C" w14:textId="77777777" w:rsidR="001A20E6" w:rsidRDefault="001A20E6"/>
        </w:tc>
        <w:tc>
          <w:tcPr>
            <w:tcW w:w="1650" w:type="pct"/>
          </w:tcPr>
          <w:p w14:paraId="66B86D09" w14:textId="77777777" w:rsidR="001A20E6" w:rsidRDefault="001A20E6"/>
        </w:tc>
      </w:tr>
    </w:tbl>
    <w:p w14:paraId="2DC457D4" w14:textId="77777777" w:rsidR="001A20E6" w:rsidRDefault="001A20E6">
      <w:pPr>
        <w:spacing w:after="400"/>
      </w:pPr>
    </w:p>
    <w:p w14:paraId="606A2014"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3A68AF20" w14:textId="77777777">
        <w:tc>
          <w:tcPr>
            <w:tcW w:w="2500" w:type="pct"/>
            <w:tcMar>
              <w:top w:w="0" w:type="dxa"/>
              <w:left w:w="0" w:type="dxa"/>
              <w:bottom w:w="0" w:type="dxa"/>
              <w:right w:w="0" w:type="dxa"/>
            </w:tcMar>
          </w:tcPr>
          <w:p w14:paraId="625D84B7" w14:textId="77777777" w:rsidR="001A20E6" w:rsidRDefault="00000000">
            <w:pPr>
              <w:pStyle w:val="WeekTitle"/>
            </w:pPr>
            <w:r>
              <w:rPr>
                <w:color w:val="B91C1C"/>
              </w:rPr>
              <w:t>📅 Mar 28 - Apr 03, 2027</w:t>
            </w:r>
          </w:p>
        </w:tc>
        <w:tc>
          <w:tcPr>
            <w:tcW w:w="2500" w:type="pct"/>
            <w:tcMar>
              <w:top w:w="0" w:type="dxa"/>
              <w:left w:w="0" w:type="dxa"/>
              <w:bottom w:w="0" w:type="dxa"/>
              <w:right w:w="0" w:type="dxa"/>
            </w:tcMar>
          </w:tcPr>
          <w:p w14:paraId="38B95E70" w14:textId="77777777" w:rsidR="001A20E6" w:rsidRDefault="00000000">
            <w:pPr>
              <w:pStyle w:val="WeekCycleName"/>
            </w:pPr>
            <w:r>
              <w:rPr>
                <w:color w:val="B91C1C"/>
              </w:rPr>
              <w:t>C4</w:t>
            </w:r>
          </w:p>
        </w:tc>
      </w:tr>
    </w:tbl>
    <w:p w14:paraId="5D13408E"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4EEE7799" w14:textId="77777777">
        <w:tc>
          <w:tcPr>
            <w:tcW w:w="700" w:type="pct"/>
            <w:shd w:val="clear" w:color="auto" w:fill="FEE2E2"/>
            <w:tcMar>
              <w:top w:w="200" w:type="dxa"/>
              <w:left w:w="100" w:type="dxa"/>
              <w:bottom w:w="200" w:type="dxa"/>
              <w:right w:w="100" w:type="dxa"/>
            </w:tcMar>
          </w:tcPr>
          <w:p w14:paraId="46A070EF" w14:textId="77777777" w:rsidR="001A20E6" w:rsidRDefault="00000000">
            <w:pPr>
              <w:pStyle w:val="TableCellCalendarDayHeader"/>
            </w:pPr>
            <w:r>
              <w:rPr>
                <w:color w:val="B91C1C"/>
              </w:rPr>
              <w:t>Sunday</w:t>
            </w:r>
          </w:p>
          <w:p w14:paraId="14196981" w14:textId="77777777" w:rsidR="001A20E6" w:rsidRDefault="00000000">
            <w:pPr>
              <w:pStyle w:val="TableCellCalendarDateHeader"/>
            </w:pPr>
            <w:r>
              <w:rPr>
                <w:color w:val="B91C1C"/>
              </w:rPr>
              <w:t>Mar 28</w:t>
            </w:r>
          </w:p>
          <w:p w14:paraId="2DF123D3"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16F824B4" w14:textId="77777777" w:rsidR="001A20E6" w:rsidRDefault="00000000">
            <w:pPr>
              <w:pStyle w:val="TableCellCalendarDayHeader"/>
            </w:pPr>
            <w:r>
              <w:rPr>
                <w:color w:val="B91C1C"/>
              </w:rPr>
              <w:t>Monday</w:t>
            </w:r>
          </w:p>
          <w:p w14:paraId="48A4D911" w14:textId="77777777" w:rsidR="001A20E6" w:rsidRDefault="00000000">
            <w:pPr>
              <w:pStyle w:val="TableCellCalendarDateHeader"/>
            </w:pPr>
            <w:r>
              <w:rPr>
                <w:color w:val="B91C1C"/>
              </w:rPr>
              <w:t>Mar 29</w:t>
            </w:r>
          </w:p>
          <w:p w14:paraId="77284C8C"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600D7BDC" w14:textId="77777777" w:rsidR="001A20E6" w:rsidRDefault="00000000">
            <w:pPr>
              <w:pStyle w:val="TableCellCalendarDayHeader"/>
            </w:pPr>
            <w:r>
              <w:rPr>
                <w:color w:val="B91C1C"/>
              </w:rPr>
              <w:t>Tuesday</w:t>
            </w:r>
          </w:p>
          <w:p w14:paraId="0055A16F" w14:textId="77777777" w:rsidR="001A20E6" w:rsidRDefault="00000000">
            <w:pPr>
              <w:pStyle w:val="TableCellCalendarDateHeader"/>
            </w:pPr>
            <w:r>
              <w:rPr>
                <w:color w:val="B91C1C"/>
              </w:rPr>
              <w:t>Mar 30</w:t>
            </w:r>
          </w:p>
          <w:p w14:paraId="701ED21F"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696FF54F" w14:textId="77777777" w:rsidR="001A20E6" w:rsidRDefault="00000000">
            <w:pPr>
              <w:pStyle w:val="TableCellCalendarDayHeader"/>
            </w:pPr>
            <w:r>
              <w:rPr>
                <w:color w:val="B91C1C"/>
              </w:rPr>
              <w:t>Wednesday</w:t>
            </w:r>
          </w:p>
          <w:p w14:paraId="0722BE21" w14:textId="77777777" w:rsidR="001A20E6" w:rsidRDefault="00000000">
            <w:pPr>
              <w:pStyle w:val="TableCellCalendarDateHeader"/>
            </w:pPr>
            <w:r>
              <w:rPr>
                <w:color w:val="B91C1C"/>
              </w:rPr>
              <w:t>Mar 31</w:t>
            </w:r>
          </w:p>
          <w:p w14:paraId="5AE4B714"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135051DC" w14:textId="77777777" w:rsidR="001A20E6" w:rsidRDefault="00000000">
            <w:pPr>
              <w:pStyle w:val="TableCellCalendarDayHeader"/>
            </w:pPr>
            <w:r>
              <w:rPr>
                <w:color w:val="B91C1C"/>
              </w:rPr>
              <w:t>Thursday</w:t>
            </w:r>
          </w:p>
          <w:p w14:paraId="0B61255D" w14:textId="77777777" w:rsidR="001A20E6" w:rsidRDefault="00000000">
            <w:pPr>
              <w:pStyle w:val="TableCellCalendarDateHeader"/>
            </w:pPr>
            <w:r>
              <w:rPr>
                <w:color w:val="B91C1C"/>
              </w:rPr>
              <w:t>Apr 01</w:t>
            </w:r>
          </w:p>
          <w:p w14:paraId="28E31C5B" w14:textId="77777777" w:rsidR="001A20E6" w:rsidRDefault="001A20E6">
            <w:pPr>
              <w:pStyle w:val="TableCellCatchupLabel"/>
            </w:pPr>
          </w:p>
        </w:tc>
        <w:tc>
          <w:tcPr>
            <w:tcW w:w="700" w:type="pct"/>
            <w:shd w:val="clear" w:color="auto" w:fill="FEE2E2"/>
            <w:tcMar>
              <w:top w:w="200" w:type="dxa"/>
              <w:left w:w="100" w:type="dxa"/>
              <w:bottom w:w="200" w:type="dxa"/>
              <w:right w:w="100" w:type="dxa"/>
            </w:tcMar>
          </w:tcPr>
          <w:p w14:paraId="2BC3920C" w14:textId="77777777" w:rsidR="001A20E6" w:rsidRDefault="00000000">
            <w:pPr>
              <w:pStyle w:val="TableCellCalendarDayHeader"/>
            </w:pPr>
            <w:r>
              <w:rPr>
                <w:color w:val="B91C1C"/>
              </w:rPr>
              <w:t>Friday</w:t>
            </w:r>
          </w:p>
          <w:p w14:paraId="08C698AD" w14:textId="77777777" w:rsidR="001A20E6" w:rsidRDefault="00000000">
            <w:pPr>
              <w:pStyle w:val="TableCellCalendarDateHeader"/>
            </w:pPr>
            <w:r>
              <w:rPr>
                <w:color w:val="B91C1C"/>
              </w:rPr>
              <w:t>Apr 02</w:t>
            </w:r>
          </w:p>
          <w:p w14:paraId="45DBCECF"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1C99AA40" w14:textId="77777777" w:rsidR="001A20E6" w:rsidRDefault="00000000">
            <w:pPr>
              <w:pStyle w:val="TableCellCalendarDayHeader"/>
            </w:pPr>
            <w:r>
              <w:rPr>
                <w:color w:val="F57C00"/>
              </w:rPr>
              <w:t>Saturday</w:t>
            </w:r>
          </w:p>
          <w:p w14:paraId="4E2524ED" w14:textId="77777777" w:rsidR="001A20E6" w:rsidRDefault="00000000">
            <w:pPr>
              <w:pStyle w:val="TableCellCalendarDateHeader"/>
            </w:pPr>
            <w:r>
              <w:rPr>
                <w:color w:val="F57C00"/>
              </w:rPr>
              <w:t>Apr 03</w:t>
            </w:r>
          </w:p>
          <w:p w14:paraId="02068379" w14:textId="77777777" w:rsidR="001A20E6" w:rsidRDefault="00000000">
            <w:pPr>
              <w:pStyle w:val="TableCellCatchupLabel"/>
            </w:pPr>
            <w:r>
              <w:rPr>
                <w:color w:val="F57C00"/>
              </w:rPr>
              <w:t>Catchup Day</w:t>
            </w:r>
          </w:p>
        </w:tc>
      </w:tr>
      <w:tr w:rsidR="001A20E6" w14:paraId="2DB00D22" w14:textId="77777777">
        <w:tc>
          <w:tcPr>
            <w:tcW w:w="700" w:type="pct"/>
            <w:shd w:val="clear" w:color="auto" w:fill="FEE2E2"/>
            <w:tcMar>
              <w:top w:w="150" w:type="dxa"/>
              <w:left w:w="100" w:type="dxa"/>
              <w:bottom w:w="150" w:type="dxa"/>
              <w:right w:w="100" w:type="dxa"/>
            </w:tcMar>
          </w:tcPr>
          <w:p w14:paraId="2D6EFCBB" w14:textId="77777777" w:rsidR="001A20E6" w:rsidRDefault="00000000">
            <w:pPr>
              <w:pStyle w:val="TableCellTaskSubject"/>
            </w:pPr>
            <w:r>
              <w:t>Society and Social Justice</w:t>
            </w:r>
          </w:p>
          <w:p w14:paraId="15E25BBE" w14:textId="77777777" w:rsidR="001A20E6" w:rsidRDefault="00000000">
            <w:pPr>
              <w:pStyle w:val="TableCellTaskDetails"/>
            </w:pPr>
            <w:r>
              <w:t>• Test - TEST — 3h</w:t>
            </w:r>
          </w:p>
          <w:p w14:paraId="27E63847"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4609D4BC" w14:textId="77777777" w:rsidR="001A20E6" w:rsidRDefault="00000000">
            <w:pPr>
              <w:pStyle w:val="TableCellTaskSubject"/>
            </w:pPr>
            <w:r>
              <w:t>Society and Social Justice</w:t>
            </w:r>
          </w:p>
          <w:p w14:paraId="0232FB14" w14:textId="77777777" w:rsidR="001A20E6" w:rsidRDefault="00000000">
            <w:pPr>
              <w:pStyle w:val="TableCellTaskDetails"/>
            </w:pPr>
            <w:r>
              <w:t>• Study - Impact of Globalisation on Indian society (S05) — 30m</w:t>
            </w:r>
          </w:p>
          <w:p w14:paraId="78D6EC61" w14:textId="77777777" w:rsidR="001A20E6" w:rsidRDefault="00000000">
            <w:pPr>
              <w:pStyle w:val="TableCellTaskBadge"/>
              <w:shd w:val="clear" w:color="auto" w:fill="E3F2FD"/>
            </w:pPr>
            <w:r>
              <w:rPr>
                <w:b/>
                <w:bCs/>
                <w:color w:val="1976D2"/>
              </w:rPr>
              <w:t>STUDY</w:t>
            </w:r>
          </w:p>
          <w:p w14:paraId="68373555" w14:textId="77777777" w:rsidR="001A20E6" w:rsidRDefault="00000000">
            <w:pPr>
              <w:pStyle w:val="TableCellTaskDetails"/>
            </w:pPr>
            <w:r>
              <w:t>• Revision - Secularism (S10) — 30m</w:t>
            </w:r>
          </w:p>
          <w:p w14:paraId="2905E475" w14:textId="77777777" w:rsidR="001A20E6" w:rsidRDefault="00000000">
            <w:pPr>
              <w:pStyle w:val="TableCellTaskBadge"/>
              <w:shd w:val="clear" w:color="auto" w:fill="FCE4EC"/>
            </w:pPr>
            <w:r>
              <w:rPr>
                <w:b/>
                <w:bCs/>
                <w:color w:val="C2185B"/>
              </w:rPr>
              <w:t>REVISION</w:t>
            </w:r>
          </w:p>
          <w:p w14:paraId="621A2987" w14:textId="77777777" w:rsidR="001A20E6" w:rsidRDefault="00000000">
            <w:pPr>
              <w:pStyle w:val="TableCellTaskDetails"/>
            </w:pPr>
            <w:r>
              <w:t>• Revision - Social empowerment and welfare (S11) — 30m</w:t>
            </w:r>
          </w:p>
          <w:p w14:paraId="20B815C2" w14:textId="77777777" w:rsidR="001A20E6" w:rsidRDefault="00000000">
            <w:pPr>
              <w:pStyle w:val="TableCellTaskBadge"/>
              <w:shd w:val="clear" w:color="auto" w:fill="FCE4EC"/>
            </w:pPr>
            <w:r>
              <w:rPr>
                <w:b/>
                <w:bCs/>
                <w:color w:val="C2185B"/>
              </w:rPr>
              <w:t>REVISION</w:t>
            </w:r>
          </w:p>
          <w:p w14:paraId="512774AA" w14:textId="77777777" w:rsidR="001A20E6" w:rsidRDefault="00000000">
            <w:pPr>
              <w:pStyle w:val="TableCellTaskDetails"/>
            </w:pPr>
            <w:r>
              <w:t>• Practice - Secularism (S10) — 30m</w:t>
            </w:r>
          </w:p>
          <w:p w14:paraId="71B378A5" w14:textId="77777777" w:rsidR="001A20E6" w:rsidRDefault="00000000">
            <w:pPr>
              <w:pStyle w:val="TableCellTaskBadge"/>
              <w:shd w:val="clear" w:color="auto" w:fill="E8F5E8"/>
            </w:pPr>
            <w:r>
              <w:rPr>
                <w:b/>
                <w:bCs/>
                <w:color w:val="388E3C"/>
              </w:rPr>
              <w:t>PRACTICE</w:t>
            </w:r>
          </w:p>
          <w:p w14:paraId="0D283872" w14:textId="77777777" w:rsidR="001A20E6" w:rsidRDefault="00000000">
            <w:pPr>
              <w:pStyle w:val="TableCellTaskDetails"/>
            </w:pPr>
            <w:r>
              <w:t>• Practice - Social empowerment and welfare (S11) — 30m</w:t>
            </w:r>
          </w:p>
          <w:p w14:paraId="5B0A3378"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31657C6E" w14:textId="77777777" w:rsidR="001A20E6" w:rsidRDefault="00000000">
            <w:pPr>
              <w:pStyle w:val="TableCellTaskSubject"/>
            </w:pPr>
            <w:r>
              <w:t>Society and Social Justice</w:t>
            </w:r>
          </w:p>
          <w:p w14:paraId="1D6348C7" w14:textId="77777777" w:rsidR="001A20E6" w:rsidRDefault="00000000">
            <w:pPr>
              <w:pStyle w:val="TableCellTaskDetails"/>
            </w:pPr>
            <w:r>
              <w:t>• Study - Population and associated issues (S06) — 30m</w:t>
            </w:r>
          </w:p>
          <w:p w14:paraId="04EBB258" w14:textId="77777777" w:rsidR="001A20E6" w:rsidRDefault="00000000">
            <w:pPr>
              <w:pStyle w:val="TableCellTaskBadge"/>
              <w:shd w:val="clear" w:color="auto" w:fill="E3F2FD"/>
            </w:pPr>
            <w:r>
              <w:rPr>
                <w:b/>
                <w:bCs/>
                <w:color w:val="1976D2"/>
              </w:rPr>
              <w:t>STUDY</w:t>
            </w:r>
          </w:p>
          <w:p w14:paraId="61258859" w14:textId="77777777" w:rsidR="001A20E6" w:rsidRDefault="00000000">
            <w:pPr>
              <w:pStyle w:val="TableCellTaskDetails"/>
            </w:pPr>
            <w:r>
              <w:t>• Revision - Welfare schemes, mechanisms,laws and institutions related to SCs (S12) — 30m</w:t>
            </w:r>
          </w:p>
          <w:p w14:paraId="77ECA8E1" w14:textId="77777777" w:rsidR="001A20E6" w:rsidRDefault="00000000">
            <w:pPr>
              <w:pStyle w:val="TableCellTaskBadge"/>
              <w:shd w:val="clear" w:color="auto" w:fill="FCE4EC"/>
            </w:pPr>
            <w:r>
              <w:rPr>
                <w:b/>
                <w:bCs/>
                <w:color w:val="C2185B"/>
              </w:rPr>
              <w:t>REVISION</w:t>
            </w:r>
          </w:p>
          <w:p w14:paraId="4D17A4D1" w14:textId="77777777" w:rsidR="001A20E6" w:rsidRDefault="00000000">
            <w:pPr>
              <w:pStyle w:val="TableCellTaskDetails"/>
            </w:pPr>
            <w:r>
              <w:t>• Revision - Welfare schemes, mechanisms and institutions related to STs (S13) — 30m</w:t>
            </w:r>
          </w:p>
          <w:p w14:paraId="1F1AC11E" w14:textId="77777777" w:rsidR="001A20E6" w:rsidRDefault="00000000">
            <w:pPr>
              <w:pStyle w:val="TableCellTaskBadge"/>
              <w:shd w:val="clear" w:color="auto" w:fill="FCE4EC"/>
            </w:pPr>
            <w:r>
              <w:rPr>
                <w:b/>
                <w:bCs/>
                <w:color w:val="C2185B"/>
              </w:rPr>
              <w:t>REVISION</w:t>
            </w:r>
          </w:p>
          <w:p w14:paraId="606F518C" w14:textId="77777777" w:rsidR="001A20E6" w:rsidRDefault="00000000">
            <w:pPr>
              <w:pStyle w:val="TableCellTaskDetails"/>
            </w:pPr>
            <w:r>
              <w:t>• Practice - Welfare schemes, mechanisms,laws and institutions related to SCs (S12) — 30m</w:t>
            </w:r>
          </w:p>
          <w:p w14:paraId="299843CC" w14:textId="77777777" w:rsidR="001A20E6" w:rsidRDefault="00000000">
            <w:pPr>
              <w:pStyle w:val="TableCellTaskBadge"/>
              <w:shd w:val="clear" w:color="auto" w:fill="E8F5E8"/>
            </w:pPr>
            <w:r>
              <w:rPr>
                <w:b/>
                <w:bCs/>
                <w:color w:val="388E3C"/>
              </w:rPr>
              <w:t>PRACTICE</w:t>
            </w:r>
          </w:p>
          <w:p w14:paraId="516DBE14" w14:textId="77777777" w:rsidR="001A20E6" w:rsidRDefault="00000000">
            <w:pPr>
              <w:pStyle w:val="TableCellTaskDetails"/>
            </w:pPr>
            <w:r>
              <w:t>• Practice - Welfare schemes, mechanisms and institutions related to STs (S13) — 30m</w:t>
            </w:r>
          </w:p>
          <w:p w14:paraId="7A21DE5A"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005C21C7" w14:textId="77777777" w:rsidR="001A20E6" w:rsidRDefault="00000000">
            <w:pPr>
              <w:pStyle w:val="TableCellTaskSubject"/>
            </w:pPr>
            <w:r>
              <w:t>Society and Social Justice</w:t>
            </w:r>
          </w:p>
          <w:p w14:paraId="6988852A" w14:textId="77777777" w:rsidR="001A20E6" w:rsidRDefault="00000000">
            <w:pPr>
              <w:pStyle w:val="TableCellTaskDetails"/>
            </w:pPr>
            <w:r>
              <w:t>• Study - Poverty, Hunger and developmental issues (S07) — 30m</w:t>
            </w:r>
          </w:p>
          <w:p w14:paraId="35698D1A" w14:textId="77777777" w:rsidR="001A20E6" w:rsidRDefault="00000000">
            <w:pPr>
              <w:pStyle w:val="TableCellTaskBadge"/>
              <w:shd w:val="clear" w:color="auto" w:fill="E3F2FD"/>
            </w:pPr>
            <w:r>
              <w:rPr>
                <w:b/>
                <w:bCs/>
                <w:color w:val="1976D2"/>
              </w:rPr>
              <w:t>STUDY</w:t>
            </w:r>
          </w:p>
          <w:p w14:paraId="2D56F570" w14:textId="77777777" w:rsidR="001A20E6" w:rsidRDefault="00000000">
            <w:pPr>
              <w:pStyle w:val="TableCellTaskDetails"/>
            </w:pPr>
            <w:r>
              <w:t>• Revision - Welfare schemes, mechanisms,laws and institutions related to Women (S14) — 30m</w:t>
            </w:r>
          </w:p>
          <w:p w14:paraId="7C129F1A" w14:textId="77777777" w:rsidR="001A20E6" w:rsidRDefault="00000000">
            <w:pPr>
              <w:pStyle w:val="TableCellTaskBadge"/>
              <w:shd w:val="clear" w:color="auto" w:fill="FCE4EC"/>
            </w:pPr>
            <w:r>
              <w:rPr>
                <w:b/>
                <w:bCs/>
                <w:color w:val="C2185B"/>
              </w:rPr>
              <w:t>REVISION</w:t>
            </w:r>
          </w:p>
          <w:p w14:paraId="716EAB58" w14:textId="77777777" w:rsidR="001A20E6" w:rsidRDefault="00000000">
            <w:pPr>
              <w:pStyle w:val="TableCellTaskDetails"/>
            </w:pPr>
            <w:r>
              <w:t>• Revision - Welfare schemes, mechanisms,laws and institutions related to children (S15) — 30m</w:t>
            </w:r>
          </w:p>
          <w:p w14:paraId="3DB03565" w14:textId="77777777" w:rsidR="001A20E6" w:rsidRDefault="00000000">
            <w:pPr>
              <w:pStyle w:val="TableCellTaskBadge"/>
              <w:shd w:val="clear" w:color="auto" w:fill="FCE4EC"/>
            </w:pPr>
            <w:r>
              <w:rPr>
                <w:b/>
                <w:bCs/>
                <w:color w:val="C2185B"/>
              </w:rPr>
              <w:t>REVISION</w:t>
            </w:r>
          </w:p>
          <w:p w14:paraId="2BFD4939" w14:textId="77777777" w:rsidR="001A20E6" w:rsidRDefault="00000000">
            <w:pPr>
              <w:pStyle w:val="TableCellTaskDetails"/>
            </w:pPr>
            <w:r>
              <w:t>• Practice - Welfare schemes, mechanisms,laws and institutions related to Women (S14) — 30m</w:t>
            </w:r>
          </w:p>
          <w:p w14:paraId="2EEEC7E8" w14:textId="77777777" w:rsidR="001A20E6" w:rsidRDefault="00000000">
            <w:pPr>
              <w:pStyle w:val="TableCellTaskBadge"/>
              <w:shd w:val="clear" w:color="auto" w:fill="E8F5E8"/>
            </w:pPr>
            <w:r>
              <w:rPr>
                <w:b/>
                <w:bCs/>
                <w:color w:val="388E3C"/>
              </w:rPr>
              <w:t>PRACTICE</w:t>
            </w:r>
          </w:p>
          <w:p w14:paraId="1977CB9A" w14:textId="77777777" w:rsidR="001A20E6" w:rsidRDefault="00000000">
            <w:pPr>
              <w:pStyle w:val="TableCellTaskDetails"/>
            </w:pPr>
            <w:r>
              <w:t>• Practice - Welfare schemes, mechanisms,laws and institutions related to children (S15) — 30m</w:t>
            </w:r>
          </w:p>
          <w:p w14:paraId="23CA8EE4"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2CD8804B" w14:textId="77777777" w:rsidR="001A20E6" w:rsidRDefault="00000000">
            <w:pPr>
              <w:pStyle w:val="TableCellTaskSubject"/>
            </w:pPr>
            <w:r>
              <w:t>Essay</w:t>
            </w:r>
          </w:p>
          <w:p w14:paraId="08BE9152" w14:textId="77777777" w:rsidR="001A20E6" w:rsidRDefault="00000000">
            <w:pPr>
              <w:pStyle w:val="TableCellTaskDetails"/>
            </w:pPr>
            <w:r>
              <w:t>• Study - Enviroment based topics (Z05) — 30m</w:t>
            </w:r>
          </w:p>
          <w:p w14:paraId="11D9A2A0" w14:textId="77777777" w:rsidR="001A20E6" w:rsidRDefault="00000000">
            <w:pPr>
              <w:pStyle w:val="TableCellTaskBadge"/>
              <w:shd w:val="clear" w:color="auto" w:fill="E3F2FD"/>
            </w:pPr>
            <w:r>
              <w:rPr>
                <w:b/>
                <w:bCs/>
                <w:color w:val="1976D2"/>
              </w:rPr>
              <w:t>STUDY</w:t>
            </w:r>
          </w:p>
          <w:p w14:paraId="65409190" w14:textId="77777777" w:rsidR="001A20E6" w:rsidRDefault="00000000">
            <w:pPr>
              <w:pStyle w:val="TableCellTaskDetails"/>
            </w:pPr>
            <w:r>
              <w:t>• Revision - Education &amp; Health based topics (Z03) — 30m</w:t>
            </w:r>
          </w:p>
          <w:p w14:paraId="791D3F6A" w14:textId="77777777" w:rsidR="001A20E6" w:rsidRDefault="00000000">
            <w:pPr>
              <w:pStyle w:val="TableCellTaskBadge"/>
              <w:shd w:val="clear" w:color="auto" w:fill="FCE4EC"/>
            </w:pPr>
            <w:r>
              <w:rPr>
                <w:b/>
                <w:bCs/>
                <w:color w:val="C2185B"/>
              </w:rPr>
              <w:t>REVISION</w:t>
            </w:r>
          </w:p>
          <w:p w14:paraId="7216BA3E" w14:textId="77777777" w:rsidR="001A20E6" w:rsidRDefault="00000000">
            <w:pPr>
              <w:pStyle w:val="TableCellTaskDetails"/>
            </w:pPr>
            <w:r>
              <w:t>• Revision - Economy based topics (Z04) — 30m</w:t>
            </w:r>
          </w:p>
          <w:p w14:paraId="6CF3DC93" w14:textId="77777777" w:rsidR="001A20E6" w:rsidRDefault="00000000">
            <w:pPr>
              <w:pStyle w:val="TableCellTaskBadge"/>
              <w:shd w:val="clear" w:color="auto" w:fill="FCE4EC"/>
            </w:pPr>
            <w:r>
              <w:rPr>
                <w:b/>
                <w:bCs/>
                <w:color w:val="C2185B"/>
              </w:rPr>
              <w:t>REVISION</w:t>
            </w:r>
          </w:p>
          <w:p w14:paraId="6261DD93" w14:textId="77777777" w:rsidR="001A20E6" w:rsidRDefault="00000000">
            <w:pPr>
              <w:pStyle w:val="TableCellTaskDetails"/>
            </w:pPr>
            <w:r>
              <w:t>• Practice - Education &amp; Health based topics (Z03) — 30m</w:t>
            </w:r>
          </w:p>
          <w:p w14:paraId="5F7E3913" w14:textId="77777777" w:rsidR="001A20E6" w:rsidRDefault="00000000">
            <w:pPr>
              <w:pStyle w:val="TableCellTaskBadge"/>
              <w:shd w:val="clear" w:color="auto" w:fill="E8F5E8"/>
            </w:pPr>
            <w:r>
              <w:rPr>
                <w:b/>
                <w:bCs/>
                <w:color w:val="388E3C"/>
              </w:rPr>
              <w:t>PRACTICE</w:t>
            </w:r>
          </w:p>
          <w:p w14:paraId="08608498" w14:textId="77777777" w:rsidR="001A20E6" w:rsidRDefault="00000000">
            <w:pPr>
              <w:pStyle w:val="TableCellTaskDetails"/>
            </w:pPr>
            <w:r>
              <w:t>• Practice - Economy based topics (Z04) — 30m</w:t>
            </w:r>
          </w:p>
          <w:p w14:paraId="79CB63E7"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0AC486F6" w14:textId="77777777" w:rsidR="001A20E6" w:rsidRDefault="00000000">
            <w:pPr>
              <w:pStyle w:val="TableCellTaskSubject"/>
            </w:pPr>
            <w:r>
              <w:t>Essay</w:t>
            </w:r>
          </w:p>
          <w:p w14:paraId="307A5061" w14:textId="77777777" w:rsidR="001A20E6" w:rsidRDefault="00000000">
            <w:pPr>
              <w:pStyle w:val="TableCellTaskDetails"/>
            </w:pPr>
            <w:r>
              <w:t>• Study - Governance based topics (Z06) — 30m</w:t>
            </w:r>
          </w:p>
          <w:p w14:paraId="5F6A57E0" w14:textId="77777777" w:rsidR="001A20E6" w:rsidRDefault="00000000">
            <w:pPr>
              <w:pStyle w:val="TableCellTaskBadge"/>
              <w:shd w:val="clear" w:color="auto" w:fill="E3F2FD"/>
            </w:pPr>
            <w:r>
              <w:rPr>
                <w:b/>
                <w:bCs/>
                <w:color w:val="1976D2"/>
              </w:rPr>
              <w:t>STUDY</w:t>
            </w:r>
          </w:p>
          <w:p w14:paraId="0DBA26E3" w14:textId="77777777" w:rsidR="001A20E6" w:rsidRDefault="00000000">
            <w:pPr>
              <w:pStyle w:val="TableCellTaskDetails"/>
            </w:pPr>
            <w:r>
              <w:t>• Revision - Economy based topics (Z04) — 1h</w:t>
            </w:r>
          </w:p>
          <w:p w14:paraId="39728544" w14:textId="77777777" w:rsidR="001A20E6" w:rsidRDefault="00000000">
            <w:pPr>
              <w:pStyle w:val="TableCellTaskBadge"/>
              <w:shd w:val="clear" w:color="auto" w:fill="FCE4EC"/>
            </w:pPr>
            <w:r>
              <w:rPr>
                <w:b/>
                <w:bCs/>
                <w:color w:val="C2185B"/>
              </w:rPr>
              <w:t>REVISION</w:t>
            </w:r>
          </w:p>
          <w:p w14:paraId="796F6162" w14:textId="77777777" w:rsidR="001A20E6" w:rsidRDefault="00000000">
            <w:pPr>
              <w:pStyle w:val="TableCellTaskDetails"/>
            </w:pPr>
            <w:r>
              <w:t>• Practice - Economy based topics (Z04) — 1h</w:t>
            </w:r>
          </w:p>
          <w:p w14:paraId="40F7EB15"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02024F7D" w14:textId="77777777" w:rsidR="001A20E6" w:rsidRDefault="001A20E6"/>
        </w:tc>
      </w:tr>
      <w:tr w:rsidR="001A20E6" w14:paraId="33F2783B" w14:textId="77777777">
        <w:tc>
          <w:tcPr>
            <w:tcW w:w="700" w:type="pct"/>
            <w:shd w:val="clear" w:color="auto" w:fill="FEE2E2"/>
            <w:tcMar>
              <w:top w:w="150" w:type="dxa"/>
              <w:left w:w="100" w:type="dxa"/>
              <w:bottom w:w="150" w:type="dxa"/>
              <w:right w:w="100" w:type="dxa"/>
            </w:tcMar>
          </w:tcPr>
          <w:p w14:paraId="55F496F6" w14:textId="77777777" w:rsidR="001A20E6" w:rsidRDefault="00000000">
            <w:pPr>
              <w:pStyle w:val="TableCellTaskSubject"/>
            </w:pPr>
            <w:r>
              <w:t>Essay</w:t>
            </w:r>
          </w:p>
          <w:p w14:paraId="23504265" w14:textId="77777777" w:rsidR="001A20E6" w:rsidRDefault="00000000">
            <w:pPr>
              <w:pStyle w:val="TableCellTaskDetails"/>
            </w:pPr>
            <w:r>
              <w:t>• Test - TEST — 3h</w:t>
            </w:r>
          </w:p>
          <w:p w14:paraId="590FED2A" w14:textId="77777777" w:rsidR="001A20E6" w:rsidRDefault="00000000">
            <w:pPr>
              <w:pStyle w:val="TableCellTaskBadge"/>
              <w:shd w:val="clear" w:color="auto" w:fill="FFF3E0"/>
            </w:pPr>
            <w:r>
              <w:rPr>
                <w:b/>
                <w:bCs/>
                <w:color w:val="F57C00"/>
              </w:rPr>
              <w:t>TEST</w:t>
            </w:r>
          </w:p>
        </w:tc>
        <w:tc>
          <w:tcPr>
            <w:tcW w:w="700" w:type="pct"/>
            <w:shd w:val="clear" w:color="auto" w:fill="FEE2E2"/>
            <w:tcMar>
              <w:top w:w="150" w:type="dxa"/>
              <w:left w:w="100" w:type="dxa"/>
              <w:bottom w:w="150" w:type="dxa"/>
              <w:right w:w="100" w:type="dxa"/>
            </w:tcMar>
          </w:tcPr>
          <w:p w14:paraId="530A413E" w14:textId="77777777" w:rsidR="001A20E6" w:rsidRDefault="00000000">
            <w:pPr>
              <w:pStyle w:val="TableCellTaskSubject"/>
            </w:pPr>
            <w:r>
              <w:t>Essay</w:t>
            </w:r>
          </w:p>
          <w:p w14:paraId="4B75D152" w14:textId="77777777" w:rsidR="001A20E6" w:rsidRDefault="00000000">
            <w:pPr>
              <w:pStyle w:val="TableCellTaskDetails"/>
            </w:pPr>
            <w:r>
              <w:t>• Study - Women based topics (Z02) — 30m</w:t>
            </w:r>
          </w:p>
          <w:p w14:paraId="01EC22EA" w14:textId="77777777" w:rsidR="001A20E6" w:rsidRDefault="00000000">
            <w:pPr>
              <w:pStyle w:val="TableCellTaskBadge"/>
              <w:shd w:val="clear" w:color="auto" w:fill="E3F2FD"/>
            </w:pPr>
            <w:r>
              <w:rPr>
                <w:b/>
                <w:bCs/>
                <w:color w:val="1976D2"/>
              </w:rPr>
              <w:t>STUDY</w:t>
            </w:r>
          </w:p>
          <w:p w14:paraId="5B04229A" w14:textId="77777777" w:rsidR="001A20E6" w:rsidRDefault="00000000">
            <w:pPr>
              <w:pStyle w:val="TableCellTaskDetails"/>
            </w:pPr>
            <w:r>
              <w:t>• Revision - Philosophical topics (Z01) — 30m</w:t>
            </w:r>
          </w:p>
          <w:p w14:paraId="48B0659C" w14:textId="77777777" w:rsidR="001A20E6" w:rsidRDefault="00000000">
            <w:pPr>
              <w:pStyle w:val="TableCellTaskBadge"/>
              <w:shd w:val="clear" w:color="auto" w:fill="FCE4EC"/>
            </w:pPr>
            <w:r>
              <w:rPr>
                <w:b/>
                <w:bCs/>
                <w:color w:val="C2185B"/>
              </w:rPr>
              <w:t>REVISION</w:t>
            </w:r>
          </w:p>
          <w:p w14:paraId="3236DF39" w14:textId="77777777" w:rsidR="001A20E6" w:rsidRDefault="00000000">
            <w:pPr>
              <w:pStyle w:val="TableCellTaskDetails"/>
            </w:pPr>
            <w:r>
              <w:t>• Revision - Women based topics (Z02) — 30m</w:t>
            </w:r>
          </w:p>
          <w:p w14:paraId="7E1E6778" w14:textId="77777777" w:rsidR="001A20E6" w:rsidRDefault="00000000">
            <w:pPr>
              <w:pStyle w:val="TableCellTaskBadge"/>
              <w:shd w:val="clear" w:color="auto" w:fill="FCE4EC"/>
            </w:pPr>
            <w:r>
              <w:rPr>
                <w:b/>
                <w:bCs/>
                <w:color w:val="C2185B"/>
              </w:rPr>
              <w:t>REVISION</w:t>
            </w:r>
          </w:p>
          <w:p w14:paraId="6F7457A8" w14:textId="77777777" w:rsidR="001A20E6" w:rsidRDefault="00000000">
            <w:pPr>
              <w:pStyle w:val="TableCellTaskDetails"/>
            </w:pPr>
            <w:r>
              <w:t>• Practice - Philosophical topics (Z01) — 30m</w:t>
            </w:r>
          </w:p>
          <w:p w14:paraId="5D53CBFA" w14:textId="77777777" w:rsidR="001A20E6" w:rsidRDefault="00000000">
            <w:pPr>
              <w:pStyle w:val="TableCellTaskBadge"/>
              <w:shd w:val="clear" w:color="auto" w:fill="E8F5E8"/>
            </w:pPr>
            <w:r>
              <w:rPr>
                <w:b/>
                <w:bCs/>
                <w:color w:val="388E3C"/>
              </w:rPr>
              <w:t>PRACTICE</w:t>
            </w:r>
          </w:p>
          <w:p w14:paraId="72C53113" w14:textId="77777777" w:rsidR="001A20E6" w:rsidRDefault="00000000">
            <w:pPr>
              <w:pStyle w:val="TableCellTaskDetails"/>
            </w:pPr>
            <w:r>
              <w:t>• Practice - Women based topics (Z02) — 30m</w:t>
            </w:r>
          </w:p>
          <w:p w14:paraId="11F89E64"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09E118CE" w14:textId="77777777" w:rsidR="001A20E6" w:rsidRDefault="00000000">
            <w:pPr>
              <w:pStyle w:val="TableCellTaskSubject"/>
            </w:pPr>
            <w:r>
              <w:t>Essay</w:t>
            </w:r>
          </w:p>
          <w:p w14:paraId="1B814C56" w14:textId="77777777" w:rsidR="001A20E6" w:rsidRDefault="00000000">
            <w:pPr>
              <w:pStyle w:val="TableCellTaskDetails"/>
            </w:pPr>
            <w:r>
              <w:t>• Study - Education &amp; Health based topics (Z03) — 30m</w:t>
            </w:r>
          </w:p>
          <w:p w14:paraId="4A5A4D3E" w14:textId="77777777" w:rsidR="001A20E6" w:rsidRDefault="00000000">
            <w:pPr>
              <w:pStyle w:val="TableCellTaskBadge"/>
              <w:shd w:val="clear" w:color="auto" w:fill="E3F2FD"/>
            </w:pPr>
            <w:r>
              <w:rPr>
                <w:b/>
                <w:bCs/>
                <w:color w:val="1976D2"/>
              </w:rPr>
              <w:t>STUDY</w:t>
            </w:r>
          </w:p>
          <w:p w14:paraId="055220BD" w14:textId="77777777" w:rsidR="001A20E6" w:rsidRDefault="00000000">
            <w:pPr>
              <w:pStyle w:val="TableCellTaskDetails"/>
            </w:pPr>
            <w:r>
              <w:t>• Revision - Women based topics (Z02) — 1h</w:t>
            </w:r>
          </w:p>
          <w:p w14:paraId="3ABEA4A3" w14:textId="77777777" w:rsidR="001A20E6" w:rsidRDefault="00000000">
            <w:pPr>
              <w:pStyle w:val="TableCellTaskBadge"/>
              <w:shd w:val="clear" w:color="auto" w:fill="FCE4EC"/>
            </w:pPr>
            <w:r>
              <w:rPr>
                <w:b/>
                <w:bCs/>
                <w:color w:val="C2185B"/>
              </w:rPr>
              <w:t>REVISION</w:t>
            </w:r>
          </w:p>
          <w:p w14:paraId="3EBEE0F9" w14:textId="77777777" w:rsidR="001A20E6" w:rsidRDefault="00000000">
            <w:pPr>
              <w:pStyle w:val="TableCellTaskDetails"/>
            </w:pPr>
            <w:r>
              <w:t>• Practice - Women based topics (Z02) — 1h</w:t>
            </w:r>
          </w:p>
          <w:p w14:paraId="3BC98F8B"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3E948E3B" w14:textId="77777777" w:rsidR="001A20E6" w:rsidRDefault="00000000">
            <w:pPr>
              <w:pStyle w:val="TableCellTaskSubject"/>
            </w:pPr>
            <w:r>
              <w:t>Essay</w:t>
            </w:r>
          </w:p>
          <w:p w14:paraId="642132E4" w14:textId="77777777" w:rsidR="001A20E6" w:rsidRDefault="00000000">
            <w:pPr>
              <w:pStyle w:val="TableCellTaskDetails"/>
            </w:pPr>
            <w:r>
              <w:t>• Study - Economy based topics (Z04) — 30m</w:t>
            </w:r>
          </w:p>
          <w:p w14:paraId="68AA3D47" w14:textId="77777777" w:rsidR="001A20E6" w:rsidRDefault="00000000">
            <w:pPr>
              <w:pStyle w:val="TableCellTaskBadge"/>
              <w:shd w:val="clear" w:color="auto" w:fill="E3F2FD"/>
            </w:pPr>
            <w:r>
              <w:rPr>
                <w:b/>
                <w:bCs/>
                <w:color w:val="1976D2"/>
              </w:rPr>
              <w:t>STUDY</w:t>
            </w:r>
          </w:p>
          <w:p w14:paraId="65FDAE93" w14:textId="77777777" w:rsidR="001A20E6" w:rsidRDefault="00000000">
            <w:pPr>
              <w:pStyle w:val="TableCellTaskDetails"/>
            </w:pPr>
            <w:r>
              <w:t>• Revision - Education &amp; Health based topics (Z03) — 1h</w:t>
            </w:r>
          </w:p>
          <w:p w14:paraId="501F18D0" w14:textId="77777777" w:rsidR="001A20E6" w:rsidRDefault="00000000">
            <w:pPr>
              <w:pStyle w:val="TableCellTaskBadge"/>
              <w:shd w:val="clear" w:color="auto" w:fill="FCE4EC"/>
            </w:pPr>
            <w:r>
              <w:rPr>
                <w:b/>
                <w:bCs/>
                <w:color w:val="C2185B"/>
              </w:rPr>
              <w:t>REVISION</w:t>
            </w:r>
          </w:p>
          <w:p w14:paraId="5407D47B" w14:textId="77777777" w:rsidR="001A20E6" w:rsidRDefault="00000000">
            <w:pPr>
              <w:pStyle w:val="TableCellTaskDetails"/>
            </w:pPr>
            <w:r>
              <w:t>• Practice - Education &amp; Health based topics (Z03) — 1h</w:t>
            </w:r>
          </w:p>
          <w:p w14:paraId="4B6F4242"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064DB413" w14:textId="77777777" w:rsidR="001A20E6" w:rsidRDefault="00000000">
            <w:pPr>
              <w:pStyle w:val="TableCellTaskSubject"/>
            </w:pPr>
            <w:r>
              <w:t>History-Ancient</w:t>
            </w:r>
          </w:p>
          <w:p w14:paraId="6E01E510" w14:textId="77777777" w:rsidR="001A20E6" w:rsidRDefault="00000000">
            <w:pPr>
              <w:pStyle w:val="TableCellTaskDetails"/>
            </w:pPr>
            <w:r>
              <w:t>• Revision - Broad / Overlap (H01/00) — 30m</w:t>
            </w:r>
          </w:p>
          <w:p w14:paraId="59BD7E70" w14:textId="77777777" w:rsidR="001A20E6" w:rsidRDefault="00000000">
            <w:pPr>
              <w:pStyle w:val="TableCellTaskBadge"/>
              <w:shd w:val="clear" w:color="auto" w:fill="FCE4EC"/>
            </w:pPr>
            <w:r>
              <w:rPr>
                <w:b/>
                <w:bCs/>
                <w:color w:val="C2185B"/>
              </w:rPr>
              <w:t>REVISION</w:t>
            </w:r>
          </w:p>
          <w:p w14:paraId="55A8709E" w14:textId="77777777" w:rsidR="001A20E6" w:rsidRDefault="00000000">
            <w:pPr>
              <w:pStyle w:val="TableCellTaskDetails"/>
            </w:pPr>
            <w:r>
              <w:t>• Revision - Pre-historic cultures (H01/01) — 30m</w:t>
            </w:r>
          </w:p>
          <w:p w14:paraId="39F546C0" w14:textId="77777777" w:rsidR="001A20E6" w:rsidRDefault="00000000">
            <w:pPr>
              <w:pStyle w:val="TableCellTaskBadge"/>
              <w:shd w:val="clear" w:color="auto" w:fill="FCE4EC"/>
            </w:pPr>
            <w:r>
              <w:rPr>
                <w:b/>
                <w:bCs/>
                <w:color w:val="C2185B"/>
              </w:rPr>
              <w:t>REVISION</w:t>
            </w:r>
          </w:p>
          <w:p w14:paraId="11A7F611" w14:textId="77777777" w:rsidR="001A20E6" w:rsidRDefault="00000000">
            <w:pPr>
              <w:pStyle w:val="TableCellTaskDetails"/>
            </w:pPr>
            <w:r>
              <w:t>• Practice - Broad / Overlap (H01/00) — 30m</w:t>
            </w:r>
          </w:p>
          <w:p w14:paraId="73979422" w14:textId="77777777" w:rsidR="001A20E6" w:rsidRDefault="00000000">
            <w:pPr>
              <w:pStyle w:val="TableCellTaskBadge"/>
              <w:shd w:val="clear" w:color="auto" w:fill="E8F5E8"/>
            </w:pPr>
            <w:r>
              <w:rPr>
                <w:b/>
                <w:bCs/>
                <w:color w:val="388E3C"/>
              </w:rPr>
              <w:t>PRACTICE</w:t>
            </w:r>
          </w:p>
          <w:p w14:paraId="191AD1C4" w14:textId="77777777" w:rsidR="001A20E6" w:rsidRDefault="00000000">
            <w:pPr>
              <w:pStyle w:val="TableCellTaskDetails"/>
            </w:pPr>
            <w:r>
              <w:t>• Practice - Pre-historic cultures (H01/01) — 30m</w:t>
            </w:r>
          </w:p>
          <w:p w14:paraId="34EE17F5" w14:textId="77777777" w:rsidR="001A20E6" w:rsidRDefault="00000000">
            <w:pPr>
              <w:pStyle w:val="TableCellTaskBadge"/>
              <w:shd w:val="clear" w:color="auto" w:fill="E8F5E8"/>
            </w:pPr>
            <w:r>
              <w:rPr>
                <w:b/>
                <w:bCs/>
                <w:color w:val="388E3C"/>
              </w:rPr>
              <w:t>PRACTICE</w:t>
            </w:r>
          </w:p>
          <w:p w14:paraId="2D19DDFC" w14:textId="77777777" w:rsidR="001A20E6" w:rsidRDefault="00000000">
            <w:pPr>
              <w:pStyle w:val="TableCellTaskDetails"/>
            </w:pPr>
            <w:r>
              <w:t>• Practice - Harappan civilisation (H01/02) — 30m</w:t>
            </w:r>
          </w:p>
          <w:p w14:paraId="5465C711" w14:textId="77777777" w:rsidR="001A20E6" w:rsidRDefault="00000000">
            <w:pPr>
              <w:pStyle w:val="TableCellTaskBadge"/>
              <w:shd w:val="clear" w:color="auto" w:fill="E8F5E8"/>
            </w:pPr>
            <w:r>
              <w:rPr>
                <w:b/>
                <w:bCs/>
                <w:color w:val="388E3C"/>
              </w:rPr>
              <w:t>PRACTICE</w:t>
            </w:r>
          </w:p>
        </w:tc>
        <w:tc>
          <w:tcPr>
            <w:tcW w:w="700" w:type="pct"/>
            <w:shd w:val="clear" w:color="auto" w:fill="FEE2E2"/>
            <w:tcMar>
              <w:top w:w="150" w:type="dxa"/>
              <w:left w:w="100" w:type="dxa"/>
              <w:bottom w:w="150" w:type="dxa"/>
              <w:right w:w="100" w:type="dxa"/>
            </w:tcMar>
          </w:tcPr>
          <w:p w14:paraId="5F92ABB1" w14:textId="77777777" w:rsidR="001A20E6" w:rsidRDefault="00000000">
            <w:pPr>
              <w:pStyle w:val="TableCellTaskSubject"/>
            </w:pPr>
            <w:r>
              <w:t>History-Ancient</w:t>
            </w:r>
          </w:p>
          <w:p w14:paraId="18D1A14F" w14:textId="77777777" w:rsidR="001A20E6" w:rsidRDefault="00000000">
            <w:pPr>
              <w:pStyle w:val="TableCellTaskDetails"/>
            </w:pPr>
            <w:r>
              <w:t>• Revision - Harappan civilisation (H01/02) — 30m</w:t>
            </w:r>
          </w:p>
          <w:p w14:paraId="3D261EC7" w14:textId="77777777" w:rsidR="001A20E6" w:rsidRDefault="00000000">
            <w:pPr>
              <w:pStyle w:val="TableCellTaskBadge"/>
              <w:shd w:val="clear" w:color="auto" w:fill="FCE4EC"/>
            </w:pPr>
            <w:r>
              <w:rPr>
                <w:b/>
                <w:bCs/>
                <w:color w:val="C2185B"/>
              </w:rPr>
              <w:t>REVISION</w:t>
            </w:r>
          </w:p>
          <w:p w14:paraId="7A779247" w14:textId="77777777" w:rsidR="001A20E6" w:rsidRDefault="00000000">
            <w:pPr>
              <w:pStyle w:val="TableCellTaskDetails"/>
            </w:pPr>
            <w:r>
              <w:t>• Revision - Vedic &amp; Post Vedic - Culture &amp; Philosophy (H01/03) — 30m</w:t>
            </w:r>
          </w:p>
          <w:p w14:paraId="5833B3C3" w14:textId="77777777" w:rsidR="001A20E6" w:rsidRDefault="00000000">
            <w:pPr>
              <w:pStyle w:val="TableCellTaskBadge"/>
              <w:shd w:val="clear" w:color="auto" w:fill="FCE4EC"/>
            </w:pPr>
            <w:r>
              <w:rPr>
                <w:b/>
                <w:bCs/>
                <w:color w:val="C2185B"/>
              </w:rPr>
              <w:t>REVISION</w:t>
            </w:r>
          </w:p>
          <w:p w14:paraId="5284375A" w14:textId="77777777" w:rsidR="001A20E6" w:rsidRDefault="00000000">
            <w:pPr>
              <w:pStyle w:val="TableCellTaskDetails"/>
            </w:pPr>
            <w:r>
              <w:t>• Practice - Vedic &amp; Post Vedic - Culture &amp; Philosophy (H01/03) — 30m</w:t>
            </w:r>
          </w:p>
          <w:p w14:paraId="354C46AC" w14:textId="77777777" w:rsidR="001A20E6" w:rsidRDefault="00000000">
            <w:pPr>
              <w:pStyle w:val="TableCellTaskBadge"/>
              <w:shd w:val="clear" w:color="auto" w:fill="E8F5E8"/>
            </w:pPr>
            <w:r>
              <w:rPr>
                <w:b/>
                <w:bCs/>
                <w:color w:val="388E3C"/>
              </w:rPr>
              <w:t>PRACTICE</w:t>
            </w:r>
          </w:p>
          <w:p w14:paraId="4A3FF931" w14:textId="77777777" w:rsidR="001A20E6" w:rsidRDefault="00000000">
            <w:pPr>
              <w:pStyle w:val="TableCellTaskDetails"/>
            </w:pPr>
            <w:r>
              <w:t>• Practice - Mauryan Empire (H01/04) — 30m</w:t>
            </w:r>
          </w:p>
          <w:p w14:paraId="1347BC4C" w14:textId="77777777" w:rsidR="001A20E6" w:rsidRDefault="00000000">
            <w:pPr>
              <w:pStyle w:val="TableCellTaskBadge"/>
              <w:shd w:val="clear" w:color="auto" w:fill="E8F5E8"/>
            </w:pPr>
            <w:r>
              <w:rPr>
                <w:b/>
                <w:bCs/>
                <w:color w:val="388E3C"/>
              </w:rPr>
              <w:t>PRACTICE</w:t>
            </w:r>
          </w:p>
          <w:p w14:paraId="420F6DE0" w14:textId="77777777" w:rsidR="001A20E6" w:rsidRDefault="00000000">
            <w:pPr>
              <w:pStyle w:val="TableCellTaskDetails"/>
            </w:pPr>
            <w:r>
              <w:t>• Practice - Post-Mauryan (H01/05) — 30m</w:t>
            </w:r>
          </w:p>
          <w:p w14:paraId="64F7020A"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73162766" w14:textId="77777777" w:rsidR="001A20E6" w:rsidRDefault="001A20E6"/>
        </w:tc>
      </w:tr>
      <w:tr w:rsidR="001A20E6" w14:paraId="2276C95E" w14:textId="77777777">
        <w:tc>
          <w:tcPr>
            <w:tcW w:w="700" w:type="pct"/>
            <w:shd w:val="clear" w:color="auto" w:fill="FEE2E2"/>
            <w:tcMar>
              <w:top w:w="150" w:type="dxa"/>
              <w:left w:w="100" w:type="dxa"/>
              <w:bottom w:w="150" w:type="dxa"/>
              <w:right w:w="100" w:type="dxa"/>
            </w:tcMar>
          </w:tcPr>
          <w:p w14:paraId="77FB32CB" w14:textId="77777777" w:rsidR="001A20E6" w:rsidRDefault="001A20E6"/>
        </w:tc>
        <w:tc>
          <w:tcPr>
            <w:tcW w:w="700" w:type="pct"/>
            <w:shd w:val="clear" w:color="auto" w:fill="FEE2E2"/>
            <w:tcMar>
              <w:top w:w="150" w:type="dxa"/>
              <w:left w:w="100" w:type="dxa"/>
              <w:bottom w:w="150" w:type="dxa"/>
              <w:right w:w="100" w:type="dxa"/>
            </w:tcMar>
          </w:tcPr>
          <w:p w14:paraId="7AD87AE5" w14:textId="77777777" w:rsidR="001A20E6" w:rsidRDefault="001A20E6"/>
        </w:tc>
        <w:tc>
          <w:tcPr>
            <w:tcW w:w="700" w:type="pct"/>
            <w:shd w:val="clear" w:color="auto" w:fill="FEE2E2"/>
            <w:tcMar>
              <w:top w:w="150" w:type="dxa"/>
              <w:left w:w="100" w:type="dxa"/>
              <w:bottom w:w="150" w:type="dxa"/>
              <w:right w:w="100" w:type="dxa"/>
            </w:tcMar>
          </w:tcPr>
          <w:p w14:paraId="5DEFABA2" w14:textId="77777777" w:rsidR="001A20E6" w:rsidRDefault="001A20E6"/>
        </w:tc>
        <w:tc>
          <w:tcPr>
            <w:tcW w:w="700" w:type="pct"/>
            <w:shd w:val="clear" w:color="auto" w:fill="FEE2E2"/>
            <w:tcMar>
              <w:top w:w="150" w:type="dxa"/>
              <w:left w:w="100" w:type="dxa"/>
              <w:bottom w:w="150" w:type="dxa"/>
              <w:right w:w="100" w:type="dxa"/>
            </w:tcMar>
          </w:tcPr>
          <w:p w14:paraId="4E985D36" w14:textId="77777777" w:rsidR="001A20E6" w:rsidRDefault="001A20E6"/>
        </w:tc>
        <w:tc>
          <w:tcPr>
            <w:tcW w:w="700" w:type="pct"/>
            <w:shd w:val="clear" w:color="auto" w:fill="FEE2E2"/>
            <w:tcMar>
              <w:top w:w="150" w:type="dxa"/>
              <w:left w:w="100" w:type="dxa"/>
              <w:bottom w:w="150" w:type="dxa"/>
              <w:right w:w="100" w:type="dxa"/>
            </w:tcMar>
          </w:tcPr>
          <w:p w14:paraId="463CC805" w14:textId="77777777" w:rsidR="001A20E6" w:rsidRDefault="001A20E6"/>
        </w:tc>
        <w:tc>
          <w:tcPr>
            <w:tcW w:w="700" w:type="pct"/>
            <w:shd w:val="clear" w:color="auto" w:fill="FEE2E2"/>
            <w:tcMar>
              <w:top w:w="150" w:type="dxa"/>
              <w:left w:w="100" w:type="dxa"/>
              <w:bottom w:w="150" w:type="dxa"/>
              <w:right w:w="100" w:type="dxa"/>
            </w:tcMar>
          </w:tcPr>
          <w:p w14:paraId="24D234C5" w14:textId="77777777" w:rsidR="001A20E6" w:rsidRDefault="00000000">
            <w:pPr>
              <w:pStyle w:val="TableCellTaskSubject"/>
            </w:pPr>
            <w:r>
              <w:t>History-Medieval</w:t>
            </w:r>
          </w:p>
          <w:p w14:paraId="2F3F31F3" w14:textId="77777777" w:rsidR="001A20E6" w:rsidRDefault="00000000">
            <w:pPr>
              <w:pStyle w:val="TableCellTaskDetails"/>
            </w:pPr>
            <w:r>
              <w:t>• Revision - Broad / Overlap (H02/00) — 30m</w:t>
            </w:r>
          </w:p>
          <w:p w14:paraId="266BFC97" w14:textId="77777777" w:rsidR="001A20E6" w:rsidRDefault="00000000">
            <w:pPr>
              <w:pStyle w:val="TableCellTaskBadge"/>
              <w:shd w:val="clear" w:color="auto" w:fill="FCE4EC"/>
            </w:pPr>
            <w:r>
              <w:rPr>
                <w:b/>
                <w:bCs/>
                <w:color w:val="C2185B"/>
              </w:rPr>
              <w:t>REVISION</w:t>
            </w:r>
          </w:p>
          <w:p w14:paraId="17C5E102" w14:textId="77777777" w:rsidR="001A20E6" w:rsidRDefault="00000000">
            <w:pPr>
              <w:pStyle w:val="TableCellTaskDetails"/>
            </w:pPr>
            <w:r>
              <w:t>• Revision - Advent of Islam (H02/01) — 30m</w:t>
            </w:r>
          </w:p>
          <w:p w14:paraId="1D55CD64" w14:textId="77777777" w:rsidR="001A20E6" w:rsidRDefault="00000000">
            <w:pPr>
              <w:pStyle w:val="TableCellTaskBadge"/>
              <w:shd w:val="clear" w:color="auto" w:fill="FCE4EC"/>
            </w:pPr>
            <w:r>
              <w:rPr>
                <w:b/>
                <w:bCs/>
                <w:color w:val="C2185B"/>
              </w:rPr>
              <w:t>REVISION</w:t>
            </w:r>
          </w:p>
          <w:p w14:paraId="7FB529A0" w14:textId="77777777" w:rsidR="001A20E6" w:rsidRDefault="00000000">
            <w:pPr>
              <w:pStyle w:val="TableCellTaskDetails"/>
            </w:pPr>
            <w:r>
              <w:t>• Practice - Broad / Overlap (H02/00) — 30m</w:t>
            </w:r>
          </w:p>
          <w:p w14:paraId="640AD715" w14:textId="77777777" w:rsidR="001A20E6" w:rsidRDefault="00000000">
            <w:pPr>
              <w:pStyle w:val="TableCellTaskBadge"/>
              <w:shd w:val="clear" w:color="auto" w:fill="E8F5E8"/>
            </w:pPr>
            <w:r>
              <w:rPr>
                <w:b/>
                <w:bCs/>
                <w:color w:val="388E3C"/>
              </w:rPr>
              <w:t>PRACTICE</w:t>
            </w:r>
          </w:p>
          <w:p w14:paraId="0EEA397E" w14:textId="77777777" w:rsidR="001A20E6" w:rsidRDefault="00000000">
            <w:pPr>
              <w:pStyle w:val="TableCellTaskDetails"/>
            </w:pPr>
            <w:r>
              <w:t>• Practice - Advent of Islam (H02/01) — 30m</w:t>
            </w:r>
          </w:p>
          <w:p w14:paraId="4AAC49B9" w14:textId="77777777" w:rsidR="001A20E6" w:rsidRDefault="00000000">
            <w:pPr>
              <w:pStyle w:val="TableCellTaskBadge"/>
              <w:shd w:val="clear" w:color="auto" w:fill="E8F5E8"/>
            </w:pPr>
            <w:r>
              <w:rPr>
                <w:b/>
                <w:bCs/>
                <w:color w:val="388E3C"/>
              </w:rPr>
              <w:t>PRACTICE</w:t>
            </w:r>
          </w:p>
          <w:p w14:paraId="4E952BD4" w14:textId="77777777" w:rsidR="001A20E6" w:rsidRDefault="00000000">
            <w:pPr>
              <w:pStyle w:val="TableCellTaskDetails"/>
            </w:pPr>
            <w:r>
              <w:t>• Practice - Tripartite Struggle (H02/02) — 30m</w:t>
            </w:r>
          </w:p>
          <w:p w14:paraId="4BBF33E4"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01367D6F" w14:textId="77777777" w:rsidR="001A20E6" w:rsidRDefault="001A20E6"/>
        </w:tc>
      </w:tr>
    </w:tbl>
    <w:p w14:paraId="4217DDE9" w14:textId="77777777" w:rsidR="001A20E6" w:rsidRDefault="001A20E6">
      <w:pPr>
        <w:spacing w:after="400"/>
      </w:pPr>
    </w:p>
    <w:p w14:paraId="28A912EB" w14:textId="77777777" w:rsidR="001A20E6" w:rsidRDefault="00000000">
      <w:pPr>
        <w:pStyle w:val="ResourceTitle"/>
      </w:pPr>
      <w:r>
        <w:t>📚 Resources for Mar 28 - Apr 03</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0CE1919C"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9478660" w14:textId="77777777" w:rsidR="001A20E6" w:rsidRDefault="00000000">
            <w:pPr>
              <w:pStyle w:val="TableCellSubjectName"/>
            </w:pPr>
            <w:r>
              <w:t>Society and Social Justice</w:t>
            </w:r>
          </w:p>
          <w:p w14:paraId="47FB1C3E" w14:textId="77777777" w:rsidR="001A20E6" w:rsidRDefault="00000000">
            <w:pPr>
              <w:pStyle w:val="TableCellCategoryTitle"/>
            </w:pPr>
            <w:r>
              <w:t>📝 Practice Materials</w:t>
            </w:r>
          </w:p>
          <w:p w14:paraId="07774AAC" w14:textId="77777777" w:rsidR="001A20E6" w:rsidRDefault="00000000">
            <w:pPr>
              <w:pStyle w:val="TableCellResourceItem"/>
            </w:pPr>
            <w:r>
              <w:t>• La Excellence Society Material</w:t>
            </w:r>
          </w:p>
          <w:p w14:paraId="06785B4A" w14:textId="77777777" w:rsidR="001A20E6" w:rsidRDefault="00000000">
            <w:pPr>
              <w:pStyle w:val="TableCellResourceItem"/>
            </w:pPr>
            <w:r>
              <w:t>• Mains Workbook</w:t>
            </w:r>
          </w:p>
          <w:p w14:paraId="5252DF34" w14:textId="77777777" w:rsidR="001A20E6" w:rsidRDefault="00000000">
            <w:pPr>
              <w:pStyle w:val="TableCellCategoryTitle"/>
            </w:pPr>
            <w:r>
              <w:t>📰 Current Affairs</w:t>
            </w:r>
          </w:p>
          <w:p w14:paraId="5049A601" w14:textId="77777777" w:rsidR="001A20E6" w:rsidRDefault="00000000">
            <w:pPr>
              <w:pStyle w:val="TableCellResourceItem"/>
            </w:pPr>
            <w:r>
              <w:t>• Newspapers (Hindu and IE Explained) (Social issues, NFHS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34726595" w14:textId="77777777" w:rsidR="001A20E6" w:rsidRDefault="00000000">
            <w:pPr>
              <w:pStyle w:val="TableCellSubjectName"/>
            </w:pPr>
            <w:r>
              <w:t>Essay</w:t>
            </w:r>
          </w:p>
          <w:p w14:paraId="23AFCA37" w14:textId="77777777" w:rsidR="001A20E6" w:rsidRDefault="00000000">
            <w:pPr>
              <w:pStyle w:val="TableCellCategoryTitle"/>
            </w:pPr>
            <w:r>
              <w:t>📚 Primary Books</w:t>
            </w:r>
          </w:p>
          <w:p w14:paraId="29ED6597" w14:textId="77777777" w:rsidR="001A20E6" w:rsidRDefault="00000000">
            <w:pPr>
              <w:pStyle w:val="TableCellResourceItem"/>
            </w:pPr>
            <w:r>
              <w:t>• Michael Sandel – Justice</w:t>
            </w:r>
          </w:p>
          <w:p w14:paraId="135F21E2" w14:textId="77777777" w:rsidR="001A20E6" w:rsidRDefault="00000000">
            <w:pPr>
              <w:pStyle w:val="TableCellResourceItem"/>
            </w:pPr>
            <w:r>
              <w:t>• Ethics by Jitin Yadav</w:t>
            </w:r>
          </w:p>
          <w:p w14:paraId="43A38E47" w14:textId="77777777" w:rsidR="001A20E6" w:rsidRDefault="00000000">
            <w:pPr>
              <w:pStyle w:val="TableCellResourceItem"/>
            </w:pPr>
            <w:r>
              <w:t>• 2nd ARC (4th, 10th – Ethics in Governance)</w:t>
            </w:r>
          </w:p>
          <w:p w14:paraId="749615F4" w14:textId="77777777" w:rsidR="001A20E6" w:rsidRDefault="00000000">
            <w:pPr>
              <w:pStyle w:val="TableCellCategoryTitle"/>
            </w:pPr>
            <w:r>
              <w:t>📝 Practice Materials</w:t>
            </w:r>
          </w:p>
          <w:p w14:paraId="3CD51B84" w14:textId="77777777" w:rsidR="001A20E6" w:rsidRDefault="00000000">
            <w:pPr>
              <w:pStyle w:val="TableCellResourceItem"/>
            </w:pPr>
            <w:r>
              <w:t>• La Excellence Ethics Material</w:t>
            </w:r>
          </w:p>
          <w:p w14:paraId="568D63C1" w14:textId="77777777" w:rsidR="001A20E6" w:rsidRDefault="00000000">
            <w:pPr>
              <w:pStyle w:val="TableCellResourceItem"/>
            </w:pPr>
            <w:r>
              <w:t>• Prelims &amp; Mains Workbooks</w:t>
            </w:r>
          </w:p>
          <w:p w14:paraId="0938C3ED" w14:textId="77777777" w:rsidR="001A20E6" w:rsidRDefault="00000000">
            <w:pPr>
              <w:pStyle w:val="TableCellCategoryTitle"/>
            </w:pPr>
            <w:r>
              <w:t>📰 Current Affairs</w:t>
            </w:r>
          </w:p>
          <w:p w14:paraId="61C10249" w14:textId="77777777" w:rsidR="001A20E6" w:rsidRDefault="00000000">
            <w:pPr>
              <w:pStyle w:val="TableCellResourceItem"/>
            </w:pPr>
            <w:r>
              <w:t>• Newspapers (case studies, ethical dilemmas in news)</w:t>
            </w:r>
          </w:p>
        </w:tc>
        <w:tc>
          <w:tcPr>
            <w:tcW w:w="1650" w:type="pct"/>
            <w:tcBorders>
              <w:bottom w:val="single" w:sz="2" w:space="0" w:color="D1D5DB"/>
              <w:right w:val="single" w:sz="2" w:space="0" w:color="D1D5DB"/>
            </w:tcBorders>
            <w:tcMar>
              <w:top w:w="200" w:type="dxa"/>
              <w:left w:w="150" w:type="dxa"/>
              <w:bottom w:w="200" w:type="dxa"/>
              <w:right w:w="150" w:type="dxa"/>
            </w:tcMar>
          </w:tcPr>
          <w:p w14:paraId="44818449" w14:textId="77777777" w:rsidR="001A20E6" w:rsidRDefault="00000000">
            <w:pPr>
              <w:pStyle w:val="TableCellSubjectName"/>
            </w:pPr>
            <w:r>
              <w:t>History-Ancient</w:t>
            </w:r>
          </w:p>
          <w:p w14:paraId="37BCAF39" w14:textId="77777777" w:rsidR="001A20E6" w:rsidRDefault="00000000">
            <w:pPr>
              <w:pStyle w:val="TableCellCategoryTitle"/>
            </w:pPr>
            <w:r>
              <w:t>📚 Primary Books</w:t>
            </w:r>
          </w:p>
          <w:p w14:paraId="5C9AFB37" w14:textId="77777777" w:rsidR="001A20E6" w:rsidRDefault="00000000">
            <w:pPr>
              <w:pStyle w:val="TableCellResourceItem"/>
            </w:pPr>
            <w:r>
              <w:t>• NCERT Class VI - Our Past - I - What, Where, How and When?</w:t>
            </w:r>
          </w:p>
          <w:p w14:paraId="40A46132" w14:textId="77777777" w:rsidR="001A20E6" w:rsidRDefault="00000000">
            <w:pPr>
              <w:pStyle w:val="TableCellResourceItem"/>
            </w:pPr>
            <w:r>
              <w:t>• Ancient India by R.S. Sharma - The Importance of Ancient History</w:t>
            </w:r>
          </w:p>
          <w:p w14:paraId="7D318A6F" w14:textId="77777777" w:rsidR="001A20E6" w:rsidRDefault="00000000">
            <w:pPr>
              <w:pStyle w:val="TableCellResourceItem"/>
            </w:pPr>
            <w:r>
              <w:t>• Ancient India by R.S. Sharma - The Construction of Ancient Indian History</w:t>
            </w:r>
          </w:p>
          <w:p w14:paraId="7098CB44" w14:textId="77777777" w:rsidR="001A20E6" w:rsidRDefault="00000000">
            <w:pPr>
              <w:pStyle w:val="TableCellResourceItem"/>
            </w:pPr>
            <w:r>
              <w:t>• Ancient India by R.S. Sharma - The Geographical Setting</w:t>
            </w:r>
          </w:p>
          <w:p w14:paraId="30BAF527" w14:textId="77777777" w:rsidR="001A20E6" w:rsidRDefault="00000000">
            <w:pPr>
              <w:pStyle w:val="TableCellCategoryTitle"/>
            </w:pPr>
            <w:r>
              <w:t>📝 Practice Materials</w:t>
            </w:r>
          </w:p>
          <w:p w14:paraId="0F5B9FFA" w14:textId="77777777" w:rsidR="001A20E6" w:rsidRDefault="00000000">
            <w:pPr>
              <w:pStyle w:val="TableCellResourceItem"/>
            </w:pPr>
            <w:r>
              <w:t>• La Excellence Culture Material</w:t>
            </w:r>
          </w:p>
          <w:p w14:paraId="4915063F" w14:textId="77777777" w:rsidR="001A20E6" w:rsidRDefault="00000000">
            <w:pPr>
              <w:pStyle w:val="TableCellResourceItem"/>
            </w:pPr>
            <w:r>
              <w:t>• Ancient/Medieval Prelims Workbooks</w:t>
            </w:r>
          </w:p>
          <w:p w14:paraId="469D8337" w14:textId="77777777" w:rsidR="001A20E6" w:rsidRDefault="00000000">
            <w:pPr>
              <w:pStyle w:val="TableCellCategoryTitle"/>
            </w:pPr>
            <w:r>
              <w:t>📰 Current Affairs</w:t>
            </w:r>
          </w:p>
          <w:p w14:paraId="23BFB723" w14:textId="77777777" w:rsidR="001A20E6" w:rsidRDefault="00000000">
            <w:pPr>
              <w:pStyle w:val="TableCellResourceItem"/>
            </w:pPr>
            <w:r>
              <w:t>• Newspapers (CA on Archaeology/Heritage)</w:t>
            </w:r>
          </w:p>
        </w:tc>
      </w:tr>
      <w:tr w:rsidR="001A20E6" w14:paraId="0530F83C" w14:textId="77777777">
        <w:tc>
          <w:tcPr>
            <w:tcW w:w="1650" w:type="pct"/>
            <w:tcBorders>
              <w:bottom w:val="single" w:sz="2" w:space="0" w:color="D1D5DB"/>
              <w:right w:val="single" w:sz="2" w:space="0" w:color="D1D5DB"/>
            </w:tcBorders>
            <w:tcMar>
              <w:top w:w="200" w:type="dxa"/>
              <w:left w:w="150" w:type="dxa"/>
              <w:bottom w:w="200" w:type="dxa"/>
              <w:right w:w="150" w:type="dxa"/>
            </w:tcMar>
          </w:tcPr>
          <w:p w14:paraId="449BC39F" w14:textId="77777777" w:rsidR="001A20E6" w:rsidRDefault="00000000">
            <w:pPr>
              <w:pStyle w:val="TableCellSubjectName"/>
            </w:pPr>
            <w:r>
              <w:t>History-Medieval</w:t>
            </w:r>
          </w:p>
          <w:p w14:paraId="26AC7C36" w14:textId="77777777" w:rsidR="001A20E6" w:rsidRDefault="00000000">
            <w:pPr>
              <w:pStyle w:val="TableCellCategoryTitle"/>
            </w:pPr>
            <w:r>
              <w:t>📚 Primary Books</w:t>
            </w:r>
          </w:p>
          <w:p w14:paraId="4225E81A" w14:textId="77777777" w:rsidR="001A20E6" w:rsidRDefault="00000000">
            <w:pPr>
              <w:pStyle w:val="TableCellResourceItem"/>
            </w:pPr>
            <w:r>
              <w:t>• NCERT Class VII - Our Past - II - Tracing Changes Through a Thousand Years</w:t>
            </w:r>
          </w:p>
          <w:p w14:paraId="43460809" w14:textId="77777777" w:rsidR="001A20E6" w:rsidRDefault="00000000">
            <w:pPr>
              <w:pStyle w:val="TableCellResourceItem"/>
            </w:pPr>
            <w:r>
              <w:t>• Medieval India by Satish Chandra - India and the World</w:t>
            </w:r>
          </w:p>
          <w:p w14:paraId="70AF0BE5" w14:textId="77777777" w:rsidR="001A20E6" w:rsidRDefault="00000000">
            <w:pPr>
              <w:pStyle w:val="TableCellResourceItem"/>
            </w:pPr>
            <w:r>
              <w:t>• Medieval India by Satish Chandra - Assessment and Review of Medieval India</w:t>
            </w:r>
          </w:p>
          <w:p w14:paraId="06684D1A" w14:textId="77777777" w:rsidR="001A20E6" w:rsidRDefault="00000000">
            <w:pPr>
              <w:pStyle w:val="TableCellCategoryTitle"/>
            </w:pPr>
            <w:r>
              <w:t>📝 Practice Materials</w:t>
            </w:r>
          </w:p>
          <w:p w14:paraId="6A628A20" w14:textId="77777777" w:rsidR="001A20E6" w:rsidRDefault="00000000">
            <w:pPr>
              <w:pStyle w:val="TableCellResourceItem"/>
            </w:pPr>
            <w:r>
              <w:t>• La Excellence Culture Material</w:t>
            </w:r>
          </w:p>
          <w:p w14:paraId="6159E9DB" w14:textId="77777777" w:rsidR="001A20E6" w:rsidRDefault="00000000">
            <w:pPr>
              <w:pStyle w:val="TableCellResourceItem"/>
            </w:pPr>
            <w:r>
              <w:t>• Ancient/Medieval Prelims Workbooks</w:t>
            </w:r>
          </w:p>
          <w:p w14:paraId="516D568A" w14:textId="77777777" w:rsidR="001A20E6" w:rsidRDefault="00000000">
            <w:pPr>
              <w:pStyle w:val="TableCellCategoryTitle"/>
            </w:pPr>
            <w:r>
              <w:t>📰 Current Affairs</w:t>
            </w:r>
          </w:p>
          <w:p w14:paraId="6A9DE01F" w14:textId="77777777" w:rsidR="001A20E6" w:rsidRDefault="00000000">
            <w:pPr>
              <w:pStyle w:val="TableCellResourceItem"/>
            </w:pPr>
            <w:r>
              <w:t>• Newspapers (CA on Archaeology/Heritage)</w:t>
            </w:r>
          </w:p>
        </w:tc>
        <w:tc>
          <w:tcPr>
            <w:tcW w:w="1650" w:type="pct"/>
          </w:tcPr>
          <w:p w14:paraId="45ABE5FE" w14:textId="77777777" w:rsidR="001A20E6" w:rsidRDefault="001A20E6"/>
        </w:tc>
        <w:tc>
          <w:tcPr>
            <w:tcW w:w="1650" w:type="pct"/>
          </w:tcPr>
          <w:p w14:paraId="6EA32E37" w14:textId="77777777" w:rsidR="001A20E6" w:rsidRDefault="001A20E6"/>
        </w:tc>
      </w:tr>
    </w:tbl>
    <w:p w14:paraId="42AFB9D6"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7E245032" w14:textId="77777777">
        <w:tc>
          <w:tcPr>
            <w:tcW w:w="2500" w:type="pct"/>
            <w:tcMar>
              <w:top w:w="0" w:type="dxa"/>
              <w:left w:w="0" w:type="dxa"/>
              <w:bottom w:w="0" w:type="dxa"/>
              <w:right w:w="0" w:type="dxa"/>
            </w:tcMar>
          </w:tcPr>
          <w:p w14:paraId="6A792EBE" w14:textId="77777777" w:rsidR="001A20E6" w:rsidRDefault="00000000">
            <w:pPr>
              <w:pStyle w:val="WeekTitle"/>
            </w:pPr>
            <w:r>
              <w:rPr>
                <w:color w:val="6D28D9"/>
              </w:rPr>
              <w:t>📅 Apr 04 - Apr 10, 2027</w:t>
            </w:r>
          </w:p>
        </w:tc>
        <w:tc>
          <w:tcPr>
            <w:tcW w:w="2500" w:type="pct"/>
            <w:tcMar>
              <w:top w:w="0" w:type="dxa"/>
              <w:left w:w="0" w:type="dxa"/>
              <w:bottom w:w="0" w:type="dxa"/>
              <w:right w:w="0" w:type="dxa"/>
            </w:tcMar>
          </w:tcPr>
          <w:p w14:paraId="46030D5C" w14:textId="77777777" w:rsidR="001A20E6" w:rsidRDefault="00000000">
            <w:pPr>
              <w:pStyle w:val="WeekCycleName"/>
            </w:pPr>
            <w:r>
              <w:rPr>
                <w:color w:val="6D28D9"/>
              </w:rPr>
              <w:t>C5</w:t>
            </w:r>
          </w:p>
        </w:tc>
      </w:tr>
    </w:tbl>
    <w:p w14:paraId="52257CD5"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25248E03" w14:textId="77777777">
        <w:tc>
          <w:tcPr>
            <w:tcW w:w="700" w:type="pct"/>
            <w:shd w:val="clear" w:color="auto" w:fill="EDE9FE"/>
            <w:tcMar>
              <w:top w:w="200" w:type="dxa"/>
              <w:left w:w="100" w:type="dxa"/>
              <w:bottom w:w="200" w:type="dxa"/>
              <w:right w:w="100" w:type="dxa"/>
            </w:tcMar>
          </w:tcPr>
          <w:p w14:paraId="0332DC29" w14:textId="77777777" w:rsidR="001A20E6" w:rsidRDefault="00000000">
            <w:pPr>
              <w:pStyle w:val="TableCellCalendarDayHeader"/>
            </w:pPr>
            <w:r>
              <w:rPr>
                <w:color w:val="6D28D9"/>
              </w:rPr>
              <w:t>Sunday</w:t>
            </w:r>
          </w:p>
          <w:p w14:paraId="5134D022" w14:textId="77777777" w:rsidR="001A20E6" w:rsidRDefault="00000000">
            <w:pPr>
              <w:pStyle w:val="TableCellCalendarDateHeader"/>
            </w:pPr>
            <w:r>
              <w:rPr>
                <w:color w:val="6D28D9"/>
              </w:rPr>
              <w:t>Apr 04</w:t>
            </w:r>
          </w:p>
          <w:p w14:paraId="72218DE1"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0C4CE64E" w14:textId="77777777" w:rsidR="001A20E6" w:rsidRDefault="00000000">
            <w:pPr>
              <w:pStyle w:val="TableCellCalendarDayHeader"/>
            </w:pPr>
            <w:r>
              <w:rPr>
                <w:color w:val="6D28D9"/>
              </w:rPr>
              <w:t>Monday</w:t>
            </w:r>
          </w:p>
          <w:p w14:paraId="7D2BF1A9" w14:textId="77777777" w:rsidR="001A20E6" w:rsidRDefault="00000000">
            <w:pPr>
              <w:pStyle w:val="TableCellCalendarDateHeader"/>
            </w:pPr>
            <w:r>
              <w:rPr>
                <w:color w:val="6D28D9"/>
              </w:rPr>
              <w:t>Apr 05</w:t>
            </w:r>
          </w:p>
          <w:p w14:paraId="19E2CA7F"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2C7F2568" w14:textId="77777777" w:rsidR="001A20E6" w:rsidRDefault="00000000">
            <w:pPr>
              <w:pStyle w:val="TableCellCalendarDayHeader"/>
            </w:pPr>
            <w:r>
              <w:rPr>
                <w:color w:val="6D28D9"/>
              </w:rPr>
              <w:t>Tuesday</w:t>
            </w:r>
          </w:p>
          <w:p w14:paraId="24CAD442" w14:textId="77777777" w:rsidR="001A20E6" w:rsidRDefault="00000000">
            <w:pPr>
              <w:pStyle w:val="TableCellCalendarDateHeader"/>
            </w:pPr>
            <w:r>
              <w:rPr>
                <w:color w:val="6D28D9"/>
              </w:rPr>
              <w:t>Apr 06</w:t>
            </w:r>
          </w:p>
          <w:p w14:paraId="143DBAC6"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1F330CC2" w14:textId="77777777" w:rsidR="001A20E6" w:rsidRDefault="00000000">
            <w:pPr>
              <w:pStyle w:val="TableCellCalendarDayHeader"/>
            </w:pPr>
            <w:r>
              <w:rPr>
                <w:color w:val="6D28D9"/>
              </w:rPr>
              <w:t>Wednesday</w:t>
            </w:r>
          </w:p>
          <w:p w14:paraId="047D2541" w14:textId="77777777" w:rsidR="001A20E6" w:rsidRDefault="00000000">
            <w:pPr>
              <w:pStyle w:val="TableCellCalendarDateHeader"/>
            </w:pPr>
            <w:r>
              <w:rPr>
                <w:color w:val="6D28D9"/>
              </w:rPr>
              <w:t>Apr 07</w:t>
            </w:r>
          </w:p>
          <w:p w14:paraId="500AD99F"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4B4B8CA4" w14:textId="77777777" w:rsidR="001A20E6" w:rsidRDefault="00000000">
            <w:pPr>
              <w:pStyle w:val="TableCellCalendarDayHeader"/>
            </w:pPr>
            <w:r>
              <w:rPr>
                <w:color w:val="6D28D9"/>
              </w:rPr>
              <w:t>Thursday</w:t>
            </w:r>
          </w:p>
          <w:p w14:paraId="2C5F4E4A" w14:textId="77777777" w:rsidR="001A20E6" w:rsidRDefault="00000000">
            <w:pPr>
              <w:pStyle w:val="TableCellCalendarDateHeader"/>
            </w:pPr>
            <w:r>
              <w:rPr>
                <w:color w:val="6D28D9"/>
              </w:rPr>
              <w:t>Apr 08</w:t>
            </w:r>
          </w:p>
          <w:p w14:paraId="5F4B3723"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638F13C7" w14:textId="77777777" w:rsidR="001A20E6" w:rsidRDefault="00000000">
            <w:pPr>
              <w:pStyle w:val="TableCellCalendarDayHeader"/>
            </w:pPr>
            <w:r>
              <w:rPr>
                <w:color w:val="6D28D9"/>
              </w:rPr>
              <w:t>Friday</w:t>
            </w:r>
          </w:p>
          <w:p w14:paraId="02F69FE0" w14:textId="77777777" w:rsidR="001A20E6" w:rsidRDefault="00000000">
            <w:pPr>
              <w:pStyle w:val="TableCellCalendarDateHeader"/>
            </w:pPr>
            <w:r>
              <w:rPr>
                <w:color w:val="6D28D9"/>
              </w:rPr>
              <w:t>Apr 09</w:t>
            </w:r>
          </w:p>
          <w:p w14:paraId="4A5FFB0A"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5F2E7DFC" w14:textId="77777777" w:rsidR="001A20E6" w:rsidRDefault="00000000">
            <w:pPr>
              <w:pStyle w:val="TableCellCalendarDayHeader"/>
            </w:pPr>
            <w:r>
              <w:rPr>
                <w:color w:val="F57C00"/>
              </w:rPr>
              <w:t>Saturday</w:t>
            </w:r>
          </w:p>
          <w:p w14:paraId="15A404BE" w14:textId="77777777" w:rsidR="001A20E6" w:rsidRDefault="00000000">
            <w:pPr>
              <w:pStyle w:val="TableCellCalendarDateHeader"/>
            </w:pPr>
            <w:r>
              <w:rPr>
                <w:color w:val="F57C00"/>
              </w:rPr>
              <w:t>Apr 10</w:t>
            </w:r>
          </w:p>
          <w:p w14:paraId="5056987B" w14:textId="77777777" w:rsidR="001A20E6" w:rsidRDefault="00000000">
            <w:pPr>
              <w:pStyle w:val="TableCellCatchupLabel"/>
            </w:pPr>
            <w:r>
              <w:rPr>
                <w:color w:val="F57C00"/>
              </w:rPr>
              <w:t>Catchup Day</w:t>
            </w:r>
          </w:p>
        </w:tc>
      </w:tr>
      <w:tr w:rsidR="001A20E6" w14:paraId="06F4AC9A" w14:textId="77777777">
        <w:tc>
          <w:tcPr>
            <w:tcW w:w="700" w:type="pct"/>
            <w:shd w:val="clear" w:color="auto" w:fill="EDE9FE"/>
            <w:tcMar>
              <w:top w:w="150" w:type="dxa"/>
              <w:left w:w="100" w:type="dxa"/>
              <w:bottom w:w="150" w:type="dxa"/>
              <w:right w:w="100" w:type="dxa"/>
            </w:tcMar>
          </w:tcPr>
          <w:p w14:paraId="0668CF14" w14:textId="77777777" w:rsidR="001A20E6" w:rsidRDefault="00000000">
            <w:pPr>
              <w:pStyle w:val="TableCellTaskSubject"/>
            </w:pPr>
            <w:r>
              <w:t>Essay</w:t>
            </w:r>
          </w:p>
          <w:p w14:paraId="7DDCD867" w14:textId="77777777" w:rsidR="001A20E6" w:rsidRDefault="00000000">
            <w:pPr>
              <w:pStyle w:val="TableCellTaskDetails"/>
            </w:pPr>
            <w:r>
              <w:t>• Test - TEST — 3h</w:t>
            </w:r>
          </w:p>
          <w:p w14:paraId="1C66D2B8" w14:textId="77777777" w:rsidR="001A20E6" w:rsidRDefault="00000000">
            <w:pPr>
              <w:pStyle w:val="TableCellTaskBadge"/>
              <w:shd w:val="clear" w:color="auto" w:fill="FFF3E0"/>
            </w:pPr>
            <w:r>
              <w:rPr>
                <w:b/>
                <w:bCs/>
                <w:color w:val="F57C00"/>
              </w:rPr>
              <w:t>TEST</w:t>
            </w:r>
          </w:p>
        </w:tc>
        <w:tc>
          <w:tcPr>
            <w:tcW w:w="700" w:type="pct"/>
            <w:shd w:val="clear" w:color="auto" w:fill="EDE9FE"/>
            <w:tcMar>
              <w:top w:w="150" w:type="dxa"/>
              <w:left w:w="100" w:type="dxa"/>
              <w:bottom w:w="150" w:type="dxa"/>
              <w:right w:w="100" w:type="dxa"/>
            </w:tcMar>
          </w:tcPr>
          <w:p w14:paraId="2FAE9484" w14:textId="77777777" w:rsidR="001A20E6" w:rsidRDefault="00000000">
            <w:pPr>
              <w:pStyle w:val="TableCellTaskSubject"/>
            </w:pPr>
            <w:r>
              <w:t>Essay</w:t>
            </w:r>
          </w:p>
          <w:p w14:paraId="57846438" w14:textId="77777777" w:rsidR="001A20E6" w:rsidRDefault="00000000">
            <w:pPr>
              <w:pStyle w:val="TableCellTaskDetails"/>
            </w:pPr>
            <w:r>
              <w:t>• Study - Technology based topics (Z07) — 30m</w:t>
            </w:r>
          </w:p>
          <w:p w14:paraId="0D059123" w14:textId="77777777" w:rsidR="001A20E6" w:rsidRDefault="00000000">
            <w:pPr>
              <w:pStyle w:val="TableCellTaskBadge"/>
              <w:shd w:val="clear" w:color="auto" w:fill="E3F2FD"/>
            </w:pPr>
            <w:r>
              <w:rPr>
                <w:b/>
                <w:bCs/>
                <w:color w:val="1976D2"/>
              </w:rPr>
              <w:t>STUDY</w:t>
            </w:r>
          </w:p>
          <w:p w14:paraId="299DA88F" w14:textId="77777777" w:rsidR="001A20E6" w:rsidRDefault="00000000">
            <w:pPr>
              <w:pStyle w:val="TableCellTaskDetails"/>
            </w:pPr>
            <w:r>
              <w:t>• Revision - Enviroment based topics (Z05) — 1h</w:t>
            </w:r>
          </w:p>
          <w:p w14:paraId="20583C4F" w14:textId="77777777" w:rsidR="001A20E6" w:rsidRDefault="00000000">
            <w:pPr>
              <w:pStyle w:val="TableCellTaskBadge"/>
              <w:shd w:val="clear" w:color="auto" w:fill="FCE4EC"/>
            </w:pPr>
            <w:r>
              <w:rPr>
                <w:b/>
                <w:bCs/>
                <w:color w:val="C2185B"/>
              </w:rPr>
              <w:t>REVISION</w:t>
            </w:r>
          </w:p>
          <w:p w14:paraId="740E6BAD" w14:textId="77777777" w:rsidR="001A20E6" w:rsidRDefault="00000000">
            <w:pPr>
              <w:pStyle w:val="TableCellTaskDetails"/>
            </w:pPr>
            <w:r>
              <w:t>• Practice - Enviroment based topics (Z05) — 1h</w:t>
            </w:r>
          </w:p>
          <w:p w14:paraId="6845C8E7"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583925E6" w14:textId="77777777" w:rsidR="001A20E6" w:rsidRDefault="00000000">
            <w:pPr>
              <w:pStyle w:val="TableCellTaskSubject"/>
            </w:pPr>
            <w:r>
              <w:t>Essay</w:t>
            </w:r>
          </w:p>
          <w:p w14:paraId="236FDC8C" w14:textId="77777777" w:rsidR="001A20E6" w:rsidRDefault="00000000">
            <w:pPr>
              <w:pStyle w:val="TableCellTaskDetails"/>
            </w:pPr>
            <w:r>
              <w:t>• Study - International Relations based topics (Z08) — 30m</w:t>
            </w:r>
          </w:p>
          <w:p w14:paraId="156CA13B" w14:textId="77777777" w:rsidR="001A20E6" w:rsidRDefault="00000000">
            <w:pPr>
              <w:pStyle w:val="TableCellTaskBadge"/>
              <w:shd w:val="clear" w:color="auto" w:fill="E3F2FD"/>
            </w:pPr>
            <w:r>
              <w:rPr>
                <w:b/>
                <w:bCs/>
                <w:color w:val="1976D2"/>
              </w:rPr>
              <w:t>STUDY</w:t>
            </w:r>
          </w:p>
          <w:p w14:paraId="03721B05" w14:textId="77777777" w:rsidR="001A20E6" w:rsidRDefault="00000000">
            <w:pPr>
              <w:pStyle w:val="TableCellTaskDetails"/>
            </w:pPr>
            <w:r>
              <w:t>• Revision - Enviroment based topics (Z05) — 30m</w:t>
            </w:r>
          </w:p>
          <w:p w14:paraId="4B834657" w14:textId="77777777" w:rsidR="001A20E6" w:rsidRDefault="00000000">
            <w:pPr>
              <w:pStyle w:val="TableCellTaskBadge"/>
              <w:shd w:val="clear" w:color="auto" w:fill="FCE4EC"/>
            </w:pPr>
            <w:r>
              <w:rPr>
                <w:b/>
                <w:bCs/>
                <w:color w:val="C2185B"/>
              </w:rPr>
              <w:t>REVISION</w:t>
            </w:r>
          </w:p>
          <w:p w14:paraId="062E41F0" w14:textId="77777777" w:rsidR="001A20E6" w:rsidRDefault="00000000">
            <w:pPr>
              <w:pStyle w:val="TableCellTaskDetails"/>
            </w:pPr>
            <w:r>
              <w:t>• Revision - Governance based topics (Z06) — 30m</w:t>
            </w:r>
          </w:p>
          <w:p w14:paraId="37A44EDB" w14:textId="77777777" w:rsidR="001A20E6" w:rsidRDefault="00000000">
            <w:pPr>
              <w:pStyle w:val="TableCellTaskBadge"/>
              <w:shd w:val="clear" w:color="auto" w:fill="FCE4EC"/>
            </w:pPr>
            <w:r>
              <w:rPr>
                <w:b/>
                <w:bCs/>
                <w:color w:val="C2185B"/>
              </w:rPr>
              <w:t>REVISION</w:t>
            </w:r>
          </w:p>
          <w:p w14:paraId="35720A04" w14:textId="77777777" w:rsidR="001A20E6" w:rsidRDefault="00000000">
            <w:pPr>
              <w:pStyle w:val="TableCellTaskDetails"/>
            </w:pPr>
            <w:r>
              <w:t>• Practice - Enviroment based topics (Z05) — 30m</w:t>
            </w:r>
          </w:p>
          <w:p w14:paraId="72F708DA" w14:textId="77777777" w:rsidR="001A20E6" w:rsidRDefault="00000000">
            <w:pPr>
              <w:pStyle w:val="TableCellTaskBadge"/>
              <w:shd w:val="clear" w:color="auto" w:fill="E8F5E8"/>
            </w:pPr>
            <w:r>
              <w:rPr>
                <w:b/>
                <w:bCs/>
                <w:color w:val="388E3C"/>
              </w:rPr>
              <w:t>PRACTICE</w:t>
            </w:r>
          </w:p>
          <w:p w14:paraId="0A1B8564" w14:textId="77777777" w:rsidR="001A20E6" w:rsidRDefault="00000000">
            <w:pPr>
              <w:pStyle w:val="TableCellTaskDetails"/>
            </w:pPr>
            <w:r>
              <w:t>• Practice - Governance based topics (Z06) — 30m</w:t>
            </w:r>
          </w:p>
          <w:p w14:paraId="5CD8F9E9"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0AF83C69" w14:textId="77777777" w:rsidR="001A20E6" w:rsidRDefault="00000000">
            <w:pPr>
              <w:pStyle w:val="TableCellTaskSubject"/>
            </w:pPr>
            <w:r>
              <w:t>Essay</w:t>
            </w:r>
          </w:p>
          <w:p w14:paraId="703236AC" w14:textId="77777777" w:rsidR="001A20E6" w:rsidRDefault="00000000">
            <w:pPr>
              <w:pStyle w:val="TableCellTaskDetails"/>
            </w:pPr>
            <w:r>
              <w:t>• Study - Philosophical topics (Z01) — 30m</w:t>
            </w:r>
          </w:p>
          <w:p w14:paraId="51685CF8" w14:textId="77777777" w:rsidR="001A20E6" w:rsidRDefault="00000000">
            <w:pPr>
              <w:pStyle w:val="TableCellTaskBadge"/>
              <w:shd w:val="clear" w:color="auto" w:fill="E3F2FD"/>
            </w:pPr>
            <w:r>
              <w:rPr>
                <w:b/>
                <w:bCs/>
                <w:color w:val="1976D2"/>
              </w:rPr>
              <w:t>STUDY</w:t>
            </w:r>
          </w:p>
          <w:p w14:paraId="2BC372EE" w14:textId="77777777" w:rsidR="001A20E6" w:rsidRDefault="00000000">
            <w:pPr>
              <w:pStyle w:val="TableCellTaskDetails"/>
            </w:pPr>
            <w:r>
              <w:t>• Revision - Governance based topics (Z06) — 1h</w:t>
            </w:r>
          </w:p>
          <w:p w14:paraId="041CF054" w14:textId="77777777" w:rsidR="001A20E6" w:rsidRDefault="00000000">
            <w:pPr>
              <w:pStyle w:val="TableCellTaskBadge"/>
              <w:shd w:val="clear" w:color="auto" w:fill="FCE4EC"/>
            </w:pPr>
            <w:r>
              <w:rPr>
                <w:b/>
                <w:bCs/>
                <w:color w:val="C2185B"/>
              </w:rPr>
              <w:t>REVISION</w:t>
            </w:r>
          </w:p>
          <w:p w14:paraId="653C6E27" w14:textId="77777777" w:rsidR="001A20E6" w:rsidRDefault="00000000">
            <w:pPr>
              <w:pStyle w:val="TableCellTaskDetails"/>
            </w:pPr>
            <w:r>
              <w:t>• Practice - Governance based topics (Z06) — 1h</w:t>
            </w:r>
          </w:p>
          <w:p w14:paraId="5A5AAB61"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636D8094" w14:textId="77777777" w:rsidR="001A20E6" w:rsidRDefault="00000000">
            <w:pPr>
              <w:pStyle w:val="TableCellTaskSubject"/>
            </w:pPr>
            <w:r>
              <w:t>Essay</w:t>
            </w:r>
          </w:p>
          <w:p w14:paraId="7AEA8D85" w14:textId="77777777" w:rsidR="001A20E6" w:rsidRDefault="00000000">
            <w:pPr>
              <w:pStyle w:val="TableCellTaskDetails"/>
            </w:pPr>
            <w:r>
              <w:t>• Study - Women based topics (Z02) — 30m</w:t>
            </w:r>
          </w:p>
          <w:p w14:paraId="13442CC4" w14:textId="77777777" w:rsidR="001A20E6" w:rsidRDefault="00000000">
            <w:pPr>
              <w:pStyle w:val="TableCellTaskBadge"/>
              <w:shd w:val="clear" w:color="auto" w:fill="E3F2FD"/>
            </w:pPr>
            <w:r>
              <w:rPr>
                <w:b/>
                <w:bCs/>
                <w:color w:val="1976D2"/>
              </w:rPr>
              <w:t>STUDY</w:t>
            </w:r>
          </w:p>
          <w:p w14:paraId="39762203" w14:textId="77777777" w:rsidR="001A20E6" w:rsidRDefault="00000000">
            <w:pPr>
              <w:pStyle w:val="TableCellTaskDetails"/>
            </w:pPr>
            <w:r>
              <w:t>• Revision - Technology based topics (Z07) — 1h</w:t>
            </w:r>
          </w:p>
          <w:p w14:paraId="04039985" w14:textId="77777777" w:rsidR="001A20E6" w:rsidRDefault="00000000">
            <w:pPr>
              <w:pStyle w:val="TableCellTaskBadge"/>
              <w:shd w:val="clear" w:color="auto" w:fill="FCE4EC"/>
            </w:pPr>
            <w:r>
              <w:rPr>
                <w:b/>
                <w:bCs/>
                <w:color w:val="C2185B"/>
              </w:rPr>
              <w:t>REVISION</w:t>
            </w:r>
          </w:p>
          <w:p w14:paraId="19254149" w14:textId="77777777" w:rsidR="001A20E6" w:rsidRDefault="00000000">
            <w:pPr>
              <w:pStyle w:val="TableCellTaskDetails"/>
            </w:pPr>
            <w:r>
              <w:t>• Practice - Technology based topics (Z07) — 1h</w:t>
            </w:r>
          </w:p>
          <w:p w14:paraId="45464950"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347759F4" w14:textId="77777777" w:rsidR="001A20E6" w:rsidRDefault="00000000">
            <w:pPr>
              <w:pStyle w:val="TableCellTaskSubject"/>
            </w:pPr>
            <w:r>
              <w:t>Essay</w:t>
            </w:r>
          </w:p>
          <w:p w14:paraId="61C2C1F3" w14:textId="77777777" w:rsidR="001A20E6" w:rsidRDefault="00000000">
            <w:pPr>
              <w:pStyle w:val="TableCellTaskDetails"/>
            </w:pPr>
            <w:r>
              <w:t>• Study - Education &amp; Health based topics (Z03) — 30m</w:t>
            </w:r>
          </w:p>
          <w:p w14:paraId="07977F17" w14:textId="77777777" w:rsidR="001A20E6" w:rsidRDefault="00000000">
            <w:pPr>
              <w:pStyle w:val="TableCellTaskBadge"/>
              <w:shd w:val="clear" w:color="auto" w:fill="E3F2FD"/>
            </w:pPr>
            <w:r>
              <w:rPr>
                <w:b/>
                <w:bCs/>
                <w:color w:val="1976D2"/>
              </w:rPr>
              <w:t>STUDY</w:t>
            </w:r>
          </w:p>
          <w:p w14:paraId="59F359D7" w14:textId="77777777" w:rsidR="001A20E6" w:rsidRDefault="00000000">
            <w:pPr>
              <w:pStyle w:val="TableCellTaskDetails"/>
            </w:pPr>
            <w:r>
              <w:t>• Revision - Technology based topics (Z07) — 30m</w:t>
            </w:r>
          </w:p>
          <w:p w14:paraId="67CA67B1" w14:textId="77777777" w:rsidR="001A20E6" w:rsidRDefault="00000000">
            <w:pPr>
              <w:pStyle w:val="TableCellTaskBadge"/>
              <w:shd w:val="clear" w:color="auto" w:fill="FCE4EC"/>
            </w:pPr>
            <w:r>
              <w:rPr>
                <w:b/>
                <w:bCs/>
                <w:color w:val="C2185B"/>
              </w:rPr>
              <w:t>REVISION</w:t>
            </w:r>
          </w:p>
          <w:p w14:paraId="5AF8E24B" w14:textId="77777777" w:rsidR="001A20E6" w:rsidRDefault="00000000">
            <w:pPr>
              <w:pStyle w:val="TableCellTaskDetails"/>
            </w:pPr>
            <w:r>
              <w:t>• Revision - International Relations based topics (Z08) — 30m</w:t>
            </w:r>
          </w:p>
          <w:p w14:paraId="190E2DCA" w14:textId="77777777" w:rsidR="001A20E6" w:rsidRDefault="00000000">
            <w:pPr>
              <w:pStyle w:val="TableCellTaskBadge"/>
              <w:shd w:val="clear" w:color="auto" w:fill="FCE4EC"/>
            </w:pPr>
            <w:r>
              <w:rPr>
                <w:b/>
                <w:bCs/>
                <w:color w:val="C2185B"/>
              </w:rPr>
              <w:t>REVISION</w:t>
            </w:r>
          </w:p>
          <w:p w14:paraId="4FFF705B" w14:textId="77777777" w:rsidR="001A20E6" w:rsidRDefault="00000000">
            <w:pPr>
              <w:pStyle w:val="TableCellTaskDetails"/>
            </w:pPr>
            <w:r>
              <w:t>• Practice - Technology based topics (Z07) — 30m</w:t>
            </w:r>
          </w:p>
          <w:p w14:paraId="158621F6" w14:textId="77777777" w:rsidR="001A20E6" w:rsidRDefault="00000000">
            <w:pPr>
              <w:pStyle w:val="TableCellTaskBadge"/>
              <w:shd w:val="clear" w:color="auto" w:fill="E8F5E8"/>
            </w:pPr>
            <w:r>
              <w:rPr>
                <w:b/>
                <w:bCs/>
                <w:color w:val="388E3C"/>
              </w:rPr>
              <w:t>PRACTICE</w:t>
            </w:r>
          </w:p>
          <w:p w14:paraId="55D1981B" w14:textId="77777777" w:rsidR="001A20E6" w:rsidRDefault="00000000">
            <w:pPr>
              <w:pStyle w:val="TableCellTaskDetails"/>
            </w:pPr>
            <w:r>
              <w:t>• Practice - International Relations based topics (Z08) — 30m</w:t>
            </w:r>
          </w:p>
          <w:p w14:paraId="64C5376C"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7CEC0E7C" w14:textId="77777777" w:rsidR="001A20E6" w:rsidRDefault="001A20E6"/>
        </w:tc>
      </w:tr>
      <w:tr w:rsidR="001A20E6" w14:paraId="7CFBE52E" w14:textId="77777777">
        <w:tc>
          <w:tcPr>
            <w:tcW w:w="700" w:type="pct"/>
            <w:shd w:val="clear" w:color="auto" w:fill="EDE9FE"/>
            <w:tcMar>
              <w:top w:w="150" w:type="dxa"/>
              <w:left w:w="100" w:type="dxa"/>
              <w:bottom w:w="150" w:type="dxa"/>
              <w:right w:w="100" w:type="dxa"/>
            </w:tcMar>
          </w:tcPr>
          <w:p w14:paraId="738E45AB" w14:textId="77777777" w:rsidR="001A20E6" w:rsidRDefault="00000000">
            <w:pPr>
              <w:pStyle w:val="TableCellTaskSubject"/>
            </w:pPr>
            <w:r>
              <w:t>History-Ancient</w:t>
            </w:r>
          </w:p>
          <w:p w14:paraId="34139407" w14:textId="77777777" w:rsidR="001A20E6" w:rsidRDefault="00000000">
            <w:pPr>
              <w:pStyle w:val="TableCellTaskDetails"/>
            </w:pPr>
            <w:r>
              <w:t>• Test - TEST — 3h</w:t>
            </w:r>
          </w:p>
          <w:p w14:paraId="6E22A163" w14:textId="77777777" w:rsidR="001A20E6" w:rsidRDefault="00000000">
            <w:pPr>
              <w:pStyle w:val="TableCellTaskBadge"/>
              <w:shd w:val="clear" w:color="auto" w:fill="FFF3E0"/>
            </w:pPr>
            <w:r>
              <w:rPr>
                <w:b/>
                <w:bCs/>
                <w:color w:val="F57C00"/>
              </w:rPr>
              <w:t>TEST</w:t>
            </w:r>
          </w:p>
        </w:tc>
        <w:tc>
          <w:tcPr>
            <w:tcW w:w="700" w:type="pct"/>
            <w:shd w:val="clear" w:color="auto" w:fill="EDE9FE"/>
            <w:tcMar>
              <w:top w:w="150" w:type="dxa"/>
              <w:left w:w="100" w:type="dxa"/>
              <w:bottom w:w="150" w:type="dxa"/>
              <w:right w:w="100" w:type="dxa"/>
            </w:tcMar>
          </w:tcPr>
          <w:p w14:paraId="419652CB" w14:textId="77777777" w:rsidR="001A20E6" w:rsidRDefault="00000000">
            <w:pPr>
              <w:pStyle w:val="TableCellTaskSubject"/>
            </w:pPr>
            <w:r>
              <w:t>History-Medieval</w:t>
            </w:r>
          </w:p>
          <w:p w14:paraId="3EF30AF1" w14:textId="77777777" w:rsidR="001A20E6" w:rsidRDefault="00000000">
            <w:pPr>
              <w:pStyle w:val="TableCellTaskDetails"/>
            </w:pPr>
            <w:r>
              <w:t>• Revision - Tripartite Struggle (H02/02) — 30m</w:t>
            </w:r>
          </w:p>
          <w:p w14:paraId="0CF78730" w14:textId="77777777" w:rsidR="001A20E6" w:rsidRDefault="00000000">
            <w:pPr>
              <w:pStyle w:val="TableCellTaskBadge"/>
              <w:shd w:val="clear" w:color="auto" w:fill="FCE4EC"/>
            </w:pPr>
            <w:r>
              <w:rPr>
                <w:b/>
                <w:bCs/>
                <w:color w:val="C2185B"/>
              </w:rPr>
              <w:t>REVISION</w:t>
            </w:r>
          </w:p>
          <w:p w14:paraId="0F09E26E" w14:textId="77777777" w:rsidR="001A20E6" w:rsidRDefault="00000000">
            <w:pPr>
              <w:pStyle w:val="TableCellTaskDetails"/>
            </w:pPr>
            <w:r>
              <w:t>• Revision - Imperial Cholas (H02/03) — 30m</w:t>
            </w:r>
          </w:p>
          <w:p w14:paraId="09404CF6" w14:textId="77777777" w:rsidR="001A20E6" w:rsidRDefault="00000000">
            <w:pPr>
              <w:pStyle w:val="TableCellTaskBadge"/>
              <w:shd w:val="clear" w:color="auto" w:fill="FCE4EC"/>
            </w:pPr>
            <w:r>
              <w:rPr>
                <w:b/>
                <w:bCs/>
                <w:color w:val="C2185B"/>
              </w:rPr>
              <w:t>REVISION</w:t>
            </w:r>
          </w:p>
          <w:p w14:paraId="02D53949" w14:textId="77777777" w:rsidR="001A20E6" w:rsidRDefault="00000000">
            <w:pPr>
              <w:pStyle w:val="TableCellTaskDetails"/>
            </w:pPr>
            <w:r>
              <w:t>• Practice - Imperial Cholas (H02/03) — 30m</w:t>
            </w:r>
          </w:p>
          <w:p w14:paraId="490356AC" w14:textId="77777777" w:rsidR="001A20E6" w:rsidRDefault="00000000">
            <w:pPr>
              <w:pStyle w:val="TableCellTaskBadge"/>
              <w:shd w:val="clear" w:color="auto" w:fill="E8F5E8"/>
            </w:pPr>
            <w:r>
              <w:rPr>
                <w:b/>
                <w:bCs/>
                <w:color w:val="388E3C"/>
              </w:rPr>
              <w:t>PRACTICE</w:t>
            </w:r>
          </w:p>
          <w:p w14:paraId="2020E453" w14:textId="77777777" w:rsidR="001A20E6" w:rsidRDefault="00000000">
            <w:pPr>
              <w:pStyle w:val="TableCellTaskDetails"/>
            </w:pPr>
            <w:r>
              <w:t>• Practice - Delhi Sultanate (H02/04) — 30m</w:t>
            </w:r>
          </w:p>
          <w:p w14:paraId="28E3F47C" w14:textId="77777777" w:rsidR="001A20E6" w:rsidRDefault="00000000">
            <w:pPr>
              <w:pStyle w:val="TableCellTaskBadge"/>
              <w:shd w:val="clear" w:color="auto" w:fill="E8F5E8"/>
            </w:pPr>
            <w:r>
              <w:rPr>
                <w:b/>
                <w:bCs/>
                <w:color w:val="388E3C"/>
              </w:rPr>
              <w:t>PRACTICE</w:t>
            </w:r>
          </w:p>
          <w:p w14:paraId="4C26F297" w14:textId="77777777" w:rsidR="001A20E6" w:rsidRDefault="00000000">
            <w:pPr>
              <w:pStyle w:val="TableCellTaskDetails"/>
            </w:pPr>
            <w:r>
              <w:t>• Practice - Mughals (H02/05) — 30m</w:t>
            </w:r>
          </w:p>
          <w:p w14:paraId="0D3577E1"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5744B13A" w14:textId="77777777" w:rsidR="001A20E6" w:rsidRDefault="00000000">
            <w:pPr>
              <w:pStyle w:val="TableCellTaskSubject"/>
            </w:pPr>
            <w:r>
              <w:t>History-Modern</w:t>
            </w:r>
          </w:p>
          <w:p w14:paraId="014FEAA5" w14:textId="77777777" w:rsidR="001A20E6" w:rsidRDefault="00000000">
            <w:pPr>
              <w:pStyle w:val="TableCellTaskDetails"/>
            </w:pPr>
            <w:r>
              <w:t>• Revision - British Conquest and consolidation; Sepoy Mutiny (H03/02) — 30m</w:t>
            </w:r>
          </w:p>
          <w:p w14:paraId="71E976FB" w14:textId="77777777" w:rsidR="001A20E6" w:rsidRDefault="00000000">
            <w:pPr>
              <w:pStyle w:val="TableCellTaskBadge"/>
              <w:shd w:val="clear" w:color="auto" w:fill="FCE4EC"/>
            </w:pPr>
            <w:r>
              <w:rPr>
                <w:b/>
                <w:bCs/>
                <w:color w:val="C2185B"/>
              </w:rPr>
              <w:t>REVISION</w:t>
            </w:r>
          </w:p>
          <w:p w14:paraId="2486807C" w14:textId="77777777" w:rsidR="001A20E6" w:rsidRDefault="00000000">
            <w:pPr>
              <w:pStyle w:val="TableCellTaskDetails"/>
            </w:pPr>
            <w:r>
              <w:t>• Revision - Indian Renaissance (H03/03) — 30m</w:t>
            </w:r>
          </w:p>
          <w:p w14:paraId="56FBD94E" w14:textId="77777777" w:rsidR="001A20E6" w:rsidRDefault="00000000">
            <w:pPr>
              <w:pStyle w:val="TableCellTaskBadge"/>
              <w:shd w:val="clear" w:color="auto" w:fill="FCE4EC"/>
            </w:pPr>
            <w:r>
              <w:rPr>
                <w:b/>
                <w:bCs/>
                <w:color w:val="C2185B"/>
              </w:rPr>
              <w:t>REVISION</w:t>
            </w:r>
          </w:p>
          <w:p w14:paraId="16CC7163" w14:textId="77777777" w:rsidR="001A20E6" w:rsidRDefault="00000000">
            <w:pPr>
              <w:pStyle w:val="TableCellTaskDetails"/>
            </w:pPr>
            <w:r>
              <w:t>• Practice - Indian Renaissance (H03/03) — 30m</w:t>
            </w:r>
          </w:p>
          <w:p w14:paraId="3C269398" w14:textId="77777777" w:rsidR="001A20E6" w:rsidRDefault="00000000">
            <w:pPr>
              <w:pStyle w:val="TableCellTaskBadge"/>
              <w:shd w:val="clear" w:color="auto" w:fill="E8F5E8"/>
            </w:pPr>
            <w:r>
              <w:rPr>
                <w:b/>
                <w:bCs/>
                <w:color w:val="388E3C"/>
              </w:rPr>
              <w:t>PRACTICE</w:t>
            </w:r>
          </w:p>
          <w:p w14:paraId="2EF903A3" w14:textId="77777777" w:rsidR="001A20E6" w:rsidRDefault="00000000">
            <w:pPr>
              <w:pStyle w:val="TableCellTaskDetails"/>
            </w:pPr>
            <w:r>
              <w:t>• Practice - Pre-congress associations and formation of INC; INC Sessions (H03/04) — 30m</w:t>
            </w:r>
          </w:p>
          <w:p w14:paraId="220D60C1" w14:textId="77777777" w:rsidR="001A20E6" w:rsidRDefault="00000000">
            <w:pPr>
              <w:pStyle w:val="TableCellTaskBadge"/>
              <w:shd w:val="clear" w:color="auto" w:fill="E8F5E8"/>
            </w:pPr>
            <w:r>
              <w:rPr>
                <w:b/>
                <w:bCs/>
                <w:color w:val="388E3C"/>
              </w:rPr>
              <w:t>PRACTICE</w:t>
            </w:r>
          </w:p>
          <w:p w14:paraId="76458C19" w14:textId="77777777" w:rsidR="001A20E6" w:rsidRDefault="00000000">
            <w:pPr>
              <w:pStyle w:val="TableCellTaskDetails"/>
            </w:pPr>
            <w:r>
              <w:t>• Practice - Moderate phase (H03/05) — 30m</w:t>
            </w:r>
          </w:p>
          <w:p w14:paraId="651C9FEE"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16304940" w14:textId="77777777" w:rsidR="001A20E6" w:rsidRDefault="00000000">
            <w:pPr>
              <w:pStyle w:val="TableCellTaskSubject"/>
            </w:pPr>
            <w:r>
              <w:t>History-Modern</w:t>
            </w:r>
          </w:p>
          <w:p w14:paraId="5576E348" w14:textId="77777777" w:rsidR="001A20E6" w:rsidRDefault="00000000">
            <w:pPr>
              <w:pStyle w:val="TableCellTaskDetails"/>
            </w:pPr>
            <w:r>
              <w:t>• Revision - Pre-congress associations and formation of INC; INC Sessions (H03/04) — 30m</w:t>
            </w:r>
          </w:p>
          <w:p w14:paraId="4CFA227D" w14:textId="77777777" w:rsidR="001A20E6" w:rsidRDefault="00000000">
            <w:pPr>
              <w:pStyle w:val="TableCellTaskBadge"/>
              <w:shd w:val="clear" w:color="auto" w:fill="FCE4EC"/>
            </w:pPr>
            <w:r>
              <w:rPr>
                <w:b/>
                <w:bCs/>
                <w:color w:val="C2185B"/>
              </w:rPr>
              <w:t>REVISION</w:t>
            </w:r>
          </w:p>
          <w:p w14:paraId="3309ED61" w14:textId="77777777" w:rsidR="001A20E6" w:rsidRDefault="00000000">
            <w:pPr>
              <w:pStyle w:val="TableCellTaskDetails"/>
            </w:pPr>
            <w:r>
              <w:t>• Revision - Moderate phase (H03/05) — 30m</w:t>
            </w:r>
          </w:p>
          <w:p w14:paraId="1EE45F28" w14:textId="77777777" w:rsidR="001A20E6" w:rsidRDefault="00000000">
            <w:pPr>
              <w:pStyle w:val="TableCellTaskBadge"/>
              <w:shd w:val="clear" w:color="auto" w:fill="FCE4EC"/>
            </w:pPr>
            <w:r>
              <w:rPr>
                <w:b/>
                <w:bCs/>
                <w:color w:val="C2185B"/>
              </w:rPr>
              <w:t>REVISION</w:t>
            </w:r>
          </w:p>
          <w:p w14:paraId="3A234EDC" w14:textId="77777777" w:rsidR="001A20E6" w:rsidRDefault="00000000">
            <w:pPr>
              <w:pStyle w:val="TableCellTaskDetails"/>
            </w:pPr>
            <w:r>
              <w:t>• Practice - Extremist Phase (H03/06) — 30m</w:t>
            </w:r>
          </w:p>
          <w:p w14:paraId="779512C7" w14:textId="77777777" w:rsidR="001A20E6" w:rsidRDefault="00000000">
            <w:pPr>
              <w:pStyle w:val="TableCellTaskBadge"/>
              <w:shd w:val="clear" w:color="auto" w:fill="E8F5E8"/>
            </w:pPr>
            <w:r>
              <w:rPr>
                <w:b/>
                <w:bCs/>
                <w:color w:val="388E3C"/>
              </w:rPr>
              <w:t>PRACTICE</w:t>
            </w:r>
          </w:p>
          <w:p w14:paraId="2CFE59B9" w14:textId="77777777" w:rsidR="001A20E6" w:rsidRDefault="00000000">
            <w:pPr>
              <w:pStyle w:val="TableCellTaskDetails"/>
            </w:pPr>
            <w:r>
              <w:t>• Practice - Ghandian Phase (H03/07) — 30m</w:t>
            </w:r>
          </w:p>
          <w:p w14:paraId="34C4EA98" w14:textId="77777777" w:rsidR="001A20E6" w:rsidRDefault="00000000">
            <w:pPr>
              <w:pStyle w:val="TableCellTaskBadge"/>
              <w:shd w:val="clear" w:color="auto" w:fill="E8F5E8"/>
            </w:pPr>
            <w:r>
              <w:rPr>
                <w:b/>
                <w:bCs/>
                <w:color w:val="388E3C"/>
              </w:rPr>
              <w:t>PRACTICE</w:t>
            </w:r>
          </w:p>
          <w:p w14:paraId="0168A1A3" w14:textId="77777777" w:rsidR="001A20E6" w:rsidRDefault="00000000">
            <w:pPr>
              <w:pStyle w:val="TableCellTaskDetails"/>
            </w:pPr>
            <w:r>
              <w:t>• Practice - Revolutionary activitism (H03/08) — 30m</w:t>
            </w:r>
          </w:p>
          <w:p w14:paraId="260DAA95"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7555CABA" w14:textId="77777777" w:rsidR="001A20E6" w:rsidRDefault="00000000">
            <w:pPr>
              <w:pStyle w:val="TableCellTaskSubject"/>
            </w:pPr>
            <w:r>
              <w:t>History-Modern</w:t>
            </w:r>
          </w:p>
          <w:p w14:paraId="774F3A8A" w14:textId="77777777" w:rsidR="001A20E6" w:rsidRDefault="00000000">
            <w:pPr>
              <w:pStyle w:val="TableCellTaskDetails"/>
            </w:pPr>
            <w:r>
              <w:t>• Revision - Extremist Phase (H03/06) — 30m</w:t>
            </w:r>
          </w:p>
          <w:p w14:paraId="3585B70C" w14:textId="77777777" w:rsidR="001A20E6" w:rsidRDefault="00000000">
            <w:pPr>
              <w:pStyle w:val="TableCellTaskBadge"/>
              <w:shd w:val="clear" w:color="auto" w:fill="FCE4EC"/>
            </w:pPr>
            <w:r>
              <w:rPr>
                <w:b/>
                <w:bCs/>
                <w:color w:val="C2185B"/>
              </w:rPr>
              <w:t>REVISION</w:t>
            </w:r>
          </w:p>
          <w:p w14:paraId="65CC0506" w14:textId="77777777" w:rsidR="001A20E6" w:rsidRDefault="00000000">
            <w:pPr>
              <w:pStyle w:val="TableCellTaskDetails"/>
            </w:pPr>
            <w:r>
              <w:t>• Revision - Ghandian Phase (H03/07) — 30m</w:t>
            </w:r>
          </w:p>
          <w:p w14:paraId="5EE9A3D3" w14:textId="77777777" w:rsidR="001A20E6" w:rsidRDefault="00000000">
            <w:pPr>
              <w:pStyle w:val="TableCellTaskBadge"/>
              <w:shd w:val="clear" w:color="auto" w:fill="FCE4EC"/>
            </w:pPr>
            <w:r>
              <w:rPr>
                <w:b/>
                <w:bCs/>
                <w:color w:val="C2185B"/>
              </w:rPr>
              <w:t>REVISION</w:t>
            </w:r>
          </w:p>
          <w:p w14:paraId="443EBE07" w14:textId="77777777" w:rsidR="001A20E6" w:rsidRDefault="00000000">
            <w:pPr>
              <w:pStyle w:val="TableCellTaskDetails"/>
            </w:pPr>
            <w:r>
              <w:t>• Practice - Transfer of power - 1940 to 1947 (H03/09) — 30m</w:t>
            </w:r>
          </w:p>
          <w:p w14:paraId="360CED5B" w14:textId="77777777" w:rsidR="001A20E6" w:rsidRDefault="00000000">
            <w:pPr>
              <w:pStyle w:val="TableCellTaskBadge"/>
              <w:shd w:val="clear" w:color="auto" w:fill="E8F5E8"/>
            </w:pPr>
            <w:r>
              <w:rPr>
                <w:b/>
                <w:bCs/>
                <w:color w:val="388E3C"/>
              </w:rPr>
              <w:t>PRACTICE</w:t>
            </w:r>
          </w:p>
          <w:p w14:paraId="28FA9B98" w14:textId="77777777" w:rsidR="001A20E6" w:rsidRDefault="00000000">
            <w:pPr>
              <w:pStyle w:val="TableCellTaskDetails"/>
            </w:pPr>
            <w:r>
              <w:t>• Practice - Colonial administration (H03/10) — 30m</w:t>
            </w:r>
          </w:p>
          <w:p w14:paraId="312FE066" w14:textId="77777777" w:rsidR="001A20E6" w:rsidRDefault="00000000">
            <w:pPr>
              <w:pStyle w:val="TableCellTaskBadge"/>
              <w:shd w:val="clear" w:color="auto" w:fill="E8F5E8"/>
            </w:pPr>
            <w:r>
              <w:rPr>
                <w:b/>
                <w:bCs/>
                <w:color w:val="388E3C"/>
              </w:rPr>
              <w:t>PRACTICE</w:t>
            </w:r>
          </w:p>
          <w:p w14:paraId="14C07C27" w14:textId="77777777" w:rsidR="001A20E6" w:rsidRDefault="00000000">
            <w:pPr>
              <w:pStyle w:val="TableCellTaskDetails"/>
            </w:pPr>
            <w:r>
              <w:t>• Practice - Reaction of society towards colonial rule (H03/11) — 30m</w:t>
            </w:r>
          </w:p>
          <w:p w14:paraId="3767A881"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1EB82984" w14:textId="77777777" w:rsidR="001A20E6" w:rsidRDefault="00000000">
            <w:pPr>
              <w:pStyle w:val="TableCellTaskSubject"/>
            </w:pPr>
            <w:r>
              <w:t>History-Modern</w:t>
            </w:r>
          </w:p>
          <w:p w14:paraId="1A1D7FD4" w14:textId="77777777" w:rsidR="001A20E6" w:rsidRDefault="00000000">
            <w:pPr>
              <w:pStyle w:val="TableCellTaskDetails"/>
            </w:pPr>
            <w:r>
              <w:t>• Revision - Revolutionary activitism (H03/08) — 30m</w:t>
            </w:r>
          </w:p>
          <w:p w14:paraId="78BD9771" w14:textId="77777777" w:rsidR="001A20E6" w:rsidRDefault="00000000">
            <w:pPr>
              <w:pStyle w:val="TableCellTaskBadge"/>
              <w:shd w:val="clear" w:color="auto" w:fill="FCE4EC"/>
            </w:pPr>
            <w:r>
              <w:rPr>
                <w:b/>
                <w:bCs/>
                <w:color w:val="C2185B"/>
              </w:rPr>
              <w:t>REVISION</w:t>
            </w:r>
          </w:p>
          <w:p w14:paraId="1C67C96E" w14:textId="77777777" w:rsidR="001A20E6" w:rsidRDefault="00000000">
            <w:pPr>
              <w:pStyle w:val="TableCellTaskDetails"/>
            </w:pPr>
            <w:r>
              <w:t>• Revision - Transfer of power - 1940 to 1947 (H03/09) — 30m</w:t>
            </w:r>
          </w:p>
          <w:p w14:paraId="54A752B5" w14:textId="77777777" w:rsidR="001A20E6" w:rsidRDefault="00000000">
            <w:pPr>
              <w:pStyle w:val="TableCellTaskBadge"/>
              <w:shd w:val="clear" w:color="auto" w:fill="FCE4EC"/>
            </w:pPr>
            <w:r>
              <w:rPr>
                <w:b/>
                <w:bCs/>
                <w:color w:val="C2185B"/>
              </w:rPr>
              <w:t>REVISION</w:t>
            </w:r>
          </w:p>
          <w:p w14:paraId="321CCA1D" w14:textId="77777777" w:rsidR="001A20E6" w:rsidRDefault="00000000">
            <w:pPr>
              <w:pStyle w:val="TableCellTaskDetails"/>
            </w:pPr>
            <w:r>
              <w:t>• Practice - Role of women in Freedom struggle (H03/12) — 30m</w:t>
            </w:r>
          </w:p>
          <w:p w14:paraId="158284A4" w14:textId="77777777" w:rsidR="001A20E6" w:rsidRDefault="00000000">
            <w:pPr>
              <w:pStyle w:val="TableCellTaskBadge"/>
              <w:shd w:val="clear" w:color="auto" w:fill="E8F5E8"/>
            </w:pPr>
            <w:r>
              <w:rPr>
                <w:b/>
                <w:bCs/>
                <w:color w:val="388E3C"/>
              </w:rPr>
              <w:t>PRACTICE</w:t>
            </w:r>
          </w:p>
          <w:p w14:paraId="4B2753B4" w14:textId="77777777" w:rsidR="001A20E6" w:rsidRDefault="00000000">
            <w:pPr>
              <w:pStyle w:val="TableCellTaskDetails"/>
            </w:pPr>
            <w:r>
              <w:t>• Practice - Communism and communalism (H03/13) — 30m</w:t>
            </w:r>
          </w:p>
          <w:p w14:paraId="3EC30F36" w14:textId="77777777" w:rsidR="001A20E6" w:rsidRDefault="00000000">
            <w:pPr>
              <w:pStyle w:val="TableCellTaskBadge"/>
              <w:shd w:val="clear" w:color="auto" w:fill="E8F5E8"/>
            </w:pPr>
            <w:r>
              <w:rPr>
                <w:b/>
                <w:bCs/>
                <w:color w:val="388E3C"/>
              </w:rPr>
              <w:t>PRACTICE</w:t>
            </w:r>
          </w:p>
          <w:p w14:paraId="5C2B56E5" w14:textId="77777777" w:rsidR="001A20E6" w:rsidRDefault="00000000">
            <w:pPr>
              <w:pStyle w:val="TableCellTaskDetails"/>
            </w:pPr>
            <w:r>
              <w:t>• Practice - Important personalities of INM; Governor Generals and Viceroys (H03/14) — 30m</w:t>
            </w:r>
          </w:p>
          <w:p w14:paraId="05B16596"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0192EF88" w14:textId="77777777" w:rsidR="001A20E6" w:rsidRDefault="001A20E6"/>
        </w:tc>
      </w:tr>
      <w:tr w:rsidR="001A20E6" w14:paraId="0082D20D" w14:textId="77777777">
        <w:tc>
          <w:tcPr>
            <w:tcW w:w="700" w:type="pct"/>
            <w:shd w:val="clear" w:color="auto" w:fill="EDE9FE"/>
            <w:tcMar>
              <w:top w:w="150" w:type="dxa"/>
              <w:left w:w="100" w:type="dxa"/>
              <w:bottom w:w="150" w:type="dxa"/>
              <w:right w:w="100" w:type="dxa"/>
            </w:tcMar>
          </w:tcPr>
          <w:p w14:paraId="66941F6E" w14:textId="77777777" w:rsidR="001A20E6" w:rsidRDefault="00000000">
            <w:pPr>
              <w:pStyle w:val="TableCellTaskSubject"/>
            </w:pPr>
            <w:r>
              <w:t>History-Medieval</w:t>
            </w:r>
          </w:p>
          <w:p w14:paraId="5B869ECB" w14:textId="77777777" w:rsidR="001A20E6" w:rsidRDefault="00000000">
            <w:pPr>
              <w:pStyle w:val="TableCellTaskDetails"/>
            </w:pPr>
            <w:r>
              <w:t>• Test - TEST — 3h</w:t>
            </w:r>
          </w:p>
          <w:p w14:paraId="5686B7CC" w14:textId="77777777" w:rsidR="001A20E6" w:rsidRDefault="00000000">
            <w:pPr>
              <w:pStyle w:val="TableCellTaskBadge"/>
              <w:shd w:val="clear" w:color="auto" w:fill="FFF3E0"/>
            </w:pPr>
            <w:r>
              <w:rPr>
                <w:b/>
                <w:bCs/>
                <w:color w:val="F57C00"/>
              </w:rPr>
              <w:t>TEST</w:t>
            </w:r>
          </w:p>
        </w:tc>
        <w:tc>
          <w:tcPr>
            <w:tcW w:w="700" w:type="pct"/>
            <w:shd w:val="clear" w:color="auto" w:fill="EDE9FE"/>
            <w:tcMar>
              <w:top w:w="150" w:type="dxa"/>
              <w:left w:w="100" w:type="dxa"/>
              <w:bottom w:w="150" w:type="dxa"/>
              <w:right w:w="100" w:type="dxa"/>
            </w:tcMar>
          </w:tcPr>
          <w:p w14:paraId="0945F616" w14:textId="77777777" w:rsidR="001A20E6" w:rsidRDefault="00000000">
            <w:pPr>
              <w:pStyle w:val="TableCellTaskSubject"/>
            </w:pPr>
            <w:r>
              <w:t>History-Modern</w:t>
            </w:r>
          </w:p>
          <w:p w14:paraId="5BFE6FD3" w14:textId="77777777" w:rsidR="001A20E6" w:rsidRDefault="00000000">
            <w:pPr>
              <w:pStyle w:val="TableCellTaskDetails"/>
            </w:pPr>
            <w:r>
              <w:t>• Revision - Broad / Overlap (H03/00) — 30m</w:t>
            </w:r>
          </w:p>
          <w:p w14:paraId="4B14D695" w14:textId="77777777" w:rsidR="001A20E6" w:rsidRDefault="00000000">
            <w:pPr>
              <w:pStyle w:val="TableCellTaskBadge"/>
              <w:shd w:val="clear" w:color="auto" w:fill="FCE4EC"/>
            </w:pPr>
            <w:r>
              <w:rPr>
                <w:b/>
                <w:bCs/>
                <w:color w:val="C2185B"/>
              </w:rPr>
              <w:t>REVISION</w:t>
            </w:r>
          </w:p>
          <w:p w14:paraId="7978DF4D" w14:textId="77777777" w:rsidR="001A20E6" w:rsidRDefault="00000000">
            <w:pPr>
              <w:pStyle w:val="TableCellTaskDetails"/>
            </w:pPr>
            <w:r>
              <w:t>• Revision - Advent of Europeans (H03/01) — 30m</w:t>
            </w:r>
          </w:p>
          <w:p w14:paraId="2D1B90A0" w14:textId="77777777" w:rsidR="001A20E6" w:rsidRDefault="00000000">
            <w:pPr>
              <w:pStyle w:val="TableCellTaskBadge"/>
              <w:shd w:val="clear" w:color="auto" w:fill="FCE4EC"/>
            </w:pPr>
            <w:r>
              <w:rPr>
                <w:b/>
                <w:bCs/>
                <w:color w:val="C2185B"/>
              </w:rPr>
              <w:t>REVISION</w:t>
            </w:r>
          </w:p>
          <w:p w14:paraId="15880326" w14:textId="77777777" w:rsidR="001A20E6" w:rsidRDefault="00000000">
            <w:pPr>
              <w:pStyle w:val="TableCellTaskDetails"/>
            </w:pPr>
            <w:r>
              <w:t>• Practice - Broad / Overlap (H03/00) — 30m</w:t>
            </w:r>
          </w:p>
          <w:p w14:paraId="1DED850D" w14:textId="77777777" w:rsidR="001A20E6" w:rsidRDefault="00000000">
            <w:pPr>
              <w:pStyle w:val="TableCellTaskBadge"/>
              <w:shd w:val="clear" w:color="auto" w:fill="E8F5E8"/>
            </w:pPr>
            <w:r>
              <w:rPr>
                <w:b/>
                <w:bCs/>
                <w:color w:val="388E3C"/>
              </w:rPr>
              <w:t>PRACTICE</w:t>
            </w:r>
          </w:p>
          <w:p w14:paraId="3C15F8B3" w14:textId="77777777" w:rsidR="001A20E6" w:rsidRDefault="00000000">
            <w:pPr>
              <w:pStyle w:val="TableCellTaskDetails"/>
            </w:pPr>
            <w:r>
              <w:t>• Practice - Advent of Europeans (H03/01) — 30m</w:t>
            </w:r>
          </w:p>
          <w:p w14:paraId="31F2AE9D" w14:textId="77777777" w:rsidR="001A20E6" w:rsidRDefault="00000000">
            <w:pPr>
              <w:pStyle w:val="TableCellTaskBadge"/>
              <w:shd w:val="clear" w:color="auto" w:fill="E8F5E8"/>
            </w:pPr>
            <w:r>
              <w:rPr>
                <w:b/>
                <w:bCs/>
                <w:color w:val="388E3C"/>
              </w:rPr>
              <w:t>PRACTICE</w:t>
            </w:r>
          </w:p>
          <w:p w14:paraId="462190BB" w14:textId="77777777" w:rsidR="001A20E6" w:rsidRDefault="00000000">
            <w:pPr>
              <w:pStyle w:val="TableCellTaskDetails"/>
            </w:pPr>
            <w:r>
              <w:t>• Practice - British Conquest and consolidation; Sepoy Mutiny (H03/02) — 30m</w:t>
            </w:r>
          </w:p>
          <w:p w14:paraId="10BA2BA8"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512977B7" w14:textId="77777777" w:rsidR="001A20E6" w:rsidRDefault="00000000">
            <w:pPr>
              <w:pStyle w:val="TableCellTaskSubject"/>
            </w:pPr>
            <w:r>
              <w:t>History-Art and Culture</w:t>
            </w:r>
          </w:p>
          <w:p w14:paraId="3EE27D59" w14:textId="77777777" w:rsidR="001A20E6" w:rsidRDefault="00000000">
            <w:pPr>
              <w:pStyle w:val="TableCellTaskDetails"/>
            </w:pPr>
            <w:r>
              <w:t>• Revision - Broad / Overlap (H04/00) — 30m</w:t>
            </w:r>
          </w:p>
          <w:p w14:paraId="11EF9F51" w14:textId="77777777" w:rsidR="001A20E6" w:rsidRDefault="00000000">
            <w:pPr>
              <w:pStyle w:val="TableCellTaskBadge"/>
              <w:shd w:val="clear" w:color="auto" w:fill="FCE4EC"/>
            </w:pPr>
            <w:r>
              <w:rPr>
                <w:b/>
                <w:bCs/>
                <w:color w:val="C2185B"/>
              </w:rPr>
              <w:t>REVISION</w:t>
            </w:r>
          </w:p>
          <w:p w14:paraId="30BFB40E" w14:textId="77777777" w:rsidR="001A20E6" w:rsidRDefault="00000000">
            <w:pPr>
              <w:pStyle w:val="TableCellTaskDetails"/>
            </w:pPr>
            <w:r>
              <w:t>• Revision - Art and architecture (H04/01) — 30m</w:t>
            </w:r>
          </w:p>
          <w:p w14:paraId="456B3774" w14:textId="77777777" w:rsidR="001A20E6" w:rsidRDefault="00000000">
            <w:pPr>
              <w:pStyle w:val="TableCellTaskBadge"/>
              <w:shd w:val="clear" w:color="auto" w:fill="FCE4EC"/>
            </w:pPr>
            <w:r>
              <w:rPr>
                <w:b/>
                <w:bCs/>
                <w:color w:val="C2185B"/>
              </w:rPr>
              <w:t>REVISION</w:t>
            </w:r>
          </w:p>
          <w:p w14:paraId="3D3B4A16" w14:textId="77777777" w:rsidR="001A20E6" w:rsidRDefault="00000000">
            <w:pPr>
              <w:pStyle w:val="TableCellTaskDetails"/>
            </w:pPr>
            <w:r>
              <w:t>• Practice - Broad / Overlap (H04/00) — 30m</w:t>
            </w:r>
          </w:p>
          <w:p w14:paraId="26960BE1" w14:textId="77777777" w:rsidR="001A20E6" w:rsidRDefault="00000000">
            <w:pPr>
              <w:pStyle w:val="TableCellTaskBadge"/>
              <w:shd w:val="clear" w:color="auto" w:fill="E8F5E8"/>
            </w:pPr>
            <w:r>
              <w:rPr>
                <w:b/>
                <w:bCs/>
                <w:color w:val="388E3C"/>
              </w:rPr>
              <w:t>PRACTICE</w:t>
            </w:r>
          </w:p>
          <w:p w14:paraId="65528111" w14:textId="77777777" w:rsidR="001A20E6" w:rsidRDefault="00000000">
            <w:pPr>
              <w:pStyle w:val="TableCellTaskDetails"/>
            </w:pPr>
            <w:r>
              <w:t>• Practice - Art and architecture (H04/01) — 30m</w:t>
            </w:r>
          </w:p>
          <w:p w14:paraId="292E4A36" w14:textId="77777777" w:rsidR="001A20E6" w:rsidRDefault="00000000">
            <w:pPr>
              <w:pStyle w:val="TableCellTaskBadge"/>
              <w:shd w:val="clear" w:color="auto" w:fill="E8F5E8"/>
            </w:pPr>
            <w:r>
              <w:rPr>
                <w:b/>
                <w:bCs/>
                <w:color w:val="388E3C"/>
              </w:rPr>
              <w:t>PRACTICE</w:t>
            </w:r>
          </w:p>
          <w:p w14:paraId="6FE1B5B5" w14:textId="77777777" w:rsidR="001A20E6" w:rsidRDefault="00000000">
            <w:pPr>
              <w:pStyle w:val="TableCellTaskDetails"/>
            </w:pPr>
            <w:r>
              <w:t>• Practice - Literature (H04/02) — 30m</w:t>
            </w:r>
          </w:p>
          <w:p w14:paraId="4104D485"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7159BE37" w14:textId="77777777" w:rsidR="001A20E6" w:rsidRDefault="00000000">
            <w:pPr>
              <w:pStyle w:val="TableCellTaskSubject"/>
            </w:pPr>
            <w:r>
              <w:t>History-Art and Culture</w:t>
            </w:r>
          </w:p>
          <w:p w14:paraId="1AE34443" w14:textId="77777777" w:rsidR="001A20E6" w:rsidRDefault="00000000">
            <w:pPr>
              <w:pStyle w:val="TableCellTaskDetails"/>
            </w:pPr>
            <w:r>
              <w:t>• Revision - Literature (H04/02) — 30m</w:t>
            </w:r>
          </w:p>
          <w:p w14:paraId="1BBE709F" w14:textId="77777777" w:rsidR="001A20E6" w:rsidRDefault="00000000">
            <w:pPr>
              <w:pStyle w:val="TableCellTaskBadge"/>
              <w:shd w:val="clear" w:color="auto" w:fill="FCE4EC"/>
            </w:pPr>
            <w:r>
              <w:rPr>
                <w:b/>
                <w:bCs/>
                <w:color w:val="C2185B"/>
              </w:rPr>
              <w:t>REVISION</w:t>
            </w:r>
          </w:p>
          <w:p w14:paraId="73F332AA" w14:textId="77777777" w:rsidR="001A20E6" w:rsidRDefault="00000000">
            <w:pPr>
              <w:pStyle w:val="TableCellTaskDetails"/>
            </w:pPr>
            <w:r>
              <w:t>• Revision - Paintings (H04/03) — 30m</w:t>
            </w:r>
          </w:p>
          <w:p w14:paraId="53EB98B8" w14:textId="77777777" w:rsidR="001A20E6" w:rsidRDefault="00000000">
            <w:pPr>
              <w:pStyle w:val="TableCellTaskBadge"/>
              <w:shd w:val="clear" w:color="auto" w:fill="FCE4EC"/>
            </w:pPr>
            <w:r>
              <w:rPr>
                <w:b/>
                <w:bCs/>
                <w:color w:val="C2185B"/>
              </w:rPr>
              <w:t>REVISION</w:t>
            </w:r>
          </w:p>
          <w:p w14:paraId="104EB984" w14:textId="77777777" w:rsidR="001A20E6" w:rsidRDefault="00000000">
            <w:pPr>
              <w:pStyle w:val="TableCellTaskDetails"/>
            </w:pPr>
            <w:r>
              <w:t>• Practice - Paintings (H04/03) — 30m</w:t>
            </w:r>
          </w:p>
          <w:p w14:paraId="372FBB4B" w14:textId="77777777" w:rsidR="001A20E6" w:rsidRDefault="00000000">
            <w:pPr>
              <w:pStyle w:val="TableCellTaskBadge"/>
              <w:shd w:val="clear" w:color="auto" w:fill="E8F5E8"/>
            </w:pPr>
            <w:r>
              <w:rPr>
                <w:b/>
                <w:bCs/>
                <w:color w:val="388E3C"/>
              </w:rPr>
              <w:t>PRACTICE</w:t>
            </w:r>
          </w:p>
          <w:p w14:paraId="3D310AE2" w14:textId="77777777" w:rsidR="001A20E6" w:rsidRDefault="00000000">
            <w:pPr>
              <w:pStyle w:val="TableCellTaskDetails"/>
            </w:pPr>
            <w:r>
              <w:t>• Practice - Dance forms (H04/04) — 30m</w:t>
            </w:r>
          </w:p>
          <w:p w14:paraId="1D7B4364" w14:textId="77777777" w:rsidR="001A20E6" w:rsidRDefault="00000000">
            <w:pPr>
              <w:pStyle w:val="TableCellTaskBadge"/>
              <w:shd w:val="clear" w:color="auto" w:fill="E8F5E8"/>
            </w:pPr>
            <w:r>
              <w:rPr>
                <w:b/>
                <w:bCs/>
                <w:color w:val="388E3C"/>
              </w:rPr>
              <w:t>PRACTICE</w:t>
            </w:r>
          </w:p>
          <w:p w14:paraId="1CD50B27" w14:textId="77777777" w:rsidR="001A20E6" w:rsidRDefault="00000000">
            <w:pPr>
              <w:pStyle w:val="TableCellTaskDetails"/>
            </w:pPr>
            <w:r>
              <w:t>• Practice - Theatre (H04/05) — 30m</w:t>
            </w:r>
          </w:p>
          <w:p w14:paraId="34199702"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54C2F846" w14:textId="77777777" w:rsidR="001A20E6" w:rsidRDefault="00000000">
            <w:pPr>
              <w:pStyle w:val="TableCellTaskSubject"/>
            </w:pPr>
            <w:r>
              <w:t>History-Art and Culture</w:t>
            </w:r>
          </w:p>
          <w:p w14:paraId="56BB7962" w14:textId="77777777" w:rsidR="001A20E6" w:rsidRDefault="00000000">
            <w:pPr>
              <w:pStyle w:val="TableCellTaskDetails"/>
            </w:pPr>
            <w:r>
              <w:t>• Revision - Dance forms (H04/04) — 30m</w:t>
            </w:r>
          </w:p>
          <w:p w14:paraId="712C8A47" w14:textId="77777777" w:rsidR="001A20E6" w:rsidRDefault="00000000">
            <w:pPr>
              <w:pStyle w:val="TableCellTaskBadge"/>
              <w:shd w:val="clear" w:color="auto" w:fill="FCE4EC"/>
            </w:pPr>
            <w:r>
              <w:rPr>
                <w:b/>
                <w:bCs/>
                <w:color w:val="C2185B"/>
              </w:rPr>
              <w:t>REVISION</w:t>
            </w:r>
          </w:p>
          <w:p w14:paraId="54C1B24A" w14:textId="77777777" w:rsidR="001A20E6" w:rsidRDefault="00000000">
            <w:pPr>
              <w:pStyle w:val="TableCellTaskDetails"/>
            </w:pPr>
            <w:r>
              <w:t>• Revision - Theatre (H04/05) — 30m</w:t>
            </w:r>
          </w:p>
          <w:p w14:paraId="25E19B53" w14:textId="77777777" w:rsidR="001A20E6" w:rsidRDefault="00000000">
            <w:pPr>
              <w:pStyle w:val="TableCellTaskBadge"/>
              <w:shd w:val="clear" w:color="auto" w:fill="FCE4EC"/>
            </w:pPr>
            <w:r>
              <w:rPr>
                <w:b/>
                <w:bCs/>
                <w:color w:val="C2185B"/>
              </w:rPr>
              <w:t>REVISION</w:t>
            </w:r>
          </w:p>
          <w:p w14:paraId="5B107BD8" w14:textId="77777777" w:rsidR="001A20E6" w:rsidRDefault="00000000">
            <w:pPr>
              <w:pStyle w:val="TableCellTaskDetails"/>
            </w:pPr>
            <w:r>
              <w:t>• Practice - Music (H04/06) — 30m</w:t>
            </w:r>
          </w:p>
          <w:p w14:paraId="226BEC41" w14:textId="77777777" w:rsidR="001A20E6" w:rsidRDefault="00000000">
            <w:pPr>
              <w:pStyle w:val="TableCellTaskBadge"/>
              <w:shd w:val="clear" w:color="auto" w:fill="E8F5E8"/>
            </w:pPr>
            <w:r>
              <w:rPr>
                <w:b/>
                <w:bCs/>
                <w:color w:val="388E3C"/>
              </w:rPr>
              <w:t>PRACTICE</w:t>
            </w:r>
          </w:p>
          <w:p w14:paraId="21534AD6" w14:textId="77777777" w:rsidR="001A20E6" w:rsidRDefault="00000000">
            <w:pPr>
              <w:pStyle w:val="TableCellTaskDetails"/>
            </w:pPr>
            <w:r>
              <w:t>• Practice - Religions and festivals (H04/07) — 30m</w:t>
            </w:r>
          </w:p>
          <w:p w14:paraId="136AC9B0" w14:textId="77777777" w:rsidR="001A20E6" w:rsidRDefault="00000000">
            <w:pPr>
              <w:pStyle w:val="TableCellTaskBadge"/>
              <w:shd w:val="clear" w:color="auto" w:fill="E8F5E8"/>
            </w:pPr>
            <w:r>
              <w:rPr>
                <w:b/>
                <w:bCs/>
                <w:color w:val="388E3C"/>
              </w:rPr>
              <w:t>PRACTICE</w:t>
            </w:r>
          </w:p>
          <w:p w14:paraId="02C82588" w14:textId="77777777" w:rsidR="001A20E6" w:rsidRDefault="00000000">
            <w:pPr>
              <w:pStyle w:val="TableCellTaskDetails"/>
            </w:pPr>
            <w:r>
              <w:t>• Practice - Broad / Overlap (H04/00) — 30m</w:t>
            </w:r>
          </w:p>
          <w:p w14:paraId="5354758C"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6A2E5CF7" w14:textId="77777777" w:rsidR="001A20E6" w:rsidRDefault="00000000">
            <w:pPr>
              <w:pStyle w:val="TableCellTaskSubject"/>
            </w:pPr>
            <w:r>
              <w:t>History-World</w:t>
            </w:r>
          </w:p>
          <w:p w14:paraId="0FB17029" w14:textId="77777777" w:rsidR="001A20E6" w:rsidRDefault="00000000">
            <w:pPr>
              <w:pStyle w:val="TableCellTaskDetails"/>
            </w:pPr>
            <w:r>
              <w:t>• Revision - Broad / Overlap (H05/00) — 30m</w:t>
            </w:r>
          </w:p>
          <w:p w14:paraId="2528951C" w14:textId="77777777" w:rsidR="001A20E6" w:rsidRDefault="00000000">
            <w:pPr>
              <w:pStyle w:val="TableCellTaskBadge"/>
              <w:shd w:val="clear" w:color="auto" w:fill="FCE4EC"/>
            </w:pPr>
            <w:r>
              <w:rPr>
                <w:b/>
                <w:bCs/>
                <w:color w:val="C2185B"/>
              </w:rPr>
              <w:t>REVISION</w:t>
            </w:r>
          </w:p>
          <w:p w14:paraId="20ED2033" w14:textId="77777777" w:rsidR="001A20E6" w:rsidRDefault="00000000">
            <w:pPr>
              <w:pStyle w:val="TableCellTaskDetails"/>
            </w:pPr>
            <w:r>
              <w:t>• Revision - Industrial Revolution (H05/01) — 30m</w:t>
            </w:r>
          </w:p>
          <w:p w14:paraId="43F913E0" w14:textId="77777777" w:rsidR="001A20E6" w:rsidRDefault="00000000">
            <w:pPr>
              <w:pStyle w:val="TableCellTaskBadge"/>
              <w:shd w:val="clear" w:color="auto" w:fill="FCE4EC"/>
            </w:pPr>
            <w:r>
              <w:rPr>
                <w:b/>
                <w:bCs/>
                <w:color w:val="C2185B"/>
              </w:rPr>
              <w:t>REVISION</w:t>
            </w:r>
          </w:p>
          <w:p w14:paraId="457C5FED" w14:textId="77777777" w:rsidR="001A20E6" w:rsidRDefault="00000000">
            <w:pPr>
              <w:pStyle w:val="TableCellTaskDetails"/>
            </w:pPr>
            <w:r>
              <w:t>• Practice - Broad / Overlap (H05/00) — 30m</w:t>
            </w:r>
          </w:p>
          <w:p w14:paraId="4F78E1FC" w14:textId="77777777" w:rsidR="001A20E6" w:rsidRDefault="00000000">
            <w:pPr>
              <w:pStyle w:val="TableCellTaskBadge"/>
              <w:shd w:val="clear" w:color="auto" w:fill="E8F5E8"/>
            </w:pPr>
            <w:r>
              <w:rPr>
                <w:b/>
                <w:bCs/>
                <w:color w:val="388E3C"/>
              </w:rPr>
              <w:t>PRACTICE</w:t>
            </w:r>
          </w:p>
          <w:p w14:paraId="6B82670C" w14:textId="77777777" w:rsidR="001A20E6" w:rsidRDefault="00000000">
            <w:pPr>
              <w:pStyle w:val="TableCellTaskDetails"/>
            </w:pPr>
            <w:r>
              <w:t>• Practice - Industrial Revolution (H05/01) — 30m</w:t>
            </w:r>
          </w:p>
          <w:p w14:paraId="04B823C9" w14:textId="77777777" w:rsidR="001A20E6" w:rsidRDefault="00000000">
            <w:pPr>
              <w:pStyle w:val="TableCellTaskBadge"/>
              <w:shd w:val="clear" w:color="auto" w:fill="E8F5E8"/>
            </w:pPr>
            <w:r>
              <w:rPr>
                <w:b/>
                <w:bCs/>
                <w:color w:val="388E3C"/>
              </w:rPr>
              <w:t>PRACTICE</w:t>
            </w:r>
          </w:p>
          <w:p w14:paraId="27418334" w14:textId="77777777" w:rsidR="001A20E6" w:rsidRDefault="00000000">
            <w:pPr>
              <w:pStyle w:val="TableCellTaskDetails"/>
            </w:pPr>
            <w:r>
              <w:t>• Practice - Revolutions- American, French, Russia (H05/02) — 30m</w:t>
            </w:r>
          </w:p>
          <w:p w14:paraId="175329AD"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6C7285C5" w14:textId="77777777" w:rsidR="001A20E6" w:rsidRDefault="001A20E6"/>
        </w:tc>
      </w:tr>
    </w:tbl>
    <w:p w14:paraId="35C0FD63" w14:textId="77777777" w:rsidR="001A20E6" w:rsidRDefault="001A20E6">
      <w:pPr>
        <w:spacing w:after="400"/>
      </w:pPr>
    </w:p>
    <w:p w14:paraId="47C58F70" w14:textId="77777777" w:rsidR="001A20E6" w:rsidRDefault="00000000">
      <w:pPr>
        <w:pStyle w:val="ResourceTitle"/>
      </w:pPr>
      <w:r>
        <w:t>📚 Resources for Apr 04 - Apr 10</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2812216A" w14:textId="77777777">
        <w:tc>
          <w:tcPr>
            <w:tcW w:w="1650" w:type="pct"/>
            <w:tcBorders>
              <w:bottom w:val="single" w:sz="2" w:space="0" w:color="D1D5DB"/>
              <w:right w:val="single" w:sz="2" w:space="0" w:color="D1D5DB"/>
            </w:tcBorders>
            <w:tcMar>
              <w:top w:w="200" w:type="dxa"/>
              <w:left w:w="150" w:type="dxa"/>
              <w:bottom w:w="200" w:type="dxa"/>
              <w:right w:w="150" w:type="dxa"/>
            </w:tcMar>
          </w:tcPr>
          <w:p w14:paraId="011CA424" w14:textId="77777777" w:rsidR="001A20E6" w:rsidRDefault="00000000">
            <w:pPr>
              <w:pStyle w:val="TableCellSubjectName"/>
            </w:pPr>
            <w:r>
              <w:t>Essay</w:t>
            </w:r>
          </w:p>
          <w:p w14:paraId="42D1B47F" w14:textId="77777777" w:rsidR="001A20E6" w:rsidRDefault="00000000">
            <w:pPr>
              <w:pStyle w:val="TableCellCategoryTitle"/>
            </w:pPr>
            <w:r>
              <w:t>📚 Primary Books</w:t>
            </w:r>
          </w:p>
          <w:p w14:paraId="0206478E" w14:textId="77777777" w:rsidR="001A20E6" w:rsidRDefault="00000000">
            <w:pPr>
              <w:pStyle w:val="TableCellResourceItem"/>
            </w:pPr>
            <w:r>
              <w:t>• Michael Sandel – Justice</w:t>
            </w:r>
          </w:p>
          <w:p w14:paraId="45F3C23E" w14:textId="77777777" w:rsidR="001A20E6" w:rsidRDefault="00000000">
            <w:pPr>
              <w:pStyle w:val="TableCellResourceItem"/>
            </w:pPr>
            <w:r>
              <w:t>• Ethics by Jitin Yadav</w:t>
            </w:r>
          </w:p>
          <w:p w14:paraId="336F8C15" w14:textId="77777777" w:rsidR="001A20E6" w:rsidRDefault="00000000">
            <w:pPr>
              <w:pStyle w:val="TableCellResourceItem"/>
            </w:pPr>
            <w:r>
              <w:t>• 2nd ARC (4th, 10th – Ethics in Governance)</w:t>
            </w:r>
          </w:p>
          <w:p w14:paraId="595DDE04" w14:textId="77777777" w:rsidR="001A20E6" w:rsidRDefault="00000000">
            <w:pPr>
              <w:pStyle w:val="TableCellCategoryTitle"/>
            </w:pPr>
            <w:r>
              <w:t>📝 Practice Materials</w:t>
            </w:r>
          </w:p>
          <w:p w14:paraId="011B17DF" w14:textId="77777777" w:rsidR="001A20E6" w:rsidRDefault="00000000">
            <w:pPr>
              <w:pStyle w:val="TableCellResourceItem"/>
            </w:pPr>
            <w:r>
              <w:t>• La Excellence Ethics Material</w:t>
            </w:r>
          </w:p>
          <w:p w14:paraId="076F8661" w14:textId="77777777" w:rsidR="001A20E6" w:rsidRDefault="00000000">
            <w:pPr>
              <w:pStyle w:val="TableCellResourceItem"/>
            </w:pPr>
            <w:r>
              <w:t>• Prelims &amp; Mains Workbooks</w:t>
            </w:r>
          </w:p>
          <w:p w14:paraId="5C82EBD6" w14:textId="77777777" w:rsidR="001A20E6" w:rsidRDefault="00000000">
            <w:pPr>
              <w:pStyle w:val="TableCellCategoryTitle"/>
            </w:pPr>
            <w:r>
              <w:t>📰 Current Affairs</w:t>
            </w:r>
          </w:p>
          <w:p w14:paraId="259E69B7" w14:textId="77777777" w:rsidR="001A20E6" w:rsidRDefault="00000000">
            <w:pPr>
              <w:pStyle w:val="TableCellResourceItem"/>
            </w:pPr>
            <w:r>
              <w:t>• Newspapers (case studies, ethical dilemmas in news)</w:t>
            </w:r>
          </w:p>
        </w:tc>
        <w:tc>
          <w:tcPr>
            <w:tcW w:w="1650" w:type="pct"/>
            <w:tcBorders>
              <w:bottom w:val="single" w:sz="2" w:space="0" w:color="D1D5DB"/>
              <w:right w:val="single" w:sz="2" w:space="0" w:color="D1D5DB"/>
            </w:tcBorders>
            <w:tcMar>
              <w:top w:w="200" w:type="dxa"/>
              <w:left w:w="150" w:type="dxa"/>
              <w:bottom w:w="200" w:type="dxa"/>
              <w:right w:w="150" w:type="dxa"/>
            </w:tcMar>
          </w:tcPr>
          <w:p w14:paraId="494A621A" w14:textId="77777777" w:rsidR="001A20E6" w:rsidRDefault="00000000">
            <w:pPr>
              <w:pStyle w:val="TableCellSubjectName"/>
            </w:pPr>
            <w:r>
              <w:t>History-Medieval</w:t>
            </w:r>
          </w:p>
          <w:p w14:paraId="45A26A5E" w14:textId="77777777" w:rsidR="001A20E6" w:rsidRDefault="00000000">
            <w:pPr>
              <w:pStyle w:val="TableCellCategoryTitle"/>
            </w:pPr>
            <w:r>
              <w:t>📚 Primary Books</w:t>
            </w:r>
          </w:p>
          <w:p w14:paraId="02D779B6" w14:textId="77777777" w:rsidR="001A20E6" w:rsidRDefault="00000000">
            <w:pPr>
              <w:pStyle w:val="TableCellResourceItem"/>
            </w:pPr>
            <w:r>
              <w:t>• NCERT Class VII - Our Past - II - Tracing Changes Through a Thousand Years</w:t>
            </w:r>
          </w:p>
          <w:p w14:paraId="1F64DB44" w14:textId="77777777" w:rsidR="001A20E6" w:rsidRDefault="00000000">
            <w:pPr>
              <w:pStyle w:val="TableCellResourceItem"/>
            </w:pPr>
            <w:r>
              <w:t>• Medieval India by Satish Chandra - India and the World</w:t>
            </w:r>
          </w:p>
          <w:p w14:paraId="7B3C7041" w14:textId="77777777" w:rsidR="001A20E6" w:rsidRDefault="00000000">
            <w:pPr>
              <w:pStyle w:val="TableCellResourceItem"/>
            </w:pPr>
            <w:r>
              <w:t>• Medieval India by Satish Chandra - Assessment and Review of Medieval India</w:t>
            </w:r>
          </w:p>
          <w:p w14:paraId="58AB796E" w14:textId="77777777" w:rsidR="001A20E6" w:rsidRDefault="00000000">
            <w:pPr>
              <w:pStyle w:val="TableCellCategoryTitle"/>
            </w:pPr>
            <w:r>
              <w:t>📝 Practice Materials</w:t>
            </w:r>
          </w:p>
          <w:p w14:paraId="455E488D" w14:textId="77777777" w:rsidR="001A20E6" w:rsidRDefault="00000000">
            <w:pPr>
              <w:pStyle w:val="TableCellResourceItem"/>
            </w:pPr>
            <w:r>
              <w:t>• La Excellence Culture Material</w:t>
            </w:r>
          </w:p>
          <w:p w14:paraId="4D123006" w14:textId="77777777" w:rsidR="001A20E6" w:rsidRDefault="00000000">
            <w:pPr>
              <w:pStyle w:val="TableCellResourceItem"/>
            </w:pPr>
            <w:r>
              <w:t>• Ancient/Medieval Prelims Workbooks</w:t>
            </w:r>
          </w:p>
          <w:p w14:paraId="4DC9381C" w14:textId="77777777" w:rsidR="001A20E6" w:rsidRDefault="00000000">
            <w:pPr>
              <w:pStyle w:val="TableCellCategoryTitle"/>
            </w:pPr>
            <w:r>
              <w:t>📰 Current Affairs</w:t>
            </w:r>
          </w:p>
          <w:p w14:paraId="3B7A7386" w14:textId="77777777" w:rsidR="001A20E6" w:rsidRDefault="00000000">
            <w:pPr>
              <w:pStyle w:val="TableCellResourceItem"/>
            </w:pPr>
            <w:r>
              <w:t>• Newspapers (CA on Archaeology/Heritage)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63AE9DFD" w14:textId="77777777" w:rsidR="001A20E6" w:rsidRDefault="00000000">
            <w:pPr>
              <w:pStyle w:val="TableCellSubjectName"/>
            </w:pPr>
            <w:r>
              <w:t>History-Modern</w:t>
            </w:r>
          </w:p>
          <w:p w14:paraId="3CEFE999" w14:textId="77777777" w:rsidR="001A20E6" w:rsidRDefault="00000000">
            <w:pPr>
              <w:pStyle w:val="TableCellCategoryTitle"/>
            </w:pPr>
            <w:r>
              <w:t>📚 Primary Books</w:t>
            </w:r>
          </w:p>
          <w:p w14:paraId="5AE161A1" w14:textId="77777777" w:rsidR="001A20E6" w:rsidRDefault="00000000">
            <w:pPr>
              <w:pStyle w:val="TableCellResourceItem"/>
            </w:pPr>
            <w:r>
              <w:t>• NCERT Class VIII - Our Past - III - How, When and Where</w:t>
            </w:r>
          </w:p>
          <w:p w14:paraId="136B4F88" w14:textId="77777777" w:rsidR="001A20E6" w:rsidRDefault="00000000">
            <w:pPr>
              <w:pStyle w:val="TableCellResourceItem"/>
            </w:pPr>
            <w:r>
              <w:t>• Old NCERT - Modern India by Bipan Chandra - The Decline of the Mughal Empire</w:t>
            </w:r>
          </w:p>
          <w:p w14:paraId="16D6D96B" w14:textId="77777777" w:rsidR="001A20E6" w:rsidRDefault="00000000">
            <w:pPr>
              <w:pStyle w:val="TableCellCategoryTitle"/>
            </w:pPr>
            <w:r>
              <w:t>📝 Practice Materials</w:t>
            </w:r>
          </w:p>
          <w:p w14:paraId="4B5F9C83" w14:textId="77777777" w:rsidR="001A20E6" w:rsidRDefault="00000000">
            <w:pPr>
              <w:pStyle w:val="TableCellResourceItem"/>
            </w:pPr>
            <w:r>
              <w:t>• La Excellence Modern History Material</w:t>
            </w:r>
          </w:p>
          <w:p w14:paraId="2E0421BC" w14:textId="77777777" w:rsidR="001A20E6" w:rsidRDefault="00000000">
            <w:pPr>
              <w:pStyle w:val="TableCellResourceItem"/>
            </w:pPr>
            <w:r>
              <w:t>• Prelims &amp; Mains Workbooks</w:t>
            </w:r>
          </w:p>
          <w:p w14:paraId="6F8F0275" w14:textId="77777777" w:rsidR="001A20E6" w:rsidRDefault="00000000">
            <w:pPr>
              <w:pStyle w:val="TableCellCategoryTitle"/>
            </w:pPr>
            <w:r>
              <w:t>📰 Current Affairs</w:t>
            </w:r>
          </w:p>
          <w:p w14:paraId="5C5E488D" w14:textId="77777777" w:rsidR="001A20E6" w:rsidRDefault="00000000">
            <w:pPr>
              <w:pStyle w:val="TableCellResourceItem"/>
            </w:pPr>
            <w:r>
              <w:t>• Newspapers (IE – Explained History columns)</w:t>
            </w:r>
          </w:p>
        </w:tc>
      </w:tr>
      <w:tr w:rsidR="001A20E6" w14:paraId="550424FC" w14:textId="77777777">
        <w:tc>
          <w:tcPr>
            <w:tcW w:w="1650" w:type="pct"/>
            <w:tcBorders>
              <w:bottom w:val="single" w:sz="2" w:space="0" w:color="D1D5DB"/>
              <w:right w:val="single" w:sz="2" w:space="0" w:color="D1D5DB"/>
            </w:tcBorders>
            <w:tcMar>
              <w:top w:w="200" w:type="dxa"/>
              <w:left w:w="150" w:type="dxa"/>
              <w:bottom w:w="200" w:type="dxa"/>
              <w:right w:w="150" w:type="dxa"/>
            </w:tcMar>
          </w:tcPr>
          <w:p w14:paraId="5A98B154" w14:textId="77777777" w:rsidR="001A20E6" w:rsidRDefault="00000000">
            <w:pPr>
              <w:pStyle w:val="TableCellSubjectName"/>
            </w:pPr>
            <w:r>
              <w:t>History-Art and Culture</w:t>
            </w:r>
          </w:p>
          <w:p w14:paraId="2ED7CAD8" w14:textId="77777777" w:rsidR="001A20E6" w:rsidRDefault="00000000">
            <w:pPr>
              <w:pStyle w:val="TableCellCategoryTitle"/>
            </w:pPr>
            <w:r>
              <w:t>📝 Practice Materials</w:t>
            </w:r>
          </w:p>
          <w:p w14:paraId="278D8674" w14:textId="77777777" w:rsidR="001A20E6" w:rsidRDefault="00000000">
            <w:pPr>
              <w:pStyle w:val="TableCellResourceItem"/>
            </w:pPr>
            <w:r>
              <w:t>• La Excellence Art &amp; Culture Material</w:t>
            </w:r>
          </w:p>
          <w:p w14:paraId="7B6BDCA4" w14:textId="77777777" w:rsidR="001A20E6" w:rsidRDefault="00000000">
            <w:pPr>
              <w:pStyle w:val="TableCellResourceItem"/>
            </w:pPr>
            <w:r>
              <w:t>• Prelims &amp; Mains Workbooks</w:t>
            </w:r>
          </w:p>
          <w:p w14:paraId="73FC6ADF" w14:textId="77777777" w:rsidR="001A20E6" w:rsidRDefault="00000000">
            <w:pPr>
              <w:pStyle w:val="TableCellCategoryTitle"/>
            </w:pPr>
            <w:r>
              <w:t>📰 Current Affairs</w:t>
            </w:r>
          </w:p>
          <w:p w14:paraId="359CF169" w14:textId="77777777" w:rsidR="001A20E6" w:rsidRDefault="00000000">
            <w:pPr>
              <w:pStyle w:val="TableCellResourceItem"/>
            </w:pPr>
            <w:r>
              <w:t>• Newspapers (CA on art awards, festivals, 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60E6217C" w14:textId="77777777" w:rsidR="001A20E6" w:rsidRDefault="00000000">
            <w:pPr>
              <w:pStyle w:val="TableCellSubjectName"/>
            </w:pPr>
            <w:r>
              <w:t>History-World</w:t>
            </w:r>
          </w:p>
          <w:p w14:paraId="779F71CD" w14:textId="77777777" w:rsidR="001A20E6" w:rsidRDefault="00000000">
            <w:pPr>
              <w:pStyle w:val="TableCellCategoryTitle"/>
            </w:pPr>
            <w:r>
              <w:t>📝 Practice Materials</w:t>
            </w:r>
          </w:p>
          <w:p w14:paraId="3ADDCAEC" w14:textId="77777777" w:rsidR="001A20E6" w:rsidRDefault="00000000">
            <w:pPr>
              <w:pStyle w:val="TableCellResourceItem"/>
            </w:pPr>
            <w:r>
              <w:t>• La Excellence World History Material</w:t>
            </w:r>
          </w:p>
          <w:p w14:paraId="69BE868A" w14:textId="77777777" w:rsidR="001A20E6" w:rsidRDefault="00000000">
            <w:pPr>
              <w:pStyle w:val="TableCellResourceItem"/>
            </w:pPr>
            <w:r>
              <w:t>• Mains Workbook</w:t>
            </w:r>
          </w:p>
          <w:p w14:paraId="4D3C4EEC" w14:textId="77777777" w:rsidR="001A20E6" w:rsidRDefault="00000000">
            <w:pPr>
              <w:pStyle w:val="TableCellCategoryTitle"/>
            </w:pPr>
            <w:r>
              <w:t>📰 Current Affairs</w:t>
            </w:r>
          </w:p>
          <w:p w14:paraId="1DAC9811" w14:textId="77777777" w:rsidR="001A20E6" w:rsidRDefault="00000000">
            <w:pPr>
              <w:pStyle w:val="TableCellResourceItem"/>
            </w:pPr>
            <w:r>
              <w:t>• Newspapers (Hindu and IE Explained)</w:t>
            </w:r>
          </w:p>
        </w:tc>
        <w:tc>
          <w:tcPr>
            <w:tcW w:w="1650" w:type="pct"/>
          </w:tcPr>
          <w:p w14:paraId="01527FF9" w14:textId="77777777" w:rsidR="001A20E6" w:rsidRDefault="001A20E6"/>
        </w:tc>
      </w:tr>
    </w:tbl>
    <w:p w14:paraId="1B0BB3DD"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2D81AA7F" w14:textId="77777777">
        <w:tc>
          <w:tcPr>
            <w:tcW w:w="2500" w:type="pct"/>
            <w:tcMar>
              <w:top w:w="0" w:type="dxa"/>
              <w:left w:w="0" w:type="dxa"/>
              <w:bottom w:w="0" w:type="dxa"/>
              <w:right w:w="0" w:type="dxa"/>
            </w:tcMar>
          </w:tcPr>
          <w:p w14:paraId="2AFFDBD6" w14:textId="77777777" w:rsidR="001A20E6" w:rsidRDefault="00000000">
            <w:pPr>
              <w:pStyle w:val="WeekTitle"/>
            </w:pPr>
            <w:r>
              <w:rPr>
                <w:color w:val="6D28D9"/>
              </w:rPr>
              <w:t>📅 Apr 11 - Apr 17, 2027</w:t>
            </w:r>
          </w:p>
        </w:tc>
        <w:tc>
          <w:tcPr>
            <w:tcW w:w="2500" w:type="pct"/>
            <w:tcMar>
              <w:top w:w="0" w:type="dxa"/>
              <w:left w:w="0" w:type="dxa"/>
              <w:bottom w:w="0" w:type="dxa"/>
              <w:right w:w="0" w:type="dxa"/>
            </w:tcMar>
          </w:tcPr>
          <w:p w14:paraId="34A15D36" w14:textId="77777777" w:rsidR="001A20E6" w:rsidRDefault="00000000">
            <w:pPr>
              <w:pStyle w:val="WeekCycleName"/>
            </w:pPr>
            <w:r>
              <w:rPr>
                <w:color w:val="6D28D9"/>
              </w:rPr>
              <w:t>C5</w:t>
            </w:r>
          </w:p>
        </w:tc>
      </w:tr>
    </w:tbl>
    <w:p w14:paraId="6276A7B8"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075605AE" w14:textId="77777777">
        <w:tc>
          <w:tcPr>
            <w:tcW w:w="700" w:type="pct"/>
            <w:shd w:val="clear" w:color="auto" w:fill="EDE9FE"/>
            <w:tcMar>
              <w:top w:w="200" w:type="dxa"/>
              <w:left w:w="100" w:type="dxa"/>
              <w:bottom w:w="200" w:type="dxa"/>
              <w:right w:w="100" w:type="dxa"/>
            </w:tcMar>
          </w:tcPr>
          <w:p w14:paraId="7D0D3906" w14:textId="77777777" w:rsidR="001A20E6" w:rsidRDefault="00000000">
            <w:pPr>
              <w:pStyle w:val="TableCellCalendarDayHeader"/>
            </w:pPr>
            <w:r>
              <w:rPr>
                <w:color w:val="6D28D9"/>
              </w:rPr>
              <w:t>Sunday</w:t>
            </w:r>
          </w:p>
          <w:p w14:paraId="7F518CB1" w14:textId="77777777" w:rsidR="001A20E6" w:rsidRDefault="00000000">
            <w:pPr>
              <w:pStyle w:val="TableCellCalendarDateHeader"/>
            </w:pPr>
            <w:r>
              <w:rPr>
                <w:color w:val="6D28D9"/>
              </w:rPr>
              <w:t>Apr 11</w:t>
            </w:r>
          </w:p>
          <w:p w14:paraId="768F69B1"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76D6B431" w14:textId="77777777" w:rsidR="001A20E6" w:rsidRDefault="00000000">
            <w:pPr>
              <w:pStyle w:val="TableCellCalendarDayHeader"/>
            </w:pPr>
            <w:r>
              <w:rPr>
                <w:color w:val="6D28D9"/>
              </w:rPr>
              <w:t>Monday</w:t>
            </w:r>
          </w:p>
          <w:p w14:paraId="25CBB69C" w14:textId="77777777" w:rsidR="001A20E6" w:rsidRDefault="00000000">
            <w:pPr>
              <w:pStyle w:val="TableCellCalendarDateHeader"/>
            </w:pPr>
            <w:r>
              <w:rPr>
                <w:color w:val="6D28D9"/>
              </w:rPr>
              <w:t>Apr 12</w:t>
            </w:r>
          </w:p>
          <w:p w14:paraId="13294D6D"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328BFE67" w14:textId="77777777" w:rsidR="001A20E6" w:rsidRDefault="00000000">
            <w:pPr>
              <w:pStyle w:val="TableCellCalendarDayHeader"/>
            </w:pPr>
            <w:r>
              <w:rPr>
                <w:color w:val="6D28D9"/>
              </w:rPr>
              <w:t>Tuesday</w:t>
            </w:r>
          </w:p>
          <w:p w14:paraId="3FAB8AE9" w14:textId="77777777" w:rsidR="001A20E6" w:rsidRDefault="00000000">
            <w:pPr>
              <w:pStyle w:val="TableCellCalendarDateHeader"/>
            </w:pPr>
            <w:r>
              <w:rPr>
                <w:color w:val="6D28D9"/>
              </w:rPr>
              <w:t>Apr 13</w:t>
            </w:r>
          </w:p>
          <w:p w14:paraId="32FCF027"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2C95C40A" w14:textId="77777777" w:rsidR="001A20E6" w:rsidRDefault="00000000">
            <w:pPr>
              <w:pStyle w:val="TableCellCalendarDayHeader"/>
            </w:pPr>
            <w:r>
              <w:rPr>
                <w:color w:val="6D28D9"/>
              </w:rPr>
              <w:t>Wednesday</w:t>
            </w:r>
          </w:p>
          <w:p w14:paraId="088E6C22" w14:textId="77777777" w:rsidR="001A20E6" w:rsidRDefault="00000000">
            <w:pPr>
              <w:pStyle w:val="TableCellCalendarDateHeader"/>
            </w:pPr>
            <w:r>
              <w:rPr>
                <w:color w:val="6D28D9"/>
              </w:rPr>
              <w:t>Apr 14</w:t>
            </w:r>
          </w:p>
          <w:p w14:paraId="5AD7062D"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0614E489" w14:textId="77777777" w:rsidR="001A20E6" w:rsidRDefault="00000000">
            <w:pPr>
              <w:pStyle w:val="TableCellCalendarDayHeader"/>
            </w:pPr>
            <w:r>
              <w:rPr>
                <w:color w:val="6D28D9"/>
              </w:rPr>
              <w:t>Thursday</w:t>
            </w:r>
          </w:p>
          <w:p w14:paraId="6A901CBB" w14:textId="77777777" w:rsidR="001A20E6" w:rsidRDefault="00000000">
            <w:pPr>
              <w:pStyle w:val="TableCellCalendarDateHeader"/>
            </w:pPr>
            <w:r>
              <w:rPr>
                <w:color w:val="6D28D9"/>
              </w:rPr>
              <w:t>Apr 15</w:t>
            </w:r>
          </w:p>
          <w:p w14:paraId="35AB1E48"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00B57CAA" w14:textId="77777777" w:rsidR="001A20E6" w:rsidRDefault="00000000">
            <w:pPr>
              <w:pStyle w:val="TableCellCalendarDayHeader"/>
            </w:pPr>
            <w:r>
              <w:rPr>
                <w:color w:val="6D28D9"/>
              </w:rPr>
              <w:t>Friday</w:t>
            </w:r>
          </w:p>
          <w:p w14:paraId="4D7C2454" w14:textId="77777777" w:rsidR="001A20E6" w:rsidRDefault="00000000">
            <w:pPr>
              <w:pStyle w:val="TableCellCalendarDateHeader"/>
            </w:pPr>
            <w:r>
              <w:rPr>
                <w:color w:val="6D28D9"/>
              </w:rPr>
              <w:t>Apr 16</w:t>
            </w:r>
          </w:p>
          <w:p w14:paraId="2E8A888E"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13A56CF5" w14:textId="77777777" w:rsidR="001A20E6" w:rsidRDefault="00000000">
            <w:pPr>
              <w:pStyle w:val="TableCellCalendarDayHeader"/>
            </w:pPr>
            <w:r>
              <w:rPr>
                <w:color w:val="F57C00"/>
              </w:rPr>
              <w:t>Saturday</w:t>
            </w:r>
          </w:p>
          <w:p w14:paraId="4C519D6A" w14:textId="77777777" w:rsidR="001A20E6" w:rsidRDefault="00000000">
            <w:pPr>
              <w:pStyle w:val="TableCellCalendarDateHeader"/>
            </w:pPr>
            <w:r>
              <w:rPr>
                <w:color w:val="F57C00"/>
              </w:rPr>
              <w:t>Apr 17</w:t>
            </w:r>
          </w:p>
          <w:p w14:paraId="7210BE00" w14:textId="77777777" w:rsidR="001A20E6" w:rsidRDefault="00000000">
            <w:pPr>
              <w:pStyle w:val="TableCellCatchupLabel"/>
            </w:pPr>
            <w:r>
              <w:rPr>
                <w:color w:val="F57C00"/>
              </w:rPr>
              <w:t>Catchup Day</w:t>
            </w:r>
          </w:p>
        </w:tc>
      </w:tr>
      <w:tr w:rsidR="001A20E6" w14:paraId="2FE2FA55" w14:textId="77777777">
        <w:tc>
          <w:tcPr>
            <w:tcW w:w="700" w:type="pct"/>
            <w:shd w:val="clear" w:color="auto" w:fill="EDE9FE"/>
            <w:tcMar>
              <w:top w:w="150" w:type="dxa"/>
              <w:left w:w="100" w:type="dxa"/>
              <w:bottom w:w="150" w:type="dxa"/>
              <w:right w:w="100" w:type="dxa"/>
            </w:tcMar>
          </w:tcPr>
          <w:p w14:paraId="0A24AB79" w14:textId="77777777" w:rsidR="001A20E6" w:rsidRDefault="00000000">
            <w:pPr>
              <w:pStyle w:val="TableCellTaskSubject"/>
            </w:pPr>
            <w:r>
              <w:t>Essay</w:t>
            </w:r>
          </w:p>
          <w:p w14:paraId="3BD2EA78" w14:textId="77777777" w:rsidR="001A20E6" w:rsidRDefault="00000000">
            <w:pPr>
              <w:pStyle w:val="TableCellTaskDetails"/>
            </w:pPr>
            <w:r>
              <w:t>• Test - TEST — 3h</w:t>
            </w:r>
          </w:p>
          <w:p w14:paraId="2579C933" w14:textId="77777777" w:rsidR="001A20E6" w:rsidRDefault="00000000">
            <w:pPr>
              <w:pStyle w:val="TableCellTaskBadge"/>
              <w:shd w:val="clear" w:color="auto" w:fill="FFF3E0"/>
            </w:pPr>
            <w:r>
              <w:rPr>
                <w:b/>
                <w:bCs/>
                <w:color w:val="F57C00"/>
              </w:rPr>
              <w:t>TEST</w:t>
            </w:r>
          </w:p>
        </w:tc>
        <w:tc>
          <w:tcPr>
            <w:tcW w:w="700" w:type="pct"/>
            <w:shd w:val="clear" w:color="auto" w:fill="EDE9FE"/>
            <w:tcMar>
              <w:top w:w="150" w:type="dxa"/>
              <w:left w:w="100" w:type="dxa"/>
              <w:bottom w:w="150" w:type="dxa"/>
              <w:right w:w="100" w:type="dxa"/>
            </w:tcMar>
          </w:tcPr>
          <w:p w14:paraId="4C286791" w14:textId="77777777" w:rsidR="001A20E6" w:rsidRDefault="00000000">
            <w:pPr>
              <w:pStyle w:val="TableCellTaskSubject"/>
            </w:pPr>
            <w:r>
              <w:t>Essay</w:t>
            </w:r>
          </w:p>
          <w:p w14:paraId="451A0ECD" w14:textId="77777777" w:rsidR="001A20E6" w:rsidRDefault="00000000">
            <w:pPr>
              <w:pStyle w:val="TableCellTaskDetails"/>
            </w:pPr>
            <w:r>
              <w:t>• Study - Economy based topics (Z04) — 30m</w:t>
            </w:r>
          </w:p>
          <w:p w14:paraId="13B6A23F" w14:textId="77777777" w:rsidR="001A20E6" w:rsidRDefault="00000000">
            <w:pPr>
              <w:pStyle w:val="TableCellTaskBadge"/>
              <w:shd w:val="clear" w:color="auto" w:fill="E3F2FD"/>
            </w:pPr>
            <w:r>
              <w:rPr>
                <w:b/>
                <w:bCs/>
                <w:color w:val="1976D2"/>
              </w:rPr>
              <w:t>STUDY</w:t>
            </w:r>
          </w:p>
          <w:p w14:paraId="607B0135" w14:textId="77777777" w:rsidR="001A20E6" w:rsidRDefault="00000000">
            <w:pPr>
              <w:pStyle w:val="TableCellTaskDetails"/>
            </w:pPr>
            <w:r>
              <w:t>• Revision - International Relations based topics (Z08) — 1h</w:t>
            </w:r>
          </w:p>
          <w:p w14:paraId="69EA428A" w14:textId="77777777" w:rsidR="001A20E6" w:rsidRDefault="00000000">
            <w:pPr>
              <w:pStyle w:val="TableCellTaskBadge"/>
              <w:shd w:val="clear" w:color="auto" w:fill="FCE4EC"/>
            </w:pPr>
            <w:r>
              <w:rPr>
                <w:b/>
                <w:bCs/>
                <w:color w:val="C2185B"/>
              </w:rPr>
              <w:t>REVISION</w:t>
            </w:r>
          </w:p>
          <w:p w14:paraId="5B07A4BD" w14:textId="77777777" w:rsidR="001A20E6" w:rsidRDefault="00000000">
            <w:pPr>
              <w:pStyle w:val="TableCellTaskDetails"/>
            </w:pPr>
            <w:r>
              <w:t>• Practice - International Relations based topics (Z08) — 1h</w:t>
            </w:r>
          </w:p>
          <w:p w14:paraId="4F47C31F"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0F155BA6" w14:textId="77777777" w:rsidR="001A20E6" w:rsidRDefault="00000000">
            <w:pPr>
              <w:pStyle w:val="TableCellTaskSubject"/>
            </w:pPr>
            <w:r>
              <w:t>Essay</w:t>
            </w:r>
          </w:p>
          <w:p w14:paraId="4169AB8C" w14:textId="77777777" w:rsidR="001A20E6" w:rsidRDefault="00000000">
            <w:pPr>
              <w:pStyle w:val="TableCellTaskDetails"/>
            </w:pPr>
            <w:r>
              <w:t>• Study - Enviroment based topics (Z05) — 30m</w:t>
            </w:r>
          </w:p>
          <w:p w14:paraId="0DE6F533" w14:textId="77777777" w:rsidR="001A20E6" w:rsidRDefault="00000000">
            <w:pPr>
              <w:pStyle w:val="TableCellTaskBadge"/>
              <w:shd w:val="clear" w:color="auto" w:fill="E3F2FD"/>
            </w:pPr>
            <w:r>
              <w:rPr>
                <w:b/>
                <w:bCs/>
                <w:color w:val="1976D2"/>
              </w:rPr>
              <w:t>STUDY</w:t>
            </w:r>
          </w:p>
          <w:p w14:paraId="7059691C" w14:textId="77777777" w:rsidR="001A20E6" w:rsidRDefault="00000000">
            <w:pPr>
              <w:pStyle w:val="TableCellTaskDetails"/>
            </w:pPr>
            <w:r>
              <w:t>• Revision - Philosophical topics (Z01) — 30m</w:t>
            </w:r>
          </w:p>
          <w:p w14:paraId="3122513B" w14:textId="77777777" w:rsidR="001A20E6" w:rsidRDefault="00000000">
            <w:pPr>
              <w:pStyle w:val="TableCellTaskBadge"/>
              <w:shd w:val="clear" w:color="auto" w:fill="FCE4EC"/>
            </w:pPr>
            <w:r>
              <w:rPr>
                <w:b/>
                <w:bCs/>
                <w:color w:val="C2185B"/>
              </w:rPr>
              <w:t>REVISION</w:t>
            </w:r>
          </w:p>
          <w:p w14:paraId="0C931A3B" w14:textId="77777777" w:rsidR="001A20E6" w:rsidRDefault="00000000">
            <w:pPr>
              <w:pStyle w:val="TableCellTaskDetails"/>
            </w:pPr>
            <w:r>
              <w:t>• Revision - Women based topics (Z02) — 30m</w:t>
            </w:r>
          </w:p>
          <w:p w14:paraId="0261FC17" w14:textId="77777777" w:rsidR="001A20E6" w:rsidRDefault="00000000">
            <w:pPr>
              <w:pStyle w:val="TableCellTaskBadge"/>
              <w:shd w:val="clear" w:color="auto" w:fill="FCE4EC"/>
            </w:pPr>
            <w:r>
              <w:rPr>
                <w:b/>
                <w:bCs/>
                <w:color w:val="C2185B"/>
              </w:rPr>
              <w:t>REVISION</w:t>
            </w:r>
          </w:p>
          <w:p w14:paraId="0410A9BE" w14:textId="77777777" w:rsidR="001A20E6" w:rsidRDefault="00000000">
            <w:pPr>
              <w:pStyle w:val="TableCellTaskDetails"/>
            </w:pPr>
            <w:r>
              <w:t>• Practice - Philosophical topics (Z01) — 30m</w:t>
            </w:r>
          </w:p>
          <w:p w14:paraId="0E4C9806" w14:textId="77777777" w:rsidR="001A20E6" w:rsidRDefault="00000000">
            <w:pPr>
              <w:pStyle w:val="TableCellTaskBadge"/>
              <w:shd w:val="clear" w:color="auto" w:fill="E8F5E8"/>
            </w:pPr>
            <w:r>
              <w:rPr>
                <w:b/>
                <w:bCs/>
                <w:color w:val="388E3C"/>
              </w:rPr>
              <w:t>PRACTICE</w:t>
            </w:r>
          </w:p>
          <w:p w14:paraId="2B70D8EC" w14:textId="77777777" w:rsidR="001A20E6" w:rsidRDefault="00000000">
            <w:pPr>
              <w:pStyle w:val="TableCellTaskDetails"/>
            </w:pPr>
            <w:r>
              <w:t>• Practice - Women based topics (Z02) — 30m</w:t>
            </w:r>
          </w:p>
          <w:p w14:paraId="233E912C"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32541891" w14:textId="77777777" w:rsidR="001A20E6" w:rsidRDefault="00000000">
            <w:pPr>
              <w:pStyle w:val="TableCellTaskSubject"/>
            </w:pPr>
            <w:r>
              <w:t>Geography</w:t>
            </w:r>
          </w:p>
          <w:p w14:paraId="5F3F511F" w14:textId="77777777" w:rsidR="001A20E6" w:rsidRDefault="00000000">
            <w:pPr>
              <w:pStyle w:val="TableCellTaskDetails"/>
            </w:pPr>
            <w:r>
              <w:t>• Revision - Geomorphology (G02) — 30m</w:t>
            </w:r>
          </w:p>
          <w:p w14:paraId="1B17FDAD" w14:textId="77777777" w:rsidR="001A20E6" w:rsidRDefault="00000000">
            <w:pPr>
              <w:pStyle w:val="TableCellTaskBadge"/>
              <w:shd w:val="clear" w:color="auto" w:fill="FCE4EC"/>
            </w:pPr>
            <w:r>
              <w:rPr>
                <w:b/>
                <w:bCs/>
                <w:color w:val="C2185B"/>
              </w:rPr>
              <w:t>REVISION</w:t>
            </w:r>
          </w:p>
          <w:p w14:paraId="026B84D5" w14:textId="77777777" w:rsidR="001A20E6" w:rsidRDefault="00000000">
            <w:pPr>
              <w:pStyle w:val="TableCellTaskDetails"/>
            </w:pPr>
            <w:r>
              <w:t>• Revision - Climatology (G03) — 30m</w:t>
            </w:r>
          </w:p>
          <w:p w14:paraId="71D38E95" w14:textId="77777777" w:rsidR="001A20E6" w:rsidRDefault="00000000">
            <w:pPr>
              <w:pStyle w:val="TableCellTaskBadge"/>
              <w:shd w:val="clear" w:color="auto" w:fill="FCE4EC"/>
            </w:pPr>
            <w:r>
              <w:rPr>
                <w:b/>
                <w:bCs/>
                <w:color w:val="C2185B"/>
              </w:rPr>
              <w:t>REVISION</w:t>
            </w:r>
          </w:p>
          <w:p w14:paraId="5C11D49A" w14:textId="77777777" w:rsidR="001A20E6" w:rsidRDefault="00000000">
            <w:pPr>
              <w:pStyle w:val="TableCellTaskDetails"/>
            </w:pPr>
            <w:r>
              <w:t>• Practice - Climatology (G03) — 30m</w:t>
            </w:r>
          </w:p>
          <w:p w14:paraId="33160D0F" w14:textId="77777777" w:rsidR="001A20E6" w:rsidRDefault="00000000">
            <w:pPr>
              <w:pStyle w:val="TableCellTaskBadge"/>
              <w:shd w:val="clear" w:color="auto" w:fill="E8F5E8"/>
            </w:pPr>
            <w:r>
              <w:rPr>
                <w:b/>
                <w:bCs/>
                <w:color w:val="388E3C"/>
              </w:rPr>
              <w:t>PRACTICE</w:t>
            </w:r>
          </w:p>
          <w:p w14:paraId="6FFFCE9D" w14:textId="77777777" w:rsidR="001A20E6" w:rsidRDefault="00000000">
            <w:pPr>
              <w:pStyle w:val="TableCellTaskDetails"/>
            </w:pPr>
            <w:r>
              <w:t>• Practice - Oceanography (G04) — 30m</w:t>
            </w:r>
          </w:p>
          <w:p w14:paraId="43A658E4" w14:textId="77777777" w:rsidR="001A20E6" w:rsidRDefault="00000000">
            <w:pPr>
              <w:pStyle w:val="TableCellTaskBadge"/>
              <w:shd w:val="clear" w:color="auto" w:fill="E8F5E8"/>
            </w:pPr>
            <w:r>
              <w:rPr>
                <w:b/>
                <w:bCs/>
                <w:color w:val="388E3C"/>
              </w:rPr>
              <w:t>PRACTICE</w:t>
            </w:r>
          </w:p>
          <w:p w14:paraId="5FAD0668" w14:textId="77777777" w:rsidR="001A20E6" w:rsidRDefault="00000000">
            <w:pPr>
              <w:pStyle w:val="TableCellTaskDetails"/>
            </w:pPr>
            <w:r>
              <w:t>• Practice - Bio-Geography (G05) — 30m</w:t>
            </w:r>
          </w:p>
          <w:p w14:paraId="0BDBACFC"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0587F3ED" w14:textId="77777777" w:rsidR="001A20E6" w:rsidRDefault="00000000">
            <w:pPr>
              <w:pStyle w:val="TableCellTaskSubject"/>
            </w:pPr>
            <w:r>
              <w:t>Geography</w:t>
            </w:r>
          </w:p>
          <w:p w14:paraId="4BA57D4D" w14:textId="77777777" w:rsidR="001A20E6" w:rsidRDefault="00000000">
            <w:pPr>
              <w:pStyle w:val="TableCellTaskDetails"/>
            </w:pPr>
            <w:r>
              <w:t>• Revision - Oceanography (G04) — 30m</w:t>
            </w:r>
          </w:p>
          <w:p w14:paraId="26C4C146" w14:textId="77777777" w:rsidR="001A20E6" w:rsidRDefault="00000000">
            <w:pPr>
              <w:pStyle w:val="TableCellTaskBadge"/>
              <w:shd w:val="clear" w:color="auto" w:fill="FCE4EC"/>
            </w:pPr>
            <w:r>
              <w:rPr>
                <w:b/>
                <w:bCs/>
                <w:color w:val="C2185B"/>
              </w:rPr>
              <w:t>REVISION</w:t>
            </w:r>
          </w:p>
          <w:p w14:paraId="65376D26" w14:textId="77777777" w:rsidR="001A20E6" w:rsidRDefault="00000000">
            <w:pPr>
              <w:pStyle w:val="TableCellTaskDetails"/>
            </w:pPr>
            <w:r>
              <w:t>• Revision - Bio-Geography (G05) — 30m</w:t>
            </w:r>
          </w:p>
          <w:p w14:paraId="1A633907" w14:textId="77777777" w:rsidR="001A20E6" w:rsidRDefault="00000000">
            <w:pPr>
              <w:pStyle w:val="TableCellTaskBadge"/>
              <w:shd w:val="clear" w:color="auto" w:fill="FCE4EC"/>
            </w:pPr>
            <w:r>
              <w:rPr>
                <w:b/>
                <w:bCs/>
                <w:color w:val="C2185B"/>
              </w:rPr>
              <w:t>REVISION</w:t>
            </w:r>
          </w:p>
          <w:p w14:paraId="6B8F7C6F" w14:textId="77777777" w:rsidR="001A20E6" w:rsidRDefault="00000000">
            <w:pPr>
              <w:pStyle w:val="TableCellTaskDetails"/>
            </w:pPr>
            <w:r>
              <w:t>• Practice - World Geography - Physical and world Map related (G06) — 30m</w:t>
            </w:r>
          </w:p>
          <w:p w14:paraId="7AA5A5AF" w14:textId="77777777" w:rsidR="001A20E6" w:rsidRDefault="00000000">
            <w:pPr>
              <w:pStyle w:val="TableCellTaskBadge"/>
              <w:shd w:val="clear" w:color="auto" w:fill="E8F5E8"/>
            </w:pPr>
            <w:r>
              <w:rPr>
                <w:b/>
                <w:bCs/>
                <w:color w:val="388E3C"/>
              </w:rPr>
              <w:t>PRACTICE</w:t>
            </w:r>
          </w:p>
          <w:p w14:paraId="3FD2120D" w14:textId="77777777" w:rsidR="001A20E6" w:rsidRDefault="00000000">
            <w:pPr>
              <w:pStyle w:val="TableCellTaskDetails"/>
            </w:pPr>
            <w:r>
              <w:t>• Practice - Geo-physical Phenomenon (G07) — 30m</w:t>
            </w:r>
          </w:p>
          <w:p w14:paraId="790B50B7" w14:textId="77777777" w:rsidR="001A20E6" w:rsidRDefault="00000000">
            <w:pPr>
              <w:pStyle w:val="TableCellTaskBadge"/>
              <w:shd w:val="clear" w:color="auto" w:fill="E8F5E8"/>
            </w:pPr>
            <w:r>
              <w:rPr>
                <w:b/>
                <w:bCs/>
                <w:color w:val="388E3C"/>
              </w:rPr>
              <w:t>PRACTICE</w:t>
            </w:r>
          </w:p>
          <w:p w14:paraId="42246E12" w14:textId="77777777" w:rsidR="001A20E6" w:rsidRDefault="00000000">
            <w:pPr>
              <w:pStyle w:val="TableCellTaskDetails"/>
            </w:pPr>
            <w:r>
              <w:t>• Practice - Resources - World and India (G08) — 30m</w:t>
            </w:r>
          </w:p>
          <w:p w14:paraId="0A9F9078"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2675FC99" w14:textId="77777777" w:rsidR="001A20E6" w:rsidRDefault="00000000">
            <w:pPr>
              <w:pStyle w:val="TableCellTaskSubject"/>
            </w:pPr>
            <w:r>
              <w:t>Geography</w:t>
            </w:r>
          </w:p>
          <w:p w14:paraId="17684B7B" w14:textId="77777777" w:rsidR="001A20E6" w:rsidRDefault="00000000">
            <w:pPr>
              <w:pStyle w:val="TableCellTaskDetails"/>
            </w:pPr>
            <w:r>
              <w:t>• Revision - World Geography - Physical and world Map related (G06) — 30m</w:t>
            </w:r>
          </w:p>
          <w:p w14:paraId="1724759E" w14:textId="77777777" w:rsidR="001A20E6" w:rsidRDefault="00000000">
            <w:pPr>
              <w:pStyle w:val="TableCellTaskBadge"/>
              <w:shd w:val="clear" w:color="auto" w:fill="FCE4EC"/>
            </w:pPr>
            <w:r>
              <w:rPr>
                <w:b/>
                <w:bCs/>
                <w:color w:val="C2185B"/>
              </w:rPr>
              <w:t>REVISION</w:t>
            </w:r>
          </w:p>
          <w:p w14:paraId="6CC0F042" w14:textId="77777777" w:rsidR="001A20E6" w:rsidRDefault="00000000">
            <w:pPr>
              <w:pStyle w:val="TableCellTaskDetails"/>
            </w:pPr>
            <w:r>
              <w:t>• Revision - Geo-physical Phenomenon (G07) — 30m</w:t>
            </w:r>
          </w:p>
          <w:p w14:paraId="40CE0737" w14:textId="77777777" w:rsidR="001A20E6" w:rsidRDefault="00000000">
            <w:pPr>
              <w:pStyle w:val="TableCellTaskBadge"/>
              <w:shd w:val="clear" w:color="auto" w:fill="FCE4EC"/>
            </w:pPr>
            <w:r>
              <w:rPr>
                <w:b/>
                <w:bCs/>
                <w:color w:val="C2185B"/>
              </w:rPr>
              <w:t>REVISION</w:t>
            </w:r>
          </w:p>
          <w:p w14:paraId="3AF7B0C2" w14:textId="77777777" w:rsidR="001A20E6" w:rsidRDefault="00000000">
            <w:pPr>
              <w:pStyle w:val="TableCellTaskDetails"/>
            </w:pPr>
            <w:r>
              <w:t>• Practice - Industry - World and India (G09) — 30m</w:t>
            </w:r>
          </w:p>
          <w:p w14:paraId="4B44CBE8" w14:textId="77777777" w:rsidR="001A20E6" w:rsidRDefault="00000000">
            <w:pPr>
              <w:pStyle w:val="TableCellTaskBadge"/>
              <w:shd w:val="clear" w:color="auto" w:fill="E8F5E8"/>
            </w:pPr>
            <w:r>
              <w:rPr>
                <w:b/>
                <w:bCs/>
                <w:color w:val="388E3C"/>
              </w:rPr>
              <w:t>PRACTICE</w:t>
            </w:r>
          </w:p>
          <w:p w14:paraId="294F5D6C" w14:textId="77777777" w:rsidR="001A20E6" w:rsidRDefault="00000000">
            <w:pPr>
              <w:pStyle w:val="TableCellTaskDetails"/>
            </w:pPr>
            <w:r>
              <w:t>• Practice - Settlements (G10) — 30m</w:t>
            </w:r>
          </w:p>
          <w:p w14:paraId="64BFBF6A" w14:textId="77777777" w:rsidR="001A20E6" w:rsidRDefault="00000000">
            <w:pPr>
              <w:pStyle w:val="TableCellTaskBadge"/>
              <w:shd w:val="clear" w:color="auto" w:fill="E8F5E8"/>
            </w:pPr>
            <w:r>
              <w:rPr>
                <w:b/>
                <w:bCs/>
                <w:color w:val="388E3C"/>
              </w:rPr>
              <w:t>PRACTICE</w:t>
            </w:r>
          </w:p>
          <w:p w14:paraId="2B1F34C7" w14:textId="77777777" w:rsidR="001A20E6" w:rsidRDefault="00000000">
            <w:pPr>
              <w:pStyle w:val="TableCellTaskDetails"/>
            </w:pPr>
            <w:r>
              <w:t>• Practice - Population and Migration (G11) — 30m</w:t>
            </w:r>
          </w:p>
          <w:p w14:paraId="67388604"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7E7A2B7B" w14:textId="77777777" w:rsidR="001A20E6" w:rsidRDefault="001A20E6"/>
        </w:tc>
      </w:tr>
      <w:tr w:rsidR="001A20E6" w14:paraId="542B1BC7" w14:textId="77777777">
        <w:tc>
          <w:tcPr>
            <w:tcW w:w="700" w:type="pct"/>
            <w:shd w:val="clear" w:color="auto" w:fill="EDE9FE"/>
            <w:tcMar>
              <w:top w:w="150" w:type="dxa"/>
              <w:left w:w="100" w:type="dxa"/>
              <w:bottom w:w="150" w:type="dxa"/>
              <w:right w:w="100" w:type="dxa"/>
            </w:tcMar>
          </w:tcPr>
          <w:p w14:paraId="31AA50E4" w14:textId="77777777" w:rsidR="001A20E6" w:rsidRDefault="00000000">
            <w:pPr>
              <w:pStyle w:val="TableCellTaskSubject"/>
            </w:pPr>
            <w:r>
              <w:t>History-Modern</w:t>
            </w:r>
          </w:p>
          <w:p w14:paraId="6DEE15A4" w14:textId="77777777" w:rsidR="001A20E6" w:rsidRDefault="00000000">
            <w:pPr>
              <w:pStyle w:val="TableCellTaskDetails"/>
            </w:pPr>
            <w:r>
              <w:t>• Test - TEST — 3h</w:t>
            </w:r>
          </w:p>
          <w:p w14:paraId="61C1141C" w14:textId="77777777" w:rsidR="001A20E6" w:rsidRDefault="00000000">
            <w:pPr>
              <w:pStyle w:val="TableCellTaskBadge"/>
              <w:shd w:val="clear" w:color="auto" w:fill="FFF3E0"/>
            </w:pPr>
            <w:r>
              <w:rPr>
                <w:b/>
                <w:bCs/>
                <w:color w:val="F57C00"/>
              </w:rPr>
              <w:t>TEST</w:t>
            </w:r>
          </w:p>
        </w:tc>
        <w:tc>
          <w:tcPr>
            <w:tcW w:w="700" w:type="pct"/>
            <w:shd w:val="clear" w:color="auto" w:fill="EDE9FE"/>
            <w:tcMar>
              <w:top w:w="150" w:type="dxa"/>
              <w:left w:w="100" w:type="dxa"/>
              <w:bottom w:w="150" w:type="dxa"/>
              <w:right w:w="100" w:type="dxa"/>
            </w:tcMar>
          </w:tcPr>
          <w:p w14:paraId="472D66CA" w14:textId="77777777" w:rsidR="001A20E6" w:rsidRDefault="00000000">
            <w:pPr>
              <w:pStyle w:val="TableCellTaskSubject"/>
            </w:pPr>
            <w:r>
              <w:t>History-World</w:t>
            </w:r>
          </w:p>
          <w:p w14:paraId="33CD2D73" w14:textId="77777777" w:rsidR="001A20E6" w:rsidRDefault="00000000">
            <w:pPr>
              <w:pStyle w:val="TableCellTaskDetails"/>
            </w:pPr>
            <w:r>
              <w:t>• Revision - Revolutions- American, French, Russia (H05/02) — 30m</w:t>
            </w:r>
          </w:p>
          <w:p w14:paraId="615554FD" w14:textId="77777777" w:rsidR="001A20E6" w:rsidRDefault="00000000">
            <w:pPr>
              <w:pStyle w:val="TableCellTaskBadge"/>
              <w:shd w:val="clear" w:color="auto" w:fill="FCE4EC"/>
            </w:pPr>
            <w:r>
              <w:rPr>
                <w:b/>
                <w:bCs/>
                <w:color w:val="C2185B"/>
              </w:rPr>
              <w:t>REVISION</w:t>
            </w:r>
          </w:p>
          <w:p w14:paraId="21AA614D" w14:textId="77777777" w:rsidR="001A20E6" w:rsidRDefault="00000000">
            <w:pPr>
              <w:pStyle w:val="TableCellTaskDetails"/>
            </w:pPr>
            <w:r>
              <w:t>• Revision - Unification Movements (H05/03) — 30m</w:t>
            </w:r>
          </w:p>
          <w:p w14:paraId="20639653" w14:textId="77777777" w:rsidR="001A20E6" w:rsidRDefault="00000000">
            <w:pPr>
              <w:pStyle w:val="TableCellTaskBadge"/>
              <w:shd w:val="clear" w:color="auto" w:fill="FCE4EC"/>
            </w:pPr>
            <w:r>
              <w:rPr>
                <w:b/>
                <w:bCs/>
                <w:color w:val="C2185B"/>
              </w:rPr>
              <w:t>REVISION</w:t>
            </w:r>
          </w:p>
          <w:p w14:paraId="278AAF57" w14:textId="77777777" w:rsidR="001A20E6" w:rsidRDefault="00000000">
            <w:pPr>
              <w:pStyle w:val="TableCellTaskDetails"/>
            </w:pPr>
            <w:r>
              <w:t>• Practice - Unification Movements (H05/03) — 30m</w:t>
            </w:r>
          </w:p>
          <w:p w14:paraId="0E75777F" w14:textId="77777777" w:rsidR="001A20E6" w:rsidRDefault="00000000">
            <w:pPr>
              <w:pStyle w:val="TableCellTaskBadge"/>
              <w:shd w:val="clear" w:color="auto" w:fill="E8F5E8"/>
            </w:pPr>
            <w:r>
              <w:rPr>
                <w:b/>
                <w:bCs/>
                <w:color w:val="388E3C"/>
              </w:rPr>
              <w:t>PRACTICE</w:t>
            </w:r>
          </w:p>
          <w:p w14:paraId="4B760346" w14:textId="77777777" w:rsidR="001A20E6" w:rsidRDefault="00000000">
            <w:pPr>
              <w:pStyle w:val="TableCellTaskDetails"/>
            </w:pPr>
            <w:r>
              <w:t>• Practice - Colonialism and Imperialism (H05/04) — 30m</w:t>
            </w:r>
          </w:p>
          <w:p w14:paraId="096880DB" w14:textId="77777777" w:rsidR="001A20E6" w:rsidRDefault="00000000">
            <w:pPr>
              <w:pStyle w:val="TableCellTaskBadge"/>
              <w:shd w:val="clear" w:color="auto" w:fill="E8F5E8"/>
            </w:pPr>
            <w:r>
              <w:rPr>
                <w:b/>
                <w:bCs/>
                <w:color w:val="388E3C"/>
              </w:rPr>
              <w:t>PRACTICE</w:t>
            </w:r>
          </w:p>
          <w:p w14:paraId="0923FEAB" w14:textId="77777777" w:rsidR="001A20E6" w:rsidRDefault="00000000">
            <w:pPr>
              <w:pStyle w:val="TableCellTaskDetails"/>
            </w:pPr>
            <w:r>
              <w:t>• Practice - World War-I (H05/05) — 30m</w:t>
            </w:r>
          </w:p>
          <w:p w14:paraId="44EDA6EF"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6C29FD3B" w14:textId="77777777" w:rsidR="001A20E6" w:rsidRDefault="00000000">
            <w:pPr>
              <w:pStyle w:val="TableCellTaskSubject"/>
            </w:pPr>
            <w:r>
              <w:t>History-Post Independent India</w:t>
            </w:r>
          </w:p>
          <w:p w14:paraId="21E4BB8B" w14:textId="77777777" w:rsidR="001A20E6" w:rsidRDefault="00000000">
            <w:pPr>
              <w:pStyle w:val="TableCellTaskDetails"/>
            </w:pPr>
            <w:r>
              <w:t>• Revision - States re-organization (H06/02) — 30m</w:t>
            </w:r>
          </w:p>
          <w:p w14:paraId="5EFB87C1" w14:textId="77777777" w:rsidR="001A20E6" w:rsidRDefault="00000000">
            <w:pPr>
              <w:pStyle w:val="TableCellTaskBadge"/>
              <w:shd w:val="clear" w:color="auto" w:fill="FCE4EC"/>
            </w:pPr>
            <w:r>
              <w:rPr>
                <w:b/>
                <w:bCs/>
                <w:color w:val="C2185B"/>
              </w:rPr>
              <w:t>REVISION</w:t>
            </w:r>
          </w:p>
          <w:p w14:paraId="7293E328" w14:textId="77777777" w:rsidR="001A20E6" w:rsidRDefault="00000000">
            <w:pPr>
              <w:pStyle w:val="TableCellTaskDetails"/>
            </w:pPr>
            <w:r>
              <w:t>• Revision - Story of Indian Democracy (H06/03) — 30m</w:t>
            </w:r>
          </w:p>
          <w:p w14:paraId="2E7E72E3" w14:textId="77777777" w:rsidR="001A20E6" w:rsidRDefault="00000000">
            <w:pPr>
              <w:pStyle w:val="TableCellTaskBadge"/>
              <w:shd w:val="clear" w:color="auto" w:fill="FCE4EC"/>
            </w:pPr>
            <w:r>
              <w:rPr>
                <w:b/>
                <w:bCs/>
                <w:color w:val="C2185B"/>
              </w:rPr>
              <w:t>REVISION</w:t>
            </w:r>
          </w:p>
          <w:p w14:paraId="440A43F5" w14:textId="77777777" w:rsidR="001A20E6" w:rsidRDefault="00000000">
            <w:pPr>
              <w:pStyle w:val="TableCellTaskDetails"/>
            </w:pPr>
            <w:r>
              <w:t>• Practice - Story of Indian Democracy (H06/03) — 30m</w:t>
            </w:r>
          </w:p>
          <w:p w14:paraId="58DDF182" w14:textId="77777777" w:rsidR="001A20E6" w:rsidRDefault="00000000">
            <w:pPr>
              <w:pStyle w:val="TableCellTaskBadge"/>
              <w:shd w:val="clear" w:color="auto" w:fill="E8F5E8"/>
            </w:pPr>
            <w:r>
              <w:rPr>
                <w:b/>
                <w:bCs/>
                <w:color w:val="388E3C"/>
              </w:rPr>
              <w:t>PRACTICE</w:t>
            </w:r>
          </w:p>
          <w:p w14:paraId="5586EA75" w14:textId="77777777" w:rsidR="001A20E6" w:rsidRDefault="00000000">
            <w:pPr>
              <w:pStyle w:val="TableCellTaskDetails"/>
            </w:pPr>
            <w:r>
              <w:t>• Practice - Economic building and development (H06/04) — 30m</w:t>
            </w:r>
          </w:p>
          <w:p w14:paraId="33DD695D" w14:textId="77777777" w:rsidR="001A20E6" w:rsidRDefault="00000000">
            <w:pPr>
              <w:pStyle w:val="TableCellTaskBadge"/>
              <w:shd w:val="clear" w:color="auto" w:fill="E8F5E8"/>
            </w:pPr>
            <w:r>
              <w:rPr>
                <w:b/>
                <w:bCs/>
                <w:color w:val="388E3C"/>
              </w:rPr>
              <w:t>PRACTICE</w:t>
            </w:r>
          </w:p>
          <w:p w14:paraId="501FECFA" w14:textId="77777777" w:rsidR="001A20E6" w:rsidRDefault="00000000">
            <w:pPr>
              <w:pStyle w:val="TableCellTaskDetails"/>
            </w:pPr>
            <w:r>
              <w:t>• Practice - Years of crisis (H06/05) — 30m</w:t>
            </w:r>
          </w:p>
          <w:p w14:paraId="73D304A4"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0165EEE9" w14:textId="77777777" w:rsidR="001A20E6" w:rsidRDefault="00000000">
            <w:pPr>
              <w:pStyle w:val="TableCellTaskSubject"/>
            </w:pPr>
            <w:r>
              <w:t>Environment, Ecology and Disaster Management</w:t>
            </w:r>
          </w:p>
          <w:p w14:paraId="3E8B0057" w14:textId="77777777" w:rsidR="001A20E6" w:rsidRDefault="00000000">
            <w:pPr>
              <w:pStyle w:val="TableCellTaskDetails"/>
            </w:pPr>
            <w:r>
              <w:t>• Revision - Broad / Overlap (B00) — 30m</w:t>
            </w:r>
          </w:p>
          <w:p w14:paraId="7598DD13" w14:textId="77777777" w:rsidR="001A20E6" w:rsidRDefault="00000000">
            <w:pPr>
              <w:pStyle w:val="TableCellTaskBadge"/>
              <w:shd w:val="clear" w:color="auto" w:fill="FCE4EC"/>
            </w:pPr>
            <w:r>
              <w:rPr>
                <w:b/>
                <w:bCs/>
                <w:color w:val="C2185B"/>
              </w:rPr>
              <w:t>REVISION</w:t>
            </w:r>
          </w:p>
          <w:p w14:paraId="0466148C" w14:textId="77777777" w:rsidR="001A20E6" w:rsidRDefault="00000000">
            <w:pPr>
              <w:pStyle w:val="TableCellTaskDetails"/>
            </w:pPr>
            <w:r>
              <w:t>• Revision - Basics of Environment (B01) — 30m</w:t>
            </w:r>
          </w:p>
          <w:p w14:paraId="5B2EEEE3" w14:textId="77777777" w:rsidR="001A20E6" w:rsidRDefault="00000000">
            <w:pPr>
              <w:pStyle w:val="TableCellTaskBadge"/>
              <w:shd w:val="clear" w:color="auto" w:fill="FCE4EC"/>
            </w:pPr>
            <w:r>
              <w:rPr>
                <w:b/>
                <w:bCs/>
                <w:color w:val="C2185B"/>
              </w:rPr>
              <w:t>REVISION</w:t>
            </w:r>
          </w:p>
          <w:p w14:paraId="328F64DD" w14:textId="77777777" w:rsidR="001A20E6" w:rsidRDefault="00000000">
            <w:pPr>
              <w:pStyle w:val="TableCellTaskDetails"/>
            </w:pPr>
            <w:r>
              <w:t>• Practice - Broad / Overlap (B00) — 30m</w:t>
            </w:r>
          </w:p>
          <w:p w14:paraId="421D496D" w14:textId="77777777" w:rsidR="001A20E6" w:rsidRDefault="00000000">
            <w:pPr>
              <w:pStyle w:val="TableCellTaskBadge"/>
              <w:shd w:val="clear" w:color="auto" w:fill="E8F5E8"/>
            </w:pPr>
            <w:r>
              <w:rPr>
                <w:b/>
                <w:bCs/>
                <w:color w:val="388E3C"/>
              </w:rPr>
              <w:t>PRACTICE</w:t>
            </w:r>
          </w:p>
          <w:p w14:paraId="7896BDF3" w14:textId="77777777" w:rsidR="001A20E6" w:rsidRDefault="00000000">
            <w:pPr>
              <w:pStyle w:val="TableCellTaskDetails"/>
            </w:pPr>
            <w:r>
              <w:t>• Practice - Basics of Environment (B01) — 30m</w:t>
            </w:r>
          </w:p>
          <w:p w14:paraId="4A020DEF" w14:textId="77777777" w:rsidR="001A20E6" w:rsidRDefault="00000000">
            <w:pPr>
              <w:pStyle w:val="TableCellTaskBadge"/>
              <w:shd w:val="clear" w:color="auto" w:fill="E8F5E8"/>
            </w:pPr>
            <w:r>
              <w:rPr>
                <w:b/>
                <w:bCs/>
                <w:color w:val="388E3C"/>
              </w:rPr>
              <w:t>PRACTICE</w:t>
            </w:r>
          </w:p>
          <w:p w14:paraId="4BDD7100" w14:textId="77777777" w:rsidR="001A20E6" w:rsidRDefault="00000000">
            <w:pPr>
              <w:pStyle w:val="TableCellTaskDetails"/>
            </w:pPr>
            <w:r>
              <w:t>• Practice - Biomes (B02) — 30m</w:t>
            </w:r>
          </w:p>
          <w:p w14:paraId="0944EB6A"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3407EFE4" w14:textId="77777777" w:rsidR="001A20E6" w:rsidRDefault="00000000">
            <w:pPr>
              <w:pStyle w:val="TableCellTaskSubject"/>
            </w:pPr>
            <w:r>
              <w:t>Environment, Ecology and Disaster Management</w:t>
            </w:r>
          </w:p>
          <w:p w14:paraId="2F8AC204" w14:textId="77777777" w:rsidR="001A20E6" w:rsidRDefault="00000000">
            <w:pPr>
              <w:pStyle w:val="TableCellTaskDetails"/>
            </w:pPr>
            <w:r>
              <w:t>• Revision - Biomes (B02) — 30m</w:t>
            </w:r>
          </w:p>
          <w:p w14:paraId="7941D22A" w14:textId="77777777" w:rsidR="001A20E6" w:rsidRDefault="00000000">
            <w:pPr>
              <w:pStyle w:val="TableCellTaskBadge"/>
              <w:shd w:val="clear" w:color="auto" w:fill="FCE4EC"/>
            </w:pPr>
            <w:r>
              <w:rPr>
                <w:b/>
                <w:bCs/>
                <w:color w:val="C2185B"/>
              </w:rPr>
              <w:t>REVISION</w:t>
            </w:r>
          </w:p>
          <w:p w14:paraId="6D2896BB" w14:textId="77777777" w:rsidR="001A20E6" w:rsidRDefault="00000000">
            <w:pPr>
              <w:pStyle w:val="TableCellTaskDetails"/>
            </w:pPr>
            <w:r>
              <w:t>• Revision - Wetlands, Mangroves and Corals (B03) — 30m</w:t>
            </w:r>
          </w:p>
          <w:p w14:paraId="492B7F57" w14:textId="77777777" w:rsidR="001A20E6" w:rsidRDefault="00000000">
            <w:pPr>
              <w:pStyle w:val="TableCellTaskBadge"/>
              <w:shd w:val="clear" w:color="auto" w:fill="FCE4EC"/>
            </w:pPr>
            <w:r>
              <w:rPr>
                <w:b/>
                <w:bCs/>
                <w:color w:val="C2185B"/>
              </w:rPr>
              <w:t>REVISION</w:t>
            </w:r>
          </w:p>
          <w:p w14:paraId="24C10CBE" w14:textId="77777777" w:rsidR="001A20E6" w:rsidRDefault="00000000">
            <w:pPr>
              <w:pStyle w:val="TableCellTaskDetails"/>
            </w:pPr>
            <w:r>
              <w:t>• Practice - Wetlands, Mangroves and Corals (B03) — 30m</w:t>
            </w:r>
          </w:p>
          <w:p w14:paraId="1D128A3A" w14:textId="77777777" w:rsidR="001A20E6" w:rsidRDefault="00000000">
            <w:pPr>
              <w:pStyle w:val="TableCellTaskBadge"/>
              <w:shd w:val="clear" w:color="auto" w:fill="E8F5E8"/>
            </w:pPr>
            <w:r>
              <w:rPr>
                <w:b/>
                <w:bCs/>
                <w:color w:val="388E3C"/>
              </w:rPr>
              <w:t>PRACTICE</w:t>
            </w:r>
          </w:p>
          <w:p w14:paraId="6B4D8532" w14:textId="77777777" w:rsidR="001A20E6" w:rsidRDefault="00000000">
            <w:pPr>
              <w:pStyle w:val="TableCellTaskDetails"/>
            </w:pPr>
            <w:r>
              <w:t>• Practice - Biodiversity and its conservation (B04) — 30m</w:t>
            </w:r>
          </w:p>
          <w:p w14:paraId="17FBBCDD" w14:textId="77777777" w:rsidR="001A20E6" w:rsidRDefault="00000000">
            <w:pPr>
              <w:pStyle w:val="TableCellTaskBadge"/>
              <w:shd w:val="clear" w:color="auto" w:fill="E8F5E8"/>
            </w:pPr>
            <w:r>
              <w:rPr>
                <w:b/>
                <w:bCs/>
                <w:color w:val="388E3C"/>
              </w:rPr>
              <w:t>PRACTICE</w:t>
            </w:r>
          </w:p>
          <w:p w14:paraId="2F891AC4" w14:textId="77777777" w:rsidR="001A20E6" w:rsidRDefault="00000000">
            <w:pPr>
              <w:pStyle w:val="TableCellTaskDetails"/>
            </w:pPr>
            <w:r>
              <w:t>• Practice - Pollution (B05) — 30m</w:t>
            </w:r>
          </w:p>
          <w:p w14:paraId="39D498AF"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2BF2565B" w14:textId="77777777" w:rsidR="001A20E6" w:rsidRDefault="00000000">
            <w:pPr>
              <w:pStyle w:val="TableCellTaskSubject"/>
            </w:pPr>
            <w:r>
              <w:t>Environment, Ecology and Disaster Management</w:t>
            </w:r>
          </w:p>
          <w:p w14:paraId="0AE7A04D" w14:textId="77777777" w:rsidR="001A20E6" w:rsidRDefault="00000000">
            <w:pPr>
              <w:pStyle w:val="TableCellTaskDetails"/>
            </w:pPr>
            <w:r>
              <w:t>• Revision - Biodiversity and its conservation (B04) — 30m</w:t>
            </w:r>
          </w:p>
          <w:p w14:paraId="72FD6922" w14:textId="77777777" w:rsidR="001A20E6" w:rsidRDefault="00000000">
            <w:pPr>
              <w:pStyle w:val="TableCellTaskBadge"/>
              <w:shd w:val="clear" w:color="auto" w:fill="FCE4EC"/>
            </w:pPr>
            <w:r>
              <w:rPr>
                <w:b/>
                <w:bCs/>
                <w:color w:val="C2185B"/>
              </w:rPr>
              <w:t>REVISION</w:t>
            </w:r>
          </w:p>
          <w:p w14:paraId="7EB74245" w14:textId="77777777" w:rsidR="001A20E6" w:rsidRDefault="00000000">
            <w:pPr>
              <w:pStyle w:val="TableCellTaskDetails"/>
            </w:pPr>
            <w:r>
              <w:t>• Revision - Pollution (B05) — 30m</w:t>
            </w:r>
          </w:p>
          <w:p w14:paraId="57765A1C" w14:textId="77777777" w:rsidR="001A20E6" w:rsidRDefault="00000000">
            <w:pPr>
              <w:pStyle w:val="TableCellTaskBadge"/>
              <w:shd w:val="clear" w:color="auto" w:fill="FCE4EC"/>
            </w:pPr>
            <w:r>
              <w:rPr>
                <w:b/>
                <w:bCs/>
                <w:color w:val="C2185B"/>
              </w:rPr>
              <w:t>REVISION</w:t>
            </w:r>
          </w:p>
          <w:p w14:paraId="726BC68D" w14:textId="77777777" w:rsidR="001A20E6" w:rsidRDefault="00000000">
            <w:pPr>
              <w:pStyle w:val="TableCellTaskDetails"/>
            </w:pPr>
            <w:r>
              <w:t>• Practice - Land Degradation (B06) — 30m</w:t>
            </w:r>
          </w:p>
          <w:p w14:paraId="2BACFC05" w14:textId="77777777" w:rsidR="001A20E6" w:rsidRDefault="00000000">
            <w:pPr>
              <w:pStyle w:val="TableCellTaskBadge"/>
              <w:shd w:val="clear" w:color="auto" w:fill="E8F5E8"/>
            </w:pPr>
            <w:r>
              <w:rPr>
                <w:b/>
                <w:bCs/>
                <w:color w:val="388E3C"/>
              </w:rPr>
              <w:t>PRACTICE</w:t>
            </w:r>
          </w:p>
          <w:p w14:paraId="264D1BC4" w14:textId="77777777" w:rsidR="001A20E6" w:rsidRDefault="00000000">
            <w:pPr>
              <w:pStyle w:val="TableCellTaskDetails"/>
            </w:pPr>
            <w:r>
              <w:t>• Practice - Waste Management (B07) — 30m</w:t>
            </w:r>
          </w:p>
          <w:p w14:paraId="772F00C5" w14:textId="77777777" w:rsidR="001A20E6" w:rsidRDefault="00000000">
            <w:pPr>
              <w:pStyle w:val="TableCellTaskBadge"/>
              <w:shd w:val="clear" w:color="auto" w:fill="E8F5E8"/>
            </w:pPr>
            <w:r>
              <w:rPr>
                <w:b/>
                <w:bCs/>
                <w:color w:val="388E3C"/>
              </w:rPr>
              <w:t>PRACTICE</w:t>
            </w:r>
          </w:p>
          <w:p w14:paraId="613D8C36" w14:textId="77777777" w:rsidR="001A20E6" w:rsidRDefault="00000000">
            <w:pPr>
              <w:pStyle w:val="TableCellTaskDetails"/>
            </w:pPr>
            <w:r>
              <w:t>• Practice - Forest Conservation (B08) — 30m</w:t>
            </w:r>
          </w:p>
          <w:p w14:paraId="1138DD32"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4D8A7804" w14:textId="77777777" w:rsidR="001A20E6" w:rsidRDefault="001A20E6"/>
        </w:tc>
      </w:tr>
      <w:tr w:rsidR="001A20E6" w14:paraId="2D53EB86" w14:textId="77777777">
        <w:tc>
          <w:tcPr>
            <w:tcW w:w="700" w:type="pct"/>
            <w:shd w:val="clear" w:color="auto" w:fill="EDE9FE"/>
            <w:tcMar>
              <w:top w:w="150" w:type="dxa"/>
              <w:left w:w="100" w:type="dxa"/>
              <w:bottom w:w="150" w:type="dxa"/>
              <w:right w:w="100" w:type="dxa"/>
            </w:tcMar>
          </w:tcPr>
          <w:p w14:paraId="14D57178" w14:textId="77777777" w:rsidR="001A20E6" w:rsidRDefault="00000000">
            <w:pPr>
              <w:pStyle w:val="TableCellTaskSubject"/>
            </w:pPr>
            <w:r>
              <w:t>History-World</w:t>
            </w:r>
          </w:p>
          <w:p w14:paraId="5B6EC9B5" w14:textId="77777777" w:rsidR="001A20E6" w:rsidRDefault="00000000">
            <w:pPr>
              <w:pStyle w:val="TableCellTaskDetails"/>
            </w:pPr>
            <w:r>
              <w:t>• Test - TEST — 3h</w:t>
            </w:r>
          </w:p>
          <w:p w14:paraId="443CF8AC" w14:textId="77777777" w:rsidR="001A20E6" w:rsidRDefault="00000000">
            <w:pPr>
              <w:pStyle w:val="TableCellTaskBadge"/>
              <w:shd w:val="clear" w:color="auto" w:fill="FFF3E0"/>
            </w:pPr>
            <w:r>
              <w:rPr>
                <w:b/>
                <w:bCs/>
                <w:color w:val="F57C00"/>
              </w:rPr>
              <w:t>TEST</w:t>
            </w:r>
          </w:p>
        </w:tc>
        <w:tc>
          <w:tcPr>
            <w:tcW w:w="700" w:type="pct"/>
            <w:shd w:val="clear" w:color="auto" w:fill="EDE9FE"/>
            <w:tcMar>
              <w:top w:w="150" w:type="dxa"/>
              <w:left w:w="100" w:type="dxa"/>
              <w:bottom w:w="150" w:type="dxa"/>
              <w:right w:w="100" w:type="dxa"/>
            </w:tcMar>
          </w:tcPr>
          <w:p w14:paraId="721CC91B" w14:textId="77777777" w:rsidR="001A20E6" w:rsidRDefault="00000000">
            <w:pPr>
              <w:pStyle w:val="TableCellTaskSubject"/>
            </w:pPr>
            <w:r>
              <w:t>History-Post Independent India</w:t>
            </w:r>
          </w:p>
          <w:p w14:paraId="555BFCDB" w14:textId="77777777" w:rsidR="001A20E6" w:rsidRDefault="00000000">
            <w:pPr>
              <w:pStyle w:val="TableCellTaskDetails"/>
            </w:pPr>
            <w:r>
              <w:t>• Revision - Broad / Overlap (H06/00) — 30m</w:t>
            </w:r>
          </w:p>
          <w:p w14:paraId="4500348D" w14:textId="77777777" w:rsidR="001A20E6" w:rsidRDefault="00000000">
            <w:pPr>
              <w:pStyle w:val="TableCellTaskBadge"/>
              <w:shd w:val="clear" w:color="auto" w:fill="FCE4EC"/>
            </w:pPr>
            <w:r>
              <w:rPr>
                <w:b/>
                <w:bCs/>
                <w:color w:val="C2185B"/>
              </w:rPr>
              <w:t>REVISION</w:t>
            </w:r>
          </w:p>
          <w:p w14:paraId="33ECDAA4" w14:textId="77777777" w:rsidR="001A20E6" w:rsidRDefault="00000000">
            <w:pPr>
              <w:pStyle w:val="TableCellTaskDetails"/>
            </w:pPr>
            <w:r>
              <w:t>• Revision - Integration of Princely states. (H06/01) — 30m</w:t>
            </w:r>
          </w:p>
          <w:p w14:paraId="208CA21E" w14:textId="77777777" w:rsidR="001A20E6" w:rsidRDefault="00000000">
            <w:pPr>
              <w:pStyle w:val="TableCellTaskBadge"/>
              <w:shd w:val="clear" w:color="auto" w:fill="FCE4EC"/>
            </w:pPr>
            <w:r>
              <w:rPr>
                <w:b/>
                <w:bCs/>
                <w:color w:val="C2185B"/>
              </w:rPr>
              <w:t>REVISION</w:t>
            </w:r>
          </w:p>
          <w:p w14:paraId="4E3418E3" w14:textId="77777777" w:rsidR="001A20E6" w:rsidRDefault="00000000">
            <w:pPr>
              <w:pStyle w:val="TableCellTaskDetails"/>
            </w:pPr>
            <w:r>
              <w:t>• Practice - Broad / Overlap (H06/00) — 30m</w:t>
            </w:r>
          </w:p>
          <w:p w14:paraId="3FAB9AF3" w14:textId="77777777" w:rsidR="001A20E6" w:rsidRDefault="00000000">
            <w:pPr>
              <w:pStyle w:val="TableCellTaskBadge"/>
              <w:shd w:val="clear" w:color="auto" w:fill="E8F5E8"/>
            </w:pPr>
            <w:r>
              <w:rPr>
                <w:b/>
                <w:bCs/>
                <w:color w:val="388E3C"/>
              </w:rPr>
              <w:t>PRACTICE</w:t>
            </w:r>
          </w:p>
          <w:p w14:paraId="356437FE" w14:textId="77777777" w:rsidR="001A20E6" w:rsidRDefault="00000000">
            <w:pPr>
              <w:pStyle w:val="TableCellTaskDetails"/>
            </w:pPr>
            <w:r>
              <w:t>• Practice - Integration of Princely states. (H06/01) — 30m</w:t>
            </w:r>
          </w:p>
          <w:p w14:paraId="60C4CB56" w14:textId="77777777" w:rsidR="001A20E6" w:rsidRDefault="00000000">
            <w:pPr>
              <w:pStyle w:val="TableCellTaskBadge"/>
              <w:shd w:val="clear" w:color="auto" w:fill="E8F5E8"/>
            </w:pPr>
            <w:r>
              <w:rPr>
                <w:b/>
                <w:bCs/>
                <w:color w:val="388E3C"/>
              </w:rPr>
              <w:t>PRACTICE</w:t>
            </w:r>
          </w:p>
          <w:p w14:paraId="78B987B1" w14:textId="77777777" w:rsidR="001A20E6" w:rsidRDefault="00000000">
            <w:pPr>
              <w:pStyle w:val="TableCellTaskDetails"/>
            </w:pPr>
            <w:r>
              <w:t>• Practice - States re-organization (H06/02) — 30m</w:t>
            </w:r>
          </w:p>
          <w:p w14:paraId="00978F42"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515F977D" w14:textId="77777777" w:rsidR="001A20E6" w:rsidRDefault="00000000">
            <w:pPr>
              <w:pStyle w:val="TableCellTaskSubject"/>
            </w:pPr>
            <w:r>
              <w:t>Geography</w:t>
            </w:r>
          </w:p>
          <w:p w14:paraId="5B437F4F" w14:textId="77777777" w:rsidR="001A20E6" w:rsidRDefault="00000000">
            <w:pPr>
              <w:pStyle w:val="TableCellTaskDetails"/>
            </w:pPr>
            <w:r>
              <w:t>• Revision - Broad / Overlap (G00) — 30m</w:t>
            </w:r>
          </w:p>
          <w:p w14:paraId="4777EA64" w14:textId="77777777" w:rsidR="001A20E6" w:rsidRDefault="00000000">
            <w:pPr>
              <w:pStyle w:val="TableCellTaskBadge"/>
              <w:shd w:val="clear" w:color="auto" w:fill="FCE4EC"/>
            </w:pPr>
            <w:r>
              <w:rPr>
                <w:b/>
                <w:bCs/>
                <w:color w:val="C2185B"/>
              </w:rPr>
              <w:t>REVISION</w:t>
            </w:r>
          </w:p>
          <w:p w14:paraId="5E67DF5C" w14:textId="77777777" w:rsidR="001A20E6" w:rsidRDefault="00000000">
            <w:pPr>
              <w:pStyle w:val="TableCellTaskDetails"/>
            </w:pPr>
            <w:r>
              <w:t>• Revision - Universe, Solar System &amp; Evolution of Earth. (G01) — 30m</w:t>
            </w:r>
          </w:p>
          <w:p w14:paraId="51F0AEE0" w14:textId="77777777" w:rsidR="001A20E6" w:rsidRDefault="00000000">
            <w:pPr>
              <w:pStyle w:val="TableCellTaskBadge"/>
              <w:shd w:val="clear" w:color="auto" w:fill="FCE4EC"/>
            </w:pPr>
            <w:r>
              <w:rPr>
                <w:b/>
                <w:bCs/>
                <w:color w:val="C2185B"/>
              </w:rPr>
              <w:t>REVISION</w:t>
            </w:r>
          </w:p>
          <w:p w14:paraId="1971BB24" w14:textId="77777777" w:rsidR="001A20E6" w:rsidRDefault="00000000">
            <w:pPr>
              <w:pStyle w:val="TableCellTaskDetails"/>
            </w:pPr>
            <w:r>
              <w:t>• Practice - Broad / Overlap (G00) — 30m</w:t>
            </w:r>
          </w:p>
          <w:p w14:paraId="3B251FE8" w14:textId="77777777" w:rsidR="001A20E6" w:rsidRDefault="00000000">
            <w:pPr>
              <w:pStyle w:val="TableCellTaskBadge"/>
              <w:shd w:val="clear" w:color="auto" w:fill="E8F5E8"/>
            </w:pPr>
            <w:r>
              <w:rPr>
                <w:b/>
                <w:bCs/>
                <w:color w:val="388E3C"/>
              </w:rPr>
              <w:t>PRACTICE</w:t>
            </w:r>
          </w:p>
          <w:p w14:paraId="1A45DA3B" w14:textId="77777777" w:rsidR="001A20E6" w:rsidRDefault="00000000">
            <w:pPr>
              <w:pStyle w:val="TableCellTaskDetails"/>
            </w:pPr>
            <w:r>
              <w:t>• Practice - Universe, Solar System &amp; Evolution of Earth. (G01) — 30m</w:t>
            </w:r>
          </w:p>
          <w:p w14:paraId="04D1BFD6" w14:textId="77777777" w:rsidR="001A20E6" w:rsidRDefault="00000000">
            <w:pPr>
              <w:pStyle w:val="TableCellTaskBadge"/>
              <w:shd w:val="clear" w:color="auto" w:fill="E8F5E8"/>
            </w:pPr>
            <w:r>
              <w:rPr>
                <w:b/>
                <w:bCs/>
                <w:color w:val="388E3C"/>
              </w:rPr>
              <w:t>PRACTICE</w:t>
            </w:r>
          </w:p>
          <w:p w14:paraId="7DB92345" w14:textId="77777777" w:rsidR="001A20E6" w:rsidRDefault="00000000">
            <w:pPr>
              <w:pStyle w:val="TableCellTaskDetails"/>
            </w:pPr>
            <w:r>
              <w:t>• Practice - Geomorphology (G02) — 30m</w:t>
            </w:r>
          </w:p>
          <w:p w14:paraId="428B068D"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6A872C0E" w14:textId="77777777" w:rsidR="001A20E6" w:rsidRDefault="001A20E6"/>
        </w:tc>
        <w:tc>
          <w:tcPr>
            <w:tcW w:w="700" w:type="pct"/>
            <w:shd w:val="clear" w:color="auto" w:fill="EDE9FE"/>
            <w:tcMar>
              <w:top w:w="150" w:type="dxa"/>
              <w:left w:w="100" w:type="dxa"/>
              <w:bottom w:w="150" w:type="dxa"/>
              <w:right w:w="100" w:type="dxa"/>
            </w:tcMar>
          </w:tcPr>
          <w:p w14:paraId="5EB2174F" w14:textId="77777777" w:rsidR="001A20E6" w:rsidRDefault="001A20E6"/>
        </w:tc>
        <w:tc>
          <w:tcPr>
            <w:tcW w:w="700" w:type="pct"/>
            <w:shd w:val="clear" w:color="auto" w:fill="EDE9FE"/>
            <w:tcMar>
              <w:top w:w="150" w:type="dxa"/>
              <w:left w:w="100" w:type="dxa"/>
              <w:bottom w:w="150" w:type="dxa"/>
              <w:right w:w="100" w:type="dxa"/>
            </w:tcMar>
          </w:tcPr>
          <w:p w14:paraId="7135260F" w14:textId="77777777" w:rsidR="001A20E6" w:rsidRDefault="001A20E6"/>
        </w:tc>
        <w:tc>
          <w:tcPr>
            <w:tcW w:w="700" w:type="pct"/>
            <w:shd w:val="clear" w:color="auto" w:fill="FFF3E0"/>
            <w:tcMar>
              <w:top w:w="150" w:type="dxa"/>
              <w:left w:w="100" w:type="dxa"/>
              <w:bottom w:w="150" w:type="dxa"/>
              <w:right w:w="100" w:type="dxa"/>
            </w:tcMar>
          </w:tcPr>
          <w:p w14:paraId="1F021107" w14:textId="77777777" w:rsidR="001A20E6" w:rsidRDefault="001A20E6"/>
        </w:tc>
      </w:tr>
    </w:tbl>
    <w:p w14:paraId="077F2D14" w14:textId="77777777" w:rsidR="001A20E6" w:rsidRDefault="001A20E6">
      <w:pPr>
        <w:spacing w:after="400"/>
      </w:pPr>
    </w:p>
    <w:p w14:paraId="34F110FD" w14:textId="77777777" w:rsidR="001A20E6" w:rsidRDefault="00000000">
      <w:pPr>
        <w:pStyle w:val="ResourceTitle"/>
      </w:pPr>
      <w:r>
        <w:t>📚 Resources for Apr 11 - Apr 17</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122E72CE" w14:textId="77777777">
        <w:tc>
          <w:tcPr>
            <w:tcW w:w="1650" w:type="pct"/>
            <w:tcBorders>
              <w:bottom w:val="single" w:sz="2" w:space="0" w:color="D1D5DB"/>
              <w:right w:val="single" w:sz="2" w:space="0" w:color="D1D5DB"/>
            </w:tcBorders>
            <w:tcMar>
              <w:top w:w="200" w:type="dxa"/>
              <w:left w:w="150" w:type="dxa"/>
              <w:bottom w:w="200" w:type="dxa"/>
              <w:right w:w="150" w:type="dxa"/>
            </w:tcMar>
          </w:tcPr>
          <w:p w14:paraId="1F2580A5" w14:textId="77777777" w:rsidR="001A20E6" w:rsidRDefault="00000000">
            <w:pPr>
              <w:pStyle w:val="TableCellSubjectName"/>
            </w:pPr>
            <w:r>
              <w:t>Essay</w:t>
            </w:r>
          </w:p>
          <w:p w14:paraId="7CC4FF66" w14:textId="77777777" w:rsidR="001A20E6" w:rsidRDefault="00000000">
            <w:pPr>
              <w:pStyle w:val="TableCellCategoryTitle"/>
            </w:pPr>
            <w:r>
              <w:t>📚 Primary Books</w:t>
            </w:r>
          </w:p>
          <w:p w14:paraId="2C86D482" w14:textId="77777777" w:rsidR="001A20E6" w:rsidRDefault="00000000">
            <w:pPr>
              <w:pStyle w:val="TableCellResourceItem"/>
            </w:pPr>
            <w:r>
              <w:t>• Michael Sandel – Justice</w:t>
            </w:r>
          </w:p>
          <w:p w14:paraId="4B933AA5" w14:textId="77777777" w:rsidR="001A20E6" w:rsidRDefault="00000000">
            <w:pPr>
              <w:pStyle w:val="TableCellResourceItem"/>
            </w:pPr>
            <w:r>
              <w:t>• Ethics by Jitin Yadav</w:t>
            </w:r>
          </w:p>
          <w:p w14:paraId="6A3DA75A" w14:textId="77777777" w:rsidR="001A20E6" w:rsidRDefault="00000000">
            <w:pPr>
              <w:pStyle w:val="TableCellResourceItem"/>
            </w:pPr>
            <w:r>
              <w:t>• 2nd ARC (4th, 10th – Ethics in Governance)</w:t>
            </w:r>
          </w:p>
          <w:p w14:paraId="5A4A189C" w14:textId="77777777" w:rsidR="001A20E6" w:rsidRDefault="00000000">
            <w:pPr>
              <w:pStyle w:val="TableCellCategoryTitle"/>
            </w:pPr>
            <w:r>
              <w:t>📝 Practice Materials</w:t>
            </w:r>
          </w:p>
          <w:p w14:paraId="679F0E9B" w14:textId="77777777" w:rsidR="001A20E6" w:rsidRDefault="00000000">
            <w:pPr>
              <w:pStyle w:val="TableCellResourceItem"/>
            </w:pPr>
            <w:r>
              <w:t>• La Excellence Ethics Material</w:t>
            </w:r>
          </w:p>
          <w:p w14:paraId="5C004CC3" w14:textId="77777777" w:rsidR="001A20E6" w:rsidRDefault="00000000">
            <w:pPr>
              <w:pStyle w:val="TableCellResourceItem"/>
            </w:pPr>
            <w:r>
              <w:t>• Prelims &amp; Mains Workbooks</w:t>
            </w:r>
          </w:p>
          <w:p w14:paraId="128DC9BB" w14:textId="77777777" w:rsidR="001A20E6" w:rsidRDefault="00000000">
            <w:pPr>
              <w:pStyle w:val="TableCellCategoryTitle"/>
            </w:pPr>
            <w:r>
              <w:t>📰 Current Affairs</w:t>
            </w:r>
          </w:p>
          <w:p w14:paraId="6480CC32" w14:textId="77777777" w:rsidR="001A20E6" w:rsidRDefault="00000000">
            <w:pPr>
              <w:pStyle w:val="TableCellResourceItem"/>
            </w:pPr>
            <w:r>
              <w:t>• Newspapers (case studies, ethical dilemmas in news)</w:t>
            </w:r>
          </w:p>
        </w:tc>
        <w:tc>
          <w:tcPr>
            <w:tcW w:w="1650" w:type="pct"/>
            <w:tcBorders>
              <w:bottom w:val="single" w:sz="2" w:space="0" w:color="D1D5DB"/>
              <w:right w:val="single" w:sz="2" w:space="0" w:color="D1D5DB"/>
            </w:tcBorders>
            <w:tcMar>
              <w:top w:w="200" w:type="dxa"/>
              <w:left w:w="150" w:type="dxa"/>
              <w:bottom w:w="200" w:type="dxa"/>
              <w:right w:w="150" w:type="dxa"/>
            </w:tcMar>
          </w:tcPr>
          <w:p w14:paraId="3C267C05" w14:textId="77777777" w:rsidR="001A20E6" w:rsidRDefault="00000000">
            <w:pPr>
              <w:pStyle w:val="TableCellSubjectName"/>
            </w:pPr>
            <w:r>
              <w:t>History-World</w:t>
            </w:r>
          </w:p>
          <w:p w14:paraId="2B70AE33" w14:textId="77777777" w:rsidR="001A20E6" w:rsidRDefault="00000000">
            <w:pPr>
              <w:pStyle w:val="TableCellCategoryTitle"/>
            </w:pPr>
            <w:r>
              <w:t>📝 Practice Materials</w:t>
            </w:r>
          </w:p>
          <w:p w14:paraId="1CD7A0F6" w14:textId="77777777" w:rsidR="001A20E6" w:rsidRDefault="00000000">
            <w:pPr>
              <w:pStyle w:val="TableCellResourceItem"/>
            </w:pPr>
            <w:r>
              <w:t>• La Excellence World History Material</w:t>
            </w:r>
          </w:p>
          <w:p w14:paraId="1746CD52" w14:textId="77777777" w:rsidR="001A20E6" w:rsidRDefault="00000000">
            <w:pPr>
              <w:pStyle w:val="TableCellResourceItem"/>
            </w:pPr>
            <w:r>
              <w:t>• Mains Workbook</w:t>
            </w:r>
          </w:p>
          <w:p w14:paraId="123F6F00" w14:textId="77777777" w:rsidR="001A20E6" w:rsidRDefault="00000000">
            <w:pPr>
              <w:pStyle w:val="TableCellCategoryTitle"/>
            </w:pPr>
            <w:r>
              <w:t>📰 Current Affairs</w:t>
            </w:r>
          </w:p>
          <w:p w14:paraId="26920CEC"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4C067CDF" w14:textId="77777777" w:rsidR="001A20E6" w:rsidRDefault="00000000">
            <w:pPr>
              <w:pStyle w:val="TableCellSubjectName"/>
            </w:pPr>
            <w:r>
              <w:t>History-Post Independent India</w:t>
            </w:r>
          </w:p>
          <w:p w14:paraId="2FF14743" w14:textId="77777777" w:rsidR="001A20E6" w:rsidRDefault="00000000">
            <w:pPr>
              <w:pStyle w:val="TableCellCategoryTitle"/>
            </w:pPr>
            <w:r>
              <w:t>📝 Practice Materials</w:t>
            </w:r>
          </w:p>
          <w:p w14:paraId="56479D6B" w14:textId="77777777" w:rsidR="001A20E6" w:rsidRDefault="00000000">
            <w:pPr>
              <w:pStyle w:val="TableCellResourceItem"/>
            </w:pPr>
            <w:r>
              <w:t>• La Excellence Post-Independence Material</w:t>
            </w:r>
          </w:p>
          <w:p w14:paraId="146F0809" w14:textId="77777777" w:rsidR="001A20E6" w:rsidRDefault="00000000">
            <w:pPr>
              <w:pStyle w:val="TableCellResourceItem"/>
            </w:pPr>
            <w:r>
              <w:t>• Mains Workbook</w:t>
            </w:r>
          </w:p>
          <w:p w14:paraId="029405E8" w14:textId="77777777" w:rsidR="001A20E6" w:rsidRDefault="00000000">
            <w:pPr>
              <w:pStyle w:val="TableCellCategoryTitle"/>
            </w:pPr>
            <w:r>
              <w:t>📰 Current Affairs</w:t>
            </w:r>
          </w:p>
          <w:p w14:paraId="03B35772" w14:textId="77777777" w:rsidR="001A20E6" w:rsidRDefault="00000000">
            <w:pPr>
              <w:pStyle w:val="TableCellResourceItem"/>
            </w:pPr>
            <w:r>
              <w:t>• Newspapers (Hindu and IE Explained)</w:t>
            </w:r>
          </w:p>
        </w:tc>
      </w:tr>
      <w:tr w:rsidR="001A20E6" w14:paraId="00B50FBE" w14:textId="77777777">
        <w:tc>
          <w:tcPr>
            <w:tcW w:w="1650" w:type="pct"/>
            <w:tcBorders>
              <w:bottom w:val="single" w:sz="2" w:space="0" w:color="D1D5DB"/>
              <w:right w:val="single" w:sz="2" w:space="0" w:color="D1D5DB"/>
            </w:tcBorders>
            <w:tcMar>
              <w:top w:w="200" w:type="dxa"/>
              <w:left w:w="150" w:type="dxa"/>
              <w:bottom w:w="200" w:type="dxa"/>
              <w:right w:w="150" w:type="dxa"/>
            </w:tcMar>
          </w:tcPr>
          <w:p w14:paraId="1AF710C4" w14:textId="77777777" w:rsidR="001A20E6" w:rsidRDefault="00000000">
            <w:pPr>
              <w:pStyle w:val="TableCellSubjectName"/>
            </w:pPr>
            <w:r>
              <w:t>Geography</w:t>
            </w:r>
          </w:p>
          <w:p w14:paraId="134AE972" w14:textId="77777777" w:rsidR="001A20E6" w:rsidRDefault="00000000">
            <w:pPr>
              <w:pStyle w:val="TableCellCategoryTitle"/>
            </w:pPr>
            <w:r>
              <w:t>📝 Practice Materials</w:t>
            </w:r>
          </w:p>
          <w:p w14:paraId="3BEA6B3B" w14:textId="77777777" w:rsidR="001A20E6" w:rsidRDefault="00000000">
            <w:pPr>
              <w:pStyle w:val="TableCellResourceItem"/>
            </w:pPr>
            <w:r>
              <w:t>• La Excellence Geography Material</w:t>
            </w:r>
          </w:p>
          <w:p w14:paraId="2B208A18" w14:textId="77777777" w:rsidR="001A20E6" w:rsidRDefault="00000000">
            <w:pPr>
              <w:pStyle w:val="TableCellResourceItem"/>
            </w:pPr>
            <w:r>
              <w:t>• Mains RRP + Prelims RRP</w:t>
            </w:r>
          </w:p>
          <w:p w14:paraId="1A5E79D0" w14:textId="77777777" w:rsidR="001A20E6" w:rsidRDefault="00000000">
            <w:pPr>
              <w:pStyle w:val="TableCellResourceItem"/>
            </w:pPr>
            <w:r>
              <w:t>• Prelims &amp; Mains Workbooks</w:t>
            </w:r>
          </w:p>
          <w:p w14:paraId="3573D1CB" w14:textId="77777777" w:rsidR="001A20E6" w:rsidRDefault="00000000">
            <w:pPr>
              <w:pStyle w:val="TableCellCategoryTitle"/>
            </w:pPr>
            <w:r>
              <w:t>📰 Current Affairs</w:t>
            </w:r>
          </w:p>
          <w:p w14:paraId="3744192F" w14:textId="77777777" w:rsidR="001A20E6" w:rsidRDefault="00000000">
            <w:pPr>
              <w:pStyle w:val="TableCellResourceItem"/>
            </w:pPr>
            <w:r>
              <w:t>• Atlas (Orient Blackswan)</w:t>
            </w:r>
          </w:p>
          <w:p w14:paraId="4A870201" w14:textId="77777777" w:rsidR="001A20E6" w:rsidRDefault="00000000">
            <w:pPr>
              <w:pStyle w:val="TableCellResourceItem"/>
            </w:pPr>
            <w:r>
              <w:t>• Newspapers (The Hindu – Env/Geo pages)</w:t>
            </w:r>
          </w:p>
          <w:p w14:paraId="3864C9B7"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0D9B33CC" w14:textId="77777777" w:rsidR="001A20E6" w:rsidRDefault="00000000">
            <w:pPr>
              <w:pStyle w:val="TableCellSubjectName"/>
            </w:pPr>
            <w:r>
              <w:t>Environment, Ecology and Disaster Management</w:t>
            </w:r>
          </w:p>
          <w:p w14:paraId="161EC312" w14:textId="77777777" w:rsidR="001A20E6" w:rsidRDefault="00000000">
            <w:pPr>
              <w:pStyle w:val="TableCellCategoryTitle"/>
            </w:pPr>
            <w:r>
              <w:t>📝 Practice Materials</w:t>
            </w:r>
          </w:p>
          <w:p w14:paraId="352E5897" w14:textId="77777777" w:rsidR="001A20E6" w:rsidRDefault="00000000">
            <w:pPr>
              <w:pStyle w:val="TableCellResourceItem"/>
            </w:pPr>
            <w:r>
              <w:t>• La Excellence Environment Material</w:t>
            </w:r>
          </w:p>
          <w:p w14:paraId="4E096488" w14:textId="77777777" w:rsidR="001A20E6" w:rsidRDefault="00000000">
            <w:pPr>
              <w:pStyle w:val="TableCellResourceItem"/>
            </w:pPr>
            <w:r>
              <w:t>• Prelims &amp; Mains Workbooks</w:t>
            </w:r>
          </w:p>
          <w:p w14:paraId="5962A0C7" w14:textId="77777777" w:rsidR="001A20E6" w:rsidRDefault="00000000">
            <w:pPr>
              <w:pStyle w:val="TableCellResourceItem"/>
            </w:pPr>
            <w:r>
              <w:t>• La Excellence DM Material</w:t>
            </w:r>
          </w:p>
          <w:p w14:paraId="37BED74C" w14:textId="77777777" w:rsidR="001A20E6" w:rsidRDefault="00000000">
            <w:pPr>
              <w:pStyle w:val="TableCellResourceItem"/>
            </w:pPr>
            <w:r>
              <w:t>• Prelims &amp; Mains Workbooks</w:t>
            </w:r>
          </w:p>
          <w:p w14:paraId="2F5652C1" w14:textId="77777777" w:rsidR="001A20E6" w:rsidRDefault="00000000">
            <w:pPr>
              <w:pStyle w:val="TableCellCategoryTitle"/>
            </w:pPr>
            <w:r>
              <w:t>📰 Current Affairs</w:t>
            </w:r>
          </w:p>
          <w:p w14:paraId="1DB18F48" w14:textId="77777777" w:rsidR="001A20E6" w:rsidRDefault="00000000">
            <w:pPr>
              <w:pStyle w:val="TableCellResourceItem"/>
            </w:pPr>
            <w:r>
              <w:t>• Down to Earth</w:t>
            </w:r>
          </w:p>
          <w:p w14:paraId="3FD2767A" w14:textId="77777777" w:rsidR="001A20E6" w:rsidRDefault="00000000">
            <w:pPr>
              <w:pStyle w:val="TableCellResourceItem"/>
            </w:pPr>
            <w:r>
              <w:t>• Newspapers (The Hindu – Env, sections)</w:t>
            </w:r>
          </w:p>
          <w:p w14:paraId="0817FE71" w14:textId="77777777" w:rsidR="001A20E6" w:rsidRDefault="00000000">
            <w:pPr>
              <w:pStyle w:val="TableCellResourceItem"/>
            </w:pPr>
            <w:r>
              <w:t>• Down to earth</w:t>
            </w:r>
          </w:p>
          <w:p w14:paraId="1B88D98B" w14:textId="77777777" w:rsidR="001A20E6" w:rsidRDefault="00000000">
            <w:pPr>
              <w:pStyle w:val="TableCellResourceItem"/>
            </w:pPr>
            <w:r>
              <w:t>• Disaster coverage – IE/The Hindu</w:t>
            </w:r>
          </w:p>
        </w:tc>
        <w:tc>
          <w:tcPr>
            <w:tcW w:w="1650" w:type="pct"/>
          </w:tcPr>
          <w:p w14:paraId="6C0E6E94" w14:textId="77777777" w:rsidR="001A20E6" w:rsidRDefault="001A20E6"/>
        </w:tc>
      </w:tr>
    </w:tbl>
    <w:p w14:paraId="3D2995C2"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58106AF4" w14:textId="77777777">
        <w:tc>
          <w:tcPr>
            <w:tcW w:w="2500" w:type="pct"/>
            <w:tcMar>
              <w:top w:w="0" w:type="dxa"/>
              <w:left w:w="0" w:type="dxa"/>
              <w:bottom w:w="0" w:type="dxa"/>
              <w:right w:w="0" w:type="dxa"/>
            </w:tcMar>
          </w:tcPr>
          <w:p w14:paraId="7F6313FB" w14:textId="77777777" w:rsidR="001A20E6" w:rsidRDefault="00000000">
            <w:pPr>
              <w:pStyle w:val="WeekTitle"/>
            </w:pPr>
            <w:r>
              <w:rPr>
                <w:color w:val="6D28D9"/>
              </w:rPr>
              <w:t>📅 Apr 18 - Apr 24, 2027</w:t>
            </w:r>
          </w:p>
        </w:tc>
        <w:tc>
          <w:tcPr>
            <w:tcW w:w="2500" w:type="pct"/>
            <w:tcMar>
              <w:top w:w="0" w:type="dxa"/>
              <w:left w:w="0" w:type="dxa"/>
              <w:bottom w:w="0" w:type="dxa"/>
              <w:right w:w="0" w:type="dxa"/>
            </w:tcMar>
          </w:tcPr>
          <w:p w14:paraId="17028E0E" w14:textId="77777777" w:rsidR="001A20E6" w:rsidRDefault="00000000">
            <w:pPr>
              <w:pStyle w:val="WeekCycleName"/>
            </w:pPr>
            <w:r>
              <w:rPr>
                <w:color w:val="6D28D9"/>
              </w:rPr>
              <w:t>C5</w:t>
            </w:r>
          </w:p>
        </w:tc>
      </w:tr>
    </w:tbl>
    <w:p w14:paraId="08E3F181"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46A75C59" w14:textId="77777777">
        <w:tc>
          <w:tcPr>
            <w:tcW w:w="700" w:type="pct"/>
            <w:shd w:val="clear" w:color="auto" w:fill="EDE9FE"/>
            <w:tcMar>
              <w:top w:w="200" w:type="dxa"/>
              <w:left w:w="100" w:type="dxa"/>
              <w:bottom w:w="200" w:type="dxa"/>
              <w:right w:w="100" w:type="dxa"/>
            </w:tcMar>
          </w:tcPr>
          <w:p w14:paraId="2BB493B1" w14:textId="77777777" w:rsidR="001A20E6" w:rsidRDefault="00000000">
            <w:pPr>
              <w:pStyle w:val="TableCellCalendarDayHeader"/>
            </w:pPr>
            <w:r>
              <w:rPr>
                <w:color w:val="6D28D9"/>
              </w:rPr>
              <w:t>Sunday</w:t>
            </w:r>
          </w:p>
          <w:p w14:paraId="4992BF1F" w14:textId="77777777" w:rsidR="001A20E6" w:rsidRDefault="00000000">
            <w:pPr>
              <w:pStyle w:val="TableCellCalendarDateHeader"/>
            </w:pPr>
            <w:r>
              <w:rPr>
                <w:color w:val="6D28D9"/>
              </w:rPr>
              <w:t>Apr 18</w:t>
            </w:r>
          </w:p>
          <w:p w14:paraId="1DBAEF97"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278639D7" w14:textId="77777777" w:rsidR="001A20E6" w:rsidRDefault="00000000">
            <w:pPr>
              <w:pStyle w:val="TableCellCalendarDayHeader"/>
            </w:pPr>
            <w:r>
              <w:rPr>
                <w:color w:val="6D28D9"/>
              </w:rPr>
              <w:t>Monday</w:t>
            </w:r>
          </w:p>
          <w:p w14:paraId="6365B99B" w14:textId="77777777" w:rsidR="001A20E6" w:rsidRDefault="00000000">
            <w:pPr>
              <w:pStyle w:val="TableCellCalendarDateHeader"/>
            </w:pPr>
            <w:r>
              <w:rPr>
                <w:color w:val="6D28D9"/>
              </w:rPr>
              <w:t>Apr 19</w:t>
            </w:r>
          </w:p>
          <w:p w14:paraId="508E5A9B"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0036CA59" w14:textId="77777777" w:rsidR="001A20E6" w:rsidRDefault="00000000">
            <w:pPr>
              <w:pStyle w:val="TableCellCalendarDayHeader"/>
            </w:pPr>
            <w:r>
              <w:rPr>
                <w:color w:val="6D28D9"/>
              </w:rPr>
              <w:t>Tuesday</w:t>
            </w:r>
          </w:p>
          <w:p w14:paraId="50FD6A3C" w14:textId="77777777" w:rsidR="001A20E6" w:rsidRDefault="00000000">
            <w:pPr>
              <w:pStyle w:val="TableCellCalendarDateHeader"/>
            </w:pPr>
            <w:r>
              <w:rPr>
                <w:color w:val="6D28D9"/>
              </w:rPr>
              <w:t>Apr 20</w:t>
            </w:r>
          </w:p>
          <w:p w14:paraId="24E15897"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74106415" w14:textId="77777777" w:rsidR="001A20E6" w:rsidRDefault="00000000">
            <w:pPr>
              <w:pStyle w:val="TableCellCalendarDayHeader"/>
            </w:pPr>
            <w:r>
              <w:rPr>
                <w:color w:val="6D28D9"/>
              </w:rPr>
              <w:t>Wednesday</w:t>
            </w:r>
          </w:p>
          <w:p w14:paraId="33DC618E" w14:textId="77777777" w:rsidR="001A20E6" w:rsidRDefault="00000000">
            <w:pPr>
              <w:pStyle w:val="TableCellCalendarDateHeader"/>
            </w:pPr>
            <w:r>
              <w:rPr>
                <w:color w:val="6D28D9"/>
              </w:rPr>
              <w:t>Apr 21</w:t>
            </w:r>
          </w:p>
          <w:p w14:paraId="28975C07"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51B25168" w14:textId="77777777" w:rsidR="001A20E6" w:rsidRDefault="00000000">
            <w:pPr>
              <w:pStyle w:val="TableCellCalendarDayHeader"/>
            </w:pPr>
            <w:r>
              <w:rPr>
                <w:color w:val="6D28D9"/>
              </w:rPr>
              <w:t>Thursday</w:t>
            </w:r>
          </w:p>
          <w:p w14:paraId="40E9ECF4" w14:textId="77777777" w:rsidR="001A20E6" w:rsidRDefault="00000000">
            <w:pPr>
              <w:pStyle w:val="TableCellCalendarDateHeader"/>
            </w:pPr>
            <w:r>
              <w:rPr>
                <w:color w:val="6D28D9"/>
              </w:rPr>
              <w:t>Apr 22</w:t>
            </w:r>
          </w:p>
          <w:p w14:paraId="6934353D"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12EB54E2" w14:textId="77777777" w:rsidR="001A20E6" w:rsidRDefault="00000000">
            <w:pPr>
              <w:pStyle w:val="TableCellCalendarDayHeader"/>
            </w:pPr>
            <w:r>
              <w:rPr>
                <w:color w:val="6D28D9"/>
              </w:rPr>
              <w:t>Friday</w:t>
            </w:r>
          </w:p>
          <w:p w14:paraId="69240EE8" w14:textId="77777777" w:rsidR="001A20E6" w:rsidRDefault="00000000">
            <w:pPr>
              <w:pStyle w:val="TableCellCalendarDateHeader"/>
            </w:pPr>
            <w:r>
              <w:rPr>
                <w:color w:val="6D28D9"/>
              </w:rPr>
              <w:t>Apr 23</w:t>
            </w:r>
          </w:p>
          <w:p w14:paraId="275CCBF3"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2E08F1CF" w14:textId="77777777" w:rsidR="001A20E6" w:rsidRDefault="00000000">
            <w:pPr>
              <w:pStyle w:val="TableCellCalendarDayHeader"/>
            </w:pPr>
            <w:r>
              <w:rPr>
                <w:color w:val="F57C00"/>
              </w:rPr>
              <w:t>Saturday</w:t>
            </w:r>
          </w:p>
          <w:p w14:paraId="28316572" w14:textId="77777777" w:rsidR="001A20E6" w:rsidRDefault="00000000">
            <w:pPr>
              <w:pStyle w:val="TableCellCalendarDateHeader"/>
            </w:pPr>
            <w:r>
              <w:rPr>
                <w:color w:val="F57C00"/>
              </w:rPr>
              <w:t>Apr 24</w:t>
            </w:r>
          </w:p>
          <w:p w14:paraId="0A0D98B0" w14:textId="77777777" w:rsidR="001A20E6" w:rsidRDefault="00000000">
            <w:pPr>
              <w:pStyle w:val="TableCellCatchupLabel"/>
            </w:pPr>
            <w:r>
              <w:rPr>
                <w:color w:val="F57C00"/>
              </w:rPr>
              <w:t>Catchup Day</w:t>
            </w:r>
          </w:p>
        </w:tc>
      </w:tr>
      <w:tr w:rsidR="001A20E6" w14:paraId="3944C2D7" w14:textId="77777777">
        <w:tc>
          <w:tcPr>
            <w:tcW w:w="700" w:type="pct"/>
            <w:shd w:val="clear" w:color="auto" w:fill="EDE9FE"/>
            <w:tcMar>
              <w:top w:w="150" w:type="dxa"/>
              <w:left w:w="100" w:type="dxa"/>
              <w:bottom w:w="150" w:type="dxa"/>
              <w:right w:w="100" w:type="dxa"/>
            </w:tcMar>
          </w:tcPr>
          <w:p w14:paraId="1D8E95F4" w14:textId="77777777" w:rsidR="001A20E6" w:rsidRDefault="00000000">
            <w:pPr>
              <w:pStyle w:val="TableCellTaskSubject"/>
            </w:pPr>
            <w:r>
              <w:t>Geography</w:t>
            </w:r>
          </w:p>
          <w:p w14:paraId="021B8065" w14:textId="77777777" w:rsidR="001A20E6" w:rsidRDefault="00000000">
            <w:pPr>
              <w:pStyle w:val="TableCellTaskDetails"/>
            </w:pPr>
            <w:r>
              <w:t>• Test - TEST — 3h</w:t>
            </w:r>
          </w:p>
          <w:p w14:paraId="7419527E" w14:textId="77777777" w:rsidR="001A20E6" w:rsidRDefault="00000000">
            <w:pPr>
              <w:pStyle w:val="TableCellTaskBadge"/>
              <w:shd w:val="clear" w:color="auto" w:fill="FFF3E0"/>
            </w:pPr>
            <w:r>
              <w:rPr>
                <w:b/>
                <w:bCs/>
                <w:color w:val="F57C00"/>
              </w:rPr>
              <w:t>TEST</w:t>
            </w:r>
          </w:p>
        </w:tc>
        <w:tc>
          <w:tcPr>
            <w:tcW w:w="700" w:type="pct"/>
            <w:shd w:val="clear" w:color="auto" w:fill="EDE9FE"/>
            <w:tcMar>
              <w:top w:w="150" w:type="dxa"/>
              <w:left w:w="100" w:type="dxa"/>
              <w:bottom w:w="150" w:type="dxa"/>
              <w:right w:w="100" w:type="dxa"/>
            </w:tcMar>
          </w:tcPr>
          <w:p w14:paraId="0A7EA7A3" w14:textId="77777777" w:rsidR="001A20E6" w:rsidRDefault="00000000">
            <w:pPr>
              <w:pStyle w:val="TableCellTaskSubject"/>
            </w:pPr>
            <w:r>
              <w:t>Geography</w:t>
            </w:r>
          </w:p>
          <w:p w14:paraId="37F1C5FF" w14:textId="77777777" w:rsidR="001A20E6" w:rsidRDefault="00000000">
            <w:pPr>
              <w:pStyle w:val="TableCellTaskDetails"/>
            </w:pPr>
            <w:r>
              <w:t>• Revision - Resources - World and India (G08) — 30m</w:t>
            </w:r>
          </w:p>
          <w:p w14:paraId="5145A0CD" w14:textId="77777777" w:rsidR="001A20E6" w:rsidRDefault="00000000">
            <w:pPr>
              <w:pStyle w:val="TableCellTaskBadge"/>
              <w:shd w:val="clear" w:color="auto" w:fill="FCE4EC"/>
            </w:pPr>
            <w:r>
              <w:rPr>
                <w:b/>
                <w:bCs/>
                <w:color w:val="C2185B"/>
              </w:rPr>
              <w:t>REVISION</w:t>
            </w:r>
          </w:p>
          <w:p w14:paraId="7736B827" w14:textId="77777777" w:rsidR="001A20E6" w:rsidRDefault="00000000">
            <w:pPr>
              <w:pStyle w:val="TableCellTaskDetails"/>
            </w:pPr>
            <w:r>
              <w:t>• Revision - Industry - World and India (G09) — 30m</w:t>
            </w:r>
          </w:p>
          <w:p w14:paraId="0943AEA7" w14:textId="77777777" w:rsidR="001A20E6" w:rsidRDefault="00000000">
            <w:pPr>
              <w:pStyle w:val="TableCellTaskBadge"/>
              <w:shd w:val="clear" w:color="auto" w:fill="FCE4EC"/>
            </w:pPr>
            <w:r>
              <w:rPr>
                <w:b/>
                <w:bCs/>
                <w:color w:val="C2185B"/>
              </w:rPr>
              <w:t>REVISION</w:t>
            </w:r>
          </w:p>
          <w:p w14:paraId="048FE129" w14:textId="77777777" w:rsidR="001A20E6" w:rsidRDefault="00000000">
            <w:pPr>
              <w:pStyle w:val="TableCellTaskDetails"/>
            </w:pPr>
            <w:r>
              <w:t>• Practice - Physical geogrpahy of India &amp; Drainage; (G12) — 30m</w:t>
            </w:r>
          </w:p>
          <w:p w14:paraId="1EBDA6FB" w14:textId="77777777" w:rsidR="001A20E6" w:rsidRDefault="00000000">
            <w:pPr>
              <w:pStyle w:val="TableCellTaskBadge"/>
              <w:shd w:val="clear" w:color="auto" w:fill="E8F5E8"/>
            </w:pPr>
            <w:r>
              <w:rPr>
                <w:b/>
                <w:bCs/>
                <w:color w:val="388E3C"/>
              </w:rPr>
              <w:t>PRACTICE</w:t>
            </w:r>
          </w:p>
          <w:p w14:paraId="6CBBB0CA" w14:textId="77777777" w:rsidR="001A20E6" w:rsidRDefault="00000000">
            <w:pPr>
              <w:pStyle w:val="TableCellTaskDetails"/>
            </w:pPr>
            <w:r>
              <w:t>• Practice - Indian Climate &amp; Vegetation (G13) — 30m</w:t>
            </w:r>
          </w:p>
          <w:p w14:paraId="777A2BC4" w14:textId="77777777" w:rsidR="001A20E6" w:rsidRDefault="00000000">
            <w:pPr>
              <w:pStyle w:val="TableCellTaskBadge"/>
              <w:shd w:val="clear" w:color="auto" w:fill="E8F5E8"/>
            </w:pPr>
            <w:r>
              <w:rPr>
                <w:b/>
                <w:bCs/>
                <w:color w:val="388E3C"/>
              </w:rPr>
              <w:t>PRACTICE</w:t>
            </w:r>
          </w:p>
          <w:p w14:paraId="24EDFE1C" w14:textId="77777777" w:rsidR="001A20E6" w:rsidRDefault="00000000">
            <w:pPr>
              <w:pStyle w:val="TableCellTaskDetails"/>
            </w:pPr>
            <w:r>
              <w:t>• Practice - Agriculture and allied Sector - World &amp; India (G14) — 30m</w:t>
            </w:r>
          </w:p>
          <w:p w14:paraId="593A2E0B"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28054CD7" w14:textId="77777777" w:rsidR="001A20E6" w:rsidRDefault="00000000">
            <w:pPr>
              <w:pStyle w:val="TableCellTaskSubject"/>
            </w:pPr>
            <w:r>
              <w:t>Geography</w:t>
            </w:r>
          </w:p>
          <w:p w14:paraId="6E619CB5" w14:textId="77777777" w:rsidR="001A20E6" w:rsidRDefault="00000000">
            <w:pPr>
              <w:pStyle w:val="TableCellTaskDetails"/>
            </w:pPr>
            <w:r>
              <w:t>• Revision - Settlements (G10) — 30m</w:t>
            </w:r>
          </w:p>
          <w:p w14:paraId="31C5CC55" w14:textId="77777777" w:rsidR="001A20E6" w:rsidRDefault="00000000">
            <w:pPr>
              <w:pStyle w:val="TableCellTaskBadge"/>
              <w:shd w:val="clear" w:color="auto" w:fill="FCE4EC"/>
            </w:pPr>
            <w:r>
              <w:rPr>
                <w:b/>
                <w:bCs/>
                <w:color w:val="C2185B"/>
              </w:rPr>
              <w:t>REVISION</w:t>
            </w:r>
          </w:p>
          <w:p w14:paraId="0C3CA708" w14:textId="77777777" w:rsidR="001A20E6" w:rsidRDefault="00000000">
            <w:pPr>
              <w:pStyle w:val="TableCellTaskDetails"/>
            </w:pPr>
            <w:r>
              <w:t>• Revision - Population and Migration (G11) — 30m</w:t>
            </w:r>
          </w:p>
          <w:p w14:paraId="0DE0A2B2" w14:textId="77777777" w:rsidR="001A20E6" w:rsidRDefault="00000000">
            <w:pPr>
              <w:pStyle w:val="TableCellTaskBadge"/>
              <w:shd w:val="clear" w:color="auto" w:fill="FCE4EC"/>
            </w:pPr>
            <w:r>
              <w:rPr>
                <w:b/>
                <w:bCs/>
                <w:color w:val="C2185B"/>
              </w:rPr>
              <w:t>REVISION</w:t>
            </w:r>
          </w:p>
          <w:p w14:paraId="7DCE3065" w14:textId="77777777" w:rsidR="001A20E6" w:rsidRDefault="00000000">
            <w:pPr>
              <w:pStyle w:val="TableCellTaskDetails"/>
            </w:pPr>
            <w:r>
              <w:t>• Practice - Trade, Transport and Communication - World &amp; India (G15) — 30m</w:t>
            </w:r>
          </w:p>
          <w:p w14:paraId="6A23998F" w14:textId="77777777" w:rsidR="001A20E6" w:rsidRDefault="00000000">
            <w:pPr>
              <w:pStyle w:val="TableCellTaskBadge"/>
              <w:shd w:val="clear" w:color="auto" w:fill="E8F5E8"/>
            </w:pPr>
            <w:r>
              <w:rPr>
                <w:b/>
                <w:bCs/>
                <w:color w:val="388E3C"/>
              </w:rPr>
              <w:t>PRACTICE</w:t>
            </w:r>
          </w:p>
          <w:p w14:paraId="72C7015A" w14:textId="77777777" w:rsidR="001A20E6" w:rsidRDefault="00000000">
            <w:pPr>
              <w:pStyle w:val="TableCellTaskDetails"/>
            </w:pPr>
            <w:r>
              <w:t>• Practice - Environmental Geography (G16) — 30m</w:t>
            </w:r>
          </w:p>
          <w:p w14:paraId="578BC3F1" w14:textId="77777777" w:rsidR="001A20E6" w:rsidRDefault="00000000">
            <w:pPr>
              <w:pStyle w:val="TableCellTaskBadge"/>
              <w:shd w:val="clear" w:color="auto" w:fill="E8F5E8"/>
            </w:pPr>
            <w:r>
              <w:rPr>
                <w:b/>
                <w:bCs/>
                <w:color w:val="388E3C"/>
              </w:rPr>
              <w:t>PRACTICE</w:t>
            </w:r>
          </w:p>
          <w:p w14:paraId="27E8E41F" w14:textId="77777777" w:rsidR="001A20E6" w:rsidRDefault="00000000">
            <w:pPr>
              <w:pStyle w:val="TableCellTaskDetails"/>
            </w:pPr>
            <w:r>
              <w:t>• Practice - Broad / Overlap (G00) — 30m</w:t>
            </w:r>
          </w:p>
          <w:p w14:paraId="2C843E7F"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685E61AE" w14:textId="77777777" w:rsidR="001A20E6" w:rsidRDefault="00000000">
            <w:pPr>
              <w:pStyle w:val="TableCellTaskSubject"/>
            </w:pPr>
            <w:r>
              <w:t>Science &amp; Technology</w:t>
            </w:r>
          </w:p>
          <w:p w14:paraId="07D63E5C" w14:textId="77777777" w:rsidR="001A20E6" w:rsidRDefault="00000000">
            <w:pPr>
              <w:pStyle w:val="TableCellTaskDetails"/>
            </w:pPr>
            <w:r>
              <w:t>• Revision - Bio-Technology (T02) — 30m</w:t>
            </w:r>
          </w:p>
          <w:p w14:paraId="41230359" w14:textId="77777777" w:rsidR="001A20E6" w:rsidRDefault="00000000">
            <w:pPr>
              <w:pStyle w:val="TableCellTaskBadge"/>
              <w:shd w:val="clear" w:color="auto" w:fill="FCE4EC"/>
            </w:pPr>
            <w:r>
              <w:rPr>
                <w:b/>
                <w:bCs/>
                <w:color w:val="C2185B"/>
              </w:rPr>
              <w:t>REVISION</w:t>
            </w:r>
          </w:p>
          <w:p w14:paraId="77444273" w14:textId="77777777" w:rsidR="001A20E6" w:rsidRDefault="00000000">
            <w:pPr>
              <w:pStyle w:val="TableCellTaskDetails"/>
            </w:pPr>
            <w:r>
              <w:t>• Revision - Medical science and Health (T03) — 30m</w:t>
            </w:r>
          </w:p>
          <w:p w14:paraId="10B61CCF" w14:textId="77777777" w:rsidR="001A20E6" w:rsidRDefault="00000000">
            <w:pPr>
              <w:pStyle w:val="TableCellTaskBadge"/>
              <w:shd w:val="clear" w:color="auto" w:fill="FCE4EC"/>
            </w:pPr>
            <w:r>
              <w:rPr>
                <w:b/>
                <w:bCs/>
                <w:color w:val="C2185B"/>
              </w:rPr>
              <w:t>REVISION</w:t>
            </w:r>
          </w:p>
          <w:p w14:paraId="357BDB63" w14:textId="77777777" w:rsidR="001A20E6" w:rsidRDefault="00000000">
            <w:pPr>
              <w:pStyle w:val="TableCellTaskDetails"/>
            </w:pPr>
            <w:r>
              <w:t>• Practice - Medical science and Health (T03) — 30m</w:t>
            </w:r>
          </w:p>
          <w:p w14:paraId="6B9C228E" w14:textId="77777777" w:rsidR="001A20E6" w:rsidRDefault="00000000">
            <w:pPr>
              <w:pStyle w:val="TableCellTaskBadge"/>
              <w:shd w:val="clear" w:color="auto" w:fill="E8F5E8"/>
            </w:pPr>
            <w:r>
              <w:rPr>
                <w:b/>
                <w:bCs/>
                <w:color w:val="388E3C"/>
              </w:rPr>
              <w:t>PRACTICE</w:t>
            </w:r>
          </w:p>
          <w:p w14:paraId="5FE68743" w14:textId="77777777" w:rsidR="001A20E6" w:rsidRDefault="00000000">
            <w:pPr>
              <w:pStyle w:val="TableCellTaskDetails"/>
            </w:pPr>
            <w:r>
              <w:t>• Practice - Space Technology (T04) — 30m</w:t>
            </w:r>
          </w:p>
          <w:p w14:paraId="29E001EA" w14:textId="77777777" w:rsidR="001A20E6" w:rsidRDefault="00000000">
            <w:pPr>
              <w:pStyle w:val="TableCellTaskBadge"/>
              <w:shd w:val="clear" w:color="auto" w:fill="E8F5E8"/>
            </w:pPr>
            <w:r>
              <w:rPr>
                <w:b/>
                <w:bCs/>
                <w:color w:val="388E3C"/>
              </w:rPr>
              <w:t>PRACTICE</w:t>
            </w:r>
          </w:p>
          <w:p w14:paraId="11B6290E" w14:textId="77777777" w:rsidR="001A20E6" w:rsidRDefault="00000000">
            <w:pPr>
              <w:pStyle w:val="TableCellTaskDetails"/>
            </w:pPr>
            <w:r>
              <w:t>• Practice - Computer and ICT (T05) — 30m</w:t>
            </w:r>
          </w:p>
          <w:p w14:paraId="1451B6A9"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1DD92A31" w14:textId="77777777" w:rsidR="001A20E6" w:rsidRDefault="00000000">
            <w:pPr>
              <w:pStyle w:val="TableCellTaskSubject"/>
            </w:pPr>
            <w:r>
              <w:t>Science &amp; Technology</w:t>
            </w:r>
          </w:p>
          <w:p w14:paraId="2F346781" w14:textId="77777777" w:rsidR="001A20E6" w:rsidRDefault="00000000">
            <w:pPr>
              <w:pStyle w:val="TableCellTaskDetails"/>
            </w:pPr>
            <w:r>
              <w:t>• Revision - Space Technology (T04) — 30m</w:t>
            </w:r>
          </w:p>
          <w:p w14:paraId="08738134" w14:textId="77777777" w:rsidR="001A20E6" w:rsidRDefault="00000000">
            <w:pPr>
              <w:pStyle w:val="TableCellTaskBadge"/>
              <w:shd w:val="clear" w:color="auto" w:fill="FCE4EC"/>
            </w:pPr>
            <w:r>
              <w:rPr>
                <w:b/>
                <w:bCs/>
                <w:color w:val="C2185B"/>
              </w:rPr>
              <w:t>REVISION</w:t>
            </w:r>
          </w:p>
          <w:p w14:paraId="52306A5A" w14:textId="77777777" w:rsidR="001A20E6" w:rsidRDefault="00000000">
            <w:pPr>
              <w:pStyle w:val="TableCellTaskDetails"/>
            </w:pPr>
            <w:r>
              <w:t>• Revision - Computer and ICT (T05) — 30m</w:t>
            </w:r>
          </w:p>
          <w:p w14:paraId="266CDCF5" w14:textId="77777777" w:rsidR="001A20E6" w:rsidRDefault="00000000">
            <w:pPr>
              <w:pStyle w:val="TableCellTaskBadge"/>
              <w:shd w:val="clear" w:color="auto" w:fill="FCE4EC"/>
            </w:pPr>
            <w:r>
              <w:rPr>
                <w:b/>
                <w:bCs/>
                <w:color w:val="C2185B"/>
              </w:rPr>
              <w:t>REVISION</w:t>
            </w:r>
          </w:p>
          <w:p w14:paraId="396569D0" w14:textId="77777777" w:rsidR="001A20E6" w:rsidRDefault="00000000">
            <w:pPr>
              <w:pStyle w:val="TableCellTaskDetails"/>
            </w:pPr>
            <w:r>
              <w:t>• Practice - Nuclear Technology (T06) — 30m</w:t>
            </w:r>
          </w:p>
          <w:p w14:paraId="02991CFE" w14:textId="77777777" w:rsidR="001A20E6" w:rsidRDefault="00000000">
            <w:pPr>
              <w:pStyle w:val="TableCellTaskBadge"/>
              <w:shd w:val="clear" w:color="auto" w:fill="E8F5E8"/>
            </w:pPr>
            <w:r>
              <w:rPr>
                <w:b/>
                <w:bCs/>
                <w:color w:val="388E3C"/>
              </w:rPr>
              <w:t>PRACTICE</w:t>
            </w:r>
          </w:p>
          <w:p w14:paraId="46F9FA3D" w14:textId="77777777" w:rsidR="001A20E6" w:rsidRDefault="00000000">
            <w:pPr>
              <w:pStyle w:val="TableCellTaskDetails"/>
            </w:pPr>
            <w:r>
              <w:t>• Practice - Defence Technology (T07) — 30m</w:t>
            </w:r>
          </w:p>
          <w:p w14:paraId="7F01D851" w14:textId="77777777" w:rsidR="001A20E6" w:rsidRDefault="00000000">
            <w:pPr>
              <w:pStyle w:val="TableCellTaskBadge"/>
              <w:shd w:val="clear" w:color="auto" w:fill="E8F5E8"/>
            </w:pPr>
            <w:r>
              <w:rPr>
                <w:b/>
                <w:bCs/>
                <w:color w:val="388E3C"/>
              </w:rPr>
              <w:t>PRACTICE</w:t>
            </w:r>
          </w:p>
          <w:p w14:paraId="04D48A53" w14:textId="77777777" w:rsidR="001A20E6" w:rsidRDefault="00000000">
            <w:pPr>
              <w:pStyle w:val="TableCellTaskDetails"/>
            </w:pPr>
            <w:r>
              <w:t>• Practice - Nanotechnology (T08) — 30m</w:t>
            </w:r>
          </w:p>
          <w:p w14:paraId="68CB3F08"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583E0E8A" w14:textId="77777777" w:rsidR="001A20E6" w:rsidRDefault="00000000">
            <w:pPr>
              <w:pStyle w:val="TableCellTaskSubject"/>
            </w:pPr>
            <w:r>
              <w:t>Indian Polity and Governance</w:t>
            </w:r>
          </w:p>
          <w:p w14:paraId="5FC0AEE7" w14:textId="77777777" w:rsidR="001A20E6" w:rsidRDefault="00000000">
            <w:pPr>
              <w:pStyle w:val="TableCellTaskDetails"/>
            </w:pPr>
            <w:r>
              <w:t>• Revision - State Government (P04) — 30m</w:t>
            </w:r>
          </w:p>
          <w:p w14:paraId="7E02CDE6" w14:textId="77777777" w:rsidR="001A20E6" w:rsidRDefault="00000000">
            <w:pPr>
              <w:pStyle w:val="TableCellTaskBadge"/>
              <w:shd w:val="clear" w:color="auto" w:fill="FCE4EC"/>
            </w:pPr>
            <w:r>
              <w:rPr>
                <w:b/>
                <w:bCs/>
                <w:color w:val="C2185B"/>
              </w:rPr>
              <w:t>REVISION</w:t>
            </w:r>
          </w:p>
          <w:p w14:paraId="4CA1E5AB" w14:textId="77777777" w:rsidR="001A20E6" w:rsidRDefault="00000000">
            <w:pPr>
              <w:pStyle w:val="TableCellTaskDetails"/>
            </w:pPr>
            <w:r>
              <w:t>• Revision - Local Government (P05) — 30m</w:t>
            </w:r>
          </w:p>
          <w:p w14:paraId="79F4A75C" w14:textId="77777777" w:rsidR="001A20E6" w:rsidRDefault="00000000">
            <w:pPr>
              <w:pStyle w:val="TableCellTaskBadge"/>
              <w:shd w:val="clear" w:color="auto" w:fill="FCE4EC"/>
            </w:pPr>
            <w:r>
              <w:rPr>
                <w:b/>
                <w:bCs/>
                <w:color w:val="C2185B"/>
              </w:rPr>
              <w:t>REVISION</w:t>
            </w:r>
          </w:p>
          <w:p w14:paraId="39C5773F" w14:textId="77777777" w:rsidR="001A20E6" w:rsidRDefault="00000000">
            <w:pPr>
              <w:pStyle w:val="TableCellTaskDetails"/>
            </w:pPr>
            <w:r>
              <w:t>• Practice - Union Territories (P06) — 30m</w:t>
            </w:r>
          </w:p>
          <w:p w14:paraId="677C8B45" w14:textId="77777777" w:rsidR="001A20E6" w:rsidRDefault="00000000">
            <w:pPr>
              <w:pStyle w:val="TableCellTaskBadge"/>
              <w:shd w:val="clear" w:color="auto" w:fill="E8F5E8"/>
            </w:pPr>
            <w:r>
              <w:rPr>
                <w:b/>
                <w:bCs/>
                <w:color w:val="388E3C"/>
              </w:rPr>
              <w:t>PRACTICE</w:t>
            </w:r>
          </w:p>
          <w:p w14:paraId="2FF7B8AC" w14:textId="77777777" w:rsidR="001A20E6" w:rsidRDefault="00000000">
            <w:pPr>
              <w:pStyle w:val="TableCellTaskDetails"/>
            </w:pPr>
            <w:r>
              <w:t>• Practice - Constitutional Bodies (P07) — 30m</w:t>
            </w:r>
          </w:p>
          <w:p w14:paraId="4D7479D2" w14:textId="77777777" w:rsidR="001A20E6" w:rsidRDefault="00000000">
            <w:pPr>
              <w:pStyle w:val="TableCellTaskBadge"/>
              <w:shd w:val="clear" w:color="auto" w:fill="E8F5E8"/>
            </w:pPr>
            <w:r>
              <w:rPr>
                <w:b/>
                <w:bCs/>
                <w:color w:val="388E3C"/>
              </w:rPr>
              <w:t>PRACTICE</w:t>
            </w:r>
          </w:p>
          <w:p w14:paraId="0872573E" w14:textId="77777777" w:rsidR="001A20E6" w:rsidRDefault="00000000">
            <w:pPr>
              <w:pStyle w:val="TableCellTaskDetails"/>
            </w:pPr>
            <w:r>
              <w:t>• Practice - Non-Constitutional Bodies (P08) — 30m</w:t>
            </w:r>
          </w:p>
          <w:p w14:paraId="258992DB"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29D3B147" w14:textId="77777777" w:rsidR="001A20E6" w:rsidRDefault="001A20E6"/>
        </w:tc>
      </w:tr>
      <w:tr w:rsidR="001A20E6" w14:paraId="2164F2BC" w14:textId="77777777">
        <w:tc>
          <w:tcPr>
            <w:tcW w:w="700" w:type="pct"/>
            <w:shd w:val="clear" w:color="auto" w:fill="EDE9FE"/>
            <w:tcMar>
              <w:top w:w="150" w:type="dxa"/>
              <w:left w:w="100" w:type="dxa"/>
              <w:bottom w:w="150" w:type="dxa"/>
              <w:right w:w="100" w:type="dxa"/>
            </w:tcMar>
          </w:tcPr>
          <w:p w14:paraId="1DF387FA" w14:textId="77777777" w:rsidR="001A20E6" w:rsidRDefault="00000000">
            <w:pPr>
              <w:pStyle w:val="TableCellTaskSubject"/>
            </w:pPr>
            <w:r>
              <w:t>Environment, Ecology and Disaster Management</w:t>
            </w:r>
          </w:p>
          <w:p w14:paraId="22B43B71" w14:textId="77777777" w:rsidR="001A20E6" w:rsidRDefault="00000000">
            <w:pPr>
              <w:pStyle w:val="TableCellTaskDetails"/>
            </w:pPr>
            <w:r>
              <w:t>• Test - TEST — 3h</w:t>
            </w:r>
          </w:p>
          <w:p w14:paraId="77592BAC" w14:textId="77777777" w:rsidR="001A20E6" w:rsidRDefault="00000000">
            <w:pPr>
              <w:pStyle w:val="TableCellTaskBadge"/>
              <w:shd w:val="clear" w:color="auto" w:fill="FFF3E0"/>
            </w:pPr>
            <w:r>
              <w:rPr>
                <w:b/>
                <w:bCs/>
                <w:color w:val="F57C00"/>
              </w:rPr>
              <w:t>TEST</w:t>
            </w:r>
          </w:p>
        </w:tc>
        <w:tc>
          <w:tcPr>
            <w:tcW w:w="700" w:type="pct"/>
            <w:shd w:val="clear" w:color="auto" w:fill="EDE9FE"/>
            <w:tcMar>
              <w:top w:w="150" w:type="dxa"/>
              <w:left w:w="100" w:type="dxa"/>
              <w:bottom w:w="150" w:type="dxa"/>
              <w:right w:w="100" w:type="dxa"/>
            </w:tcMar>
          </w:tcPr>
          <w:p w14:paraId="32ED6C95" w14:textId="77777777" w:rsidR="001A20E6" w:rsidRDefault="00000000">
            <w:pPr>
              <w:pStyle w:val="TableCellTaskSubject"/>
            </w:pPr>
            <w:r>
              <w:t>Environment, Ecology and Disaster Management</w:t>
            </w:r>
          </w:p>
          <w:p w14:paraId="596B56C9" w14:textId="77777777" w:rsidR="001A20E6" w:rsidRDefault="00000000">
            <w:pPr>
              <w:pStyle w:val="TableCellTaskDetails"/>
            </w:pPr>
            <w:r>
              <w:t>• Revision - Land Degradation (B06) — 30m</w:t>
            </w:r>
          </w:p>
          <w:p w14:paraId="05ED41E0" w14:textId="77777777" w:rsidR="001A20E6" w:rsidRDefault="00000000">
            <w:pPr>
              <w:pStyle w:val="TableCellTaskBadge"/>
              <w:shd w:val="clear" w:color="auto" w:fill="FCE4EC"/>
            </w:pPr>
            <w:r>
              <w:rPr>
                <w:b/>
                <w:bCs/>
                <w:color w:val="C2185B"/>
              </w:rPr>
              <w:t>REVISION</w:t>
            </w:r>
          </w:p>
          <w:p w14:paraId="7A04F494" w14:textId="77777777" w:rsidR="001A20E6" w:rsidRDefault="00000000">
            <w:pPr>
              <w:pStyle w:val="TableCellTaskDetails"/>
            </w:pPr>
            <w:r>
              <w:t>• Revision - Waste Management (B07) — 30m</w:t>
            </w:r>
          </w:p>
          <w:p w14:paraId="2B27D98A" w14:textId="77777777" w:rsidR="001A20E6" w:rsidRDefault="00000000">
            <w:pPr>
              <w:pStyle w:val="TableCellTaskBadge"/>
              <w:shd w:val="clear" w:color="auto" w:fill="FCE4EC"/>
            </w:pPr>
            <w:r>
              <w:rPr>
                <w:b/>
                <w:bCs/>
                <w:color w:val="C2185B"/>
              </w:rPr>
              <w:t>REVISION</w:t>
            </w:r>
          </w:p>
          <w:p w14:paraId="32D13BB4" w14:textId="77777777" w:rsidR="001A20E6" w:rsidRDefault="00000000">
            <w:pPr>
              <w:pStyle w:val="TableCellTaskDetails"/>
            </w:pPr>
            <w:r>
              <w:t>• Practice - Global Warming and Climate Change (B09) — 30m</w:t>
            </w:r>
          </w:p>
          <w:p w14:paraId="1FEC478D" w14:textId="77777777" w:rsidR="001A20E6" w:rsidRDefault="00000000">
            <w:pPr>
              <w:pStyle w:val="TableCellTaskBadge"/>
              <w:shd w:val="clear" w:color="auto" w:fill="E8F5E8"/>
            </w:pPr>
            <w:r>
              <w:rPr>
                <w:b/>
                <w:bCs/>
                <w:color w:val="388E3C"/>
              </w:rPr>
              <w:t>PRACTICE</w:t>
            </w:r>
          </w:p>
          <w:p w14:paraId="4681B9EC" w14:textId="77777777" w:rsidR="001A20E6" w:rsidRDefault="00000000">
            <w:pPr>
              <w:pStyle w:val="TableCellTaskDetails"/>
            </w:pPr>
            <w:r>
              <w:t>• Practice - Green Revolution and Sustainable Agriculture (B10) — 30m</w:t>
            </w:r>
          </w:p>
          <w:p w14:paraId="79C67A6F" w14:textId="77777777" w:rsidR="001A20E6" w:rsidRDefault="00000000">
            <w:pPr>
              <w:pStyle w:val="TableCellTaskBadge"/>
              <w:shd w:val="clear" w:color="auto" w:fill="E8F5E8"/>
            </w:pPr>
            <w:r>
              <w:rPr>
                <w:b/>
                <w:bCs/>
                <w:color w:val="388E3C"/>
              </w:rPr>
              <w:t>PRACTICE</w:t>
            </w:r>
          </w:p>
          <w:p w14:paraId="4E53DD26" w14:textId="77777777" w:rsidR="001A20E6" w:rsidRDefault="00000000">
            <w:pPr>
              <w:pStyle w:val="TableCellTaskDetails"/>
            </w:pPr>
            <w:r>
              <w:t>• Practice - Renewable Energy (B11) — 30m</w:t>
            </w:r>
          </w:p>
          <w:p w14:paraId="0257D925"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7F3207DA" w14:textId="77777777" w:rsidR="001A20E6" w:rsidRDefault="00000000">
            <w:pPr>
              <w:pStyle w:val="TableCellTaskSubject"/>
            </w:pPr>
            <w:r>
              <w:t>Science &amp; Technology</w:t>
            </w:r>
          </w:p>
          <w:p w14:paraId="3D6424DE" w14:textId="77777777" w:rsidR="001A20E6" w:rsidRDefault="00000000">
            <w:pPr>
              <w:pStyle w:val="TableCellTaskDetails"/>
            </w:pPr>
            <w:r>
              <w:t>• Revision - Broad / Overlap (T00) — 30m</w:t>
            </w:r>
          </w:p>
          <w:p w14:paraId="45E72DFE" w14:textId="77777777" w:rsidR="001A20E6" w:rsidRDefault="00000000">
            <w:pPr>
              <w:pStyle w:val="TableCellTaskBadge"/>
              <w:shd w:val="clear" w:color="auto" w:fill="FCE4EC"/>
            </w:pPr>
            <w:r>
              <w:rPr>
                <w:b/>
                <w:bCs/>
                <w:color w:val="C2185B"/>
              </w:rPr>
              <w:t>REVISION</w:t>
            </w:r>
          </w:p>
          <w:p w14:paraId="50DC3ED7" w14:textId="77777777" w:rsidR="001A20E6" w:rsidRDefault="00000000">
            <w:pPr>
              <w:pStyle w:val="TableCellTaskDetails"/>
            </w:pPr>
            <w:r>
              <w:t>• Revision - Basics of Science and Technology (T01) — 30m</w:t>
            </w:r>
          </w:p>
          <w:p w14:paraId="2C63A895" w14:textId="77777777" w:rsidR="001A20E6" w:rsidRDefault="00000000">
            <w:pPr>
              <w:pStyle w:val="TableCellTaskBadge"/>
              <w:shd w:val="clear" w:color="auto" w:fill="FCE4EC"/>
            </w:pPr>
            <w:r>
              <w:rPr>
                <w:b/>
                <w:bCs/>
                <w:color w:val="C2185B"/>
              </w:rPr>
              <w:t>REVISION</w:t>
            </w:r>
          </w:p>
          <w:p w14:paraId="064713E1" w14:textId="77777777" w:rsidR="001A20E6" w:rsidRDefault="00000000">
            <w:pPr>
              <w:pStyle w:val="TableCellTaskDetails"/>
            </w:pPr>
            <w:r>
              <w:t>• Practice - Broad / Overlap (T00) — 30m</w:t>
            </w:r>
          </w:p>
          <w:p w14:paraId="6FD2579B" w14:textId="77777777" w:rsidR="001A20E6" w:rsidRDefault="00000000">
            <w:pPr>
              <w:pStyle w:val="TableCellTaskBadge"/>
              <w:shd w:val="clear" w:color="auto" w:fill="E8F5E8"/>
            </w:pPr>
            <w:r>
              <w:rPr>
                <w:b/>
                <w:bCs/>
                <w:color w:val="388E3C"/>
              </w:rPr>
              <w:t>PRACTICE</w:t>
            </w:r>
          </w:p>
          <w:p w14:paraId="7377D057" w14:textId="77777777" w:rsidR="001A20E6" w:rsidRDefault="00000000">
            <w:pPr>
              <w:pStyle w:val="TableCellTaskDetails"/>
            </w:pPr>
            <w:r>
              <w:t>• Practice - Basics of Science and Technology (T01) — 30m</w:t>
            </w:r>
          </w:p>
          <w:p w14:paraId="56807D2F" w14:textId="77777777" w:rsidR="001A20E6" w:rsidRDefault="00000000">
            <w:pPr>
              <w:pStyle w:val="TableCellTaskBadge"/>
              <w:shd w:val="clear" w:color="auto" w:fill="E8F5E8"/>
            </w:pPr>
            <w:r>
              <w:rPr>
                <w:b/>
                <w:bCs/>
                <w:color w:val="388E3C"/>
              </w:rPr>
              <w:t>PRACTICE</w:t>
            </w:r>
          </w:p>
          <w:p w14:paraId="1A4F5D5A" w14:textId="77777777" w:rsidR="001A20E6" w:rsidRDefault="00000000">
            <w:pPr>
              <w:pStyle w:val="TableCellTaskDetails"/>
            </w:pPr>
            <w:r>
              <w:t>• Practice - Bio-Technology (T02) — 30m</w:t>
            </w:r>
          </w:p>
          <w:p w14:paraId="71BD0109"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7ADDB113" w14:textId="77777777" w:rsidR="001A20E6" w:rsidRDefault="00000000">
            <w:pPr>
              <w:pStyle w:val="TableCellTaskSubject"/>
            </w:pPr>
            <w:r>
              <w:t>Indian Polity and Governance</w:t>
            </w:r>
          </w:p>
          <w:p w14:paraId="25DF1B04" w14:textId="77777777" w:rsidR="001A20E6" w:rsidRDefault="00000000">
            <w:pPr>
              <w:pStyle w:val="TableCellTaskDetails"/>
            </w:pPr>
            <w:r>
              <w:t>• Revision - Broad / Overlap (P00) — 30m</w:t>
            </w:r>
          </w:p>
          <w:p w14:paraId="7B1C3EB1" w14:textId="77777777" w:rsidR="001A20E6" w:rsidRDefault="00000000">
            <w:pPr>
              <w:pStyle w:val="TableCellTaskBadge"/>
              <w:shd w:val="clear" w:color="auto" w:fill="FCE4EC"/>
            </w:pPr>
            <w:r>
              <w:rPr>
                <w:b/>
                <w:bCs/>
                <w:color w:val="C2185B"/>
              </w:rPr>
              <w:t>REVISION</w:t>
            </w:r>
          </w:p>
          <w:p w14:paraId="059E0F21" w14:textId="77777777" w:rsidR="001A20E6" w:rsidRDefault="00000000">
            <w:pPr>
              <w:pStyle w:val="TableCellTaskDetails"/>
            </w:pPr>
            <w:r>
              <w:t>• Revision - Constitutional Framework (P01) — 30m</w:t>
            </w:r>
          </w:p>
          <w:p w14:paraId="1BB71E03" w14:textId="77777777" w:rsidR="001A20E6" w:rsidRDefault="00000000">
            <w:pPr>
              <w:pStyle w:val="TableCellTaskBadge"/>
              <w:shd w:val="clear" w:color="auto" w:fill="FCE4EC"/>
            </w:pPr>
            <w:r>
              <w:rPr>
                <w:b/>
                <w:bCs/>
                <w:color w:val="C2185B"/>
              </w:rPr>
              <w:t>REVISION</w:t>
            </w:r>
          </w:p>
          <w:p w14:paraId="5B071555" w14:textId="77777777" w:rsidR="001A20E6" w:rsidRDefault="00000000">
            <w:pPr>
              <w:pStyle w:val="TableCellTaskDetails"/>
            </w:pPr>
            <w:r>
              <w:t>• Practice - Broad / Overlap (P00) — 30m</w:t>
            </w:r>
          </w:p>
          <w:p w14:paraId="39CA3938" w14:textId="77777777" w:rsidR="001A20E6" w:rsidRDefault="00000000">
            <w:pPr>
              <w:pStyle w:val="TableCellTaskBadge"/>
              <w:shd w:val="clear" w:color="auto" w:fill="E8F5E8"/>
            </w:pPr>
            <w:r>
              <w:rPr>
                <w:b/>
                <w:bCs/>
                <w:color w:val="388E3C"/>
              </w:rPr>
              <w:t>PRACTICE</w:t>
            </w:r>
          </w:p>
          <w:p w14:paraId="1E01DCEE" w14:textId="77777777" w:rsidR="001A20E6" w:rsidRDefault="00000000">
            <w:pPr>
              <w:pStyle w:val="TableCellTaskDetails"/>
            </w:pPr>
            <w:r>
              <w:t>• Practice - Constitutional Framework (P01) — 30m</w:t>
            </w:r>
          </w:p>
          <w:p w14:paraId="48856A28" w14:textId="77777777" w:rsidR="001A20E6" w:rsidRDefault="00000000">
            <w:pPr>
              <w:pStyle w:val="TableCellTaskBadge"/>
              <w:shd w:val="clear" w:color="auto" w:fill="E8F5E8"/>
            </w:pPr>
            <w:r>
              <w:rPr>
                <w:b/>
                <w:bCs/>
                <w:color w:val="388E3C"/>
              </w:rPr>
              <w:t>PRACTICE</w:t>
            </w:r>
          </w:p>
          <w:p w14:paraId="41465640" w14:textId="77777777" w:rsidR="001A20E6" w:rsidRDefault="00000000">
            <w:pPr>
              <w:pStyle w:val="TableCellTaskDetails"/>
            </w:pPr>
            <w:r>
              <w:t>• Practice - System of Government (P02) — 30m</w:t>
            </w:r>
          </w:p>
          <w:p w14:paraId="4267A74C"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1D89E47B" w14:textId="77777777" w:rsidR="001A20E6" w:rsidRDefault="00000000">
            <w:pPr>
              <w:pStyle w:val="TableCellTaskSubject"/>
            </w:pPr>
            <w:r>
              <w:t>Indian Polity and Governance</w:t>
            </w:r>
          </w:p>
          <w:p w14:paraId="4E0EFC4E" w14:textId="77777777" w:rsidR="001A20E6" w:rsidRDefault="00000000">
            <w:pPr>
              <w:pStyle w:val="TableCellTaskDetails"/>
            </w:pPr>
            <w:r>
              <w:t>• Revision - System of Government (P02) — 30m</w:t>
            </w:r>
          </w:p>
          <w:p w14:paraId="2FF209F7" w14:textId="77777777" w:rsidR="001A20E6" w:rsidRDefault="00000000">
            <w:pPr>
              <w:pStyle w:val="TableCellTaskBadge"/>
              <w:shd w:val="clear" w:color="auto" w:fill="FCE4EC"/>
            </w:pPr>
            <w:r>
              <w:rPr>
                <w:b/>
                <w:bCs/>
                <w:color w:val="C2185B"/>
              </w:rPr>
              <w:t>REVISION</w:t>
            </w:r>
          </w:p>
          <w:p w14:paraId="73750319" w14:textId="77777777" w:rsidR="001A20E6" w:rsidRDefault="00000000">
            <w:pPr>
              <w:pStyle w:val="TableCellTaskDetails"/>
            </w:pPr>
            <w:r>
              <w:t>• Revision - Central Government (P03) — 30m</w:t>
            </w:r>
          </w:p>
          <w:p w14:paraId="6B04C307" w14:textId="77777777" w:rsidR="001A20E6" w:rsidRDefault="00000000">
            <w:pPr>
              <w:pStyle w:val="TableCellTaskBadge"/>
              <w:shd w:val="clear" w:color="auto" w:fill="FCE4EC"/>
            </w:pPr>
            <w:r>
              <w:rPr>
                <w:b/>
                <w:bCs/>
                <w:color w:val="C2185B"/>
              </w:rPr>
              <w:t>REVISION</w:t>
            </w:r>
          </w:p>
          <w:p w14:paraId="30BAC16E" w14:textId="77777777" w:rsidR="001A20E6" w:rsidRDefault="00000000">
            <w:pPr>
              <w:pStyle w:val="TableCellTaskDetails"/>
            </w:pPr>
            <w:r>
              <w:t>• Practice - Central Government (P03) — 30m</w:t>
            </w:r>
          </w:p>
          <w:p w14:paraId="079B635E" w14:textId="77777777" w:rsidR="001A20E6" w:rsidRDefault="00000000">
            <w:pPr>
              <w:pStyle w:val="TableCellTaskBadge"/>
              <w:shd w:val="clear" w:color="auto" w:fill="E8F5E8"/>
            </w:pPr>
            <w:r>
              <w:rPr>
                <w:b/>
                <w:bCs/>
                <w:color w:val="388E3C"/>
              </w:rPr>
              <w:t>PRACTICE</w:t>
            </w:r>
          </w:p>
          <w:p w14:paraId="6F3FCEC8" w14:textId="77777777" w:rsidR="001A20E6" w:rsidRDefault="00000000">
            <w:pPr>
              <w:pStyle w:val="TableCellTaskDetails"/>
            </w:pPr>
            <w:r>
              <w:t>• Practice - State Government (P04) — 30m</w:t>
            </w:r>
          </w:p>
          <w:p w14:paraId="7DECD35A" w14:textId="77777777" w:rsidR="001A20E6" w:rsidRDefault="00000000">
            <w:pPr>
              <w:pStyle w:val="TableCellTaskBadge"/>
              <w:shd w:val="clear" w:color="auto" w:fill="E8F5E8"/>
            </w:pPr>
            <w:r>
              <w:rPr>
                <w:b/>
                <w:bCs/>
                <w:color w:val="388E3C"/>
              </w:rPr>
              <w:t>PRACTICE</w:t>
            </w:r>
          </w:p>
          <w:p w14:paraId="017517EA" w14:textId="77777777" w:rsidR="001A20E6" w:rsidRDefault="00000000">
            <w:pPr>
              <w:pStyle w:val="TableCellTaskDetails"/>
            </w:pPr>
            <w:r>
              <w:t>• Practice - Local Government (P05) — 30m</w:t>
            </w:r>
          </w:p>
          <w:p w14:paraId="042314FF"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50E93BD3" w14:textId="77777777" w:rsidR="001A20E6" w:rsidRDefault="00000000">
            <w:pPr>
              <w:pStyle w:val="TableCellTaskSubject"/>
            </w:pPr>
            <w:r>
              <w:t>Indian Economy</w:t>
            </w:r>
          </w:p>
          <w:p w14:paraId="1EA8F40B" w14:textId="77777777" w:rsidR="001A20E6" w:rsidRDefault="00000000">
            <w:pPr>
              <w:pStyle w:val="TableCellTaskDetails"/>
            </w:pPr>
            <w:r>
              <w:t>• Revision - Broad / Overlap (E00) — 30m</w:t>
            </w:r>
          </w:p>
          <w:p w14:paraId="52A718D2" w14:textId="77777777" w:rsidR="001A20E6" w:rsidRDefault="00000000">
            <w:pPr>
              <w:pStyle w:val="TableCellTaskBadge"/>
              <w:shd w:val="clear" w:color="auto" w:fill="FCE4EC"/>
            </w:pPr>
            <w:r>
              <w:rPr>
                <w:b/>
                <w:bCs/>
                <w:color w:val="C2185B"/>
              </w:rPr>
              <w:t>REVISION</w:t>
            </w:r>
          </w:p>
          <w:p w14:paraId="6F700D6C" w14:textId="77777777" w:rsidR="001A20E6" w:rsidRDefault="00000000">
            <w:pPr>
              <w:pStyle w:val="TableCellTaskDetails"/>
            </w:pPr>
            <w:r>
              <w:t>• Revision - Basic concepts and definitions (E01) — 30m</w:t>
            </w:r>
          </w:p>
          <w:p w14:paraId="38BFDFF8" w14:textId="77777777" w:rsidR="001A20E6" w:rsidRDefault="00000000">
            <w:pPr>
              <w:pStyle w:val="TableCellTaskBadge"/>
              <w:shd w:val="clear" w:color="auto" w:fill="FCE4EC"/>
            </w:pPr>
            <w:r>
              <w:rPr>
                <w:b/>
                <w:bCs/>
                <w:color w:val="C2185B"/>
              </w:rPr>
              <w:t>REVISION</w:t>
            </w:r>
          </w:p>
          <w:p w14:paraId="340010F9" w14:textId="77777777" w:rsidR="001A20E6" w:rsidRDefault="00000000">
            <w:pPr>
              <w:pStyle w:val="TableCellTaskDetails"/>
            </w:pPr>
            <w:r>
              <w:t>• Practice - Broad / Overlap (E00) — 30m</w:t>
            </w:r>
          </w:p>
          <w:p w14:paraId="0197FF2C" w14:textId="77777777" w:rsidR="001A20E6" w:rsidRDefault="00000000">
            <w:pPr>
              <w:pStyle w:val="TableCellTaskBadge"/>
              <w:shd w:val="clear" w:color="auto" w:fill="E8F5E8"/>
            </w:pPr>
            <w:r>
              <w:rPr>
                <w:b/>
                <w:bCs/>
                <w:color w:val="388E3C"/>
              </w:rPr>
              <w:t>PRACTICE</w:t>
            </w:r>
          </w:p>
          <w:p w14:paraId="3F24DEE0" w14:textId="77777777" w:rsidR="001A20E6" w:rsidRDefault="00000000">
            <w:pPr>
              <w:pStyle w:val="TableCellTaskDetails"/>
            </w:pPr>
            <w:r>
              <w:t>• Practice - Basic concepts and definitions (E01) — 30m</w:t>
            </w:r>
          </w:p>
          <w:p w14:paraId="04871172" w14:textId="77777777" w:rsidR="001A20E6" w:rsidRDefault="00000000">
            <w:pPr>
              <w:pStyle w:val="TableCellTaskBadge"/>
              <w:shd w:val="clear" w:color="auto" w:fill="E8F5E8"/>
            </w:pPr>
            <w:r>
              <w:rPr>
                <w:b/>
                <w:bCs/>
                <w:color w:val="388E3C"/>
              </w:rPr>
              <w:t>PRACTICE</w:t>
            </w:r>
          </w:p>
          <w:p w14:paraId="4CB4E7BA" w14:textId="77777777" w:rsidR="001A20E6" w:rsidRDefault="00000000">
            <w:pPr>
              <w:pStyle w:val="TableCellTaskDetails"/>
            </w:pPr>
            <w:r>
              <w:t>• Practice - Economic Planning (E02) — 30m</w:t>
            </w:r>
          </w:p>
          <w:p w14:paraId="532AB5F1"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2892C38E" w14:textId="77777777" w:rsidR="001A20E6" w:rsidRDefault="001A20E6"/>
        </w:tc>
      </w:tr>
    </w:tbl>
    <w:p w14:paraId="38C0C919" w14:textId="77777777" w:rsidR="001A20E6" w:rsidRDefault="001A20E6">
      <w:pPr>
        <w:spacing w:after="400"/>
      </w:pPr>
    </w:p>
    <w:p w14:paraId="56EFA3C4" w14:textId="77777777" w:rsidR="001A20E6" w:rsidRDefault="00000000">
      <w:pPr>
        <w:pStyle w:val="ResourceTitle"/>
      </w:pPr>
      <w:r>
        <w:t>📚 Resources for Apr 18 - Apr 24</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35EDCCB4" w14:textId="77777777">
        <w:tc>
          <w:tcPr>
            <w:tcW w:w="1650" w:type="pct"/>
            <w:tcBorders>
              <w:bottom w:val="single" w:sz="2" w:space="0" w:color="D1D5DB"/>
              <w:right w:val="single" w:sz="2" w:space="0" w:color="D1D5DB"/>
            </w:tcBorders>
            <w:tcMar>
              <w:top w:w="200" w:type="dxa"/>
              <w:left w:w="150" w:type="dxa"/>
              <w:bottom w:w="200" w:type="dxa"/>
              <w:right w:w="150" w:type="dxa"/>
            </w:tcMar>
          </w:tcPr>
          <w:p w14:paraId="426A6E52" w14:textId="77777777" w:rsidR="001A20E6" w:rsidRDefault="00000000">
            <w:pPr>
              <w:pStyle w:val="TableCellSubjectName"/>
            </w:pPr>
            <w:r>
              <w:t>Geography</w:t>
            </w:r>
          </w:p>
          <w:p w14:paraId="08170AA5" w14:textId="77777777" w:rsidR="001A20E6" w:rsidRDefault="00000000">
            <w:pPr>
              <w:pStyle w:val="TableCellCategoryTitle"/>
            </w:pPr>
            <w:r>
              <w:t>📝 Practice Materials</w:t>
            </w:r>
          </w:p>
          <w:p w14:paraId="77002106" w14:textId="77777777" w:rsidR="001A20E6" w:rsidRDefault="00000000">
            <w:pPr>
              <w:pStyle w:val="TableCellResourceItem"/>
            </w:pPr>
            <w:r>
              <w:t>• La Excellence Geography Material</w:t>
            </w:r>
          </w:p>
          <w:p w14:paraId="5AFFCF26" w14:textId="77777777" w:rsidR="001A20E6" w:rsidRDefault="00000000">
            <w:pPr>
              <w:pStyle w:val="TableCellResourceItem"/>
            </w:pPr>
            <w:r>
              <w:t>• Mains RRP + Prelims RRP</w:t>
            </w:r>
          </w:p>
          <w:p w14:paraId="22BADB45" w14:textId="77777777" w:rsidR="001A20E6" w:rsidRDefault="00000000">
            <w:pPr>
              <w:pStyle w:val="TableCellResourceItem"/>
            </w:pPr>
            <w:r>
              <w:t>• Prelims &amp; Mains Workbooks</w:t>
            </w:r>
          </w:p>
          <w:p w14:paraId="757AA035" w14:textId="77777777" w:rsidR="001A20E6" w:rsidRDefault="00000000">
            <w:pPr>
              <w:pStyle w:val="TableCellCategoryTitle"/>
            </w:pPr>
            <w:r>
              <w:t>📰 Current Affairs</w:t>
            </w:r>
          </w:p>
          <w:p w14:paraId="7C610FA8" w14:textId="77777777" w:rsidR="001A20E6" w:rsidRDefault="00000000">
            <w:pPr>
              <w:pStyle w:val="TableCellResourceItem"/>
            </w:pPr>
            <w:r>
              <w:t>• Atlas (Orient Blackswan)</w:t>
            </w:r>
          </w:p>
          <w:p w14:paraId="32A28A5B" w14:textId="77777777" w:rsidR="001A20E6" w:rsidRDefault="00000000">
            <w:pPr>
              <w:pStyle w:val="TableCellResourceItem"/>
            </w:pPr>
            <w:r>
              <w:t>• Newspapers (The Hindu – Env/Geo pages)</w:t>
            </w:r>
          </w:p>
          <w:p w14:paraId="20A2954F"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1846BFC8" w14:textId="77777777" w:rsidR="001A20E6" w:rsidRDefault="00000000">
            <w:pPr>
              <w:pStyle w:val="TableCellSubjectName"/>
            </w:pPr>
            <w:r>
              <w:t>Environment, Ecology and Disaster Management</w:t>
            </w:r>
          </w:p>
          <w:p w14:paraId="6D382B74" w14:textId="77777777" w:rsidR="001A20E6" w:rsidRDefault="00000000">
            <w:pPr>
              <w:pStyle w:val="TableCellCategoryTitle"/>
            </w:pPr>
            <w:r>
              <w:t>📝 Practice Materials</w:t>
            </w:r>
          </w:p>
          <w:p w14:paraId="1EE7EC24" w14:textId="77777777" w:rsidR="001A20E6" w:rsidRDefault="00000000">
            <w:pPr>
              <w:pStyle w:val="TableCellResourceItem"/>
            </w:pPr>
            <w:r>
              <w:t>• La Excellence Environment Material</w:t>
            </w:r>
          </w:p>
          <w:p w14:paraId="425AE33D" w14:textId="77777777" w:rsidR="001A20E6" w:rsidRDefault="00000000">
            <w:pPr>
              <w:pStyle w:val="TableCellResourceItem"/>
            </w:pPr>
            <w:r>
              <w:t>• Prelims &amp; Mains Workbooks</w:t>
            </w:r>
          </w:p>
          <w:p w14:paraId="33CC83E9" w14:textId="77777777" w:rsidR="001A20E6" w:rsidRDefault="00000000">
            <w:pPr>
              <w:pStyle w:val="TableCellResourceItem"/>
            </w:pPr>
            <w:r>
              <w:t>• La Excellence DM Material</w:t>
            </w:r>
          </w:p>
          <w:p w14:paraId="47ED58F0" w14:textId="77777777" w:rsidR="001A20E6" w:rsidRDefault="00000000">
            <w:pPr>
              <w:pStyle w:val="TableCellResourceItem"/>
            </w:pPr>
            <w:r>
              <w:t>• Prelims &amp; Mains Workbooks</w:t>
            </w:r>
          </w:p>
          <w:p w14:paraId="7779BA1D" w14:textId="77777777" w:rsidR="001A20E6" w:rsidRDefault="00000000">
            <w:pPr>
              <w:pStyle w:val="TableCellCategoryTitle"/>
            </w:pPr>
            <w:r>
              <w:t>📰 Current Affairs</w:t>
            </w:r>
          </w:p>
          <w:p w14:paraId="13E5DCF4" w14:textId="77777777" w:rsidR="001A20E6" w:rsidRDefault="00000000">
            <w:pPr>
              <w:pStyle w:val="TableCellResourceItem"/>
            </w:pPr>
            <w:r>
              <w:t>• Down to Earth</w:t>
            </w:r>
          </w:p>
          <w:p w14:paraId="745A3E33" w14:textId="77777777" w:rsidR="001A20E6" w:rsidRDefault="00000000">
            <w:pPr>
              <w:pStyle w:val="TableCellResourceItem"/>
            </w:pPr>
            <w:r>
              <w:t>• Newspapers (The Hindu – Env, sections)</w:t>
            </w:r>
          </w:p>
          <w:p w14:paraId="45112842" w14:textId="77777777" w:rsidR="001A20E6" w:rsidRDefault="00000000">
            <w:pPr>
              <w:pStyle w:val="TableCellResourceItem"/>
            </w:pPr>
            <w:r>
              <w:t>• Down to earth</w:t>
            </w:r>
          </w:p>
          <w:p w14:paraId="3E423DE0" w14:textId="77777777" w:rsidR="001A20E6" w:rsidRDefault="00000000">
            <w:pPr>
              <w:pStyle w:val="TableCellResourceItem"/>
            </w:pPr>
            <w:r>
              <w:t>• Disaster coverage – IE/The Hindu</w:t>
            </w:r>
          </w:p>
        </w:tc>
        <w:tc>
          <w:tcPr>
            <w:tcW w:w="1650" w:type="pct"/>
            <w:tcBorders>
              <w:bottom w:val="single" w:sz="2" w:space="0" w:color="D1D5DB"/>
              <w:right w:val="single" w:sz="2" w:space="0" w:color="D1D5DB"/>
            </w:tcBorders>
            <w:tcMar>
              <w:top w:w="200" w:type="dxa"/>
              <w:left w:w="150" w:type="dxa"/>
              <w:bottom w:w="200" w:type="dxa"/>
              <w:right w:w="150" w:type="dxa"/>
            </w:tcMar>
          </w:tcPr>
          <w:p w14:paraId="0E4C824F" w14:textId="77777777" w:rsidR="001A20E6" w:rsidRDefault="00000000">
            <w:pPr>
              <w:pStyle w:val="TableCellSubjectName"/>
            </w:pPr>
            <w:r>
              <w:t>Science &amp; Technology</w:t>
            </w:r>
          </w:p>
          <w:p w14:paraId="282FD290" w14:textId="77777777" w:rsidR="001A20E6" w:rsidRDefault="00000000">
            <w:pPr>
              <w:pStyle w:val="TableCellCategoryTitle"/>
            </w:pPr>
            <w:r>
              <w:t>📝 Practice Materials</w:t>
            </w:r>
          </w:p>
          <w:p w14:paraId="4DADAB30" w14:textId="77777777" w:rsidR="001A20E6" w:rsidRDefault="00000000">
            <w:pPr>
              <w:pStyle w:val="TableCellResourceItem"/>
            </w:pPr>
            <w:r>
              <w:t>• La Excellence S&amp;T Material</w:t>
            </w:r>
          </w:p>
          <w:p w14:paraId="1A8D3837" w14:textId="77777777" w:rsidR="001A20E6" w:rsidRDefault="00000000">
            <w:pPr>
              <w:pStyle w:val="TableCellResourceItem"/>
            </w:pPr>
            <w:r>
              <w:t>• Prelims &amp; Mains Workbooks</w:t>
            </w:r>
          </w:p>
          <w:p w14:paraId="36B25F69" w14:textId="77777777" w:rsidR="001A20E6" w:rsidRDefault="00000000">
            <w:pPr>
              <w:pStyle w:val="TableCellCategoryTitle"/>
            </w:pPr>
            <w:r>
              <w:t>📰 Current Affairs</w:t>
            </w:r>
          </w:p>
          <w:p w14:paraId="74031948" w14:textId="77777777" w:rsidR="001A20E6" w:rsidRDefault="00000000">
            <w:pPr>
              <w:pStyle w:val="TableCellResourceItem"/>
            </w:pPr>
            <w:r>
              <w:t>• Newspapers (The Hindu S&amp;T, PIB updates)</w:t>
            </w:r>
          </w:p>
        </w:tc>
      </w:tr>
      <w:tr w:rsidR="001A20E6" w14:paraId="1E301011"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ED2DE4B" w14:textId="77777777" w:rsidR="001A20E6" w:rsidRDefault="00000000">
            <w:pPr>
              <w:pStyle w:val="TableCellSubjectName"/>
            </w:pPr>
            <w:r>
              <w:t>Indian Polity and Governance</w:t>
            </w:r>
          </w:p>
          <w:p w14:paraId="7AA6D954" w14:textId="77777777" w:rsidR="001A20E6" w:rsidRDefault="00000000">
            <w:pPr>
              <w:pStyle w:val="TableCellCategoryTitle"/>
            </w:pPr>
            <w:r>
              <w:t>📝 Practice Materials</w:t>
            </w:r>
          </w:p>
          <w:p w14:paraId="6DEC75E8" w14:textId="77777777" w:rsidR="001A20E6" w:rsidRDefault="00000000">
            <w:pPr>
              <w:pStyle w:val="TableCellResourceItem"/>
            </w:pPr>
            <w:r>
              <w:t>• La Excellence Polity Material</w:t>
            </w:r>
          </w:p>
          <w:p w14:paraId="23743201" w14:textId="77777777" w:rsidR="001A20E6" w:rsidRDefault="00000000">
            <w:pPr>
              <w:pStyle w:val="TableCellResourceItem"/>
            </w:pPr>
            <w:r>
              <w:t>• Mains RRP + Prelims RRP</w:t>
            </w:r>
          </w:p>
          <w:p w14:paraId="3BAF196B" w14:textId="77777777" w:rsidR="001A20E6" w:rsidRDefault="00000000">
            <w:pPr>
              <w:pStyle w:val="TableCellResourceItem"/>
            </w:pPr>
            <w:r>
              <w:t>• Prelims &amp; Mains Workbooks</w:t>
            </w:r>
          </w:p>
          <w:p w14:paraId="476EFB88" w14:textId="77777777" w:rsidR="001A20E6" w:rsidRDefault="00000000">
            <w:pPr>
              <w:pStyle w:val="TableCellCategoryTitle"/>
            </w:pPr>
            <w:r>
              <w:t>📰 Current Affairs</w:t>
            </w:r>
          </w:p>
          <w:p w14:paraId="07B46C32" w14:textId="77777777" w:rsidR="001A20E6" w:rsidRDefault="00000000">
            <w:pPr>
              <w:pStyle w:val="TableCellResourceItem"/>
            </w:pPr>
            <w:r>
              <w:t>• NITI Aayog Reports + PRS Briefs</w:t>
            </w:r>
          </w:p>
          <w:p w14:paraId="2FA78133" w14:textId="77777777" w:rsidR="001A20E6" w:rsidRDefault="00000000">
            <w:pPr>
              <w:pStyle w:val="TableCellResourceItem"/>
            </w:pPr>
            <w:r>
              <w:t>• Newspapers (The Hindu/Indian Express)</w:t>
            </w:r>
          </w:p>
          <w:p w14:paraId="48143C7F"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4B61AC1A" w14:textId="77777777" w:rsidR="001A20E6" w:rsidRDefault="00000000">
            <w:pPr>
              <w:pStyle w:val="TableCellSubjectName"/>
            </w:pPr>
            <w:r>
              <w:t>Indian Economy</w:t>
            </w:r>
          </w:p>
          <w:p w14:paraId="7D1444B9" w14:textId="77777777" w:rsidR="001A20E6" w:rsidRDefault="00000000">
            <w:pPr>
              <w:pStyle w:val="TableCellCategoryTitle"/>
            </w:pPr>
            <w:r>
              <w:t>📝 Practice Materials</w:t>
            </w:r>
          </w:p>
          <w:p w14:paraId="0D9D60E6" w14:textId="77777777" w:rsidR="001A20E6" w:rsidRDefault="00000000">
            <w:pPr>
              <w:pStyle w:val="TableCellResourceItem"/>
            </w:pPr>
            <w:r>
              <w:t>• La Excellence Economy Material</w:t>
            </w:r>
          </w:p>
          <w:p w14:paraId="699B1C69" w14:textId="77777777" w:rsidR="001A20E6" w:rsidRDefault="00000000">
            <w:pPr>
              <w:pStyle w:val="TableCellResourceItem"/>
            </w:pPr>
            <w:r>
              <w:t>• Mains RRP + Prelims RRP</w:t>
            </w:r>
          </w:p>
          <w:p w14:paraId="7E9DE592" w14:textId="77777777" w:rsidR="001A20E6" w:rsidRDefault="00000000">
            <w:pPr>
              <w:pStyle w:val="TableCellResourceItem"/>
            </w:pPr>
            <w:r>
              <w:t>• Prelims &amp; Mains Workbooks</w:t>
            </w:r>
          </w:p>
          <w:p w14:paraId="0A7D14CB" w14:textId="77777777" w:rsidR="001A20E6" w:rsidRDefault="00000000">
            <w:pPr>
              <w:pStyle w:val="TableCellCategoryTitle"/>
            </w:pPr>
            <w:r>
              <w:t>📰 Current Affairs</w:t>
            </w:r>
          </w:p>
          <w:p w14:paraId="7B9361DF" w14:textId="77777777" w:rsidR="001A20E6" w:rsidRDefault="00000000">
            <w:pPr>
              <w:pStyle w:val="TableCellResourceItem"/>
            </w:pPr>
            <w:r>
              <w:t>• NITI Aayog Reports + Economic survey and Budget</w:t>
            </w:r>
          </w:p>
          <w:p w14:paraId="601E95B5" w14:textId="77777777" w:rsidR="001A20E6" w:rsidRDefault="00000000">
            <w:pPr>
              <w:pStyle w:val="TableCellResourceItem"/>
            </w:pPr>
            <w:r>
              <w:t>• Newspapers (Hindu and IE Explained)</w:t>
            </w:r>
          </w:p>
        </w:tc>
        <w:tc>
          <w:tcPr>
            <w:tcW w:w="1650" w:type="pct"/>
          </w:tcPr>
          <w:p w14:paraId="10621799" w14:textId="77777777" w:rsidR="001A20E6" w:rsidRDefault="001A20E6"/>
        </w:tc>
      </w:tr>
    </w:tbl>
    <w:p w14:paraId="34E51A98"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6F0BBF77" w14:textId="77777777">
        <w:tc>
          <w:tcPr>
            <w:tcW w:w="2500" w:type="pct"/>
            <w:tcMar>
              <w:top w:w="0" w:type="dxa"/>
              <w:left w:w="0" w:type="dxa"/>
              <w:bottom w:w="0" w:type="dxa"/>
              <w:right w:w="0" w:type="dxa"/>
            </w:tcMar>
          </w:tcPr>
          <w:p w14:paraId="5439F875" w14:textId="77777777" w:rsidR="001A20E6" w:rsidRDefault="00000000">
            <w:pPr>
              <w:pStyle w:val="WeekTitle"/>
            </w:pPr>
            <w:r>
              <w:rPr>
                <w:color w:val="6D28D9"/>
              </w:rPr>
              <w:t>📅 Apr 25 - May 01, 2027</w:t>
            </w:r>
          </w:p>
        </w:tc>
        <w:tc>
          <w:tcPr>
            <w:tcW w:w="2500" w:type="pct"/>
            <w:tcMar>
              <w:top w:w="0" w:type="dxa"/>
              <w:left w:w="0" w:type="dxa"/>
              <w:bottom w:w="0" w:type="dxa"/>
              <w:right w:w="0" w:type="dxa"/>
            </w:tcMar>
          </w:tcPr>
          <w:p w14:paraId="4EFD8608" w14:textId="77777777" w:rsidR="001A20E6" w:rsidRDefault="00000000">
            <w:pPr>
              <w:pStyle w:val="WeekCycleName"/>
            </w:pPr>
            <w:r>
              <w:rPr>
                <w:color w:val="6D28D9"/>
              </w:rPr>
              <w:t>C5</w:t>
            </w:r>
          </w:p>
        </w:tc>
      </w:tr>
    </w:tbl>
    <w:p w14:paraId="30BD1AEA"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6FB82EA3" w14:textId="77777777">
        <w:tc>
          <w:tcPr>
            <w:tcW w:w="700" w:type="pct"/>
            <w:shd w:val="clear" w:color="auto" w:fill="EDE9FE"/>
            <w:tcMar>
              <w:top w:w="200" w:type="dxa"/>
              <w:left w:w="100" w:type="dxa"/>
              <w:bottom w:w="200" w:type="dxa"/>
              <w:right w:w="100" w:type="dxa"/>
            </w:tcMar>
          </w:tcPr>
          <w:p w14:paraId="61BE3F06" w14:textId="77777777" w:rsidR="001A20E6" w:rsidRDefault="00000000">
            <w:pPr>
              <w:pStyle w:val="TableCellCalendarDayHeader"/>
            </w:pPr>
            <w:r>
              <w:rPr>
                <w:color w:val="6D28D9"/>
              </w:rPr>
              <w:t>Sunday</w:t>
            </w:r>
          </w:p>
          <w:p w14:paraId="5A84B5F9" w14:textId="77777777" w:rsidR="001A20E6" w:rsidRDefault="00000000">
            <w:pPr>
              <w:pStyle w:val="TableCellCalendarDateHeader"/>
            </w:pPr>
            <w:r>
              <w:rPr>
                <w:color w:val="6D28D9"/>
              </w:rPr>
              <w:t>Apr 25</w:t>
            </w:r>
          </w:p>
          <w:p w14:paraId="304607C5"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09A4E324" w14:textId="77777777" w:rsidR="001A20E6" w:rsidRDefault="00000000">
            <w:pPr>
              <w:pStyle w:val="TableCellCalendarDayHeader"/>
            </w:pPr>
            <w:r>
              <w:rPr>
                <w:color w:val="6D28D9"/>
              </w:rPr>
              <w:t>Monday</w:t>
            </w:r>
          </w:p>
          <w:p w14:paraId="15AA9600" w14:textId="77777777" w:rsidR="001A20E6" w:rsidRDefault="00000000">
            <w:pPr>
              <w:pStyle w:val="TableCellCalendarDateHeader"/>
            </w:pPr>
            <w:r>
              <w:rPr>
                <w:color w:val="6D28D9"/>
              </w:rPr>
              <w:t>Apr 26</w:t>
            </w:r>
          </w:p>
          <w:p w14:paraId="4C494123"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3154ABF7" w14:textId="77777777" w:rsidR="001A20E6" w:rsidRDefault="00000000">
            <w:pPr>
              <w:pStyle w:val="TableCellCalendarDayHeader"/>
            </w:pPr>
            <w:r>
              <w:rPr>
                <w:color w:val="6D28D9"/>
              </w:rPr>
              <w:t>Tuesday</w:t>
            </w:r>
          </w:p>
          <w:p w14:paraId="1855EAD0" w14:textId="77777777" w:rsidR="001A20E6" w:rsidRDefault="00000000">
            <w:pPr>
              <w:pStyle w:val="TableCellCalendarDateHeader"/>
            </w:pPr>
            <w:r>
              <w:rPr>
                <w:color w:val="6D28D9"/>
              </w:rPr>
              <w:t>Apr 27</w:t>
            </w:r>
          </w:p>
          <w:p w14:paraId="331DFD5D"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208D9D6C" w14:textId="77777777" w:rsidR="001A20E6" w:rsidRDefault="00000000">
            <w:pPr>
              <w:pStyle w:val="TableCellCalendarDayHeader"/>
            </w:pPr>
            <w:r>
              <w:rPr>
                <w:color w:val="6D28D9"/>
              </w:rPr>
              <w:t>Wednesday</w:t>
            </w:r>
          </w:p>
          <w:p w14:paraId="73DCFA65" w14:textId="77777777" w:rsidR="001A20E6" w:rsidRDefault="00000000">
            <w:pPr>
              <w:pStyle w:val="TableCellCalendarDateHeader"/>
            </w:pPr>
            <w:r>
              <w:rPr>
                <w:color w:val="6D28D9"/>
              </w:rPr>
              <w:t>Apr 28</w:t>
            </w:r>
          </w:p>
          <w:p w14:paraId="7F7EDD70"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41020F58" w14:textId="77777777" w:rsidR="001A20E6" w:rsidRDefault="00000000">
            <w:pPr>
              <w:pStyle w:val="TableCellCalendarDayHeader"/>
            </w:pPr>
            <w:r>
              <w:rPr>
                <w:color w:val="6D28D9"/>
              </w:rPr>
              <w:t>Thursday</w:t>
            </w:r>
          </w:p>
          <w:p w14:paraId="07136DFA" w14:textId="77777777" w:rsidR="001A20E6" w:rsidRDefault="00000000">
            <w:pPr>
              <w:pStyle w:val="TableCellCalendarDateHeader"/>
            </w:pPr>
            <w:r>
              <w:rPr>
                <w:color w:val="6D28D9"/>
              </w:rPr>
              <w:t>Apr 29</w:t>
            </w:r>
          </w:p>
          <w:p w14:paraId="0F6EBC7B"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2641780D" w14:textId="77777777" w:rsidR="001A20E6" w:rsidRDefault="00000000">
            <w:pPr>
              <w:pStyle w:val="TableCellCalendarDayHeader"/>
            </w:pPr>
            <w:r>
              <w:rPr>
                <w:color w:val="6D28D9"/>
              </w:rPr>
              <w:t>Friday</w:t>
            </w:r>
          </w:p>
          <w:p w14:paraId="38A75B7F" w14:textId="77777777" w:rsidR="001A20E6" w:rsidRDefault="00000000">
            <w:pPr>
              <w:pStyle w:val="TableCellCalendarDateHeader"/>
            </w:pPr>
            <w:r>
              <w:rPr>
                <w:color w:val="6D28D9"/>
              </w:rPr>
              <w:t>Apr 30</w:t>
            </w:r>
          </w:p>
          <w:p w14:paraId="076DE9A3"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1EA8C52B" w14:textId="77777777" w:rsidR="001A20E6" w:rsidRDefault="00000000">
            <w:pPr>
              <w:pStyle w:val="TableCellCalendarDayHeader"/>
            </w:pPr>
            <w:r>
              <w:rPr>
                <w:color w:val="F57C00"/>
              </w:rPr>
              <w:t>Saturday</w:t>
            </w:r>
          </w:p>
          <w:p w14:paraId="4BA0C9E1" w14:textId="77777777" w:rsidR="001A20E6" w:rsidRDefault="00000000">
            <w:pPr>
              <w:pStyle w:val="TableCellCalendarDateHeader"/>
            </w:pPr>
            <w:r>
              <w:rPr>
                <w:color w:val="F57C00"/>
              </w:rPr>
              <w:t>May 01</w:t>
            </w:r>
          </w:p>
          <w:p w14:paraId="726D8C9C" w14:textId="77777777" w:rsidR="001A20E6" w:rsidRDefault="00000000">
            <w:pPr>
              <w:pStyle w:val="TableCellCatchupLabel"/>
            </w:pPr>
            <w:r>
              <w:rPr>
                <w:color w:val="F57C00"/>
              </w:rPr>
              <w:t>Catchup Day</w:t>
            </w:r>
          </w:p>
        </w:tc>
      </w:tr>
      <w:tr w:rsidR="001A20E6" w14:paraId="4E02A5F3" w14:textId="77777777">
        <w:tc>
          <w:tcPr>
            <w:tcW w:w="700" w:type="pct"/>
            <w:shd w:val="clear" w:color="auto" w:fill="EDE9FE"/>
            <w:tcMar>
              <w:top w:w="150" w:type="dxa"/>
              <w:left w:w="100" w:type="dxa"/>
              <w:bottom w:w="150" w:type="dxa"/>
              <w:right w:w="100" w:type="dxa"/>
            </w:tcMar>
          </w:tcPr>
          <w:p w14:paraId="07E207B3" w14:textId="77777777" w:rsidR="001A20E6" w:rsidRDefault="00000000">
            <w:pPr>
              <w:pStyle w:val="TableCellTaskSubject"/>
            </w:pPr>
            <w:r>
              <w:t>Indian Polity and Governance</w:t>
            </w:r>
          </w:p>
          <w:p w14:paraId="054E0179" w14:textId="77777777" w:rsidR="001A20E6" w:rsidRDefault="00000000">
            <w:pPr>
              <w:pStyle w:val="TableCellTaskDetails"/>
            </w:pPr>
            <w:r>
              <w:t>• Test - TEST — 3h</w:t>
            </w:r>
          </w:p>
          <w:p w14:paraId="1C9B2F37" w14:textId="77777777" w:rsidR="001A20E6" w:rsidRDefault="00000000">
            <w:pPr>
              <w:pStyle w:val="TableCellTaskBadge"/>
              <w:shd w:val="clear" w:color="auto" w:fill="FFF3E0"/>
            </w:pPr>
            <w:r>
              <w:rPr>
                <w:b/>
                <w:bCs/>
                <w:color w:val="F57C00"/>
              </w:rPr>
              <w:t>TEST</w:t>
            </w:r>
          </w:p>
        </w:tc>
        <w:tc>
          <w:tcPr>
            <w:tcW w:w="700" w:type="pct"/>
            <w:shd w:val="clear" w:color="auto" w:fill="EDE9FE"/>
            <w:tcMar>
              <w:top w:w="150" w:type="dxa"/>
              <w:left w:w="100" w:type="dxa"/>
              <w:bottom w:w="150" w:type="dxa"/>
              <w:right w:w="100" w:type="dxa"/>
            </w:tcMar>
          </w:tcPr>
          <w:p w14:paraId="086F0390" w14:textId="77777777" w:rsidR="001A20E6" w:rsidRDefault="00000000">
            <w:pPr>
              <w:pStyle w:val="TableCellTaskSubject"/>
            </w:pPr>
            <w:r>
              <w:t>Indian Polity and Governance</w:t>
            </w:r>
          </w:p>
          <w:p w14:paraId="25E84FBB" w14:textId="77777777" w:rsidR="001A20E6" w:rsidRDefault="00000000">
            <w:pPr>
              <w:pStyle w:val="TableCellTaskDetails"/>
            </w:pPr>
            <w:r>
              <w:t>• Revision - Union Territories (P06) — 30m</w:t>
            </w:r>
          </w:p>
          <w:p w14:paraId="5C47770C" w14:textId="77777777" w:rsidR="001A20E6" w:rsidRDefault="00000000">
            <w:pPr>
              <w:pStyle w:val="TableCellTaskBadge"/>
              <w:shd w:val="clear" w:color="auto" w:fill="FCE4EC"/>
            </w:pPr>
            <w:r>
              <w:rPr>
                <w:b/>
                <w:bCs/>
                <w:color w:val="C2185B"/>
              </w:rPr>
              <w:t>REVISION</w:t>
            </w:r>
          </w:p>
          <w:p w14:paraId="3CAEF774" w14:textId="77777777" w:rsidR="001A20E6" w:rsidRDefault="00000000">
            <w:pPr>
              <w:pStyle w:val="TableCellTaskDetails"/>
            </w:pPr>
            <w:r>
              <w:t>• Revision - Constitutional Bodies (P07) — 30m</w:t>
            </w:r>
          </w:p>
          <w:p w14:paraId="1F57ECCB" w14:textId="77777777" w:rsidR="001A20E6" w:rsidRDefault="00000000">
            <w:pPr>
              <w:pStyle w:val="TableCellTaskBadge"/>
              <w:shd w:val="clear" w:color="auto" w:fill="FCE4EC"/>
            </w:pPr>
            <w:r>
              <w:rPr>
                <w:b/>
                <w:bCs/>
                <w:color w:val="C2185B"/>
              </w:rPr>
              <w:t>REVISION</w:t>
            </w:r>
          </w:p>
          <w:p w14:paraId="0B23DE73" w14:textId="77777777" w:rsidR="001A20E6" w:rsidRDefault="00000000">
            <w:pPr>
              <w:pStyle w:val="TableCellTaskDetails"/>
            </w:pPr>
            <w:r>
              <w:t>• Practice - Other Constitutional Dimensions (P09) — 30m</w:t>
            </w:r>
          </w:p>
          <w:p w14:paraId="7A1985D1" w14:textId="77777777" w:rsidR="001A20E6" w:rsidRDefault="00000000">
            <w:pPr>
              <w:pStyle w:val="TableCellTaskBadge"/>
              <w:shd w:val="clear" w:color="auto" w:fill="E8F5E8"/>
            </w:pPr>
            <w:r>
              <w:rPr>
                <w:b/>
                <w:bCs/>
                <w:color w:val="388E3C"/>
              </w:rPr>
              <w:t>PRACTICE</w:t>
            </w:r>
          </w:p>
          <w:p w14:paraId="402F8AED" w14:textId="77777777" w:rsidR="001A20E6" w:rsidRDefault="00000000">
            <w:pPr>
              <w:pStyle w:val="TableCellTaskDetails"/>
            </w:pPr>
            <w:r>
              <w:t>• Practice - Political Dynamics (P10) — 30m</w:t>
            </w:r>
          </w:p>
          <w:p w14:paraId="7AF1846E" w14:textId="77777777" w:rsidR="001A20E6" w:rsidRDefault="00000000">
            <w:pPr>
              <w:pStyle w:val="TableCellTaskBadge"/>
              <w:shd w:val="clear" w:color="auto" w:fill="E8F5E8"/>
            </w:pPr>
            <w:r>
              <w:rPr>
                <w:b/>
                <w:bCs/>
                <w:color w:val="388E3C"/>
              </w:rPr>
              <w:t>PRACTICE</w:t>
            </w:r>
          </w:p>
          <w:p w14:paraId="1E72641A" w14:textId="77777777" w:rsidR="001A20E6" w:rsidRDefault="00000000">
            <w:pPr>
              <w:pStyle w:val="TableCellTaskDetails"/>
            </w:pPr>
            <w:r>
              <w:t>• Practice - Governance (P11) — 30m</w:t>
            </w:r>
          </w:p>
          <w:p w14:paraId="257701C1"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618B0774" w14:textId="77777777" w:rsidR="001A20E6" w:rsidRDefault="00000000">
            <w:pPr>
              <w:pStyle w:val="TableCellTaskSubject"/>
            </w:pPr>
            <w:r>
              <w:t>Indian Polity and Governance</w:t>
            </w:r>
          </w:p>
          <w:p w14:paraId="2DA9CBC7" w14:textId="77777777" w:rsidR="001A20E6" w:rsidRDefault="00000000">
            <w:pPr>
              <w:pStyle w:val="TableCellTaskDetails"/>
            </w:pPr>
            <w:r>
              <w:t>• Revision - Non-Constitutional Bodies (P08) — 30m</w:t>
            </w:r>
          </w:p>
          <w:p w14:paraId="65FB5494" w14:textId="77777777" w:rsidR="001A20E6" w:rsidRDefault="00000000">
            <w:pPr>
              <w:pStyle w:val="TableCellTaskBadge"/>
              <w:shd w:val="clear" w:color="auto" w:fill="FCE4EC"/>
            </w:pPr>
            <w:r>
              <w:rPr>
                <w:b/>
                <w:bCs/>
                <w:color w:val="C2185B"/>
              </w:rPr>
              <w:t>REVISION</w:t>
            </w:r>
          </w:p>
          <w:p w14:paraId="75E88FF3" w14:textId="77777777" w:rsidR="001A20E6" w:rsidRDefault="00000000">
            <w:pPr>
              <w:pStyle w:val="TableCellTaskDetails"/>
            </w:pPr>
            <w:r>
              <w:t>• Revision - Other Constitutional Dimensions (P09) — 30m</w:t>
            </w:r>
          </w:p>
          <w:p w14:paraId="75E7437A" w14:textId="77777777" w:rsidR="001A20E6" w:rsidRDefault="00000000">
            <w:pPr>
              <w:pStyle w:val="TableCellTaskBadge"/>
              <w:shd w:val="clear" w:color="auto" w:fill="FCE4EC"/>
            </w:pPr>
            <w:r>
              <w:rPr>
                <w:b/>
                <w:bCs/>
                <w:color w:val="C2185B"/>
              </w:rPr>
              <w:t>REVISION</w:t>
            </w:r>
          </w:p>
          <w:p w14:paraId="4414963B" w14:textId="77777777" w:rsidR="001A20E6" w:rsidRDefault="00000000">
            <w:pPr>
              <w:pStyle w:val="TableCellTaskDetails"/>
            </w:pPr>
            <w:r>
              <w:t>• Practice - Broad / Overlap (P00) — 30m</w:t>
            </w:r>
          </w:p>
          <w:p w14:paraId="64D43976" w14:textId="77777777" w:rsidR="001A20E6" w:rsidRDefault="00000000">
            <w:pPr>
              <w:pStyle w:val="TableCellTaskBadge"/>
              <w:shd w:val="clear" w:color="auto" w:fill="E8F5E8"/>
            </w:pPr>
            <w:r>
              <w:rPr>
                <w:b/>
                <w:bCs/>
                <w:color w:val="388E3C"/>
              </w:rPr>
              <w:t>PRACTICE</w:t>
            </w:r>
          </w:p>
          <w:p w14:paraId="3CAD5084" w14:textId="77777777" w:rsidR="001A20E6" w:rsidRDefault="00000000">
            <w:pPr>
              <w:pStyle w:val="TableCellTaskDetails"/>
            </w:pPr>
            <w:r>
              <w:t>• Practice - Constitutional Framework (P01) — 30m</w:t>
            </w:r>
          </w:p>
          <w:p w14:paraId="5FF699F7" w14:textId="77777777" w:rsidR="001A20E6" w:rsidRDefault="00000000">
            <w:pPr>
              <w:pStyle w:val="TableCellTaskBadge"/>
              <w:shd w:val="clear" w:color="auto" w:fill="E8F5E8"/>
            </w:pPr>
            <w:r>
              <w:rPr>
                <w:b/>
                <w:bCs/>
                <w:color w:val="388E3C"/>
              </w:rPr>
              <w:t>PRACTICE</w:t>
            </w:r>
          </w:p>
          <w:p w14:paraId="127D738C" w14:textId="77777777" w:rsidR="001A20E6" w:rsidRDefault="00000000">
            <w:pPr>
              <w:pStyle w:val="TableCellTaskDetails"/>
            </w:pPr>
            <w:r>
              <w:t>• Practice - System of Government (P02) — 30m</w:t>
            </w:r>
          </w:p>
          <w:p w14:paraId="71C67B07"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666AAC15" w14:textId="77777777" w:rsidR="001A20E6" w:rsidRDefault="00000000">
            <w:pPr>
              <w:pStyle w:val="TableCellTaskSubject"/>
            </w:pPr>
            <w:r>
              <w:t>Indian Polity and Governance</w:t>
            </w:r>
          </w:p>
          <w:p w14:paraId="25589B17" w14:textId="77777777" w:rsidR="001A20E6" w:rsidRDefault="00000000">
            <w:pPr>
              <w:pStyle w:val="TableCellTaskDetails"/>
            </w:pPr>
            <w:r>
              <w:t>• Revision - Political Dynamics (P10) — 30m</w:t>
            </w:r>
          </w:p>
          <w:p w14:paraId="534285B0" w14:textId="77777777" w:rsidR="001A20E6" w:rsidRDefault="00000000">
            <w:pPr>
              <w:pStyle w:val="TableCellTaskBadge"/>
              <w:shd w:val="clear" w:color="auto" w:fill="FCE4EC"/>
            </w:pPr>
            <w:r>
              <w:rPr>
                <w:b/>
                <w:bCs/>
                <w:color w:val="C2185B"/>
              </w:rPr>
              <w:t>REVISION</w:t>
            </w:r>
          </w:p>
          <w:p w14:paraId="3A0FA3F4" w14:textId="77777777" w:rsidR="001A20E6" w:rsidRDefault="00000000">
            <w:pPr>
              <w:pStyle w:val="TableCellTaskDetails"/>
            </w:pPr>
            <w:r>
              <w:t>• Revision - Governance (P11) — 30m</w:t>
            </w:r>
          </w:p>
          <w:p w14:paraId="05119A84" w14:textId="77777777" w:rsidR="001A20E6" w:rsidRDefault="00000000">
            <w:pPr>
              <w:pStyle w:val="TableCellTaskBadge"/>
              <w:shd w:val="clear" w:color="auto" w:fill="FCE4EC"/>
            </w:pPr>
            <w:r>
              <w:rPr>
                <w:b/>
                <w:bCs/>
                <w:color w:val="C2185B"/>
              </w:rPr>
              <w:t>REVISION</w:t>
            </w:r>
          </w:p>
          <w:p w14:paraId="0F616963" w14:textId="77777777" w:rsidR="001A20E6" w:rsidRDefault="00000000">
            <w:pPr>
              <w:pStyle w:val="TableCellTaskDetails"/>
            </w:pPr>
            <w:r>
              <w:t>• Practice - Central Government (P03) — 30m</w:t>
            </w:r>
          </w:p>
          <w:p w14:paraId="2714AD9E" w14:textId="77777777" w:rsidR="001A20E6" w:rsidRDefault="00000000">
            <w:pPr>
              <w:pStyle w:val="TableCellTaskBadge"/>
              <w:shd w:val="clear" w:color="auto" w:fill="E8F5E8"/>
            </w:pPr>
            <w:r>
              <w:rPr>
                <w:b/>
                <w:bCs/>
                <w:color w:val="388E3C"/>
              </w:rPr>
              <w:t>PRACTICE</w:t>
            </w:r>
          </w:p>
          <w:p w14:paraId="5F555825" w14:textId="77777777" w:rsidR="001A20E6" w:rsidRDefault="00000000">
            <w:pPr>
              <w:pStyle w:val="TableCellTaskDetails"/>
            </w:pPr>
            <w:r>
              <w:t>• Practice - State Government (P04) — 30m</w:t>
            </w:r>
          </w:p>
          <w:p w14:paraId="682363CC" w14:textId="77777777" w:rsidR="001A20E6" w:rsidRDefault="00000000">
            <w:pPr>
              <w:pStyle w:val="TableCellTaskBadge"/>
              <w:shd w:val="clear" w:color="auto" w:fill="E8F5E8"/>
            </w:pPr>
            <w:r>
              <w:rPr>
                <w:b/>
                <w:bCs/>
                <w:color w:val="388E3C"/>
              </w:rPr>
              <w:t>PRACTICE</w:t>
            </w:r>
          </w:p>
          <w:p w14:paraId="30B87994" w14:textId="77777777" w:rsidR="001A20E6" w:rsidRDefault="00000000">
            <w:pPr>
              <w:pStyle w:val="TableCellTaskDetails"/>
            </w:pPr>
            <w:r>
              <w:t>• Practice - Local Government (P05) — 30m</w:t>
            </w:r>
          </w:p>
          <w:p w14:paraId="301CEEE5"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61058FA5" w14:textId="77777777" w:rsidR="001A20E6" w:rsidRDefault="00000000">
            <w:pPr>
              <w:pStyle w:val="TableCellTaskSubject"/>
            </w:pPr>
            <w:r>
              <w:t>Indian Economy</w:t>
            </w:r>
          </w:p>
          <w:p w14:paraId="2D649F95" w14:textId="77777777" w:rsidR="001A20E6" w:rsidRDefault="00000000">
            <w:pPr>
              <w:pStyle w:val="TableCellTaskDetails"/>
            </w:pPr>
            <w:r>
              <w:t>• Revision - Services (E08) — 30m</w:t>
            </w:r>
          </w:p>
          <w:p w14:paraId="084AED86" w14:textId="77777777" w:rsidR="001A20E6" w:rsidRDefault="00000000">
            <w:pPr>
              <w:pStyle w:val="TableCellTaskBadge"/>
              <w:shd w:val="clear" w:color="auto" w:fill="FCE4EC"/>
            </w:pPr>
            <w:r>
              <w:rPr>
                <w:b/>
                <w:bCs/>
                <w:color w:val="C2185B"/>
              </w:rPr>
              <w:t>REVISION</w:t>
            </w:r>
          </w:p>
          <w:p w14:paraId="3D86F1B7" w14:textId="77777777" w:rsidR="001A20E6" w:rsidRDefault="00000000">
            <w:pPr>
              <w:pStyle w:val="TableCellTaskDetails"/>
            </w:pPr>
            <w:r>
              <w:t>• Revision - Infrastructure (E09) — 30m</w:t>
            </w:r>
          </w:p>
          <w:p w14:paraId="7CF3D09E" w14:textId="77777777" w:rsidR="001A20E6" w:rsidRDefault="00000000">
            <w:pPr>
              <w:pStyle w:val="TableCellTaskBadge"/>
              <w:shd w:val="clear" w:color="auto" w:fill="FCE4EC"/>
            </w:pPr>
            <w:r>
              <w:rPr>
                <w:b/>
                <w:bCs/>
                <w:color w:val="C2185B"/>
              </w:rPr>
              <w:t>REVISION</w:t>
            </w:r>
          </w:p>
          <w:p w14:paraId="3097471E" w14:textId="77777777" w:rsidR="001A20E6" w:rsidRDefault="00000000">
            <w:pPr>
              <w:pStyle w:val="TableCellTaskDetails"/>
            </w:pPr>
            <w:r>
              <w:t>• Practice - Effects of Liberalization (E12) — 30m</w:t>
            </w:r>
          </w:p>
          <w:p w14:paraId="36901E32" w14:textId="77777777" w:rsidR="001A20E6" w:rsidRDefault="00000000">
            <w:pPr>
              <w:pStyle w:val="TableCellTaskBadge"/>
              <w:shd w:val="clear" w:color="auto" w:fill="E8F5E8"/>
            </w:pPr>
            <w:r>
              <w:rPr>
                <w:b/>
                <w:bCs/>
                <w:color w:val="388E3C"/>
              </w:rPr>
              <w:t>PRACTICE</w:t>
            </w:r>
          </w:p>
          <w:p w14:paraId="51E324E7" w14:textId="77777777" w:rsidR="001A20E6" w:rsidRDefault="00000000">
            <w:pPr>
              <w:pStyle w:val="TableCellTaskDetails"/>
            </w:pPr>
            <w:r>
              <w:t>• Practice - External Sector (E13) — 30m</w:t>
            </w:r>
          </w:p>
          <w:p w14:paraId="120B895D" w14:textId="77777777" w:rsidR="001A20E6" w:rsidRDefault="00000000">
            <w:pPr>
              <w:pStyle w:val="TableCellTaskBadge"/>
              <w:shd w:val="clear" w:color="auto" w:fill="E8F5E8"/>
            </w:pPr>
            <w:r>
              <w:rPr>
                <w:b/>
                <w:bCs/>
                <w:color w:val="388E3C"/>
              </w:rPr>
              <w:t>PRACTICE</w:t>
            </w:r>
          </w:p>
          <w:p w14:paraId="5FA16749" w14:textId="77777777" w:rsidR="001A20E6" w:rsidRDefault="00000000">
            <w:pPr>
              <w:pStyle w:val="TableCellTaskDetails"/>
            </w:pPr>
            <w:r>
              <w:t>• Practice - International Economic Organizations (E14) — 30m</w:t>
            </w:r>
          </w:p>
          <w:p w14:paraId="4E0445B1"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14F27FE7" w14:textId="77777777" w:rsidR="001A20E6" w:rsidRDefault="00000000">
            <w:pPr>
              <w:pStyle w:val="TableCellTaskSubject"/>
            </w:pPr>
            <w:r>
              <w:t>Indian Economy</w:t>
            </w:r>
          </w:p>
          <w:p w14:paraId="36218A46" w14:textId="77777777" w:rsidR="001A20E6" w:rsidRDefault="00000000">
            <w:pPr>
              <w:pStyle w:val="TableCellTaskDetails"/>
            </w:pPr>
            <w:r>
              <w:t>• Revision - Investment Models (E10) — 30m</w:t>
            </w:r>
          </w:p>
          <w:p w14:paraId="3FC2729A" w14:textId="77777777" w:rsidR="001A20E6" w:rsidRDefault="00000000">
            <w:pPr>
              <w:pStyle w:val="TableCellTaskBadge"/>
              <w:shd w:val="clear" w:color="auto" w:fill="FCE4EC"/>
            </w:pPr>
            <w:r>
              <w:rPr>
                <w:b/>
                <w:bCs/>
                <w:color w:val="C2185B"/>
              </w:rPr>
              <w:t>REVISION</w:t>
            </w:r>
          </w:p>
          <w:p w14:paraId="21B34940" w14:textId="77777777" w:rsidR="001A20E6" w:rsidRDefault="00000000">
            <w:pPr>
              <w:pStyle w:val="TableCellTaskDetails"/>
            </w:pPr>
            <w:r>
              <w:t>• Revision - Land Reforms (E11) — 30m</w:t>
            </w:r>
          </w:p>
          <w:p w14:paraId="760DE4C7" w14:textId="77777777" w:rsidR="001A20E6" w:rsidRDefault="00000000">
            <w:pPr>
              <w:pStyle w:val="TableCellTaskBadge"/>
              <w:shd w:val="clear" w:color="auto" w:fill="FCE4EC"/>
            </w:pPr>
            <w:r>
              <w:rPr>
                <w:b/>
                <w:bCs/>
                <w:color w:val="C2185B"/>
              </w:rPr>
              <w:t>REVISION</w:t>
            </w:r>
          </w:p>
          <w:p w14:paraId="0E0E9FE8" w14:textId="77777777" w:rsidR="001A20E6" w:rsidRDefault="00000000">
            <w:pPr>
              <w:pStyle w:val="TableCellTaskDetails"/>
            </w:pPr>
            <w:r>
              <w:t>• Practice - Banking and Insurance (E15) — 30m</w:t>
            </w:r>
          </w:p>
          <w:p w14:paraId="62193343" w14:textId="77777777" w:rsidR="001A20E6" w:rsidRDefault="00000000">
            <w:pPr>
              <w:pStyle w:val="TableCellTaskBadge"/>
              <w:shd w:val="clear" w:color="auto" w:fill="E8F5E8"/>
            </w:pPr>
            <w:r>
              <w:rPr>
                <w:b/>
                <w:bCs/>
                <w:color w:val="388E3C"/>
              </w:rPr>
              <w:t>PRACTICE</w:t>
            </w:r>
          </w:p>
          <w:p w14:paraId="7BD08314" w14:textId="77777777" w:rsidR="001A20E6" w:rsidRDefault="00000000">
            <w:pPr>
              <w:pStyle w:val="TableCellTaskDetails"/>
            </w:pPr>
            <w:r>
              <w:t>• Practice - Taxation (E16) — 30m</w:t>
            </w:r>
          </w:p>
          <w:p w14:paraId="09418C22" w14:textId="77777777" w:rsidR="001A20E6" w:rsidRDefault="00000000">
            <w:pPr>
              <w:pStyle w:val="TableCellTaskBadge"/>
              <w:shd w:val="clear" w:color="auto" w:fill="E8F5E8"/>
            </w:pPr>
            <w:r>
              <w:rPr>
                <w:b/>
                <w:bCs/>
                <w:color w:val="388E3C"/>
              </w:rPr>
              <w:t>PRACTICE</w:t>
            </w:r>
          </w:p>
          <w:p w14:paraId="32A99D30" w14:textId="77777777" w:rsidR="001A20E6" w:rsidRDefault="00000000">
            <w:pPr>
              <w:pStyle w:val="TableCellTaskDetails"/>
            </w:pPr>
            <w:r>
              <w:t>• Practice - Fiscal Policy (E17) — 30m</w:t>
            </w:r>
          </w:p>
          <w:p w14:paraId="3000140E"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0E0E19DB" w14:textId="77777777" w:rsidR="001A20E6" w:rsidRDefault="001A20E6"/>
        </w:tc>
      </w:tr>
      <w:tr w:rsidR="001A20E6" w14:paraId="3C184067" w14:textId="77777777">
        <w:tc>
          <w:tcPr>
            <w:tcW w:w="700" w:type="pct"/>
            <w:shd w:val="clear" w:color="auto" w:fill="EDE9FE"/>
            <w:tcMar>
              <w:top w:w="150" w:type="dxa"/>
              <w:left w:w="100" w:type="dxa"/>
              <w:bottom w:w="150" w:type="dxa"/>
              <w:right w:w="100" w:type="dxa"/>
            </w:tcMar>
          </w:tcPr>
          <w:p w14:paraId="56A52861" w14:textId="77777777" w:rsidR="001A20E6" w:rsidRDefault="00000000">
            <w:pPr>
              <w:pStyle w:val="TableCellTaskSubject"/>
            </w:pPr>
            <w:r>
              <w:t>Indian Economy</w:t>
            </w:r>
          </w:p>
          <w:p w14:paraId="190AE78F" w14:textId="77777777" w:rsidR="001A20E6" w:rsidRDefault="00000000">
            <w:pPr>
              <w:pStyle w:val="TableCellTaskDetails"/>
            </w:pPr>
            <w:r>
              <w:t>• Test - TEST — 3h</w:t>
            </w:r>
          </w:p>
          <w:p w14:paraId="52621604" w14:textId="77777777" w:rsidR="001A20E6" w:rsidRDefault="00000000">
            <w:pPr>
              <w:pStyle w:val="TableCellTaskBadge"/>
              <w:shd w:val="clear" w:color="auto" w:fill="FFF3E0"/>
            </w:pPr>
            <w:r>
              <w:rPr>
                <w:b/>
                <w:bCs/>
                <w:color w:val="F57C00"/>
              </w:rPr>
              <w:t>TEST</w:t>
            </w:r>
          </w:p>
        </w:tc>
        <w:tc>
          <w:tcPr>
            <w:tcW w:w="700" w:type="pct"/>
            <w:shd w:val="clear" w:color="auto" w:fill="EDE9FE"/>
            <w:tcMar>
              <w:top w:w="150" w:type="dxa"/>
              <w:left w:w="100" w:type="dxa"/>
              <w:bottom w:w="150" w:type="dxa"/>
              <w:right w:w="100" w:type="dxa"/>
            </w:tcMar>
          </w:tcPr>
          <w:p w14:paraId="17F372B8" w14:textId="77777777" w:rsidR="001A20E6" w:rsidRDefault="00000000">
            <w:pPr>
              <w:pStyle w:val="TableCellTaskSubject"/>
            </w:pPr>
            <w:r>
              <w:t>Indian Economy</w:t>
            </w:r>
          </w:p>
          <w:p w14:paraId="7184B975" w14:textId="77777777" w:rsidR="001A20E6" w:rsidRDefault="00000000">
            <w:pPr>
              <w:pStyle w:val="TableCellTaskDetails"/>
            </w:pPr>
            <w:r>
              <w:t>• Revision - Economic Planning (E02) — 30m</w:t>
            </w:r>
          </w:p>
          <w:p w14:paraId="0BCBBBB0" w14:textId="77777777" w:rsidR="001A20E6" w:rsidRDefault="00000000">
            <w:pPr>
              <w:pStyle w:val="TableCellTaskBadge"/>
              <w:shd w:val="clear" w:color="auto" w:fill="FCE4EC"/>
            </w:pPr>
            <w:r>
              <w:rPr>
                <w:b/>
                <w:bCs/>
                <w:color w:val="C2185B"/>
              </w:rPr>
              <w:t>REVISION</w:t>
            </w:r>
          </w:p>
          <w:p w14:paraId="21EBFDEB" w14:textId="77777777" w:rsidR="001A20E6" w:rsidRDefault="00000000">
            <w:pPr>
              <w:pStyle w:val="TableCellTaskDetails"/>
            </w:pPr>
            <w:r>
              <w:t>• Revision - Economic Reforms (E03) — 30m</w:t>
            </w:r>
          </w:p>
          <w:p w14:paraId="7578F5F0" w14:textId="77777777" w:rsidR="001A20E6" w:rsidRDefault="00000000">
            <w:pPr>
              <w:pStyle w:val="TableCellTaskBadge"/>
              <w:shd w:val="clear" w:color="auto" w:fill="FCE4EC"/>
            </w:pPr>
            <w:r>
              <w:rPr>
                <w:b/>
                <w:bCs/>
                <w:color w:val="C2185B"/>
              </w:rPr>
              <w:t>REVISION</w:t>
            </w:r>
          </w:p>
          <w:p w14:paraId="3C7FE2A9" w14:textId="77777777" w:rsidR="001A20E6" w:rsidRDefault="00000000">
            <w:pPr>
              <w:pStyle w:val="TableCellTaskDetails"/>
            </w:pPr>
            <w:r>
              <w:t>• Practice - Economic Reforms (E03) — 30m</w:t>
            </w:r>
          </w:p>
          <w:p w14:paraId="11274B95" w14:textId="77777777" w:rsidR="001A20E6" w:rsidRDefault="00000000">
            <w:pPr>
              <w:pStyle w:val="TableCellTaskBadge"/>
              <w:shd w:val="clear" w:color="auto" w:fill="E8F5E8"/>
            </w:pPr>
            <w:r>
              <w:rPr>
                <w:b/>
                <w:bCs/>
                <w:color w:val="388E3C"/>
              </w:rPr>
              <w:t>PRACTICE</w:t>
            </w:r>
          </w:p>
          <w:p w14:paraId="2B8B52F8" w14:textId="77777777" w:rsidR="001A20E6" w:rsidRDefault="00000000">
            <w:pPr>
              <w:pStyle w:val="TableCellTaskDetails"/>
            </w:pPr>
            <w:r>
              <w:t>• Practice - Inclusive Growth (E04) — 30m</w:t>
            </w:r>
          </w:p>
          <w:p w14:paraId="1AFAC4A5" w14:textId="77777777" w:rsidR="001A20E6" w:rsidRDefault="00000000">
            <w:pPr>
              <w:pStyle w:val="TableCellTaskBadge"/>
              <w:shd w:val="clear" w:color="auto" w:fill="E8F5E8"/>
            </w:pPr>
            <w:r>
              <w:rPr>
                <w:b/>
                <w:bCs/>
                <w:color w:val="388E3C"/>
              </w:rPr>
              <w:t>PRACTICE</w:t>
            </w:r>
          </w:p>
          <w:p w14:paraId="2156AB89" w14:textId="77777777" w:rsidR="001A20E6" w:rsidRDefault="00000000">
            <w:pPr>
              <w:pStyle w:val="TableCellTaskDetails"/>
            </w:pPr>
            <w:r>
              <w:t>• Practice - Poverty and Unemployment (E05) — 30m</w:t>
            </w:r>
          </w:p>
          <w:p w14:paraId="14FF6616"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24FC2021" w14:textId="77777777" w:rsidR="001A20E6" w:rsidRDefault="00000000">
            <w:pPr>
              <w:pStyle w:val="TableCellTaskSubject"/>
            </w:pPr>
            <w:r>
              <w:t>Indian Economy</w:t>
            </w:r>
          </w:p>
          <w:p w14:paraId="7769460F" w14:textId="77777777" w:rsidR="001A20E6" w:rsidRDefault="00000000">
            <w:pPr>
              <w:pStyle w:val="TableCellTaskDetails"/>
            </w:pPr>
            <w:r>
              <w:t>• Revision - Inclusive Growth (E04) — 30m</w:t>
            </w:r>
          </w:p>
          <w:p w14:paraId="1CB1B6DF" w14:textId="77777777" w:rsidR="001A20E6" w:rsidRDefault="00000000">
            <w:pPr>
              <w:pStyle w:val="TableCellTaskBadge"/>
              <w:shd w:val="clear" w:color="auto" w:fill="FCE4EC"/>
            </w:pPr>
            <w:r>
              <w:rPr>
                <w:b/>
                <w:bCs/>
                <w:color w:val="C2185B"/>
              </w:rPr>
              <w:t>REVISION</w:t>
            </w:r>
          </w:p>
          <w:p w14:paraId="68C1416E" w14:textId="77777777" w:rsidR="001A20E6" w:rsidRDefault="00000000">
            <w:pPr>
              <w:pStyle w:val="TableCellTaskDetails"/>
            </w:pPr>
            <w:r>
              <w:t>• Revision - Poverty and Unemployment (E05) — 30m</w:t>
            </w:r>
          </w:p>
          <w:p w14:paraId="58F8108C" w14:textId="77777777" w:rsidR="001A20E6" w:rsidRDefault="00000000">
            <w:pPr>
              <w:pStyle w:val="TableCellTaskBadge"/>
              <w:shd w:val="clear" w:color="auto" w:fill="FCE4EC"/>
            </w:pPr>
            <w:r>
              <w:rPr>
                <w:b/>
                <w:bCs/>
                <w:color w:val="C2185B"/>
              </w:rPr>
              <w:t>REVISION</w:t>
            </w:r>
          </w:p>
          <w:p w14:paraId="3F9FA0CD" w14:textId="77777777" w:rsidR="001A20E6" w:rsidRDefault="00000000">
            <w:pPr>
              <w:pStyle w:val="TableCellTaskDetails"/>
            </w:pPr>
            <w:r>
              <w:t>• Practice - Agriculture (E06) — 30m</w:t>
            </w:r>
          </w:p>
          <w:p w14:paraId="69E8BF6C" w14:textId="77777777" w:rsidR="001A20E6" w:rsidRDefault="00000000">
            <w:pPr>
              <w:pStyle w:val="TableCellTaskBadge"/>
              <w:shd w:val="clear" w:color="auto" w:fill="E8F5E8"/>
            </w:pPr>
            <w:r>
              <w:rPr>
                <w:b/>
                <w:bCs/>
                <w:color w:val="388E3C"/>
              </w:rPr>
              <w:t>PRACTICE</w:t>
            </w:r>
          </w:p>
          <w:p w14:paraId="2104821B" w14:textId="77777777" w:rsidR="001A20E6" w:rsidRDefault="00000000">
            <w:pPr>
              <w:pStyle w:val="TableCellTaskDetails"/>
            </w:pPr>
            <w:r>
              <w:t>• Practice - Industry (E07) — 30m</w:t>
            </w:r>
          </w:p>
          <w:p w14:paraId="4500008D" w14:textId="77777777" w:rsidR="001A20E6" w:rsidRDefault="00000000">
            <w:pPr>
              <w:pStyle w:val="TableCellTaskBadge"/>
              <w:shd w:val="clear" w:color="auto" w:fill="E8F5E8"/>
            </w:pPr>
            <w:r>
              <w:rPr>
                <w:b/>
                <w:bCs/>
                <w:color w:val="388E3C"/>
              </w:rPr>
              <w:t>PRACTICE</w:t>
            </w:r>
          </w:p>
          <w:p w14:paraId="2C220AA6" w14:textId="77777777" w:rsidR="001A20E6" w:rsidRDefault="00000000">
            <w:pPr>
              <w:pStyle w:val="TableCellTaskDetails"/>
            </w:pPr>
            <w:r>
              <w:t>• Practice - Services (E08) — 30m</w:t>
            </w:r>
          </w:p>
          <w:p w14:paraId="30FF4B96"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4D0385B2" w14:textId="77777777" w:rsidR="001A20E6" w:rsidRDefault="00000000">
            <w:pPr>
              <w:pStyle w:val="TableCellTaskSubject"/>
            </w:pPr>
            <w:r>
              <w:t>Indian Economy</w:t>
            </w:r>
          </w:p>
          <w:p w14:paraId="1B2CCD17" w14:textId="77777777" w:rsidR="001A20E6" w:rsidRDefault="00000000">
            <w:pPr>
              <w:pStyle w:val="TableCellTaskDetails"/>
            </w:pPr>
            <w:r>
              <w:t>• Revision - Agriculture (E06) — 30m</w:t>
            </w:r>
          </w:p>
          <w:p w14:paraId="20C4B383" w14:textId="77777777" w:rsidR="001A20E6" w:rsidRDefault="00000000">
            <w:pPr>
              <w:pStyle w:val="TableCellTaskBadge"/>
              <w:shd w:val="clear" w:color="auto" w:fill="FCE4EC"/>
            </w:pPr>
            <w:r>
              <w:rPr>
                <w:b/>
                <w:bCs/>
                <w:color w:val="C2185B"/>
              </w:rPr>
              <w:t>REVISION</w:t>
            </w:r>
          </w:p>
          <w:p w14:paraId="35277F5C" w14:textId="77777777" w:rsidR="001A20E6" w:rsidRDefault="00000000">
            <w:pPr>
              <w:pStyle w:val="TableCellTaskDetails"/>
            </w:pPr>
            <w:r>
              <w:t>• Revision - Industry (E07) — 30m</w:t>
            </w:r>
          </w:p>
          <w:p w14:paraId="474DACEF" w14:textId="77777777" w:rsidR="001A20E6" w:rsidRDefault="00000000">
            <w:pPr>
              <w:pStyle w:val="TableCellTaskBadge"/>
              <w:shd w:val="clear" w:color="auto" w:fill="FCE4EC"/>
            </w:pPr>
            <w:r>
              <w:rPr>
                <w:b/>
                <w:bCs/>
                <w:color w:val="C2185B"/>
              </w:rPr>
              <w:t>REVISION</w:t>
            </w:r>
          </w:p>
          <w:p w14:paraId="09F035BA" w14:textId="77777777" w:rsidR="001A20E6" w:rsidRDefault="00000000">
            <w:pPr>
              <w:pStyle w:val="TableCellTaskDetails"/>
            </w:pPr>
            <w:r>
              <w:t>• Practice - Infrastructure (E09) — 30m</w:t>
            </w:r>
          </w:p>
          <w:p w14:paraId="5F49DF6F" w14:textId="77777777" w:rsidR="001A20E6" w:rsidRDefault="00000000">
            <w:pPr>
              <w:pStyle w:val="TableCellTaskBadge"/>
              <w:shd w:val="clear" w:color="auto" w:fill="E8F5E8"/>
            </w:pPr>
            <w:r>
              <w:rPr>
                <w:b/>
                <w:bCs/>
                <w:color w:val="388E3C"/>
              </w:rPr>
              <w:t>PRACTICE</w:t>
            </w:r>
          </w:p>
          <w:p w14:paraId="300D8E60" w14:textId="77777777" w:rsidR="001A20E6" w:rsidRDefault="00000000">
            <w:pPr>
              <w:pStyle w:val="TableCellTaskDetails"/>
            </w:pPr>
            <w:r>
              <w:t>• Practice - Investment Models (E10) — 30m</w:t>
            </w:r>
          </w:p>
          <w:p w14:paraId="131BC5AE" w14:textId="77777777" w:rsidR="001A20E6" w:rsidRDefault="00000000">
            <w:pPr>
              <w:pStyle w:val="TableCellTaskBadge"/>
              <w:shd w:val="clear" w:color="auto" w:fill="E8F5E8"/>
            </w:pPr>
            <w:r>
              <w:rPr>
                <w:b/>
                <w:bCs/>
                <w:color w:val="388E3C"/>
              </w:rPr>
              <w:t>PRACTICE</w:t>
            </w:r>
          </w:p>
          <w:p w14:paraId="2B7B5EA8" w14:textId="77777777" w:rsidR="001A20E6" w:rsidRDefault="00000000">
            <w:pPr>
              <w:pStyle w:val="TableCellTaskDetails"/>
            </w:pPr>
            <w:r>
              <w:t>• Practice - Land Reforms (E11) — 30m</w:t>
            </w:r>
          </w:p>
          <w:p w14:paraId="36EB2095"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754DCDE4" w14:textId="77777777" w:rsidR="001A20E6" w:rsidRDefault="00000000">
            <w:pPr>
              <w:pStyle w:val="TableCellTaskSubject"/>
            </w:pPr>
            <w:r>
              <w:t>Governance</w:t>
            </w:r>
          </w:p>
          <w:p w14:paraId="44E094E5" w14:textId="77777777" w:rsidR="001A20E6" w:rsidRDefault="00000000">
            <w:pPr>
              <w:pStyle w:val="TableCellTaskDetails"/>
            </w:pPr>
            <w:r>
              <w:t>• Revision - Broad / Overlap (O00) — 30m</w:t>
            </w:r>
          </w:p>
          <w:p w14:paraId="76BCF2C6" w14:textId="77777777" w:rsidR="001A20E6" w:rsidRDefault="00000000">
            <w:pPr>
              <w:pStyle w:val="TableCellTaskBadge"/>
              <w:shd w:val="clear" w:color="auto" w:fill="FCE4EC"/>
            </w:pPr>
            <w:r>
              <w:rPr>
                <w:b/>
                <w:bCs/>
                <w:color w:val="C2185B"/>
              </w:rPr>
              <w:t>REVISION</w:t>
            </w:r>
          </w:p>
          <w:p w14:paraId="49BA911D" w14:textId="77777777" w:rsidR="001A20E6" w:rsidRDefault="00000000">
            <w:pPr>
              <w:pStyle w:val="TableCellTaskDetails"/>
            </w:pPr>
            <w:r>
              <w:t>• Revision - Good governance and applications (O01) — 30m</w:t>
            </w:r>
          </w:p>
          <w:p w14:paraId="155DD0B1" w14:textId="77777777" w:rsidR="001A20E6" w:rsidRDefault="00000000">
            <w:pPr>
              <w:pStyle w:val="TableCellTaskBadge"/>
              <w:shd w:val="clear" w:color="auto" w:fill="FCE4EC"/>
            </w:pPr>
            <w:r>
              <w:rPr>
                <w:b/>
                <w:bCs/>
                <w:color w:val="C2185B"/>
              </w:rPr>
              <w:t>REVISION</w:t>
            </w:r>
          </w:p>
          <w:p w14:paraId="4B1BD0E5" w14:textId="77777777" w:rsidR="001A20E6" w:rsidRDefault="00000000">
            <w:pPr>
              <w:pStyle w:val="TableCellTaskDetails"/>
            </w:pPr>
            <w:r>
              <w:t>• Practice - Broad / Overlap (O00) — 30m</w:t>
            </w:r>
          </w:p>
          <w:p w14:paraId="0529BCAF" w14:textId="77777777" w:rsidR="001A20E6" w:rsidRDefault="00000000">
            <w:pPr>
              <w:pStyle w:val="TableCellTaskBadge"/>
              <w:shd w:val="clear" w:color="auto" w:fill="E8F5E8"/>
            </w:pPr>
            <w:r>
              <w:rPr>
                <w:b/>
                <w:bCs/>
                <w:color w:val="388E3C"/>
              </w:rPr>
              <w:t>PRACTICE</w:t>
            </w:r>
          </w:p>
          <w:p w14:paraId="2D3830BC" w14:textId="77777777" w:rsidR="001A20E6" w:rsidRDefault="00000000">
            <w:pPr>
              <w:pStyle w:val="TableCellTaskDetails"/>
            </w:pPr>
            <w:r>
              <w:t>• Practice - Good governance and applications (O01) — 30m</w:t>
            </w:r>
          </w:p>
          <w:p w14:paraId="5FB267C0" w14:textId="77777777" w:rsidR="001A20E6" w:rsidRDefault="00000000">
            <w:pPr>
              <w:pStyle w:val="TableCellTaskBadge"/>
              <w:shd w:val="clear" w:color="auto" w:fill="E8F5E8"/>
            </w:pPr>
            <w:r>
              <w:rPr>
                <w:b/>
                <w:bCs/>
                <w:color w:val="388E3C"/>
              </w:rPr>
              <w:t>PRACTICE</w:t>
            </w:r>
          </w:p>
          <w:p w14:paraId="5A430737" w14:textId="77777777" w:rsidR="001A20E6" w:rsidRDefault="00000000">
            <w:pPr>
              <w:pStyle w:val="TableCellTaskDetails"/>
            </w:pPr>
            <w:r>
              <w:t>• Practice - Transparency (O02) — 30m</w:t>
            </w:r>
          </w:p>
          <w:p w14:paraId="5878BA59"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2A91BB5B" w14:textId="77777777" w:rsidR="001A20E6" w:rsidRDefault="00000000">
            <w:pPr>
              <w:pStyle w:val="TableCellTaskSubject"/>
            </w:pPr>
            <w:r>
              <w:t>Governance</w:t>
            </w:r>
          </w:p>
          <w:p w14:paraId="33CD4F6D" w14:textId="77777777" w:rsidR="001A20E6" w:rsidRDefault="00000000">
            <w:pPr>
              <w:pStyle w:val="TableCellTaskDetails"/>
            </w:pPr>
            <w:r>
              <w:t>• Revision - Transparency (O02) — 30m</w:t>
            </w:r>
          </w:p>
          <w:p w14:paraId="666CD95E" w14:textId="77777777" w:rsidR="001A20E6" w:rsidRDefault="00000000">
            <w:pPr>
              <w:pStyle w:val="TableCellTaskBadge"/>
              <w:shd w:val="clear" w:color="auto" w:fill="FCE4EC"/>
            </w:pPr>
            <w:r>
              <w:rPr>
                <w:b/>
                <w:bCs/>
                <w:color w:val="C2185B"/>
              </w:rPr>
              <w:t>REVISION</w:t>
            </w:r>
          </w:p>
          <w:p w14:paraId="78DBE401" w14:textId="77777777" w:rsidR="001A20E6" w:rsidRDefault="00000000">
            <w:pPr>
              <w:pStyle w:val="TableCellTaskDetails"/>
            </w:pPr>
            <w:r>
              <w:t>• Revision - Accountability (O03) — 30m</w:t>
            </w:r>
          </w:p>
          <w:p w14:paraId="26C6FA0B" w14:textId="77777777" w:rsidR="001A20E6" w:rsidRDefault="00000000">
            <w:pPr>
              <w:pStyle w:val="TableCellTaskBadge"/>
              <w:shd w:val="clear" w:color="auto" w:fill="FCE4EC"/>
            </w:pPr>
            <w:r>
              <w:rPr>
                <w:b/>
                <w:bCs/>
                <w:color w:val="C2185B"/>
              </w:rPr>
              <w:t>REVISION</w:t>
            </w:r>
          </w:p>
          <w:p w14:paraId="3A733F41" w14:textId="77777777" w:rsidR="001A20E6" w:rsidRDefault="00000000">
            <w:pPr>
              <w:pStyle w:val="TableCellTaskDetails"/>
            </w:pPr>
            <w:r>
              <w:t>• Practice - Accountability (O03) — 30m</w:t>
            </w:r>
          </w:p>
          <w:p w14:paraId="724E707C" w14:textId="77777777" w:rsidR="001A20E6" w:rsidRDefault="00000000">
            <w:pPr>
              <w:pStyle w:val="TableCellTaskBadge"/>
              <w:shd w:val="clear" w:color="auto" w:fill="E8F5E8"/>
            </w:pPr>
            <w:r>
              <w:rPr>
                <w:b/>
                <w:bCs/>
                <w:color w:val="388E3C"/>
              </w:rPr>
              <w:t>PRACTICE</w:t>
            </w:r>
          </w:p>
          <w:p w14:paraId="463E3703" w14:textId="77777777" w:rsidR="001A20E6" w:rsidRDefault="00000000">
            <w:pPr>
              <w:pStyle w:val="TableCellTaskDetails"/>
            </w:pPr>
            <w:r>
              <w:t>• Practice - E-Governance (O04) — 30m</w:t>
            </w:r>
          </w:p>
          <w:p w14:paraId="5BD15291" w14:textId="77777777" w:rsidR="001A20E6" w:rsidRDefault="00000000">
            <w:pPr>
              <w:pStyle w:val="TableCellTaskBadge"/>
              <w:shd w:val="clear" w:color="auto" w:fill="E8F5E8"/>
            </w:pPr>
            <w:r>
              <w:rPr>
                <w:b/>
                <w:bCs/>
                <w:color w:val="388E3C"/>
              </w:rPr>
              <w:t>PRACTICE</w:t>
            </w:r>
          </w:p>
          <w:p w14:paraId="085974C6" w14:textId="77777777" w:rsidR="001A20E6" w:rsidRDefault="00000000">
            <w:pPr>
              <w:pStyle w:val="TableCellTaskDetails"/>
            </w:pPr>
            <w:r>
              <w:t>• Practice - Citizens Charter (O05) — 30m</w:t>
            </w:r>
          </w:p>
          <w:p w14:paraId="6AE17936"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66F4100A" w14:textId="77777777" w:rsidR="001A20E6" w:rsidRDefault="001A20E6"/>
        </w:tc>
      </w:tr>
    </w:tbl>
    <w:p w14:paraId="096B710F" w14:textId="77777777" w:rsidR="001A20E6" w:rsidRDefault="001A20E6">
      <w:pPr>
        <w:spacing w:after="400"/>
      </w:pPr>
    </w:p>
    <w:p w14:paraId="79DD046B" w14:textId="77777777" w:rsidR="001A20E6" w:rsidRDefault="00000000">
      <w:pPr>
        <w:pStyle w:val="ResourceTitle"/>
      </w:pPr>
      <w:r>
        <w:t>📚 Resources for Apr 25 - May 01</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33FAD1CC" w14:textId="77777777">
        <w:tc>
          <w:tcPr>
            <w:tcW w:w="1650" w:type="pct"/>
            <w:tcBorders>
              <w:bottom w:val="single" w:sz="2" w:space="0" w:color="D1D5DB"/>
              <w:right w:val="single" w:sz="2" w:space="0" w:color="D1D5DB"/>
            </w:tcBorders>
            <w:tcMar>
              <w:top w:w="200" w:type="dxa"/>
              <w:left w:w="150" w:type="dxa"/>
              <w:bottom w:w="200" w:type="dxa"/>
              <w:right w:w="150" w:type="dxa"/>
            </w:tcMar>
          </w:tcPr>
          <w:p w14:paraId="2EFF7103" w14:textId="77777777" w:rsidR="001A20E6" w:rsidRDefault="00000000">
            <w:pPr>
              <w:pStyle w:val="TableCellSubjectName"/>
            </w:pPr>
            <w:r>
              <w:t>Indian Polity and Governance</w:t>
            </w:r>
          </w:p>
          <w:p w14:paraId="189F4866" w14:textId="77777777" w:rsidR="001A20E6" w:rsidRDefault="00000000">
            <w:pPr>
              <w:pStyle w:val="TableCellCategoryTitle"/>
            </w:pPr>
            <w:r>
              <w:t>📝 Practice Materials</w:t>
            </w:r>
          </w:p>
          <w:p w14:paraId="31A92F65" w14:textId="77777777" w:rsidR="001A20E6" w:rsidRDefault="00000000">
            <w:pPr>
              <w:pStyle w:val="TableCellResourceItem"/>
            </w:pPr>
            <w:r>
              <w:t>• La Excellence Polity Material</w:t>
            </w:r>
          </w:p>
          <w:p w14:paraId="428C1453" w14:textId="77777777" w:rsidR="001A20E6" w:rsidRDefault="00000000">
            <w:pPr>
              <w:pStyle w:val="TableCellResourceItem"/>
            </w:pPr>
            <w:r>
              <w:t>• Mains RRP + Prelims RRP</w:t>
            </w:r>
          </w:p>
          <w:p w14:paraId="12F49DCE" w14:textId="77777777" w:rsidR="001A20E6" w:rsidRDefault="00000000">
            <w:pPr>
              <w:pStyle w:val="TableCellResourceItem"/>
            </w:pPr>
            <w:r>
              <w:t>• Prelims &amp; Mains Workbooks</w:t>
            </w:r>
          </w:p>
          <w:p w14:paraId="4D569FA8" w14:textId="77777777" w:rsidR="001A20E6" w:rsidRDefault="00000000">
            <w:pPr>
              <w:pStyle w:val="TableCellCategoryTitle"/>
            </w:pPr>
            <w:r>
              <w:t>📰 Current Affairs</w:t>
            </w:r>
          </w:p>
          <w:p w14:paraId="0F37D63D" w14:textId="77777777" w:rsidR="001A20E6" w:rsidRDefault="00000000">
            <w:pPr>
              <w:pStyle w:val="TableCellResourceItem"/>
            </w:pPr>
            <w:r>
              <w:t>• NITI Aayog Reports + PRS Briefs</w:t>
            </w:r>
          </w:p>
          <w:p w14:paraId="6C228C58" w14:textId="77777777" w:rsidR="001A20E6" w:rsidRDefault="00000000">
            <w:pPr>
              <w:pStyle w:val="TableCellResourceItem"/>
            </w:pPr>
            <w:r>
              <w:t>• Newspapers (The Hindu/Indian Express)</w:t>
            </w:r>
          </w:p>
          <w:p w14:paraId="046EEFED"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2EF7166A" w14:textId="77777777" w:rsidR="001A20E6" w:rsidRDefault="00000000">
            <w:pPr>
              <w:pStyle w:val="TableCellSubjectName"/>
            </w:pPr>
            <w:r>
              <w:t>Indian Economy</w:t>
            </w:r>
          </w:p>
          <w:p w14:paraId="5823A6A4" w14:textId="77777777" w:rsidR="001A20E6" w:rsidRDefault="00000000">
            <w:pPr>
              <w:pStyle w:val="TableCellCategoryTitle"/>
            </w:pPr>
            <w:r>
              <w:t>📝 Practice Materials</w:t>
            </w:r>
          </w:p>
          <w:p w14:paraId="6ABCBC04" w14:textId="77777777" w:rsidR="001A20E6" w:rsidRDefault="00000000">
            <w:pPr>
              <w:pStyle w:val="TableCellResourceItem"/>
            </w:pPr>
            <w:r>
              <w:t>• La Excellence Economy Material</w:t>
            </w:r>
          </w:p>
          <w:p w14:paraId="6585C882" w14:textId="77777777" w:rsidR="001A20E6" w:rsidRDefault="00000000">
            <w:pPr>
              <w:pStyle w:val="TableCellResourceItem"/>
            </w:pPr>
            <w:r>
              <w:t>• Mains RRP + Prelims RRP</w:t>
            </w:r>
          </w:p>
          <w:p w14:paraId="586A0202" w14:textId="77777777" w:rsidR="001A20E6" w:rsidRDefault="00000000">
            <w:pPr>
              <w:pStyle w:val="TableCellResourceItem"/>
            </w:pPr>
            <w:r>
              <w:t>• Prelims &amp; Mains Workbooks</w:t>
            </w:r>
          </w:p>
          <w:p w14:paraId="75DBFE4F" w14:textId="77777777" w:rsidR="001A20E6" w:rsidRDefault="00000000">
            <w:pPr>
              <w:pStyle w:val="TableCellCategoryTitle"/>
            </w:pPr>
            <w:r>
              <w:t>📰 Current Affairs</w:t>
            </w:r>
          </w:p>
          <w:p w14:paraId="13B81902" w14:textId="77777777" w:rsidR="001A20E6" w:rsidRDefault="00000000">
            <w:pPr>
              <w:pStyle w:val="TableCellResourceItem"/>
            </w:pPr>
            <w:r>
              <w:t>• NITI Aayog Reports + Economic survey and Budget</w:t>
            </w:r>
          </w:p>
          <w:p w14:paraId="18A42264"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6BC826CC" w14:textId="77777777" w:rsidR="001A20E6" w:rsidRDefault="00000000">
            <w:pPr>
              <w:pStyle w:val="TableCellSubjectName"/>
            </w:pPr>
            <w:r>
              <w:t>Governance</w:t>
            </w:r>
          </w:p>
          <w:p w14:paraId="78856375" w14:textId="77777777" w:rsidR="001A20E6" w:rsidRDefault="00000000">
            <w:pPr>
              <w:pStyle w:val="TableCellCategoryTitle"/>
            </w:pPr>
            <w:r>
              <w:t>📚 Primary Books</w:t>
            </w:r>
          </w:p>
          <w:p w14:paraId="30456961" w14:textId="77777777" w:rsidR="001A20E6" w:rsidRDefault="00000000">
            <w:pPr>
              <w:pStyle w:val="TableCellResourceItem"/>
            </w:pPr>
            <w:r>
              <w:t>• India Year Book (Schemes) + PIB</w:t>
            </w:r>
          </w:p>
          <w:p w14:paraId="71E87B09" w14:textId="77777777" w:rsidR="001A20E6" w:rsidRDefault="00000000">
            <w:pPr>
              <w:pStyle w:val="TableCellResourceItem"/>
            </w:pPr>
            <w:r>
              <w:t>• Governance In India by M Laxmikanth</w:t>
            </w:r>
          </w:p>
          <w:p w14:paraId="7EC50F70" w14:textId="77777777" w:rsidR="001A20E6" w:rsidRDefault="00000000">
            <w:pPr>
              <w:pStyle w:val="TableCellCategoryTitle"/>
            </w:pPr>
            <w:r>
              <w:t>📝 Practice Materials</w:t>
            </w:r>
          </w:p>
          <w:p w14:paraId="68EE2F99" w14:textId="77777777" w:rsidR="001A20E6" w:rsidRDefault="00000000">
            <w:pPr>
              <w:pStyle w:val="TableCellResourceItem"/>
            </w:pPr>
            <w:r>
              <w:t>• La Excellence Governance Material</w:t>
            </w:r>
          </w:p>
          <w:p w14:paraId="14A500CA" w14:textId="77777777" w:rsidR="001A20E6" w:rsidRDefault="00000000">
            <w:pPr>
              <w:pStyle w:val="TableCellResourceItem"/>
            </w:pPr>
            <w:r>
              <w:t>• Mains Workbook</w:t>
            </w:r>
          </w:p>
          <w:p w14:paraId="191BF0B2" w14:textId="77777777" w:rsidR="001A20E6" w:rsidRDefault="00000000">
            <w:pPr>
              <w:pStyle w:val="TableCellCategoryTitle"/>
            </w:pPr>
            <w:r>
              <w:t>📰 Current Affairs</w:t>
            </w:r>
          </w:p>
          <w:p w14:paraId="5FED8FB0" w14:textId="77777777" w:rsidR="001A20E6" w:rsidRDefault="00000000">
            <w:pPr>
              <w:pStyle w:val="TableCellResourceItem"/>
            </w:pPr>
            <w:r>
              <w:t>• NITI Aayog + Yojana</w:t>
            </w:r>
          </w:p>
          <w:p w14:paraId="37AE4787" w14:textId="77777777" w:rsidR="001A20E6" w:rsidRDefault="00000000">
            <w:pPr>
              <w:pStyle w:val="TableCellResourceItem"/>
            </w:pPr>
            <w:r>
              <w:t>• Newspapers (Hindu and IE Explained)</w:t>
            </w:r>
          </w:p>
        </w:tc>
      </w:tr>
    </w:tbl>
    <w:p w14:paraId="384F4B16"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3F5ADAD6" w14:textId="77777777">
        <w:tc>
          <w:tcPr>
            <w:tcW w:w="2500" w:type="pct"/>
            <w:tcMar>
              <w:top w:w="0" w:type="dxa"/>
              <w:left w:w="0" w:type="dxa"/>
              <w:bottom w:w="0" w:type="dxa"/>
              <w:right w:w="0" w:type="dxa"/>
            </w:tcMar>
          </w:tcPr>
          <w:p w14:paraId="55006BE0" w14:textId="77777777" w:rsidR="001A20E6" w:rsidRDefault="00000000">
            <w:pPr>
              <w:pStyle w:val="MonthTitle"/>
            </w:pPr>
            <w:r>
              <w:rPr>
                <w:color w:val="6D28D9"/>
              </w:rPr>
              <w:t>MAY 2027</w:t>
            </w:r>
          </w:p>
        </w:tc>
        <w:tc>
          <w:tcPr>
            <w:tcW w:w="2500" w:type="pct"/>
            <w:tcMar>
              <w:top w:w="0" w:type="dxa"/>
              <w:left w:w="0" w:type="dxa"/>
              <w:bottom w:w="0" w:type="dxa"/>
              <w:right w:w="0" w:type="dxa"/>
            </w:tcMar>
          </w:tcPr>
          <w:p w14:paraId="0C3744E6" w14:textId="77777777" w:rsidR="001A20E6" w:rsidRDefault="00000000">
            <w:pPr>
              <w:pStyle w:val="CycleName"/>
            </w:pPr>
            <w:commentRangeStart w:id="73"/>
            <w:r>
              <w:rPr>
                <w:color w:val="6D28D9"/>
              </w:rPr>
              <w:t>C5</w:t>
            </w:r>
            <w:commentRangeEnd w:id="73"/>
            <w:r w:rsidR="009E69A9">
              <w:rPr>
                <w:rStyle w:val="CommentReference"/>
                <w:rFonts w:ascii="Times New Roman" w:eastAsia="Times New Roman" w:hAnsi="Times New Roman" w:cs="Times New Roman"/>
                <w:b w:val="0"/>
                <w:bCs w:val="0"/>
                <w:color w:val="auto"/>
              </w:rPr>
              <w:commentReference w:id="73"/>
            </w:r>
          </w:p>
        </w:tc>
      </w:tr>
    </w:tbl>
    <w:p w14:paraId="1B8A0ED3" w14:textId="7F734DA1" w:rsidR="001A20E6" w:rsidRDefault="009E3968">
      <w:pPr>
        <w:spacing w:after="400"/>
      </w:pPr>
      <w:ins w:id="74" w:author="kalyan inampudi" w:date="2025-10-29T20:41:00Z" w16du:dateUtc="2025-10-29T15:11:00Z">
        <w:r>
          <w:t>Not showing C5.b  a</w:t>
        </w:r>
      </w:ins>
      <w:ins w:id="75" w:author="kalyan inampudi" w:date="2025-10-29T20:42:00Z" w16du:dateUtc="2025-10-29T15:12:00Z">
        <w:r>
          <w:t>lso exam is on May 23</w:t>
        </w:r>
        <w:r w:rsidRPr="009E3968">
          <w:rPr>
            <w:vertAlign w:val="superscript"/>
            <w:rPrChange w:id="76" w:author="kalyan inampudi" w:date="2025-10-29T20:42:00Z" w16du:dateUtc="2025-10-29T15:12:00Z">
              <w:rPr/>
            </w:rPrChange>
          </w:rPr>
          <w:t>rd</w:t>
        </w:r>
        <w:r>
          <w:t xml:space="preserve"> (Prelims) C5B should be X-10 or X-15 Days sir. </w:t>
        </w:r>
      </w:ins>
      <w:ins w:id="77" w:author="kalyan inampudi" w:date="2025-10-29T20:47:00Z" w16du:dateUtc="2025-10-29T15:17:00Z">
        <w:r>
          <w:t xml:space="preserve">C5B can be displayed  in different colors. </w:t>
        </w:r>
      </w:ins>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5D2D4108" w14:textId="77777777">
        <w:tc>
          <w:tcPr>
            <w:tcW w:w="700" w:type="pct"/>
            <w:shd w:val="clear" w:color="auto" w:fill="F8F9FA"/>
            <w:tcMar>
              <w:top w:w="200" w:type="dxa"/>
              <w:left w:w="100" w:type="dxa"/>
              <w:bottom w:w="200" w:type="dxa"/>
              <w:right w:w="100" w:type="dxa"/>
            </w:tcMar>
          </w:tcPr>
          <w:p w14:paraId="1A676848" w14:textId="77777777" w:rsidR="001A20E6" w:rsidRDefault="00000000">
            <w:pPr>
              <w:pStyle w:val="TableCellCalendarHeader"/>
            </w:pPr>
            <w:r>
              <w:t>Sunday</w:t>
            </w:r>
          </w:p>
        </w:tc>
        <w:tc>
          <w:tcPr>
            <w:tcW w:w="700" w:type="pct"/>
            <w:shd w:val="clear" w:color="auto" w:fill="F8F9FA"/>
            <w:tcMar>
              <w:top w:w="200" w:type="dxa"/>
              <w:left w:w="100" w:type="dxa"/>
              <w:bottom w:w="200" w:type="dxa"/>
              <w:right w:w="100" w:type="dxa"/>
            </w:tcMar>
          </w:tcPr>
          <w:p w14:paraId="0C184B68" w14:textId="77777777" w:rsidR="001A20E6" w:rsidRDefault="00000000">
            <w:pPr>
              <w:pStyle w:val="TableCellCalendarHeader"/>
            </w:pPr>
            <w:r>
              <w:t>Monday</w:t>
            </w:r>
          </w:p>
        </w:tc>
        <w:tc>
          <w:tcPr>
            <w:tcW w:w="700" w:type="pct"/>
            <w:shd w:val="clear" w:color="auto" w:fill="F8F9FA"/>
            <w:tcMar>
              <w:top w:w="200" w:type="dxa"/>
              <w:left w:w="100" w:type="dxa"/>
              <w:bottom w:w="200" w:type="dxa"/>
              <w:right w:w="100" w:type="dxa"/>
            </w:tcMar>
          </w:tcPr>
          <w:p w14:paraId="1B117F91" w14:textId="77777777" w:rsidR="001A20E6" w:rsidRDefault="00000000">
            <w:pPr>
              <w:pStyle w:val="TableCellCalendarHeader"/>
            </w:pPr>
            <w:r>
              <w:t>Tuesday</w:t>
            </w:r>
          </w:p>
        </w:tc>
        <w:tc>
          <w:tcPr>
            <w:tcW w:w="700" w:type="pct"/>
            <w:shd w:val="clear" w:color="auto" w:fill="F8F9FA"/>
            <w:tcMar>
              <w:top w:w="200" w:type="dxa"/>
              <w:left w:w="100" w:type="dxa"/>
              <w:bottom w:w="200" w:type="dxa"/>
              <w:right w:w="100" w:type="dxa"/>
            </w:tcMar>
          </w:tcPr>
          <w:p w14:paraId="0957ACA7" w14:textId="77777777" w:rsidR="001A20E6" w:rsidRDefault="00000000">
            <w:pPr>
              <w:pStyle w:val="TableCellCalendarHeader"/>
            </w:pPr>
            <w:r>
              <w:t>Wednesday</w:t>
            </w:r>
          </w:p>
        </w:tc>
        <w:tc>
          <w:tcPr>
            <w:tcW w:w="700" w:type="pct"/>
            <w:shd w:val="clear" w:color="auto" w:fill="F8F9FA"/>
            <w:tcMar>
              <w:top w:w="200" w:type="dxa"/>
              <w:left w:w="100" w:type="dxa"/>
              <w:bottom w:w="200" w:type="dxa"/>
              <w:right w:w="100" w:type="dxa"/>
            </w:tcMar>
          </w:tcPr>
          <w:p w14:paraId="03874762" w14:textId="77777777" w:rsidR="001A20E6" w:rsidRDefault="00000000">
            <w:pPr>
              <w:pStyle w:val="TableCellCalendarHeader"/>
            </w:pPr>
            <w:r>
              <w:t>Thursday</w:t>
            </w:r>
          </w:p>
        </w:tc>
        <w:tc>
          <w:tcPr>
            <w:tcW w:w="700" w:type="pct"/>
            <w:shd w:val="clear" w:color="auto" w:fill="F8F9FA"/>
            <w:tcMar>
              <w:top w:w="200" w:type="dxa"/>
              <w:left w:w="100" w:type="dxa"/>
              <w:bottom w:w="200" w:type="dxa"/>
              <w:right w:w="100" w:type="dxa"/>
            </w:tcMar>
          </w:tcPr>
          <w:p w14:paraId="77CA1D5D" w14:textId="77777777" w:rsidR="001A20E6" w:rsidRDefault="00000000">
            <w:pPr>
              <w:pStyle w:val="TableCellCalendarHeader"/>
            </w:pPr>
            <w:r>
              <w:t>Friday</w:t>
            </w:r>
          </w:p>
        </w:tc>
        <w:tc>
          <w:tcPr>
            <w:tcW w:w="700" w:type="pct"/>
            <w:shd w:val="clear" w:color="auto" w:fill="F8F9FA"/>
            <w:tcMar>
              <w:top w:w="200" w:type="dxa"/>
              <w:left w:w="100" w:type="dxa"/>
              <w:bottom w:w="200" w:type="dxa"/>
              <w:right w:w="100" w:type="dxa"/>
            </w:tcMar>
          </w:tcPr>
          <w:p w14:paraId="1FD583C8" w14:textId="77777777" w:rsidR="001A20E6" w:rsidRDefault="00000000">
            <w:pPr>
              <w:pStyle w:val="TableCellCalendarHeader"/>
            </w:pPr>
            <w:r>
              <w:t>Saturday</w:t>
            </w:r>
          </w:p>
        </w:tc>
      </w:tr>
      <w:tr w:rsidR="001A20E6" w14:paraId="6B7F5D9C" w14:textId="77777777">
        <w:tc>
          <w:tcPr>
            <w:tcW w:w="700" w:type="pct"/>
            <w:tcMar>
              <w:top w:w="200" w:type="dxa"/>
              <w:left w:w="100" w:type="dxa"/>
              <w:bottom w:w="200" w:type="dxa"/>
              <w:right w:w="100" w:type="dxa"/>
            </w:tcMar>
          </w:tcPr>
          <w:p w14:paraId="2C24C4A5" w14:textId="77777777" w:rsidR="001A20E6" w:rsidRDefault="001A20E6"/>
        </w:tc>
        <w:tc>
          <w:tcPr>
            <w:tcW w:w="700" w:type="pct"/>
            <w:tcMar>
              <w:top w:w="200" w:type="dxa"/>
              <w:left w:w="100" w:type="dxa"/>
              <w:bottom w:w="200" w:type="dxa"/>
              <w:right w:w="100" w:type="dxa"/>
            </w:tcMar>
          </w:tcPr>
          <w:p w14:paraId="1998C7A2" w14:textId="77777777" w:rsidR="001A20E6" w:rsidRDefault="001A20E6"/>
        </w:tc>
        <w:tc>
          <w:tcPr>
            <w:tcW w:w="700" w:type="pct"/>
            <w:tcMar>
              <w:top w:w="200" w:type="dxa"/>
              <w:left w:w="100" w:type="dxa"/>
              <w:bottom w:w="200" w:type="dxa"/>
              <w:right w:w="100" w:type="dxa"/>
            </w:tcMar>
          </w:tcPr>
          <w:p w14:paraId="152F5597" w14:textId="77777777" w:rsidR="001A20E6" w:rsidRDefault="001A20E6"/>
        </w:tc>
        <w:tc>
          <w:tcPr>
            <w:tcW w:w="700" w:type="pct"/>
            <w:tcMar>
              <w:top w:w="200" w:type="dxa"/>
              <w:left w:w="100" w:type="dxa"/>
              <w:bottom w:w="200" w:type="dxa"/>
              <w:right w:w="100" w:type="dxa"/>
            </w:tcMar>
          </w:tcPr>
          <w:p w14:paraId="53F33D1F" w14:textId="77777777" w:rsidR="001A20E6" w:rsidRDefault="001A20E6"/>
        </w:tc>
        <w:tc>
          <w:tcPr>
            <w:tcW w:w="700" w:type="pct"/>
            <w:tcMar>
              <w:top w:w="200" w:type="dxa"/>
              <w:left w:w="100" w:type="dxa"/>
              <w:bottom w:w="200" w:type="dxa"/>
              <w:right w:w="100" w:type="dxa"/>
            </w:tcMar>
          </w:tcPr>
          <w:p w14:paraId="357CC21A" w14:textId="77777777" w:rsidR="001A20E6" w:rsidRDefault="001A20E6"/>
        </w:tc>
        <w:tc>
          <w:tcPr>
            <w:tcW w:w="700" w:type="pct"/>
            <w:tcMar>
              <w:top w:w="200" w:type="dxa"/>
              <w:left w:w="100" w:type="dxa"/>
              <w:bottom w:w="200" w:type="dxa"/>
              <w:right w:w="100" w:type="dxa"/>
            </w:tcMar>
          </w:tcPr>
          <w:p w14:paraId="0E2F323F" w14:textId="77777777" w:rsidR="001A20E6" w:rsidRDefault="001A20E6"/>
        </w:tc>
        <w:tc>
          <w:tcPr>
            <w:tcW w:w="700" w:type="pct"/>
            <w:shd w:val="clear" w:color="auto" w:fill="EDE9FE"/>
            <w:tcMar>
              <w:top w:w="200" w:type="dxa"/>
              <w:left w:w="100" w:type="dxa"/>
              <w:bottom w:w="200" w:type="dxa"/>
              <w:right w:w="100" w:type="dxa"/>
            </w:tcMar>
          </w:tcPr>
          <w:p w14:paraId="43A74359" w14:textId="77777777" w:rsidR="001A20E6" w:rsidRDefault="00000000">
            <w:pPr>
              <w:pStyle w:val="TableCellCalendarDayNumberBold"/>
            </w:pPr>
            <w:r>
              <w:t>1</w:t>
            </w:r>
          </w:p>
          <w:p w14:paraId="02CF8A79" w14:textId="77777777" w:rsidR="001A20E6" w:rsidRDefault="00000000">
            <w:pPr>
              <w:pStyle w:val="TableCellCalendarSubject"/>
            </w:pPr>
            <w:r>
              <w:t>Indian Economy</w:t>
            </w:r>
          </w:p>
          <w:p w14:paraId="6EFFEEF7" w14:textId="77777777" w:rsidR="001A20E6" w:rsidRDefault="00000000">
            <w:pPr>
              <w:pStyle w:val="TableCellCalendarSubject"/>
            </w:pPr>
            <w:r>
              <w:t>Governance</w:t>
            </w:r>
          </w:p>
        </w:tc>
      </w:tr>
      <w:tr w:rsidR="001A20E6" w14:paraId="243EC7BF" w14:textId="77777777">
        <w:tc>
          <w:tcPr>
            <w:tcW w:w="700" w:type="pct"/>
            <w:shd w:val="clear" w:color="auto" w:fill="EDE9FE"/>
            <w:tcMar>
              <w:top w:w="200" w:type="dxa"/>
              <w:left w:w="100" w:type="dxa"/>
              <w:bottom w:w="200" w:type="dxa"/>
              <w:right w:w="100" w:type="dxa"/>
            </w:tcMar>
          </w:tcPr>
          <w:p w14:paraId="10371F63" w14:textId="77777777" w:rsidR="001A20E6" w:rsidRDefault="00000000">
            <w:pPr>
              <w:pStyle w:val="TableCellCalendarDayNumberBold"/>
            </w:pPr>
            <w:r>
              <w:t>2</w:t>
            </w:r>
          </w:p>
          <w:p w14:paraId="2DBBDA3B" w14:textId="77777777" w:rsidR="001A20E6" w:rsidRDefault="00000000">
            <w:pPr>
              <w:pStyle w:val="TableCellCalendarSubject"/>
            </w:pPr>
            <w:r>
              <w:t>Indian Economy</w:t>
            </w:r>
          </w:p>
          <w:p w14:paraId="1AAFC4EE" w14:textId="77777777" w:rsidR="001A20E6" w:rsidRDefault="00000000">
            <w:pPr>
              <w:pStyle w:val="TableCellCalendarSubject"/>
            </w:pPr>
            <w:r>
              <w:t>Governance</w:t>
            </w:r>
          </w:p>
        </w:tc>
        <w:tc>
          <w:tcPr>
            <w:tcW w:w="700" w:type="pct"/>
            <w:shd w:val="clear" w:color="auto" w:fill="EDE9FE"/>
            <w:tcMar>
              <w:top w:w="200" w:type="dxa"/>
              <w:left w:w="100" w:type="dxa"/>
              <w:bottom w:w="200" w:type="dxa"/>
              <w:right w:w="100" w:type="dxa"/>
            </w:tcMar>
          </w:tcPr>
          <w:p w14:paraId="64229A7A" w14:textId="77777777" w:rsidR="001A20E6" w:rsidRDefault="00000000">
            <w:pPr>
              <w:pStyle w:val="TableCellCalendarDayNumberBold"/>
            </w:pPr>
            <w:r>
              <w:t>3</w:t>
            </w:r>
          </w:p>
          <w:p w14:paraId="1E8D271E" w14:textId="77777777" w:rsidR="001A20E6" w:rsidRDefault="00000000">
            <w:pPr>
              <w:pStyle w:val="TableCellCalendarSubject"/>
            </w:pPr>
            <w:r>
              <w:t>International Relations</w:t>
            </w:r>
          </w:p>
          <w:p w14:paraId="282279D9" w14:textId="77777777" w:rsidR="001A20E6" w:rsidRDefault="00000000">
            <w:pPr>
              <w:pStyle w:val="TableCellCalendarSubject"/>
            </w:pPr>
            <w:r>
              <w:t>Internal Security</w:t>
            </w:r>
          </w:p>
        </w:tc>
        <w:tc>
          <w:tcPr>
            <w:tcW w:w="700" w:type="pct"/>
            <w:shd w:val="clear" w:color="auto" w:fill="EDE9FE"/>
            <w:tcMar>
              <w:top w:w="200" w:type="dxa"/>
              <w:left w:w="100" w:type="dxa"/>
              <w:bottom w:w="200" w:type="dxa"/>
              <w:right w:w="100" w:type="dxa"/>
            </w:tcMar>
          </w:tcPr>
          <w:p w14:paraId="4DA94C67" w14:textId="77777777" w:rsidR="001A20E6" w:rsidRDefault="00000000">
            <w:pPr>
              <w:pStyle w:val="TableCellCalendarDayNumberBold"/>
            </w:pPr>
            <w:r>
              <w:t>4</w:t>
            </w:r>
          </w:p>
          <w:p w14:paraId="72E4EBB3" w14:textId="77777777" w:rsidR="001A20E6" w:rsidRDefault="00000000">
            <w:pPr>
              <w:pStyle w:val="TableCellCalendarSubject"/>
            </w:pPr>
            <w:r>
              <w:t>International Relations</w:t>
            </w:r>
          </w:p>
          <w:p w14:paraId="53331B87" w14:textId="77777777" w:rsidR="001A20E6" w:rsidRDefault="00000000">
            <w:pPr>
              <w:pStyle w:val="TableCellCalendarSubject"/>
            </w:pPr>
            <w:r>
              <w:t>Internal Security</w:t>
            </w:r>
          </w:p>
        </w:tc>
        <w:tc>
          <w:tcPr>
            <w:tcW w:w="700" w:type="pct"/>
            <w:shd w:val="clear" w:color="auto" w:fill="EDE9FE"/>
            <w:tcMar>
              <w:top w:w="200" w:type="dxa"/>
              <w:left w:w="100" w:type="dxa"/>
              <w:bottom w:w="200" w:type="dxa"/>
              <w:right w:w="100" w:type="dxa"/>
            </w:tcMar>
          </w:tcPr>
          <w:p w14:paraId="6AB3DA4A" w14:textId="77777777" w:rsidR="001A20E6" w:rsidRDefault="00000000">
            <w:pPr>
              <w:pStyle w:val="TableCellCalendarDayNumberBold"/>
            </w:pPr>
            <w:r>
              <w:t>5</w:t>
            </w:r>
          </w:p>
          <w:p w14:paraId="10CA3755" w14:textId="77777777" w:rsidR="001A20E6" w:rsidRDefault="00000000">
            <w:pPr>
              <w:pStyle w:val="TableCellCalendarSubject"/>
            </w:pPr>
            <w:r>
              <w:t>Internal Security</w:t>
            </w:r>
          </w:p>
        </w:tc>
        <w:tc>
          <w:tcPr>
            <w:tcW w:w="700" w:type="pct"/>
            <w:shd w:val="clear" w:color="auto" w:fill="EDE9FE"/>
            <w:tcMar>
              <w:top w:w="200" w:type="dxa"/>
              <w:left w:w="100" w:type="dxa"/>
              <w:bottom w:w="200" w:type="dxa"/>
              <w:right w:w="100" w:type="dxa"/>
            </w:tcMar>
          </w:tcPr>
          <w:p w14:paraId="38B96151" w14:textId="77777777" w:rsidR="001A20E6" w:rsidRDefault="00000000">
            <w:pPr>
              <w:pStyle w:val="TableCellCalendarDayNumberBold"/>
            </w:pPr>
            <w:r>
              <w:t>6</w:t>
            </w:r>
          </w:p>
          <w:p w14:paraId="3AD72510" w14:textId="77777777" w:rsidR="001A20E6" w:rsidRDefault="00000000">
            <w:pPr>
              <w:pStyle w:val="TableCellCalendarSubject"/>
            </w:pPr>
            <w:r>
              <w:t>History-Ancient</w:t>
            </w:r>
          </w:p>
        </w:tc>
        <w:tc>
          <w:tcPr>
            <w:tcW w:w="700" w:type="pct"/>
            <w:shd w:val="clear" w:color="auto" w:fill="EDE9FE"/>
            <w:tcMar>
              <w:top w:w="200" w:type="dxa"/>
              <w:left w:w="100" w:type="dxa"/>
              <w:bottom w:w="200" w:type="dxa"/>
              <w:right w:w="100" w:type="dxa"/>
            </w:tcMar>
          </w:tcPr>
          <w:p w14:paraId="6AB598F9" w14:textId="77777777" w:rsidR="001A20E6" w:rsidRDefault="00000000">
            <w:pPr>
              <w:pStyle w:val="TableCellCalendarDayNumberBold"/>
            </w:pPr>
            <w:r>
              <w:t>7</w:t>
            </w:r>
          </w:p>
          <w:p w14:paraId="53BA7135" w14:textId="77777777" w:rsidR="001A20E6" w:rsidRDefault="00000000">
            <w:pPr>
              <w:pStyle w:val="TableCellCalendarSubject"/>
            </w:pPr>
            <w:r>
              <w:t>History-Medieval</w:t>
            </w:r>
          </w:p>
          <w:p w14:paraId="3295D58C" w14:textId="77777777" w:rsidR="001A20E6" w:rsidRDefault="00000000">
            <w:pPr>
              <w:pStyle w:val="TableCellCalendarSubject"/>
            </w:pPr>
            <w:r>
              <w:t>History-Modern</w:t>
            </w:r>
          </w:p>
        </w:tc>
        <w:tc>
          <w:tcPr>
            <w:tcW w:w="700" w:type="pct"/>
            <w:shd w:val="clear" w:color="auto" w:fill="EDE9FE"/>
            <w:tcMar>
              <w:top w:w="200" w:type="dxa"/>
              <w:left w:w="100" w:type="dxa"/>
              <w:bottom w:w="200" w:type="dxa"/>
              <w:right w:w="100" w:type="dxa"/>
            </w:tcMar>
          </w:tcPr>
          <w:p w14:paraId="392E26CA" w14:textId="77777777" w:rsidR="001A20E6" w:rsidRDefault="00000000">
            <w:pPr>
              <w:pStyle w:val="TableCellCalendarDayNumberBold"/>
            </w:pPr>
            <w:r>
              <w:t>8</w:t>
            </w:r>
          </w:p>
          <w:p w14:paraId="3A92DF70" w14:textId="77777777" w:rsidR="001A20E6" w:rsidRDefault="00000000">
            <w:pPr>
              <w:pStyle w:val="TableCellCalendarSubject"/>
            </w:pPr>
            <w:r>
              <w:t>History-Medieval</w:t>
            </w:r>
          </w:p>
          <w:p w14:paraId="2F928D2D" w14:textId="77777777" w:rsidR="001A20E6" w:rsidRDefault="00000000">
            <w:pPr>
              <w:pStyle w:val="TableCellCalendarSubject"/>
            </w:pPr>
            <w:r>
              <w:t>History-Modern</w:t>
            </w:r>
          </w:p>
        </w:tc>
      </w:tr>
      <w:tr w:rsidR="001A20E6" w14:paraId="7886C990" w14:textId="77777777">
        <w:tc>
          <w:tcPr>
            <w:tcW w:w="700" w:type="pct"/>
            <w:shd w:val="clear" w:color="auto" w:fill="EDE9FE"/>
            <w:tcMar>
              <w:top w:w="200" w:type="dxa"/>
              <w:left w:w="100" w:type="dxa"/>
              <w:bottom w:w="200" w:type="dxa"/>
              <w:right w:w="100" w:type="dxa"/>
            </w:tcMar>
          </w:tcPr>
          <w:p w14:paraId="1781C068" w14:textId="77777777" w:rsidR="001A20E6" w:rsidRDefault="00000000">
            <w:pPr>
              <w:pStyle w:val="TableCellCalendarDayNumberBold"/>
            </w:pPr>
            <w:r>
              <w:t>9</w:t>
            </w:r>
          </w:p>
          <w:p w14:paraId="67BF1D56" w14:textId="77777777" w:rsidR="001A20E6" w:rsidRDefault="00000000">
            <w:pPr>
              <w:pStyle w:val="TableCellCalendarSubject"/>
            </w:pPr>
            <w:r>
              <w:t>History-Medieval</w:t>
            </w:r>
          </w:p>
          <w:p w14:paraId="29D557FE" w14:textId="77777777" w:rsidR="001A20E6" w:rsidRDefault="00000000">
            <w:pPr>
              <w:pStyle w:val="TableCellCalendarSubject"/>
            </w:pPr>
            <w:r>
              <w:t>History-Modern</w:t>
            </w:r>
          </w:p>
        </w:tc>
        <w:tc>
          <w:tcPr>
            <w:tcW w:w="700" w:type="pct"/>
            <w:shd w:val="clear" w:color="auto" w:fill="EDE9FE"/>
            <w:tcMar>
              <w:top w:w="200" w:type="dxa"/>
              <w:left w:w="100" w:type="dxa"/>
              <w:bottom w:w="200" w:type="dxa"/>
              <w:right w:w="100" w:type="dxa"/>
            </w:tcMar>
          </w:tcPr>
          <w:p w14:paraId="789D6664" w14:textId="77777777" w:rsidR="001A20E6" w:rsidRDefault="00000000">
            <w:pPr>
              <w:pStyle w:val="TableCellCalendarDayNumberBold"/>
            </w:pPr>
            <w:r>
              <w:t>10</w:t>
            </w:r>
          </w:p>
          <w:p w14:paraId="496DF03B" w14:textId="77777777" w:rsidR="001A20E6" w:rsidRDefault="00000000">
            <w:pPr>
              <w:pStyle w:val="TableCellCalendarSubject"/>
            </w:pPr>
            <w:r>
              <w:t>History-Modern</w:t>
            </w:r>
          </w:p>
          <w:p w14:paraId="19A5E279" w14:textId="77777777" w:rsidR="001A20E6" w:rsidRDefault="00000000">
            <w:pPr>
              <w:pStyle w:val="TableCellCalendarSubject"/>
            </w:pPr>
            <w:r>
              <w:t>History-Art and Culture</w:t>
            </w:r>
          </w:p>
        </w:tc>
        <w:tc>
          <w:tcPr>
            <w:tcW w:w="700" w:type="pct"/>
            <w:shd w:val="clear" w:color="auto" w:fill="EDE9FE"/>
            <w:tcMar>
              <w:top w:w="200" w:type="dxa"/>
              <w:left w:w="100" w:type="dxa"/>
              <w:bottom w:w="200" w:type="dxa"/>
              <w:right w:w="100" w:type="dxa"/>
            </w:tcMar>
          </w:tcPr>
          <w:p w14:paraId="0BEE0A09" w14:textId="77777777" w:rsidR="001A20E6" w:rsidRDefault="00000000">
            <w:pPr>
              <w:pStyle w:val="TableCellCalendarDayNumberBold"/>
            </w:pPr>
            <w:r>
              <w:t>11</w:t>
            </w:r>
          </w:p>
          <w:p w14:paraId="4603B916" w14:textId="77777777" w:rsidR="001A20E6" w:rsidRDefault="00000000">
            <w:pPr>
              <w:pStyle w:val="TableCellCalendarSubject"/>
            </w:pPr>
            <w:r>
              <w:t>History-World</w:t>
            </w:r>
          </w:p>
          <w:p w14:paraId="17E05537" w14:textId="77777777" w:rsidR="001A20E6" w:rsidRDefault="00000000">
            <w:pPr>
              <w:pStyle w:val="TableCellCalendarSubject"/>
            </w:pPr>
            <w:r>
              <w:t>History-Post Independent India</w:t>
            </w:r>
          </w:p>
        </w:tc>
        <w:tc>
          <w:tcPr>
            <w:tcW w:w="700" w:type="pct"/>
            <w:shd w:val="clear" w:color="auto" w:fill="EDE9FE"/>
            <w:tcMar>
              <w:top w:w="200" w:type="dxa"/>
              <w:left w:w="100" w:type="dxa"/>
              <w:bottom w:w="200" w:type="dxa"/>
              <w:right w:w="100" w:type="dxa"/>
            </w:tcMar>
          </w:tcPr>
          <w:p w14:paraId="1431D8C1" w14:textId="77777777" w:rsidR="001A20E6" w:rsidRDefault="00000000">
            <w:pPr>
              <w:pStyle w:val="TableCellCalendarDayNumberBold"/>
            </w:pPr>
            <w:r>
              <w:t>12</w:t>
            </w:r>
          </w:p>
          <w:p w14:paraId="57551950" w14:textId="77777777" w:rsidR="001A20E6" w:rsidRDefault="00000000">
            <w:pPr>
              <w:pStyle w:val="TableCellCalendarSubject"/>
            </w:pPr>
            <w:r>
              <w:t>Geography</w:t>
            </w:r>
          </w:p>
          <w:p w14:paraId="76B8EA8D" w14:textId="77777777" w:rsidR="001A20E6" w:rsidRDefault="00000000">
            <w:pPr>
              <w:pStyle w:val="TableCellCalendarSubject"/>
            </w:pPr>
            <w:r>
              <w:t>Environment, Ecology and Disaster Management</w:t>
            </w:r>
          </w:p>
        </w:tc>
        <w:tc>
          <w:tcPr>
            <w:tcW w:w="700" w:type="pct"/>
            <w:shd w:val="clear" w:color="auto" w:fill="EDE9FE"/>
            <w:tcMar>
              <w:top w:w="200" w:type="dxa"/>
              <w:left w:w="100" w:type="dxa"/>
              <w:bottom w:w="200" w:type="dxa"/>
              <w:right w:w="100" w:type="dxa"/>
            </w:tcMar>
          </w:tcPr>
          <w:p w14:paraId="2F0B10EB" w14:textId="77777777" w:rsidR="001A20E6" w:rsidRDefault="00000000">
            <w:pPr>
              <w:pStyle w:val="TableCellCalendarDayNumberBold"/>
            </w:pPr>
            <w:r>
              <w:t>13</w:t>
            </w:r>
          </w:p>
          <w:p w14:paraId="5694DE36" w14:textId="77777777" w:rsidR="001A20E6" w:rsidRDefault="00000000">
            <w:pPr>
              <w:pStyle w:val="TableCellCalendarSubject"/>
            </w:pPr>
            <w:r>
              <w:t>Geography</w:t>
            </w:r>
          </w:p>
          <w:p w14:paraId="281DAB77" w14:textId="77777777" w:rsidR="001A20E6" w:rsidRDefault="00000000">
            <w:pPr>
              <w:pStyle w:val="TableCellCalendarSubject"/>
            </w:pPr>
            <w:r>
              <w:t>Environment, Ecology and Disaster Management</w:t>
            </w:r>
          </w:p>
        </w:tc>
        <w:tc>
          <w:tcPr>
            <w:tcW w:w="700" w:type="pct"/>
            <w:shd w:val="clear" w:color="auto" w:fill="EDE9FE"/>
            <w:tcMar>
              <w:top w:w="200" w:type="dxa"/>
              <w:left w:w="100" w:type="dxa"/>
              <w:bottom w:w="200" w:type="dxa"/>
              <w:right w:w="100" w:type="dxa"/>
            </w:tcMar>
          </w:tcPr>
          <w:p w14:paraId="1547B2A6" w14:textId="77777777" w:rsidR="001A20E6" w:rsidRDefault="00000000">
            <w:pPr>
              <w:pStyle w:val="TableCellCalendarDayNumberBold"/>
            </w:pPr>
            <w:r>
              <w:t>14</w:t>
            </w:r>
          </w:p>
          <w:p w14:paraId="7A9D498A" w14:textId="77777777" w:rsidR="001A20E6" w:rsidRDefault="00000000">
            <w:pPr>
              <w:pStyle w:val="TableCellCalendarSubject"/>
            </w:pPr>
            <w:r>
              <w:t>Geography</w:t>
            </w:r>
          </w:p>
          <w:p w14:paraId="7F1B3F05" w14:textId="77777777" w:rsidR="001A20E6" w:rsidRDefault="00000000">
            <w:pPr>
              <w:pStyle w:val="TableCellCalendarSubject"/>
            </w:pPr>
            <w:r>
              <w:t>Science &amp; Technology</w:t>
            </w:r>
          </w:p>
        </w:tc>
        <w:tc>
          <w:tcPr>
            <w:tcW w:w="700" w:type="pct"/>
            <w:shd w:val="clear" w:color="auto" w:fill="EDE9FE"/>
            <w:tcMar>
              <w:top w:w="200" w:type="dxa"/>
              <w:left w:w="100" w:type="dxa"/>
              <w:bottom w:w="200" w:type="dxa"/>
              <w:right w:w="100" w:type="dxa"/>
            </w:tcMar>
          </w:tcPr>
          <w:p w14:paraId="534DA7D0" w14:textId="77777777" w:rsidR="001A20E6" w:rsidRDefault="00000000">
            <w:pPr>
              <w:pStyle w:val="TableCellCalendarDayNumberBold"/>
            </w:pPr>
            <w:r>
              <w:t>15</w:t>
            </w:r>
          </w:p>
          <w:p w14:paraId="652BC049" w14:textId="77777777" w:rsidR="001A20E6" w:rsidRDefault="00000000">
            <w:pPr>
              <w:pStyle w:val="TableCellCalendarSubject"/>
            </w:pPr>
            <w:r>
              <w:t>Geography</w:t>
            </w:r>
          </w:p>
          <w:p w14:paraId="5A7C95AC" w14:textId="77777777" w:rsidR="001A20E6" w:rsidRDefault="00000000">
            <w:pPr>
              <w:pStyle w:val="TableCellCalendarSubject"/>
            </w:pPr>
            <w:r>
              <w:t>Science &amp; Technology</w:t>
            </w:r>
          </w:p>
        </w:tc>
      </w:tr>
      <w:tr w:rsidR="001A20E6" w14:paraId="2F0A6D02" w14:textId="77777777">
        <w:tc>
          <w:tcPr>
            <w:tcW w:w="700" w:type="pct"/>
            <w:shd w:val="clear" w:color="auto" w:fill="EDE9FE"/>
            <w:tcMar>
              <w:top w:w="200" w:type="dxa"/>
              <w:left w:w="100" w:type="dxa"/>
              <w:bottom w:w="200" w:type="dxa"/>
              <w:right w:w="100" w:type="dxa"/>
            </w:tcMar>
          </w:tcPr>
          <w:p w14:paraId="65EF9099" w14:textId="77777777" w:rsidR="001A20E6" w:rsidRDefault="00000000">
            <w:pPr>
              <w:pStyle w:val="TableCellCalendarDayNumberBold"/>
            </w:pPr>
            <w:r>
              <w:t>16</w:t>
            </w:r>
          </w:p>
          <w:p w14:paraId="328B1E04" w14:textId="77777777" w:rsidR="001A20E6" w:rsidRDefault="00000000">
            <w:pPr>
              <w:pStyle w:val="TableCellCalendarSubject"/>
            </w:pPr>
            <w:r>
              <w:t>Geography</w:t>
            </w:r>
          </w:p>
          <w:p w14:paraId="1E0B5087" w14:textId="77777777" w:rsidR="001A20E6" w:rsidRDefault="00000000">
            <w:pPr>
              <w:pStyle w:val="TableCellCalendarSubject"/>
            </w:pPr>
            <w:r>
              <w:t>Science &amp; Technology</w:t>
            </w:r>
          </w:p>
        </w:tc>
        <w:tc>
          <w:tcPr>
            <w:tcW w:w="700" w:type="pct"/>
            <w:shd w:val="clear" w:color="auto" w:fill="EDE9FE"/>
            <w:tcMar>
              <w:top w:w="200" w:type="dxa"/>
              <w:left w:w="100" w:type="dxa"/>
              <w:bottom w:w="200" w:type="dxa"/>
              <w:right w:w="100" w:type="dxa"/>
            </w:tcMar>
          </w:tcPr>
          <w:p w14:paraId="331D130D" w14:textId="77777777" w:rsidR="001A20E6" w:rsidRDefault="00000000">
            <w:pPr>
              <w:pStyle w:val="TableCellCalendarDayNumberBold"/>
            </w:pPr>
            <w:r>
              <w:t>17</w:t>
            </w:r>
          </w:p>
          <w:p w14:paraId="7D70A28D" w14:textId="77777777" w:rsidR="001A20E6" w:rsidRDefault="00000000">
            <w:pPr>
              <w:pStyle w:val="TableCellCalendarSubject"/>
            </w:pPr>
            <w:r>
              <w:t>Indian Polity and Governance</w:t>
            </w:r>
          </w:p>
          <w:p w14:paraId="6518EA57" w14:textId="77777777" w:rsidR="001A20E6" w:rsidRDefault="00000000">
            <w:pPr>
              <w:pStyle w:val="TableCellCalendarSubject"/>
            </w:pPr>
            <w:r>
              <w:t>Indian Economy</w:t>
            </w:r>
          </w:p>
        </w:tc>
        <w:tc>
          <w:tcPr>
            <w:tcW w:w="700" w:type="pct"/>
            <w:shd w:val="clear" w:color="auto" w:fill="EDE9FE"/>
            <w:tcMar>
              <w:top w:w="200" w:type="dxa"/>
              <w:left w:w="100" w:type="dxa"/>
              <w:bottom w:w="200" w:type="dxa"/>
              <w:right w:w="100" w:type="dxa"/>
            </w:tcMar>
          </w:tcPr>
          <w:p w14:paraId="07E2F3D6" w14:textId="77777777" w:rsidR="001A20E6" w:rsidRDefault="00000000">
            <w:pPr>
              <w:pStyle w:val="TableCellCalendarDayNumberBold"/>
            </w:pPr>
            <w:r>
              <w:t>18</w:t>
            </w:r>
          </w:p>
          <w:p w14:paraId="28B0FF42" w14:textId="77777777" w:rsidR="001A20E6" w:rsidRDefault="00000000">
            <w:pPr>
              <w:pStyle w:val="TableCellCalendarSubject"/>
            </w:pPr>
            <w:r>
              <w:t>Indian Polity and Governance</w:t>
            </w:r>
          </w:p>
          <w:p w14:paraId="293D4864" w14:textId="77777777" w:rsidR="001A20E6" w:rsidRDefault="00000000">
            <w:pPr>
              <w:pStyle w:val="TableCellCalendarSubject"/>
            </w:pPr>
            <w:r>
              <w:t>Indian Economy</w:t>
            </w:r>
          </w:p>
        </w:tc>
        <w:tc>
          <w:tcPr>
            <w:tcW w:w="700" w:type="pct"/>
            <w:shd w:val="clear" w:color="auto" w:fill="EDE9FE"/>
            <w:tcMar>
              <w:top w:w="200" w:type="dxa"/>
              <w:left w:w="100" w:type="dxa"/>
              <w:bottom w:w="200" w:type="dxa"/>
              <w:right w:w="100" w:type="dxa"/>
            </w:tcMar>
          </w:tcPr>
          <w:p w14:paraId="2F0EEDC2" w14:textId="77777777" w:rsidR="001A20E6" w:rsidRDefault="00000000">
            <w:pPr>
              <w:pStyle w:val="TableCellCalendarDayNumberBold"/>
            </w:pPr>
            <w:r>
              <w:t>19</w:t>
            </w:r>
          </w:p>
          <w:p w14:paraId="6AC4059D" w14:textId="77777777" w:rsidR="001A20E6" w:rsidRDefault="00000000">
            <w:pPr>
              <w:pStyle w:val="TableCellCalendarSubject"/>
            </w:pPr>
            <w:r>
              <w:t>Indian Polity and Governance</w:t>
            </w:r>
          </w:p>
          <w:p w14:paraId="7D184594" w14:textId="77777777" w:rsidR="001A20E6" w:rsidRDefault="00000000">
            <w:pPr>
              <w:pStyle w:val="TableCellCalendarSubject"/>
            </w:pPr>
            <w:r>
              <w:t>Indian Economy</w:t>
            </w:r>
          </w:p>
        </w:tc>
        <w:tc>
          <w:tcPr>
            <w:tcW w:w="700" w:type="pct"/>
            <w:shd w:val="clear" w:color="auto" w:fill="E0F2FE"/>
            <w:tcMar>
              <w:top w:w="200" w:type="dxa"/>
              <w:left w:w="100" w:type="dxa"/>
              <w:bottom w:w="200" w:type="dxa"/>
              <w:right w:w="100" w:type="dxa"/>
            </w:tcMar>
          </w:tcPr>
          <w:p w14:paraId="27322E09" w14:textId="77777777" w:rsidR="001A20E6" w:rsidRDefault="00000000">
            <w:pPr>
              <w:pStyle w:val="TableCellCalendarDayNumberBold"/>
            </w:pPr>
            <w:r>
              <w:t>20</w:t>
            </w:r>
          </w:p>
          <w:p w14:paraId="4B1CDF11" w14:textId="77777777" w:rsidR="001A20E6" w:rsidRDefault="00000000">
            <w:pPr>
              <w:pStyle w:val="TableCellCalendarSubject"/>
            </w:pPr>
            <w:r>
              <w:t>Sociology</w:t>
            </w:r>
          </w:p>
        </w:tc>
        <w:tc>
          <w:tcPr>
            <w:tcW w:w="700" w:type="pct"/>
            <w:shd w:val="clear" w:color="auto" w:fill="E0F2FE"/>
            <w:tcMar>
              <w:top w:w="200" w:type="dxa"/>
              <w:left w:w="100" w:type="dxa"/>
              <w:bottom w:w="200" w:type="dxa"/>
              <w:right w:w="100" w:type="dxa"/>
            </w:tcMar>
          </w:tcPr>
          <w:p w14:paraId="2DA67A2D" w14:textId="77777777" w:rsidR="001A20E6" w:rsidRDefault="00000000">
            <w:pPr>
              <w:pStyle w:val="TableCellCalendarDayNumberBold"/>
            </w:pPr>
            <w:r>
              <w:t>21</w:t>
            </w:r>
          </w:p>
          <w:p w14:paraId="66A9D282" w14:textId="77777777" w:rsidR="001A20E6" w:rsidRDefault="00000000">
            <w:pPr>
              <w:pStyle w:val="TableCellCalendarSubject"/>
            </w:pPr>
            <w:r>
              <w:t>Sociology</w:t>
            </w:r>
          </w:p>
          <w:p w14:paraId="1BFDADFB" w14:textId="77777777" w:rsidR="001A20E6" w:rsidRDefault="00000000">
            <w:pPr>
              <w:pStyle w:val="TableCellCalendarSubject"/>
            </w:pPr>
            <w:r>
              <w:t>History-Ancient</w:t>
            </w:r>
          </w:p>
        </w:tc>
        <w:tc>
          <w:tcPr>
            <w:tcW w:w="700" w:type="pct"/>
            <w:shd w:val="clear" w:color="auto" w:fill="E0F2FE"/>
            <w:tcMar>
              <w:top w:w="200" w:type="dxa"/>
              <w:left w:w="100" w:type="dxa"/>
              <w:bottom w:w="200" w:type="dxa"/>
              <w:right w:w="100" w:type="dxa"/>
            </w:tcMar>
          </w:tcPr>
          <w:p w14:paraId="6E08271C" w14:textId="77777777" w:rsidR="001A20E6" w:rsidRDefault="00000000">
            <w:pPr>
              <w:pStyle w:val="TableCellCalendarDayNumberBold"/>
            </w:pPr>
            <w:r>
              <w:t>22</w:t>
            </w:r>
          </w:p>
          <w:p w14:paraId="49D14E77" w14:textId="77777777" w:rsidR="001A20E6" w:rsidRDefault="00000000">
            <w:pPr>
              <w:pStyle w:val="TableCellCalendarSubject"/>
            </w:pPr>
            <w:r>
              <w:t>Sociology</w:t>
            </w:r>
          </w:p>
          <w:p w14:paraId="7DBBF747" w14:textId="77777777" w:rsidR="001A20E6" w:rsidRDefault="00000000">
            <w:pPr>
              <w:pStyle w:val="TableCellCalendarSubject"/>
            </w:pPr>
            <w:r>
              <w:t>History-Ancient</w:t>
            </w:r>
          </w:p>
        </w:tc>
      </w:tr>
      <w:tr w:rsidR="001A20E6" w14:paraId="2A6AD4DB" w14:textId="77777777">
        <w:tc>
          <w:tcPr>
            <w:tcW w:w="700" w:type="pct"/>
            <w:shd w:val="clear" w:color="auto" w:fill="E0F2FE"/>
            <w:tcMar>
              <w:top w:w="200" w:type="dxa"/>
              <w:left w:w="100" w:type="dxa"/>
              <w:bottom w:w="200" w:type="dxa"/>
              <w:right w:w="100" w:type="dxa"/>
            </w:tcMar>
          </w:tcPr>
          <w:p w14:paraId="3E04B620" w14:textId="77777777" w:rsidR="001A20E6" w:rsidRDefault="00000000">
            <w:pPr>
              <w:pStyle w:val="TableCellCalendarDayNumberBold"/>
            </w:pPr>
            <w:r>
              <w:t>23</w:t>
            </w:r>
          </w:p>
          <w:p w14:paraId="55CBBFA4" w14:textId="77777777" w:rsidR="001A20E6" w:rsidRDefault="00000000">
            <w:pPr>
              <w:pStyle w:val="TableCellCalendarSubject"/>
            </w:pPr>
            <w:r>
              <w:t>Sociology</w:t>
            </w:r>
          </w:p>
          <w:p w14:paraId="0483E480" w14:textId="77777777" w:rsidR="001A20E6" w:rsidRDefault="00000000">
            <w:pPr>
              <w:pStyle w:val="TableCellCalendarSubject"/>
            </w:pPr>
            <w:r>
              <w:t>History-Ancient</w:t>
            </w:r>
          </w:p>
        </w:tc>
        <w:tc>
          <w:tcPr>
            <w:tcW w:w="700" w:type="pct"/>
            <w:shd w:val="clear" w:color="auto" w:fill="E0F2FE"/>
            <w:tcMar>
              <w:top w:w="200" w:type="dxa"/>
              <w:left w:w="100" w:type="dxa"/>
              <w:bottom w:w="200" w:type="dxa"/>
              <w:right w:w="100" w:type="dxa"/>
            </w:tcMar>
          </w:tcPr>
          <w:p w14:paraId="52E1C7E2" w14:textId="77777777" w:rsidR="001A20E6" w:rsidRDefault="00000000">
            <w:pPr>
              <w:pStyle w:val="TableCellCalendarDayNumberBold"/>
            </w:pPr>
            <w:r>
              <w:t>24</w:t>
            </w:r>
          </w:p>
          <w:p w14:paraId="3ABE0A95" w14:textId="77777777" w:rsidR="001A20E6" w:rsidRDefault="00000000">
            <w:pPr>
              <w:pStyle w:val="TableCellCalendarSubject"/>
            </w:pPr>
            <w:r>
              <w:t>Sociology</w:t>
            </w:r>
          </w:p>
          <w:p w14:paraId="27A8DC08" w14:textId="77777777" w:rsidR="001A20E6" w:rsidRDefault="00000000">
            <w:pPr>
              <w:pStyle w:val="TableCellCalendarSubject"/>
            </w:pPr>
            <w:r>
              <w:t>History-Ancient</w:t>
            </w:r>
          </w:p>
        </w:tc>
        <w:tc>
          <w:tcPr>
            <w:tcW w:w="700" w:type="pct"/>
            <w:shd w:val="clear" w:color="auto" w:fill="E0F2FE"/>
            <w:tcMar>
              <w:top w:w="200" w:type="dxa"/>
              <w:left w:w="100" w:type="dxa"/>
              <w:bottom w:w="200" w:type="dxa"/>
              <w:right w:w="100" w:type="dxa"/>
            </w:tcMar>
          </w:tcPr>
          <w:p w14:paraId="140DF9F2" w14:textId="77777777" w:rsidR="001A20E6" w:rsidRDefault="00000000">
            <w:pPr>
              <w:pStyle w:val="TableCellCalendarDayNumberBold"/>
            </w:pPr>
            <w:r>
              <w:t>25</w:t>
            </w:r>
          </w:p>
          <w:p w14:paraId="773A86FC" w14:textId="77777777" w:rsidR="001A20E6" w:rsidRDefault="00000000">
            <w:pPr>
              <w:pStyle w:val="TableCellCalendarSubject"/>
            </w:pPr>
            <w:r>
              <w:t>Sociology</w:t>
            </w:r>
          </w:p>
          <w:p w14:paraId="1B597C18" w14:textId="77777777" w:rsidR="001A20E6" w:rsidRDefault="00000000">
            <w:pPr>
              <w:pStyle w:val="TableCellCalendarSubject"/>
            </w:pPr>
            <w:r>
              <w:t>History-Medieval</w:t>
            </w:r>
          </w:p>
        </w:tc>
        <w:tc>
          <w:tcPr>
            <w:tcW w:w="700" w:type="pct"/>
            <w:shd w:val="clear" w:color="auto" w:fill="E0F2FE"/>
            <w:tcMar>
              <w:top w:w="200" w:type="dxa"/>
              <w:left w:w="100" w:type="dxa"/>
              <w:bottom w:w="200" w:type="dxa"/>
              <w:right w:w="100" w:type="dxa"/>
            </w:tcMar>
          </w:tcPr>
          <w:p w14:paraId="52FA52A6" w14:textId="77777777" w:rsidR="001A20E6" w:rsidRDefault="00000000">
            <w:pPr>
              <w:pStyle w:val="TableCellCalendarDayNumberBold"/>
            </w:pPr>
            <w:r>
              <w:t>26</w:t>
            </w:r>
          </w:p>
          <w:p w14:paraId="68419167" w14:textId="77777777" w:rsidR="001A20E6" w:rsidRDefault="00000000">
            <w:pPr>
              <w:pStyle w:val="TableCellCalendarSubject"/>
            </w:pPr>
            <w:r>
              <w:t>Sociology</w:t>
            </w:r>
          </w:p>
          <w:p w14:paraId="36741A39" w14:textId="77777777" w:rsidR="001A20E6" w:rsidRDefault="00000000">
            <w:pPr>
              <w:pStyle w:val="TableCellCalendarSubject"/>
            </w:pPr>
            <w:r>
              <w:t>History-Medieval</w:t>
            </w:r>
          </w:p>
        </w:tc>
        <w:tc>
          <w:tcPr>
            <w:tcW w:w="700" w:type="pct"/>
            <w:shd w:val="clear" w:color="auto" w:fill="E0F2FE"/>
            <w:tcMar>
              <w:top w:w="200" w:type="dxa"/>
              <w:left w:w="100" w:type="dxa"/>
              <w:bottom w:w="200" w:type="dxa"/>
              <w:right w:w="100" w:type="dxa"/>
            </w:tcMar>
          </w:tcPr>
          <w:p w14:paraId="1F1ED593" w14:textId="77777777" w:rsidR="001A20E6" w:rsidRDefault="00000000">
            <w:pPr>
              <w:pStyle w:val="TableCellCalendarDayNumberBold"/>
            </w:pPr>
            <w:r>
              <w:t>27</w:t>
            </w:r>
          </w:p>
          <w:p w14:paraId="7CF42C36" w14:textId="77777777" w:rsidR="001A20E6" w:rsidRDefault="00000000">
            <w:pPr>
              <w:pStyle w:val="TableCellCalendarSubject"/>
            </w:pPr>
            <w:r>
              <w:t>Sociology</w:t>
            </w:r>
          </w:p>
          <w:p w14:paraId="3E50FC38" w14:textId="77777777" w:rsidR="001A20E6" w:rsidRDefault="00000000">
            <w:pPr>
              <w:pStyle w:val="TableCellCalendarSubject"/>
            </w:pPr>
            <w:r>
              <w:t>History-Modern</w:t>
            </w:r>
          </w:p>
        </w:tc>
        <w:tc>
          <w:tcPr>
            <w:tcW w:w="700" w:type="pct"/>
            <w:shd w:val="clear" w:color="auto" w:fill="E0F2FE"/>
            <w:tcMar>
              <w:top w:w="200" w:type="dxa"/>
              <w:left w:w="100" w:type="dxa"/>
              <w:bottom w:w="200" w:type="dxa"/>
              <w:right w:w="100" w:type="dxa"/>
            </w:tcMar>
          </w:tcPr>
          <w:p w14:paraId="43E8B9B3" w14:textId="77777777" w:rsidR="001A20E6" w:rsidRDefault="00000000">
            <w:pPr>
              <w:pStyle w:val="TableCellCalendarDayNumberBold"/>
            </w:pPr>
            <w:r>
              <w:t>28</w:t>
            </w:r>
          </w:p>
          <w:p w14:paraId="5228DB32" w14:textId="77777777" w:rsidR="001A20E6" w:rsidRDefault="00000000">
            <w:pPr>
              <w:pStyle w:val="TableCellCalendarSubject"/>
            </w:pPr>
            <w:r>
              <w:t>Sociology</w:t>
            </w:r>
          </w:p>
          <w:p w14:paraId="046DFED6" w14:textId="77777777" w:rsidR="001A20E6" w:rsidRDefault="00000000">
            <w:pPr>
              <w:pStyle w:val="TableCellCalendarSubject"/>
            </w:pPr>
            <w:r>
              <w:t>History-Modern</w:t>
            </w:r>
          </w:p>
        </w:tc>
        <w:tc>
          <w:tcPr>
            <w:tcW w:w="700" w:type="pct"/>
            <w:shd w:val="clear" w:color="auto" w:fill="E0F2FE"/>
            <w:tcMar>
              <w:top w:w="200" w:type="dxa"/>
              <w:left w:w="100" w:type="dxa"/>
              <w:bottom w:w="200" w:type="dxa"/>
              <w:right w:w="100" w:type="dxa"/>
            </w:tcMar>
          </w:tcPr>
          <w:p w14:paraId="0AD5F9EA" w14:textId="77777777" w:rsidR="001A20E6" w:rsidRDefault="00000000">
            <w:pPr>
              <w:pStyle w:val="TableCellCalendarDayNumberBold"/>
            </w:pPr>
            <w:r>
              <w:t>29</w:t>
            </w:r>
          </w:p>
          <w:p w14:paraId="4DE132E4" w14:textId="77777777" w:rsidR="001A20E6" w:rsidRDefault="00000000">
            <w:pPr>
              <w:pStyle w:val="TableCellCalendarSubject"/>
            </w:pPr>
            <w:r>
              <w:t>Sociology</w:t>
            </w:r>
          </w:p>
          <w:p w14:paraId="536A2719" w14:textId="77777777" w:rsidR="001A20E6" w:rsidRDefault="00000000">
            <w:pPr>
              <w:pStyle w:val="TableCellCalendarSubject"/>
            </w:pPr>
            <w:r>
              <w:t>History-Modern</w:t>
            </w:r>
          </w:p>
        </w:tc>
      </w:tr>
      <w:tr w:rsidR="001A20E6" w14:paraId="267C41C3" w14:textId="77777777">
        <w:tc>
          <w:tcPr>
            <w:tcW w:w="700" w:type="pct"/>
            <w:shd w:val="clear" w:color="auto" w:fill="E0F2FE"/>
            <w:tcMar>
              <w:top w:w="200" w:type="dxa"/>
              <w:left w:w="100" w:type="dxa"/>
              <w:bottom w:w="200" w:type="dxa"/>
              <w:right w:w="100" w:type="dxa"/>
            </w:tcMar>
          </w:tcPr>
          <w:p w14:paraId="5F74A92D" w14:textId="77777777" w:rsidR="001A20E6" w:rsidRDefault="00000000">
            <w:pPr>
              <w:pStyle w:val="TableCellCalendarDayNumberBold"/>
            </w:pPr>
            <w:r>
              <w:t>30</w:t>
            </w:r>
          </w:p>
          <w:p w14:paraId="198B1877" w14:textId="77777777" w:rsidR="001A20E6" w:rsidRDefault="00000000">
            <w:pPr>
              <w:pStyle w:val="TableCellCalendarSubject"/>
            </w:pPr>
            <w:r>
              <w:t>Sociology</w:t>
            </w:r>
          </w:p>
          <w:p w14:paraId="08363D0A" w14:textId="77777777" w:rsidR="001A20E6" w:rsidRDefault="00000000">
            <w:pPr>
              <w:pStyle w:val="TableCellCalendarSubject"/>
            </w:pPr>
            <w:r>
              <w:t>History-Modern</w:t>
            </w:r>
          </w:p>
        </w:tc>
        <w:tc>
          <w:tcPr>
            <w:tcW w:w="700" w:type="pct"/>
            <w:shd w:val="clear" w:color="auto" w:fill="E0F2FE"/>
            <w:tcMar>
              <w:top w:w="200" w:type="dxa"/>
              <w:left w:w="100" w:type="dxa"/>
              <w:bottom w:w="200" w:type="dxa"/>
              <w:right w:w="100" w:type="dxa"/>
            </w:tcMar>
          </w:tcPr>
          <w:p w14:paraId="23D057C4" w14:textId="77777777" w:rsidR="001A20E6" w:rsidRDefault="00000000">
            <w:pPr>
              <w:pStyle w:val="TableCellCalendarDayNumberBold"/>
            </w:pPr>
            <w:r>
              <w:t>31</w:t>
            </w:r>
          </w:p>
          <w:p w14:paraId="0AC3B759" w14:textId="77777777" w:rsidR="001A20E6" w:rsidRDefault="00000000">
            <w:pPr>
              <w:pStyle w:val="TableCellCalendarSubject"/>
            </w:pPr>
            <w:r>
              <w:t>Sociology</w:t>
            </w:r>
          </w:p>
          <w:p w14:paraId="115D8D34" w14:textId="77777777" w:rsidR="001A20E6" w:rsidRDefault="00000000">
            <w:pPr>
              <w:pStyle w:val="TableCellCalendarSubject"/>
            </w:pPr>
            <w:r>
              <w:t>History-Modern</w:t>
            </w:r>
          </w:p>
        </w:tc>
        <w:tc>
          <w:tcPr>
            <w:tcW w:w="700" w:type="pct"/>
            <w:tcMar>
              <w:top w:w="200" w:type="dxa"/>
              <w:left w:w="100" w:type="dxa"/>
              <w:bottom w:w="200" w:type="dxa"/>
              <w:right w:w="100" w:type="dxa"/>
            </w:tcMar>
          </w:tcPr>
          <w:p w14:paraId="4CFEBC63" w14:textId="77777777" w:rsidR="001A20E6" w:rsidRDefault="001A20E6"/>
        </w:tc>
        <w:tc>
          <w:tcPr>
            <w:tcW w:w="700" w:type="pct"/>
            <w:tcMar>
              <w:top w:w="200" w:type="dxa"/>
              <w:left w:w="100" w:type="dxa"/>
              <w:bottom w:w="200" w:type="dxa"/>
              <w:right w:w="100" w:type="dxa"/>
            </w:tcMar>
          </w:tcPr>
          <w:p w14:paraId="638DFA27" w14:textId="77777777" w:rsidR="001A20E6" w:rsidRDefault="001A20E6"/>
        </w:tc>
        <w:tc>
          <w:tcPr>
            <w:tcW w:w="700" w:type="pct"/>
            <w:tcMar>
              <w:top w:w="200" w:type="dxa"/>
              <w:left w:w="100" w:type="dxa"/>
              <w:bottom w:w="200" w:type="dxa"/>
              <w:right w:w="100" w:type="dxa"/>
            </w:tcMar>
          </w:tcPr>
          <w:p w14:paraId="58C2A25A" w14:textId="77777777" w:rsidR="001A20E6" w:rsidRDefault="001A20E6"/>
        </w:tc>
        <w:tc>
          <w:tcPr>
            <w:tcW w:w="700" w:type="pct"/>
            <w:tcMar>
              <w:top w:w="200" w:type="dxa"/>
              <w:left w:w="100" w:type="dxa"/>
              <w:bottom w:w="200" w:type="dxa"/>
              <w:right w:w="100" w:type="dxa"/>
            </w:tcMar>
          </w:tcPr>
          <w:p w14:paraId="3DDB3E06" w14:textId="77777777" w:rsidR="001A20E6" w:rsidRDefault="001A20E6"/>
        </w:tc>
        <w:tc>
          <w:tcPr>
            <w:tcW w:w="700" w:type="pct"/>
            <w:tcMar>
              <w:top w:w="200" w:type="dxa"/>
              <w:left w:w="100" w:type="dxa"/>
              <w:bottom w:w="200" w:type="dxa"/>
              <w:right w:w="100" w:type="dxa"/>
            </w:tcMar>
          </w:tcPr>
          <w:p w14:paraId="1EE7322A" w14:textId="77777777" w:rsidR="001A20E6" w:rsidRDefault="001A20E6"/>
        </w:tc>
      </w:tr>
    </w:tbl>
    <w:p w14:paraId="07F39AC7" w14:textId="3425C4C7" w:rsidR="001A20E6" w:rsidRDefault="009E3968">
      <w:pPr>
        <w:spacing w:after="400"/>
      </w:pPr>
      <w:ins w:id="78" w:author="kalyan inampudi" w:date="2025-10-29T20:43:00Z" w16du:dateUtc="2025-10-29T15:13:00Z">
        <w:r>
          <w:t xml:space="preserve">Here its prelims rapid revision so mains subjects like World history, post independence consolidation etc wont come, Purely </w:t>
        </w:r>
      </w:ins>
      <w:ins w:id="79" w:author="kalyan inampudi" w:date="2025-10-29T20:44:00Z" w16du:dateUtc="2025-10-29T15:14:00Z">
        <w:r>
          <w:t xml:space="preserve">RRP material + PYQ Revision or Prelims only subjects revision. </w:t>
        </w:r>
      </w:ins>
    </w:p>
    <w:p w14:paraId="27857BF7" w14:textId="77777777" w:rsidR="001A20E6" w:rsidRDefault="00000000">
      <w:pPr>
        <w:pStyle w:val="ResourceTitle"/>
      </w:pPr>
      <w:r>
        <w:t>📚 Resources for May 2027</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4856A313" w14:textId="77777777">
        <w:tc>
          <w:tcPr>
            <w:tcW w:w="1650" w:type="pct"/>
            <w:tcBorders>
              <w:bottom w:val="single" w:sz="2" w:space="0" w:color="D1D5DB"/>
              <w:right w:val="single" w:sz="2" w:space="0" w:color="D1D5DB"/>
            </w:tcBorders>
            <w:tcMar>
              <w:top w:w="200" w:type="dxa"/>
              <w:left w:w="150" w:type="dxa"/>
              <w:bottom w:w="200" w:type="dxa"/>
              <w:right w:w="150" w:type="dxa"/>
            </w:tcMar>
          </w:tcPr>
          <w:p w14:paraId="46F18AFF" w14:textId="77777777" w:rsidR="001A20E6" w:rsidRDefault="00000000">
            <w:pPr>
              <w:pStyle w:val="TableCellSubjectName"/>
            </w:pPr>
            <w:r>
              <w:t>Indian Economy</w:t>
            </w:r>
          </w:p>
          <w:p w14:paraId="3B6E316D" w14:textId="77777777" w:rsidR="001A20E6" w:rsidRDefault="00000000">
            <w:pPr>
              <w:pStyle w:val="TableCellCategoryTitle"/>
            </w:pPr>
            <w:r>
              <w:t>📝 Practice Materials</w:t>
            </w:r>
          </w:p>
          <w:p w14:paraId="0D6B05CE" w14:textId="77777777" w:rsidR="001A20E6" w:rsidRDefault="00000000">
            <w:pPr>
              <w:pStyle w:val="TableCellResourceItem"/>
            </w:pPr>
            <w:r>
              <w:t>• La Excellence Economy Material</w:t>
            </w:r>
          </w:p>
          <w:p w14:paraId="5DCA7631" w14:textId="77777777" w:rsidR="001A20E6" w:rsidRDefault="00000000">
            <w:pPr>
              <w:pStyle w:val="TableCellResourceItem"/>
            </w:pPr>
            <w:r>
              <w:t>• Mains RRP + Prelims RRP</w:t>
            </w:r>
          </w:p>
          <w:p w14:paraId="3B252525" w14:textId="77777777" w:rsidR="001A20E6" w:rsidRDefault="00000000">
            <w:pPr>
              <w:pStyle w:val="TableCellResourceItem"/>
            </w:pPr>
            <w:r>
              <w:t>• Prelims &amp; Mains Workbooks</w:t>
            </w:r>
          </w:p>
          <w:p w14:paraId="1B0ED323" w14:textId="77777777" w:rsidR="001A20E6" w:rsidRDefault="00000000">
            <w:pPr>
              <w:pStyle w:val="TableCellCategoryTitle"/>
            </w:pPr>
            <w:r>
              <w:t>📰 Current Affairs</w:t>
            </w:r>
          </w:p>
          <w:p w14:paraId="22C69F43" w14:textId="77777777" w:rsidR="001A20E6" w:rsidRDefault="00000000">
            <w:pPr>
              <w:pStyle w:val="TableCellResourceItem"/>
            </w:pPr>
            <w:r>
              <w:t>• NITI Aayog Reports + Economic survey and Budget</w:t>
            </w:r>
          </w:p>
          <w:p w14:paraId="38D893FF"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67B2827D" w14:textId="77777777" w:rsidR="001A20E6" w:rsidRDefault="00000000">
            <w:pPr>
              <w:pStyle w:val="TableCellSubjectName"/>
            </w:pPr>
            <w:r>
              <w:t>Governance</w:t>
            </w:r>
          </w:p>
          <w:p w14:paraId="4644E1FB" w14:textId="77777777" w:rsidR="001A20E6" w:rsidRDefault="00000000">
            <w:pPr>
              <w:pStyle w:val="TableCellCategoryTitle"/>
            </w:pPr>
            <w:r>
              <w:t>📚 Primary Books</w:t>
            </w:r>
          </w:p>
          <w:p w14:paraId="5B9E3B97" w14:textId="77777777" w:rsidR="001A20E6" w:rsidRDefault="00000000">
            <w:pPr>
              <w:pStyle w:val="TableCellResourceItem"/>
            </w:pPr>
            <w:r>
              <w:t>• India Year Book (Schemes) + PIB</w:t>
            </w:r>
          </w:p>
          <w:p w14:paraId="6060EECA" w14:textId="77777777" w:rsidR="001A20E6" w:rsidRDefault="00000000">
            <w:pPr>
              <w:pStyle w:val="TableCellResourceItem"/>
            </w:pPr>
            <w:r>
              <w:t>• Governance In India by M Laxmikanth</w:t>
            </w:r>
          </w:p>
          <w:p w14:paraId="01B59A8C" w14:textId="77777777" w:rsidR="001A20E6" w:rsidRDefault="00000000">
            <w:pPr>
              <w:pStyle w:val="TableCellCategoryTitle"/>
            </w:pPr>
            <w:r>
              <w:t>📝 Practice Materials</w:t>
            </w:r>
          </w:p>
          <w:p w14:paraId="2EF69433" w14:textId="77777777" w:rsidR="001A20E6" w:rsidRDefault="00000000">
            <w:pPr>
              <w:pStyle w:val="TableCellResourceItem"/>
            </w:pPr>
            <w:r>
              <w:t>• La Excellence Governance Material</w:t>
            </w:r>
          </w:p>
          <w:p w14:paraId="44A029DE" w14:textId="77777777" w:rsidR="001A20E6" w:rsidRDefault="00000000">
            <w:pPr>
              <w:pStyle w:val="TableCellResourceItem"/>
            </w:pPr>
            <w:r>
              <w:t>• Mains Workbook</w:t>
            </w:r>
          </w:p>
          <w:p w14:paraId="4F73031D" w14:textId="77777777" w:rsidR="001A20E6" w:rsidRDefault="00000000">
            <w:pPr>
              <w:pStyle w:val="TableCellCategoryTitle"/>
            </w:pPr>
            <w:r>
              <w:t>📰 Current Affairs</w:t>
            </w:r>
          </w:p>
          <w:p w14:paraId="0A4B44BB" w14:textId="77777777" w:rsidR="001A20E6" w:rsidRDefault="00000000">
            <w:pPr>
              <w:pStyle w:val="TableCellResourceItem"/>
            </w:pPr>
            <w:r>
              <w:t>• NITI Aayog + Yojana</w:t>
            </w:r>
          </w:p>
          <w:p w14:paraId="04988192"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69AF6407" w14:textId="77777777" w:rsidR="001A20E6" w:rsidRDefault="00000000">
            <w:pPr>
              <w:pStyle w:val="TableCellSubjectName"/>
            </w:pPr>
            <w:r>
              <w:t>International Relations</w:t>
            </w:r>
          </w:p>
          <w:p w14:paraId="089D3DE8" w14:textId="77777777" w:rsidR="001A20E6" w:rsidRDefault="00000000">
            <w:pPr>
              <w:pStyle w:val="TableCellCategoryTitle"/>
            </w:pPr>
            <w:r>
              <w:t>📝 Practice Materials</w:t>
            </w:r>
          </w:p>
          <w:p w14:paraId="135CAD33" w14:textId="77777777" w:rsidR="001A20E6" w:rsidRDefault="00000000">
            <w:pPr>
              <w:pStyle w:val="TableCellResourceItem"/>
            </w:pPr>
            <w:r>
              <w:t>• La Excellence IR Material</w:t>
            </w:r>
          </w:p>
          <w:p w14:paraId="656D2EAE" w14:textId="77777777" w:rsidR="001A20E6" w:rsidRDefault="00000000">
            <w:pPr>
              <w:pStyle w:val="TableCellResourceItem"/>
            </w:pPr>
            <w:r>
              <w:t>• Mains Workbook</w:t>
            </w:r>
          </w:p>
          <w:p w14:paraId="28A4A90C" w14:textId="77777777" w:rsidR="001A20E6" w:rsidRDefault="00000000">
            <w:pPr>
              <w:pStyle w:val="TableCellCategoryTitle"/>
            </w:pPr>
            <w:r>
              <w:t>📰 Current Affairs</w:t>
            </w:r>
          </w:p>
          <w:p w14:paraId="4FF5F10C" w14:textId="77777777" w:rsidR="001A20E6" w:rsidRDefault="00000000">
            <w:pPr>
              <w:pStyle w:val="TableCellResourceItem"/>
            </w:pPr>
            <w:r>
              <w:t>• IDSA / ORF / MEA briefs</w:t>
            </w:r>
          </w:p>
          <w:p w14:paraId="292D4256" w14:textId="77777777" w:rsidR="001A20E6" w:rsidRDefault="00000000">
            <w:pPr>
              <w:pStyle w:val="TableCellResourceItem"/>
            </w:pPr>
            <w:r>
              <w:t>• Newspapers (The Hindu and IE – International page)</w:t>
            </w:r>
          </w:p>
        </w:tc>
      </w:tr>
      <w:tr w:rsidR="001A20E6" w14:paraId="74C3C7ED" w14:textId="77777777">
        <w:tc>
          <w:tcPr>
            <w:tcW w:w="1650" w:type="pct"/>
            <w:tcBorders>
              <w:bottom w:val="single" w:sz="2" w:space="0" w:color="D1D5DB"/>
              <w:right w:val="single" w:sz="2" w:space="0" w:color="D1D5DB"/>
            </w:tcBorders>
            <w:tcMar>
              <w:top w:w="200" w:type="dxa"/>
              <w:left w:w="150" w:type="dxa"/>
              <w:bottom w:w="200" w:type="dxa"/>
              <w:right w:w="150" w:type="dxa"/>
            </w:tcMar>
          </w:tcPr>
          <w:p w14:paraId="3EBAF4D5" w14:textId="77777777" w:rsidR="001A20E6" w:rsidRDefault="00000000">
            <w:pPr>
              <w:pStyle w:val="TableCellSubjectName"/>
            </w:pPr>
            <w:r>
              <w:t>Internal Security</w:t>
            </w:r>
          </w:p>
          <w:p w14:paraId="254F5C8F" w14:textId="77777777" w:rsidR="001A20E6" w:rsidRDefault="00000000">
            <w:pPr>
              <w:pStyle w:val="TableCellCategoryTitle"/>
            </w:pPr>
            <w:r>
              <w:t>📝 Practice Materials</w:t>
            </w:r>
          </w:p>
          <w:p w14:paraId="709E90DE" w14:textId="77777777" w:rsidR="001A20E6" w:rsidRDefault="00000000">
            <w:pPr>
              <w:pStyle w:val="TableCellResourceItem"/>
            </w:pPr>
            <w:r>
              <w:t>• La Excellence Security Material</w:t>
            </w:r>
          </w:p>
          <w:p w14:paraId="0E289A53" w14:textId="77777777" w:rsidR="001A20E6" w:rsidRDefault="00000000">
            <w:pPr>
              <w:pStyle w:val="TableCellResourceItem"/>
            </w:pPr>
            <w:r>
              <w:t>• Mains Workbook</w:t>
            </w:r>
          </w:p>
          <w:p w14:paraId="46B5176D" w14:textId="77777777" w:rsidR="001A20E6" w:rsidRDefault="00000000">
            <w:pPr>
              <w:pStyle w:val="TableCellCategoryTitle"/>
            </w:pPr>
            <w:r>
              <w:t>📰 Current Affairs</w:t>
            </w:r>
          </w:p>
          <w:p w14:paraId="2C50900F" w14:textId="77777777" w:rsidR="001A20E6" w:rsidRDefault="00000000">
            <w:pPr>
              <w:pStyle w:val="TableCellResourceItem"/>
            </w:pPr>
            <w:r>
              <w:t>• IDSA Reports</w:t>
            </w:r>
          </w:p>
          <w:p w14:paraId="29B352A9"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5F76F49C" w14:textId="77777777" w:rsidR="001A20E6" w:rsidRDefault="00000000">
            <w:pPr>
              <w:pStyle w:val="TableCellSubjectName"/>
            </w:pPr>
            <w:r>
              <w:t>History-Ancient</w:t>
            </w:r>
          </w:p>
          <w:p w14:paraId="7192EEFE" w14:textId="77777777" w:rsidR="001A20E6" w:rsidRDefault="00000000">
            <w:pPr>
              <w:pStyle w:val="TableCellCategoryTitle"/>
            </w:pPr>
            <w:r>
              <w:t>📚 Primary Books</w:t>
            </w:r>
          </w:p>
          <w:p w14:paraId="2CE77CD0" w14:textId="77777777" w:rsidR="001A20E6" w:rsidRDefault="00000000">
            <w:pPr>
              <w:pStyle w:val="TableCellResourceItem"/>
            </w:pPr>
            <w:r>
              <w:t>• NCERT Class VI - Our Past - I - What, Where, How and When?</w:t>
            </w:r>
          </w:p>
          <w:p w14:paraId="47ABF8AD" w14:textId="77777777" w:rsidR="001A20E6" w:rsidRDefault="00000000">
            <w:pPr>
              <w:pStyle w:val="TableCellResourceItem"/>
            </w:pPr>
            <w:r>
              <w:t>• Ancient India by R.S. Sharma - The Importance of Ancient History</w:t>
            </w:r>
          </w:p>
          <w:p w14:paraId="2B6FD8C5" w14:textId="77777777" w:rsidR="001A20E6" w:rsidRDefault="00000000">
            <w:pPr>
              <w:pStyle w:val="TableCellResourceItem"/>
            </w:pPr>
            <w:r>
              <w:t>• Ancient India by R.S. Sharma - The Construction of Ancient Indian History</w:t>
            </w:r>
          </w:p>
          <w:p w14:paraId="7CDBC1D3" w14:textId="77777777" w:rsidR="001A20E6" w:rsidRDefault="00000000">
            <w:pPr>
              <w:pStyle w:val="TableCellResourceItem"/>
            </w:pPr>
            <w:r>
              <w:t>• Ancient India by R.S. Sharma - The Geographical Setting</w:t>
            </w:r>
          </w:p>
          <w:p w14:paraId="15A7A7B4" w14:textId="77777777" w:rsidR="001A20E6" w:rsidRDefault="00000000">
            <w:pPr>
              <w:pStyle w:val="TableCellCategoryTitle"/>
            </w:pPr>
            <w:r>
              <w:t>📝 Practice Materials</w:t>
            </w:r>
          </w:p>
          <w:p w14:paraId="5BD95505" w14:textId="77777777" w:rsidR="001A20E6" w:rsidRDefault="00000000">
            <w:pPr>
              <w:pStyle w:val="TableCellResourceItem"/>
            </w:pPr>
            <w:r>
              <w:t>• La Excellence Culture Material</w:t>
            </w:r>
          </w:p>
          <w:p w14:paraId="3B9F763C" w14:textId="77777777" w:rsidR="001A20E6" w:rsidRDefault="00000000">
            <w:pPr>
              <w:pStyle w:val="TableCellResourceItem"/>
            </w:pPr>
            <w:r>
              <w:t>• Ancient/Medieval Prelims Workbooks</w:t>
            </w:r>
          </w:p>
          <w:p w14:paraId="6F87B855" w14:textId="77777777" w:rsidR="001A20E6" w:rsidRDefault="00000000">
            <w:pPr>
              <w:pStyle w:val="TableCellCategoryTitle"/>
            </w:pPr>
            <w:r>
              <w:t>📰 Current Affairs</w:t>
            </w:r>
          </w:p>
          <w:p w14:paraId="44B77B3B" w14:textId="77777777" w:rsidR="001A20E6" w:rsidRDefault="00000000">
            <w:pPr>
              <w:pStyle w:val="TableCellResourceItem"/>
            </w:pPr>
            <w:r>
              <w:t>• Newspapers (CA on Archaeology/Heritage)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4DFF64EB" w14:textId="77777777" w:rsidR="001A20E6" w:rsidRDefault="00000000">
            <w:pPr>
              <w:pStyle w:val="TableCellSubjectName"/>
            </w:pPr>
            <w:r>
              <w:t>History-Medieval</w:t>
            </w:r>
          </w:p>
          <w:p w14:paraId="59CF6715" w14:textId="77777777" w:rsidR="001A20E6" w:rsidRDefault="00000000">
            <w:pPr>
              <w:pStyle w:val="TableCellCategoryTitle"/>
            </w:pPr>
            <w:r>
              <w:t>📚 Primary Books</w:t>
            </w:r>
          </w:p>
          <w:p w14:paraId="04B2770F" w14:textId="77777777" w:rsidR="001A20E6" w:rsidRDefault="00000000">
            <w:pPr>
              <w:pStyle w:val="TableCellResourceItem"/>
            </w:pPr>
            <w:r>
              <w:t>• NCERT Class VII - Our Past - II - Tracing Changes Through a Thousand Years</w:t>
            </w:r>
          </w:p>
          <w:p w14:paraId="4D8E398A" w14:textId="77777777" w:rsidR="001A20E6" w:rsidRDefault="00000000">
            <w:pPr>
              <w:pStyle w:val="TableCellResourceItem"/>
            </w:pPr>
            <w:r>
              <w:t>• Medieval India by Satish Chandra - India and the World</w:t>
            </w:r>
          </w:p>
          <w:p w14:paraId="64423AB9" w14:textId="77777777" w:rsidR="001A20E6" w:rsidRDefault="00000000">
            <w:pPr>
              <w:pStyle w:val="TableCellResourceItem"/>
            </w:pPr>
            <w:r>
              <w:t>• Medieval India by Satish Chandra - Assessment and Review of Medieval India</w:t>
            </w:r>
          </w:p>
          <w:p w14:paraId="5BD3B202" w14:textId="77777777" w:rsidR="001A20E6" w:rsidRDefault="00000000">
            <w:pPr>
              <w:pStyle w:val="TableCellCategoryTitle"/>
            </w:pPr>
            <w:r>
              <w:t>📝 Practice Materials</w:t>
            </w:r>
          </w:p>
          <w:p w14:paraId="6360D8A8" w14:textId="77777777" w:rsidR="001A20E6" w:rsidRDefault="00000000">
            <w:pPr>
              <w:pStyle w:val="TableCellResourceItem"/>
            </w:pPr>
            <w:r>
              <w:t>• La Excellence Culture Material</w:t>
            </w:r>
          </w:p>
          <w:p w14:paraId="15648E62" w14:textId="77777777" w:rsidR="001A20E6" w:rsidRDefault="00000000">
            <w:pPr>
              <w:pStyle w:val="TableCellResourceItem"/>
            </w:pPr>
            <w:r>
              <w:t>• Ancient/Medieval Prelims Workbooks</w:t>
            </w:r>
          </w:p>
          <w:p w14:paraId="4DB707EA" w14:textId="77777777" w:rsidR="001A20E6" w:rsidRDefault="00000000">
            <w:pPr>
              <w:pStyle w:val="TableCellCategoryTitle"/>
            </w:pPr>
            <w:r>
              <w:t>📰 Current Affairs</w:t>
            </w:r>
          </w:p>
          <w:p w14:paraId="01B76C56" w14:textId="77777777" w:rsidR="001A20E6" w:rsidRDefault="00000000">
            <w:pPr>
              <w:pStyle w:val="TableCellResourceItem"/>
            </w:pPr>
            <w:r>
              <w:t>• Newspapers (CA on Archaeology/Heritage)</w:t>
            </w:r>
          </w:p>
        </w:tc>
      </w:tr>
      <w:tr w:rsidR="001A20E6" w14:paraId="00B8D713" w14:textId="77777777">
        <w:tc>
          <w:tcPr>
            <w:tcW w:w="1650" w:type="pct"/>
            <w:tcBorders>
              <w:bottom w:val="single" w:sz="2" w:space="0" w:color="D1D5DB"/>
              <w:right w:val="single" w:sz="2" w:space="0" w:color="D1D5DB"/>
            </w:tcBorders>
            <w:tcMar>
              <w:top w:w="200" w:type="dxa"/>
              <w:left w:w="150" w:type="dxa"/>
              <w:bottom w:w="200" w:type="dxa"/>
              <w:right w:w="150" w:type="dxa"/>
            </w:tcMar>
          </w:tcPr>
          <w:p w14:paraId="15D9C125" w14:textId="77777777" w:rsidR="001A20E6" w:rsidRDefault="00000000">
            <w:pPr>
              <w:pStyle w:val="TableCellSubjectName"/>
            </w:pPr>
            <w:r>
              <w:t>History-Modern</w:t>
            </w:r>
          </w:p>
          <w:p w14:paraId="5DD35E03" w14:textId="77777777" w:rsidR="001A20E6" w:rsidRDefault="00000000">
            <w:pPr>
              <w:pStyle w:val="TableCellCategoryTitle"/>
            </w:pPr>
            <w:r>
              <w:t>📚 Primary Books</w:t>
            </w:r>
          </w:p>
          <w:p w14:paraId="10CA946D" w14:textId="77777777" w:rsidR="001A20E6" w:rsidRDefault="00000000">
            <w:pPr>
              <w:pStyle w:val="TableCellResourceItem"/>
            </w:pPr>
            <w:r>
              <w:t>• NCERT Class VIII - Our Past - III - How, When and Where</w:t>
            </w:r>
          </w:p>
          <w:p w14:paraId="46ACCC53" w14:textId="77777777" w:rsidR="001A20E6" w:rsidRDefault="00000000">
            <w:pPr>
              <w:pStyle w:val="TableCellResourceItem"/>
            </w:pPr>
            <w:r>
              <w:t>• Old NCERT - Modern India by Bipan Chandra - The Decline of the Mughal Empire</w:t>
            </w:r>
          </w:p>
          <w:p w14:paraId="6E2764DD" w14:textId="77777777" w:rsidR="001A20E6" w:rsidRDefault="00000000">
            <w:pPr>
              <w:pStyle w:val="TableCellCategoryTitle"/>
            </w:pPr>
            <w:r>
              <w:t>📝 Practice Materials</w:t>
            </w:r>
          </w:p>
          <w:p w14:paraId="785574E2" w14:textId="77777777" w:rsidR="001A20E6" w:rsidRDefault="00000000">
            <w:pPr>
              <w:pStyle w:val="TableCellResourceItem"/>
            </w:pPr>
            <w:r>
              <w:t>• La Excellence Modern History Material</w:t>
            </w:r>
          </w:p>
          <w:p w14:paraId="0171F306" w14:textId="77777777" w:rsidR="001A20E6" w:rsidRDefault="00000000">
            <w:pPr>
              <w:pStyle w:val="TableCellResourceItem"/>
            </w:pPr>
            <w:r>
              <w:t>• Prelims &amp; Mains Workbooks</w:t>
            </w:r>
          </w:p>
          <w:p w14:paraId="0B84D678" w14:textId="77777777" w:rsidR="001A20E6" w:rsidRDefault="00000000">
            <w:pPr>
              <w:pStyle w:val="TableCellCategoryTitle"/>
            </w:pPr>
            <w:r>
              <w:t>📰 Current Affairs</w:t>
            </w:r>
          </w:p>
          <w:p w14:paraId="0224704C" w14:textId="77777777" w:rsidR="001A20E6" w:rsidRDefault="00000000">
            <w:pPr>
              <w:pStyle w:val="TableCellResourceItem"/>
            </w:pPr>
            <w:r>
              <w:t>• Newspapers (IE – Explained History columns)</w:t>
            </w:r>
          </w:p>
        </w:tc>
        <w:tc>
          <w:tcPr>
            <w:tcW w:w="1650" w:type="pct"/>
            <w:tcBorders>
              <w:bottom w:val="single" w:sz="2" w:space="0" w:color="D1D5DB"/>
              <w:right w:val="single" w:sz="2" w:space="0" w:color="D1D5DB"/>
            </w:tcBorders>
            <w:tcMar>
              <w:top w:w="200" w:type="dxa"/>
              <w:left w:w="150" w:type="dxa"/>
              <w:bottom w:w="200" w:type="dxa"/>
              <w:right w:w="150" w:type="dxa"/>
            </w:tcMar>
          </w:tcPr>
          <w:p w14:paraId="4AF4C327" w14:textId="77777777" w:rsidR="001A20E6" w:rsidRDefault="00000000">
            <w:pPr>
              <w:pStyle w:val="TableCellSubjectName"/>
            </w:pPr>
            <w:r>
              <w:t>History-Art and Culture</w:t>
            </w:r>
          </w:p>
          <w:p w14:paraId="2AEF7F75" w14:textId="77777777" w:rsidR="001A20E6" w:rsidRDefault="00000000">
            <w:pPr>
              <w:pStyle w:val="TableCellCategoryTitle"/>
            </w:pPr>
            <w:r>
              <w:t>📝 Practice Materials</w:t>
            </w:r>
          </w:p>
          <w:p w14:paraId="40F97ADA" w14:textId="77777777" w:rsidR="001A20E6" w:rsidRDefault="00000000">
            <w:pPr>
              <w:pStyle w:val="TableCellResourceItem"/>
            </w:pPr>
            <w:r>
              <w:t>• La Excellence Art &amp; Culture Material</w:t>
            </w:r>
          </w:p>
          <w:p w14:paraId="3DEAE4BF" w14:textId="77777777" w:rsidR="001A20E6" w:rsidRDefault="00000000">
            <w:pPr>
              <w:pStyle w:val="TableCellResourceItem"/>
            </w:pPr>
            <w:r>
              <w:t>• Prelims &amp; Mains Workbooks</w:t>
            </w:r>
          </w:p>
          <w:p w14:paraId="77564E46" w14:textId="77777777" w:rsidR="001A20E6" w:rsidRDefault="00000000">
            <w:pPr>
              <w:pStyle w:val="TableCellCategoryTitle"/>
            </w:pPr>
            <w:r>
              <w:t>📰 Current Affairs</w:t>
            </w:r>
          </w:p>
          <w:p w14:paraId="4505B9EE" w14:textId="77777777" w:rsidR="001A20E6" w:rsidRDefault="00000000">
            <w:pPr>
              <w:pStyle w:val="TableCellResourceItem"/>
            </w:pPr>
            <w:r>
              <w:t>• Newspapers (CA on art awards, festivals, 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07BACBE3" w14:textId="77777777" w:rsidR="001A20E6" w:rsidRDefault="00000000">
            <w:pPr>
              <w:pStyle w:val="TableCellSubjectName"/>
            </w:pPr>
            <w:r>
              <w:t>History-World</w:t>
            </w:r>
          </w:p>
          <w:p w14:paraId="242C7093" w14:textId="77777777" w:rsidR="001A20E6" w:rsidRDefault="00000000">
            <w:pPr>
              <w:pStyle w:val="TableCellCategoryTitle"/>
            </w:pPr>
            <w:r>
              <w:t>📝 Practice Materials</w:t>
            </w:r>
          </w:p>
          <w:p w14:paraId="57E77837" w14:textId="77777777" w:rsidR="001A20E6" w:rsidRDefault="00000000">
            <w:pPr>
              <w:pStyle w:val="TableCellResourceItem"/>
            </w:pPr>
            <w:r>
              <w:t>• La Excellence World History Material</w:t>
            </w:r>
          </w:p>
          <w:p w14:paraId="65FBB463" w14:textId="77777777" w:rsidR="001A20E6" w:rsidRDefault="00000000">
            <w:pPr>
              <w:pStyle w:val="TableCellResourceItem"/>
            </w:pPr>
            <w:r>
              <w:t>• Mains Workbook</w:t>
            </w:r>
          </w:p>
          <w:p w14:paraId="04443513" w14:textId="77777777" w:rsidR="001A20E6" w:rsidRDefault="00000000">
            <w:pPr>
              <w:pStyle w:val="TableCellCategoryTitle"/>
            </w:pPr>
            <w:r>
              <w:t>📰 Current Affairs</w:t>
            </w:r>
          </w:p>
          <w:p w14:paraId="47B4DE16" w14:textId="77777777" w:rsidR="001A20E6" w:rsidRDefault="00000000">
            <w:pPr>
              <w:pStyle w:val="TableCellResourceItem"/>
            </w:pPr>
            <w:r>
              <w:t>• Newspapers (Hindu and IE Explained)</w:t>
            </w:r>
          </w:p>
        </w:tc>
      </w:tr>
      <w:tr w:rsidR="001A20E6" w14:paraId="735854E9" w14:textId="77777777">
        <w:tc>
          <w:tcPr>
            <w:tcW w:w="1650" w:type="pct"/>
            <w:tcBorders>
              <w:bottom w:val="single" w:sz="2" w:space="0" w:color="D1D5DB"/>
              <w:right w:val="single" w:sz="2" w:space="0" w:color="D1D5DB"/>
            </w:tcBorders>
            <w:tcMar>
              <w:top w:w="200" w:type="dxa"/>
              <w:left w:w="150" w:type="dxa"/>
              <w:bottom w:w="200" w:type="dxa"/>
              <w:right w:w="150" w:type="dxa"/>
            </w:tcMar>
          </w:tcPr>
          <w:p w14:paraId="4E1FA8A7" w14:textId="77777777" w:rsidR="001A20E6" w:rsidRDefault="00000000">
            <w:pPr>
              <w:pStyle w:val="TableCellSubjectName"/>
            </w:pPr>
            <w:r>
              <w:t>History-Post Independent India</w:t>
            </w:r>
          </w:p>
          <w:p w14:paraId="2F95E3B7" w14:textId="77777777" w:rsidR="001A20E6" w:rsidRDefault="00000000">
            <w:pPr>
              <w:pStyle w:val="TableCellCategoryTitle"/>
            </w:pPr>
            <w:r>
              <w:t>📝 Practice Materials</w:t>
            </w:r>
          </w:p>
          <w:p w14:paraId="244DA8A4" w14:textId="77777777" w:rsidR="001A20E6" w:rsidRDefault="00000000">
            <w:pPr>
              <w:pStyle w:val="TableCellResourceItem"/>
            </w:pPr>
            <w:r>
              <w:t>• La Excellence Post-Independence Material</w:t>
            </w:r>
          </w:p>
          <w:p w14:paraId="524B6827" w14:textId="77777777" w:rsidR="001A20E6" w:rsidRDefault="00000000">
            <w:pPr>
              <w:pStyle w:val="TableCellResourceItem"/>
            </w:pPr>
            <w:r>
              <w:t>• Mains Workbook</w:t>
            </w:r>
          </w:p>
          <w:p w14:paraId="31E7926F" w14:textId="77777777" w:rsidR="001A20E6" w:rsidRDefault="00000000">
            <w:pPr>
              <w:pStyle w:val="TableCellCategoryTitle"/>
            </w:pPr>
            <w:r>
              <w:t>📰 Current Affairs</w:t>
            </w:r>
          </w:p>
          <w:p w14:paraId="1BE9863E"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68CFAACC" w14:textId="77777777" w:rsidR="001A20E6" w:rsidRDefault="00000000">
            <w:pPr>
              <w:pStyle w:val="TableCellSubjectName"/>
            </w:pPr>
            <w:r>
              <w:t>Geography</w:t>
            </w:r>
          </w:p>
          <w:p w14:paraId="01D84FBF" w14:textId="77777777" w:rsidR="001A20E6" w:rsidRDefault="00000000">
            <w:pPr>
              <w:pStyle w:val="TableCellCategoryTitle"/>
            </w:pPr>
            <w:r>
              <w:t>📝 Practice Materials</w:t>
            </w:r>
          </w:p>
          <w:p w14:paraId="6277FA9F" w14:textId="77777777" w:rsidR="001A20E6" w:rsidRDefault="00000000">
            <w:pPr>
              <w:pStyle w:val="TableCellResourceItem"/>
            </w:pPr>
            <w:r>
              <w:t>• La Excellence Geography Material</w:t>
            </w:r>
          </w:p>
          <w:p w14:paraId="2FD6945C" w14:textId="77777777" w:rsidR="001A20E6" w:rsidRDefault="00000000">
            <w:pPr>
              <w:pStyle w:val="TableCellResourceItem"/>
            </w:pPr>
            <w:r>
              <w:t>• Mains RRP + Prelims RRP</w:t>
            </w:r>
          </w:p>
          <w:p w14:paraId="56065BCC" w14:textId="77777777" w:rsidR="001A20E6" w:rsidRDefault="00000000">
            <w:pPr>
              <w:pStyle w:val="TableCellResourceItem"/>
            </w:pPr>
            <w:r>
              <w:t>• Prelims &amp; Mains Workbooks</w:t>
            </w:r>
          </w:p>
          <w:p w14:paraId="4CFC7ACC" w14:textId="77777777" w:rsidR="001A20E6" w:rsidRDefault="00000000">
            <w:pPr>
              <w:pStyle w:val="TableCellCategoryTitle"/>
            </w:pPr>
            <w:r>
              <w:t>📰 Current Affairs</w:t>
            </w:r>
          </w:p>
          <w:p w14:paraId="0CFFCE36" w14:textId="77777777" w:rsidR="001A20E6" w:rsidRDefault="00000000">
            <w:pPr>
              <w:pStyle w:val="TableCellResourceItem"/>
            </w:pPr>
            <w:r>
              <w:t>• Atlas (Orient Blackswan)</w:t>
            </w:r>
          </w:p>
          <w:p w14:paraId="4C96A8E3" w14:textId="77777777" w:rsidR="001A20E6" w:rsidRDefault="00000000">
            <w:pPr>
              <w:pStyle w:val="TableCellResourceItem"/>
            </w:pPr>
            <w:r>
              <w:t>• Newspapers (The Hindu – Env/Geo pages)</w:t>
            </w:r>
          </w:p>
          <w:p w14:paraId="4AD9D9F1"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228AC559" w14:textId="77777777" w:rsidR="001A20E6" w:rsidRDefault="00000000">
            <w:pPr>
              <w:pStyle w:val="TableCellSubjectName"/>
            </w:pPr>
            <w:r>
              <w:t>Environment, Ecology and Disaster Management</w:t>
            </w:r>
          </w:p>
          <w:p w14:paraId="40C1B628" w14:textId="77777777" w:rsidR="001A20E6" w:rsidRDefault="00000000">
            <w:pPr>
              <w:pStyle w:val="TableCellCategoryTitle"/>
            </w:pPr>
            <w:r>
              <w:t>📝 Practice Materials</w:t>
            </w:r>
          </w:p>
          <w:p w14:paraId="6275F9AA" w14:textId="77777777" w:rsidR="001A20E6" w:rsidRDefault="00000000">
            <w:pPr>
              <w:pStyle w:val="TableCellResourceItem"/>
            </w:pPr>
            <w:r>
              <w:t>• La Excellence Environment Material</w:t>
            </w:r>
          </w:p>
          <w:p w14:paraId="62F7E67E" w14:textId="77777777" w:rsidR="001A20E6" w:rsidRDefault="00000000">
            <w:pPr>
              <w:pStyle w:val="TableCellResourceItem"/>
            </w:pPr>
            <w:r>
              <w:t>• Prelims &amp; Mains Workbooks</w:t>
            </w:r>
          </w:p>
          <w:p w14:paraId="5B5253A7" w14:textId="77777777" w:rsidR="001A20E6" w:rsidRDefault="00000000">
            <w:pPr>
              <w:pStyle w:val="TableCellResourceItem"/>
            </w:pPr>
            <w:r>
              <w:t>• La Excellence DM Material</w:t>
            </w:r>
          </w:p>
          <w:p w14:paraId="00600C62" w14:textId="77777777" w:rsidR="001A20E6" w:rsidRDefault="00000000">
            <w:pPr>
              <w:pStyle w:val="TableCellResourceItem"/>
            </w:pPr>
            <w:r>
              <w:t>• Prelims &amp; Mains Workbooks</w:t>
            </w:r>
          </w:p>
          <w:p w14:paraId="7FC7AF7D" w14:textId="77777777" w:rsidR="001A20E6" w:rsidRDefault="00000000">
            <w:pPr>
              <w:pStyle w:val="TableCellCategoryTitle"/>
            </w:pPr>
            <w:r>
              <w:t>📰 Current Affairs</w:t>
            </w:r>
          </w:p>
          <w:p w14:paraId="2AA44ED7" w14:textId="77777777" w:rsidR="001A20E6" w:rsidRDefault="00000000">
            <w:pPr>
              <w:pStyle w:val="TableCellResourceItem"/>
            </w:pPr>
            <w:r>
              <w:t>• Down to Earth</w:t>
            </w:r>
          </w:p>
          <w:p w14:paraId="7C715CB4" w14:textId="77777777" w:rsidR="001A20E6" w:rsidRDefault="00000000">
            <w:pPr>
              <w:pStyle w:val="TableCellResourceItem"/>
            </w:pPr>
            <w:r>
              <w:t>• Newspapers (The Hindu – Env, sections)</w:t>
            </w:r>
          </w:p>
          <w:p w14:paraId="23FE53FD" w14:textId="77777777" w:rsidR="001A20E6" w:rsidRDefault="00000000">
            <w:pPr>
              <w:pStyle w:val="TableCellResourceItem"/>
            </w:pPr>
            <w:r>
              <w:t>• Down to earth</w:t>
            </w:r>
          </w:p>
          <w:p w14:paraId="6EE8C848" w14:textId="77777777" w:rsidR="001A20E6" w:rsidRDefault="00000000">
            <w:pPr>
              <w:pStyle w:val="TableCellResourceItem"/>
            </w:pPr>
            <w:r>
              <w:t>• Disaster coverage – IE/The Hindu</w:t>
            </w:r>
          </w:p>
        </w:tc>
      </w:tr>
      <w:tr w:rsidR="001A20E6" w14:paraId="6697022D" w14:textId="77777777">
        <w:tc>
          <w:tcPr>
            <w:tcW w:w="1650" w:type="pct"/>
            <w:tcBorders>
              <w:bottom w:val="single" w:sz="2" w:space="0" w:color="D1D5DB"/>
              <w:right w:val="single" w:sz="2" w:space="0" w:color="D1D5DB"/>
            </w:tcBorders>
            <w:tcMar>
              <w:top w:w="200" w:type="dxa"/>
              <w:left w:w="150" w:type="dxa"/>
              <w:bottom w:w="200" w:type="dxa"/>
              <w:right w:w="150" w:type="dxa"/>
            </w:tcMar>
          </w:tcPr>
          <w:p w14:paraId="1EBE57EC" w14:textId="77777777" w:rsidR="001A20E6" w:rsidRDefault="00000000">
            <w:pPr>
              <w:pStyle w:val="TableCellSubjectName"/>
            </w:pPr>
            <w:r>
              <w:t>Science &amp; Technology</w:t>
            </w:r>
          </w:p>
          <w:p w14:paraId="073FB428" w14:textId="77777777" w:rsidR="001A20E6" w:rsidRDefault="00000000">
            <w:pPr>
              <w:pStyle w:val="TableCellCategoryTitle"/>
            </w:pPr>
            <w:r>
              <w:t>📝 Practice Materials</w:t>
            </w:r>
          </w:p>
          <w:p w14:paraId="31EF1795" w14:textId="77777777" w:rsidR="001A20E6" w:rsidRDefault="00000000">
            <w:pPr>
              <w:pStyle w:val="TableCellResourceItem"/>
            </w:pPr>
            <w:r>
              <w:t>• La Excellence S&amp;T Material</w:t>
            </w:r>
          </w:p>
          <w:p w14:paraId="3C6879AF" w14:textId="77777777" w:rsidR="001A20E6" w:rsidRDefault="00000000">
            <w:pPr>
              <w:pStyle w:val="TableCellResourceItem"/>
            </w:pPr>
            <w:r>
              <w:t>• Prelims &amp; Mains Workbooks</w:t>
            </w:r>
          </w:p>
          <w:p w14:paraId="0F10FE27" w14:textId="77777777" w:rsidR="001A20E6" w:rsidRDefault="00000000">
            <w:pPr>
              <w:pStyle w:val="TableCellCategoryTitle"/>
            </w:pPr>
            <w:r>
              <w:t>📰 Current Affairs</w:t>
            </w:r>
          </w:p>
          <w:p w14:paraId="19F2CDE6" w14:textId="77777777" w:rsidR="001A20E6" w:rsidRDefault="00000000">
            <w:pPr>
              <w:pStyle w:val="TableCellResourceItem"/>
            </w:pPr>
            <w:r>
              <w:t>• Newspapers (The Hindu S&amp;T, PIB updates)</w:t>
            </w:r>
          </w:p>
        </w:tc>
        <w:tc>
          <w:tcPr>
            <w:tcW w:w="1650" w:type="pct"/>
            <w:tcBorders>
              <w:bottom w:val="single" w:sz="2" w:space="0" w:color="D1D5DB"/>
              <w:right w:val="single" w:sz="2" w:space="0" w:color="D1D5DB"/>
            </w:tcBorders>
            <w:tcMar>
              <w:top w:w="200" w:type="dxa"/>
              <w:left w:w="150" w:type="dxa"/>
              <w:bottom w:w="200" w:type="dxa"/>
              <w:right w:w="150" w:type="dxa"/>
            </w:tcMar>
          </w:tcPr>
          <w:p w14:paraId="12D1BF15" w14:textId="77777777" w:rsidR="001A20E6" w:rsidRDefault="00000000">
            <w:pPr>
              <w:pStyle w:val="TableCellSubjectName"/>
            </w:pPr>
            <w:r>
              <w:t>Indian Polity and Governance</w:t>
            </w:r>
          </w:p>
          <w:p w14:paraId="139C49E5" w14:textId="77777777" w:rsidR="001A20E6" w:rsidRDefault="00000000">
            <w:pPr>
              <w:pStyle w:val="TableCellCategoryTitle"/>
            </w:pPr>
            <w:r>
              <w:t>📝 Practice Materials</w:t>
            </w:r>
          </w:p>
          <w:p w14:paraId="6DCB91AF" w14:textId="77777777" w:rsidR="001A20E6" w:rsidRDefault="00000000">
            <w:pPr>
              <w:pStyle w:val="TableCellResourceItem"/>
            </w:pPr>
            <w:r>
              <w:t>• La Excellence Polity Material</w:t>
            </w:r>
          </w:p>
          <w:p w14:paraId="35A0C8F5" w14:textId="77777777" w:rsidR="001A20E6" w:rsidRDefault="00000000">
            <w:pPr>
              <w:pStyle w:val="TableCellResourceItem"/>
            </w:pPr>
            <w:r>
              <w:t>• Mains RRP + Prelims RRP</w:t>
            </w:r>
          </w:p>
          <w:p w14:paraId="744A2582" w14:textId="77777777" w:rsidR="001A20E6" w:rsidRDefault="00000000">
            <w:pPr>
              <w:pStyle w:val="TableCellResourceItem"/>
            </w:pPr>
            <w:r>
              <w:t>• Prelims &amp; Mains Workbooks</w:t>
            </w:r>
          </w:p>
          <w:p w14:paraId="5B8DE981" w14:textId="77777777" w:rsidR="001A20E6" w:rsidRDefault="00000000">
            <w:pPr>
              <w:pStyle w:val="TableCellCategoryTitle"/>
            </w:pPr>
            <w:r>
              <w:t>📰 Current Affairs</w:t>
            </w:r>
          </w:p>
          <w:p w14:paraId="6E43EEAD" w14:textId="77777777" w:rsidR="001A20E6" w:rsidRDefault="00000000">
            <w:pPr>
              <w:pStyle w:val="TableCellResourceItem"/>
            </w:pPr>
            <w:r>
              <w:t>• NITI Aayog Reports + PRS Briefs</w:t>
            </w:r>
          </w:p>
          <w:p w14:paraId="3F284381" w14:textId="77777777" w:rsidR="001A20E6" w:rsidRDefault="00000000">
            <w:pPr>
              <w:pStyle w:val="TableCellResourceItem"/>
            </w:pPr>
            <w:r>
              <w:t>• Newspapers (The Hindu/Indian Express)</w:t>
            </w:r>
          </w:p>
          <w:p w14:paraId="06B291D8"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0B91C71D" w14:textId="77777777" w:rsidR="001A20E6" w:rsidRDefault="00000000">
            <w:pPr>
              <w:pStyle w:val="TableCellSubjectName"/>
            </w:pPr>
            <w:r>
              <w:t>Sociology</w:t>
            </w:r>
          </w:p>
          <w:p w14:paraId="72906D7D" w14:textId="77777777" w:rsidR="001A20E6" w:rsidRDefault="00000000">
            <w:pPr>
              <w:pStyle w:val="TableCellCategoryTitle"/>
            </w:pPr>
            <w:r>
              <w:t>📝 Practice Materials</w:t>
            </w:r>
          </w:p>
          <w:p w14:paraId="29C538F7" w14:textId="77777777" w:rsidR="001A20E6" w:rsidRDefault="00000000">
            <w:pPr>
              <w:pStyle w:val="TableCellResourceItem"/>
            </w:pPr>
            <w:r>
              <w:t>• La Excellence Sociology Material</w:t>
            </w:r>
          </w:p>
          <w:p w14:paraId="0E272C6E" w14:textId="77777777" w:rsidR="001A20E6" w:rsidRDefault="00000000">
            <w:pPr>
              <w:pStyle w:val="TableCellResourceItem"/>
            </w:pPr>
            <w:r>
              <w:t>• Mains RRP + Prelims RRP</w:t>
            </w:r>
          </w:p>
          <w:p w14:paraId="0FE0437E" w14:textId="77777777" w:rsidR="001A20E6" w:rsidRDefault="00000000">
            <w:pPr>
              <w:pStyle w:val="TableCellResourceItem"/>
            </w:pPr>
            <w:r>
              <w:t>• Prelims &amp; Mains Workbooks</w:t>
            </w:r>
          </w:p>
          <w:p w14:paraId="2989EFD9" w14:textId="77777777" w:rsidR="001A20E6" w:rsidRDefault="00000000">
            <w:pPr>
              <w:pStyle w:val="TableCellResourceItem"/>
            </w:pPr>
            <w:r>
              <w:t>• Previous Year Question Papers</w:t>
            </w:r>
          </w:p>
          <w:p w14:paraId="2BC31EB7" w14:textId="77777777" w:rsidR="001A20E6" w:rsidRDefault="00000000">
            <w:pPr>
              <w:pStyle w:val="TableCellResourceItem"/>
            </w:pPr>
            <w:r>
              <w:t>• Mock Tests</w:t>
            </w:r>
          </w:p>
          <w:p w14:paraId="777E25DF" w14:textId="77777777" w:rsidR="001A20E6" w:rsidRDefault="00000000">
            <w:pPr>
              <w:pStyle w:val="TableCellResourceItem"/>
            </w:pPr>
            <w:r>
              <w:t>• La Excellence Indian Society Material</w:t>
            </w:r>
          </w:p>
          <w:p w14:paraId="3D7FE295" w14:textId="77777777" w:rsidR="001A20E6" w:rsidRDefault="00000000">
            <w:pPr>
              <w:pStyle w:val="TableCellResourceItem"/>
            </w:pPr>
            <w:r>
              <w:t>• Mains Workbook - Paper I</w:t>
            </w:r>
          </w:p>
          <w:p w14:paraId="6E2450A8" w14:textId="77777777" w:rsidR="001A20E6" w:rsidRDefault="00000000">
            <w:pPr>
              <w:pStyle w:val="TableCellResourceItem"/>
            </w:pPr>
            <w:r>
              <w:t>• La Excellence Social Change Material</w:t>
            </w:r>
          </w:p>
          <w:p w14:paraId="023737C5" w14:textId="77777777" w:rsidR="001A20E6" w:rsidRDefault="00000000">
            <w:pPr>
              <w:pStyle w:val="TableCellResourceItem"/>
            </w:pPr>
            <w:r>
              <w:t>• Mains Workbook - Paper II</w:t>
            </w:r>
          </w:p>
          <w:p w14:paraId="1B6321E9" w14:textId="77777777" w:rsidR="001A20E6" w:rsidRDefault="00000000">
            <w:pPr>
              <w:pStyle w:val="TableCellResourceItem"/>
            </w:pPr>
            <w:r>
              <w:t>• La Excellence Sociology of Religion Material</w:t>
            </w:r>
          </w:p>
          <w:p w14:paraId="4518BAF8" w14:textId="77777777" w:rsidR="001A20E6" w:rsidRDefault="00000000">
            <w:pPr>
              <w:pStyle w:val="TableCellResourceItem"/>
            </w:pPr>
            <w:r>
              <w:t>• Mains Workbook</w:t>
            </w:r>
          </w:p>
          <w:p w14:paraId="60C985F9" w14:textId="77777777" w:rsidR="001A20E6" w:rsidRDefault="00000000">
            <w:pPr>
              <w:pStyle w:val="TableCellResourceItem"/>
            </w:pPr>
            <w:r>
              <w:t>• La Excellence Sociology of Education Material</w:t>
            </w:r>
          </w:p>
          <w:p w14:paraId="2E257F0B" w14:textId="77777777" w:rsidR="001A20E6" w:rsidRDefault="00000000">
            <w:pPr>
              <w:pStyle w:val="TableCellResourceItem"/>
            </w:pPr>
            <w:r>
              <w:t>• Mains Workbook</w:t>
            </w:r>
          </w:p>
          <w:p w14:paraId="6F879DD0" w14:textId="77777777" w:rsidR="001A20E6" w:rsidRDefault="00000000">
            <w:pPr>
              <w:pStyle w:val="TableCellResourceItem"/>
            </w:pPr>
            <w:r>
              <w:t>• La Excellence Social Stratification Material</w:t>
            </w:r>
          </w:p>
          <w:p w14:paraId="40BE2614" w14:textId="77777777" w:rsidR="001A20E6" w:rsidRDefault="00000000">
            <w:pPr>
              <w:pStyle w:val="TableCellResourceItem"/>
            </w:pPr>
            <w:r>
              <w:t>• Mains Workbook</w:t>
            </w:r>
          </w:p>
          <w:p w14:paraId="59C7AE4C" w14:textId="77777777" w:rsidR="001A20E6" w:rsidRDefault="00000000">
            <w:pPr>
              <w:pStyle w:val="TableCellResourceItem"/>
            </w:pPr>
            <w:r>
              <w:t>• La Excellence Gender Studies Material</w:t>
            </w:r>
          </w:p>
          <w:p w14:paraId="5C767C10" w14:textId="77777777" w:rsidR="001A20E6" w:rsidRDefault="00000000">
            <w:pPr>
              <w:pStyle w:val="TableCellResourceItem"/>
            </w:pPr>
            <w:r>
              <w:t>• Mains Workbook</w:t>
            </w:r>
          </w:p>
          <w:p w14:paraId="48826594" w14:textId="77777777" w:rsidR="001A20E6" w:rsidRDefault="00000000">
            <w:pPr>
              <w:pStyle w:val="TableCellResourceItem"/>
            </w:pPr>
            <w:r>
              <w:t>• La Excellence Urban Sociology Material</w:t>
            </w:r>
          </w:p>
          <w:p w14:paraId="4D7FAA98" w14:textId="77777777" w:rsidR="001A20E6" w:rsidRDefault="00000000">
            <w:pPr>
              <w:pStyle w:val="TableCellResourceItem"/>
            </w:pPr>
            <w:r>
              <w:t>• Mains Workbook</w:t>
            </w:r>
          </w:p>
          <w:p w14:paraId="35C05C2A" w14:textId="77777777" w:rsidR="001A20E6" w:rsidRDefault="00000000">
            <w:pPr>
              <w:pStyle w:val="TableCellResourceItem"/>
            </w:pPr>
            <w:r>
              <w:t>• La Excellence Rural Sociology Material</w:t>
            </w:r>
          </w:p>
          <w:p w14:paraId="2F9C9405" w14:textId="77777777" w:rsidR="001A20E6" w:rsidRDefault="00000000">
            <w:pPr>
              <w:pStyle w:val="TableCellResourceItem"/>
            </w:pPr>
            <w:r>
              <w:t>• Mains Workbook</w:t>
            </w:r>
          </w:p>
          <w:p w14:paraId="24E758B6" w14:textId="77777777" w:rsidR="001A20E6" w:rsidRDefault="00000000">
            <w:pPr>
              <w:pStyle w:val="TableCellResourceItem"/>
            </w:pPr>
            <w:r>
              <w:t>• La Excellence Social Movements Material</w:t>
            </w:r>
          </w:p>
          <w:p w14:paraId="5A43103D" w14:textId="77777777" w:rsidR="001A20E6" w:rsidRDefault="00000000">
            <w:pPr>
              <w:pStyle w:val="TableCellResourceItem"/>
            </w:pPr>
            <w:r>
              <w:t>• Mains Workbook</w:t>
            </w:r>
          </w:p>
          <w:p w14:paraId="59D2D0FF" w14:textId="77777777" w:rsidR="001A20E6" w:rsidRDefault="00000000">
            <w:pPr>
              <w:pStyle w:val="TableCellResourceItem"/>
            </w:pPr>
            <w:r>
              <w:t>• La Excellence Sociology of Health Material</w:t>
            </w:r>
          </w:p>
          <w:p w14:paraId="07A8A281" w14:textId="77777777" w:rsidR="001A20E6" w:rsidRDefault="00000000">
            <w:pPr>
              <w:pStyle w:val="TableCellResourceItem"/>
            </w:pPr>
            <w:r>
              <w:t>• Mains Workbook</w:t>
            </w:r>
          </w:p>
          <w:p w14:paraId="6B6ED67F" w14:textId="77777777" w:rsidR="001A20E6" w:rsidRDefault="00000000">
            <w:pPr>
              <w:pStyle w:val="TableCellResourceItem"/>
            </w:pPr>
            <w:r>
              <w:t>• La Excellence Sociology of Law Material</w:t>
            </w:r>
          </w:p>
          <w:p w14:paraId="1627C9B7" w14:textId="77777777" w:rsidR="001A20E6" w:rsidRDefault="00000000">
            <w:pPr>
              <w:pStyle w:val="TableCellResourceItem"/>
            </w:pPr>
            <w:r>
              <w:t>• Mains Workbook</w:t>
            </w:r>
          </w:p>
          <w:p w14:paraId="0F722376" w14:textId="77777777" w:rsidR="001A20E6" w:rsidRDefault="00000000">
            <w:pPr>
              <w:pStyle w:val="TableCellResourceItem"/>
            </w:pPr>
            <w:r>
              <w:t>• La Excellence Sociology of Media Material</w:t>
            </w:r>
          </w:p>
          <w:p w14:paraId="28C71F44" w14:textId="77777777" w:rsidR="001A20E6" w:rsidRDefault="00000000">
            <w:pPr>
              <w:pStyle w:val="TableCellResourceItem"/>
            </w:pPr>
            <w:r>
              <w:t>• Mains Workbook</w:t>
            </w:r>
          </w:p>
          <w:p w14:paraId="7A072C6C" w14:textId="77777777" w:rsidR="001A20E6" w:rsidRDefault="00000000">
            <w:pPr>
              <w:pStyle w:val="TableCellResourceItem"/>
            </w:pPr>
            <w:r>
              <w:t>• La Excellence Sociology of Science Material</w:t>
            </w:r>
          </w:p>
          <w:p w14:paraId="00401856" w14:textId="77777777" w:rsidR="001A20E6" w:rsidRDefault="00000000">
            <w:pPr>
              <w:pStyle w:val="TableCellResourceItem"/>
            </w:pPr>
            <w:r>
              <w:t>• Mains Workbook</w:t>
            </w:r>
          </w:p>
          <w:p w14:paraId="35F23A57" w14:textId="77777777" w:rsidR="001A20E6" w:rsidRDefault="00000000">
            <w:pPr>
              <w:pStyle w:val="TableCellResourceItem"/>
            </w:pPr>
            <w:r>
              <w:t>• La Excellence Sociology of Environment Material</w:t>
            </w:r>
          </w:p>
          <w:p w14:paraId="28B4DDB2" w14:textId="77777777" w:rsidR="001A20E6" w:rsidRDefault="00000000">
            <w:pPr>
              <w:pStyle w:val="TableCellResourceItem"/>
            </w:pPr>
            <w:r>
              <w:t>• Mains Workbook</w:t>
            </w:r>
          </w:p>
          <w:p w14:paraId="3DA9BF78" w14:textId="77777777" w:rsidR="001A20E6" w:rsidRDefault="00000000">
            <w:pPr>
              <w:pStyle w:val="TableCellResourceItem"/>
            </w:pPr>
            <w:r>
              <w:t>• La Excellence Sociology of Globalization Material</w:t>
            </w:r>
          </w:p>
          <w:p w14:paraId="34233536" w14:textId="77777777" w:rsidR="001A20E6" w:rsidRDefault="00000000">
            <w:pPr>
              <w:pStyle w:val="TableCellResourceItem"/>
            </w:pPr>
            <w:r>
              <w:t>• Mains Workbook</w:t>
            </w:r>
          </w:p>
          <w:p w14:paraId="45BD318F" w14:textId="77777777" w:rsidR="001A20E6" w:rsidRDefault="00000000">
            <w:pPr>
              <w:pStyle w:val="TableCellResourceItem"/>
            </w:pPr>
            <w:r>
              <w:t>• La Excellence Sociology of Work Material</w:t>
            </w:r>
          </w:p>
          <w:p w14:paraId="062305BB" w14:textId="77777777" w:rsidR="001A20E6" w:rsidRDefault="00000000">
            <w:pPr>
              <w:pStyle w:val="TableCellResourceItem"/>
            </w:pPr>
            <w:r>
              <w:t>• Mains Workbook</w:t>
            </w:r>
          </w:p>
          <w:p w14:paraId="089F950E" w14:textId="77777777" w:rsidR="001A20E6" w:rsidRDefault="00000000">
            <w:pPr>
              <w:pStyle w:val="TableCellCategoryTitle"/>
            </w:pPr>
            <w:r>
              <w:t>📰 Current Affairs</w:t>
            </w:r>
          </w:p>
          <w:p w14:paraId="6D25DD73" w14:textId="77777777" w:rsidR="001A20E6" w:rsidRDefault="00000000">
            <w:pPr>
              <w:pStyle w:val="TableCellResourceItem"/>
            </w:pPr>
            <w:r>
              <w:t>• Indian Sociological Review</w:t>
            </w:r>
          </w:p>
          <w:p w14:paraId="60AD7ACA" w14:textId="77777777" w:rsidR="001A20E6" w:rsidRDefault="00000000">
            <w:pPr>
              <w:pStyle w:val="TableCellResourceItem"/>
            </w:pPr>
            <w:r>
              <w:t>• Economic and Political Weekly (EPW)</w:t>
            </w:r>
          </w:p>
          <w:p w14:paraId="7A4C7484" w14:textId="77777777" w:rsidR="001A20E6" w:rsidRDefault="00000000">
            <w:pPr>
              <w:pStyle w:val="TableCellResourceItem"/>
            </w:pPr>
            <w:r>
              <w:t>• Newspapers (The Hindu, Indian Express - Social issues)</w:t>
            </w:r>
          </w:p>
          <w:p w14:paraId="621EE3B0" w14:textId="77777777" w:rsidR="001A20E6" w:rsidRDefault="00000000">
            <w:pPr>
              <w:pStyle w:val="TableCellResourceItem"/>
            </w:pPr>
            <w:r>
              <w:t>• Yojana Magazine</w:t>
            </w:r>
          </w:p>
          <w:p w14:paraId="5611BAD1" w14:textId="77777777" w:rsidR="001A20E6" w:rsidRDefault="00000000">
            <w:pPr>
              <w:pStyle w:val="TableCellResourceItem"/>
            </w:pPr>
            <w:r>
              <w:t>• Kurukshetra Magazine</w:t>
            </w:r>
          </w:p>
          <w:p w14:paraId="0138C2A4" w14:textId="77777777" w:rsidR="001A20E6" w:rsidRDefault="00000000">
            <w:pPr>
              <w:pStyle w:val="TableCellResourceItem"/>
            </w:pPr>
            <w:r>
              <w:t>• Social Watch India Reports</w:t>
            </w:r>
          </w:p>
          <w:p w14:paraId="798FB177" w14:textId="77777777" w:rsidR="001A20E6" w:rsidRDefault="00000000">
            <w:pPr>
              <w:pStyle w:val="TableCellResourceItem"/>
            </w:pPr>
            <w:r>
              <w:t>• NSSO Reports</w:t>
            </w:r>
          </w:p>
          <w:p w14:paraId="189822A9" w14:textId="77777777" w:rsidR="001A20E6" w:rsidRDefault="00000000">
            <w:pPr>
              <w:pStyle w:val="TableCellResourceItem"/>
            </w:pPr>
            <w:r>
              <w:t>• NFHS Reports</w:t>
            </w:r>
          </w:p>
          <w:p w14:paraId="1F767926" w14:textId="77777777" w:rsidR="001A20E6" w:rsidRDefault="00000000">
            <w:pPr>
              <w:pStyle w:val="TableCellResourceItem"/>
            </w:pPr>
            <w:r>
              <w:t>• EPW Articles on Indian Society</w:t>
            </w:r>
          </w:p>
          <w:p w14:paraId="1F1272C9" w14:textId="77777777" w:rsidR="001A20E6" w:rsidRDefault="00000000">
            <w:pPr>
              <w:pStyle w:val="TableCellResourceItem"/>
            </w:pPr>
            <w:r>
              <w:t>• Census Reports</w:t>
            </w:r>
          </w:p>
          <w:p w14:paraId="21CA438A" w14:textId="77777777" w:rsidR="001A20E6" w:rsidRDefault="00000000">
            <w:pPr>
              <w:pStyle w:val="TableCellResourceItem"/>
            </w:pPr>
            <w:r>
              <w:t>• Social Development Reports</w:t>
            </w:r>
          </w:p>
          <w:p w14:paraId="678DD9A6" w14:textId="77777777" w:rsidR="001A20E6" w:rsidRDefault="00000000">
            <w:pPr>
              <w:pStyle w:val="TableCellResourceItem"/>
            </w:pPr>
            <w:r>
              <w:t>• Planning Commission Reports</w:t>
            </w:r>
          </w:p>
          <w:p w14:paraId="47E3B150" w14:textId="77777777" w:rsidR="001A20E6" w:rsidRDefault="00000000">
            <w:pPr>
              <w:pStyle w:val="TableCellResourceItem"/>
            </w:pPr>
            <w:r>
              <w:t>• NITI Aayog Reports</w:t>
            </w:r>
          </w:p>
          <w:p w14:paraId="05161525" w14:textId="77777777" w:rsidR="001A20E6" w:rsidRDefault="00000000">
            <w:pPr>
              <w:pStyle w:val="TableCellResourceItem"/>
            </w:pPr>
            <w:r>
              <w:t>• World Bank Reports on India</w:t>
            </w:r>
          </w:p>
          <w:p w14:paraId="3B35E011" w14:textId="77777777" w:rsidR="001A20E6" w:rsidRDefault="00000000">
            <w:pPr>
              <w:pStyle w:val="TableCellResourceItem"/>
            </w:pPr>
            <w:r>
              <w:t>• Religious Demographics Reports</w:t>
            </w:r>
          </w:p>
          <w:p w14:paraId="1CE1CBC9" w14:textId="77777777" w:rsidR="001A20E6" w:rsidRDefault="00000000">
            <w:pPr>
              <w:pStyle w:val="TableCellResourceItem"/>
            </w:pPr>
            <w:r>
              <w:t>• Minority Commission Reports</w:t>
            </w:r>
          </w:p>
          <w:p w14:paraId="1D53AF2B" w14:textId="77777777" w:rsidR="001A20E6" w:rsidRDefault="00000000">
            <w:pPr>
              <w:pStyle w:val="TableCellResourceItem"/>
            </w:pPr>
            <w:r>
              <w:t>• ASER Reports</w:t>
            </w:r>
          </w:p>
          <w:p w14:paraId="2E73D399" w14:textId="77777777" w:rsidR="001A20E6" w:rsidRDefault="00000000">
            <w:pPr>
              <w:pStyle w:val="TableCellResourceItem"/>
            </w:pPr>
            <w:r>
              <w:t>• NEP 2020</w:t>
            </w:r>
          </w:p>
          <w:p w14:paraId="2C89594B" w14:textId="77777777" w:rsidR="001A20E6" w:rsidRDefault="00000000">
            <w:pPr>
              <w:pStyle w:val="TableCellResourceItem"/>
            </w:pPr>
            <w:r>
              <w:t>• Education Statistics Reports</w:t>
            </w:r>
          </w:p>
          <w:p w14:paraId="2C335B61" w14:textId="77777777" w:rsidR="001A20E6" w:rsidRDefault="00000000">
            <w:pPr>
              <w:pStyle w:val="TableCellResourceItem"/>
            </w:pPr>
            <w:r>
              <w:t>• Sachar Committee Report</w:t>
            </w:r>
          </w:p>
          <w:p w14:paraId="49455681" w14:textId="77777777" w:rsidR="001A20E6" w:rsidRDefault="00000000">
            <w:pPr>
              <w:pStyle w:val="TableCellResourceItem"/>
            </w:pPr>
            <w:r>
              <w:t>• Mandal Commission Report</w:t>
            </w:r>
          </w:p>
          <w:p w14:paraId="04146A89" w14:textId="77777777" w:rsidR="001A20E6" w:rsidRDefault="00000000">
            <w:pPr>
              <w:pStyle w:val="TableCellResourceItem"/>
            </w:pPr>
            <w:r>
              <w:t>• Caste Census Data</w:t>
            </w:r>
          </w:p>
          <w:p w14:paraId="1E47AAD1" w14:textId="77777777" w:rsidR="001A20E6" w:rsidRDefault="00000000">
            <w:pPr>
              <w:pStyle w:val="TableCellResourceItem"/>
            </w:pPr>
            <w:r>
              <w:t>• Gender Budget Reports</w:t>
            </w:r>
          </w:p>
          <w:p w14:paraId="3E70CB60" w14:textId="77777777" w:rsidR="001A20E6" w:rsidRDefault="00000000">
            <w:pPr>
              <w:pStyle w:val="TableCellResourceItem"/>
            </w:pPr>
            <w:r>
              <w:t>• Women and Child Development Ministry Reports</w:t>
            </w:r>
          </w:p>
          <w:p w14:paraId="0836E53D" w14:textId="77777777" w:rsidR="001A20E6" w:rsidRDefault="00000000">
            <w:pPr>
              <w:pStyle w:val="TableCellResourceItem"/>
            </w:pPr>
            <w:r>
              <w:t>• NFHS Gender Data</w:t>
            </w:r>
          </w:p>
          <w:p w14:paraId="3D0513F3" w14:textId="77777777" w:rsidR="001A20E6" w:rsidRDefault="00000000">
            <w:pPr>
              <w:pStyle w:val="TableCellResourceItem"/>
            </w:pPr>
            <w:r>
              <w:t>• Census Urban Data</w:t>
            </w:r>
          </w:p>
          <w:p w14:paraId="06DB335D" w14:textId="77777777" w:rsidR="001A20E6" w:rsidRDefault="00000000">
            <w:pPr>
              <w:pStyle w:val="TableCellResourceItem"/>
            </w:pPr>
            <w:r>
              <w:t>• Smart Cities Mission Reports</w:t>
            </w:r>
          </w:p>
          <w:p w14:paraId="224E2159" w14:textId="77777777" w:rsidR="001A20E6" w:rsidRDefault="00000000">
            <w:pPr>
              <w:pStyle w:val="TableCellResourceItem"/>
            </w:pPr>
            <w:r>
              <w:t>• Urban Development Ministry Reports</w:t>
            </w:r>
          </w:p>
          <w:p w14:paraId="2A620D67" w14:textId="77777777" w:rsidR="001A20E6" w:rsidRDefault="00000000">
            <w:pPr>
              <w:pStyle w:val="TableCellResourceItem"/>
            </w:pPr>
            <w:r>
              <w:t>• Rural Development Ministry Reports</w:t>
            </w:r>
          </w:p>
          <w:p w14:paraId="0EA8F97E" w14:textId="77777777" w:rsidR="001A20E6" w:rsidRDefault="00000000">
            <w:pPr>
              <w:pStyle w:val="TableCellResourceItem"/>
            </w:pPr>
            <w:r>
              <w:t>• MGNREGA Reports</w:t>
            </w:r>
          </w:p>
          <w:p w14:paraId="03781EC9" w14:textId="77777777" w:rsidR="001A20E6" w:rsidRDefault="00000000">
            <w:pPr>
              <w:pStyle w:val="TableCellResourceItem"/>
            </w:pPr>
            <w:r>
              <w:t>• Panchayati Raj Statistics</w:t>
            </w:r>
          </w:p>
          <w:p w14:paraId="3241A77D" w14:textId="77777777" w:rsidR="001A20E6" w:rsidRDefault="00000000">
            <w:pPr>
              <w:pStyle w:val="TableCellResourceItem"/>
            </w:pPr>
            <w:r>
              <w:t>• Social Movement Case Studies</w:t>
            </w:r>
          </w:p>
          <w:p w14:paraId="1BC32F2B" w14:textId="77777777" w:rsidR="001A20E6" w:rsidRDefault="00000000">
            <w:pPr>
              <w:pStyle w:val="TableCellResourceItem"/>
            </w:pPr>
            <w:r>
              <w:t>• Civil Society Reports</w:t>
            </w:r>
          </w:p>
          <w:p w14:paraId="29F54669" w14:textId="77777777" w:rsidR="001A20E6" w:rsidRDefault="00000000">
            <w:pPr>
              <w:pStyle w:val="TableCellResourceItem"/>
            </w:pPr>
            <w:r>
              <w:t>• Human Rights Reports</w:t>
            </w:r>
          </w:p>
          <w:p w14:paraId="419AF00E" w14:textId="77777777" w:rsidR="001A20E6" w:rsidRDefault="00000000">
            <w:pPr>
              <w:pStyle w:val="TableCellResourceItem"/>
            </w:pPr>
            <w:r>
              <w:t>• Health Ministry Reports</w:t>
            </w:r>
          </w:p>
          <w:p w14:paraId="6FF80E9E" w14:textId="77777777" w:rsidR="001A20E6" w:rsidRDefault="00000000">
            <w:pPr>
              <w:pStyle w:val="TableCellResourceItem"/>
            </w:pPr>
            <w:r>
              <w:t>• WHO Reports on India</w:t>
            </w:r>
          </w:p>
          <w:p w14:paraId="1A55B2D2" w14:textId="77777777" w:rsidR="001A20E6" w:rsidRDefault="00000000">
            <w:pPr>
              <w:pStyle w:val="TableCellResourceItem"/>
            </w:pPr>
            <w:r>
              <w:t>• Ayushman Bharat Reports</w:t>
            </w:r>
          </w:p>
          <w:p w14:paraId="64B9D9A9" w14:textId="77777777" w:rsidR="001A20E6" w:rsidRDefault="00000000">
            <w:pPr>
              <w:pStyle w:val="TableCellResourceItem"/>
            </w:pPr>
            <w:r>
              <w:t>• Law Commission Reports</w:t>
            </w:r>
          </w:p>
          <w:p w14:paraId="48E00B26" w14:textId="77777777" w:rsidR="001A20E6" w:rsidRDefault="00000000">
            <w:pPr>
              <w:pStyle w:val="TableCellResourceItem"/>
            </w:pPr>
            <w:r>
              <w:t>• Supreme Court Judgments</w:t>
            </w:r>
          </w:p>
          <w:p w14:paraId="56189A14" w14:textId="77777777" w:rsidR="001A20E6" w:rsidRDefault="00000000">
            <w:pPr>
              <w:pStyle w:val="TableCellResourceItem"/>
            </w:pPr>
            <w:r>
              <w:t>• Legal Aid Reports</w:t>
            </w:r>
          </w:p>
          <w:p w14:paraId="08DBD2FA" w14:textId="77777777" w:rsidR="001A20E6" w:rsidRDefault="00000000">
            <w:pPr>
              <w:pStyle w:val="TableCellResourceItem"/>
            </w:pPr>
            <w:r>
              <w:t>• Media Reports</w:t>
            </w:r>
          </w:p>
          <w:p w14:paraId="74396EE6" w14:textId="77777777" w:rsidR="001A20E6" w:rsidRDefault="00000000">
            <w:pPr>
              <w:pStyle w:val="TableCellResourceItem"/>
            </w:pPr>
            <w:r>
              <w:t>• Broadcasting Ministry Reports</w:t>
            </w:r>
          </w:p>
          <w:p w14:paraId="5A606297" w14:textId="77777777" w:rsidR="001A20E6" w:rsidRDefault="00000000">
            <w:pPr>
              <w:pStyle w:val="TableCellResourceItem"/>
            </w:pPr>
            <w:r>
              <w:t>• Social Media Impact Studies</w:t>
            </w:r>
          </w:p>
          <w:p w14:paraId="3EB3306B" w14:textId="77777777" w:rsidR="001A20E6" w:rsidRDefault="00000000">
            <w:pPr>
              <w:pStyle w:val="TableCellResourceItem"/>
            </w:pPr>
            <w:r>
              <w:t>• Science and Technology Ministry Reports</w:t>
            </w:r>
          </w:p>
          <w:p w14:paraId="7B55527B" w14:textId="77777777" w:rsidR="001A20E6" w:rsidRDefault="00000000">
            <w:pPr>
              <w:pStyle w:val="TableCellResourceItem"/>
            </w:pPr>
            <w:r>
              <w:t>• ISRO Reports</w:t>
            </w:r>
          </w:p>
          <w:p w14:paraId="134A422E" w14:textId="77777777" w:rsidR="001A20E6" w:rsidRDefault="00000000">
            <w:pPr>
              <w:pStyle w:val="TableCellResourceItem"/>
            </w:pPr>
            <w:r>
              <w:t>• Digital India Reports</w:t>
            </w:r>
          </w:p>
          <w:p w14:paraId="22D99E2D" w14:textId="77777777" w:rsidR="001A20E6" w:rsidRDefault="00000000">
            <w:pPr>
              <w:pStyle w:val="TableCellResourceItem"/>
            </w:pPr>
            <w:r>
              <w:t>• Environment Ministry Reports</w:t>
            </w:r>
          </w:p>
          <w:p w14:paraId="1195F86C" w14:textId="77777777" w:rsidR="001A20E6" w:rsidRDefault="00000000">
            <w:pPr>
              <w:pStyle w:val="TableCellResourceItem"/>
            </w:pPr>
            <w:r>
              <w:t>• Climate Change Reports</w:t>
            </w:r>
          </w:p>
          <w:p w14:paraId="4167F311" w14:textId="77777777" w:rsidR="001A20E6" w:rsidRDefault="00000000">
            <w:pPr>
              <w:pStyle w:val="TableCellResourceItem"/>
            </w:pPr>
            <w:r>
              <w:t>• Sustainable Development Reports</w:t>
            </w:r>
          </w:p>
          <w:p w14:paraId="4BE4B6FB" w14:textId="77777777" w:rsidR="001A20E6" w:rsidRDefault="00000000">
            <w:pPr>
              <w:pStyle w:val="TableCellResourceItem"/>
            </w:pPr>
            <w:r>
              <w:t>• WTO Reports</w:t>
            </w:r>
          </w:p>
          <w:p w14:paraId="204C92ED" w14:textId="77777777" w:rsidR="001A20E6" w:rsidRDefault="00000000">
            <w:pPr>
              <w:pStyle w:val="TableCellResourceItem"/>
            </w:pPr>
            <w:r>
              <w:t>• Globalization Impact Studies</w:t>
            </w:r>
          </w:p>
          <w:p w14:paraId="34AD5C79" w14:textId="77777777" w:rsidR="001A20E6" w:rsidRDefault="00000000">
            <w:pPr>
              <w:pStyle w:val="TableCellResourceItem"/>
            </w:pPr>
            <w:r>
              <w:t>• International Migration Reports</w:t>
            </w:r>
          </w:p>
          <w:p w14:paraId="79C167A5" w14:textId="77777777" w:rsidR="001A20E6" w:rsidRDefault="00000000">
            <w:pPr>
              <w:pStyle w:val="TableCellResourceItem"/>
            </w:pPr>
            <w:r>
              <w:t>• Labor Ministry Reports</w:t>
            </w:r>
          </w:p>
          <w:p w14:paraId="0BB20F0B" w14:textId="77777777" w:rsidR="001A20E6" w:rsidRDefault="00000000">
            <w:pPr>
              <w:pStyle w:val="TableCellResourceItem"/>
            </w:pPr>
            <w:r>
              <w:t>• Industrial Relations Reports</w:t>
            </w:r>
          </w:p>
          <w:p w14:paraId="48F7D444" w14:textId="77777777" w:rsidR="001A20E6" w:rsidRDefault="00000000">
            <w:pPr>
              <w:pStyle w:val="TableCellResourceItem"/>
            </w:pPr>
            <w:r>
              <w:t>• Skill Development Reports</w:t>
            </w:r>
          </w:p>
        </w:tc>
      </w:tr>
    </w:tbl>
    <w:p w14:paraId="4A3B7182" w14:textId="77777777" w:rsidR="001A20E6" w:rsidRDefault="001A20E6">
      <w:pPr>
        <w:spacing w:after="400"/>
      </w:pPr>
    </w:p>
    <w:p w14:paraId="657E570D"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49736020" w14:textId="77777777">
        <w:tc>
          <w:tcPr>
            <w:tcW w:w="2500" w:type="pct"/>
            <w:tcMar>
              <w:top w:w="0" w:type="dxa"/>
              <w:left w:w="0" w:type="dxa"/>
              <w:bottom w:w="0" w:type="dxa"/>
              <w:right w:w="0" w:type="dxa"/>
            </w:tcMar>
          </w:tcPr>
          <w:p w14:paraId="3ADE6ADC" w14:textId="77777777" w:rsidR="001A20E6" w:rsidRDefault="00000000">
            <w:pPr>
              <w:pStyle w:val="WeekTitle"/>
            </w:pPr>
            <w:r>
              <w:rPr>
                <w:color w:val="6D28D9"/>
              </w:rPr>
              <w:t>📅 Apr 25 - May 01, 2027</w:t>
            </w:r>
          </w:p>
        </w:tc>
        <w:tc>
          <w:tcPr>
            <w:tcW w:w="2500" w:type="pct"/>
            <w:tcMar>
              <w:top w:w="0" w:type="dxa"/>
              <w:left w:w="0" w:type="dxa"/>
              <w:bottom w:w="0" w:type="dxa"/>
              <w:right w:w="0" w:type="dxa"/>
            </w:tcMar>
          </w:tcPr>
          <w:p w14:paraId="01B64B4C" w14:textId="77777777" w:rsidR="001A20E6" w:rsidRDefault="00000000">
            <w:pPr>
              <w:pStyle w:val="WeekCycleName"/>
            </w:pPr>
            <w:r>
              <w:rPr>
                <w:color w:val="6D28D9"/>
              </w:rPr>
              <w:t>C5</w:t>
            </w:r>
          </w:p>
        </w:tc>
      </w:tr>
    </w:tbl>
    <w:p w14:paraId="6A3B8A56"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1CCEBF7C" w14:textId="77777777">
        <w:tc>
          <w:tcPr>
            <w:tcW w:w="700" w:type="pct"/>
            <w:shd w:val="clear" w:color="auto" w:fill="EDE9FE"/>
            <w:tcMar>
              <w:top w:w="200" w:type="dxa"/>
              <w:left w:w="100" w:type="dxa"/>
              <w:bottom w:w="200" w:type="dxa"/>
              <w:right w:w="100" w:type="dxa"/>
            </w:tcMar>
          </w:tcPr>
          <w:p w14:paraId="0936E681" w14:textId="77777777" w:rsidR="001A20E6" w:rsidRDefault="00000000">
            <w:pPr>
              <w:pStyle w:val="TableCellCalendarDayHeader"/>
            </w:pPr>
            <w:r>
              <w:rPr>
                <w:color w:val="6D28D9"/>
              </w:rPr>
              <w:t>Sunday</w:t>
            </w:r>
          </w:p>
          <w:p w14:paraId="1A358D80" w14:textId="77777777" w:rsidR="001A20E6" w:rsidRDefault="00000000">
            <w:pPr>
              <w:pStyle w:val="TableCellCalendarDateHeader"/>
            </w:pPr>
            <w:r>
              <w:rPr>
                <w:color w:val="6D28D9"/>
              </w:rPr>
              <w:t>Apr 25</w:t>
            </w:r>
          </w:p>
          <w:p w14:paraId="1382288A"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035A0317" w14:textId="77777777" w:rsidR="001A20E6" w:rsidRDefault="00000000">
            <w:pPr>
              <w:pStyle w:val="TableCellCalendarDayHeader"/>
            </w:pPr>
            <w:r>
              <w:rPr>
                <w:color w:val="6D28D9"/>
              </w:rPr>
              <w:t>Monday</w:t>
            </w:r>
          </w:p>
          <w:p w14:paraId="2F352B60" w14:textId="77777777" w:rsidR="001A20E6" w:rsidRDefault="00000000">
            <w:pPr>
              <w:pStyle w:val="TableCellCalendarDateHeader"/>
            </w:pPr>
            <w:r>
              <w:rPr>
                <w:color w:val="6D28D9"/>
              </w:rPr>
              <w:t>Apr 26</w:t>
            </w:r>
          </w:p>
          <w:p w14:paraId="25CDC730"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625F3096" w14:textId="77777777" w:rsidR="001A20E6" w:rsidRDefault="00000000">
            <w:pPr>
              <w:pStyle w:val="TableCellCalendarDayHeader"/>
            </w:pPr>
            <w:r>
              <w:rPr>
                <w:color w:val="6D28D9"/>
              </w:rPr>
              <w:t>Tuesday</w:t>
            </w:r>
          </w:p>
          <w:p w14:paraId="78D7D483" w14:textId="77777777" w:rsidR="001A20E6" w:rsidRDefault="00000000">
            <w:pPr>
              <w:pStyle w:val="TableCellCalendarDateHeader"/>
            </w:pPr>
            <w:r>
              <w:rPr>
                <w:color w:val="6D28D9"/>
              </w:rPr>
              <w:t>Apr 27</w:t>
            </w:r>
          </w:p>
          <w:p w14:paraId="0B00A69F"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3304CCFF" w14:textId="77777777" w:rsidR="001A20E6" w:rsidRDefault="00000000">
            <w:pPr>
              <w:pStyle w:val="TableCellCalendarDayHeader"/>
            </w:pPr>
            <w:r>
              <w:rPr>
                <w:color w:val="6D28D9"/>
              </w:rPr>
              <w:t>Wednesday</w:t>
            </w:r>
          </w:p>
          <w:p w14:paraId="5A39250E" w14:textId="77777777" w:rsidR="001A20E6" w:rsidRDefault="00000000">
            <w:pPr>
              <w:pStyle w:val="TableCellCalendarDateHeader"/>
            </w:pPr>
            <w:r>
              <w:rPr>
                <w:color w:val="6D28D9"/>
              </w:rPr>
              <w:t>Apr 28</w:t>
            </w:r>
          </w:p>
          <w:p w14:paraId="5D4F82CB"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4E59977D" w14:textId="77777777" w:rsidR="001A20E6" w:rsidRDefault="00000000">
            <w:pPr>
              <w:pStyle w:val="TableCellCalendarDayHeader"/>
            </w:pPr>
            <w:r>
              <w:rPr>
                <w:color w:val="6D28D9"/>
              </w:rPr>
              <w:t>Thursday</w:t>
            </w:r>
          </w:p>
          <w:p w14:paraId="5E1565E8" w14:textId="77777777" w:rsidR="001A20E6" w:rsidRDefault="00000000">
            <w:pPr>
              <w:pStyle w:val="TableCellCalendarDateHeader"/>
            </w:pPr>
            <w:r>
              <w:rPr>
                <w:color w:val="6D28D9"/>
              </w:rPr>
              <w:t>Apr 29</w:t>
            </w:r>
          </w:p>
          <w:p w14:paraId="75F36AC4"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1653DA37" w14:textId="77777777" w:rsidR="001A20E6" w:rsidRDefault="00000000">
            <w:pPr>
              <w:pStyle w:val="TableCellCalendarDayHeader"/>
            </w:pPr>
            <w:r>
              <w:rPr>
                <w:color w:val="6D28D9"/>
              </w:rPr>
              <w:t>Friday</w:t>
            </w:r>
          </w:p>
          <w:p w14:paraId="29E730F2" w14:textId="77777777" w:rsidR="001A20E6" w:rsidRDefault="00000000">
            <w:pPr>
              <w:pStyle w:val="TableCellCalendarDateHeader"/>
            </w:pPr>
            <w:r>
              <w:rPr>
                <w:color w:val="6D28D9"/>
              </w:rPr>
              <w:t>Apr 30</w:t>
            </w:r>
          </w:p>
          <w:p w14:paraId="254D79E6"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284A390F" w14:textId="77777777" w:rsidR="001A20E6" w:rsidRDefault="00000000">
            <w:pPr>
              <w:pStyle w:val="TableCellCalendarDayHeader"/>
            </w:pPr>
            <w:r>
              <w:rPr>
                <w:color w:val="F57C00"/>
              </w:rPr>
              <w:t>Saturday</w:t>
            </w:r>
          </w:p>
          <w:p w14:paraId="427BB962" w14:textId="77777777" w:rsidR="001A20E6" w:rsidRDefault="00000000">
            <w:pPr>
              <w:pStyle w:val="TableCellCalendarDateHeader"/>
            </w:pPr>
            <w:r>
              <w:rPr>
                <w:color w:val="F57C00"/>
              </w:rPr>
              <w:t>May 01</w:t>
            </w:r>
          </w:p>
          <w:p w14:paraId="1F83C2A4" w14:textId="77777777" w:rsidR="001A20E6" w:rsidRDefault="00000000">
            <w:pPr>
              <w:pStyle w:val="TableCellCatchupLabel"/>
            </w:pPr>
            <w:r>
              <w:rPr>
                <w:color w:val="F57C00"/>
              </w:rPr>
              <w:t>Catchup Day</w:t>
            </w:r>
          </w:p>
        </w:tc>
      </w:tr>
      <w:tr w:rsidR="001A20E6" w14:paraId="5F9FC05F" w14:textId="77777777">
        <w:tc>
          <w:tcPr>
            <w:tcW w:w="700" w:type="pct"/>
            <w:shd w:val="clear" w:color="auto" w:fill="EDE9FE"/>
            <w:tcMar>
              <w:top w:w="150" w:type="dxa"/>
              <w:left w:w="100" w:type="dxa"/>
              <w:bottom w:w="150" w:type="dxa"/>
              <w:right w:w="100" w:type="dxa"/>
            </w:tcMar>
          </w:tcPr>
          <w:p w14:paraId="4294AA79" w14:textId="77777777" w:rsidR="001A20E6" w:rsidRDefault="00000000">
            <w:pPr>
              <w:pStyle w:val="TableCellTaskSubject"/>
            </w:pPr>
            <w:r>
              <w:t>Indian Polity and Governance</w:t>
            </w:r>
          </w:p>
          <w:p w14:paraId="5C5CC729" w14:textId="77777777" w:rsidR="001A20E6" w:rsidRDefault="00000000">
            <w:pPr>
              <w:pStyle w:val="TableCellTaskDetails"/>
            </w:pPr>
            <w:r>
              <w:t>• Test - TEST — 3h</w:t>
            </w:r>
          </w:p>
          <w:p w14:paraId="6E515C9D" w14:textId="77777777" w:rsidR="001A20E6" w:rsidRDefault="00000000">
            <w:pPr>
              <w:pStyle w:val="TableCellTaskBadge"/>
              <w:shd w:val="clear" w:color="auto" w:fill="FFF3E0"/>
            </w:pPr>
            <w:r>
              <w:rPr>
                <w:b/>
                <w:bCs/>
                <w:color w:val="F57C00"/>
              </w:rPr>
              <w:t>TEST</w:t>
            </w:r>
          </w:p>
        </w:tc>
        <w:tc>
          <w:tcPr>
            <w:tcW w:w="700" w:type="pct"/>
            <w:shd w:val="clear" w:color="auto" w:fill="EDE9FE"/>
            <w:tcMar>
              <w:top w:w="150" w:type="dxa"/>
              <w:left w:w="100" w:type="dxa"/>
              <w:bottom w:w="150" w:type="dxa"/>
              <w:right w:w="100" w:type="dxa"/>
            </w:tcMar>
          </w:tcPr>
          <w:p w14:paraId="425AE261" w14:textId="77777777" w:rsidR="001A20E6" w:rsidRDefault="00000000">
            <w:pPr>
              <w:pStyle w:val="TableCellTaskSubject"/>
            </w:pPr>
            <w:r>
              <w:t>Indian Polity and Governance</w:t>
            </w:r>
          </w:p>
          <w:p w14:paraId="33AB79EE" w14:textId="77777777" w:rsidR="001A20E6" w:rsidRDefault="00000000">
            <w:pPr>
              <w:pStyle w:val="TableCellTaskDetails"/>
            </w:pPr>
            <w:r>
              <w:t>• Revision - Union Territories (P06) — 30m</w:t>
            </w:r>
          </w:p>
          <w:p w14:paraId="54717F5E" w14:textId="77777777" w:rsidR="001A20E6" w:rsidRDefault="00000000">
            <w:pPr>
              <w:pStyle w:val="TableCellTaskBadge"/>
              <w:shd w:val="clear" w:color="auto" w:fill="FCE4EC"/>
            </w:pPr>
            <w:r>
              <w:rPr>
                <w:b/>
                <w:bCs/>
                <w:color w:val="C2185B"/>
              </w:rPr>
              <w:t>REVISION</w:t>
            </w:r>
          </w:p>
          <w:p w14:paraId="2130262C" w14:textId="77777777" w:rsidR="001A20E6" w:rsidRDefault="00000000">
            <w:pPr>
              <w:pStyle w:val="TableCellTaskDetails"/>
            </w:pPr>
            <w:r>
              <w:t>• Revision - Constitutional Bodies (P07) — 30m</w:t>
            </w:r>
          </w:p>
          <w:p w14:paraId="4F352479" w14:textId="77777777" w:rsidR="001A20E6" w:rsidRDefault="00000000">
            <w:pPr>
              <w:pStyle w:val="TableCellTaskBadge"/>
              <w:shd w:val="clear" w:color="auto" w:fill="FCE4EC"/>
            </w:pPr>
            <w:r>
              <w:rPr>
                <w:b/>
                <w:bCs/>
                <w:color w:val="C2185B"/>
              </w:rPr>
              <w:t>REVISION</w:t>
            </w:r>
          </w:p>
          <w:p w14:paraId="44C52287" w14:textId="77777777" w:rsidR="001A20E6" w:rsidRDefault="00000000">
            <w:pPr>
              <w:pStyle w:val="TableCellTaskDetails"/>
            </w:pPr>
            <w:r>
              <w:t>• Practice - Other Constitutional Dimensions (P09) — 30m</w:t>
            </w:r>
          </w:p>
          <w:p w14:paraId="59CA7673" w14:textId="77777777" w:rsidR="001A20E6" w:rsidRDefault="00000000">
            <w:pPr>
              <w:pStyle w:val="TableCellTaskBadge"/>
              <w:shd w:val="clear" w:color="auto" w:fill="E8F5E8"/>
            </w:pPr>
            <w:r>
              <w:rPr>
                <w:b/>
                <w:bCs/>
                <w:color w:val="388E3C"/>
              </w:rPr>
              <w:t>PRACTICE</w:t>
            </w:r>
          </w:p>
          <w:p w14:paraId="472EF8B6" w14:textId="77777777" w:rsidR="001A20E6" w:rsidRDefault="00000000">
            <w:pPr>
              <w:pStyle w:val="TableCellTaskDetails"/>
            </w:pPr>
            <w:r>
              <w:t>• Practice - Political Dynamics (P10) — 30m</w:t>
            </w:r>
          </w:p>
          <w:p w14:paraId="70083D46" w14:textId="77777777" w:rsidR="001A20E6" w:rsidRDefault="00000000">
            <w:pPr>
              <w:pStyle w:val="TableCellTaskBadge"/>
              <w:shd w:val="clear" w:color="auto" w:fill="E8F5E8"/>
            </w:pPr>
            <w:r>
              <w:rPr>
                <w:b/>
                <w:bCs/>
                <w:color w:val="388E3C"/>
              </w:rPr>
              <w:t>PRACTICE</w:t>
            </w:r>
          </w:p>
          <w:p w14:paraId="07239A7F" w14:textId="77777777" w:rsidR="001A20E6" w:rsidRDefault="00000000">
            <w:pPr>
              <w:pStyle w:val="TableCellTaskDetails"/>
            </w:pPr>
            <w:r>
              <w:t>• Practice - Governance (P11) — 30m</w:t>
            </w:r>
          </w:p>
          <w:p w14:paraId="7BEABB8C"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7729D9A6" w14:textId="77777777" w:rsidR="001A20E6" w:rsidRDefault="00000000">
            <w:pPr>
              <w:pStyle w:val="TableCellTaskSubject"/>
            </w:pPr>
            <w:r>
              <w:t>Indian Polity and Governance</w:t>
            </w:r>
          </w:p>
          <w:p w14:paraId="1B8FB5CF" w14:textId="77777777" w:rsidR="001A20E6" w:rsidRDefault="00000000">
            <w:pPr>
              <w:pStyle w:val="TableCellTaskDetails"/>
            </w:pPr>
            <w:r>
              <w:t>• Revision - Non-Constitutional Bodies (P08) — 30m</w:t>
            </w:r>
          </w:p>
          <w:p w14:paraId="733E8D74" w14:textId="77777777" w:rsidR="001A20E6" w:rsidRDefault="00000000">
            <w:pPr>
              <w:pStyle w:val="TableCellTaskBadge"/>
              <w:shd w:val="clear" w:color="auto" w:fill="FCE4EC"/>
            </w:pPr>
            <w:r>
              <w:rPr>
                <w:b/>
                <w:bCs/>
                <w:color w:val="C2185B"/>
              </w:rPr>
              <w:t>REVISION</w:t>
            </w:r>
          </w:p>
          <w:p w14:paraId="41C59161" w14:textId="77777777" w:rsidR="001A20E6" w:rsidRDefault="00000000">
            <w:pPr>
              <w:pStyle w:val="TableCellTaskDetails"/>
            </w:pPr>
            <w:r>
              <w:t>• Revision - Other Constitutional Dimensions (P09) — 30m</w:t>
            </w:r>
          </w:p>
          <w:p w14:paraId="536701D7" w14:textId="77777777" w:rsidR="001A20E6" w:rsidRDefault="00000000">
            <w:pPr>
              <w:pStyle w:val="TableCellTaskBadge"/>
              <w:shd w:val="clear" w:color="auto" w:fill="FCE4EC"/>
            </w:pPr>
            <w:r>
              <w:rPr>
                <w:b/>
                <w:bCs/>
                <w:color w:val="C2185B"/>
              </w:rPr>
              <w:t>REVISION</w:t>
            </w:r>
          </w:p>
          <w:p w14:paraId="31BE7983" w14:textId="77777777" w:rsidR="001A20E6" w:rsidRDefault="00000000">
            <w:pPr>
              <w:pStyle w:val="TableCellTaskDetails"/>
            </w:pPr>
            <w:r>
              <w:t>• Practice - Broad / Overlap (P00) — 30m</w:t>
            </w:r>
          </w:p>
          <w:p w14:paraId="73485959" w14:textId="77777777" w:rsidR="001A20E6" w:rsidRDefault="00000000">
            <w:pPr>
              <w:pStyle w:val="TableCellTaskBadge"/>
              <w:shd w:val="clear" w:color="auto" w:fill="E8F5E8"/>
            </w:pPr>
            <w:r>
              <w:rPr>
                <w:b/>
                <w:bCs/>
                <w:color w:val="388E3C"/>
              </w:rPr>
              <w:t>PRACTICE</w:t>
            </w:r>
          </w:p>
          <w:p w14:paraId="3998A577" w14:textId="77777777" w:rsidR="001A20E6" w:rsidRDefault="00000000">
            <w:pPr>
              <w:pStyle w:val="TableCellTaskDetails"/>
            </w:pPr>
            <w:r>
              <w:t>• Practice - Constitutional Framework (P01) — 30m</w:t>
            </w:r>
          </w:p>
          <w:p w14:paraId="3010A2EB" w14:textId="77777777" w:rsidR="001A20E6" w:rsidRDefault="00000000">
            <w:pPr>
              <w:pStyle w:val="TableCellTaskBadge"/>
              <w:shd w:val="clear" w:color="auto" w:fill="E8F5E8"/>
            </w:pPr>
            <w:r>
              <w:rPr>
                <w:b/>
                <w:bCs/>
                <w:color w:val="388E3C"/>
              </w:rPr>
              <w:t>PRACTICE</w:t>
            </w:r>
          </w:p>
          <w:p w14:paraId="0946DF4D" w14:textId="77777777" w:rsidR="001A20E6" w:rsidRDefault="00000000">
            <w:pPr>
              <w:pStyle w:val="TableCellTaskDetails"/>
            </w:pPr>
            <w:r>
              <w:t>• Practice - System of Government (P02) — 30m</w:t>
            </w:r>
          </w:p>
          <w:p w14:paraId="7EF13CD9"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07B853A9" w14:textId="77777777" w:rsidR="001A20E6" w:rsidRDefault="00000000">
            <w:pPr>
              <w:pStyle w:val="TableCellTaskSubject"/>
            </w:pPr>
            <w:r>
              <w:t>Indian Polity and Governance</w:t>
            </w:r>
          </w:p>
          <w:p w14:paraId="456E336A" w14:textId="77777777" w:rsidR="001A20E6" w:rsidRDefault="00000000">
            <w:pPr>
              <w:pStyle w:val="TableCellTaskDetails"/>
            </w:pPr>
            <w:r>
              <w:t>• Revision - Political Dynamics (P10) — 30m</w:t>
            </w:r>
          </w:p>
          <w:p w14:paraId="2FB74C1D" w14:textId="77777777" w:rsidR="001A20E6" w:rsidRDefault="00000000">
            <w:pPr>
              <w:pStyle w:val="TableCellTaskBadge"/>
              <w:shd w:val="clear" w:color="auto" w:fill="FCE4EC"/>
            </w:pPr>
            <w:r>
              <w:rPr>
                <w:b/>
                <w:bCs/>
                <w:color w:val="C2185B"/>
              </w:rPr>
              <w:t>REVISION</w:t>
            </w:r>
          </w:p>
          <w:p w14:paraId="25EFCFE0" w14:textId="77777777" w:rsidR="001A20E6" w:rsidRDefault="00000000">
            <w:pPr>
              <w:pStyle w:val="TableCellTaskDetails"/>
            </w:pPr>
            <w:r>
              <w:t>• Revision - Governance (P11) — 30m</w:t>
            </w:r>
          </w:p>
          <w:p w14:paraId="7C0687F5" w14:textId="77777777" w:rsidR="001A20E6" w:rsidRDefault="00000000">
            <w:pPr>
              <w:pStyle w:val="TableCellTaskBadge"/>
              <w:shd w:val="clear" w:color="auto" w:fill="FCE4EC"/>
            </w:pPr>
            <w:r>
              <w:rPr>
                <w:b/>
                <w:bCs/>
                <w:color w:val="C2185B"/>
              </w:rPr>
              <w:t>REVISION</w:t>
            </w:r>
          </w:p>
          <w:p w14:paraId="219ABC10" w14:textId="77777777" w:rsidR="001A20E6" w:rsidRDefault="00000000">
            <w:pPr>
              <w:pStyle w:val="TableCellTaskDetails"/>
            </w:pPr>
            <w:r>
              <w:t>• Practice - Central Government (P03) — 30m</w:t>
            </w:r>
          </w:p>
          <w:p w14:paraId="482D879B" w14:textId="77777777" w:rsidR="001A20E6" w:rsidRDefault="00000000">
            <w:pPr>
              <w:pStyle w:val="TableCellTaskBadge"/>
              <w:shd w:val="clear" w:color="auto" w:fill="E8F5E8"/>
            </w:pPr>
            <w:r>
              <w:rPr>
                <w:b/>
                <w:bCs/>
                <w:color w:val="388E3C"/>
              </w:rPr>
              <w:t>PRACTICE</w:t>
            </w:r>
          </w:p>
          <w:p w14:paraId="15B81E54" w14:textId="77777777" w:rsidR="001A20E6" w:rsidRDefault="00000000">
            <w:pPr>
              <w:pStyle w:val="TableCellTaskDetails"/>
            </w:pPr>
            <w:r>
              <w:t>• Practice - State Government (P04) — 30m</w:t>
            </w:r>
          </w:p>
          <w:p w14:paraId="537027E6" w14:textId="77777777" w:rsidR="001A20E6" w:rsidRDefault="00000000">
            <w:pPr>
              <w:pStyle w:val="TableCellTaskBadge"/>
              <w:shd w:val="clear" w:color="auto" w:fill="E8F5E8"/>
            </w:pPr>
            <w:r>
              <w:rPr>
                <w:b/>
                <w:bCs/>
                <w:color w:val="388E3C"/>
              </w:rPr>
              <w:t>PRACTICE</w:t>
            </w:r>
          </w:p>
          <w:p w14:paraId="10B782EA" w14:textId="77777777" w:rsidR="001A20E6" w:rsidRDefault="00000000">
            <w:pPr>
              <w:pStyle w:val="TableCellTaskDetails"/>
            </w:pPr>
            <w:r>
              <w:t>• Practice - Local Government (P05) — 30m</w:t>
            </w:r>
          </w:p>
          <w:p w14:paraId="6B26151C"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2F04C5AA" w14:textId="77777777" w:rsidR="001A20E6" w:rsidRDefault="00000000">
            <w:pPr>
              <w:pStyle w:val="TableCellTaskSubject"/>
            </w:pPr>
            <w:r>
              <w:t>Indian Economy</w:t>
            </w:r>
          </w:p>
          <w:p w14:paraId="651FD336" w14:textId="77777777" w:rsidR="001A20E6" w:rsidRDefault="00000000">
            <w:pPr>
              <w:pStyle w:val="TableCellTaskDetails"/>
            </w:pPr>
            <w:r>
              <w:t>• Revision - Services (E08) — 30m</w:t>
            </w:r>
          </w:p>
          <w:p w14:paraId="10F6B143" w14:textId="77777777" w:rsidR="001A20E6" w:rsidRDefault="00000000">
            <w:pPr>
              <w:pStyle w:val="TableCellTaskBadge"/>
              <w:shd w:val="clear" w:color="auto" w:fill="FCE4EC"/>
            </w:pPr>
            <w:r>
              <w:rPr>
                <w:b/>
                <w:bCs/>
                <w:color w:val="C2185B"/>
              </w:rPr>
              <w:t>REVISION</w:t>
            </w:r>
          </w:p>
          <w:p w14:paraId="62FB075E" w14:textId="77777777" w:rsidR="001A20E6" w:rsidRDefault="00000000">
            <w:pPr>
              <w:pStyle w:val="TableCellTaskDetails"/>
            </w:pPr>
            <w:r>
              <w:t>• Revision - Infrastructure (E09) — 30m</w:t>
            </w:r>
          </w:p>
          <w:p w14:paraId="53568B8C" w14:textId="77777777" w:rsidR="001A20E6" w:rsidRDefault="00000000">
            <w:pPr>
              <w:pStyle w:val="TableCellTaskBadge"/>
              <w:shd w:val="clear" w:color="auto" w:fill="FCE4EC"/>
            </w:pPr>
            <w:r>
              <w:rPr>
                <w:b/>
                <w:bCs/>
                <w:color w:val="C2185B"/>
              </w:rPr>
              <w:t>REVISION</w:t>
            </w:r>
          </w:p>
          <w:p w14:paraId="3A345100" w14:textId="77777777" w:rsidR="001A20E6" w:rsidRDefault="00000000">
            <w:pPr>
              <w:pStyle w:val="TableCellTaskDetails"/>
            </w:pPr>
            <w:r>
              <w:t>• Practice - Effects of Liberalization (E12) — 30m</w:t>
            </w:r>
          </w:p>
          <w:p w14:paraId="0414505C" w14:textId="77777777" w:rsidR="001A20E6" w:rsidRDefault="00000000">
            <w:pPr>
              <w:pStyle w:val="TableCellTaskBadge"/>
              <w:shd w:val="clear" w:color="auto" w:fill="E8F5E8"/>
            </w:pPr>
            <w:r>
              <w:rPr>
                <w:b/>
                <w:bCs/>
                <w:color w:val="388E3C"/>
              </w:rPr>
              <w:t>PRACTICE</w:t>
            </w:r>
          </w:p>
          <w:p w14:paraId="1A5B875B" w14:textId="77777777" w:rsidR="001A20E6" w:rsidRDefault="00000000">
            <w:pPr>
              <w:pStyle w:val="TableCellTaskDetails"/>
            </w:pPr>
            <w:r>
              <w:t>• Practice - External Sector (E13) — 30m</w:t>
            </w:r>
          </w:p>
          <w:p w14:paraId="44646ECC" w14:textId="77777777" w:rsidR="001A20E6" w:rsidRDefault="00000000">
            <w:pPr>
              <w:pStyle w:val="TableCellTaskBadge"/>
              <w:shd w:val="clear" w:color="auto" w:fill="E8F5E8"/>
            </w:pPr>
            <w:r>
              <w:rPr>
                <w:b/>
                <w:bCs/>
                <w:color w:val="388E3C"/>
              </w:rPr>
              <w:t>PRACTICE</w:t>
            </w:r>
          </w:p>
          <w:p w14:paraId="5BFB5F8D" w14:textId="77777777" w:rsidR="001A20E6" w:rsidRDefault="00000000">
            <w:pPr>
              <w:pStyle w:val="TableCellTaskDetails"/>
            </w:pPr>
            <w:r>
              <w:t>• Practice - International Economic Organizations (E14) — 30m</w:t>
            </w:r>
          </w:p>
          <w:p w14:paraId="558D7D16"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30049F2B" w14:textId="77777777" w:rsidR="001A20E6" w:rsidRDefault="00000000">
            <w:pPr>
              <w:pStyle w:val="TableCellTaskSubject"/>
            </w:pPr>
            <w:r>
              <w:t>Indian Economy</w:t>
            </w:r>
          </w:p>
          <w:p w14:paraId="3C5AF6DC" w14:textId="77777777" w:rsidR="001A20E6" w:rsidRDefault="00000000">
            <w:pPr>
              <w:pStyle w:val="TableCellTaskDetails"/>
            </w:pPr>
            <w:r>
              <w:t>• Revision - Investment Models (E10) — 30m</w:t>
            </w:r>
          </w:p>
          <w:p w14:paraId="08BD1F48" w14:textId="77777777" w:rsidR="001A20E6" w:rsidRDefault="00000000">
            <w:pPr>
              <w:pStyle w:val="TableCellTaskBadge"/>
              <w:shd w:val="clear" w:color="auto" w:fill="FCE4EC"/>
            </w:pPr>
            <w:r>
              <w:rPr>
                <w:b/>
                <w:bCs/>
                <w:color w:val="C2185B"/>
              </w:rPr>
              <w:t>REVISION</w:t>
            </w:r>
          </w:p>
          <w:p w14:paraId="5A65B9F6" w14:textId="77777777" w:rsidR="001A20E6" w:rsidRDefault="00000000">
            <w:pPr>
              <w:pStyle w:val="TableCellTaskDetails"/>
            </w:pPr>
            <w:r>
              <w:t>• Revision - Land Reforms (E11) — 30m</w:t>
            </w:r>
          </w:p>
          <w:p w14:paraId="0B9C0409" w14:textId="77777777" w:rsidR="001A20E6" w:rsidRDefault="00000000">
            <w:pPr>
              <w:pStyle w:val="TableCellTaskBadge"/>
              <w:shd w:val="clear" w:color="auto" w:fill="FCE4EC"/>
            </w:pPr>
            <w:r>
              <w:rPr>
                <w:b/>
                <w:bCs/>
                <w:color w:val="C2185B"/>
              </w:rPr>
              <w:t>REVISION</w:t>
            </w:r>
          </w:p>
          <w:p w14:paraId="7B5395CC" w14:textId="77777777" w:rsidR="001A20E6" w:rsidRDefault="00000000">
            <w:pPr>
              <w:pStyle w:val="TableCellTaskDetails"/>
            </w:pPr>
            <w:r>
              <w:t>• Practice - Banking and Insurance (E15) — 30m</w:t>
            </w:r>
          </w:p>
          <w:p w14:paraId="50A6ACB8" w14:textId="77777777" w:rsidR="001A20E6" w:rsidRDefault="00000000">
            <w:pPr>
              <w:pStyle w:val="TableCellTaskBadge"/>
              <w:shd w:val="clear" w:color="auto" w:fill="E8F5E8"/>
            </w:pPr>
            <w:r>
              <w:rPr>
                <w:b/>
                <w:bCs/>
                <w:color w:val="388E3C"/>
              </w:rPr>
              <w:t>PRACTICE</w:t>
            </w:r>
          </w:p>
          <w:p w14:paraId="253CE131" w14:textId="77777777" w:rsidR="001A20E6" w:rsidRDefault="00000000">
            <w:pPr>
              <w:pStyle w:val="TableCellTaskDetails"/>
            </w:pPr>
            <w:r>
              <w:t>• Practice - Taxation (E16) — 30m</w:t>
            </w:r>
          </w:p>
          <w:p w14:paraId="2B97E02E" w14:textId="77777777" w:rsidR="001A20E6" w:rsidRDefault="00000000">
            <w:pPr>
              <w:pStyle w:val="TableCellTaskBadge"/>
              <w:shd w:val="clear" w:color="auto" w:fill="E8F5E8"/>
            </w:pPr>
            <w:r>
              <w:rPr>
                <w:b/>
                <w:bCs/>
                <w:color w:val="388E3C"/>
              </w:rPr>
              <w:t>PRACTICE</w:t>
            </w:r>
          </w:p>
          <w:p w14:paraId="7C801435" w14:textId="77777777" w:rsidR="001A20E6" w:rsidRDefault="00000000">
            <w:pPr>
              <w:pStyle w:val="TableCellTaskDetails"/>
            </w:pPr>
            <w:r>
              <w:t>• Practice - Fiscal Policy (E17) — 30m</w:t>
            </w:r>
          </w:p>
          <w:p w14:paraId="58942ABE"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47388DAB" w14:textId="77777777" w:rsidR="001A20E6" w:rsidRDefault="001A20E6"/>
        </w:tc>
      </w:tr>
      <w:tr w:rsidR="001A20E6" w14:paraId="62488B56" w14:textId="77777777">
        <w:tc>
          <w:tcPr>
            <w:tcW w:w="700" w:type="pct"/>
            <w:shd w:val="clear" w:color="auto" w:fill="EDE9FE"/>
            <w:tcMar>
              <w:top w:w="150" w:type="dxa"/>
              <w:left w:w="100" w:type="dxa"/>
              <w:bottom w:w="150" w:type="dxa"/>
              <w:right w:w="100" w:type="dxa"/>
            </w:tcMar>
          </w:tcPr>
          <w:p w14:paraId="0EA3E1E5" w14:textId="77777777" w:rsidR="001A20E6" w:rsidRDefault="00000000">
            <w:pPr>
              <w:pStyle w:val="TableCellTaskSubject"/>
            </w:pPr>
            <w:r>
              <w:t>Indian Economy</w:t>
            </w:r>
          </w:p>
          <w:p w14:paraId="401DB874" w14:textId="77777777" w:rsidR="001A20E6" w:rsidRDefault="00000000">
            <w:pPr>
              <w:pStyle w:val="TableCellTaskDetails"/>
            </w:pPr>
            <w:r>
              <w:t>• Test - TEST — 3h</w:t>
            </w:r>
          </w:p>
          <w:p w14:paraId="4F39FEB3" w14:textId="77777777" w:rsidR="001A20E6" w:rsidRDefault="00000000">
            <w:pPr>
              <w:pStyle w:val="TableCellTaskBadge"/>
              <w:shd w:val="clear" w:color="auto" w:fill="FFF3E0"/>
            </w:pPr>
            <w:r>
              <w:rPr>
                <w:b/>
                <w:bCs/>
                <w:color w:val="F57C00"/>
              </w:rPr>
              <w:t>TEST</w:t>
            </w:r>
          </w:p>
        </w:tc>
        <w:tc>
          <w:tcPr>
            <w:tcW w:w="700" w:type="pct"/>
            <w:shd w:val="clear" w:color="auto" w:fill="EDE9FE"/>
            <w:tcMar>
              <w:top w:w="150" w:type="dxa"/>
              <w:left w:w="100" w:type="dxa"/>
              <w:bottom w:w="150" w:type="dxa"/>
              <w:right w:w="100" w:type="dxa"/>
            </w:tcMar>
          </w:tcPr>
          <w:p w14:paraId="7EECFA95" w14:textId="77777777" w:rsidR="001A20E6" w:rsidRDefault="00000000">
            <w:pPr>
              <w:pStyle w:val="TableCellTaskSubject"/>
            </w:pPr>
            <w:r>
              <w:t>Indian Economy</w:t>
            </w:r>
          </w:p>
          <w:p w14:paraId="645612FF" w14:textId="77777777" w:rsidR="001A20E6" w:rsidRDefault="00000000">
            <w:pPr>
              <w:pStyle w:val="TableCellTaskDetails"/>
            </w:pPr>
            <w:r>
              <w:t>• Revision - Economic Planning (E02) — 30m</w:t>
            </w:r>
          </w:p>
          <w:p w14:paraId="5523BDFE" w14:textId="77777777" w:rsidR="001A20E6" w:rsidRDefault="00000000">
            <w:pPr>
              <w:pStyle w:val="TableCellTaskBadge"/>
              <w:shd w:val="clear" w:color="auto" w:fill="FCE4EC"/>
            </w:pPr>
            <w:r>
              <w:rPr>
                <w:b/>
                <w:bCs/>
                <w:color w:val="C2185B"/>
              </w:rPr>
              <w:t>REVISION</w:t>
            </w:r>
          </w:p>
          <w:p w14:paraId="573C8EB1" w14:textId="77777777" w:rsidR="001A20E6" w:rsidRDefault="00000000">
            <w:pPr>
              <w:pStyle w:val="TableCellTaskDetails"/>
            </w:pPr>
            <w:r>
              <w:t>• Revision - Economic Reforms (E03) — 30m</w:t>
            </w:r>
          </w:p>
          <w:p w14:paraId="493AF8D6" w14:textId="77777777" w:rsidR="001A20E6" w:rsidRDefault="00000000">
            <w:pPr>
              <w:pStyle w:val="TableCellTaskBadge"/>
              <w:shd w:val="clear" w:color="auto" w:fill="FCE4EC"/>
            </w:pPr>
            <w:r>
              <w:rPr>
                <w:b/>
                <w:bCs/>
                <w:color w:val="C2185B"/>
              </w:rPr>
              <w:t>REVISION</w:t>
            </w:r>
          </w:p>
          <w:p w14:paraId="76691017" w14:textId="77777777" w:rsidR="001A20E6" w:rsidRDefault="00000000">
            <w:pPr>
              <w:pStyle w:val="TableCellTaskDetails"/>
            </w:pPr>
            <w:r>
              <w:t>• Practice - Economic Reforms (E03) — 30m</w:t>
            </w:r>
          </w:p>
          <w:p w14:paraId="379B4734" w14:textId="77777777" w:rsidR="001A20E6" w:rsidRDefault="00000000">
            <w:pPr>
              <w:pStyle w:val="TableCellTaskBadge"/>
              <w:shd w:val="clear" w:color="auto" w:fill="E8F5E8"/>
            </w:pPr>
            <w:r>
              <w:rPr>
                <w:b/>
                <w:bCs/>
                <w:color w:val="388E3C"/>
              </w:rPr>
              <w:t>PRACTICE</w:t>
            </w:r>
          </w:p>
          <w:p w14:paraId="5B0771AD" w14:textId="77777777" w:rsidR="001A20E6" w:rsidRDefault="00000000">
            <w:pPr>
              <w:pStyle w:val="TableCellTaskDetails"/>
            </w:pPr>
            <w:r>
              <w:t>• Practice - Inclusive Growth (E04) — 30m</w:t>
            </w:r>
          </w:p>
          <w:p w14:paraId="47A0E73E" w14:textId="77777777" w:rsidR="001A20E6" w:rsidRDefault="00000000">
            <w:pPr>
              <w:pStyle w:val="TableCellTaskBadge"/>
              <w:shd w:val="clear" w:color="auto" w:fill="E8F5E8"/>
            </w:pPr>
            <w:r>
              <w:rPr>
                <w:b/>
                <w:bCs/>
                <w:color w:val="388E3C"/>
              </w:rPr>
              <w:t>PRACTICE</w:t>
            </w:r>
          </w:p>
          <w:p w14:paraId="02D416DC" w14:textId="77777777" w:rsidR="001A20E6" w:rsidRDefault="00000000">
            <w:pPr>
              <w:pStyle w:val="TableCellTaskDetails"/>
            </w:pPr>
            <w:r>
              <w:t>• Practice - Poverty and Unemployment (E05) — 30m</w:t>
            </w:r>
          </w:p>
          <w:p w14:paraId="1D7DA787"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7890A2F5" w14:textId="77777777" w:rsidR="001A20E6" w:rsidRDefault="00000000">
            <w:pPr>
              <w:pStyle w:val="TableCellTaskSubject"/>
            </w:pPr>
            <w:r>
              <w:t>Indian Economy</w:t>
            </w:r>
          </w:p>
          <w:p w14:paraId="5FC89BB2" w14:textId="77777777" w:rsidR="001A20E6" w:rsidRDefault="00000000">
            <w:pPr>
              <w:pStyle w:val="TableCellTaskDetails"/>
            </w:pPr>
            <w:r>
              <w:t>• Revision - Inclusive Growth (E04) — 30m</w:t>
            </w:r>
          </w:p>
          <w:p w14:paraId="2E09DDE5" w14:textId="77777777" w:rsidR="001A20E6" w:rsidRDefault="00000000">
            <w:pPr>
              <w:pStyle w:val="TableCellTaskBadge"/>
              <w:shd w:val="clear" w:color="auto" w:fill="FCE4EC"/>
            </w:pPr>
            <w:r>
              <w:rPr>
                <w:b/>
                <w:bCs/>
                <w:color w:val="C2185B"/>
              </w:rPr>
              <w:t>REVISION</w:t>
            </w:r>
          </w:p>
          <w:p w14:paraId="4B92790D" w14:textId="77777777" w:rsidR="001A20E6" w:rsidRDefault="00000000">
            <w:pPr>
              <w:pStyle w:val="TableCellTaskDetails"/>
            </w:pPr>
            <w:r>
              <w:t>• Revision - Poverty and Unemployment (E05) — 30m</w:t>
            </w:r>
          </w:p>
          <w:p w14:paraId="4D3ABFEA" w14:textId="77777777" w:rsidR="001A20E6" w:rsidRDefault="00000000">
            <w:pPr>
              <w:pStyle w:val="TableCellTaskBadge"/>
              <w:shd w:val="clear" w:color="auto" w:fill="FCE4EC"/>
            </w:pPr>
            <w:r>
              <w:rPr>
                <w:b/>
                <w:bCs/>
                <w:color w:val="C2185B"/>
              </w:rPr>
              <w:t>REVISION</w:t>
            </w:r>
          </w:p>
          <w:p w14:paraId="61E145D4" w14:textId="77777777" w:rsidR="001A20E6" w:rsidRDefault="00000000">
            <w:pPr>
              <w:pStyle w:val="TableCellTaskDetails"/>
            </w:pPr>
            <w:r>
              <w:t>• Practice - Agriculture (E06) — 30m</w:t>
            </w:r>
          </w:p>
          <w:p w14:paraId="1A40BD58" w14:textId="77777777" w:rsidR="001A20E6" w:rsidRDefault="00000000">
            <w:pPr>
              <w:pStyle w:val="TableCellTaskBadge"/>
              <w:shd w:val="clear" w:color="auto" w:fill="E8F5E8"/>
            </w:pPr>
            <w:r>
              <w:rPr>
                <w:b/>
                <w:bCs/>
                <w:color w:val="388E3C"/>
              </w:rPr>
              <w:t>PRACTICE</w:t>
            </w:r>
          </w:p>
          <w:p w14:paraId="40AC9EF4" w14:textId="77777777" w:rsidR="001A20E6" w:rsidRDefault="00000000">
            <w:pPr>
              <w:pStyle w:val="TableCellTaskDetails"/>
            </w:pPr>
            <w:r>
              <w:t>• Practice - Industry (E07) — 30m</w:t>
            </w:r>
          </w:p>
          <w:p w14:paraId="395AC325" w14:textId="77777777" w:rsidR="001A20E6" w:rsidRDefault="00000000">
            <w:pPr>
              <w:pStyle w:val="TableCellTaskBadge"/>
              <w:shd w:val="clear" w:color="auto" w:fill="E8F5E8"/>
            </w:pPr>
            <w:r>
              <w:rPr>
                <w:b/>
                <w:bCs/>
                <w:color w:val="388E3C"/>
              </w:rPr>
              <w:t>PRACTICE</w:t>
            </w:r>
          </w:p>
          <w:p w14:paraId="69FD2760" w14:textId="77777777" w:rsidR="001A20E6" w:rsidRDefault="00000000">
            <w:pPr>
              <w:pStyle w:val="TableCellTaskDetails"/>
            </w:pPr>
            <w:r>
              <w:t>• Practice - Services (E08) — 30m</w:t>
            </w:r>
          </w:p>
          <w:p w14:paraId="2FDC6BE9"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3624A1E9" w14:textId="77777777" w:rsidR="001A20E6" w:rsidRDefault="00000000">
            <w:pPr>
              <w:pStyle w:val="TableCellTaskSubject"/>
            </w:pPr>
            <w:r>
              <w:t>Indian Economy</w:t>
            </w:r>
          </w:p>
          <w:p w14:paraId="3664406F" w14:textId="77777777" w:rsidR="001A20E6" w:rsidRDefault="00000000">
            <w:pPr>
              <w:pStyle w:val="TableCellTaskDetails"/>
            </w:pPr>
            <w:r>
              <w:t>• Revision - Agriculture (E06) — 30m</w:t>
            </w:r>
          </w:p>
          <w:p w14:paraId="3F08C588" w14:textId="77777777" w:rsidR="001A20E6" w:rsidRDefault="00000000">
            <w:pPr>
              <w:pStyle w:val="TableCellTaskBadge"/>
              <w:shd w:val="clear" w:color="auto" w:fill="FCE4EC"/>
            </w:pPr>
            <w:r>
              <w:rPr>
                <w:b/>
                <w:bCs/>
                <w:color w:val="C2185B"/>
              </w:rPr>
              <w:t>REVISION</w:t>
            </w:r>
          </w:p>
          <w:p w14:paraId="4E8EB8C3" w14:textId="77777777" w:rsidR="001A20E6" w:rsidRDefault="00000000">
            <w:pPr>
              <w:pStyle w:val="TableCellTaskDetails"/>
            </w:pPr>
            <w:r>
              <w:t>• Revision - Industry (E07) — 30m</w:t>
            </w:r>
          </w:p>
          <w:p w14:paraId="5453002F" w14:textId="77777777" w:rsidR="001A20E6" w:rsidRDefault="00000000">
            <w:pPr>
              <w:pStyle w:val="TableCellTaskBadge"/>
              <w:shd w:val="clear" w:color="auto" w:fill="FCE4EC"/>
            </w:pPr>
            <w:r>
              <w:rPr>
                <w:b/>
                <w:bCs/>
                <w:color w:val="C2185B"/>
              </w:rPr>
              <w:t>REVISION</w:t>
            </w:r>
          </w:p>
          <w:p w14:paraId="0F3AE1C5" w14:textId="77777777" w:rsidR="001A20E6" w:rsidRDefault="00000000">
            <w:pPr>
              <w:pStyle w:val="TableCellTaskDetails"/>
            </w:pPr>
            <w:r>
              <w:t>• Practice - Infrastructure (E09) — 30m</w:t>
            </w:r>
          </w:p>
          <w:p w14:paraId="60F3FC1C" w14:textId="77777777" w:rsidR="001A20E6" w:rsidRDefault="00000000">
            <w:pPr>
              <w:pStyle w:val="TableCellTaskBadge"/>
              <w:shd w:val="clear" w:color="auto" w:fill="E8F5E8"/>
            </w:pPr>
            <w:r>
              <w:rPr>
                <w:b/>
                <w:bCs/>
                <w:color w:val="388E3C"/>
              </w:rPr>
              <w:t>PRACTICE</w:t>
            </w:r>
          </w:p>
          <w:p w14:paraId="0B1BAB32" w14:textId="77777777" w:rsidR="001A20E6" w:rsidRDefault="00000000">
            <w:pPr>
              <w:pStyle w:val="TableCellTaskDetails"/>
            </w:pPr>
            <w:r>
              <w:t>• Practice - Investment Models (E10) — 30m</w:t>
            </w:r>
          </w:p>
          <w:p w14:paraId="3F835BA8" w14:textId="77777777" w:rsidR="001A20E6" w:rsidRDefault="00000000">
            <w:pPr>
              <w:pStyle w:val="TableCellTaskBadge"/>
              <w:shd w:val="clear" w:color="auto" w:fill="E8F5E8"/>
            </w:pPr>
            <w:r>
              <w:rPr>
                <w:b/>
                <w:bCs/>
                <w:color w:val="388E3C"/>
              </w:rPr>
              <w:t>PRACTICE</w:t>
            </w:r>
          </w:p>
          <w:p w14:paraId="2D60023E" w14:textId="77777777" w:rsidR="001A20E6" w:rsidRDefault="00000000">
            <w:pPr>
              <w:pStyle w:val="TableCellTaskDetails"/>
            </w:pPr>
            <w:r>
              <w:t>• Practice - Land Reforms (E11) — 30m</w:t>
            </w:r>
          </w:p>
          <w:p w14:paraId="5742BF91"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36BBFC9C" w14:textId="77777777" w:rsidR="001A20E6" w:rsidRDefault="00000000">
            <w:pPr>
              <w:pStyle w:val="TableCellTaskSubject"/>
            </w:pPr>
            <w:r>
              <w:t>Governance</w:t>
            </w:r>
          </w:p>
          <w:p w14:paraId="64D6CBD4" w14:textId="77777777" w:rsidR="001A20E6" w:rsidRDefault="00000000">
            <w:pPr>
              <w:pStyle w:val="TableCellTaskDetails"/>
            </w:pPr>
            <w:r>
              <w:t>• Revision - Broad / Overlap (O00) — 30m</w:t>
            </w:r>
          </w:p>
          <w:p w14:paraId="1F567815" w14:textId="77777777" w:rsidR="001A20E6" w:rsidRDefault="00000000">
            <w:pPr>
              <w:pStyle w:val="TableCellTaskBadge"/>
              <w:shd w:val="clear" w:color="auto" w:fill="FCE4EC"/>
            </w:pPr>
            <w:r>
              <w:rPr>
                <w:b/>
                <w:bCs/>
                <w:color w:val="C2185B"/>
              </w:rPr>
              <w:t>REVISION</w:t>
            </w:r>
          </w:p>
          <w:p w14:paraId="53497EF7" w14:textId="77777777" w:rsidR="001A20E6" w:rsidRDefault="00000000">
            <w:pPr>
              <w:pStyle w:val="TableCellTaskDetails"/>
            </w:pPr>
            <w:r>
              <w:t>• Revision - Good governance and applications (O01) — 30m</w:t>
            </w:r>
          </w:p>
          <w:p w14:paraId="4598B28E" w14:textId="77777777" w:rsidR="001A20E6" w:rsidRDefault="00000000">
            <w:pPr>
              <w:pStyle w:val="TableCellTaskBadge"/>
              <w:shd w:val="clear" w:color="auto" w:fill="FCE4EC"/>
            </w:pPr>
            <w:r>
              <w:rPr>
                <w:b/>
                <w:bCs/>
                <w:color w:val="C2185B"/>
              </w:rPr>
              <w:t>REVISION</w:t>
            </w:r>
          </w:p>
          <w:p w14:paraId="0E06CFD9" w14:textId="77777777" w:rsidR="001A20E6" w:rsidRDefault="00000000">
            <w:pPr>
              <w:pStyle w:val="TableCellTaskDetails"/>
            </w:pPr>
            <w:r>
              <w:t>• Practice - Broad / Overlap (O00) — 30m</w:t>
            </w:r>
          </w:p>
          <w:p w14:paraId="36607EA4" w14:textId="77777777" w:rsidR="001A20E6" w:rsidRDefault="00000000">
            <w:pPr>
              <w:pStyle w:val="TableCellTaskBadge"/>
              <w:shd w:val="clear" w:color="auto" w:fill="E8F5E8"/>
            </w:pPr>
            <w:r>
              <w:rPr>
                <w:b/>
                <w:bCs/>
                <w:color w:val="388E3C"/>
              </w:rPr>
              <w:t>PRACTICE</w:t>
            </w:r>
          </w:p>
          <w:p w14:paraId="2EE72602" w14:textId="77777777" w:rsidR="001A20E6" w:rsidRDefault="00000000">
            <w:pPr>
              <w:pStyle w:val="TableCellTaskDetails"/>
            </w:pPr>
            <w:r>
              <w:t>• Practice - Good governance and applications (O01) — 30m</w:t>
            </w:r>
          </w:p>
          <w:p w14:paraId="74A9D8B0" w14:textId="77777777" w:rsidR="001A20E6" w:rsidRDefault="00000000">
            <w:pPr>
              <w:pStyle w:val="TableCellTaskBadge"/>
              <w:shd w:val="clear" w:color="auto" w:fill="E8F5E8"/>
            </w:pPr>
            <w:r>
              <w:rPr>
                <w:b/>
                <w:bCs/>
                <w:color w:val="388E3C"/>
              </w:rPr>
              <w:t>PRACTICE</w:t>
            </w:r>
          </w:p>
          <w:p w14:paraId="32EAE075" w14:textId="77777777" w:rsidR="001A20E6" w:rsidRDefault="00000000">
            <w:pPr>
              <w:pStyle w:val="TableCellTaskDetails"/>
            </w:pPr>
            <w:r>
              <w:t>• Practice - Transparency (O02) — 30m</w:t>
            </w:r>
          </w:p>
          <w:p w14:paraId="77B1C064"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792EBF00" w14:textId="77777777" w:rsidR="001A20E6" w:rsidRDefault="00000000">
            <w:pPr>
              <w:pStyle w:val="TableCellTaskSubject"/>
            </w:pPr>
            <w:r>
              <w:t>Governance</w:t>
            </w:r>
          </w:p>
          <w:p w14:paraId="11625AD0" w14:textId="77777777" w:rsidR="001A20E6" w:rsidRDefault="00000000">
            <w:pPr>
              <w:pStyle w:val="TableCellTaskDetails"/>
            </w:pPr>
            <w:r>
              <w:t>• Revision - Transparency (O02) — 30m</w:t>
            </w:r>
          </w:p>
          <w:p w14:paraId="0542A220" w14:textId="77777777" w:rsidR="001A20E6" w:rsidRDefault="00000000">
            <w:pPr>
              <w:pStyle w:val="TableCellTaskBadge"/>
              <w:shd w:val="clear" w:color="auto" w:fill="FCE4EC"/>
            </w:pPr>
            <w:r>
              <w:rPr>
                <w:b/>
                <w:bCs/>
                <w:color w:val="C2185B"/>
              </w:rPr>
              <w:t>REVISION</w:t>
            </w:r>
          </w:p>
          <w:p w14:paraId="685260D1" w14:textId="77777777" w:rsidR="001A20E6" w:rsidRDefault="00000000">
            <w:pPr>
              <w:pStyle w:val="TableCellTaskDetails"/>
            </w:pPr>
            <w:r>
              <w:t>• Revision - Accountability (O03) — 30m</w:t>
            </w:r>
          </w:p>
          <w:p w14:paraId="3B591ECC" w14:textId="77777777" w:rsidR="001A20E6" w:rsidRDefault="00000000">
            <w:pPr>
              <w:pStyle w:val="TableCellTaskBadge"/>
              <w:shd w:val="clear" w:color="auto" w:fill="FCE4EC"/>
            </w:pPr>
            <w:r>
              <w:rPr>
                <w:b/>
                <w:bCs/>
                <w:color w:val="C2185B"/>
              </w:rPr>
              <w:t>REVISION</w:t>
            </w:r>
          </w:p>
          <w:p w14:paraId="64FF4F06" w14:textId="77777777" w:rsidR="001A20E6" w:rsidRDefault="00000000">
            <w:pPr>
              <w:pStyle w:val="TableCellTaskDetails"/>
            </w:pPr>
            <w:r>
              <w:t>• Practice - Accountability (O03) — 30m</w:t>
            </w:r>
          </w:p>
          <w:p w14:paraId="31878DFE" w14:textId="77777777" w:rsidR="001A20E6" w:rsidRDefault="00000000">
            <w:pPr>
              <w:pStyle w:val="TableCellTaskBadge"/>
              <w:shd w:val="clear" w:color="auto" w:fill="E8F5E8"/>
            </w:pPr>
            <w:r>
              <w:rPr>
                <w:b/>
                <w:bCs/>
                <w:color w:val="388E3C"/>
              </w:rPr>
              <w:t>PRACTICE</w:t>
            </w:r>
          </w:p>
          <w:p w14:paraId="385F29EF" w14:textId="77777777" w:rsidR="001A20E6" w:rsidRDefault="00000000">
            <w:pPr>
              <w:pStyle w:val="TableCellTaskDetails"/>
            </w:pPr>
            <w:r>
              <w:t>• Practice - E-Governance (O04) — 30m</w:t>
            </w:r>
          </w:p>
          <w:p w14:paraId="35D87570" w14:textId="77777777" w:rsidR="001A20E6" w:rsidRDefault="00000000">
            <w:pPr>
              <w:pStyle w:val="TableCellTaskBadge"/>
              <w:shd w:val="clear" w:color="auto" w:fill="E8F5E8"/>
            </w:pPr>
            <w:r>
              <w:rPr>
                <w:b/>
                <w:bCs/>
                <w:color w:val="388E3C"/>
              </w:rPr>
              <w:t>PRACTICE</w:t>
            </w:r>
          </w:p>
          <w:p w14:paraId="4C1E2BB1" w14:textId="77777777" w:rsidR="001A20E6" w:rsidRDefault="00000000">
            <w:pPr>
              <w:pStyle w:val="TableCellTaskDetails"/>
            </w:pPr>
            <w:r>
              <w:t>• Practice - Citizens Charter (O05) — 30m</w:t>
            </w:r>
          </w:p>
          <w:p w14:paraId="3C7F159E"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726D32F3" w14:textId="77777777" w:rsidR="001A20E6" w:rsidRDefault="001A20E6"/>
        </w:tc>
      </w:tr>
    </w:tbl>
    <w:p w14:paraId="14165436" w14:textId="77777777" w:rsidR="001A20E6" w:rsidRDefault="001A20E6">
      <w:pPr>
        <w:spacing w:after="400"/>
      </w:pPr>
    </w:p>
    <w:p w14:paraId="37A959A9" w14:textId="77777777" w:rsidR="001A20E6" w:rsidRDefault="00000000">
      <w:pPr>
        <w:pStyle w:val="ResourceTitle"/>
      </w:pPr>
      <w:r>
        <w:t>📚 Resources for Apr 25 - May 01</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34B8F6C1"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6E16B27" w14:textId="77777777" w:rsidR="001A20E6" w:rsidRDefault="00000000">
            <w:pPr>
              <w:pStyle w:val="TableCellSubjectName"/>
            </w:pPr>
            <w:r>
              <w:t>Indian Polity and Governance</w:t>
            </w:r>
          </w:p>
          <w:p w14:paraId="40D8B14D" w14:textId="77777777" w:rsidR="001A20E6" w:rsidRDefault="00000000">
            <w:pPr>
              <w:pStyle w:val="TableCellCategoryTitle"/>
            </w:pPr>
            <w:r>
              <w:t>📝 Practice Materials</w:t>
            </w:r>
          </w:p>
          <w:p w14:paraId="5416B3A8" w14:textId="77777777" w:rsidR="001A20E6" w:rsidRDefault="00000000">
            <w:pPr>
              <w:pStyle w:val="TableCellResourceItem"/>
            </w:pPr>
            <w:r>
              <w:t>• La Excellence Polity Material</w:t>
            </w:r>
          </w:p>
          <w:p w14:paraId="05F72853" w14:textId="77777777" w:rsidR="001A20E6" w:rsidRDefault="00000000">
            <w:pPr>
              <w:pStyle w:val="TableCellResourceItem"/>
            </w:pPr>
            <w:r>
              <w:t>• Mains RRP + Prelims RRP</w:t>
            </w:r>
          </w:p>
          <w:p w14:paraId="75D2A807" w14:textId="77777777" w:rsidR="001A20E6" w:rsidRDefault="00000000">
            <w:pPr>
              <w:pStyle w:val="TableCellResourceItem"/>
            </w:pPr>
            <w:r>
              <w:t>• Prelims &amp; Mains Workbooks</w:t>
            </w:r>
          </w:p>
          <w:p w14:paraId="2D85175F" w14:textId="77777777" w:rsidR="001A20E6" w:rsidRDefault="00000000">
            <w:pPr>
              <w:pStyle w:val="TableCellCategoryTitle"/>
            </w:pPr>
            <w:r>
              <w:t>📰 Current Affairs</w:t>
            </w:r>
          </w:p>
          <w:p w14:paraId="65DE5088" w14:textId="77777777" w:rsidR="001A20E6" w:rsidRDefault="00000000">
            <w:pPr>
              <w:pStyle w:val="TableCellResourceItem"/>
            </w:pPr>
            <w:r>
              <w:t>• NITI Aayog Reports + PRS Briefs</w:t>
            </w:r>
          </w:p>
          <w:p w14:paraId="1CC45404" w14:textId="77777777" w:rsidR="001A20E6" w:rsidRDefault="00000000">
            <w:pPr>
              <w:pStyle w:val="TableCellResourceItem"/>
            </w:pPr>
            <w:r>
              <w:t>• Newspapers (The Hindu/Indian Express)</w:t>
            </w:r>
          </w:p>
          <w:p w14:paraId="32D7D26E"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1CB0898C" w14:textId="77777777" w:rsidR="001A20E6" w:rsidRDefault="00000000">
            <w:pPr>
              <w:pStyle w:val="TableCellSubjectName"/>
            </w:pPr>
            <w:r>
              <w:t>Indian Economy</w:t>
            </w:r>
          </w:p>
          <w:p w14:paraId="3B99938E" w14:textId="77777777" w:rsidR="001A20E6" w:rsidRDefault="00000000">
            <w:pPr>
              <w:pStyle w:val="TableCellCategoryTitle"/>
            </w:pPr>
            <w:r>
              <w:t>📝 Practice Materials</w:t>
            </w:r>
          </w:p>
          <w:p w14:paraId="0DBE844F" w14:textId="77777777" w:rsidR="001A20E6" w:rsidRDefault="00000000">
            <w:pPr>
              <w:pStyle w:val="TableCellResourceItem"/>
            </w:pPr>
            <w:r>
              <w:t>• La Excellence Economy Material</w:t>
            </w:r>
          </w:p>
          <w:p w14:paraId="60E67661" w14:textId="77777777" w:rsidR="001A20E6" w:rsidRDefault="00000000">
            <w:pPr>
              <w:pStyle w:val="TableCellResourceItem"/>
            </w:pPr>
            <w:r>
              <w:t>• Mains RRP + Prelims RRP</w:t>
            </w:r>
          </w:p>
          <w:p w14:paraId="04586379" w14:textId="77777777" w:rsidR="001A20E6" w:rsidRDefault="00000000">
            <w:pPr>
              <w:pStyle w:val="TableCellResourceItem"/>
            </w:pPr>
            <w:r>
              <w:t>• Prelims &amp; Mains Workbooks</w:t>
            </w:r>
          </w:p>
          <w:p w14:paraId="4DECD294" w14:textId="77777777" w:rsidR="001A20E6" w:rsidRDefault="00000000">
            <w:pPr>
              <w:pStyle w:val="TableCellCategoryTitle"/>
            </w:pPr>
            <w:r>
              <w:t>📰 Current Affairs</w:t>
            </w:r>
          </w:p>
          <w:p w14:paraId="11574565" w14:textId="77777777" w:rsidR="001A20E6" w:rsidRDefault="00000000">
            <w:pPr>
              <w:pStyle w:val="TableCellResourceItem"/>
            </w:pPr>
            <w:r>
              <w:t>• NITI Aayog Reports + Economic survey and Budget</w:t>
            </w:r>
          </w:p>
          <w:p w14:paraId="5C0DEE0F"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1D72A266" w14:textId="77777777" w:rsidR="001A20E6" w:rsidRDefault="00000000">
            <w:pPr>
              <w:pStyle w:val="TableCellSubjectName"/>
            </w:pPr>
            <w:r>
              <w:t>Governance</w:t>
            </w:r>
          </w:p>
          <w:p w14:paraId="51CCDA93" w14:textId="77777777" w:rsidR="001A20E6" w:rsidRDefault="00000000">
            <w:pPr>
              <w:pStyle w:val="TableCellCategoryTitle"/>
            </w:pPr>
            <w:r>
              <w:t>📚 Primary Books</w:t>
            </w:r>
          </w:p>
          <w:p w14:paraId="3AEA2A18" w14:textId="77777777" w:rsidR="001A20E6" w:rsidRDefault="00000000">
            <w:pPr>
              <w:pStyle w:val="TableCellResourceItem"/>
            </w:pPr>
            <w:r>
              <w:t>• India Year Book (Schemes) + PIB</w:t>
            </w:r>
          </w:p>
          <w:p w14:paraId="445DBBC0" w14:textId="77777777" w:rsidR="001A20E6" w:rsidRDefault="00000000">
            <w:pPr>
              <w:pStyle w:val="TableCellResourceItem"/>
            </w:pPr>
            <w:r>
              <w:t>• Governance In India by M Laxmikanth</w:t>
            </w:r>
          </w:p>
          <w:p w14:paraId="5AF89734" w14:textId="77777777" w:rsidR="001A20E6" w:rsidRDefault="00000000">
            <w:pPr>
              <w:pStyle w:val="TableCellCategoryTitle"/>
            </w:pPr>
            <w:r>
              <w:t>📝 Practice Materials</w:t>
            </w:r>
          </w:p>
          <w:p w14:paraId="0DCD99A9" w14:textId="77777777" w:rsidR="001A20E6" w:rsidRDefault="00000000">
            <w:pPr>
              <w:pStyle w:val="TableCellResourceItem"/>
            </w:pPr>
            <w:r>
              <w:t>• La Excellence Governance Material</w:t>
            </w:r>
          </w:p>
          <w:p w14:paraId="238C8DDC" w14:textId="77777777" w:rsidR="001A20E6" w:rsidRDefault="00000000">
            <w:pPr>
              <w:pStyle w:val="TableCellResourceItem"/>
            </w:pPr>
            <w:r>
              <w:t>• Mains Workbook</w:t>
            </w:r>
          </w:p>
          <w:p w14:paraId="622B03DE" w14:textId="77777777" w:rsidR="001A20E6" w:rsidRDefault="00000000">
            <w:pPr>
              <w:pStyle w:val="TableCellCategoryTitle"/>
            </w:pPr>
            <w:r>
              <w:t>📰 Current Affairs</w:t>
            </w:r>
          </w:p>
          <w:p w14:paraId="27403869" w14:textId="77777777" w:rsidR="001A20E6" w:rsidRDefault="00000000">
            <w:pPr>
              <w:pStyle w:val="TableCellResourceItem"/>
            </w:pPr>
            <w:r>
              <w:t>• NITI Aayog + Yojana</w:t>
            </w:r>
          </w:p>
          <w:p w14:paraId="65C0E909" w14:textId="77777777" w:rsidR="001A20E6" w:rsidRDefault="00000000">
            <w:pPr>
              <w:pStyle w:val="TableCellResourceItem"/>
            </w:pPr>
            <w:r>
              <w:t>• Newspapers (Hindu and IE Explained)</w:t>
            </w:r>
          </w:p>
        </w:tc>
      </w:tr>
    </w:tbl>
    <w:p w14:paraId="36DF26F3"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52A8177A" w14:textId="77777777">
        <w:tc>
          <w:tcPr>
            <w:tcW w:w="2500" w:type="pct"/>
            <w:tcMar>
              <w:top w:w="0" w:type="dxa"/>
              <w:left w:w="0" w:type="dxa"/>
              <w:bottom w:w="0" w:type="dxa"/>
              <w:right w:w="0" w:type="dxa"/>
            </w:tcMar>
          </w:tcPr>
          <w:p w14:paraId="29E61424" w14:textId="77777777" w:rsidR="001A20E6" w:rsidRDefault="00000000">
            <w:pPr>
              <w:pStyle w:val="WeekTitle"/>
            </w:pPr>
            <w:r>
              <w:rPr>
                <w:color w:val="6D28D9"/>
              </w:rPr>
              <w:t>📅 May 02 - May 08, 2027</w:t>
            </w:r>
          </w:p>
        </w:tc>
        <w:tc>
          <w:tcPr>
            <w:tcW w:w="2500" w:type="pct"/>
            <w:tcMar>
              <w:top w:w="0" w:type="dxa"/>
              <w:left w:w="0" w:type="dxa"/>
              <w:bottom w:w="0" w:type="dxa"/>
              <w:right w:w="0" w:type="dxa"/>
            </w:tcMar>
          </w:tcPr>
          <w:p w14:paraId="7A9F7713" w14:textId="77777777" w:rsidR="001A20E6" w:rsidRDefault="00000000">
            <w:pPr>
              <w:pStyle w:val="WeekCycleName"/>
            </w:pPr>
            <w:r>
              <w:rPr>
                <w:color w:val="6D28D9"/>
              </w:rPr>
              <w:t>C5</w:t>
            </w:r>
          </w:p>
        </w:tc>
      </w:tr>
    </w:tbl>
    <w:p w14:paraId="15997BAA"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38748427" w14:textId="77777777">
        <w:tc>
          <w:tcPr>
            <w:tcW w:w="700" w:type="pct"/>
            <w:shd w:val="clear" w:color="auto" w:fill="EDE9FE"/>
            <w:tcMar>
              <w:top w:w="200" w:type="dxa"/>
              <w:left w:w="100" w:type="dxa"/>
              <w:bottom w:w="200" w:type="dxa"/>
              <w:right w:w="100" w:type="dxa"/>
            </w:tcMar>
          </w:tcPr>
          <w:p w14:paraId="3C29E227" w14:textId="77777777" w:rsidR="001A20E6" w:rsidRDefault="00000000">
            <w:pPr>
              <w:pStyle w:val="TableCellCalendarDayHeader"/>
            </w:pPr>
            <w:r>
              <w:rPr>
                <w:color w:val="6D28D9"/>
              </w:rPr>
              <w:t>Sunday</w:t>
            </w:r>
          </w:p>
          <w:p w14:paraId="2DD5D141" w14:textId="77777777" w:rsidR="001A20E6" w:rsidRDefault="00000000">
            <w:pPr>
              <w:pStyle w:val="TableCellCalendarDateHeader"/>
            </w:pPr>
            <w:r>
              <w:rPr>
                <w:color w:val="6D28D9"/>
              </w:rPr>
              <w:t>May 02</w:t>
            </w:r>
          </w:p>
          <w:p w14:paraId="7EC97158"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110E28CB" w14:textId="77777777" w:rsidR="001A20E6" w:rsidRDefault="00000000">
            <w:pPr>
              <w:pStyle w:val="TableCellCalendarDayHeader"/>
            </w:pPr>
            <w:r>
              <w:rPr>
                <w:color w:val="6D28D9"/>
              </w:rPr>
              <w:t>Monday</w:t>
            </w:r>
          </w:p>
          <w:p w14:paraId="673FB5E8" w14:textId="77777777" w:rsidR="001A20E6" w:rsidRDefault="00000000">
            <w:pPr>
              <w:pStyle w:val="TableCellCalendarDateHeader"/>
            </w:pPr>
            <w:r>
              <w:rPr>
                <w:color w:val="6D28D9"/>
              </w:rPr>
              <w:t>May 03</w:t>
            </w:r>
          </w:p>
          <w:p w14:paraId="12326E09"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33B40033" w14:textId="77777777" w:rsidR="001A20E6" w:rsidRDefault="00000000">
            <w:pPr>
              <w:pStyle w:val="TableCellCalendarDayHeader"/>
            </w:pPr>
            <w:r>
              <w:rPr>
                <w:color w:val="6D28D9"/>
              </w:rPr>
              <w:t>Tuesday</w:t>
            </w:r>
          </w:p>
          <w:p w14:paraId="1B786F75" w14:textId="77777777" w:rsidR="001A20E6" w:rsidRDefault="00000000">
            <w:pPr>
              <w:pStyle w:val="TableCellCalendarDateHeader"/>
            </w:pPr>
            <w:r>
              <w:rPr>
                <w:color w:val="6D28D9"/>
              </w:rPr>
              <w:t>May 04</w:t>
            </w:r>
          </w:p>
          <w:p w14:paraId="7658A78E"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4220DA70" w14:textId="77777777" w:rsidR="001A20E6" w:rsidRDefault="00000000">
            <w:pPr>
              <w:pStyle w:val="TableCellCalendarDayHeader"/>
            </w:pPr>
            <w:r>
              <w:rPr>
                <w:color w:val="6D28D9"/>
              </w:rPr>
              <w:t>Wednesday</w:t>
            </w:r>
          </w:p>
          <w:p w14:paraId="0168CB17" w14:textId="77777777" w:rsidR="001A20E6" w:rsidRDefault="00000000">
            <w:pPr>
              <w:pStyle w:val="TableCellCalendarDateHeader"/>
            </w:pPr>
            <w:r>
              <w:rPr>
                <w:color w:val="6D28D9"/>
              </w:rPr>
              <w:t>May 05</w:t>
            </w:r>
          </w:p>
          <w:p w14:paraId="2C43E103"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431BF7A6" w14:textId="77777777" w:rsidR="001A20E6" w:rsidRDefault="00000000">
            <w:pPr>
              <w:pStyle w:val="TableCellCalendarDayHeader"/>
            </w:pPr>
            <w:r>
              <w:rPr>
                <w:color w:val="6D28D9"/>
              </w:rPr>
              <w:t>Thursday</w:t>
            </w:r>
          </w:p>
          <w:p w14:paraId="22F86C31" w14:textId="77777777" w:rsidR="001A20E6" w:rsidRDefault="00000000">
            <w:pPr>
              <w:pStyle w:val="TableCellCalendarDateHeader"/>
            </w:pPr>
            <w:r>
              <w:rPr>
                <w:color w:val="6D28D9"/>
              </w:rPr>
              <w:t>May 06</w:t>
            </w:r>
          </w:p>
          <w:p w14:paraId="2F5B5D9B"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5F22D9ED" w14:textId="77777777" w:rsidR="001A20E6" w:rsidRDefault="00000000">
            <w:pPr>
              <w:pStyle w:val="TableCellCalendarDayHeader"/>
            </w:pPr>
            <w:r>
              <w:rPr>
                <w:color w:val="6D28D9"/>
              </w:rPr>
              <w:t>Friday</w:t>
            </w:r>
          </w:p>
          <w:p w14:paraId="570F3209" w14:textId="77777777" w:rsidR="001A20E6" w:rsidRDefault="00000000">
            <w:pPr>
              <w:pStyle w:val="TableCellCalendarDateHeader"/>
            </w:pPr>
            <w:r>
              <w:rPr>
                <w:color w:val="6D28D9"/>
              </w:rPr>
              <w:t>May 07</w:t>
            </w:r>
          </w:p>
          <w:p w14:paraId="7CFF7468"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6F21C49F" w14:textId="77777777" w:rsidR="001A20E6" w:rsidRDefault="00000000">
            <w:pPr>
              <w:pStyle w:val="TableCellCalendarDayHeader"/>
            </w:pPr>
            <w:r>
              <w:rPr>
                <w:color w:val="F57C00"/>
              </w:rPr>
              <w:t>Saturday</w:t>
            </w:r>
          </w:p>
          <w:p w14:paraId="7D80F7ED" w14:textId="77777777" w:rsidR="001A20E6" w:rsidRDefault="00000000">
            <w:pPr>
              <w:pStyle w:val="TableCellCalendarDateHeader"/>
            </w:pPr>
            <w:r>
              <w:rPr>
                <w:color w:val="F57C00"/>
              </w:rPr>
              <w:t>May 08</w:t>
            </w:r>
          </w:p>
          <w:p w14:paraId="57B43C27" w14:textId="77777777" w:rsidR="001A20E6" w:rsidRDefault="00000000">
            <w:pPr>
              <w:pStyle w:val="TableCellCatchupLabel"/>
            </w:pPr>
            <w:r>
              <w:rPr>
                <w:color w:val="F57C00"/>
              </w:rPr>
              <w:t>Catchup Day</w:t>
            </w:r>
          </w:p>
        </w:tc>
      </w:tr>
      <w:tr w:rsidR="001A20E6" w14:paraId="0C00AC2E" w14:textId="77777777">
        <w:tc>
          <w:tcPr>
            <w:tcW w:w="700" w:type="pct"/>
            <w:shd w:val="clear" w:color="auto" w:fill="EDE9FE"/>
            <w:tcMar>
              <w:top w:w="150" w:type="dxa"/>
              <w:left w:w="100" w:type="dxa"/>
              <w:bottom w:w="150" w:type="dxa"/>
              <w:right w:w="100" w:type="dxa"/>
            </w:tcMar>
          </w:tcPr>
          <w:p w14:paraId="68FE99CB" w14:textId="77777777" w:rsidR="001A20E6" w:rsidRDefault="00000000">
            <w:pPr>
              <w:pStyle w:val="TableCellTaskSubject"/>
            </w:pPr>
            <w:r>
              <w:t>Indian Economy</w:t>
            </w:r>
          </w:p>
          <w:p w14:paraId="0A5EE17B" w14:textId="77777777" w:rsidR="001A20E6" w:rsidRDefault="00000000">
            <w:pPr>
              <w:pStyle w:val="TableCellTaskDetails"/>
            </w:pPr>
            <w:r>
              <w:t>• Test - TEST — 3h</w:t>
            </w:r>
          </w:p>
          <w:p w14:paraId="74FCF243" w14:textId="77777777" w:rsidR="001A20E6" w:rsidRDefault="00000000">
            <w:pPr>
              <w:pStyle w:val="TableCellTaskBadge"/>
              <w:shd w:val="clear" w:color="auto" w:fill="FFF3E0"/>
            </w:pPr>
            <w:r>
              <w:rPr>
                <w:b/>
                <w:bCs/>
                <w:color w:val="F57C00"/>
              </w:rPr>
              <w:t>TEST</w:t>
            </w:r>
          </w:p>
        </w:tc>
        <w:tc>
          <w:tcPr>
            <w:tcW w:w="700" w:type="pct"/>
            <w:shd w:val="clear" w:color="auto" w:fill="EDE9FE"/>
            <w:tcMar>
              <w:top w:w="150" w:type="dxa"/>
              <w:left w:w="100" w:type="dxa"/>
              <w:bottom w:w="150" w:type="dxa"/>
              <w:right w:w="100" w:type="dxa"/>
            </w:tcMar>
          </w:tcPr>
          <w:p w14:paraId="26E6F897" w14:textId="77777777" w:rsidR="001A20E6" w:rsidRDefault="00000000">
            <w:pPr>
              <w:pStyle w:val="TableCellTaskSubject"/>
            </w:pPr>
            <w:r>
              <w:t>International Relations</w:t>
            </w:r>
          </w:p>
          <w:p w14:paraId="05DB8343" w14:textId="77777777" w:rsidR="001A20E6" w:rsidRDefault="00000000">
            <w:pPr>
              <w:pStyle w:val="TableCellTaskDetails"/>
            </w:pPr>
            <w:r>
              <w:t>• Revision - Broad / Overlap (I00) — 30m</w:t>
            </w:r>
          </w:p>
          <w:p w14:paraId="514762FA" w14:textId="77777777" w:rsidR="001A20E6" w:rsidRDefault="00000000">
            <w:pPr>
              <w:pStyle w:val="TableCellTaskBadge"/>
              <w:shd w:val="clear" w:color="auto" w:fill="FCE4EC"/>
            </w:pPr>
            <w:r>
              <w:rPr>
                <w:b/>
                <w:bCs/>
                <w:color w:val="C2185B"/>
              </w:rPr>
              <w:t>REVISION</w:t>
            </w:r>
          </w:p>
          <w:p w14:paraId="3AACEF28" w14:textId="77777777" w:rsidR="001A20E6" w:rsidRDefault="00000000">
            <w:pPr>
              <w:pStyle w:val="TableCellTaskDetails"/>
            </w:pPr>
            <w:r>
              <w:t>• Revision - India's foreign policy (I01) — 30m</w:t>
            </w:r>
          </w:p>
          <w:p w14:paraId="175F9F4F" w14:textId="77777777" w:rsidR="001A20E6" w:rsidRDefault="00000000">
            <w:pPr>
              <w:pStyle w:val="TableCellTaskBadge"/>
              <w:shd w:val="clear" w:color="auto" w:fill="FCE4EC"/>
            </w:pPr>
            <w:r>
              <w:rPr>
                <w:b/>
                <w:bCs/>
                <w:color w:val="C2185B"/>
              </w:rPr>
              <w:t>REVISION</w:t>
            </w:r>
          </w:p>
          <w:p w14:paraId="4A6F6201" w14:textId="77777777" w:rsidR="001A20E6" w:rsidRDefault="00000000">
            <w:pPr>
              <w:pStyle w:val="TableCellTaskDetails"/>
            </w:pPr>
            <w:r>
              <w:t>• Practice - Broad / Overlap (I00) — 30m</w:t>
            </w:r>
          </w:p>
          <w:p w14:paraId="2E0FA511" w14:textId="77777777" w:rsidR="001A20E6" w:rsidRDefault="00000000">
            <w:pPr>
              <w:pStyle w:val="TableCellTaskBadge"/>
              <w:shd w:val="clear" w:color="auto" w:fill="E8F5E8"/>
            </w:pPr>
            <w:r>
              <w:rPr>
                <w:b/>
                <w:bCs/>
                <w:color w:val="388E3C"/>
              </w:rPr>
              <w:t>PRACTICE</w:t>
            </w:r>
          </w:p>
          <w:p w14:paraId="293C5BD0" w14:textId="77777777" w:rsidR="001A20E6" w:rsidRDefault="00000000">
            <w:pPr>
              <w:pStyle w:val="TableCellTaskDetails"/>
            </w:pPr>
            <w:r>
              <w:t>• Practice - India's foreign policy (I01) — 30m</w:t>
            </w:r>
          </w:p>
          <w:p w14:paraId="0B9AFDDA" w14:textId="77777777" w:rsidR="001A20E6" w:rsidRDefault="00000000">
            <w:pPr>
              <w:pStyle w:val="TableCellTaskBadge"/>
              <w:shd w:val="clear" w:color="auto" w:fill="E8F5E8"/>
            </w:pPr>
            <w:r>
              <w:rPr>
                <w:b/>
                <w:bCs/>
                <w:color w:val="388E3C"/>
              </w:rPr>
              <w:t>PRACTICE</w:t>
            </w:r>
          </w:p>
          <w:p w14:paraId="54094C04" w14:textId="77777777" w:rsidR="001A20E6" w:rsidRDefault="00000000">
            <w:pPr>
              <w:pStyle w:val="TableCellTaskDetails"/>
            </w:pPr>
            <w:r>
              <w:t>• Practice - India and its neighborhood (I02) — 30m</w:t>
            </w:r>
          </w:p>
          <w:p w14:paraId="03B61BA9"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7C4FCC93" w14:textId="77777777" w:rsidR="001A20E6" w:rsidRDefault="00000000">
            <w:pPr>
              <w:pStyle w:val="TableCellTaskSubject"/>
            </w:pPr>
            <w:r>
              <w:t>International Relations</w:t>
            </w:r>
          </w:p>
          <w:p w14:paraId="1C682DB9" w14:textId="77777777" w:rsidR="001A20E6" w:rsidRDefault="00000000">
            <w:pPr>
              <w:pStyle w:val="TableCellTaskDetails"/>
            </w:pPr>
            <w:r>
              <w:t>• Revision - India and its neighborhood (I02) — 30m</w:t>
            </w:r>
          </w:p>
          <w:p w14:paraId="63AED185" w14:textId="77777777" w:rsidR="001A20E6" w:rsidRDefault="00000000">
            <w:pPr>
              <w:pStyle w:val="TableCellTaskBadge"/>
              <w:shd w:val="clear" w:color="auto" w:fill="FCE4EC"/>
            </w:pPr>
            <w:r>
              <w:rPr>
                <w:b/>
                <w:bCs/>
                <w:color w:val="C2185B"/>
              </w:rPr>
              <w:t>REVISION</w:t>
            </w:r>
          </w:p>
          <w:p w14:paraId="44A8C7D0" w14:textId="77777777" w:rsidR="001A20E6" w:rsidRDefault="00000000">
            <w:pPr>
              <w:pStyle w:val="TableCellTaskDetails"/>
            </w:pPr>
            <w:r>
              <w:t>• Revision - India's relations with major powers (I03) — 30m</w:t>
            </w:r>
          </w:p>
          <w:p w14:paraId="1A065101" w14:textId="77777777" w:rsidR="001A20E6" w:rsidRDefault="00000000">
            <w:pPr>
              <w:pStyle w:val="TableCellTaskBadge"/>
              <w:shd w:val="clear" w:color="auto" w:fill="FCE4EC"/>
            </w:pPr>
            <w:r>
              <w:rPr>
                <w:b/>
                <w:bCs/>
                <w:color w:val="C2185B"/>
              </w:rPr>
              <w:t>REVISION</w:t>
            </w:r>
          </w:p>
          <w:p w14:paraId="7F5E500D" w14:textId="77777777" w:rsidR="001A20E6" w:rsidRDefault="00000000">
            <w:pPr>
              <w:pStyle w:val="TableCellTaskDetails"/>
            </w:pPr>
            <w:r>
              <w:t>• Practice - India's relations with major powers (I03) — 30m</w:t>
            </w:r>
          </w:p>
          <w:p w14:paraId="603207DE" w14:textId="77777777" w:rsidR="001A20E6" w:rsidRDefault="00000000">
            <w:pPr>
              <w:pStyle w:val="TableCellTaskBadge"/>
              <w:shd w:val="clear" w:color="auto" w:fill="E8F5E8"/>
            </w:pPr>
            <w:r>
              <w:rPr>
                <w:b/>
                <w:bCs/>
                <w:color w:val="388E3C"/>
              </w:rPr>
              <w:t>PRACTICE</w:t>
            </w:r>
          </w:p>
          <w:p w14:paraId="7A64C74E" w14:textId="77777777" w:rsidR="001A20E6" w:rsidRDefault="00000000">
            <w:pPr>
              <w:pStyle w:val="TableCellTaskDetails"/>
            </w:pPr>
            <w:r>
              <w:t>• Practice - India's relations with other nations (I04) — 30m</w:t>
            </w:r>
          </w:p>
          <w:p w14:paraId="073EFE9D" w14:textId="77777777" w:rsidR="001A20E6" w:rsidRDefault="00000000">
            <w:pPr>
              <w:pStyle w:val="TableCellTaskBadge"/>
              <w:shd w:val="clear" w:color="auto" w:fill="E8F5E8"/>
            </w:pPr>
            <w:r>
              <w:rPr>
                <w:b/>
                <w:bCs/>
                <w:color w:val="388E3C"/>
              </w:rPr>
              <w:t>PRACTICE</w:t>
            </w:r>
          </w:p>
          <w:p w14:paraId="16BA8981" w14:textId="77777777" w:rsidR="001A20E6" w:rsidRDefault="00000000">
            <w:pPr>
              <w:pStyle w:val="TableCellTaskDetails"/>
            </w:pPr>
            <w:r>
              <w:t>• Practice - Agreements involving India and/or affecting India's interests (I05) — 30m</w:t>
            </w:r>
          </w:p>
          <w:p w14:paraId="0D39E3BF"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00E2CD9D" w14:textId="77777777" w:rsidR="001A20E6" w:rsidRDefault="00000000">
            <w:pPr>
              <w:pStyle w:val="TableCellTaskSubject"/>
            </w:pPr>
            <w:r>
              <w:t>Internal Security</w:t>
            </w:r>
          </w:p>
          <w:p w14:paraId="17F6AE7E" w14:textId="77777777" w:rsidR="001A20E6" w:rsidRDefault="00000000">
            <w:pPr>
              <w:pStyle w:val="TableCellTaskDetails"/>
            </w:pPr>
            <w:r>
              <w:t>• Revision - Challenges to Internal security through communication networks (C04) — 30m</w:t>
            </w:r>
          </w:p>
          <w:p w14:paraId="6D90E2ED" w14:textId="77777777" w:rsidR="001A20E6" w:rsidRDefault="00000000">
            <w:pPr>
              <w:pStyle w:val="TableCellTaskBadge"/>
              <w:shd w:val="clear" w:color="auto" w:fill="FCE4EC"/>
            </w:pPr>
            <w:r>
              <w:rPr>
                <w:b/>
                <w:bCs/>
                <w:color w:val="C2185B"/>
              </w:rPr>
              <w:t>REVISION</w:t>
            </w:r>
          </w:p>
          <w:p w14:paraId="6A5E8A8E" w14:textId="77777777" w:rsidR="001A20E6" w:rsidRDefault="00000000">
            <w:pPr>
              <w:pStyle w:val="TableCellTaskDetails"/>
            </w:pPr>
            <w:r>
              <w:t>• Revision - Cyber security (C05) — 30m</w:t>
            </w:r>
          </w:p>
          <w:p w14:paraId="47F653C2" w14:textId="77777777" w:rsidR="001A20E6" w:rsidRDefault="00000000">
            <w:pPr>
              <w:pStyle w:val="TableCellTaskBadge"/>
              <w:shd w:val="clear" w:color="auto" w:fill="FCE4EC"/>
            </w:pPr>
            <w:r>
              <w:rPr>
                <w:b/>
                <w:bCs/>
                <w:color w:val="C2185B"/>
              </w:rPr>
              <w:t>REVISION</w:t>
            </w:r>
          </w:p>
          <w:p w14:paraId="4FF82213" w14:textId="77777777" w:rsidR="001A20E6" w:rsidRDefault="00000000">
            <w:pPr>
              <w:pStyle w:val="TableCellTaskDetails"/>
            </w:pPr>
            <w:r>
              <w:t>• Practice - Left wing Extremism (C06) — 30m</w:t>
            </w:r>
          </w:p>
          <w:p w14:paraId="7D40229E" w14:textId="77777777" w:rsidR="001A20E6" w:rsidRDefault="00000000">
            <w:pPr>
              <w:pStyle w:val="TableCellTaskBadge"/>
              <w:shd w:val="clear" w:color="auto" w:fill="E8F5E8"/>
            </w:pPr>
            <w:r>
              <w:rPr>
                <w:b/>
                <w:bCs/>
                <w:color w:val="388E3C"/>
              </w:rPr>
              <w:t>PRACTICE</w:t>
            </w:r>
          </w:p>
          <w:p w14:paraId="207D00EF" w14:textId="77777777" w:rsidR="001A20E6" w:rsidRDefault="00000000">
            <w:pPr>
              <w:pStyle w:val="TableCellTaskDetails"/>
            </w:pPr>
            <w:r>
              <w:t>• Practice - Terrorism &amp; extremism (C07) — 30m</w:t>
            </w:r>
          </w:p>
          <w:p w14:paraId="76999C20" w14:textId="77777777" w:rsidR="001A20E6" w:rsidRDefault="00000000">
            <w:pPr>
              <w:pStyle w:val="TableCellTaskBadge"/>
              <w:shd w:val="clear" w:color="auto" w:fill="E8F5E8"/>
            </w:pPr>
            <w:r>
              <w:rPr>
                <w:b/>
                <w:bCs/>
                <w:color w:val="388E3C"/>
              </w:rPr>
              <w:t>PRACTICE</w:t>
            </w:r>
          </w:p>
          <w:p w14:paraId="7E076684" w14:textId="77777777" w:rsidR="001A20E6" w:rsidRDefault="00000000">
            <w:pPr>
              <w:pStyle w:val="TableCellTaskDetails"/>
            </w:pPr>
            <w:r>
              <w:t>• Practice - Organised crime and its linkages with terrorism (C08) — 30m</w:t>
            </w:r>
          </w:p>
          <w:p w14:paraId="7CF4CF8F"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56CB99A8" w14:textId="77777777" w:rsidR="001A20E6" w:rsidRDefault="00000000">
            <w:pPr>
              <w:pStyle w:val="TableCellTaskSubject"/>
            </w:pPr>
            <w:r>
              <w:t>History-Ancient</w:t>
            </w:r>
          </w:p>
          <w:p w14:paraId="5BD2B3D9" w14:textId="77777777" w:rsidR="001A20E6" w:rsidRDefault="00000000">
            <w:pPr>
              <w:pStyle w:val="TableCellTaskDetails"/>
            </w:pPr>
            <w:r>
              <w:t>• Revision - Broad / Overlap (H01/00) — 30m</w:t>
            </w:r>
          </w:p>
          <w:p w14:paraId="3D4A624D" w14:textId="77777777" w:rsidR="001A20E6" w:rsidRDefault="00000000">
            <w:pPr>
              <w:pStyle w:val="TableCellTaskBadge"/>
              <w:shd w:val="clear" w:color="auto" w:fill="FCE4EC"/>
            </w:pPr>
            <w:r>
              <w:rPr>
                <w:b/>
                <w:bCs/>
                <w:color w:val="C2185B"/>
              </w:rPr>
              <w:t>REVISION</w:t>
            </w:r>
          </w:p>
          <w:p w14:paraId="69A9EEF9" w14:textId="77777777" w:rsidR="001A20E6" w:rsidRDefault="00000000">
            <w:pPr>
              <w:pStyle w:val="TableCellTaskDetails"/>
            </w:pPr>
            <w:r>
              <w:t>• Revision - Pre-historic cultures (H01/01) — 30m</w:t>
            </w:r>
          </w:p>
          <w:p w14:paraId="3741BFD7" w14:textId="77777777" w:rsidR="001A20E6" w:rsidRDefault="00000000">
            <w:pPr>
              <w:pStyle w:val="TableCellTaskBadge"/>
              <w:shd w:val="clear" w:color="auto" w:fill="FCE4EC"/>
            </w:pPr>
            <w:r>
              <w:rPr>
                <w:b/>
                <w:bCs/>
                <w:color w:val="C2185B"/>
              </w:rPr>
              <w:t>REVISION</w:t>
            </w:r>
          </w:p>
          <w:p w14:paraId="70697ED5" w14:textId="77777777" w:rsidR="001A20E6" w:rsidRDefault="00000000">
            <w:pPr>
              <w:pStyle w:val="TableCellTaskDetails"/>
            </w:pPr>
            <w:r>
              <w:t>• Practice - Broad / Overlap (H01/00) — 30m</w:t>
            </w:r>
          </w:p>
          <w:p w14:paraId="1A33A884" w14:textId="77777777" w:rsidR="001A20E6" w:rsidRDefault="00000000">
            <w:pPr>
              <w:pStyle w:val="TableCellTaskBadge"/>
              <w:shd w:val="clear" w:color="auto" w:fill="E8F5E8"/>
            </w:pPr>
            <w:r>
              <w:rPr>
                <w:b/>
                <w:bCs/>
                <w:color w:val="388E3C"/>
              </w:rPr>
              <w:t>PRACTICE</w:t>
            </w:r>
          </w:p>
          <w:p w14:paraId="4AD4A273" w14:textId="77777777" w:rsidR="001A20E6" w:rsidRDefault="00000000">
            <w:pPr>
              <w:pStyle w:val="TableCellTaskDetails"/>
            </w:pPr>
            <w:r>
              <w:t>• Practice - Pre-historic cultures (H01/01) — 30m</w:t>
            </w:r>
          </w:p>
          <w:p w14:paraId="5A68EF17" w14:textId="77777777" w:rsidR="001A20E6" w:rsidRDefault="00000000">
            <w:pPr>
              <w:pStyle w:val="TableCellTaskBadge"/>
              <w:shd w:val="clear" w:color="auto" w:fill="E8F5E8"/>
            </w:pPr>
            <w:r>
              <w:rPr>
                <w:b/>
                <w:bCs/>
                <w:color w:val="388E3C"/>
              </w:rPr>
              <w:t>PRACTICE</w:t>
            </w:r>
          </w:p>
          <w:p w14:paraId="06A932FB" w14:textId="77777777" w:rsidR="001A20E6" w:rsidRDefault="00000000">
            <w:pPr>
              <w:pStyle w:val="TableCellTaskDetails"/>
            </w:pPr>
            <w:r>
              <w:t>• Practice - Harappan civilisation (H01/02) — 30m</w:t>
            </w:r>
          </w:p>
          <w:p w14:paraId="241570B2"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65912844" w14:textId="77777777" w:rsidR="001A20E6" w:rsidRDefault="00000000">
            <w:pPr>
              <w:pStyle w:val="TableCellTaskSubject"/>
            </w:pPr>
            <w:r>
              <w:t>History-Medieval</w:t>
            </w:r>
          </w:p>
          <w:p w14:paraId="0CC29D1C" w14:textId="77777777" w:rsidR="001A20E6" w:rsidRDefault="00000000">
            <w:pPr>
              <w:pStyle w:val="TableCellTaskDetails"/>
            </w:pPr>
            <w:r>
              <w:t>• Revision - Broad / Overlap (H02/00) — 30m</w:t>
            </w:r>
          </w:p>
          <w:p w14:paraId="2111FDEF" w14:textId="77777777" w:rsidR="001A20E6" w:rsidRDefault="00000000">
            <w:pPr>
              <w:pStyle w:val="TableCellTaskBadge"/>
              <w:shd w:val="clear" w:color="auto" w:fill="FCE4EC"/>
            </w:pPr>
            <w:r>
              <w:rPr>
                <w:b/>
                <w:bCs/>
                <w:color w:val="C2185B"/>
              </w:rPr>
              <w:t>REVISION</w:t>
            </w:r>
          </w:p>
          <w:p w14:paraId="4A478D98" w14:textId="77777777" w:rsidR="001A20E6" w:rsidRDefault="00000000">
            <w:pPr>
              <w:pStyle w:val="TableCellTaskDetails"/>
            </w:pPr>
            <w:r>
              <w:t>• Revision - Advent of Islam (H02/01) — 30m</w:t>
            </w:r>
          </w:p>
          <w:p w14:paraId="360FDCE8" w14:textId="77777777" w:rsidR="001A20E6" w:rsidRDefault="00000000">
            <w:pPr>
              <w:pStyle w:val="TableCellTaskBadge"/>
              <w:shd w:val="clear" w:color="auto" w:fill="FCE4EC"/>
            </w:pPr>
            <w:r>
              <w:rPr>
                <w:b/>
                <w:bCs/>
                <w:color w:val="C2185B"/>
              </w:rPr>
              <w:t>REVISION</w:t>
            </w:r>
          </w:p>
          <w:p w14:paraId="199A7E36" w14:textId="77777777" w:rsidR="001A20E6" w:rsidRDefault="00000000">
            <w:pPr>
              <w:pStyle w:val="TableCellTaskDetails"/>
            </w:pPr>
            <w:r>
              <w:t>• Practice - Broad / Overlap (H02/00) — 30m</w:t>
            </w:r>
          </w:p>
          <w:p w14:paraId="56E88D7F" w14:textId="77777777" w:rsidR="001A20E6" w:rsidRDefault="00000000">
            <w:pPr>
              <w:pStyle w:val="TableCellTaskBadge"/>
              <w:shd w:val="clear" w:color="auto" w:fill="E8F5E8"/>
            </w:pPr>
            <w:r>
              <w:rPr>
                <w:b/>
                <w:bCs/>
                <w:color w:val="388E3C"/>
              </w:rPr>
              <w:t>PRACTICE</w:t>
            </w:r>
          </w:p>
          <w:p w14:paraId="32891D99" w14:textId="77777777" w:rsidR="001A20E6" w:rsidRDefault="00000000">
            <w:pPr>
              <w:pStyle w:val="TableCellTaskDetails"/>
            </w:pPr>
            <w:r>
              <w:t>• Practice - Advent of Islam (H02/01) — 30m</w:t>
            </w:r>
          </w:p>
          <w:p w14:paraId="514155F7" w14:textId="77777777" w:rsidR="001A20E6" w:rsidRDefault="00000000">
            <w:pPr>
              <w:pStyle w:val="TableCellTaskBadge"/>
              <w:shd w:val="clear" w:color="auto" w:fill="E8F5E8"/>
            </w:pPr>
            <w:r>
              <w:rPr>
                <w:b/>
                <w:bCs/>
                <w:color w:val="388E3C"/>
              </w:rPr>
              <w:t>PRACTICE</w:t>
            </w:r>
          </w:p>
          <w:p w14:paraId="528BC756" w14:textId="77777777" w:rsidR="001A20E6" w:rsidRDefault="00000000">
            <w:pPr>
              <w:pStyle w:val="TableCellTaskDetails"/>
            </w:pPr>
            <w:r>
              <w:t>• Practice - Tripartite Struggle (H02/02) — 30m</w:t>
            </w:r>
          </w:p>
          <w:p w14:paraId="576B0994"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405B5CB7" w14:textId="77777777" w:rsidR="001A20E6" w:rsidRDefault="001A20E6"/>
        </w:tc>
      </w:tr>
      <w:tr w:rsidR="001A20E6" w14:paraId="0E73E0F9" w14:textId="77777777">
        <w:tc>
          <w:tcPr>
            <w:tcW w:w="700" w:type="pct"/>
            <w:shd w:val="clear" w:color="auto" w:fill="EDE9FE"/>
            <w:tcMar>
              <w:top w:w="150" w:type="dxa"/>
              <w:left w:w="100" w:type="dxa"/>
              <w:bottom w:w="150" w:type="dxa"/>
              <w:right w:w="100" w:type="dxa"/>
            </w:tcMar>
          </w:tcPr>
          <w:p w14:paraId="10DA1012" w14:textId="77777777" w:rsidR="001A20E6" w:rsidRDefault="00000000">
            <w:pPr>
              <w:pStyle w:val="TableCellTaskSubject"/>
            </w:pPr>
            <w:r>
              <w:t>Governance</w:t>
            </w:r>
          </w:p>
          <w:p w14:paraId="18A72E3A" w14:textId="77777777" w:rsidR="001A20E6" w:rsidRDefault="00000000">
            <w:pPr>
              <w:pStyle w:val="TableCellTaskDetails"/>
            </w:pPr>
            <w:r>
              <w:t>• Test - TEST — 3h</w:t>
            </w:r>
          </w:p>
          <w:p w14:paraId="60A51693" w14:textId="77777777" w:rsidR="001A20E6" w:rsidRDefault="00000000">
            <w:pPr>
              <w:pStyle w:val="TableCellTaskBadge"/>
              <w:shd w:val="clear" w:color="auto" w:fill="FFF3E0"/>
            </w:pPr>
            <w:r>
              <w:rPr>
                <w:b/>
                <w:bCs/>
                <w:color w:val="F57C00"/>
              </w:rPr>
              <w:t>TEST</w:t>
            </w:r>
          </w:p>
        </w:tc>
        <w:tc>
          <w:tcPr>
            <w:tcW w:w="700" w:type="pct"/>
            <w:shd w:val="clear" w:color="auto" w:fill="EDE9FE"/>
            <w:tcMar>
              <w:top w:w="150" w:type="dxa"/>
              <w:left w:w="100" w:type="dxa"/>
              <w:bottom w:w="150" w:type="dxa"/>
              <w:right w:w="100" w:type="dxa"/>
            </w:tcMar>
          </w:tcPr>
          <w:p w14:paraId="385FE563" w14:textId="77777777" w:rsidR="001A20E6" w:rsidRDefault="00000000">
            <w:pPr>
              <w:pStyle w:val="TableCellTaskSubject"/>
            </w:pPr>
            <w:r>
              <w:t>Internal Security</w:t>
            </w:r>
          </w:p>
          <w:p w14:paraId="51EFD497" w14:textId="77777777" w:rsidR="001A20E6" w:rsidRDefault="00000000">
            <w:pPr>
              <w:pStyle w:val="TableCellTaskDetails"/>
            </w:pPr>
            <w:r>
              <w:t>• Revision - Broad / Overlap (C00) — 30m</w:t>
            </w:r>
          </w:p>
          <w:p w14:paraId="78BB8596" w14:textId="77777777" w:rsidR="001A20E6" w:rsidRDefault="00000000">
            <w:pPr>
              <w:pStyle w:val="TableCellTaskBadge"/>
              <w:shd w:val="clear" w:color="auto" w:fill="FCE4EC"/>
            </w:pPr>
            <w:r>
              <w:rPr>
                <w:b/>
                <w:bCs/>
                <w:color w:val="C2185B"/>
              </w:rPr>
              <w:t>REVISION</w:t>
            </w:r>
          </w:p>
          <w:p w14:paraId="4D00B870" w14:textId="77777777" w:rsidR="001A20E6" w:rsidRDefault="00000000">
            <w:pPr>
              <w:pStyle w:val="TableCellTaskDetails"/>
            </w:pPr>
            <w:r>
              <w:t>• Revision - Role of external state and non-state actors (C01) — 30m</w:t>
            </w:r>
          </w:p>
          <w:p w14:paraId="2FB07E93" w14:textId="77777777" w:rsidR="001A20E6" w:rsidRDefault="00000000">
            <w:pPr>
              <w:pStyle w:val="TableCellTaskBadge"/>
              <w:shd w:val="clear" w:color="auto" w:fill="FCE4EC"/>
            </w:pPr>
            <w:r>
              <w:rPr>
                <w:b/>
                <w:bCs/>
                <w:color w:val="C2185B"/>
              </w:rPr>
              <w:t>REVISION</w:t>
            </w:r>
          </w:p>
          <w:p w14:paraId="20F497BC" w14:textId="77777777" w:rsidR="001A20E6" w:rsidRDefault="00000000">
            <w:pPr>
              <w:pStyle w:val="TableCellTaskDetails"/>
            </w:pPr>
            <w:r>
              <w:t>• Practice - Broad / Overlap (C00) — 30m</w:t>
            </w:r>
          </w:p>
          <w:p w14:paraId="626DC1F7" w14:textId="77777777" w:rsidR="001A20E6" w:rsidRDefault="00000000">
            <w:pPr>
              <w:pStyle w:val="TableCellTaskBadge"/>
              <w:shd w:val="clear" w:color="auto" w:fill="E8F5E8"/>
            </w:pPr>
            <w:r>
              <w:rPr>
                <w:b/>
                <w:bCs/>
                <w:color w:val="388E3C"/>
              </w:rPr>
              <w:t>PRACTICE</w:t>
            </w:r>
          </w:p>
          <w:p w14:paraId="27B70330" w14:textId="77777777" w:rsidR="001A20E6" w:rsidRDefault="00000000">
            <w:pPr>
              <w:pStyle w:val="TableCellTaskDetails"/>
            </w:pPr>
            <w:r>
              <w:t>• Practice - Role of external state and non-state actors (C01) — 30m</w:t>
            </w:r>
          </w:p>
          <w:p w14:paraId="330215D7" w14:textId="77777777" w:rsidR="001A20E6" w:rsidRDefault="00000000">
            <w:pPr>
              <w:pStyle w:val="TableCellTaskBadge"/>
              <w:shd w:val="clear" w:color="auto" w:fill="E8F5E8"/>
            </w:pPr>
            <w:r>
              <w:rPr>
                <w:b/>
                <w:bCs/>
                <w:color w:val="388E3C"/>
              </w:rPr>
              <w:t>PRACTICE</w:t>
            </w:r>
          </w:p>
          <w:p w14:paraId="720CA4EE" w14:textId="77777777" w:rsidR="001A20E6" w:rsidRDefault="00000000">
            <w:pPr>
              <w:pStyle w:val="TableCellTaskDetails"/>
            </w:pPr>
            <w:r>
              <w:t>• Practice - North-East regional issues (C02) — 30m</w:t>
            </w:r>
          </w:p>
          <w:p w14:paraId="6A2037C5"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71085D66" w14:textId="77777777" w:rsidR="001A20E6" w:rsidRDefault="00000000">
            <w:pPr>
              <w:pStyle w:val="TableCellTaskSubject"/>
            </w:pPr>
            <w:r>
              <w:t>Internal Security</w:t>
            </w:r>
          </w:p>
          <w:p w14:paraId="68F41447" w14:textId="77777777" w:rsidR="001A20E6" w:rsidRDefault="00000000">
            <w:pPr>
              <w:pStyle w:val="TableCellTaskDetails"/>
            </w:pPr>
            <w:r>
              <w:t>• Revision - North-East regional issues (C02) — 30m</w:t>
            </w:r>
          </w:p>
          <w:p w14:paraId="76BADC27" w14:textId="77777777" w:rsidR="001A20E6" w:rsidRDefault="00000000">
            <w:pPr>
              <w:pStyle w:val="TableCellTaskBadge"/>
              <w:shd w:val="clear" w:color="auto" w:fill="FCE4EC"/>
            </w:pPr>
            <w:r>
              <w:rPr>
                <w:b/>
                <w:bCs/>
                <w:color w:val="C2185B"/>
              </w:rPr>
              <w:t>REVISION</w:t>
            </w:r>
          </w:p>
          <w:p w14:paraId="799CC7BD" w14:textId="77777777" w:rsidR="001A20E6" w:rsidRDefault="00000000">
            <w:pPr>
              <w:pStyle w:val="TableCellTaskDetails"/>
            </w:pPr>
            <w:r>
              <w:t>• Revision - Jammu &amp; Kashmir - Issues (C03) — 30m</w:t>
            </w:r>
          </w:p>
          <w:p w14:paraId="0EA79C5E" w14:textId="77777777" w:rsidR="001A20E6" w:rsidRDefault="00000000">
            <w:pPr>
              <w:pStyle w:val="TableCellTaskBadge"/>
              <w:shd w:val="clear" w:color="auto" w:fill="FCE4EC"/>
            </w:pPr>
            <w:r>
              <w:rPr>
                <w:b/>
                <w:bCs/>
                <w:color w:val="C2185B"/>
              </w:rPr>
              <w:t>REVISION</w:t>
            </w:r>
          </w:p>
          <w:p w14:paraId="4F267B9E" w14:textId="77777777" w:rsidR="001A20E6" w:rsidRDefault="00000000">
            <w:pPr>
              <w:pStyle w:val="TableCellTaskDetails"/>
            </w:pPr>
            <w:r>
              <w:t>• Practice - Jammu &amp; Kashmir - Issues (C03) — 30m</w:t>
            </w:r>
          </w:p>
          <w:p w14:paraId="12614274" w14:textId="77777777" w:rsidR="001A20E6" w:rsidRDefault="00000000">
            <w:pPr>
              <w:pStyle w:val="TableCellTaskBadge"/>
              <w:shd w:val="clear" w:color="auto" w:fill="E8F5E8"/>
            </w:pPr>
            <w:r>
              <w:rPr>
                <w:b/>
                <w:bCs/>
                <w:color w:val="388E3C"/>
              </w:rPr>
              <w:t>PRACTICE</w:t>
            </w:r>
          </w:p>
          <w:p w14:paraId="383F1EC1" w14:textId="77777777" w:rsidR="001A20E6" w:rsidRDefault="00000000">
            <w:pPr>
              <w:pStyle w:val="TableCellTaskDetails"/>
            </w:pPr>
            <w:r>
              <w:t>• Practice - Challenges to Internal security through communication networks (C04) — 30m</w:t>
            </w:r>
          </w:p>
          <w:p w14:paraId="688B97F2" w14:textId="77777777" w:rsidR="001A20E6" w:rsidRDefault="00000000">
            <w:pPr>
              <w:pStyle w:val="TableCellTaskBadge"/>
              <w:shd w:val="clear" w:color="auto" w:fill="E8F5E8"/>
            </w:pPr>
            <w:r>
              <w:rPr>
                <w:b/>
                <w:bCs/>
                <w:color w:val="388E3C"/>
              </w:rPr>
              <w:t>PRACTICE</w:t>
            </w:r>
          </w:p>
          <w:p w14:paraId="4E5103D8" w14:textId="77777777" w:rsidR="001A20E6" w:rsidRDefault="00000000">
            <w:pPr>
              <w:pStyle w:val="TableCellTaskDetails"/>
            </w:pPr>
            <w:r>
              <w:t>• Practice - Cyber security (C05) — 30m</w:t>
            </w:r>
          </w:p>
          <w:p w14:paraId="150D42A6"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38C2913A" w14:textId="77777777" w:rsidR="001A20E6" w:rsidRDefault="001A20E6"/>
        </w:tc>
        <w:tc>
          <w:tcPr>
            <w:tcW w:w="700" w:type="pct"/>
            <w:shd w:val="clear" w:color="auto" w:fill="EDE9FE"/>
            <w:tcMar>
              <w:top w:w="150" w:type="dxa"/>
              <w:left w:w="100" w:type="dxa"/>
              <w:bottom w:w="150" w:type="dxa"/>
              <w:right w:w="100" w:type="dxa"/>
            </w:tcMar>
          </w:tcPr>
          <w:p w14:paraId="1B4A3D62" w14:textId="77777777" w:rsidR="001A20E6" w:rsidRDefault="001A20E6"/>
        </w:tc>
        <w:tc>
          <w:tcPr>
            <w:tcW w:w="700" w:type="pct"/>
            <w:shd w:val="clear" w:color="auto" w:fill="EDE9FE"/>
            <w:tcMar>
              <w:top w:w="150" w:type="dxa"/>
              <w:left w:w="100" w:type="dxa"/>
              <w:bottom w:w="150" w:type="dxa"/>
              <w:right w:w="100" w:type="dxa"/>
            </w:tcMar>
          </w:tcPr>
          <w:p w14:paraId="0A218DE1" w14:textId="77777777" w:rsidR="001A20E6" w:rsidRDefault="00000000">
            <w:pPr>
              <w:pStyle w:val="TableCellTaskSubject"/>
            </w:pPr>
            <w:r>
              <w:t>History-Modern</w:t>
            </w:r>
          </w:p>
          <w:p w14:paraId="444CA9D5" w14:textId="77777777" w:rsidR="001A20E6" w:rsidRDefault="00000000">
            <w:pPr>
              <w:pStyle w:val="TableCellTaskDetails"/>
            </w:pPr>
            <w:r>
              <w:t>• Revision - Broad / Overlap (H03/00) — 30m</w:t>
            </w:r>
          </w:p>
          <w:p w14:paraId="4C1C39F4" w14:textId="77777777" w:rsidR="001A20E6" w:rsidRDefault="00000000">
            <w:pPr>
              <w:pStyle w:val="TableCellTaskBadge"/>
              <w:shd w:val="clear" w:color="auto" w:fill="FCE4EC"/>
            </w:pPr>
            <w:r>
              <w:rPr>
                <w:b/>
                <w:bCs/>
                <w:color w:val="C2185B"/>
              </w:rPr>
              <w:t>REVISION</w:t>
            </w:r>
          </w:p>
          <w:p w14:paraId="71E81CDB" w14:textId="77777777" w:rsidR="001A20E6" w:rsidRDefault="00000000">
            <w:pPr>
              <w:pStyle w:val="TableCellTaskDetails"/>
            </w:pPr>
            <w:r>
              <w:t>• Revision - Advent of Europeans (H03/01) — 30m</w:t>
            </w:r>
          </w:p>
          <w:p w14:paraId="70A7E7E1" w14:textId="77777777" w:rsidR="001A20E6" w:rsidRDefault="00000000">
            <w:pPr>
              <w:pStyle w:val="TableCellTaskBadge"/>
              <w:shd w:val="clear" w:color="auto" w:fill="FCE4EC"/>
            </w:pPr>
            <w:r>
              <w:rPr>
                <w:b/>
                <w:bCs/>
                <w:color w:val="C2185B"/>
              </w:rPr>
              <w:t>REVISION</w:t>
            </w:r>
          </w:p>
          <w:p w14:paraId="74779959" w14:textId="77777777" w:rsidR="001A20E6" w:rsidRDefault="00000000">
            <w:pPr>
              <w:pStyle w:val="TableCellTaskDetails"/>
            </w:pPr>
            <w:r>
              <w:t>• Practice - Broad / Overlap (H03/00) — 30m</w:t>
            </w:r>
          </w:p>
          <w:p w14:paraId="2B42D9DA" w14:textId="77777777" w:rsidR="001A20E6" w:rsidRDefault="00000000">
            <w:pPr>
              <w:pStyle w:val="TableCellTaskBadge"/>
              <w:shd w:val="clear" w:color="auto" w:fill="E8F5E8"/>
            </w:pPr>
            <w:r>
              <w:rPr>
                <w:b/>
                <w:bCs/>
                <w:color w:val="388E3C"/>
              </w:rPr>
              <w:t>PRACTICE</w:t>
            </w:r>
          </w:p>
          <w:p w14:paraId="3EAC570A" w14:textId="77777777" w:rsidR="001A20E6" w:rsidRDefault="00000000">
            <w:pPr>
              <w:pStyle w:val="TableCellTaskDetails"/>
            </w:pPr>
            <w:r>
              <w:t>• Practice - Advent of Europeans (H03/01) — 30m</w:t>
            </w:r>
          </w:p>
          <w:p w14:paraId="7493E21D" w14:textId="77777777" w:rsidR="001A20E6" w:rsidRDefault="00000000">
            <w:pPr>
              <w:pStyle w:val="TableCellTaskBadge"/>
              <w:shd w:val="clear" w:color="auto" w:fill="E8F5E8"/>
            </w:pPr>
            <w:r>
              <w:rPr>
                <w:b/>
                <w:bCs/>
                <w:color w:val="388E3C"/>
              </w:rPr>
              <w:t>PRACTICE</w:t>
            </w:r>
          </w:p>
          <w:p w14:paraId="68565750" w14:textId="77777777" w:rsidR="001A20E6" w:rsidRDefault="00000000">
            <w:pPr>
              <w:pStyle w:val="TableCellTaskDetails"/>
            </w:pPr>
            <w:r>
              <w:t>• Practice - British Conquest and consolidation; Sepoy Mutiny (H03/02) — 30m</w:t>
            </w:r>
          </w:p>
          <w:p w14:paraId="53607DBD"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37C4A828" w14:textId="77777777" w:rsidR="001A20E6" w:rsidRDefault="001A20E6"/>
        </w:tc>
      </w:tr>
    </w:tbl>
    <w:p w14:paraId="0E8A6D27" w14:textId="77777777" w:rsidR="001A20E6" w:rsidRDefault="001A20E6">
      <w:pPr>
        <w:spacing w:after="400"/>
      </w:pPr>
    </w:p>
    <w:p w14:paraId="6F8A2996" w14:textId="77777777" w:rsidR="001A20E6" w:rsidRDefault="00000000">
      <w:pPr>
        <w:pStyle w:val="ResourceTitle"/>
      </w:pPr>
      <w:r>
        <w:t>📚 Resources for May 02 - May 08</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3F49518D" w14:textId="77777777">
        <w:tc>
          <w:tcPr>
            <w:tcW w:w="1650" w:type="pct"/>
            <w:tcBorders>
              <w:bottom w:val="single" w:sz="2" w:space="0" w:color="D1D5DB"/>
              <w:right w:val="single" w:sz="2" w:space="0" w:color="D1D5DB"/>
            </w:tcBorders>
            <w:tcMar>
              <w:top w:w="200" w:type="dxa"/>
              <w:left w:w="150" w:type="dxa"/>
              <w:bottom w:w="200" w:type="dxa"/>
              <w:right w:w="150" w:type="dxa"/>
            </w:tcMar>
          </w:tcPr>
          <w:p w14:paraId="226A5714" w14:textId="77777777" w:rsidR="001A20E6" w:rsidRDefault="00000000">
            <w:pPr>
              <w:pStyle w:val="TableCellSubjectName"/>
            </w:pPr>
            <w:r>
              <w:t>International Relations</w:t>
            </w:r>
          </w:p>
          <w:p w14:paraId="649B7035" w14:textId="77777777" w:rsidR="001A20E6" w:rsidRDefault="00000000">
            <w:pPr>
              <w:pStyle w:val="TableCellCategoryTitle"/>
            </w:pPr>
            <w:r>
              <w:t>📝 Practice Materials</w:t>
            </w:r>
          </w:p>
          <w:p w14:paraId="3A2C8835" w14:textId="77777777" w:rsidR="001A20E6" w:rsidRDefault="00000000">
            <w:pPr>
              <w:pStyle w:val="TableCellResourceItem"/>
            </w:pPr>
            <w:r>
              <w:t>• La Excellence IR Material</w:t>
            </w:r>
          </w:p>
          <w:p w14:paraId="597222C2" w14:textId="77777777" w:rsidR="001A20E6" w:rsidRDefault="00000000">
            <w:pPr>
              <w:pStyle w:val="TableCellResourceItem"/>
            </w:pPr>
            <w:r>
              <w:t>• Mains Workbook</w:t>
            </w:r>
          </w:p>
          <w:p w14:paraId="0AAC4D96" w14:textId="77777777" w:rsidR="001A20E6" w:rsidRDefault="00000000">
            <w:pPr>
              <w:pStyle w:val="TableCellCategoryTitle"/>
            </w:pPr>
            <w:r>
              <w:t>📰 Current Affairs</w:t>
            </w:r>
          </w:p>
          <w:p w14:paraId="0F29368E" w14:textId="77777777" w:rsidR="001A20E6" w:rsidRDefault="00000000">
            <w:pPr>
              <w:pStyle w:val="TableCellResourceItem"/>
            </w:pPr>
            <w:r>
              <w:t>• IDSA / ORF / MEA briefs</w:t>
            </w:r>
          </w:p>
          <w:p w14:paraId="3B1EAEDE" w14:textId="77777777" w:rsidR="001A20E6" w:rsidRDefault="00000000">
            <w:pPr>
              <w:pStyle w:val="TableCellResourceItem"/>
            </w:pPr>
            <w:r>
              <w:t>• Newspapers (The Hindu and IE – International page)</w:t>
            </w:r>
          </w:p>
        </w:tc>
        <w:tc>
          <w:tcPr>
            <w:tcW w:w="1650" w:type="pct"/>
            <w:tcBorders>
              <w:bottom w:val="single" w:sz="2" w:space="0" w:color="D1D5DB"/>
              <w:right w:val="single" w:sz="2" w:space="0" w:color="D1D5DB"/>
            </w:tcBorders>
            <w:tcMar>
              <w:top w:w="200" w:type="dxa"/>
              <w:left w:w="150" w:type="dxa"/>
              <w:bottom w:w="200" w:type="dxa"/>
              <w:right w:w="150" w:type="dxa"/>
            </w:tcMar>
          </w:tcPr>
          <w:p w14:paraId="232746DA" w14:textId="77777777" w:rsidR="001A20E6" w:rsidRDefault="00000000">
            <w:pPr>
              <w:pStyle w:val="TableCellSubjectName"/>
            </w:pPr>
            <w:r>
              <w:t>Internal Security</w:t>
            </w:r>
          </w:p>
          <w:p w14:paraId="34D5E89F" w14:textId="77777777" w:rsidR="001A20E6" w:rsidRDefault="00000000">
            <w:pPr>
              <w:pStyle w:val="TableCellCategoryTitle"/>
            </w:pPr>
            <w:r>
              <w:t>📝 Practice Materials</w:t>
            </w:r>
          </w:p>
          <w:p w14:paraId="0D49E3EC" w14:textId="77777777" w:rsidR="001A20E6" w:rsidRDefault="00000000">
            <w:pPr>
              <w:pStyle w:val="TableCellResourceItem"/>
            </w:pPr>
            <w:r>
              <w:t>• La Excellence Security Material</w:t>
            </w:r>
          </w:p>
          <w:p w14:paraId="66B98523" w14:textId="77777777" w:rsidR="001A20E6" w:rsidRDefault="00000000">
            <w:pPr>
              <w:pStyle w:val="TableCellResourceItem"/>
            </w:pPr>
            <w:r>
              <w:t>• Mains Workbook</w:t>
            </w:r>
          </w:p>
          <w:p w14:paraId="76357697" w14:textId="77777777" w:rsidR="001A20E6" w:rsidRDefault="00000000">
            <w:pPr>
              <w:pStyle w:val="TableCellCategoryTitle"/>
            </w:pPr>
            <w:r>
              <w:t>📰 Current Affairs</w:t>
            </w:r>
          </w:p>
          <w:p w14:paraId="7C1367C0" w14:textId="77777777" w:rsidR="001A20E6" w:rsidRDefault="00000000">
            <w:pPr>
              <w:pStyle w:val="TableCellResourceItem"/>
            </w:pPr>
            <w:r>
              <w:t>• IDSA Reports</w:t>
            </w:r>
          </w:p>
          <w:p w14:paraId="0F803C58"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4597BEBB" w14:textId="77777777" w:rsidR="001A20E6" w:rsidRDefault="00000000">
            <w:pPr>
              <w:pStyle w:val="TableCellSubjectName"/>
            </w:pPr>
            <w:r>
              <w:t>History-Ancient</w:t>
            </w:r>
          </w:p>
          <w:p w14:paraId="697CDFB4" w14:textId="77777777" w:rsidR="001A20E6" w:rsidRDefault="00000000">
            <w:pPr>
              <w:pStyle w:val="TableCellCategoryTitle"/>
            </w:pPr>
            <w:r>
              <w:t>📚 Primary Books</w:t>
            </w:r>
          </w:p>
          <w:p w14:paraId="769ED913" w14:textId="77777777" w:rsidR="001A20E6" w:rsidRDefault="00000000">
            <w:pPr>
              <w:pStyle w:val="TableCellResourceItem"/>
            </w:pPr>
            <w:r>
              <w:t>• NCERT Class VI - Our Past - I - What, Where, How and When?</w:t>
            </w:r>
          </w:p>
          <w:p w14:paraId="46FAA231" w14:textId="77777777" w:rsidR="001A20E6" w:rsidRDefault="00000000">
            <w:pPr>
              <w:pStyle w:val="TableCellResourceItem"/>
            </w:pPr>
            <w:r>
              <w:t>• Ancient India by R.S. Sharma - The Importance of Ancient History</w:t>
            </w:r>
          </w:p>
          <w:p w14:paraId="182D080C" w14:textId="77777777" w:rsidR="001A20E6" w:rsidRDefault="00000000">
            <w:pPr>
              <w:pStyle w:val="TableCellResourceItem"/>
            </w:pPr>
            <w:r>
              <w:t>• Ancient India by R.S. Sharma - The Construction of Ancient Indian History</w:t>
            </w:r>
          </w:p>
          <w:p w14:paraId="129A6A76" w14:textId="77777777" w:rsidR="001A20E6" w:rsidRDefault="00000000">
            <w:pPr>
              <w:pStyle w:val="TableCellResourceItem"/>
            </w:pPr>
            <w:r>
              <w:t>• Ancient India by R.S. Sharma - The Geographical Setting</w:t>
            </w:r>
          </w:p>
          <w:p w14:paraId="48F2E9E3" w14:textId="77777777" w:rsidR="001A20E6" w:rsidRDefault="00000000">
            <w:pPr>
              <w:pStyle w:val="TableCellCategoryTitle"/>
            </w:pPr>
            <w:r>
              <w:t>📝 Practice Materials</w:t>
            </w:r>
          </w:p>
          <w:p w14:paraId="2A038C12" w14:textId="77777777" w:rsidR="001A20E6" w:rsidRDefault="00000000">
            <w:pPr>
              <w:pStyle w:val="TableCellResourceItem"/>
            </w:pPr>
            <w:r>
              <w:t>• La Excellence Culture Material</w:t>
            </w:r>
          </w:p>
          <w:p w14:paraId="652169E0" w14:textId="77777777" w:rsidR="001A20E6" w:rsidRDefault="00000000">
            <w:pPr>
              <w:pStyle w:val="TableCellResourceItem"/>
            </w:pPr>
            <w:r>
              <w:t>• Ancient/Medieval Prelims Workbooks</w:t>
            </w:r>
          </w:p>
          <w:p w14:paraId="4DE7A053" w14:textId="77777777" w:rsidR="001A20E6" w:rsidRDefault="00000000">
            <w:pPr>
              <w:pStyle w:val="TableCellCategoryTitle"/>
            </w:pPr>
            <w:r>
              <w:t>📰 Current Affairs</w:t>
            </w:r>
          </w:p>
          <w:p w14:paraId="49FE63D9" w14:textId="77777777" w:rsidR="001A20E6" w:rsidRDefault="00000000">
            <w:pPr>
              <w:pStyle w:val="TableCellResourceItem"/>
            </w:pPr>
            <w:r>
              <w:t>• Newspapers (CA on Archaeology/Heritage)</w:t>
            </w:r>
          </w:p>
        </w:tc>
      </w:tr>
      <w:tr w:rsidR="001A20E6" w14:paraId="34360869"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ACA6044" w14:textId="77777777" w:rsidR="001A20E6" w:rsidRDefault="00000000">
            <w:pPr>
              <w:pStyle w:val="TableCellSubjectName"/>
            </w:pPr>
            <w:r>
              <w:t>History-Medieval</w:t>
            </w:r>
          </w:p>
          <w:p w14:paraId="40DC0CEF" w14:textId="77777777" w:rsidR="001A20E6" w:rsidRDefault="00000000">
            <w:pPr>
              <w:pStyle w:val="TableCellCategoryTitle"/>
            </w:pPr>
            <w:r>
              <w:t>📚 Primary Books</w:t>
            </w:r>
          </w:p>
          <w:p w14:paraId="54E90CCE" w14:textId="77777777" w:rsidR="001A20E6" w:rsidRDefault="00000000">
            <w:pPr>
              <w:pStyle w:val="TableCellResourceItem"/>
            </w:pPr>
            <w:r>
              <w:t>• NCERT Class VII - Our Past - II - Tracing Changes Through a Thousand Years</w:t>
            </w:r>
          </w:p>
          <w:p w14:paraId="0B9D2ED4" w14:textId="77777777" w:rsidR="001A20E6" w:rsidRDefault="00000000">
            <w:pPr>
              <w:pStyle w:val="TableCellResourceItem"/>
            </w:pPr>
            <w:r>
              <w:t>• Medieval India by Satish Chandra - India and the World</w:t>
            </w:r>
          </w:p>
          <w:p w14:paraId="281A3563" w14:textId="77777777" w:rsidR="001A20E6" w:rsidRDefault="00000000">
            <w:pPr>
              <w:pStyle w:val="TableCellResourceItem"/>
            </w:pPr>
            <w:r>
              <w:t>• Medieval India by Satish Chandra - Assessment and Review of Medieval India</w:t>
            </w:r>
          </w:p>
          <w:p w14:paraId="107EDD8D" w14:textId="77777777" w:rsidR="001A20E6" w:rsidRDefault="00000000">
            <w:pPr>
              <w:pStyle w:val="TableCellCategoryTitle"/>
            </w:pPr>
            <w:r>
              <w:t>📝 Practice Materials</w:t>
            </w:r>
          </w:p>
          <w:p w14:paraId="6E0621BE" w14:textId="77777777" w:rsidR="001A20E6" w:rsidRDefault="00000000">
            <w:pPr>
              <w:pStyle w:val="TableCellResourceItem"/>
            </w:pPr>
            <w:r>
              <w:t>• La Excellence Culture Material</w:t>
            </w:r>
          </w:p>
          <w:p w14:paraId="7C4966B6" w14:textId="77777777" w:rsidR="001A20E6" w:rsidRDefault="00000000">
            <w:pPr>
              <w:pStyle w:val="TableCellResourceItem"/>
            </w:pPr>
            <w:r>
              <w:t>• Ancient/Medieval Prelims Workbooks</w:t>
            </w:r>
          </w:p>
          <w:p w14:paraId="26F65B84" w14:textId="77777777" w:rsidR="001A20E6" w:rsidRDefault="00000000">
            <w:pPr>
              <w:pStyle w:val="TableCellCategoryTitle"/>
            </w:pPr>
            <w:r>
              <w:t>📰 Current Affairs</w:t>
            </w:r>
          </w:p>
          <w:p w14:paraId="5421931F" w14:textId="77777777" w:rsidR="001A20E6" w:rsidRDefault="00000000">
            <w:pPr>
              <w:pStyle w:val="TableCellResourceItem"/>
            </w:pPr>
            <w:r>
              <w:t>• Newspapers (CA on Archaeology/Heritage)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2715E0A2" w14:textId="77777777" w:rsidR="001A20E6" w:rsidRDefault="00000000">
            <w:pPr>
              <w:pStyle w:val="TableCellSubjectName"/>
            </w:pPr>
            <w:r>
              <w:t>History-Modern</w:t>
            </w:r>
          </w:p>
          <w:p w14:paraId="0D576E90" w14:textId="77777777" w:rsidR="001A20E6" w:rsidRDefault="00000000">
            <w:pPr>
              <w:pStyle w:val="TableCellCategoryTitle"/>
            </w:pPr>
            <w:r>
              <w:t>📚 Primary Books</w:t>
            </w:r>
          </w:p>
          <w:p w14:paraId="6E393744" w14:textId="77777777" w:rsidR="001A20E6" w:rsidRDefault="00000000">
            <w:pPr>
              <w:pStyle w:val="TableCellResourceItem"/>
            </w:pPr>
            <w:r>
              <w:t>• NCERT Class VIII - Our Past - III - How, When and Where</w:t>
            </w:r>
          </w:p>
          <w:p w14:paraId="240A2B4F" w14:textId="77777777" w:rsidR="001A20E6" w:rsidRDefault="00000000">
            <w:pPr>
              <w:pStyle w:val="TableCellResourceItem"/>
            </w:pPr>
            <w:r>
              <w:t>• Old NCERT - Modern India by Bipan Chandra - The Decline of the Mughal Empire</w:t>
            </w:r>
          </w:p>
          <w:p w14:paraId="352C3610" w14:textId="77777777" w:rsidR="001A20E6" w:rsidRDefault="00000000">
            <w:pPr>
              <w:pStyle w:val="TableCellCategoryTitle"/>
            </w:pPr>
            <w:r>
              <w:t>📝 Practice Materials</w:t>
            </w:r>
          </w:p>
          <w:p w14:paraId="7C22DEC6" w14:textId="77777777" w:rsidR="001A20E6" w:rsidRDefault="00000000">
            <w:pPr>
              <w:pStyle w:val="TableCellResourceItem"/>
            </w:pPr>
            <w:r>
              <w:t>• La Excellence Modern History Material</w:t>
            </w:r>
          </w:p>
          <w:p w14:paraId="60C93F66" w14:textId="77777777" w:rsidR="001A20E6" w:rsidRDefault="00000000">
            <w:pPr>
              <w:pStyle w:val="TableCellResourceItem"/>
            </w:pPr>
            <w:r>
              <w:t>• Prelims &amp; Mains Workbooks</w:t>
            </w:r>
          </w:p>
          <w:p w14:paraId="2392146F" w14:textId="77777777" w:rsidR="001A20E6" w:rsidRDefault="00000000">
            <w:pPr>
              <w:pStyle w:val="TableCellCategoryTitle"/>
            </w:pPr>
            <w:r>
              <w:t>📰 Current Affairs</w:t>
            </w:r>
          </w:p>
          <w:p w14:paraId="36269AC6" w14:textId="77777777" w:rsidR="001A20E6" w:rsidRDefault="00000000">
            <w:pPr>
              <w:pStyle w:val="TableCellResourceItem"/>
            </w:pPr>
            <w:r>
              <w:t>• Newspapers (IE – Explained History columns)</w:t>
            </w:r>
          </w:p>
        </w:tc>
        <w:tc>
          <w:tcPr>
            <w:tcW w:w="1650" w:type="pct"/>
          </w:tcPr>
          <w:p w14:paraId="020C7D78" w14:textId="77777777" w:rsidR="001A20E6" w:rsidRDefault="001A20E6"/>
        </w:tc>
      </w:tr>
    </w:tbl>
    <w:p w14:paraId="17ED773F"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148E5BB6" w14:textId="77777777">
        <w:tc>
          <w:tcPr>
            <w:tcW w:w="2500" w:type="pct"/>
            <w:tcMar>
              <w:top w:w="0" w:type="dxa"/>
              <w:left w:w="0" w:type="dxa"/>
              <w:bottom w:w="0" w:type="dxa"/>
              <w:right w:w="0" w:type="dxa"/>
            </w:tcMar>
          </w:tcPr>
          <w:p w14:paraId="0C0460DD" w14:textId="77777777" w:rsidR="001A20E6" w:rsidRDefault="00000000">
            <w:pPr>
              <w:pStyle w:val="WeekTitle"/>
            </w:pPr>
            <w:r>
              <w:rPr>
                <w:color w:val="6D28D9"/>
              </w:rPr>
              <w:t>📅 May 09 - May 15, 2027</w:t>
            </w:r>
          </w:p>
        </w:tc>
        <w:tc>
          <w:tcPr>
            <w:tcW w:w="2500" w:type="pct"/>
            <w:tcMar>
              <w:top w:w="0" w:type="dxa"/>
              <w:left w:w="0" w:type="dxa"/>
              <w:bottom w:w="0" w:type="dxa"/>
              <w:right w:w="0" w:type="dxa"/>
            </w:tcMar>
          </w:tcPr>
          <w:p w14:paraId="1F04C1DF" w14:textId="77777777" w:rsidR="001A20E6" w:rsidRDefault="00000000">
            <w:pPr>
              <w:pStyle w:val="WeekCycleName"/>
            </w:pPr>
            <w:r>
              <w:rPr>
                <w:color w:val="6D28D9"/>
              </w:rPr>
              <w:t>C5.b</w:t>
            </w:r>
          </w:p>
        </w:tc>
      </w:tr>
    </w:tbl>
    <w:p w14:paraId="34610479"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38AA77E7" w14:textId="77777777">
        <w:tc>
          <w:tcPr>
            <w:tcW w:w="700" w:type="pct"/>
            <w:shd w:val="clear" w:color="auto" w:fill="EDE9FE"/>
            <w:tcMar>
              <w:top w:w="200" w:type="dxa"/>
              <w:left w:w="100" w:type="dxa"/>
              <w:bottom w:w="200" w:type="dxa"/>
              <w:right w:w="100" w:type="dxa"/>
            </w:tcMar>
          </w:tcPr>
          <w:p w14:paraId="08F56802" w14:textId="77777777" w:rsidR="001A20E6" w:rsidRDefault="00000000">
            <w:pPr>
              <w:pStyle w:val="TableCellCalendarDayHeader"/>
            </w:pPr>
            <w:r>
              <w:rPr>
                <w:color w:val="6D28D9"/>
              </w:rPr>
              <w:t>Sunday</w:t>
            </w:r>
          </w:p>
          <w:p w14:paraId="49A3C43B" w14:textId="77777777" w:rsidR="001A20E6" w:rsidRDefault="00000000">
            <w:pPr>
              <w:pStyle w:val="TableCellCalendarDateHeader"/>
            </w:pPr>
            <w:r>
              <w:rPr>
                <w:color w:val="6D28D9"/>
              </w:rPr>
              <w:t>May 09</w:t>
            </w:r>
          </w:p>
          <w:p w14:paraId="2AABEB6B"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20733580" w14:textId="77777777" w:rsidR="001A20E6" w:rsidRDefault="00000000">
            <w:pPr>
              <w:pStyle w:val="TableCellCalendarDayHeader"/>
            </w:pPr>
            <w:r>
              <w:rPr>
                <w:color w:val="6D28D9"/>
              </w:rPr>
              <w:t>Monday</w:t>
            </w:r>
          </w:p>
          <w:p w14:paraId="7ED829DE" w14:textId="77777777" w:rsidR="001A20E6" w:rsidRDefault="00000000">
            <w:pPr>
              <w:pStyle w:val="TableCellCalendarDateHeader"/>
            </w:pPr>
            <w:r>
              <w:rPr>
                <w:color w:val="6D28D9"/>
              </w:rPr>
              <w:t>May 10</w:t>
            </w:r>
          </w:p>
          <w:p w14:paraId="45CB1698"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1B2EA31B" w14:textId="77777777" w:rsidR="001A20E6" w:rsidRDefault="00000000">
            <w:pPr>
              <w:pStyle w:val="TableCellCalendarDayHeader"/>
            </w:pPr>
            <w:r>
              <w:rPr>
                <w:color w:val="6D28D9"/>
              </w:rPr>
              <w:t>Tuesday</w:t>
            </w:r>
          </w:p>
          <w:p w14:paraId="67340D23" w14:textId="77777777" w:rsidR="001A20E6" w:rsidRDefault="00000000">
            <w:pPr>
              <w:pStyle w:val="TableCellCalendarDateHeader"/>
            </w:pPr>
            <w:r>
              <w:rPr>
                <w:color w:val="6D28D9"/>
              </w:rPr>
              <w:t>May 11</w:t>
            </w:r>
          </w:p>
          <w:p w14:paraId="52E8D8BF"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49CFF9D8" w14:textId="77777777" w:rsidR="001A20E6" w:rsidRDefault="00000000">
            <w:pPr>
              <w:pStyle w:val="TableCellCalendarDayHeader"/>
            </w:pPr>
            <w:r>
              <w:rPr>
                <w:color w:val="6D28D9"/>
              </w:rPr>
              <w:t>Wednesday</w:t>
            </w:r>
          </w:p>
          <w:p w14:paraId="4AB0A0DF" w14:textId="77777777" w:rsidR="001A20E6" w:rsidRDefault="00000000">
            <w:pPr>
              <w:pStyle w:val="TableCellCalendarDateHeader"/>
            </w:pPr>
            <w:r>
              <w:rPr>
                <w:color w:val="6D28D9"/>
              </w:rPr>
              <w:t>May 12</w:t>
            </w:r>
          </w:p>
          <w:p w14:paraId="751856D6"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41C8490D" w14:textId="77777777" w:rsidR="001A20E6" w:rsidRDefault="00000000">
            <w:pPr>
              <w:pStyle w:val="TableCellCalendarDayHeader"/>
            </w:pPr>
            <w:r>
              <w:rPr>
                <w:color w:val="6D28D9"/>
              </w:rPr>
              <w:t>Thursday</w:t>
            </w:r>
          </w:p>
          <w:p w14:paraId="3BA7548F" w14:textId="77777777" w:rsidR="001A20E6" w:rsidRDefault="00000000">
            <w:pPr>
              <w:pStyle w:val="TableCellCalendarDateHeader"/>
            </w:pPr>
            <w:r>
              <w:rPr>
                <w:color w:val="6D28D9"/>
              </w:rPr>
              <w:t>May 13</w:t>
            </w:r>
          </w:p>
          <w:p w14:paraId="1D63CDD0"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18DB7291" w14:textId="77777777" w:rsidR="001A20E6" w:rsidRDefault="00000000">
            <w:pPr>
              <w:pStyle w:val="TableCellCalendarDayHeader"/>
            </w:pPr>
            <w:r>
              <w:rPr>
                <w:color w:val="6D28D9"/>
              </w:rPr>
              <w:t>Friday</w:t>
            </w:r>
          </w:p>
          <w:p w14:paraId="35C6DB86" w14:textId="77777777" w:rsidR="001A20E6" w:rsidRDefault="00000000">
            <w:pPr>
              <w:pStyle w:val="TableCellCalendarDateHeader"/>
            </w:pPr>
            <w:r>
              <w:rPr>
                <w:color w:val="6D28D9"/>
              </w:rPr>
              <w:t>May 14</w:t>
            </w:r>
          </w:p>
          <w:p w14:paraId="28E07C06"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4702AB93" w14:textId="77777777" w:rsidR="001A20E6" w:rsidRDefault="00000000">
            <w:pPr>
              <w:pStyle w:val="TableCellCalendarDayHeader"/>
            </w:pPr>
            <w:r>
              <w:rPr>
                <w:color w:val="F57C00"/>
              </w:rPr>
              <w:t>Saturday</w:t>
            </w:r>
          </w:p>
          <w:p w14:paraId="4C7D057C" w14:textId="77777777" w:rsidR="001A20E6" w:rsidRDefault="00000000">
            <w:pPr>
              <w:pStyle w:val="TableCellCalendarDateHeader"/>
            </w:pPr>
            <w:r>
              <w:rPr>
                <w:color w:val="F57C00"/>
              </w:rPr>
              <w:t>May 15</w:t>
            </w:r>
          </w:p>
          <w:p w14:paraId="73485324" w14:textId="77777777" w:rsidR="001A20E6" w:rsidRDefault="00000000">
            <w:pPr>
              <w:pStyle w:val="TableCellCatchupLabel"/>
            </w:pPr>
            <w:r>
              <w:rPr>
                <w:color w:val="F57C00"/>
              </w:rPr>
              <w:t>Catchup Day</w:t>
            </w:r>
          </w:p>
        </w:tc>
      </w:tr>
      <w:tr w:rsidR="001A20E6" w14:paraId="0B516A52" w14:textId="77777777">
        <w:tc>
          <w:tcPr>
            <w:tcW w:w="700" w:type="pct"/>
            <w:shd w:val="clear" w:color="auto" w:fill="EDE9FE"/>
            <w:tcMar>
              <w:top w:w="150" w:type="dxa"/>
              <w:left w:w="100" w:type="dxa"/>
              <w:bottom w:w="150" w:type="dxa"/>
              <w:right w:w="100" w:type="dxa"/>
            </w:tcMar>
          </w:tcPr>
          <w:p w14:paraId="7EC69B13" w14:textId="77777777" w:rsidR="001A20E6" w:rsidRDefault="00000000">
            <w:pPr>
              <w:pStyle w:val="TableCellTaskSubject"/>
            </w:pPr>
            <w:r>
              <w:t>History-Medieval</w:t>
            </w:r>
          </w:p>
          <w:p w14:paraId="24383704" w14:textId="77777777" w:rsidR="001A20E6" w:rsidRDefault="00000000">
            <w:pPr>
              <w:pStyle w:val="TableCellTaskDetails"/>
            </w:pPr>
            <w:r>
              <w:t>• Test - TEST — 3h</w:t>
            </w:r>
          </w:p>
          <w:p w14:paraId="1BA36BBF" w14:textId="77777777" w:rsidR="001A20E6" w:rsidRDefault="00000000">
            <w:pPr>
              <w:pStyle w:val="TableCellTaskBadge"/>
              <w:shd w:val="clear" w:color="auto" w:fill="FFF3E0"/>
            </w:pPr>
            <w:r>
              <w:rPr>
                <w:b/>
                <w:bCs/>
                <w:color w:val="F57C00"/>
              </w:rPr>
              <w:t>TEST</w:t>
            </w:r>
          </w:p>
        </w:tc>
        <w:tc>
          <w:tcPr>
            <w:tcW w:w="700" w:type="pct"/>
            <w:shd w:val="clear" w:color="auto" w:fill="EDE9FE"/>
            <w:tcMar>
              <w:top w:w="150" w:type="dxa"/>
              <w:left w:w="100" w:type="dxa"/>
              <w:bottom w:w="150" w:type="dxa"/>
              <w:right w:w="100" w:type="dxa"/>
            </w:tcMar>
          </w:tcPr>
          <w:p w14:paraId="67694950" w14:textId="77777777" w:rsidR="001A20E6" w:rsidRDefault="00000000">
            <w:pPr>
              <w:pStyle w:val="TableCellTaskSubject"/>
            </w:pPr>
            <w:r>
              <w:t>History-Modern</w:t>
            </w:r>
          </w:p>
          <w:p w14:paraId="4D2E747A" w14:textId="77777777" w:rsidR="001A20E6" w:rsidRDefault="00000000">
            <w:pPr>
              <w:pStyle w:val="TableCellTaskDetails"/>
            </w:pPr>
            <w:r>
              <w:t>• Revision - British Conquest and consolidation; Sepoy Mutiny (H03/02) — 30m</w:t>
            </w:r>
          </w:p>
          <w:p w14:paraId="0A37542D" w14:textId="77777777" w:rsidR="001A20E6" w:rsidRDefault="00000000">
            <w:pPr>
              <w:pStyle w:val="TableCellTaskBadge"/>
              <w:shd w:val="clear" w:color="auto" w:fill="FCE4EC"/>
            </w:pPr>
            <w:r>
              <w:rPr>
                <w:b/>
                <w:bCs/>
                <w:color w:val="C2185B"/>
              </w:rPr>
              <w:t>REVISION</w:t>
            </w:r>
          </w:p>
          <w:p w14:paraId="07A4EC63" w14:textId="77777777" w:rsidR="001A20E6" w:rsidRDefault="00000000">
            <w:pPr>
              <w:pStyle w:val="TableCellTaskDetails"/>
            </w:pPr>
            <w:r>
              <w:t>• Revision - Indian Renaissance (H03/03) — 30m</w:t>
            </w:r>
          </w:p>
          <w:p w14:paraId="5D0D419E" w14:textId="77777777" w:rsidR="001A20E6" w:rsidRDefault="00000000">
            <w:pPr>
              <w:pStyle w:val="TableCellTaskBadge"/>
              <w:shd w:val="clear" w:color="auto" w:fill="FCE4EC"/>
            </w:pPr>
            <w:r>
              <w:rPr>
                <w:b/>
                <w:bCs/>
                <w:color w:val="C2185B"/>
              </w:rPr>
              <w:t>REVISION</w:t>
            </w:r>
          </w:p>
          <w:p w14:paraId="609B3851" w14:textId="77777777" w:rsidR="001A20E6" w:rsidRDefault="00000000">
            <w:pPr>
              <w:pStyle w:val="TableCellTaskDetails"/>
            </w:pPr>
            <w:r>
              <w:t>• Practice - Indian Renaissance (H03/03) — 30m</w:t>
            </w:r>
          </w:p>
          <w:p w14:paraId="3DCC672C" w14:textId="77777777" w:rsidR="001A20E6" w:rsidRDefault="00000000">
            <w:pPr>
              <w:pStyle w:val="TableCellTaskBadge"/>
              <w:shd w:val="clear" w:color="auto" w:fill="E8F5E8"/>
            </w:pPr>
            <w:r>
              <w:rPr>
                <w:b/>
                <w:bCs/>
                <w:color w:val="388E3C"/>
              </w:rPr>
              <w:t>PRACTICE</w:t>
            </w:r>
          </w:p>
          <w:p w14:paraId="659EE477" w14:textId="77777777" w:rsidR="001A20E6" w:rsidRDefault="00000000">
            <w:pPr>
              <w:pStyle w:val="TableCellTaskDetails"/>
            </w:pPr>
            <w:r>
              <w:t>• Practice - Pre-congress associations and formation of INC; INC Sessions (H03/04) — 30m</w:t>
            </w:r>
          </w:p>
          <w:p w14:paraId="1BAF8F23" w14:textId="77777777" w:rsidR="001A20E6" w:rsidRDefault="00000000">
            <w:pPr>
              <w:pStyle w:val="TableCellTaskBadge"/>
              <w:shd w:val="clear" w:color="auto" w:fill="E8F5E8"/>
            </w:pPr>
            <w:r>
              <w:rPr>
                <w:b/>
                <w:bCs/>
                <w:color w:val="388E3C"/>
              </w:rPr>
              <w:t>PRACTICE</w:t>
            </w:r>
          </w:p>
          <w:p w14:paraId="3912E664" w14:textId="77777777" w:rsidR="001A20E6" w:rsidRDefault="00000000">
            <w:pPr>
              <w:pStyle w:val="TableCellTaskDetails"/>
            </w:pPr>
            <w:r>
              <w:t>• Practice - Moderate phase (H03/05) — 30m</w:t>
            </w:r>
          </w:p>
          <w:p w14:paraId="251D5868"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71D54B98" w14:textId="77777777" w:rsidR="001A20E6" w:rsidRDefault="00000000">
            <w:pPr>
              <w:pStyle w:val="TableCellTaskSubject"/>
            </w:pPr>
            <w:r>
              <w:t>History-World</w:t>
            </w:r>
          </w:p>
          <w:p w14:paraId="1EC200CE" w14:textId="77777777" w:rsidR="001A20E6" w:rsidRDefault="00000000">
            <w:pPr>
              <w:pStyle w:val="TableCellTaskDetails"/>
            </w:pPr>
            <w:r>
              <w:t>• Revision - Broad / Overlap (H05/00) — 30m</w:t>
            </w:r>
          </w:p>
          <w:p w14:paraId="13A5989C" w14:textId="77777777" w:rsidR="001A20E6" w:rsidRDefault="00000000">
            <w:pPr>
              <w:pStyle w:val="TableCellTaskBadge"/>
              <w:shd w:val="clear" w:color="auto" w:fill="FCE4EC"/>
            </w:pPr>
            <w:r>
              <w:rPr>
                <w:b/>
                <w:bCs/>
                <w:color w:val="C2185B"/>
              </w:rPr>
              <w:t>REVISION</w:t>
            </w:r>
          </w:p>
          <w:p w14:paraId="52DC4DDF" w14:textId="77777777" w:rsidR="001A20E6" w:rsidRDefault="00000000">
            <w:pPr>
              <w:pStyle w:val="TableCellTaskDetails"/>
            </w:pPr>
            <w:r>
              <w:t>• Revision - Industrial Revolution (H05/01) — 30m</w:t>
            </w:r>
          </w:p>
          <w:p w14:paraId="68A43C80" w14:textId="77777777" w:rsidR="001A20E6" w:rsidRDefault="00000000">
            <w:pPr>
              <w:pStyle w:val="TableCellTaskBadge"/>
              <w:shd w:val="clear" w:color="auto" w:fill="FCE4EC"/>
            </w:pPr>
            <w:r>
              <w:rPr>
                <w:b/>
                <w:bCs/>
                <w:color w:val="C2185B"/>
              </w:rPr>
              <w:t>REVISION</w:t>
            </w:r>
          </w:p>
          <w:p w14:paraId="7FB1E831" w14:textId="77777777" w:rsidR="001A20E6" w:rsidRDefault="00000000">
            <w:pPr>
              <w:pStyle w:val="TableCellTaskDetails"/>
            </w:pPr>
            <w:r>
              <w:t>• Practice - Broad / Overlap (H05/00) — 30m</w:t>
            </w:r>
          </w:p>
          <w:p w14:paraId="67259D01" w14:textId="77777777" w:rsidR="001A20E6" w:rsidRDefault="00000000">
            <w:pPr>
              <w:pStyle w:val="TableCellTaskBadge"/>
              <w:shd w:val="clear" w:color="auto" w:fill="E8F5E8"/>
            </w:pPr>
            <w:r>
              <w:rPr>
                <w:b/>
                <w:bCs/>
                <w:color w:val="388E3C"/>
              </w:rPr>
              <w:t>PRACTICE</w:t>
            </w:r>
          </w:p>
          <w:p w14:paraId="29051D49" w14:textId="77777777" w:rsidR="001A20E6" w:rsidRDefault="00000000">
            <w:pPr>
              <w:pStyle w:val="TableCellTaskDetails"/>
            </w:pPr>
            <w:r>
              <w:t>• Practice - Industrial Revolution (H05/01) — 30m</w:t>
            </w:r>
          </w:p>
          <w:p w14:paraId="44413EE7" w14:textId="77777777" w:rsidR="001A20E6" w:rsidRDefault="00000000">
            <w:pPr>
              <w:pStyle w:val="TableCellTaskBadge"/>
              <w:shd w:val="clear" w:color="auto" w:fill="E8F5E8"/>
            </w:pPr>
            <w:r>
              <w:rPr>
                <w:b/>
                <w:bCs/>
                <w:color w:val="388E3C"/>
              </w:rPr>
              <w:t>PRACTICE</w:t>
            </w:r>
          </w:p>
          <w:p w14:paraId="16170567" w14:textId="77777777" w:rsidR="001A20E6" w:rsidRDefault="00000000">
            <w:pPr>
              <w:pStyle w:val="TableCellTaskDetails"/>
            </w:pPr>
            <w:r>
              <w:t>• Practice - Revolutions- American, French, Russia (H05/02) — 30m</w:t>
            </w:r>
          </w:p>
          <w:p w14:paraId="0C36FFF6"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3506350B" w14:textId="77777777" w:rsidR="001A20E6" w:rsidRDefault="00000000">
            <w:pPr>
              <w:pStyle w:val="TableCellTaskSubject"/>
            </w:pPr>
            <w:r>
              <w:t>Geography</w:t>
            </w:r>
          </w:p>
          <w:p w14:paraId="4A2DB512" w14:textId="77777777" w:rsidR="001A20E6" w:rsidRDefault="00000000">
            <w:pPr>
              <w:pStyle w:val="TableCellTaskDetails"/>
            </w:pPr>
            <w:r>
              <w:t>• Revision - Broad / Overlap (G00) — 30m</w:t>
            </w:r>
          </w:p>
          <w:p w14:paraId="568857B8" w14:textId="77777777" w:rsidR="001A20E6" w:rsidRDefault="00000000">
            <w:pPr>
              <w:pStyle w:val="TableCellTaskBadge"/>
              <w:shd w:val="clear" w:color="auto" w:fill="FCE4EC"/>
            </w:pPr>
            <w:r>
              <w:rPr>
                <w:b/>
                <w:bCs/>
                <w:color w:val="C2185B"/>
              </w:rPr>
              <w:t>REVISION</w:t>
            </w:r>
          </w:p>
          <w:p w14:paraId="479A0210" w14:textId="77777777" w:rsidR="001A20E6" w:rsidRDefault="00000000">
            <w:pPr>
              <w:pStyle w:val="TableCellTaskDetails"/>
            </w:pPr>
            <w:r>
              <w:t>• Revision - Universe, Solar System &amp; Evolution of Earth. (G01) — 30m</w:t>
            </w:r>
          </w:p>
          <w:p w14:paraId="7A4DFFF1" w14:textId="77777777" w:rsidR="001A20E6" w:rsidRDefault="00000000">
            <w:pPr>
              <w:pStyle w:val="TableCellTaskBadge"/>
              <w:shd w:val="clear" w:color="auto" w:fill="FCE4EC"/>
            </w:pPr>
            <w:r>
              <w:rPr>
                <w:b/>
                <w:bCs/>
                <w:color w:val="C2185B"/>
              </w:rPr>
              <w:t>REVISION</w:t>
            </w:r>
          </w:p>
          <w:p w14:paraId="1D60C27B" w14:textId="77777777" w:rsidR="001A20E6" w:rsidRDefault="00000000">
            <w:pPr>
              <w:pStyle w:val="TableCellTaskDetails"/>
            </w:pPr>
            <w:r>
              <w:t>• Practice - Broad / Overlap (G00) — 30m</w:t>
            </w:r>
          </w:p>
          <w:p w14:paraId="24119AD0" w14:textId="77777777" w:rsidR="001A20E6" w:rsidRDefault="00000000">
            <w:pPr>
              <w:pStyle w:val="TableCellTaskBadge"/>
              <w:shd w:val="clear" w:color="auto" w:fill="E8F5E8"/>
            </w:pPr>
            <w:r>
              <w:rPr>
                <w:b/>
                <w:bCs/>
                <w:color w:val="388E3C"/>
              </w:rPr>
              <w:t>PRACTICE</w:t>
            </w:r>
          </w:p>
          <w:p w14:paraId="526CE4E5" w14:textId="77777777" w:rsidR="001A20E6" w:rsidRDefault="00000000">
            <w:pPr>
              <w:pStyle w:val="TableCellTaskDetails"/>
            </w:pPr>
            <w:r>
              <w:t>• Practice - Universe, Solar System &amp; Evolution of Earth. (G01) — 30m</w:t>
            </w:r>
          </w:p>
          <w:p w14:paraId="3695FC09" w14:textId="77777777" w:rsidR="001A20E6" w:rsidRDefault="00000000">
            <w:pPr>
              <w:pStyle w:val="TableCellTaskBadge"/>
              <w:shd w:val="clear" w:color="auto" w:fill="E8F5E8"/>
            </w:pPr>
            <w:r>
              <w:rPr>
                <w:b/>
                <w:bCs/>
                <w:color w:val="388E3C"/>
              </w:rPr>
              <w:t>PRACTICE</w:t>
            </w:r>
          </w:p>
          <w:p w14:paraId="32F2ACC1" w14:textId="77777777" w:rsidR="001A20E6" w:rsidRDefault="00000000">
            <w:pPr>
              <w:pStyle w:val="TableCellTaskDetails"/>
            </w:pPr>
            <w:r>
              <w:t>• Practice - Geomorphology (G02) — 30m</w:t>
            </w:r>
          </w:p>
          <w:p w14:paraId="22DA2688"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2604EEA6" w14:textId="77777777" w:rsidR="001A20E6" w:rsidRDefault="00000000">
            <w:pPr>
              <w:pStyle w:val="TableCellTaskSubject"/>
            </w:pPr>
            <w:r>
              <w:t>Geography</w:t>
            </w:r>
          </w:p>
          <w:p w14:paraId="26441579" w14:textId="77777777" w:rsidR="001A20E6" w:rsidRDefault="00000000">
            <w:pPr>
              <w:pStyle w:val="TableCellTaskDetails"/>
            </w:pPr>
            <w:r>
              <w:t>• Revision - Geomorphology (G02) — 30m</w:t>
            </w:r>
          </w:p>
          <w:p w14:paraId="1CF87B28" w14:textId="77777777" w:rsidR="001A20E6" w:rsidRDefault="00000000">
            <w:pPr>
              <w:pStyle w:val="TableCellTaskBadge"/>
              <w:shd w:val="clear" w:color="auto" w:fill="FCE4EC"/>
            </w:pPr>
            <w:r>
              <w:rPr>
                <w:b/>
                <w:bCs/>
                <w:color w:val="C2185B"/>
              </w:rPr>
              <w:t>REVISION</w:t>
            </w:r>
          </w:p>
          <w:p w14:paraId="039969DA" w14:textId="77777777" w:rsidR="001A20E6" w:rsidRDefault="00000000">
            <w:pPr>
              <w:pStyle w:val="TableCellTaskDetails"/>
            </w:pPr>
            <w:r>
              <w:t>• Revision - Climatology (G03) — 30m</w:t>
            </w:r>
          </w:p>
          <w:p w14:paraId="2F7E8C24" w14:textId="77777777" w:rsidR="001A20E6" w:rsidRDefault="00000000">
            <w:pPr>
              <w:pStyle w:val="TableCellTaskBadge"/>
              <w:shd w:val="clear" w:color="auto" w:fill="FCE4EC"/>
            </w:pPr>
            <w:r>
              <w:rPr>
                <w:b/>
                <w:bCs/>
                <w:color w:val="C2185B"/>
              </w:rPr>
              <w:t>REVISION</w:t>
            </w:r>
          </w:p>
          <w:p w14:paraId="24D3008B" w14:textId="77777777" w:rsidR="001A20E6" w:rsidRDefault="00000000">
            <w:pPr>
              <w:pStyle w:val="TableCellTaskDetails"/>
            </w:pPr>
            <w:r>
              <w:t>• Practice - Climatology (G03) — 30m</w:t>
            </w:r>
          </w:p>
          <w:p w14:paraId="4DC8A891" w14:textId="77777777" w:rsidR="001A20E6" w:rsidRDefault="00000000">
            <w:pPr>
              <w:pStyle w:val="TableCellTaskBadge"/>
              <w:shd w:val="clear" w:color="auto" w:fill="E8F5E8"/>
            </w:pPr>
            <w:r>
              <w:rPr>
                <w:b/>
                <w:bCs/>
                <w:color w:val="388E3C"/>
              </w:rPr>
              <w:t>PRACTICE</w:t>
            </w:r>
          </w:p>
          <w:p w14:paraId="25F794E0" w14:textId="77777777" w:rsidR="001A20E6" w:rsidRDefault="00000000">
            <w:pPr>
              <w:pStyle w:val="TableCellTaskDetails"/>
            </w:pPr>
            <w:r>
              <w:t>• Practice - Oceanography (G04) — 30m</w:t>
            </w:r>
          </w:p>
          <w:p w14:paraId="261712D1" w14:textId="77777777" w:rsidR="001A20E6" w:rsidRDefault="00000000">
            <w:pPr>
              <w:pStyle w:val="TableCellTaskBadge"/>
              <w:shd w:val="clear" w:color="auto" w:fill="E8F5E8"/>
            </w:pPr>
            <w:r>
              <w:rPr>
                <w:b/>
                <w:bCs/>
                <w:color w:val="388E3C"/>
              </w:rPr>
              <w:t>PRACTICE</w:t>
            </w:r>
          </w:p>
          <w:p w14:paraId="5E39B3AA" w14:textId="77777777" w:rsidR="001A20E6" w:rsidRDefault="00000000">
            <w:pPr>
              <w:pStyle w:val="TableCellTaskDetails"/>
            </w:pPr>
            <w:r>
              <w:t>• Practice - Bio-Geography (G05) — 30m</w:t>
            </w:r>
          </w:p>
          <w:p w14:paraId="66AE757E"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4DDE62D3" w14:textId="77777777" w:rsidR="001A20E6" w:rsidRDefault="00000000">
            <w:pPr>
              <w:pStyle w:val="TableCellTaskSubject"/>
            </w:pPr>
            <w:r>
              <w:t>Geography</w:t>
            </w:r>
          </w:p>
          <w:p w14:paraId="678222C0" w14:textId="77777777" w:rsidR="001A20E6" w:rsidRDefault="00000000">
            <w:pPr>
              <w:pStyle w:val="TableCellTaskDetails"/>
            </w:pPr>
            <w:r>
              <w:t>• Revision - Oceanography (G04) — 30m</w:t>
            </w:r>
          </w:p>
          <w:p w14:paraId="067C0163" w14:textId="77777777" w:rsidR="001A20E6" w:rsidRDefault="00000000">
            <w:pPr>
              <w:pStyle w:val="TableCellTaskBadge"/>
              <w:shd w:val="clear" w:color="auto" w:fill="FCE4EC"/>
            </w:pPr>
            <w:r>
              <w:rPr>
                <w:b/>
                <w:bCs/>
                <w:color w:val="C2185B"/>
              </w:rPr>
              <w:t>REVISION</w:t>
            </w:r>
          </w:p>
          <w:p w14:paraId="5E4DDA13" w14:textId="77777777" w:rsidR="001A20E6" w:rsidRDefault="00000000">
            <w:pPr>
              <w:pStyle w:val="TableCellTaskDetails"/>
            </w:pPr>
            <w:r>
              <w:t>• Revision - Bio-Geography (G05) — 30m</w:t>
            </w:r>
          </w:p>
          <w:p w14:paraId="6BB4040F" w14:textId="77777777" w:rsidR="001A20E6" w:rsidRDefault="00000000">
            <w:pPr>
              <w:pStyle w:val="TableCellTaskBadge"/>
              <w:shd w:val="clear" w:color="auto" w:fill="FCE4EC"/>
            </w:pPr>
            <w:r>
              <w:rPr>
                <w:b/>
                <w:bCs/>
                <w:color w:val="C2185B"/>
              </w:rPr>
              <w:t>REVISION</w:t>
            </w:r>
          </w:p>
          <w:p w14:paraId="740CA8A2" w14:textId="77777777" w:rsidR="001A20E6" w:rsidRDefault="00000000">
            <w:pPr>
              <w:pStyle w:val="TableCellTaskDetails"/>
            </w:pPr>
            <w:r>
              <w:t>• Practice - World Geography - Physical and world Map related (G06) — 30m</w:t>
            </w:r>
          </w:p>
          <w:p w14:paraId="24AE525A" w14:textId="77777777" w:rsidR="001A20E6" w:rsidRDefault="00000000">
            <w:pPr>
              <w:pStyle w:val="TableCellTaskBadge"/>
              <w:shd w:val="clear" w:color="auto" w:fill="E8F5E8"/>
            </w:pPr>
            <w:r>
              <w:rPr>
                <w:b/>
                <w:bCs/>
                <w:color w:val="388E3C"/>
              </w:rPr>
              <w:t>PRACTICE</w:t>
            </w:r>
          </w:p>
          <w:p w14:paraId="4E9A1824" w14:textId="77777777" w:rsidR="001A20E6" w:rsidRDefault="00000000">
            <w:pPr>
              <w:pStyle w:val="TableCellTaskDetails"/>
            </w:pPr>
            <w:r>
              <w:t>• Practice - Geo-physical Phenomenon (G07) — 30m</w:t>
            </w:r>
          </w:p>
          <w:p w14:paraId="089D07EE" w14:textId="77777777" w:rsidR="001A20E6" w:rsidRDefault="00000000">
            <w:pPr>
              <w:pStyle w:val="TableCellTaskBadge"/>
              <w:shd w:val="clear" w:color="auto" w:fill="E8F5E8"/>
            </w:pPr>
            <w:r>
              <w:rPr>
                <w:b/>
                <w:bCs/>
                <w:color w:val="388E3C"/>
              </w:rPr>
              <w:t>PRACTICE</w:t>
            </w:r>
          </w:p>
          <w:p w14:paraId="0B45E9B1" w14:textId="77777777" w:rsidR="001A20E6" w:rsidRDefault="00000000">
            <w:pPr>
              <w:pStyle w:val="TableCellTaskDetails"/>
            </w:pPr>
            <w:r>
              <w:t>• Practice - Resources - World and India (G08) — 30m</w:t>
            </w:r>
          </w:p>
          <w:p w14:paraId="1422CF92"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1681C439" w14:textId="77777777" w:rsidR="001A20E6" w:rsidRDefault="001A20E6"/>
        </w:tc>
      </w:tr>
      <w:tr w:rsidR="001A20E6" w14:paraId="23E4E779" w14:textId="77777777">
        <w:tc>
          <w:tcPr>
            <w:tcW w:w="700" w:type="pct"/>
            <w:shd w:val="clear" w:color="auto" w:fill="EDE9FE"/>
            <w:tcMar>
              <w:top w:w="150" w:type="dxa"/>
              <w:left w:w="100" w:type="dxa"/>
              <w:bottom w:w="150" w:type="dxa"/>
              <w:right w:w="100" w:type="dxa"/>
            </w:tcMar>
          </w:tcPr>
          <w:p w14:paraId="4D687453" w14:textId="77777777" w:rsidR="001A20E6" w:rsidRDefault="00000000">
            <w:pPr>
              <w:pStyle w:val="TableCellTaskSubject"/>
            </w:pPr>
            <w:r>
              <w:t>History-Modern</w:t>
            </w:r>
          </w:p>
          <w:p w14:paraId="3B437842" w14:textId="77777777" w:rsidR="001A20E6" w:rsidRDefault="00000000">
            <w:pPr>
              <w:pStyle w:val="TableCellTaskDetails"/>
            </w:pPr>
            <w:r>
              <w:t>• Test - TEST — 3h</w:t>
            </w:r>
          </w:p>
          <w:p w14:paraId="2669493B" w14:textId="77777777" w:rsidR="001A20E6" w:rsidRDefault="00000000">
            <w:pPr>
              <w:pStyle w:val="TableCellTaskBadge"/>
              <w:shd w:val="clear" w:color="auto" w:fill="FFF3E0"/>
            </w:pPr>
            <w:r>
              <w:rPr>
                <w:b/>
                <w:bCs/>
                <w:color w:val="F57C00"/>
              </w:rPr>
              <w:t>TEST</w:t>
            </w:r>
          </w:p>
        </w:tc>
        <w:tc>
          <w:tcPr>
            <w:tcW w:w="700" w:type="pct"/>
            <w:shd w:val="clear" w:color="auto" w:fill="EDE9FE"/>
            <w:tcMar>
              <w:top w:w="150" w:type="dxa"/>
              <w:left w:w="100" w:type="dxa"/>
              <w:bottom w:w="150" w:type="dxa"/>
              <w:right w:w="100" w:type="dxa"/>
            </w:tcMar>
          </w:tcPr>
          <w:p w14:paraId="302B1A53" w14:textId="77777777" w:rsidR="001A20E6" w:rsidRDefault="00000000">
            <w:pPr>
              <w:pStyle w:val="TableCellTaskSubject"/>
            </w:pPr>
            <w:r>
              <w:t>History-Art and Culture</w:t>
            </w:r>
          </w:p>
          <w:p w14:paraId="009DBD58" w14:textId="77777777" w:rsidR="001A20E6" w:rsidRDefault="00000000">
            <w:pPr>
              <w:pStyle w:val="TableCellTaskDetails"/>
            </w:pPr>
            <w:r>
              <w:t>• Revision - Broad / Overlap (H04/00) — 30m</w:t>
            </w:r>
          </w:p>
          <w:p w14:paraId="3E758E9E" w14:textId="77777777" w:rsidR="001A20E6" w:rsidRDefault="00000000">
            <w:pPr>
              <w:pStyle w:val="TableCellTaskBadge"/>
              <w:shd w:val="clear" w:color="auto" w:fill="FCE4EC"/>
            </w:pPr>
            <w:r>
              <w:rPr>
                <w:b/>
                <w:bCs/>
                <w:color w:val="C2185B"/>
              </w:rPr>
              <w:t>REVISION</w:t>
            </w:r>
          </w:p>
          <w:p w14:paraId="3EED1F56" w14:textId="77777777" w:rsidR="001A20E6" w:rsidRDefault="00000000">
            <w:pPr>
              <w:pStyle w:val="TableCellTaskDetails"/>
            </w:pPr>
            <w:r>
              <w:t>• Revision - Art and architecture (H04/01) — 30m</w:t>
            </w:r>
          </w:p>
          <w:p w14:paraId="29D806AD" w14:textId="77777777" w:rsidR="001A20E6" w:rsidRDefault="00000000">
            <w:pPr>
              <w:pStyle w:val="TableCellTaskBadge"/>
              <w:shd w:val="clear" w:color="auto" w:fill="FCE4EC"/>
            </w:pPr>
            <w:r>
              <w:rPr>
                <w:b/>
                <w:bCs/>
                <w:color w:val="C2185B"/>
              </w:rPr>
              <w:t>REVISION</w:t>
            </w:r>
          </w:p>
          <w:p w14:paraId="5F84EBEB" w14:textId="77777777" w:rsidR="001A20E6" w:rsidRDefault="00000000">
            <w:pPr>
              <w:pStyle w:val="TableCellTaskDetails"/>
            </w:pPr>
            <w:r>
              <w:t>• Practice - Broad / Overlap (H04/00) — 30m</w:t>
            </w:r>
          </w:p>
          <w:p w14:paraId="095B84BE" w14:textId="77777777" w:rsidR="001A20E6" w:rsidRDefault="00000000">
            <w:pPr>
              <w:pStyle w:val="TableCellTaskBadge"/>
              <w:shd w:val="clear" w:color="auto" w:fill="E8F5E8"/>
            </w:pPr>
            <w:r>
              <w:rPr>
                <w:b/>
                <w:bCs/>
                <w:color w:val="388E3C"/>
              </w:rPr>
              <w:t>PRACTICE</w:t>
            </w:r>
          </w:p>
          <w:p w14:paraId="170035DB" w14:textId="77777777" w:rsidR="001A20E6" w:rsidRDefault="00000000">
            <w:pPr>
              <w:pStyle w:val="TableCellTaskDetails"/>
            </w:pPr>
            <w:r>
              <w:t>• Practice - Art and architecture (H04/01) — 30m</w:t>
            </w:r>
          </w:p>
          <w:p w14:paraId="7E1EDB4F" w14:textId="77777777" w:rsidR="001A20E6" w:rsidRDefault="00000000">
            <w:pPr>
              <w:pStyle w:val="TableCellTaskBadge"/>
              <w:shd w:val="clear" w:color="auto" w:fill="E8F5E8"/>
            </w:pPr>
            <w:r>
              <w:rPr>
                <w:b/>
                <w:bCs/>
                <w:color w:val="388E3C"/>
              </w:rPr>
              <w:t>PRACTICE</w:t>
            </w:r>
          </w:p>
          <w:p w14:paraId="00D07438" w14:textId="77777777" w:rsidR="001A20E6" w:rsidRDefault="00000000">
            <w:pPr>
              <w:pStyle w:val="TableCellTaskDetails"/>
            </w:pPr>
            <w:r>
              <w:t>• Practice - Literature (H04/02) — 30m</w:t>
            </w:r>
          </w:p>
          <w:p w14:paraId="580727E3"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25921B5D" w14:textId="77777777" w:rsidR="001A20E6" w:rsidRDefault="00000000">
            <w:pPr>
              <w:pStyle w:val="TableCellTaskSubject"/>
            </w:pPr>
            <w:r>
              <w:t>History-Post Independent India</w:t>
            </w:r>
          </w:p>
          <w:p w14:paraId="7130934D" w14:textId="77777777" w:rsidR="001A20E6" w:rsidRDefault="00000000">
            <w:pPr>
              <w:pStyle w:val="TableCellTaskDetails"/>
            </w:pPr>
            <w:r>
              <w:t>• Revision - Broad / Overlap (H06/00) — 30m</w:t>
            </w:r>
          </w:p>
          <w:p w14:paraId="6F8FECFA" w14:textId="77777777" w:rsidR="001A20E6" w:rsidRDefault="00000000">
            <w:pPr>
              <w:pStyle w:val="TableCellTaskBadge"/>
              <w:shd w:val="clear" w:color="auto" w:fill="FCE4EC"/>
            </w:pPr>
            <w:r>
              <w:rPr>
                <w:b/>
                <w:bCs/>
                <w:color w:val="C2185B"/>
              </w:rPr>
              <w:t>REVISION</w:t>
            </w:r>
          </w:p>
          <w:p w14:paraId="7F832455" w14:textId="77777777" w:rsidR="001A20E6" w:rsidRDefault="00000000">
            <w:pPr>
              <w:pStyle w:val="TableCellTaskDetails"/>
            </w:pPr>
            <w:r>
              <w:t>• Revision - Integration of Princely states. (H06/01) — 30m</w:t>
            </w:r>
          </w:p>
          <w:p w14:paraId="6515D846" w14:textId="77777777" w:rsidR="001A20E6" w:rsidRDefault="00000000">
            <w:pPr>
              <w:pStyle w:val="TableCellTaskBadge"/>
              <w:shd w:val="clear" w:color="auto" w:fill="FCE4EC"/>
            </w:pPr>
            <w:r>
              <w:rPr>
                <w:b/>
                <w:bCs/>
                <w:color w:val="C2185B"/>
              </w:rPr>
              <w:t>REVISION</w:t>
            </w:r>
          </w:p>
          <w:p w14:paraId="1216D7F7" w14:textId="77777777" w:rsidR="001A20E6" w:rsidRDefault="00000000">
            <w:pPr>
              <w:pStyle w:val="TableCellTaskDetails"/>
            </w:pPr>
            <w:r>
              <w:t>• Practice - Broad / Overlap (H06/00) — 30m</w:t>
            </w:r>
          </w:p>
          <w:p w14:paraId="1167CCBD" w14:textId="77777777" w:rsidR="001A20E6" w:rsidRDefault="00000000">
            <w:pPr>
              <w:pStyle w:val="TableCellTaskBadge"/>
              <w:shd w:val="clear" w:color="auto" w:fill="E8F5E8"/>
            </w:pPr>
            <w:r>
              <w:rPr>
                <w:b/>
                <w:bCs/>
                <w:color w:val="388E3C"/>
              </w:rPr>
              <w:t>PRACTICE</w:t>
            </w:r>
          </w:p>
          <w:p w14:paraId="5626365E" w14:textId="77777777" w:rsidR="001A20E6" w:rsidRDefault="00000000">
            <w:pPr>
              <w:pStyle w:val="TableCellTaskDetails"/>
            </w:pPr>
            <w:r>
              <w:t>• Practice - Integration of Princely states. (H06/01) — 30m</w:t>
            </w:r>
          </w:p>
          <w:p w14:paraId="13008779" w14:textId="77777777" w:rsidR="001A20E6" w:rsidRDefault="00000000">
            <w:pPr>
              <w:pStyle w:val="TableCellTaskBadge"/>
              <w:shd w:val="clear" w:color="auto" w:fill="E8F5E8"/>
            </w:pPr>
            <w:r>
              <w:rPr>
                <w:b/>
                <w:bCs/>
                <w:color w:val="388E3C"/>
              </w:rPr>
              <w:t>PRACTICE</w:t>
            </w:r>
          </w:p>
          <w:p w14:paraId="1659DFD6" w14:textId="77777777" w:rsidR="001A20E6" w:rsidRDefault="00000000">
            <w:pPr>
              <w:pStyle w:val="TableCellTaskDetails"/>
            </w:pPr>
            <w:r>
              <w:t>• Practice - States re-organization (H06/02) — 30m</w:t>
            </w:r>
          </w:p>
          <w:p w14:paraId="10ECD509"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68B567E6" w14:textId="77777777" w:rsidR="001A20E6" w:rsidRDefault="00000000">
            <w:pPr>
              <w:pStyle w:val="TableCellTaskSubject"/>
            </w:pPr>
            <w:r>
              <w:t>Environment, Ecology and Disaster Management</w:t>
            </w:r>
          </w:p>
          <w:p w14:paraId="125FD426" w14:textId="77777777" w:rsidR="001A20E6" w:rsidRDefault="00000000">
            <w:pPr>
              <w:pStyle w:val="TableCellTaskDetails"/>
            </w:pPr>
            <w:r>
              <w:t>• Revision - Broad / Overlap (B00) — 30m</w:t>
            </w:r>
          </w:p>
          <w:p w14:paraId="015A775F" w14:textId="77777777" w:rsidR="001A20E6" w:rsidRDefault="00000000">
            <w:pPr>
              <w:pStyle w:val="TableCellTaskBadge"/>
              <w:shd w:val="clear" w:color="auto" w:fill="FCE4EC"/>
            </w:pPr>
            <w:r>
              <w:rPr>
                <w:b/>
                <w:bCs/>
                <w:color w:val="C2185B"/>
              </w:rPr>
              <w:t>REVISION</w:t>
            </w:r>
          </w:p>
          <w:p w14:paraId="06A22885" w14:textId="77777777" w:rsidR="001A20E6" w:rsidRDefault="00000000">
            <w:pPr>
              <w:pStyle w:val="TableCellTaskDetails"/>
            </w:pPr>
            <w:r>
              <w:t>• Revision - Basics of Environment (B01) — 30m</w:t>
            </w:r>
          </w:p>
          <w:p w14:paraId="15F921DB" w14:textId="77777777" w:rsidR="001A20E6" w:rsidRDefault="00000000">
            <w:pPr>
              <w:pStyle w:val="TableCellTaskBadge"/>
              <w:shd w:val="clear" w:color="auto" w:fill="FCE4EC"/>
            </w:pPr>
            <w:r>
              <w:rPr>
                <w:b/>
                <w:bCs/>
                <w:color w:val="C2185B"/>
              </w:rPr>
              <w:t>REVISION</w:t>
            </w:r>
          </w:p>
          <w:p w14:paraId="11947BA2" w14:textId="77777777" w:rsidR="001A20E6" w:rsidRDefault="00000000">
            <w:pPr>
              <w:pStyle w:val="TableCellTaskDetails"/>
            </w:pPr>
            <w:r>
              <w:t>• Practice - Broad / Overlap (B00) — 30m</w:t>
            </w:r>
          </w:p>
          <w:p w14:paraId="0857A001" w14:textId="77777777" w:rsidR="001A20E6" w:rsidRDefault="00000000">
            <w:pPr>
              <w:pStyle w:val="TableCellTaskBadge"/>
              <w:shd w:val="clear" w:color="auto" w:fill="E8F5E8"/>
            </w:pPr>
            <w:r>
              <w:rPr>
                <w:b/>
                <w:bCs/>
                <w:color w:val="388E3C"/>
              </w:rPr>
              <w:t>PRACTICE</w:t>
            </w:r>
          </w:p>
          <w:p w14:paraId="24A1ED4A" w14:textId="77777777" w:rsidR="001A20E6" w:rsidRDefault="00000000">
            <w:pPr>
              <w:pStyle w:val="TableCellTaskDetails"/>
            </w:pPr>
            <w:r>
              <w:t>• Practice - Basics of Environment (B01) — 30m</w:t>
            </w:r>
          </w:p>
          <w:p w14:paraId="73190470" w14:textId="77777777" w:rsidR="001A20E6" w:rsidRDefault="00000000">
            <w:pPr>
              <w:pStyle w:val="TableCellTaskBadge"/>
              <w:shd w:val="clear" w:color="auto" w:fill="E8F5E8"/>
            </w:pPr>
            <w:r>
              <w:rPr>
                <w:b/>
                <w:bCs/>
                <w:color w:val="388E3C"/>
              </w:rPr>
              <w:t>PRACTICE</w:t>
            </w:r>
          </w:p>
          <w:p w14:paraId="21CC2900" w14:textId="77777777" w:rsidR="001A20E6" w:rsidRDefault="00000000">
            <w:pPr>
              <w:pStyle w:val="TableCellTaskDetails"/>
            </w:pPr>
            <w:r>
              <w:t>• Practice - Biomes (B02) — 30m</w:t>
            </w:r>
          </w:p>
          <w:p w14:paraId="304D9AE0"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2C3B4DDB" w14:textId="77777777" w:rsidR="001A20E6" w:rsidRDefault="00000000">
            <w:pPr>
              <w:pStyle w:val="TableCellTaskSubject"/>
            </w:pPr>
            <w:r>
              <w:t>Environment, Ecology and Disaster Management</w:t>
            </w:r>
          </w:p>
          <w:p w14:paraId="7A269329" w14:textId="77777777" w:rsidR="001A20E6" w:rsidRDefault="00000000">
            <w:pPr>
              <w:pStyle w:val="TableCellTaskDetails"/>
            </w:pPr>
            <w:r>
              <w:t>• Revision - Biomes (B02) — 30m</w:t>
            </w:r>
          </w:p>
          <w:p w14:paraId="34E88C79" w14:textId="77777777" w:rsidR="001A20E6" w:rsidRDefault="00000000">
            <w:pPr>
              <w:pStyle w:val="TableCellTaskBadge"/>
              <w:shd w:val="clear" w:color="auto" w:fill="FCE4EC"/>
            </w:pPr>
            <w:r>
              <w:rPr>
                <w:b/>
                <w:bCs/>
                <w:color w:val="C2185B"/>
              </w:rPr>
              <w:t>REVISION</w:t>
            </w:r>
          </w:p>
          <w:p w14:paraId="5861CC1B" w14:textId="77777777" w:rsidR="001A20E6" w:rsidRDefault="00000000">
            <w:pPr>
              <w:pStyle w:val="TableCellTaskDetails"/>
            </w:pPr>
            <w:r>
              <w:t>• Revision - Wetlands, Mangroves and Corals (B03) — 30m</w:t>
            </w:r>
          </w:p>
          <w:p w14:paraId="3AE012F5" w14:textId="77777777" w:rsidR="001A20E6" w:rsidRDefault="00000000">
            <w:pPr>
              <w:pStyle w:val="TableCellTaskBadge"/>
              <w:shd w:val="clear" w:color="auto" w:fill="FCE4EC"/>
            </w:pPr>
            <w:r>
              <w:rPr>
                <w:b/>
                <w:bCs/>
                <w:color w:val="C2185B"/>
              </w:rPr>
              <w:t>REVISION</w:t>
            </w:r>
          </w:p>
          <w:p w14:paraId="4144111A" w14:textId="77777777" w:rsidR="001A20E6" w:rsidRDefault="00000000">
            <w:pPr>
              <w:pStyle w:val="TableCellTaskDetails"/>
            </w:pPr>
            <w:r>
              <w:t>• Practice - Wetlands, Mangroves and Corals (B03) — 30m</w:t>
            </w:r>
          </w:p>
          <w:p w14:paraId="6B50F2F3" w14:textId="77777777" w:rsidR="001A20E6" w:rsidRDefault="00000000">
            <w:pPr>
              <w:pStyle w:val="TableCellTaskBadge"/>
              <w:shd w:val="clear" w:color="auto" w:fill="E8F5E8"/>
            </w:pPr>
            <w:r>
              <w:rPr>
                <w:b/>
                <w:bCs/>
                <w:color w:val="388E3C"/>
              </w:rPr>
              <w:t>PRACTICE</w:t>
            </w:r>
          </w:p>
          <w:p w14:paraId="1B8552AF" w14:textId="77777777" w:rsidR="001A20E6" w:rsidRDefault="00000000">
            <w:pPr>
              <w:pStyle w:val="TableCellTaskDetails"/>
            </w:pPr>
            <w:r>
              <w:t>• Practice - Biodiversity and its conservation (B04) — 30m</w:t>
            </w:r>
          </w:p>
          <w:p w14:paraId="64C1C788" w14:textId="77777777" w:rsidR="001A20E6" w:rsidRDefault="00000000">
            <w:pPr>
              <w:pStyle w:val="TableCellTaskBadge"/>
              <w:shd w:val="clear" w:color="auto" w:fill="E8F5E8"/>
            </w:pPr>
            <w:r>
              <w:rPr>
                <w:b/>
                <w:bCs/>
                <w:color w:val="388E3C"/>
              </w:rPr>
              <w:t>PRACTICE</w:t>
            </w:r>
          </w:p>
          <w:p w14:paraId="7910A2F1" w14:textId="77777777" w:rsidR="001A20E6" w:rsidRDefault="00000000">
            <w:pPr>
              <w:pStyle w:val="TableCellTaskDetails"/>
            </w:pPr>
            <w:r>
              <w:t>• Practice - Pollution (B05) — 30m</w:t>
            </w:r>
          </w:p>
          <w:p w14:paraId="0E47DF08"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7643E389" w14:textId="77777777" w:rsidR="001A20E6" w:rsidRDefault="00000000">
            <w:pPr>
              <w:pStyle w:val="TableCellTaskSubject"/>
            </w:pPr>
            <w:r>
              <w:t>Science &amp; Technology</w:t>
            </w:r>
          </w:p>
          <w:p w14:paraId="257CF05D" w14:textId="77777777" w:rsidR="001A20E6" w:rsidRDefault="00000000">
            <w:pPr>
              <w:pStyle w:val="TableCellTaskDetails"/>
            </w:pPr>
            <w:r>
              <w:t>• Revision - Broad / Overlap (T00) — 30m</w:t>
            </w:r>
          </w:p>
          <w:p w14:paraId="451DE159" w14:textId="77777777" w:rsidR="001A20E6" w:rsidRDefault="00000000">
            <w:pPr>
              <w:pStyle w:val="TableCellTaskBadge"/>
              <w:shd w:val="clear" w:color="auto" w:fill="FCE4EC"/>
            </w:pPr>
            <w:r>
              <w:rPr>
                <w:b/>
                <w:bCs/>
                <w:color w:val="C2185B"/>
              </w:rPr>
              <w:t>REVISION</w:t>
            </w:r>
          </w:p>
          <w:p w14:paraId="265AEAB3" w14:textId="77777777" w:rsidR="001A20E6" w:rsidRDefault="00000000">
            <w:pPr>
              <w:pStyle w:val="TableCellTaskDetails"/>
            </w:pPr>
            <w:r>
              <w:t>• Revision - Basics of Science and Technology (T01) — 30m</w:t>
            </w:r>
          </w:p>
          <w:p w14:paraId="08EAA6ED" w14:textId="77777777" w:rsidR="001A20E6" w:rsidRDefault="00000000">
            <w:pPr>
              <w:pStyle w:val="TableCellTaskBadge"/>
              <w:shd w:val="clear" w:color="auto" w:fill="FCE4EC"/>
            </w:pPr>
            <w:r>
              <w:rPr>
                <w:b/>
                <w:bCs/>
                <w:color w:val="C2185B"/>
              </w:rPr>
              <w:t>REVISION</w:t>
            </w:r>
          </w:p>
          <w:p w14:paraId="2D129A08" w14:textId="77777777" w:rsidR="001A20E6" w:rsidRDefault="00000000">
            <w:pPr>
              <w:pStyle w:val="TableCellTaskDetails"/>
            </w:pPr>
            <w:r>
              <w:t>• Practice - Broad / Overlap (T00) — 30m</w:t>
            </w:r>
          </w:p>
          <w:p w14:paraId="3DABE6C5" w14:textId="77777777" w:rsidR="001A20E6" w:rsidRDefault="00000000">
            <w:pPr>
              <w:pStyle w:val="TableCellTaskBadge"/>
              <w:shd w:val="clear" w:color="auto" w:fill="E8F5E8"/>
            </w:pPr>
            <w:r>
              <w:rPr>
                <w:b/>
                <w:bCs/>
                <w:color w:val="388E3C"/>
              </w:rPr>
              <w:t>PRACTICE</w:t>
            </w:r>
          </w:p>
          <w:p w14:paraId="06C0E072" w14:textId="77777777" w:rsidR="001A20E6" w:rsidRDefault="00000000">
            <w:pPr>
              <w:pStyle w:val="TableCellTaskDetails"/>
            </w:pPr>
            <w:r>
              <w:t>• Practice - Basics of Science and Technology (T01) — 30m</w:t>
            </w:r>
          </w:p>
          <w:p w14:paraId="306F36D4" w14:textId="77777777" w:rsidR="001A20E6" w:rsidRDefault="00000000">
            <w:pPr>
              <w:pStyle w:val="TableCellTaskBadge"/>
              <w:shd w:val="clear" w:color="auto" w:fill="E8F5E8"/>
            </w:pPr>
            <w:r>
              <w:rPr>
                <w:b/>
                <w:bCs/>
                <w:color w:val="388E3C"/>
              </w:rPr>
              <w:t>PRACTICE</w:t>
            </w:r>
          </w:p>
          <w:p w14:paraId="35972C72" w14:textId="77777777" w:rsidR="001A20E6" w:rsidRDefault="00000000">
            <w:pPr>
              <w:pStyle w:val="TableCellTaskDetails"/>
            </w:pPr>
            <w:r>
              <w:t>• Practice - Bio-Technology (T02) — 30m</w:t>
            </w:r>
          </w:p>
          <w:p w14:paraId="0390EB8F"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69A96DC4" w14:textId="77777777" w:rsidR="001A20E6" w:rsidRDefault="001A20E6"/>
        </w:tc>
      </w:tr>
    </w:tbl>
    <w:p w14:paraId="1F90DCAF" w14:textId="77777777" w:rsidR="001A20E6" w:rsidRDefault="001A20E6">
      <w:pPr>
        <w:spacing w:after="400"/>
      </w:pPr>
    </w:p>
    <w:p w14:paraId="136EE33E" w14:textId="77777777" w:rsidR="001A20E6" w:rsidRDefault="00000000">
      <w:pPr>
        <w:pStyle w:val="ResourceTitle"/>
      </w:pPr>
      <w:r>
        <w:t>📚 Resources for May 09 - May 15</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7A71DC48" w14:textId="77777777">
        <w:tc>
          <w:tcPr>
            <w:tcW w:w="1650" w:type="pct"/>
            <w:tcBorders>
              <w:bottom w:val="single" w:sz="2" w:space="0" w:color="D1D5DB"/>
              <w:right w:val="single" w:sz="2" w:space="0" w:color="D1D5DB"/>
            </w:tcBorders>
            <w:tcMar>
              <w:top w:w="200" w:type="dxa"/>
              <w:left w:w="150" w:type="dxa"/>
              <w:bottom w:w="200" w:type="dxa"/>
              <w:right w:w="150" w:type="dxa"/>
            </w:tcMar>
          </w:tcPr>
          <w:p w14:paraId="201087CF" w14:textId="77777777" w:rsidR="001A20E6" w:rsidRDefault="00000000">
            <w:pPr>
              <w:pStyle w:val="TableCellSubjectName"/>
            </w:pPr>
            <w:r>
              <w:t>History-Modern</w:t>
            </w:r>
          </w:p>
          <w:p w14:paraId="3536D236" w14:textId="77777777" w:rsidR="001A20E6" w:rsidRDefault="00000000">
            <w:pPr>
              <w:pStyle w:val="TableCellCategoryTitle"/>
            </w:pPr>
            <w:r>
              <w:t>📚 Primary Books</w:t>
            </w:r>
          </w:p>
          <w:p w14:paraId="132B3C6F" w14:textId="77777777" w:rsidR="001A20E6" w:rsidRDefault="00000000">
            <w:pPr>
              <w:pStyle w:val="TableCellResourceItem"/>
            </w:pPr>
            <w:r>
              <w:t>• NCERT Class VIII - Our Past - III - How, When and Where</w:t>
            </w:r>
          </w:p>
          <w:p w14:paraId="7CBA277E" w14:textId="77777777" w:rsidR="001A20E6" w:rsidRDefault="00000000">
            <w:pPr>
              <w:pStyle w:val="TableCellResourceItem"/>
            </w:pPr>
            <w:r>
              <w:t>• Old NCERT - Modern India by Bipan Chandra - The Decline of the Mughal Empire</w:t>
            </w:r>
          </w:p>
          <w:p w14:paraId="0C89FD52" w14:textId="77777777" w:rsidR="001A20E6" w:rsidRDefault="00000000">
            <w:pPr>
              <w:pStyle w:val="TableCellCategoryTitle"/>
            </w:pPr>
            <w:r>
              <w:t>📝 Practice Materials</w:t>
            </w:r>
          </w:p>
          <w:p w14:paraId="24C7DF86" w14:textId="77777777" w:rsidR="001A20E6" w:rsidRDefault="00000000">
            <w:pPr>
              <w:pStyle w:val="TableCellResourceItem"/>
            </w:pPr>
            <w:r>
              <w:t>• La Excellence Modern History Material</w:t>
            </w:r>
          </w:p>
          <w:p w14:paraId="22D6DC04" w14:textId="77777777" w:rsidR="001A20E6" w:rsidRDefault="00000000">
            <w:pPr>
              <w:pStyle w:val="TableCellResourceItem"/>
            </w:pPr>
            <w:r>
              <w:t>• Prelims &amp; Mains Workbooks</w:t>
            </w:r>
          </w:p>
          <w:p w14:paraId="27C3521B" w14:textId="77777777" w:rsidR="001A20E6" w:rsidRDefault="00000000">
            <w:pPr>
              <w:pStyle w:val="TableCellCategoryTitle"/>
            </w:pPr>
            <w:r>
              <w:t>📰 Current Affairs</w:t>
            </w:r>
          </w:p>
          <w:p w14:paraId="0B31A8AF" w14:textId="77777777" w:rsidR="001A20E6" w:rsidRDefault="00000000">
            <w:pPr>
              <w:pStyle w:val="TableCellResourceItem"/>
            </w:pPr>
            <w:r>
              <w:t>• Newspapers (IE – Explained History columns)</w:t>
            </w:r>
          </w:p>
        </w:tc>
        <w:tc>
          <w:tcPr>
            <w:tcW w:w="1650" w:type="pct"/>
            <w:tcBorders>
              <w:bottom w:val="single" w:sz="2" w:space="0" w:color="D1D5DB"/>
              <w:right w:val="single" w:sz="2" w:space="0" w:color="D1D5DB"/>
            </w:tcBorders>
            <w:tcMar>
              <w:top w:w="200" w:type="dxa"/>
              <w:left w:w="150" w:type="dxa"/>
              <w:bottom w:w="200" w:type="dxa"/>
              <w:right w:w="150" w:type="dxa"/>
            </w:tcMar>
          </w:tcPr>
          <w:p w14:paraId="0B20F102" w14:textId="77777777" w:rsidR="001A20E6" w:rsidRDefault="00000000">
            <w:pPr>
              <w:pStyle w:val="TableCellSubjectName"/>
            </w:pPr>
            <w:r>
              <w:t>History-Art and Culture</w:t>
            </w:r>
          </w:p>
          <w:p w14:paraId="09CA8C62" w14:textId="77777777" w:rsidR="001A20E6" w:rsidRDefault="00000000">
            <w:pPr>
              <w:pStyle w:val="TableCellCategoryTitle"/>
            </w:pPr>
            <w:r>
              <w:t>📝 Practice Materials</w:t>
            </w:r>
          </w:p>
          <w:p w14:paraId="3A7836FC" w14:textId="77777777" w:rsidR="001A20E6" w:rsidRDefault="00000000">
            <w:pPr>
              <w:pStyle w:val="TableCellResourceItem"/>
            </w:pPr>
            <w:r>
              <w:t>• La Excellence Art &amp; Culture Material</w:t>
            </w:r>
          </w:p>
          <w:p w14:paraId="30E241E8" w14:textId="77777777" w:rsidR="001A20E6" w:rsidRDefault="00000000">
            <w:pPr>
              <w:pStyle w:val="TableCellResourceItem"/>
            </w:pPr>
            <w:r>
              <w:t>• Prelims &amp; Mains Workbooks</w:t>
            </w:r>
          </w:p>
          <w:p w14:paraId="73072B62" w14:textId="77777777" w:rsidR="001A20E6" w:rsidRDefault="00000000">
            <w:pPr>
              <w:pStyle w:val="TableCellCategoryTitle"/>
            </w:pPr>
            <w:r>
              <w:t>📰 Current Affairs</w:t>
            </w:r>
          </w:p>
          <w:p w14:paraId="75184117" w14:textId="77777777" w:rsidR="001A20E6" w:rsidRDefault="00000000">
            <w:pPr>
              <w:pStyle w:val="TableCellResourceItem"/>
            </w:pPr>
            <w:r>
              <w:t>• Newspapers (CA on art awards, festivals, 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3E85FE2D" w14:textId="77777777" w:rsidR="001A20E6" w:rsidRDefault="00000000">
            <w:pPr>
              <w:pStyle w:val="TableCellSubjectName"/>
            </w:pPr>
            <w:r>
              <w:t>History-World</w:t>
            </w:r>
          </w:p>
          <w:p w14:paraId="3574D0B3" w14:textId="77777777" w:rsidR="001A20E6" w:rsidRDefault="00000000">
            <w:pPr>
              <w:pStyle w:val="TableCellCategoryTitle"/>
            </w:pPr>
            <w:r>
              <w:t>📝 Practice Materials</w:t>
            </w:r>
          </w:p>
          <w:p w14:paraId="5D774063" w14:textId="77777777" w:rsidR="001A20E6" w:rsidRDefault="00000000">
            <w:pPr>
              <w:pStyle w:val="TableCellResourceItem"/>
            </w:pPr>
            <w:r>
              <w:t>• La Excellence World History Material</w:t>
            </w:r>
          </w:p>
          <w:p w14:paraId="42EDFC3E" w14:textId="77777777" w:rsidR="001A20E6" w:rsidRDefault="00000000">
            <w:pPr>
              <w:pStyle w:val="TableCellResourceItem"/>
            </w:pPr>
            <w:r>
              <w:t>• Mains Workbook</w:t>
            </w:r>
          </w:p>
          <w:p w14:paraId="3EF2AE0A" w14:textId="77777777" w:rsidR="001A20E6" w:rsidRDefault="00000000">
            <w:pPr>
              <w:pStyle w:val="TableCellCategoryTitle"/>
            </w:pPr>
            <w:r>
              <w:t>📰 Current Affairs</w:t>
            </w:r>
          </w:p>
          <w:p w14:paraId="7F0B9576" w14:textId="77777777" w:rsidR="001A20E6" w:rsidRDefault="00000000">
            <w:pPr>
              <w:pStyle w:val="TableCellResourceItem"/>
            </w:pPr>
            <w:r>
              <w:t>• Newspapers (Hindu and IE Explained)</w:t>
            </w:r>
          </w:p>
        </w:tc>
      </w:tr>
      <w:tr w:rsidR="001A20E6" w14:paraId="345B232B"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D1C9F21" w14:textId="77777777" w:rsidR="001A20E6" w:rsidRDefault="00000000">
            <w:pPr>
              <w:pStyle w:val="TableCellSubjectName"/>
            </w:pPr>
            <w:r>
              <w:t>History-Post Independent India</w:t>
            </w:r>
          </w:p>
          <w:p w14:paraId="4E11A142" w14:textId="77777777" w:rsidR="001A20E6" w:rsidRDefault="00000000">
            <w:pPr>
              <w:pStyle w:val="TableCellCategoryTitle"/>
            </w:pPr>
            <w:r>
              <w:t>📝 Practice Materials</w:t>
            </w:r>
          </w:p>
          <w:p w14:paraId="15644CF3" w14:textId="77777777" w:rsidR="001A20E6" w:rsidRDefault="00000000">
            <w:pPr>
              <w:pStyle w:val="TableCellResourceItem"/>
            </w:pPr>
            <w:r>
              <w:t>• La Excellence Post-Independence Material</w:t>
            </w:r>
          </w:p>
          <w:p w14:paraId="43E8D64D" w14:textId="77777777" w:rsidR="001A20E6" w:rsidRDefault="00000000">
            <w:pPr>
              <w:pStyle w:val="TableCellResourceItem"/>
            </w:pPr>
            <w:r>
              <w:t>• Mains Workbook</w:t>
            </w:r>
          </w:p>
          <w:p w14:paraId="56722183" w14:textId="77777777" w:rsidR="001A20E6" w:rsidRDefault="00000000">
            <w:pPr>
              <w:pStyle w:val="TableCellCategoryTitle"/>
            </w:pPr>
            <w:r>
              <w:t>📰 Current Affairs</w:t>
            </w:r>
          </w:p>
          <w:p w14:paraId="737C7AC0"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097E01A1" w14:textId="77777777" w:rsidR="001A20E6" w:rsidRDefault="00000000">
            <w:pPr>
              <w:pStyle w:val="TableCellSubjectName"/>
            </w:pPr>
            <w:r>
              <w:t>Geography</w:t>
            </w:r>
          </w:p>
          <w:p w14:paraId="421123ED" w14:textId="77777777" w:rsidR="001A20E6" w:rsidRDefault="00000000">
            <w:pPr>
              <w:pStyle w:val="TableCellCategoryTitle"/>
            </w:pPr>
            <w:r>
              <w:t>📝 Practice Materials</w:t>
            </w:r>
          </w:p>
          <w:p w14:paraId="269C1BE8" w14:textId="77777777" w:rsidR="001A20E6" w:rsidRDefault="00000000">
            <w:pPr>
              <w:pStyle w:val="TableCellResourceItem"/>
            </w:pPr>
            <w:r>
              <w:t>• La Excellence Geography Material</w:t>
            </w:r>
          </w:p>
          <w:p w14:paraId="4DE760D5" w14:textId="77777777" w:rsidR="001A20E6" w:rsidRDefault="00000000">
            <w:pPr>
              <w:pStyle w:val="TableCellResourceItem"/>
            </w:pPr>
            <w:r>
              <w:t>• Mains RRP + Prelims RRP</w:t>
            </w:r>
          </w:p>
          <w:p w14:paraId="407AA525" w14:textId="77777777" w:rsidR="001A20E6" w:rsidRDefault="00000000">
            <w:pPr>
              <w:pStyle w:val="TableCellResourceItem"/>
            </w:pPr>
            <w:r>
              <w:t>• Prelims &amp; Mains Workbooks</w:t>
            </w:r>
          </w:p>
          <w:p w14:paraId="3C1E4725" w14:textId="77777777" w:rsidR="001A20E6" w:rsidRDefault="00000000">
            <w:pPr>
              <w:pStyle w:val="TableCellCategoryTitle"/>
            </w:pPr>
            <w:r>
              <w:t>📰 Current Affairs</w:t>
            </w:r>
          </w:p>
          <w:p w14:paraId="709C33F3" w14:textId="77777777" w:rsidR="001A20E6" w:rsidRDefault="00000000">
            <w:pPr>
              <w:pStyle w:val="TableCellResourceItem"/>
            </w:pPr>
            <w:r>
              <w:t>• Atlas (Orient Blackswan)</w:t>
            </w:r>
          </w:p>
          <w:p w14:paraId="3381E57E" w14:textId="77777777" w:rsidR="001A20E6" w:rsidRDefault="00000000">
            <w:pPr>
              <w:pStyle w:val="TableCellResourceItem"/>
            </w:pPr>
            <w:r>
              <w:t>• Newspapers (The Hindu – Env/Geo pages)</w:t>
            </w:r>
          </w:p>
          <w:p w14:paraId="194DE220"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5BE8A6D0" w14:textId="77777777" w:rsidR="001A20E6" w:rsidRDefault="00000000">
            <w:pPr>
              <w:pStyle w:val="TableCellSubjectName"/>
            </w:pPr>
            <w:r>
              <w:t>Environment, Ecology and Disaster Management</w:t>
            </w:r>
          </w:p>
          <w:p w14:paraId="07545474" w14:textId="77777777" w:rsidR="001A20E6" w:rsidRDefault="00000000">
            <w:pPr>
              <w:pStyle w:val="TableCellCategoryTitle"/>
            </w:pPr>
            <w:r>
              <w:t>📝 Practice Materials</w:t>
            </w:r>
          </w:p>
          <w:p w14:paraId="4938A647" w14:textId="77777777" w:rsidR="001A20E6" w:rsidRDefault="00000000">
            <w:pPr>
              <w:pStyle w:val="TableCellResourceItem"/>
            </w:pPr>
            <w:r>
              <w:t>• La Excellence Environment Material</w:t>
            </w:r>
          </w:p>
          <w:p w14:paraId="1D4FDE37" w14:textId="77777777" w:rsidR="001A20E6" w:rsidRDefault="00000000">
            <w:pPr>
              <w:pStyle w:val="TableCellResourceItem"/>
            </w:pPr>
            <w:r>
              <w:t>• Prelims &amp; Mains Workbooks</w:t>
            </w:r>
          </w:p>
          <w:p w14:paraId="1C0CB774" w14:textId="77777777" w:rsidR="001A20E6" w:rsidRDefault="00000000">
            <w:pPr>
              <w:pStyle w:val="TableCellResourceItem"/>
            </w:pPr>
            <w:r>
              <w:t>• La Excellence DM Material</w:t>
            </w:r>
          </w:p>
          <w:p w14:paraId="2EE69DF4" w14:textId="77777777" w:rsidR="001A20E6" w:rsidRDefault="00000000">
            <w:pPr>
              <w:pStyle w:val="TableCellResourceItem"/>
            </w:pPr>
            <w:r>
              <w:t>• Prelims &amp; Mains Workbooks</w:t>
            </w:r>
          </w:p>
          <w:p w14:paraId="6046780C" w14:textId="77777777" w:rsidR="001A20E6" w:rsidRDefault="00000000">
            <w:pPr>
              <w:pStyle w:val="TableCellCategoryTitle"/>
            </w:pPr>
            <w:r>
              <w:t>📰 Current Affairs</w:t>
            </w:r>
          </w:p>
          <w:p w14:paraId="0A785F78" w14:textId="77777777" w:rsidR="001A20E6" w:rsidRDefault="00000000">
            <w:pPr>
              <w:pStyle w:val="TableCellResourceItem"/>
            </w:pPr>
            <w:r>
              <w:t>• Down to Earth</w:t>
            </w:r>
          </w:p>
          <w:p w14:paraId="46F342C7" w14:textId="77777777" w:rsidR="001A20E6" w:rsidRDefault="00000000">
            <w:pPr>
              <w:pStyle w:val="TableCellResourceItem"/>
            </w:pPr>
            <w:r>
              <w:t>• Newspapers (The Hindu – Env, sections)</w:t>
            </w:r>
          </w:p>
          <w:p w14:paraId="7D55B15E" w14:textId="77777777" w:rsidR="001A20E6" w:rsidRDefault="00000000">
            <w:pPr>
              <w:pStyle w:val="TableCellResourceItem"/>
            </w:pPr>
            <w:r>
              <w:t>• Down to earth</w:t>
            </w:r>
          </w:p>
          <w:p w14:paraId="5B8264A0" w14:textId="77777777" w:rsidR="001A20E6" w:rsidRDefault="00000000">
            <w:pPr>
              <w:pStyle w:val="TableCellResourceItem"/>
            </w:pPr>
            <w:r>
              <w:t>• Disaster coverage – IE/The Hindu</w:t>
            </w:r>
          </w:p>
        </w:tc>
      </w:tr>
      <w:tr w:rsidR="001A20E6" w14:paraId="174561DC" w14:textId="77777777">
        <w:tc>
          <w:tcPr>
            <w:tcW w:w="1650" w:type="pct"/>
            <w:tcBorders>
              <w:bottom w:val="single" w:sz="2" w:space="0" w:color="D1D5DB"/>
              <w:right w:val="single" w:sz="2" w:space="0" w:color="D1D5DB"/>
            </w:tcBorders>
            <w:tcMar>
              <w:top w:w="200" w:type="dxa"/>
              <w:left w:w="150" w:type="dxa"/>
              <w:bottom w:w="200" w:type="dxa"/>
              <w:right w:w="150" w:type="dxa"/>
            </w:tcMar>
          </w:tcPr>
          <w:p w14:paraId="276108AE" w14:textId="77777777" w:rsidR="001A20E6" w:rsidRDefault="00000000">
            <w:pPr>
              <w:pStyle w:val="TableCellSubjectName"/>
            </w:pPr>
            <w:r>
              <w:t>Science &amp; Technology</w:t>
            </w:r>
          </w:p>
          <w:p w14:paraId="5096CFCE" w14:textId="77777777" w:rsidR="001A20E6" w:rsidRDefault="00000000">
            <w:pPr>
              <w:pStyle w:val="TableCellCategoryTitle"/>
            </w:pPr>
            <w:r>
              <w:t>📝 Practice Materials</w:t>
            </w:r>
          </w:p>
          <w:p w14:paraId="44AEEE73" w14:textId="77777777" w:rsidR="001A20E6" w:rsidRDefault="00000000">
            <w:pPr>
              <w:pStyle w:val="TableCellResourceItem"/>
            </w:pPr>
            <w:r>
              <w:t>• La Excellence S&amp;T Material</w:t>
            </w:r>
          </w:p>
          <w:p w14:paraId="05FE78BD" w14:textId="77777777" w:rsidR="001A20E6" w:rsidRDefault="00000000">
            <w:pPr>
              <w:pStyle w:val="TableCellResourceItem"/>
            </w:pPr>
            <w:r>
              <w:t>• Prelims &amp; Mains Workbooks</w:t>
            </w:r>
          </w:p>
          <w:p w14:paraId="0E6A9EAA" w14:textId="77777777" w:rsidR="001A20E6" w:rsidRDefault="00000000">
            <w:pPr>
              <w:pStyle w:val="TableCellCategoryTitle"/>
            </w:pPr>
            <w:r>
              <w:t>📰 Current Affairs</w:t>
            </w:r>
          </w:p>
          <w:p w14:paraId="2B55957C" w14:textId="77777777" w:rsidR="001A20E6" w:rsidRDefault="00000000">
            <w:pPr>
              <w:pStyle w:val="TableCellResourceItem"/>
            </w:pPr>
            <w:r>
              <w:t>• Newspapers (The Hindu S&amp;T, PIB updates)</w:t>
            </w:r>
          </w:p>
        </w:tc>
        <w:tc>
          <w:tcPr>
            <w:tcW w:w="1650" w:type="pct"/>
          </w:tcPr>
          <w:p w14:paraId="0D547298" w14:textId="77777777" w:rsidR="001A20E6" w:rsidRDefault="001A20E6"/>
        </w:tc>
        <w:tc>
          <w:tcPr>
            <w:tcW w:w="1650" w:type="pct"/>
          </w:tcPr>
          <w:p w14:paraId="7BBCDBB3" w14:textId="77777777" w:rsidR="001A20E6" w:rsidRDefault="001A20E6"/>
        </w:tc>
      </w:tr>
    </w:tbl>
    <w:p w14:paraId="5BC7E3C0"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563B0905" w14:textId="77777777">
        <w:tc>
          <w:tcPr>
            <w:tcW w:w="2500" w:type="pct"/>
            <w:tcMar>
              <w:top w:w="0" w:type="dxa"/>
              <w:left w:w="0" w:type="dxa"/>
              <w:bottom w:w="0" w:type="dxa"/>
              <w:right w:w="0" w:type="dxa"/>
            </w:tcMar>
          </w:tcPr>
          <w:p w14:paraId="1E792ABF" w14:textId="77777777" w:rsidR="001A20E6" w:rsidRDefault="00000000">
            <w:pPr>
              <w:pStyle w:val="WeekTitle"/>
            </w:pPr>
            <w:r>
              <w:rPr>
                <w:color w:val="6D28D9"/>
              </w:rPr>
              <w:t>📅 May 16 - May 22, 2027</w:t>
            </w:r>
          </w:p>
        </w:tc>
        <w:tc>
          <w:tcPr>
            <w:tcW w:w="2500" w:type="pct"/>
            <w:tcMar>
              <w:top w:w="0" w:type="dxa"/>
              <w:left w:w="0" w:type="dxa"/>
              <w:bottom w:w="0" w:type="dxa"/>
              <w:right w:w="0" w:type="dxa"/>
            </w:tcMar>
          </w:tcPr>
          <w:p w14:paraId="2969ADBE" w14:textId="77777777" w:rsidR="001A20E6" w:rsidRDefault="00000000">
            <w:pPr>
              <w:pStyle w:val="WeekCycleName"/>
            </w:pPr>
            <w:r>
              <w:rPr>
                <w:color w:val="6D28D9"/>
              </w:rPr>
              <w:t>C5.b</w:t>
            </w:r>
          </w:p>
        </w:tc>
      </w:tr>
    </w:tbl>
    <w:p w14:paraId="31D5EB18"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432EA970" w14:textId="77777777">
        <w:tc>
          <w:tcPr>
            <w:tcW w:w="700" w:type="pct"/>
            <w:shd w:val="clear" w:color="auto" w:fill="EDE9FE"/>
            <w:tcMar>
              <w:top w:w="200" w:type="dxa"/>
              <w:left w:w="100" w:type="dxa"/>
              <w:bottom w:w="200" w:type="dxa"/>
              <w:right w:w="100" w:type="dxa"/>
            </w:tcMar>
          </w:tcPr>
          <w:p w14:paraId="76A8CF3B" w14:textId="77777777" w:rsidR="001A20E6" w:rsidRDefault="00000000">
            <w:pPr>
              <w:pStyle w:val="TableCellCalendarDayHeader"/>
            </w:pPr>
            <w:r>
              <w:rPr>
                <w:color w:val="6D28D9"/>
              </w:rPr>
              <w:t>Sunday</w:t>
            </w:r>
          </w:p>
          <w:p w14:paraId="452310A1" w14:textId="77777777" w:rsidR="001A20E6" w:rsidRDefault="00000000">
            <w:pPr>
              <w:pStyle w:val="TableCellCalendarDateHeader"/>
            </w:pPr>
            <w:r>
              <w:rPr>
                <w:color w:val="6D28D9"/>
              </w:rPr>
              <w:t>May 16</w:t>
            </w:r>
          </w:p>
          <w:p w14:paraId="6D41D69D"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11D334FB" w14:textId="77777777" w:rsidR="001A20E6" w:rsidRDefault="00000000">
            <w:pPr>
              <w:pStyle w:val="TableCellCalendarDayHeader"/>
            </w:pPr>
            <w:r>
              <w:rPr>
                <w:color w:val="6D28D9"/>
              </w:rPr>
              <w:t>Monday</w:t>
            </w:r>
          </w:p>
          <w:p w14:paraId="6EA442E5" w14:textId="77777777" w:rsidR="001A20E6" w:rsidRDefault="00000000">
            <w:pPr>
              <w:pStyle w:val="TableCellCalendarDateHeader"/>
            </w:pPr>
            <w:r>
              <w:rPr>
                <w:color w:val="6D28D9"/>
              </w:rPr>
              <w:t>May 17</w:t>
            </w:r>
          </w:p>
          <w:p w14:paraId="2EA7307F"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5EFC41CA" w14:textId="77777777" w:rsidR="001A20E6" w:rsidRDefault="00000000">
            <w:pPr>
              <w:pStyle w:val="TableCellCalendarDayHeader"/>
            </w:pPr>
            <w:r>
              <w:rPr>
                <w:color w:val="6D28D9"/>
              </w:rPr>
              <w:t>Tuesday</w:t>
            </w:r>
          </w:p>
          <w:p w14:paraId="0E74D16E" w14:textId="77777777" w:rsidR="001A20E6" w:rsidRDefault="00000000">
            <w:pPr>
              <w:pStyle w:val="TableCellCalendarDateHeader"/>
            </w:pPr>
            <w:r>
              <w:rPr>
                <w:color w:val="6D28D9"/>
              </w:rPr>
              <w:t>May 18</w:t>
            </w:r>
          </w:p>
          <w:p w14:paraId="329323C8"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51D079AF" w14:textId="77777777" w:rsidR="001A20E6" w:rsidRDefault="00000000">
            <w:pPr>
              <w:pStyle w:val="TableCellCalendarDayHeader"/>
            </w:pPr>
            <w:r>
              <w:rPr>
                <w:color w:val="6D28D9"/>
              </w:rPr>
              <w:t>Wednesday</w:t>
            </w:r>
          </w:p>
          <w:p w14:paraId="45D91A19" w14:textId="77777777" w:rsidR="001A20E6" w:rsidRDefault="00000000">
            <w:pPr>
              <w:pStyle w:val="TableCellCalendarDateHeader"/>
            </w:pPr>
            <w:r>
              <w:rPr>
                <w:color w:val="6D28D9"/>
              </w:rPr>
              <w:t>May 19</w:t>
            </w:r>
          </w:p>
          <w:p w14:paraId="34CAFDA9"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6A72084B" w14:textId="77777777" w:rsidR="001A20E6" w:rsidRDefault="00000000">
            <w:pPr>
              <w:pStyle w:val="TableCellCalendarDayHeader"/>
            </w:pPr>
            <w:r>
              <w:rPr>
                <w:color w:val="6D28D9"/>
              </w:rPr>
              <w:t>Thursday</w:t>
            </w:r>
          </w:p>
          <w:p w14:paraId="33B52586" w14:textId="77777777" w:rsidR="001A20E6" w:rsidRDefault="00000000">
            <w:pPr>
              <w:pStyle w:val="TableCellCalendarDateHeader"/>
            </w:pPr>
            <w:r>
              <w:rPr>
                <w:color w:val="6D28D9"/>
              </w:rPr>
              <w:t>May 20</w:t>
            </w:r>
          </w:p>
          <w:p w14:paraId="476D5E52" w14:textId="77777777" w:rsidR="001A20E6" w:rsidRDefault="001A20E6">
            <w:pPr>
              <w:pStyle w:val="TableCellCatchupLabel"/>
            </w:pPr>
          </w:p>
        </w:tc>
        <w:tc>
          <w:tcPr>
            <w:tcW w:w="700" w:type="pct"/>
            <w:shd w:val="clear" w:color="auto" w:fill="EDE9FE"/>
            <w:tcMar>
              <w:top w:w="200" w:type="dxa"/>
              <w:left w:w="100" w:type="dxa"/>
              <w:bottom w:w="200" w:type="dxa"/>
              <w:right w:w="100" w:type="dxa"/>
            </w:tcMar>
          </w:tcPr>
          <w:p w14:paraId="49C8450F" w14:textId="77777777" w:rsidR="001A20E6" w:rsidRDefault="00000000">
            <w:pPr>
              <w:pStyle w:val="TableCellCalendarDayHeader"/>
            </w:pPr>
            <w:r>
              <w:rPr>
                <w:color w:val="6D28D9"/>
              </w:rPr>
              <w:t>Friday</w:t>
            </w:r>
          </w:p>
          <w:p w14:paraId="230E1F0D" w14:textId="77777777" w:rsidR="001A20E6" w:rsidRDefault="00000000">
            <w:pPr>
              <w:pStyle w:val="TableCellCalendarDateHeader"/>
            </w:pPr>
            <w:r>
              <w:rPr>
                <w:color w:val="6D28D9"/>
              </w:rPr>
              <w:t>May 21</w:t>
            </w:r>
          </w:p>
          <w:p w14:paraId="6FC9FDF3"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33205761" w14:textId="77777777" w:rsidR="001A20E6" w:rsidRDefault="00000000">
            <w:pPr>
              <w:pStyle w:val="TableCellCalendarDayHeader"/>
            </w:pPr>
            <w:r>
              <w:rPr>
                <w:color w:val="F57C00"/>
              </w:rPr>
              <w:t>Saturday</w:t>
            </w:r>
          </w:p>
          <w:p w14:paraId="7AC4E0B4" w14:textId="77777777" w:rsidR="001A20E6" w:rsidRDefault="00000000">
            <w:pPr>
              <w:pStyle w:val="TableCellCalendarDateHeader"/>
            </w:pPr>
            <w:r>
              <w:rPr>
                <w:color w:val="F57C00"/>
              </w:rPr>
              <w:t>May 22</w:t>
            </w:r>
          </w:p>
          <w:p w14:paraId="6DED49A1" w14:textId="77777777" w:rsidR="001A20E6" w:rsidRDefault="00000000">
            <w:pPr>
              <w:pStyle w:val="TableCellCatchupLabel"/>
            </w:pPr>
            <w:r>
              <w:rPr>
                <w:color w:val="F57C00"/>
              </w:rPr>
              <w:t>Catchup Day</w:t>
            </w:r>
          </w:p>
        </w:tc>
      </w:tr>
      <w:tr w:rsidR="001A20E6" w14:paraId="5C30EEDD" w14:textId="77777777">
        <w:tc>
          <w:tcPr>
            <w:tcW w:w="700" w:type="pct"/>
            <w:shd w:val="clear" w:color="auto" w:fill="EDE9FE"/>
            <w:tcMar>
              <w:top w:w="150" w:type="dxa"/>
              <w:left w:w="100" w:type="dxa"/>
              <w:bottom w:w="150" w:type="dxa"/>
              <w:right w:w="100" w:type="dxa"/>
            </w:tcMar>
          </w:tcPr>
          <w:p w14:paraId="70270294" w14:textId="77777777" w:rsidR="001A20E6" w:rsidRDefault="00000000">
            <w:pPr>
              <w:pStyle w:val="TableCellTaskSubject"/>
            </w:pPr>
            <w:r>
              <w:t>Geography</w:t>
            </w:r>
          </w:p>
          <w:p w14:paraId="239AE041" w14:textId="77777777" w:rsidR="001A20E6" w:rsidRDefault="00000000">
            <w:pPr>
              <w:pStyle w:val="TableCellTaskDetails"/>
            </w:pPr>
            <w:r>
              <w:t>• Test - TEST — 3h</w:t>
            </w:r>
          </w:p>
          <w:p w14:paraId="0799D417" w14:textId="77777777" w:rsidR="001A20E6" w:rsidRDefault="00000000">
            <w:pPr>
              <w:pStyle w:val="TableCellTaskBadge"/>
              <w:shd w:val="clear" w:color="auto" w:fill="FFF3E0"/>
            </w:pPr>
            <w:r>
              <w:rPr>
                <w:b/>
                <w:bCs/>
                <w:color w:val="F57C00"/>
              </w:rPr>
              <w:t>TEST</w:t>
            </w:r>
          </w:p>
        </w:tc>
        <w:tc>
          <w:tcPr>
            <w:tcW w:w="700" w:type="pct"/>
            <w:shd w:val="clear" w:color="auto" w:fill="EDE9FE"/>
            <w:tcMar>
              <w:top w:w="150" w:type="dxa"/>
              <w:left w:w="100" w:type="dxa"/>
              <w:bottom w:w="150" w:type="dxa"/>
              <w:right w:w="100" w:type="dxa"/>
            </w:tcMar>
          </w:tcPr>
          <w:p w14:paraId="336A2BDB" w14:textId="77777777" w:rsidR="001A20E6" w:rsidRDefault="00000000">
            <w:pPr>
              <w:pStyle w:val="TableCellTaskSubject"/>
            </w:pPr>
            <w:r>
              <w:t>Indian Polity and Governance</w:t>
            </w:r>
          </w:p>
          <w:p w14:paraId="0B213E90" w14:textId="77777777" w:rsidR="001A20E6" w:rsidRDefault="00000000">
            <w:pPr>
              <w:pStyle w:val="TableCellTaskDetails"/>
            </w:pPr>
            <w:r>
              <w:t>• Revision - Broad / Overlap (P00) — 30m</w:t>
            </w:r>
          </w:p>
          <w:p w14:paraId="1569D12A" w14:textId="77777777" w:rsidR="001A20E6" w:rsidRDefault="00000000">
            <w:pPr>
              <w:pStyle w:val="TableCellTaskBadge"/>
              <w:shd w:val="clear" w:color="auto" w:fill="FCE4EC"/>
            </w:pPr>
            <w:r>
              <w:rPr>
                <w:b/>
                <w:bCs/>
                <w:color w:val="C2185B"/>
              </w:rPr>
              <w:t>REVISION</w:t>
            </w:r>
          </w:p>
          <w:p w14:paraId="1789EA3D" w14:textId="77777777" w:rsidR="001A20E6" w:rsidRDefault="00000000">
            <w:pPr>
              <w:pStyle w:val="TableCellTaskDetails"/>
            </w:pPr>
            <w:r>
              <w:t>• Revision - Constitutional Framework (P01) — 30m</w:t>
            </w:r>
          </w:p>
          <w:p w14:paraId="20EBDF8F" w14:textId="77777777" w:rsidR="001A20E6" w:rsidRDefault="00000000">
            <w:pPr>
              <w:pStyle w:val="TableCellTaskBadge"/>
              <w:shd w:val="clear" w:color="auto" w:fill="FCE4EC"/>
            </w:pPr>
            <w:r>
              <w:rPr>
                <w:b/>
                <w:bCs/>
                <w:color w:val="C2185B"/>
              </w:rPr>
              <w:t>REVISION</w:t>
            </w:r>
          </w:p>
          <w:p w14:paraId="13EC29AC" w14:textId="77777777" w:rsidR="001A20E6" w:rsidRDefault="00000000">
            <w:pPr>
              <w:pStyle w:val="TableCellTaskDetails"/>
            </w:pPr>
            <w:r>
              <w:t>• Practice - Broad / Overlap (P00) — 30m</w:t>
            </w:r>
          </w:p>
          <w:p w14:paraId="66077237" w14:textId="77777777" w:rsidR="001A20E6" w:rsidRDefault="00000000">
            <w:pPr>
              <w:pStyle w:val="TableCellTaskBadge"/>
              <w:shd w:val="clear" w:color="auto" w:fill="E8F5E8"/>
            </w:pPr>
            <w:r>
              <w:rPr>
                <w:b/>
                <w:bCs/>
                <w:color w:val="388E3C"/>
              </w:rPr>
              <w:t>PRACTICE</w:t>
            </w:r>
          </w:p>
          <w:p w14:paraId="46B593CD" w14:textId="77777777" w:rsidR="001A20E6" w:rsidRDefault="00000000">
            <w:pPr>
              <w:pStyle w:val="TableCellTaskDetails"/>
            </w:pPr>
            <w:r>
              <w:t>• Practice - Constitutional Framework (P01) — 30m</w:t>
            </w:r>
          </w:p>
          <w:p w14:paraId="3EF407EC" w14:textId="77777777" w:rsidR="001A20E6" w:rsidRDefault="00000000">
            <w:pPr>
              <w:pStyle w:val="TableCellTaskBadge"/>
              <w:shd w:val="clear" w:color="auto" w:fill="E8F5E8"/>
            </w:pPr>
            <w:r>
              <w:rPr>
                <w:b/>
                <w:bCs/>
                <w:color w:val="388E3C"/>
              </w:rPr>
              <w:t>PRACTICE</w:t>
            </w:r>
          </w:p>
          <w:p w14:paraId="32E0CA84" w14:textId="77777777" w:rsidR="001A20E6" w:rsidRDefault="00000000">
            <w:pPr>
              <w:pStyle w:val="TableCellTaskDetails"/>
            </w:pPr>
            <w:r>
              <w:t>• Practice - System of Government (P02) — 30m</w:t>
            </w:r>
          </w:p>
          <w:p w14:paraId="74C6055D"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6BC8B1B3" w14:textId="77777777" w:rsidR="001A20E6" w:rsidRDefault="00000000">
            <w:pPr>
              <w:pStyle w:val="TableCellTaskSubject"/>
            </w:pPr>
            <w:r>
              <w:t>Indian Polity and Governance</w:t>
            </w:r>
          </w:p>
          <w:p w14:paraId="0D56160B" w14:textId="77777777" w:rsidR="001A20E6" w:rsidRDefault="00000000">
            <w:pPr>
              <w:pStyle w:val="TableCellTaskDetails"/>
            </w:pPr>
            <w:r>
              <w:t>• Revision - System of Government (P02) — 30m</w:t>
            </w:r>
          </w:p>
          <w:p w14:paraId="3A985AC5" w14:textId="77777777" w:rsidR="001A20E6" w:rsidRDefault="00000000">
            <w:pPr>
              <w:pStyle w:val="TableCellTaskBadge"/>
              <w:shd w:val="clear" w:color="auto" w:fill="FCE4EC"/>
            </w:pPr>
            <w:r>
              <w:rPr>
                <w:b/>
                <w:bCs/>
                <w:color w:val="C2185B"/>
              </w:rPr>
              <w:t>REVISION</w:t>
            </w:r>
          </w:p>
          <w:p w14:paraId="01DF08F1" w14:textId="77777777" w:rsidR="001A20E6" w:rsidRDefault="00000000">
            <w:pPr>
              <w:pStyle w:val="TableCellTaskDetails"/>
            </w:pPr>
            <w:r>
              <w:t>• Revision - Central Government (P03) — 30m</w:t>
            </w:r>
          </w:p>
          <w:p w14:paraId="6466C311" w14:textId="77777777" w:rsidR="001A20E6" w:rsidRDefault="00000000">
            <w:pPr>
              <w:pStyle w:val="TableCellTaskBadge"/>
              <w:shd w:val="clear" w:color="auto" w:fill="FCE4EC"/>
            </w:pPr>
            <w:r>
              <w:rPr>
                <w:b/>
                <w:bCs/>
                <w:color w:val="C2185B"/>
              </w:rPr>
              <w:t>REVISION</w:t>
            </w:r>
          </w:p>
          <w:p w14:paraId="555641E3" w14:textId="77777777" w:rsidR="001A20E6" w:rsidRDefault="00000000">
            <w:pPr>
              <w:pStyle w:val="TableCellTaskDetails"/>
            </w:pPr>
            <w:r>
              <w:t>• Practice - Central Government (P03) — 30m</w:t>
            </w:r>
          </w:p>
          <w:p w14:paraId="692A82B8" w14:textId="77777777" w:rsidR="001A20E6" w:rsidRDefault="00000000">
            <w:pPr>
              <w:pStyle w:val="TableCellTaskBadge"/>
              <w:shd w:val="clear" w:color="auto" w:fill="E8F5E8"/>
            </w:pPr>
            <w:r>
              <w:rPr>
                <w:b/>
                <w:bCs/>
                <w:color w:val="388E3C"/>
              </w:rPr>
              <w:t>PRACTICE</w:t>
            </w:r>
          </w:p>
          <w:p w14:paraId="1EE5C435" w14:textId="77777777" w:rsidR="001A20E6" w:rsidRDefault="00000000">
            <w:pPr>
              <w:pStyle w:val="TableCellTaskDetails"/>
            </w:pPr>
            <w:r>
              <w:t>• Practice - State Government (P04) — 30m</w:t>
            </w:r>
          </w:p>
          <w:p w14:paraId="6FA4E64A" w14:textId="77777777" w:rsidR="001A20E6" w:rsidRDefault="00000000">
            <w:pPr>
              <w:pStyle w:val="TableCellTaskBadge"/>
              <w:shd w:val="clear" w:color="auto" w:fill="E8F5E8"/>
            </w:pPr>
            <w:r>
              <w:rPr>
                <w:b/>
                <w:bCs/>
                <w:color w:val="388E3C"/>
              </w:rPr>
              <w:t>PRACTICE</w:t>
            </w:r>
          </w:p>
          <w:p w14:paraId="24239833" w14:textId="77777777" w:rsidR="001A20E6" w:rsidRDefault="00000000">
            <w:pPr>
              <w:pStyle w:val="TableCellTaskDetails"/>
            </w:pPr>
            <w:r>
              <w:t>• Practice - Local Government (P05) — 30m</w:t>
            </w:r>
          </w:p>
          <w:p w14:paraId="0492A4FD"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08D023D4" w14:textId="77777777" w:rsidR="001A20E6" w:rsidRDefault="00000000">
            <w:pPr>
              <w:pStyle w:val="TableCellTaskSubject"/>
            </w:pPr>
            <w:r>
              <w:t>Indian Polity and Governance</w:t>
            </w:r>
          </w:p>
          <w:p w14:paraId="33FB2C0C" w14:textId="77777777" w:rsidR="001A20E6" w:rsidRDefault="00000000">
            <w:pPr>
              <w:pStyle w:val="TableCellTaskDetails"/>
            </w:pPr>
            <w:r>
              <w:t>• Revision - State Government (P04) — 30m</w:t>
            </w:r>
          </w:p>
          <w:p w14:paraId="45D58C65" w14:textId="77777777" w:rsidR="001A20E6" w:rsidRDefault="00000000">
            <w:pPr>
              <w:pStyle w:val="TableCellTaskBadge"/>
              <w:shd w:val="clear" w:color="auto" w:fill="FCE4EC"/>
            </w:pPr>
            <w:r>
              <w:rPr>
                <w:b/>
                <w:bCs/>
                <w:color w:val="C2185B"/>
              </w:rPr>
              <w:t>REVISION</w:t>
            </w:r>
          </w:p>
          <w:p w14:paraId="2C77D5D6" w14:textId="77777777" w:rsidR="001A20E6" w:rsidRDefault="00000000">
            <w:pPr>
              <w:pStyle w:val="TableCellTaskDetails"/>
            </w:pPr>
            <w:r>
              <w:t>• Revision - Local Government (P05) — 30m</w:t>
            </w:r>
          </w:p>
          <w:p w14:paraId="0C532FBD" w14:textId="77777777" w:rsidR="001A20E6" w:rsidRDefault="00000000">
            <w:pPr>
              <w:pStyle w:val="TableCellTaskBadge"/>
              <w:shd w:val="clear" w:color="auto" w:fill="FCE4EC"/>
            </w:pPr>
            <w:r>
              <w:rPr>
                <w:b/>
                <w:bCs/>
                <w:color w:val="C2185B"/>
              </w:rPr>
              <w:t>REVISION</w:t>
            </w:r>
          </w:p>
          <w:p w14:paraId="6E5B1397" w14:textId="77777777" w:rsidR="001A20E6" w:rsidRDefault="00000000">
            <w:pPr>
              <w:pStyle w:val="TableCellTaskDetails"/>
            </w:pPr>
            <w:r>
              <w:t>• Practice - Union Territories (P06) — 30m</w:t>
            </w:r>
          </w:p>
          <w:p w14:paraId="370B6EF5" w14:textId="77777777" w:rsidR="001A20E6" w:rsidRDefault="00000000">
            <w:pPr>
              <w:pStyle w:val="TableCellTaskBadge"/>
              <w:shd w:val="clear" w:color="auto" w:fill="E8F5E8"/>
            </w:pPr>
            <w:r>
              <w:rPr>
                <w:b/>
                <w:bCs/>
                <w:color w:val="388E3C"/>
              </w:rPr>
              <w:t>PRACTICE</w:t>
            </w:r>
          </w:p>
          <w:p w14:paraId="4CAC8472" w14:textId="77777777" w:rsidR="001A20E6" w:rsidRDefault="00000000">
            <w:pPr>
              <w:pStyle w:val="TableCellTaskDetails"/>
            </w:pPr>
            <w:r>
              <w:t>• Practice - Constitutional Bodies (P07) — 30m</w:t>
            </w:r>
          </w:p>
          <w:p w14:paraId="1161E248" w14:textId="77777777" w:rsidR="001A20E6" w:rsidRDefault="00000000">
            <w:pPr>
              <w:pStyle w:val="TableCellTaskBadge"/>
              <w:shd w:val="clear" w:color="auto" w:fill="E8F5E8"/>
            </w:pPr>
            <w:r>
              <w:rPr>
                <w:b/>
                <w:bCs/>
                <w:color w:val="388E3C"/>
              </w:rPr>
              <w:t>PRACTICE</w:t>
            </w:r>
          </w:p>
          <w:p w14:paraId="7332A7F7" w14:textId="77777777" w:rsidR="001A20E6" w:rsidRDefault="00000000">
            <w:pPr>
              <w:pStyle w:val="TableCellTaskDetails"/>
            </w:pPr>
            <w:r>
              <w:t>• Practice - Non-Constitutional Bodies (P08) — 30m</w:t>
            </w:r>
          </w:p>
          <w:p w14:paraId="79629754"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5654613C" w14:textId="77777777" w:rsidR="001A20E6" w:rsidRDefault="00000000">
            <w:pPr>
              <w:pStyle w:val="TableCellTaskSubject"/>
            </w:pPr>
            <w:r>
              <w:t>Sociology</w:t>
            </w:r>
          </w:p>
          <w:p w14:paraId="7E230E0A" w14:textId="77777777" w:rsidR="001A20E6" w:rsidRDefault="00000000">
            <w:pPr>
              <w:pStyle w:val="TableCellTaskDetails"/>
            </w:pPr>
            <w:r>
              <w:t>• Study - OPT-SOC/01 — 30m</w:t>
            </w:r>
          </w:p>
          <w:p w14:paraId="21DE8E45" w14:textId="77777777" w:rsidR="001A20E6" w:rsidRDefault="00000000">
            <w:pPr>
              <w:pStyle w:val="TableCellTaskBadge"/>
              <w:shd w:val="clear" w:color="auto" w:fill="E3F2FD"/>
            </w:pPr>
            <w:r>
              <w:rPr>
                <w:b/>
                <w:bCs/>
                <w:color w:val="1976D2"/>
              </w:rPr>
              <w:t>STUDY</w:t>
            </w:r>
          </w:p>
          <w:p w14:paraId="7204B179" w14:textId="77777777" w:rsidR="001A20E6" w:rsidRDefault="00000000">
            <w:pPr>
              <w:pStyle w:val="TableCellTaskDetails"/>
            </w:pPr>
            <w:r>
              <w:t>• Revision - OPT-SOC/01 — 1h 30m</w:t>
            </w:r>
          </w:p>
          <w:p w14:paraId="391968F1" w14:textId="77777777" w:rsidR="001A20E6" w:rsidRDefault="00000000">
            <w:pPr>
              <w:pStyle w:val="TableCellTaskBadge"/>
              <w:shd w:val="clear" w:color="auto" w:fill="FCE4EC"/>
            </w:pPr>
            <w:r>
              <w:rPr>
                <w:b/>
                <w:bCs/>
                <w:color w:val="C2185B"/>
              </w:rPr>
              <w:t>REVISION</w:t>
            </w:r>
          </w:p>
          <w:p w14:paraId="1EDBB44E" w14:textId="77777777" w:rsidR="001A20E6" w:rsidRDefault="00000000">
            <w:pPr>
              <w:pStyle w:val="TableCellTaskDetails"/>
            </w:pPr>
            <w:r>
              <w:t>• Practice - OPT-SOC/01 — 30m</w:t>
            </w:r>
          </w:p>
          <w:p w14:paraId="6DA0C423"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4B916E92" w14:textId="77777777" w:rsidR="001A20E6" w:rsidRDefault="00000000">
            <w:pPr>
              <w:pStyle w:val="TableCellTaskSubject"/>
            </w:pPr>
            <w:r>
              <w:t>Sociology</w:t>
            </w:r>
          </w:p>
          <w:p w14:paraId="254BBA9F" w14:textId="77777777" w:rsidR="001A20E6" w:rsidRDefault="00000000">
            <w:pPr>
              <w:pStyle w:val="TableCellTaskDetails"/>
            </w:pPr>
            <w:r>
              <w:t>• Study - OPT-SOC/01 — 30m</w:t>
            </w:r>
          </w:p>
          <w:p w14:paraId="65432899" w14:textId="77777777" w:rsidR="001A20E6" w:rsidRDefault="00000000">
            <w:pPr>
              <w:pStyle w:val="TableCellTaskBadge"/>
              <w:shd w:val="clear" w:color="auto" w:fill="E3F2FD"/>
            </w:pPr>
            <w:r>
              <w:rPr>
                <w:b/>
                <w:bCs/>
                <w:color w:val="1976D2"/>
              </w:rPr>
              <w:t>STUDY</w:t>
            </w:r>
          </w:p>
          <w:p w14:paraId="5C795052" w14:textId="77777777" w:rsidR="001A20E6" w:rsidRDefault="00000000">
            <w:pPr>
              <w:pStyle w:val="TableCellTaskDetails"/>
            </w:pPr>
            <w:r>
              <w:t>• Revision - OPT-SOC/01 — 1h 30m</w:t>
            </w:r>
          </w:p>
          <w:p w14:paraId="350B325B" w14:textId="77777777" w:rsidR="001A20E6" w:rsidRDefault="00000000">
            <w:pPr>
              <w:pStyle w:val="TableCellTaskBadge"/>
              <w:shd w:val="clear" w:color="auto" w:fill="FCE4EC"/>
            </w:pPr>
            <w:r>
              <w:rPr>
                <w:b/>
                <w:bCs/>
                <w:color w:val="C2185B"/>
              </w:rPr>
              <w:t>REVISION</w:t>
            </w:r>
          </w:p>
          <w:p w14:paraId="09979B5D" w14:textId="77777777" w:rsidR="001A20E6" w:rsidRDefault="00000000">
            <w:pPr>
              <w:pStyle w:val="TableCellTaskDetails"/>
            </w:pPr>
            <w:r>
              <w:t>• Practice - OPT-SOC/01 — 30m</w:t>
            </w:r>
          </w:p>
          <w:p w14:paraId="182FEB25"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015CB24D" w14:textId="77777777" w:rsidR="001A20E6" w:rsidRDefault="001A20E6"/>
        </w:tc>
      </w:tr>
      <w:tr w:rsidR="001A20E6" w14:paraId="4FD02F3A" w14:textId="77777777">
        <w:tc>
          <w:tcPr>
            <w:tcW w:w="700" w:type="pct"/>
            <w:shd w:val="clear" w:color="auto" w:fill="EDE9FE"/>
            <w:tcMar>
              <w:top w:w="150" w:type="dxa"/>
              <w:left w:w="100" w:type="dxa"/>
              <w:bottom w:w="150" w:type="dxa"/>
              <w:right w:w="100" w:type="dxa"/>
            </w:tcMar>
          </w:tcPr>
          <w:p w14:paraId="5C488BA5" w14:textId="77777777" w:rsidR="001A20E6" w:rsidRDefault="00000000">
            <w:pPr>
              <w:pStyle w:val="TableCellTaskSubject"/>
            </w:pPr>
            <w:r>
              <w:t>Science &amp; Technology</w:t>
            </w:r>
          </w:p>
          <w:p w14:paraId="66222BCE" w14:textId="77777777" w:rsidR="001A20E6" w:rsidRDefault="00000000">
            <w:pPr>
              <w:pStyle w:val="TableCellTaskDetails"/>
            </w:pPr>
            <w:r>
              <w:t>• Test - TEST — 3h</w:t>
            </w:r>
          </w:p>
          <w:p w14:paraId="47F76922" w14:textId="77777777" w:rsidR="001A20E6" w:rsidRDefault="00000000">
            <w:pPr>
              <w:pStyle w:val="TableCellTaskBadge"/>
              <w:shd w:val="clear" w:color="auto" w:fill="FFF3E0"/>
            </w:pPr>
            <w:r>
              <w:rPr>
                <w:b/>
                <w:bCs/>
                <w:color w:val="F57C00"/>
              </w:rPr>
              <w:t>TEST</w:t>
            </w:r>
          </w:p>
        </w:tc>
        <w:tc>
          <w:tcPr>
            <w:tcW w:w="700" w:type="pct"/>
            <w:shd w:val="clear" w:color="auto" w:fill="EDE9FE"/>
            <w:tcMar>
              <w:top w:w="150" w:type="dxa"/>
              <w:left w:w="100" w:type="dxa"/>
              <w:bottom w:w="150" w:type="dxa"/>
              <w:right w:w="100" w:type="dxa"/>
            </w:tcMar>
          </w:tcPr>
          <w:p w14:paraId="79891B62" w14:textId="77777777" w:rsidR="001A20E6" w:rsidRDefault="00000000">
            <w:pPr>
              <w:pStyle w:val="TableCellTaskSubject"/>
            </w:pPr>
            <w:r>
              <w:t>Indian Economy</w:t>
            </w:r>
          </w:p>
          <w:p w14:paraId="1BEC7D3C" w14:textId="77777777" w:rsidR="001A20E6" w:rsidRDefault="00000000">
            <w:pPr>
              <w:pStyle w:val="TableCellTaskDetails"/>
            </w:pPr>
            <w:r>
              <w:t>• Revision - Broad / Overlap (E00) — 30m</w:t>
            </w:r>
          </w:p>
          <w:p w14:paraId="5A8D1939" w14:textId="77777777" w:rsidR="001A20E6" w:rsidRDefault="00000000">
            <w:pPr>
              <w:pStyle w:val="TableCellTaskBadge"/>
              <w:shd w:val="clear" w:color="auto" w:fill="FCE4EC"/>
            </w:pPr>
            <w:r>
              <w:rPr>
                <w:b/>
                <w:bCs/>
                <w:color w:val="C2185B"/>
              </w:rPr>
              <w:t>REVISION</w:t>
            </w:r>
          </w:p>
          <w:p w14:paraId="720D82E9" w14:textId="77777777" w:rsidR="001A20E6" w:rsidRDefault="00000000">
            <w:pPr>
              <w:pStyle w:val="TableCellTaskDetails"/>
            </w:pPr>
            <w:r>
              <w:t>• Revision - Basic concepts and definitions (E01) — 30m</w:t>
            </w:r>
          </w:p>
          <w:p w14:paraId="0B64115E" w14:textId="77777777" w:rsidR="001A20E6" w:rsidRDefault="00000000">
            <w:pPr>
              <w:pStyle w:val="TableCellTaskBadge"/>
              <w:shd w:val="clear" w:color="auto" w:fill="FCE4EC"/>
            </w:pPr>
            <w:r>
              <w:rPr>
                <w:b/>
                <w:bCs/>
                <w:color w:val="C2185B"/>
              </w:rPr>
              <w:t>REVISION</w:t>
            </w:r>
          </w:p>
          <w:p w14:paraId="18FB0C35" w14:textId="77777777" w:rsidR="001A20E6" w:rsidRDefault="00000000">
            <w:pPr>
              <w:pStyle w:val="TableCellTaskDetails"/>
            </w:pPr>
            <w:r>
              <w:t>• Practice - Broad / Overlap (E00) — 30m</w:t>
            </w:r>
          </w:p>
          <w:p w14:paraId="7210048C" w14:textId="77777777" w:rsidR="001A20E6" w:rsidRDefault="00000000">
            <w:pPr>
              <w:pStyle w:val="TableCellTaskBadge"/>
              <w:shd w:val="clear" w:color="auto" w:fill="E8F5E8"/>
            </w:pPr>
            <w:r>
              <w:rPr>
                <w:b/>
                <w:bCs/>
                <w:color w:val="388E3C"/>
              </w:rPr>
              <w:t>PRACTICE</w:t>
            </w:r>
          </w:p>
          <w:p w14:paraId="6B8B7102" w14:textId="77777777" w:rsidR="001A20E6" w:rsidRDefault="00000000">
            <w:pPr>
              <w:pStyle w:val="TableCellTaskDetails"/>
            </w:pPr>
            <w:r>
              <w:t>• Practice - Basic concepts and definitions (E01) — 30m</w:t>
            </w:r>
          </w:p>
          <w:p w14:paraId="5F7B4732" w14:textId="77777777" w:rsidR="001A20E6" w:rsidRDefault="00000000">
            <w:pPr>
              <w:pStyle w:val="TableCellTaskBadge"/>
              <w:shd w:val="clear" w:color="auto" w:fill="E8F5E8"/>
            </w:pPr>
            <w:r>
              <w:rPr>
                <w:b/>
                <w:bCs/>
                <w:color w:val="388E3C"/>
              </w:rPr>
              <w:t>PRACTICE</w:t>
            </w:r>
          </w:p>
          <w:p w14:paraId="1767318B" w14:textId="77777777" w:rsidR="001A20E6" w:rsidRDefault="00000000">
            <w:pPr>
              <w:pStyle w:val="TableCellTaskDetails"/>
            </w:pPr>
            <w:r>
              <w:t>• Practice - Economic Planning (E02) — 30m</w:t>
            </w:r>
          </w:p>
          <w:p w14:paraId="6CE455F2"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0EC20473" w14:textId="77777777" w:rsidR="001A20E6" w:rsidRDefault="00000000">
            <w:pPr>
              <w:pStyle w:val="TableCellTaskSubject"/>
            </w:pPr>
            <w:r>
              <w:t>Indian Economy</w:t>
            </w:r>
          </w:p>
          <w:p w14:paraId="44317A08" w14:textId="77777777" w:rsidR="001A20E6" w:rsidRDefault="00000000">
            <w:pPr>
              <w:pStyle w:val="TableCellTaskDetails"/>
            </w:pPr>
            <w:r>
              <w:t>• Revision - Economic Planning (E02) — 30m</w:t>
            </w:r>
          </w:p>
          <w:p w14:paraId="39235EF9" w14:textId="77777777" w:rsidR="001A20E6" w:rsidRDefault="00000000">
            <w:pPr>
              <w:pStyle w:val="TableCellTaskBadge"/>
              <w:shd w:val="clear" w:color="auto" w:fill="FCE4EC"/>
            </w:pPr>
            <w:r>
              <w:rPr>
                <w:b/>
                <w:bCs/>
                <w:color w:val="C2185B"/>
              </w:rPr>
              <w:t>REVISION</w:t>
            </w:r>
          </w:p>
          <w:p w14:paraId="1CFF36AC" w14:textId="77777777" w:rsidR="001A20E6" w:rsidRDefault="00000000">
            <w:pPr>
              <w:pStyle w:val="TableCellTaskDetails"/>
            </w:pPr>
            <w:r>
              <w:t>• Revision - Economic Reforms (E03) — 30m</w:t>
            </w:r>
          </w:p>
          <w:p w14:paraId="05E13184" w14:textId="77777777" w:rsidR="001A20E6" w:rsidRDefault="00000000">
            <w:pPr>
              <w:pStyle w:val="TableCellTaskBadge"/>
              <w:shd w:val="clear" w:color="auto" w:fill="FCE4EC"/>
            </w:pPr>
            <w:r>
              <w:rPr>
                <w:b/>
                <w:bCs/>
                <w:color w:val="C2185B"/>
              </w:rPr>
              <w:t>REVISION</w:t>
            </w:r>
          </w:p>
          <w:p w14:paraId="2B353DF1" w14:textId="77777777" w:rsidR="001A20E6" w:rsidRDefault="00000000">
            <w:pPr>
              <w:pStyle w:val="TableCellTaskDetails"/>
            </w:pPr>
            <w:r>
              <w:t>• Practice - Economic Reforms (E03) — 30m</w:t>
            </w:r>
          </w:p>
          <w:p w14:paraId="349607BD" w14:textId="77777777" w:rsidR="001A20E6" w:rsidRDefault="00000000">
            <w:pPr>
              <w:pStyle w:val="TableCellTaskBadge"/>
              <w:shd w:val="clear" w:color="auto" w:fill="E8F5E8"/>
            </w:pPr>
            <w:r>
              <w:rPr>
                <w:b/>
                <w:bCs/>
                <w:color w:val="388E3C"/>
              </w:rPr>
              <w:t>PRACTICE</w:t>
            </w:r>
          </w:p>
          <w:p w14:paraId="7AB3B88B" w14:textId="77777777" w:rsidR="001A20E6" w:rsidRDefault="00000000">
            <w:pPr>
              <w:pStyle w:val="TableCellTaskDetails"/>
            </w:pPr>
            <w:r>
              <w:t>• Practice - Inclusive Growth (E04) — 30m</w:t>
            </w:r>
          </w:p>
          <w:p w14:paraId="5BBBB95C" w14:textId="77777777" w:rsidR="001A20E6" w:rsidRDefault="00000000">
            <w:pPr>
              <w:pStyle w:val="TableCellTaskBadge"/>
              <w:shd w:val="clear" w:color="auto" w:fill="E8F5E8"/>
            </w:pPr>
            <w:r>
              <w:rPr>
                <w:b/>
                <w:bCs/>
                <w:color w:val="388E3C"/>
              </w:rPr>
              <w:t>PRACTICE</w:t>
            </w:r>
          </w:p>
          <w:p w14:paraId="4BC2EAD8" w14:textId="77777777" w:rsidR="001A20E6" w:rsidRDefault="00000000">
            <w:pPr>
              <w:pStyle w:val="TableCellTaskDetails"/>
            </w:pPr>
            <w:r>
              <w:t>• Practice - Poverty and Unemployment (E05) — 30m</w:t>
            </w:r>
          </w:p>
          <w:p w14:paraId="0FB833F1"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28AD655E" w14:textId="77777777" w:rsidR="001A20E6" w:rsidRDefault="00000000">
            <w:pPr>
              <w:pStyle w:val="TableCellTaskSubject"/>
            </w:pPr>
            <w:r>
              <w:t>Indian Economy</w:t>
            </w:r>
          </w:p>
          <w:p w14:paraId="1F167F32" w14:textId="77777777" w:rsidR="001A20E6" w:rsidRDefault="00000000">
            <w:pPr>
              <w:pStyle w:val="TableCellTaskDetails"/>
            </w:pPr>
            <w:r>
              <w:t>• Revision - Inclusive Growth (E04) — 30m</w:t>
            </w:r>
          </w:p>
          <w:p w14:paraId="3D1A75E9" w14:textId="77777777" w:rsidR="001A20E6" w:rsidRDefault="00000000">
            <w:pPr>
              <w:pStyle w:val="TableCellTaskBadge"/>
              <w:shd w:val="clear" w:color="auto" w:fill="FCE4EC"/>
            </w:pPr>
            <w:r>
              <w:rPr>
                <w:b/>
                <w:bCs/>
                <w:color w:val="C2185B"/>
              </w:rPr>
              <w:t>REVISION</w:t>
            </w:r>
          </w:p>
          <w:p w14:paraId="3B2A2FD4" w14:textId="77777777" w:rsidR="001A20E6" w:rsidRDefault="00000000">
            <w:pPr>
              <w:pStyle w:val="TableCellTaskDetails"/>
            </w:pPr>
            <w:r>
              <w:t>• Revision - Poverty and Unemployment (E05) — 30m</w:t>
            </w:r>
          </w:p>
          <w:p w14:paraId="5C79BD18" w14:textId="77777777" w:rsidR="001A20E6" w:rsidRDefault="00000000">
            <w:pPr>
              <w:pStyle w:val="TableCellTaskBadge"/>
              <w:shd w:val="clear" w:color="auto" w:fill="FCE4EC"/>
            </w:pPr>
            <w:r>
              <w:rPr>
                <w:b/>
                <w:bCs/>
                <w:color w:val="C2185B"/>
              </w:rPr>
              <w:t>REVISION</w:t>
            </w:r>
          </w:p>
          <w:p w14:paraId="45581CD5" w14:textId="77777777" w:rsidR="001A20E6" w:rsidRDefault="00000000">
            <w:pPr>
              <w:pStyle w:val="TableCellTaskDetails"/>
            </w:pPr>
            <w:r>
              <w:t>• Practice - Agriculture (E06) — 30m</w:t>
            </w:r>
          </w:p>
          <w:p w14:paraId="6056EC6C" w14:textId="77777777" w:rsidR="001A20E6" w:rsidRDefault="00000000">
            <w:pPr>
              <w:pStyle w:val="TableCellTaskBadge"/>
              <w:shd w:val="clear" w:color="auto" w:fill="E8F5E8"/>
            </w:pPr>
            <w:r>
              <w:rPr>
                <w:b/>
                <w:bCs/>
                <w:color w:val="388E3C"/>
              </w:rPr>
              <w:t>PRACTICE</w:t>
            </w:r>
          </w:p>
          <w:p w14:paraId="01B8CB4C" w14:textId="77777777" w:rsidR="001A20E6" w:rsidRDefault="00000000">
            <w:pPr>
              <w:pStyle w:val="TableCellTaskDetails"/>
            </w:pPr>
            <w:r>
              <w:t>• Practice - Industry (E07) — 30m</w:t>
            </w:r>
          </w:p>
          <w:p w14:paraId="295BD0D8" w14:textId="77777777" w:rsidR="001A20E6" w:rsidRDefault="00000000">
            <w:pPr>
              <w:pStyle w:val="TableCellTaskBadge"/>
              <w:shd w:val="clear" w:color="auto" w:fill="E8F5E8"/>
            </w:pPr>
            <w:r>
              <w:rPr>
                <w:b/>
                <w:bCs/>
                <w:color w:val="388E3C"/>
              </w:rPr>
              <w:t>PRACTICE</w:t>
            </w:r>
          </w:p>
          <w:p w14:paraId="4267A4B8" w14:textId="77777777" w:rsidR="001A20E6" w:rsidRDefault="00000000">
            <w:pPr>
              <w:pStyle w:val="TableCellTaskDetails"/>
            </w:pPr>
            <w:r>
              <w:t>• Practice - Services (E08) — 30m</w:t>
            </w:r>
          </w:p>
          <w:p w14:paraId="1D2704CE" w14:textId="77777777" w:rsidR="001A20E6" w:rsidRDefault="00000000">
            <w:pPr>
              <w:pStyle w:val="TableCellTaskBadge"/>
              <w:shd w:val="clear" w:color="auto" w:fill="E8F5E8"/>
            </w:pPr>
            <w:r>
              <w:rPr>
                <w:b/>
                <w:bCs/>
                <w:color w:val="388E3C"/>
              </w:rPr>
              <w:t>PRACTICE</w:t>
            </w:r>
          </w:p>
        </w:tc>
        <w:tc>
          <w:tcPr>
            <w:tcW w:w="700" w:type="pct"/>
            <w:shd w:val="clear" w:color="auto" w:fill="EDE9FE"/>
            <w:tcMar>
              <w:top w:w="150" w:type="dxa"/>
              <w:left w:w="100" w:type="dxa"/>
              <w:bottom w:w="150" w:type="dxa"/>
              <w:right w:w="100" w:type="dxa"/>
            </w:tcMar>
          </w:tcPr>
          <w:p w14:paraId="7CF02421" w14:textId="77777777" w:rsidR="001A20E6" w:rsidRDefault="001A20E6"/>
        </w:tc>
        <w:tc>
          <w:tcPr>
            <w:tcW w:w="700" w:type="pct"/>
            <w:shd w:val="clear" w:color="auto" w:fill="EDE9FE"/>
            <w:tcMar>
              <w:top w:w="150" w:type="dxa"/>
              <w:left w:w="100" w:type="dxa"/>
              <w:bottom w:w="150" w:type="dxa"/>
              <w:right w:w="100" w:type="dxa"/>
            </w:tcMar>
          </w:tcPr>
          <w:p w14:paraId="23A70944" w14:textId="77777777" w:rsidR="001A20E6" w:rsidRDefault="00000000">
            <w:pPr>
              <w:pStyle w:val="TableCellTaskSubject"/>
            </w:pPr>
            <w:r>
              <w:t>History-Ancient</w:t>
            </w:r>
          </w:p>
          <w:p w14:paraId="5A1B322B" w14:textId="77777777" w:rsidR="001A20E6" w:rsidRDefault="00000000">
            <w:pPr>
              <w:pStyle w:val="TableCellTaskDetails"/>
            </w:pPr>
            <w:r>
              <w:t>• Study - Broad / Overlap (H01/00) — 30m</w:t>
            </w:r>
          </w:p>
          <w:p w14:paraId="60608BDD" w14:textId="77777777" w:rsidR="001A20E6" w:rsidRDefault="00000000">
            <w:pPr>
              <w:pStyle w:val="TableCellTaskBadge"/>
              <w:shd w:val="clear" w:color="auto" w:fill="E3F2FD"/>
            </w:pPr>
            <w:r>
              <w:rPr>
                <w:b/>
                <w:bCs/>
                <w:color w:val="1976D2"/>
              </w:rPr>
              <w:t>STUDY</w:t>
            </w:r>
          </w:p>
          <w:p w14:paraId="72E27ADE" w14:textId="77777777" w:rsidR="001A20E6" w:rsidRDefault="00000000">
            <w:pPr>
              <w:pStyle w:val="TableCellTaskDetails"/>
            </w:pPr>
            <w:r>
              <w:t>• Revision - Broad / Overlap (H01/00) — 30m</w:t>
            </w:r>
          </w:p>
          <w:p w14:paraId="759091D4" w14:textId="77777777" w:rsidR="001A20E6" w:rsidRDefault="00000000">
            <w:pPr>
              <w:pStyle w:val="TableCellTaskBadge"/>
              <w:shd w:val="clear" w:color="auto" w:fill="FCE4EC"/>
            </w:pPr>
            <w:r>
              <w:rPr>
                <w:b/>
                <w:bCs/>
                <w:color w:val="C2185B"/>
              </w:rPr>
              <w:t>REVISION</w:t>
            </w:r>
          </w:p>
          <w:p w14:paraId="46376388" w14:textId="77777777" w:rsidR="001A20E6" w:rsidRDefault="00000000">
            <w:pPr>
              <w:pStyle w:val="TableCellTaskDetails"/>
            </w:pPr>
            <w:r>
              <w:t>• Revision - Pre-historic cultures (H01/01) — 30m</w:t>
            </w:r>
          </w:p>
          <w:p w14:paraId="55F23970" w14:textId="77777777" w:rsidR="001A20E6" w:rsidRDefault="00000000">
            <w:pPr>
              <w:pStyle w:val="TableCellTaskBadge"/>
              <w:shd w:val="clear" w:color="auto" w:fill="FCE4EC"/>
            </w:pPr>
            <w:r>
              <w:rPr>
                <w:b/>
                <w:bCs/>
                <w:color w:val="C2185B"/>
              </w:rPr>
              <w:t>REVISION</w:t>
            </w:r>
          </w:p>
          <w:p w14:paraId="48926025" w14:textId="77777777" w:rsidR="001A20E6" w:rsidRDefault="00000000">
            <w:pPr>
              <w:pStyle w:val="TableCellTaskDetails"/>
            </w:pPr>
            <w:r>
              <w:t>• Revision - Harappan civilisation (H01/02) — 30m</w:t>
            </w:r>
          </w:p>
          <w:p w14:paraId="327F38D8" w14:textId="77777777" w:rsidR="001A20E6" w:rsidRDefault="00000000">
            <w:pPr>
              <w:pStyle w:val="TableCellTaskBadge"/>
              <w:shd w:val="clear" w:color="auto" w:fill="FCE4EC"/>
            </w:pPr>
            <w:r>
              <w:rPr>
                <w:b/>
                <w:bCs/>
                <w:color w:val="C2185B"/>
              </w:rPr>
              <w:t>REVISION</w:t>
            </w:r>
          </w:p>
          <w:p w14:paraId="55B4824C" w14:textId="77777777" w:rsidR="001A20E6" w:rsidRDefault="00000000">
            <w:pPr>
              <w:pStyle w:val="TableCellTaskDetails"/>
            </w:pPr>
            <w:r>
              <w:t>• Practice - Broad / Overlap (H01/00) — 30m</w:t>
            </w:r>
          </w:p>
          <w:p w14:paraId="08F7708F"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17A5D45A" w14:textId="77777777" w:rsidR="001A20E6" w:rsidRDefault="001A20E6"/>
        </w:tc>
      </w:tr>
    </w:tbl>
    <w:p w14:paraId="00B09632" w14:textId="77777777" w:rsidR="001A20E6" w:rsidRDefault="001A20E6">
      <w:pPr>
        <w:spacing w:after="400"/>
      </w:pPr>
    </w:p>
    <w:p w14:paraId="117EB2A4" w14:textId="77777777" w:rsidR="001A20E6" w:rsidRDefault="00000000">
      <w:pPr>
        <w:pStyle w:val="ResourceTitle"/>
      </w:pPr>
      <w:r>
        <w:t>📚 Resources for May 16 - May 22</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60A591F5" w14:textId="77777777">
        <w:tc>
          <w:tcPr>
            <w:tcW w:w="1650" w:type="pct"/>
            <w:tcBorders>
              <w:bottom w:val="single" w:sz="2" w:space="0" w:color="D1D5DB"/>
              <w:right w:val="single" w:sz="2" w:space="0" w:color="D1D5DB"/>
            </w:tcBorders>
            <w:tcMar>
              <w:top w:w="200" w:type="dxa"/>
              <w:left w:w="150" w:type="dxa"/>
              <w:bottom w:w="200" w:type="dxa"/>
              <w:right w:w="150" w:type="dxa"/>
            </w:tcMar>
          </w:tcPr>
          <w:p w14:paraId="4497F314" w14:textId="77777777" w:rsidR="001A20E6" w:rsidRDefault="00000000">
            <w:pPr>
              <w:pStyle w:val="TableCellSubjectName"/>
            </w:pPr>
            <w:r>
              <w:t>Indian Polity and Governance</w:t>
            </w:r>
          </w:p>
          <w:p w14:paraId="14551FC5" w14:textId="77777777" w:rsidR="001A20E6" w:rsidRDefault="00000000">
            <w:pPr>
              <w:pStyle w:val="TableCellCategoryTitle"/>
            </w:pPr>
            <w:r>
              <w:t>📝 Practice Materials</w:t>
            </w:r>
          </w:p>
          <w:p w14:paraId="20B08E1A" w14:textId="77777777" w:rsidR="001A20E6" w:rsidRDefault="00000000">
            <w:pPr>
              <w:pStyle w:val="TableCellResourceItem"/>
            </w:pPr>
            <w:r>
              <w:t>• La Excellence Polity Material</w:t>
            </w:r>
          </w:p>
          <w:p w14:paraId="30484480" w14:textId="77777777" w:rsidR="001A20E6" w:rsidRDefault="00000000">
            <w:pPr>
              <w:pStyle w:val="TableCellResourceItem"/>
            </w:pPr>
            <w:r>
              <w:t>• Mains RRP + Prelims RRP</w:t>
            </w:r>
          </w:p>
          <w:p w14:paraId="5F78C029" w14:textId="77777777" w:rsidR="001A20E6" w:rsidRDefault="00000000">
            <w:pPr>
              <w:pStyle w:val="TableCellResourceItem"/>
            </w:pPr>
            <w:r>
              <w:t>• Prelims &amp; Mains Workbooks</w:t>
            </w:r>
          </w:p>
          <w:p w14:paraId="3670C0AF" w14:textId="77777777" w:rsidR="001A20E6" w:rsidRDefault="00000000">
            <w:pPr>
              <w:pStyle w:val="TableCellCategoryTitle"/>
            </w:pPr>
            <w:r>
              <w:t>📰 Current Affairs</w:t>
            </w:r>
          </w:p>
          <w:p w14:paraId="1E9CC09C" w14:textId="77777777" w:rsidR="001A20E6" w:rsidRDefault="00000000">
            <w:pPr>
              <w:pStyle w:val="TableCellResourceItem"/>
            </w:pPr>
            <w:r>
              <w:t>• NITI Aayog Reports + PRS Briefs</w:t>
            </w:r>
          </w:p>
          <w:p w14:paraId="7E95DBA3" w14:textId="77777777" w:rsidR="001A20E6" w:rsidRDefault="00000000">
            <w:pPr>
              <w:pStyle w:val="TableCellResourceItem"/>
            </w:pPr>
            <w:r>
              <w:t>• Newspapers (The Hindu/Indian Express)</w:t>
            </w:r>
          </w:p>
          <w:p w14:paraId="5617FA8B"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70F389C6" w14:textId="77777777" w:rsidR="001A20E6" w:rsidRDefault="00000000">
            <w:pPr>
              <w:pStyle w:val="TableCellSubjectName"/>
            </w:pPr>
            <w:r>
              <w:t>Indian Economy</w:t>
            </w:r>
          </w:p>
          <w:p w14:paraId="49F9649E" w14:textId="77777777" w:rsidR="001A20E6" w:rsidRDefault="00000000">
            <w:pPr>
              <w:pStyle w:val="TableCellCategoryTitle"/>
            </w:pPr>
            <w:r>
              <w:t>📝 Practice Materials</w:t>
            </w:r>
          </w:p>
          <w:p w14:paraId="7F95EC9E" w14:textId="77777777" w:rsidR="001A20E6" w:rsidRDefault="00000000">
            <w:pPr>
              <w:pStyle w:val="TableCellResourceItem"/>
            </w:pPr>
            <w:r>
              <w:t>• La Excellence Economy Material</w:t>
            </w:r>
          </w:p>
          <w:p w14:paraId="35A366D4" w14:textId="77777777" w:rsidR="001A20E6" w:rsidRDefault="00000000">
            <w:pPr>
              <w:pStyle w:val="TableCellResourceItem"/>
            </w:pPr>
            <w:r>
              <w:t>• Mains RRP + Prelims RRP</w:t>
            </w:r>
          </w:p>
          <w:p w14:paraId="58ACAF67" w14:textId="77777777" w:rsidR="001A20E6" w:rsidRDefault="00000000">
            <w:pPr>
              <w:pStyle w:val="TableCellResourceItem"/>
            </w:pPr>
            <w:r>
              <w:t>• Prelims &amp; Mains Workbooks</w:t>
            </w:r>
          </w:p>
          <w:p w14:paraId="73D1DAD5" w14:textId="77777777" w:rsidR="001A20E6" w:rsidRDefault="00000000">
            <w:pPr>
              <w:pStyle w:val="TableCellCategoryTitle"/>
            </w:pPr>
            <w:r>
              <w:t>📰 Current Affairs</w:t>
            </w:r>
          </w:p>
          <w:p w14:paraId="54C5041B" w14:textId="77777777" w:rsidR="001A20E6" w:rsidRDefault="00000000">
            <w:pPr>
              <w:pStyle w:val="TableCellResourceItem"/>
            </w:pPr>
            <w:r>
              <w:t>• NITI Aayog Reports + Economic survey and Budget</w:t>
            </w:r>
          </w:p>
          <w:p w14:paraId="253B5AD9"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711904E8" w14:textId="77777777" w:rsidR="001A20E6" w:rsidRDefault="00000000">
            <w:pPr>
              <w:pStyle w:val="TableCellSubjectName"/>
            </w:pPr>
            <w:r>
              <w:t>Sociology</w:t>
            </w:r>
          </w:p>
          <w:p w14:paraId="67DE1C75" w14:textId="77777777" w:rsidR="001A20E6" w:rsidRDefault="00000000">
            <w:pPr>
              <w:pStyle w:val="TableCellCategoryTitle"/>
            </w:pPr>
            <w:r>
              <w:t>📝 Practice Materials</w:t>
            </w:r>
          </w:p>
          <w:p w14:paraId="4EF6AF29" w14:textId="77777777" w:rsidR="001A20E6" w:rsidRDefault="00000000">
            <w:pPr>
              <w:pStyle w:val="TableCellResourceItem"/>
            </w:pPr>
            <w:r>
              <w:t>• La Excellence Sociology Material</w:t>
            </w:r>
          </w:p>
          <w:p w14:paraId="68AA9EFE" w14:textId="77777777" w:rsidR="001A20E6" w:rsidRDefault="00000000">
            <w:pPr>
              <w:pStyle w:val="TableCellResourceItem"/>
            </w:pPr>
            <w:r>
              <w:t>• Mains RRP + Prelims RRP</w:t>
            </w:r>
          </w:p>
          <w:p w14:paraId="74A27413" w14:textId="77777777" w:rsidR="001A20E6" w:rsidRDefault="00000000">
            <w:pPr>
              <w:pStyle w:val="TableCellResourceItem"/>
            </w:pPr>
            <w:r>
              <w:t>• Prelims &amp; Mains Workbooks</w:t>
            </w:r>
          </w:p>
          <w:p w14:paraId="174BFC22" w14:textId="77777777" w:rsidR="001A20E6" w:rsidRDefault="00000000">
            <w:pPr>
              <w:pStyle w:val="TableCellResourceItem"/>
            </w:pPr>
            <w:r>
              <w:t>• Previous Year Question Papers</w:t>
            </w:r>
          </w:p>
          <w:p w14:paraId="59146829" w14:textId="77777777" w:rsidR="001A20E6" w:rsidRDefault="00000000">
            <w:pPr>
              <w:pStyle w:val="TableCellResourceItem"/>
            </w:pPr>
            <w:r>
              <w:t>• Mock Tests</w:t>
            </w:r>
          </w:p>
          <w:p w14:paraId="7EECD57E" w14:textId="77777777" w:rsidR="001A20E6" w:rsidRDefault="00000000">
            <w:pPr>
              <w:pStyle w:val="TableCellResourceItem"/>
            </w:pPr>
            <w:r>
              <w:t>• La Excellence Indian Society Material</w:t>
            </w:r>
          </w:p>
          <w:p w14:paraId="5EC7327D" w14:textId="77777777" w:rsidR="001A20E6" w:rsidRDefault="00000000">
            <w:pPr>
              <w:pStyle w:val="TableCellResourceItem"/>
            </w:pPr>
            <w:r>
              <w:t>• Mains Workbook - Paper I</w:t>
            </w:r>
          </w:p>
          <w:p w14:paraId="1AE8DF05" w14:textId="77777777" w:rsidR="001A20E6" w:rsidRDefault="00000000">
            <w:pPr>
              <w:pStyle w:val="TableCellResourceItem"/>
            </w:pPr>
            <w:r>
              <w:t>• La Excellence Social Change Material</w:t>
            </w:r>
          </w:p>
          <w:p w14:paraId="72C09516" w14:textId="77777777" w:rsidR="001A20E6" w:rsidRDefault="00000000">
            <w:pPr>
              <w:pStyle w:val="TableCellResourceItem"/>
            </w:pPr>
            <w:r>
              <w:t>• Mains Workbook - Paper II</w:t>
            </w:r>
          </w:p>
          <w:p w14:paraId="612457C3" w14:textId="77777777" w:rsidR="001A20E6" w:rsidRDefault="00000000">
            <w:pPr>
              <w:pStyle w:val="TableCellResourceItem"/>
            </w:pPr>
            <w:r>
              <w:t>• La Excellence Sociology of Religion Material</w:t>
            </w:r>
          </w:p>
          <w:p w14:paraId="4A47CDE6" w14:textId="77777777" w:rsidR="001A20E6" w:rsidRDefault="00000000">
            <w:pPr>
              <w:pStyle w:val="TableCellResourceItem"/>
            </w:pPr>
            <w:r>
              <w:t>• Mains Workbook</w:t>
            </w:r>
          </w:p>
          <w:p w14:paraId="3FB2C646" w14:textId="77777777" w:rsidR="001A20E6" w:rsidRDefault="00000000">
            <w:pPr>
              <w:pStyle w:val="TableCellResourceItem"/>
            </w:pPr>
            <w:r>
              <w:t>• La Excellence Sociology of Education Material</w:t>
            </w:r>
          </w:p>
          <w:p w14:paraId="486D3D7A" w14:textId="77777777" w:rsidR="001A20E6" w:rsidRDefault="00000000">
            <w:pPr>
              <w:pStyle w:val="TableCellResourceItem"/>
            </w:pPr>
            <w:r>
              <w:t>• Mains Workbook</w:t>
            </w:r>
          </w:p>
          <w:p w14:paraId="21DC4731" w14:textId="77777777" w:rsidR="001A20E6" w:rsidRDefault="00000000">
            <w:pPr>
              <w:pStyle w:val="TableCellResourceItem"/>
            </w:pPr>
            <w:r>
              <w:t>• La Excellence Social Stratification Material</w:t>
            </w:r>
          </w:p>
          <w:p w14:paraId="1AA3DC6C" w14:textId="77777777" w:rsidR="001A20E6" w:rsidRDefault="00000000">
            <w:pPr>
              <w:pStyle w:val="TableCellResourceItem"/>
            </w:pPr>
            <w:r>
              <w:t>• Mains Workbook</w:t>
            </w:r>
          </w:p>
          <w:p w14:paraId="1B4BE8DD" w14:textId="77777777" w:rsidR="001A20E6" w:rsidRDefault="00000000">
            <w:pPr>
              <w:pStyle w:val="TableCellResourceItem"/>
            </w:pPr>
            <w:r>
              <w:t>• La Excellence Gender Studies Material</w:t>
            </w:r>
          </w:p>
          <w:p w14:paraId="4A3120A7" w14:textId="77777777" w:rsidR="001A20E6" w:rsidRDefault="00000000">
            <w:pPr>
              <w:pStyle w:val="TableCellResourceItem"/>
            </w:pPr>
            <w:r>
              <w:t>• Mains Workbook</w:t>
            </w:r>
          </w:p>
          <w:p w14:paraId="59BE939D" w14:textId="77777777" w:rsidR="001A20E6" w:rsidRDefault="00000000">
            <w:pPr>
              <w:pStyle w:val="TableCellResourceItem"/>
            </w:pPr>
            <w:r>
              <w:t>• La Excellence Urban Sociology Material</w:t>
            </w:r>
          </w:p>
          <w:p w14:paraId="7F31CBEB" w14:textId="77777777" w:rsidR="001A20E6" w:rsidRDefault="00000000">
            <w:pPr>
              <w:pStyle w:val="TableCellResourceItem"/>
            </w:pPr>
            <w:r>
              <w:t>• Mains Workbook</w:t>
            </w:r>
          </w:p>
          <w:p w14:paraId="3468E710" w14:textId="77777777" w:rsidR="001A20E6" w:rsidRDefault="00000000">
            <w:pPr>
              <w:pStyle w:val="TableCellResourceItem"/>
            </w:pPr>
            <w:r>
              <w:t>• La Excellence Rural Sociology Material</w:t>
            </w:r>
          </w:p>
          <w:p w14:paraId="377531D8" w14:textId="77777777" w:rsidR="001A20E6" w:rsidRDefault="00000000">
            <w:pPr>
              <w:pStyle w:val="TableCellResourceItem"/>
            </w:pPr>
            <w:r>
              <w:t>• Mains Workbook</w:t>
            </w:r>
          </w:p>
          <w:p w14:paraId="26060DED" w14:textId="77777777" w:rsidR="001A20E6" w:rsidRDefault="00000000">
            <w:pPr>
              <w:pStyle w:val="TableCellResourceItem"/>
            </w:pPr>
            <w:r>
              <w:t>• La Excellence Social Movements Material</w:t>
            </w:r>
          </w:p>
          <w:p w14:paraId="51510A7F" w14:textId="77777777" w:rsidR="001A20E6" w:rsidRDefault="00000000">
            <w:pPr>
              <w:pStyle w:val="TableCellResourceItem"/>
            </w:pPr>
            <w:r>
              <w:t>• Mains Workbook</w:t>
            </w:r>
          </w:p>
          <w:p w14:paraId="2D0C9C54" w14:textId="77777777" w:rsidR="001A20E6" w:rsidRDefault="00000000">
            <w:pPr>
              <w:pStyle w:val="TableCellResourceItem"/>
            </w:pPr>
            <w:r>
              <w:t>• La Excellence Sociology of Health Material</w:t>
            </w:r>
          </w:p>
          <w:p w14:paraId="57D61576" w14:textId="77777777" w:rsidR="001A20E6" w:rsidRDefault="00000000">
            <w:pPr>
              <w:pStyle w:val="TableCellResourceItem"/>
            </w:pPr>
            <w:r>
              <w:t>• Mains Workbook</w:t>
            </w:r>
          </w:p>
          <w:p w14:paraId="4B022CA1" w14:textId="77777777" w:rsidR="001A20E6" w:rsidRDefault="00000000">
            <w:pPr>
              <w:pStyle w:val="TableCellResourceItem"/>
            </w:pPr>
            <w:r>
              <w:t>• La Excellence Sociology of Law Material</w:t>
            </w:r>
          </w:p>
          <w:p w14:paraId="2D76F162" w14:textId="77777777" w:rsidR="001A20E6" w:rsidRDefault="00000000">
            <w:pPr>
              <w:pStyle w:val="TableCellResourceItem"/>
            </w:pPr>
            <w:r>
              <w:t>• Mains Workbook</w:t>
            </w:r>
          </w:p>
          <w:p w14:paraId="47170EB9" w14:textId="77777777" w:rsidR="001A20E6" w:rsidRDefault="00000000">
            <w:pPr>
              <w:pStyle w:val="TableCellResourceItem"/>
            </w:pPr>
            <w:r>
              <w:t>• La Excellence Sociology of Media Material</w:t>
            </w:r>
          </w:p>
          <w:p w14:paraId="5A9CAC0B" w14:textId="77777777" w:rsidR="001A20E6" w:rsidRDefault="00000000">
            <w:pPr>
              <w:pStyle w:val="TableCellResourceItem"/>
            </w:pPr>
            <w:r>
              <w:t>• Mains Workbook</w:t>
            </w:r>
          </w:p>
          <w:p w14:paraId="4780FDDC" w14:textId="77777777" w:rsidR="001A20E6" w:rsidRDefault="00000000">
            <w:pPr>
              <w:pStyle w:val="TableCellResourceItem"/>
            </w:pPr>
            <w:r>
              <w:t>• La Excellence Sociology of Science Material</w:t>
            </w:r>
          </w:p>
          <w:p w14:paraId="3A97AEEC" w14:textId="77777777" w:rsidR="001A20E6" w:rsidRDefault="00000000">
            <w:pPr>
              <w:pStyle w:val="TableCellResourceItem"/>
            </w:pPr>
            <w:r>
              <w:t>• Mains Workbook</w:t>
            </w:r>
          </w:p>
          <w:p w14:paraId="681E70F1" w14:textId="77777777" w:rsidR="001A20E6" w:rsidRDefault="00000000">
            <w:pPr>
              <w:pStyle w:val="TableCellResourceItem"/>
            </w:pPr>
            <w:r>
              <w:t>• La Excellence Sociology of Environment Material</w:t>
            </w:r>
          </w:p>
          <w:p w14:paraId="72DFCC40" w14:textId="77777777" w:rsidR="001A20E6" w:rsidRDefault="00000000">
            <w:pPr>
              <w:pStyle w:val="TableCellResourceItem"/>
            </w:pPr>
            <w:r>
              <w:t>• Mains Workbook</w:t>
            </w:r>
          </w:p>
          <w:p w14:paraId="0EABB960" w14:textId="77777777" w:rsidR="001A20E6" w:rsidRDefault="00000000">
            <w:pPr>
              <w:pStyle w:val="TableCellResourceItem"/>
            </w:pPr>
            <w:r>
              <w:t>• La Excellence Sociology of Globalization Material</w:t>
            </w:r>
          </w:p>
          <w:p w14:paraId="6CF35098" w14:textId="77777777" w:rsidR="001A20E6" w:rsidRDefault="00000000">
            <w:pPr>
              <w:pStyle w:val="TableCellResourceItem"/>
            </w:pPr>
            <w:r>
              <w:t>• Mains Workbook</w:t>
            </w:r>
          </w:p>
          <w:p w14:paraId="4D67C450" w14:textId="77777777" w:rsidR="001A20E6" w:rsidRDefault="00000000">
            <w:pPr>
              <w:pStyle w:val="TableCellResourceItem"/>
            </w:pPr>
            <w:r>
              <w:t>• La Excellence Sociology of Work Material</w:t>
            </w:r>
          </w:p>
          <w:p w14:paraId="20E31CE3" w14:textId="77777777" w:rsidR="001A20E6" w:rsidRDefault="00000000">
            <w:pPr>
              <w:pStyle w:val="TableCellResourceItem"/>
            </w:pPr>
            <w:r>
              <w:t>• Mains Workbook</w:t>
            </w:r>
          </w:p>
          <w:p w14:paraId="43D7F28D" w14:textId="77777777" w:rsidR="001A20E6" w:rsidRDefault="00000000">
            <w:pPr>
              <w:pStyle w:val="TableCellCategoryTitle"/>
            </w:pPr>
            <w:r>
              <w:t>📰 Current Affairs</w:t>
            </w:r>
          </w:p>
          <w:p w14:paraId="4E80ED01" w14:textId="77777777" w:rsidR="001A20E6" w:rsidRDefault="00000000">
            <w:pPr>
              <w:pStyle w:val="TableCellResourceItem"/>
            </w:pPr>
            <w:r>
              <w:t>• Indian Sociological Review</w:t>
            </w:r>
          </w:p>
          <w:p w14:paraId="43111AC7" w14:textId="77777777" w:rsidR="001A20E6" w:rsidRDefault="00000000">
            <w:pPr>
              <w:pStyle w:val="TableCellResourceItem"/>
            </w:pPr>
            <w:r>
              <w:t>• Economic and Political Weekly (EPW)</w:t>
            </w:r>
          </w:p>
          <w:p w14:paraId="023D0EDA" w14:textId="77777777" w:rsidR="001A20E6" w:rsidRDefault="00000000">
            <w:pPr>
              <w:pStyle w:val="TableCellResourceItem"/>
            </w:pPr>
            <w:r>
              <w:t>• Newspapers (The Hindu, Indian Express - Social issues)</w:t>
            </w:r>
          </w:p>
          <w:p w14:paraId="7B6F6A67" w14:textId="77777777" w:rsidR="001A20E6" w:rsidRDefault="00000000">
            <w:pPr>
              <w:pStyle w:val="TableCellResourceItem"/>
            </w:pPr>
            <w:r>
              <w:t>• Yojana Magazine</w:t>
            </w:r>
          </w:p>
          <w:p w14:paraId="7C51EDDF" w14:textId="77777777" w:rsidR="001A20E6" w:rsidRDefault="00000000">
            <w:pPr>
              <w:pStyle w:val="TableCellResourceItem"/>
            </w:pPr>
            <w:r>
              <w:t>• Kurukshetra Magazine</w:t>
            </w:r>
          </w:p>
          <w:p w14:paraId="6E1F8FE6" w14:textId="77777777" w:rsidR="001A20E6" w:rsidRDefault="00000000">
            <w:pPr>
              <w:pStyle w:val="TableCellResourceItem"/>
            </w:pPr>
            <w:r>
              <w:t>• Social Watch India Reports</w:t>
            </w:r>
          </w:p>
          <w:p w14:paraId="4BE06F8D" w14:textId="77777777" w:rsidR="001A20E6" w:rsidRDefault="00000000">
            <w:pPr>
              <w:pStyle w:val="TableCellResourceItem"/>
            </w:pPr>
            <w:r>
              <w:t>• NSSO Reports</w:t>
            </w:r>
          </w:p>
          <w:p w14:paraId="7C245DF1" w14:textId="77777777" w:rsidR="001A20E6" w:rsidRDefault="00000000">
            <w:pPr>
              <w:pStyle w:val="TableCellResourceItem"/>
            </w:pPr>
            <w:r>
              <w:t>• NFHS Reports</w:t>
            </w:r>
          </w:p>
          <w:p w14:paraId="1A34F212" w14:textId="77777777" w:rsidR="001A20E6" w:rsidRDefault="00000000">
            <w:pPr>
              <w:pStyle w:val="TableCellResourceItem"/>
            </w:pPr>
            <w:r>
              <w:t>• EPW Articles on Indian Society</w:t>
            </w:r>
          </w:p>
          <w:p w14:paraId="7C375841" w14:textId="77777777" w:rsidR="001A20E6" w:rsidRDefault="00000000">
            <w:pPr>
              <w:pStyle w:val="TableCellResourceItem"/>
            </w:pPr>
            <w:r>
              <w:t>• Census Reports</w:t>
            </w:r>
          </w:p>
          <w:p w14:paraId="7241ACE5" w14:textId="77777777" w:rsidR="001A20E6" w:rsidRDefault="00000000">
            <w:pPr>
              <w:pStyle w:val="TableCellResourceItem"/>
            </w:pPr>
            <w:r>
              <w:t>• Social Development Reports</w:t>
            </w:r>
          </w:p>
          <w:p w14:paraId="5C92D3FC" w14:textId="77777777" w:rsidR="001A20E6" w:rsidRDefault="00000000">
            <w:pPr>
              <w:pStyle w:val="TableCellResourceItem"/>
            </w:pPr>
            <w:r>
              <w:t>• Planning Commission Reports</w:t>
            </w:r>
          </w:p>
          <w:p w14:paraId="07DB6210" w14:textId="77777777" w:rsidR="001A20E6" w:rsidRDefault="00000000">
            <w:pPr>
              <w:pStyle w:val="TableCellResourceItem"/>
            </w:pPr>
            <w:r>
              <w:t>• NITI Aayog Reports</w:t>
            </w:r>
          </w:p>
          <w:p w14:paraId="064DA86D" w14:textId="77777777" w:rsidR="001A20E6" w:rsidRDefault="00000000">
            <w:pPr>
              <w:pStyle w:val="TableCellResourceItem"/>
            </w:pPr>
            <w:r>
              <w:t>• World Bank Reports on India</w:t>
            </w:r>
          </w:p>
          <w:p w14:paraId="6C43224E" w14:textId="77777777" w:rsidR="001A20E6" w:rsidRDefault="00000000">
            <w:pPr>
              <w:pStyle w:val="TableCellResourceItem"/>
            </w:pPr>
            <w:r>
              <w:t>• Religious Demographics Reports</w:t>
            </w:r>
          </w:p>
          <w:p w14:paraId="6687F9D4" w14:textId="77777777" w:rsidR="001A20E6" w:rsidRDefault="00000000">
            <w:pPr>
              <w:pStyle w:val="TableCellResourceItem"/>
            </w:pPr>
            <w:r>
              <w:t>• Minority Commission Reports</w:t>
            </w:r>
          </w:p>
          <w:p w14:paraId="09881EA6" w14:textId="77777777" w:rsidR="001A20E6" w:rsidRDefault="00000000">
            <w:pPr>
              <w:pStyle w:val="TableCellResourceItem"/>
            </w:pPr>
            <w:r>
              <w:t>• ASER Reports</w:t>
            </w:r>
          </w:p>
          <w:p w14:paraId="460C779C" w14:textId="77777777" w:rsidR="001A20E6" w:rsidRDefault="00000000">
            <w:pPr>
              <w:pStyle w:val="TableCellResourceItem"/>
            </w:pPr>
            <w:r>
              <w:t>• NEP 2020</w:t>
            </w:r>
          </w:p>
          <w:p w14:paraId="67556314" w14:textId="77777777" w:rsidR="001A20E6" w:rsidRDefault="00000000">
            <w:pPr>
              <w:pStyle w:val="TableCellResourceItem"/>
            </w:pPr>
            <w:r>
              <w:t>• Education Statistics Reports</w:t>
            </w:r>
          </w:p>
          <w:p w14:paraId="51C6D413" w14:textId="77777777" w:rsidR="001A20E6" w:rsidRDefault="00000000">
            <w:pPr>
              <w:pStyle w:val="TableCellResourceItem"/>
            </w:pPr>
            <w:r>
              <w:t>• Sachar Committee Report</w:t>
            </w:r>
          </w:p>
          <w:p w14:paraId="53C2C6A0" w14:textId="77777777" w:rsidR="001A20E6" w:rsidRDefault="00000000">
            <w:pPr>
              <w:pStyle w:val="TableCellResourceItem"/>
            </w:pPr>
            <w:r>
              <w:t>• Mandal Commission Report</w:t>
            </w:r>
          </w:p>
          <w:p w14:paraId="724ACD47" w14:textId="77777777" w:rsidR="001A20E6" w:rsidRDefault="00000000">
            <w:pPr>
              <w:pStyle w:val="TableCellResourceItem"/>
            </w:pPr>
            <w:r>
              <w:t>• Caste Census Data</w:t>
            </w:r>
          </w:p>
          <w:p w14:paraId="3AB1FEE0" w14:textId="77777777" w:rsidR="001A20E6" w:rsidRDefault="00000000">
            <w:pPr>
              <w:pStyle w:val="TableCellResourceItem"/>
            </w:pPr>
            <w:r>
              <w:t>• Gender Budget Reports</w:t>
            </w:r>
          </w:p>
          <w:p w14:paraId="598BA85F" w14:textId="77777777" w:rsidR="001A20E6" w:rsidRDefault="00000000">
            <w:pPr>
              <w:pStyle w:val="TableCellResourceItem"/>
            </w:pPr>
            <w:r>
              <w:t>• Women and Child Development Ministry Reports</w:t>
            </w:r>
          </w:p>
          <w:p w14:paraId="5DC72BE9" w14:textId="77777777" w:rsidR="001A20E6" w:rsidRDefault="00000000">
            <w:pPr>
              <w:pStyle w:val="TableCellResourceItem"/>
            </w:pPr>
            <w:r>
              <w:t>• NFHS Gender Data</w:t>
            </w:r>
          </w:p>
          <w:p w14:paraId="3CEC7CF6" w14:textId="77777777" w:rsidR="001A20E6" w:rsidRDefault="00000000">
            <w:pPr>
              <w:pStyle w:val="TableCellResourceItem"/>
            </w:pPr>
            <w:r>
              <w:t>• Census Urban Data</w:t>
            </w:r>
          </w:p>
          <w:p w14:paraId="5782B1BF" w14:textId="77777777" w:rsidR="001A20E6" w:rsidRDefault="00000000">
            <w:pPr>
              <w:pStyle w:val="TableCellResourceItem"/>
            </w:pPr>
            <w:r>
              <w:t>• Smart Cities Mission Reports</w:t>
            </w:r>
          </w:p>
          <w:p w14:paraId="4BE9D80F" w14:textId="77777777" w:rsidR="001A20E6" w:rsidRDefault="00000000">
            <w:pPr>
              <w:pStyle w:val="TableCellResourceItem"/>
            </w:pPr>
            <w:r>
              <w:t>• Urban Development Ministry Reports</w:t>
            </w:r>
          </w:p>
          <w:p w14:paraId="651291F6" w14:textId="77777777" w:rsidR="001A20E6" w:rsidRDefault="00000000">
            <w:pPr>
              <w:pStyle w:val="TableCellResourceItem"/>
            </w:pPr>
            <w:r>
              <w:t>• Rural Development Ministry Reports</w:t>
            </w:r>
          </w:p>
          <w:p w14:paraId="14767465" w14:textId="77777777" w:rsidR="001A20E6" w:rsidRDefault="00000000">
            <w:pPr>
              <w:pStyle w:val="TableCellResourceItem"/>
            </w:pPr>
            <w:r>
              <w:t>• MGNREGA Reports</w:t>
            </w:r>
          </w:p>
          <w:p w14:paraId="1F5BFAFE" w14:textId="77777777" w:rsidR="001A20E6" w:rsidRDefault="00000000">
            <w:pPr>
              <w:pStyle w:val="TableCellResourceItem"/>
            </w:pPr>
            <w:r>
              <w:t>• Panchayati Raj Statistics</w:t>
            </w:r>
          </w:p>
          <w:p w14:paraId="26B8B3DF" w14:textId="77777777" w:rsidR="001A20E6" w:rsidRDefault="00000000">
            <w:pPr>
              <w:pStyle w:val="TableCellResourceItem"/>
            </w:pPr>
            <w:r>
              <w:t>• Social Movement Case Studies</w:t>
            </w:r>
          </w:p>
          <w:p w14:paraId="16D94470" w14:textId="77777777" w:rsidR="001A20E6" w:rsidRDefault="00000000">
            <w:pPr>
              <w:pStyle w:val="TableCellResourceItem"/>
            </w:pPr>
            <w:r>
              <w:t>• Civil Society Reports</w:t>
            </w:r>
          </w:p>
          <w:p w14:paraId="282328AC" w14:textId="77777777" w:rsidR="001A20E6" w:rsidRDefault="00000000">
            <w:pPr>
              <w:pStyle w:val="TableCellResourceItem"/>
            </w:pPr>
            <w:r>
              <w:t>• Human Rights Reports</w:t>
            </w:r>
          </w:p>
          <w:p w14:paraId="67DC19DC" w14:textId="77777777" w:rsidR="001A20E6" w:rsidRDefault="00000000">
            <w:pPr>
              <w:pStyle w:val="TableCellResourceItem"/>
            </w:pPr>
            <w:r>
              <w:t>• Health Ministry Reports</w:t>
            </w:r>
          </w:p>
          <w:p w14:paraId="01D902CA" w14:textId="77777777" w:rsidR="001A20E6" w:rsidRDefault="00000000">
            <w:pPr>
              <w:pStyle w:val="TableCellResourceItem"/>
            </w:pPr>
            <w:r>
              <w:t>• WHO Reports on India</w:t>
            </w:r>
          </w:p>
          <w:p w14:paraId="7D4CA824" w14:textId="77777777" w:rsidR="001A20E6" w:rsidRDefault="00000000">
            <w:pPr>
              <w:pStyle w:val="TableCellResourceItem"/>
            </w:pPr>
            <w:r>
              <w:t>• Ayushman Bharat Reports</w:t>
            </w:r>
          </w:p>
          <w:p w14:paraId="00DB6618" w14:textId="77777777" w:rsidR="001A20E6" w:rsidRDefault="00000000">
            <w:pPr>
              <w:pStyle w:val="TableCellResourceItem"/>
            </w:pPr>
            <w:r>
              <w:t>• Law Commission Reports</w:t>
            </w:r>
          </w:p>
          <w:p w14:paraId="7BE8583E" w14:textId="77777777" w:rsidR="001A20E6" w:rsidRDefault="00000000">
            <w:pPr>
              <w:pStyle w:val="TableCellResourceItem"/>
            </w:pPr>
            <w:r>
              <w:t>• Supreme Court Judgments</w:t>
            </w:r>
          </w:p>
          <w:p w14:paraId="1B8E4534" w14:textId="77777777" w:rsidR="001A20E6" w:rsidRDefault="00000000">
            <w:pPr>
              <w:pStyle w:val="TableCellResourceItem"/>
            </w:pPr>
            <w:r>
              <w:t>• Legal Aid Reports</w:t>
            </w:r>
          </w:p>
          <w:p w14:paraId="3C019284" w14:textId="77777777" w:rsidR="001A20E6" w:rsidRDefault="00000000">
            <w:pPr>
              <w:pStyle w:val="TableCellResourceItem"/>
            </w:pPr>
            <w:r>
              <w:t>• Media Reports</w:t>
            </w:r>
          </w:p>
          <w:p w14:paraId="235E9564" w14:textId="77777777" w:rsidR="001A20E6" w:rsidRDefault="00000000">
            <w:pPr>
              <w:pStyle w:val="TableCellResourceItem"/>
            </w:pPr>
            <w:r>
              <w:t>• Broadcasting Ministry Reports</w:t>
            </w:r>
          </w:p>
          <w:p w14:paraId="7E95E315" w14:textId="77777777" w:rsidR="001A20E6" w:rsidRDefault="00000000">
            <w:pPr>
              <w:pStyle w:val="TableCellResourceItem"/>
            </w:pPr>
            <w:r>
              <w:t>• Social Media Impact Studies</w:t>
            </w:r>
          </w:p>
          <w:p w14:paraId="5735A0F4" w14:textId="77777777" w:rsidR="001A20E6" w:rsidRDefault="00000000">
            <w:pPr>
              <w:pStyle w:val="TableCellResourceItem"/>
            </w:pPr>
            <w:r>
              <w:t>• Science and Technology Ministry Reports</w:t>
            </w:r>
          </w:p>
          <w:p w14:paraId="3F6C81F0" w14:textId="77777777" w:rsidR="001A20E6" w:rsidRDefault="00000000">
            <w:pPr>
              <w:pStyle w:val="TableCellResourceItem"/>
            </w:pPr>
            <w:r>
              <w:t>• ISRO Reports</w:t>
            </w:r>
          </w:p>
          <w:p w14:paraId="40C1B119" w14:textId="77777777" w:rsidR="001A20E6" w:rsidRDefault="00000000">
            <w:pPr>
              <w:pStyle w:val="TableCellResourceItem"/>
            </w:pPr>
            <w:r>
              <w:t>• Digital India Reports</w:t>
            </w:r>
          </w:p>
          <w:p w14:paraId="61B3EEE9" w14:textId="77777777" w:rsidR="001A20E6" w:rsidRDefault="00000000">
            <w:pPr>
              <w:pStyle w:val="TableCellResourceItem"/>
            </w:pPr>
            <w:r>
              <w:t>• Environment Ministry Reports</w:t>
            </w:r>
          </w:p>
          <w:p w14:paraId="4EE150E3" w14:textId="77777777" w:rsidR="001A20E6" w:rsidRDefault="00000000">
            <w:pPr>
              <w:pStyle w:val="TableCellResourceItem"/>
            </w:pPr>
            <w:r>
              <w:t>• Climate Change Reports</w:t>
            </w:r>
          </w:p>
          <w:p w14:paraId="34E8F20D" w14:textId="77777777" w:rsidR="001A20E6" w:rsidRDefault="00000000">
            <w:pPr>
              <w:pStyle w:val="TableCellResourceItem"/>
            </w:pPr>
            <w:r>
              <w:t>• Sustainable Development Reports</w:t>
            </w:r>
          </w:p>
          <w:p w14:paraId="679AB18A" w14:textId="77777777" w:rsidR="001A20E6" w:rsidRDefault="00000000">
            <w:pPr>
              <w:pStyle w:val="TableCellResourceItem"/>
            </w:pPr>
            <w:r>
              <w:t>• WTO Reports</w:t>
            </w:r>
          </w:p>
          <w:p w14:paraId="3499ECA6" w14:textId="77777777" w:rsidR="001A20E6" w:rsidRDefault="00000000">
            <w:pPr>
              <w:pStyle w:val="TableCellResourceItem"/>
            </w:pPr>
            <w:r>
              <w:t>• Globalization Impact Studies</w:t>
            </w:r>
          </w:p>
          <w:p w14:paraId="10187D44" w14:textId="77777777" w:rsidR="001A20E6" w:rsidRDefault="00000000">
            <w:pPr>
              <w:pStyle w:val="TableCellResourceItem"/>
            </w:pPr>
            <w:r>
              <w:t>• International Migration Reports</w:t>
            </w:r>
          </w:p>
          <w:p w14:paraId="168A4ED5" w14:textId="77777777" w:rsidR="001A20E6" w:rsidRDefault="00000000">
            <w:pPr>
              <w:pStyle w:val="TableCellResourceItem"/>
            </w:pPr>
            <w:r>
              <w:t>• Labor Ministry Reports</w:t>
            </w:r>
          </w:p>
          <w:p w14:paraId="52FEEC89" w14:textId="77777777" w:rsidR="001A20E6" w:rsidRDefault="00000000">
            <w:pPr>
              <w:pStyle w:val="TableCellResourceItem"/>
            </w:pPr>
            <w:r>
              <w:t>• Industrial Relations Reports</w:t>
            </w:r>
          </w:p>
          <w:p w14:paraId="18C53597" w14:textId="77777777" w:rsidR="001A20E6" w:rsidRDefault="00000000">
            <w:pPr>
              <w:pStyle w:val="TableCellResourceItem"/>
            </w:pPr>
            <w:r>
              <w:t>• Skill Development Reports</w:t>
            </w:r>
          </w:p>
        </w:tc>
      </w:tr>
      <w:tr w:rsidR="001A20E6" w14:paraId="6B70FE55" w14:textId="77777777">
        <w:tc>
          <w:tcPr>
            <w:tcW w:w="1650" w:type="pct"/>
            <w:tcBorders>
              <w:bottom w:val="single" w:sz="2" w:space="0" w:color="D1D5DB"/>
              <w:right w:val="single" w:sz="2" w:space="0" w:color="D1D5DB"/>
            </w:tcBorders>
            <w:tcMar>
              <w:top w:w="200" w:type="dxa"/>
              <w:left w:w="150" w:type="dxa"/>
              <w:bottom w:w="200" w:type="dxa"/>
              <w:right w:w="150" w:type="dxa"/>
            </w:tcMar>
          </w:tcPr>
          <w:p w14:paraId="4ADD555F" w14:textId="77777777" w:rsidR="001A20E6" w:rsidRDefault="00000000">
            <w:pPr>
              <w:pStyle w:val="TableCellSubjectName"/>
            </w:pPr>
            <w:r>
              <w:t>History-Ancient</w:t>
            </w:r>
          </w:p>
          <w:p w14:paraId="2820F089" w14:textId="77777777" w:rsidR="001A20E6" w:rsidRDefault="00000000">
            <w:pPr>
              <w:pStyle w:val="TableCellCategoryTitle"/>
            </w:pPr>
            <w:r>
              <w:t>📚 Primary Books</w:t>
            </w:r>
          </w:p>
          <w:p w14:paraId="12B87524" w14:textId="77777777" w:rsidR="001A20E6" w:rsidRDefault="00000000">
            <w:pPr>
              <w:pStyle w:val="TableCellResourceItem"/>
            </w:pPr>
            <w:r>
              <w:t>• NCERT Class VI - Our Past - I - What, Where, How and When?</w:t>
            </w:r>
          </w:p>
          <w:p w14:paraId="4972907D" w14:textId="77777777" w:rsidR="001A20E6" w:rsidRDefault="00000000">
            <w:pPr>
              <w:pStyle w:val="TableCellResourceItem"/>
            </w:pPr>
            <w:r>
              <w:t>• Ancient India by R.S. Sharma - The Importance of Ancient History</w:t>
            </w:r>
          </w:p>
          <w:p w14:paraId="4B1DDDE8" w14:textId="77777777" w:rsidR="001A20E6" w:rsidRDefault="00000000">
            <w:pPr>
              <w:pStyle w:val="TableCellResourceItem"/>
            </w:pPr>
            <w:r>
              <w:t>• Ancient India by R.S. Sharma - The Construction of Ancient Indian History</w:t>
            </w:r>
          </w:p>
          <w:p w14:paraId="53D6E698" w14:textId="77777777" w:rsidR="001A20E6" w:rsidRDefault="00000000">
            <w:pPr>
              <w:pStyle w:val="TableCellResourceItem"/>
            </w:pPr>
            <w:r>
              <w:t>• Ancient India by R.S. Sharma - The Geographical Setting</w:t>
            </w:r>
          </w:p>
          <w:p w14:paraId="765942D6" w14:textId="77777777" w:rsidR="001A20E6" w:rsidRDefault="00000000">
            <w:pPr>
              <w:pStyle w:val="TableCellCategoryTitle"/>
            </w:pPr>
            <w:r>
              <w:t>📝 Practice Materials</w:t>
            </w:r>
          </w:p>
          <w:p w14:paraId="596601FA" w14:textId="77777777" w:rsidR="001A20E6" w:rsidRDefault="00000000">
            <w:pPr>
              <w:pStyle w:val="TableCellResourceItem"/>
            </w:pPr>
            <w:r>
              <w:t>• La Excellence Culture Material</w:t>
            </w:r>
          </w:p>
          <w:p w14:paraId="3966C5C9" w14:textId="77777777" w:rsidR="001A20E6" w:rsidRDefault="00000000">
            <w:pPr>
              <w:pStyle w:val="TableCellResourceItem"/>
            </w:pPr>
            <w:r>
              <w:t>• Ancient/Medieval Prelims Workbooks</w:t>
            </w:r>
          </w:p>
          <w:p w14:paraId="36BE946D" w14:textId="77777777" w:rsidR="001A20E6" w:rsidRDefault="00000000">
            <w:pPr>
              <w:pStyle w:val="TableCellCategoryTitle"/>
            </w:pPr>
            <w:r>
              <w:t>📰 Current Affairs</w:t>
            </w:r>
          </w:p>
          <w:p w14:paraId="4850DC5C" w14:textId="77777777" w:rsidR="001A20E6" w:rsidRDefault="00000000">
            <w:pPr>
              <w:pStyle w:val="TableCellResourceItem"/>
            </w:pPr>
            <w:r>
              <w:t>• Newspapers (CA on Archaeology/Heritage)</w:t>
            </w:r>
          </w:p>
        </w:tc>
        <w:tc>
          <w:tcPr>
            <w:tcW w:w="1650" w:type="pct"/>
          </w:tcPr>
          <w:p w14:paraId="61228931" w14:textId="77777777" w:rsidR="001A20E6" w:rsidRDefault="001A20E6"/>
        </w:tc>
        <w:tc>
          <w:tcPr>
            <w:tcW w:w="1650" w:type="pct"/>
          </w:tcPr>
          <w:p w14:paraId="04F5F97E" w14:textId="77777777" w:rsidR="001A20E6" w:rsidRDefault="001A20E6"/>
        </w:tc>
      </w:tr>
    </w:tbl>
    <w:p w14:paraId="68D9FF7C"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0B1E132C" w14:textId="77777777">
        <w:tc>
          <w:tcPr>
            <w:tcW w:w="2500" w:type="pct"/>
            <w:tcMar>
              <w:top w:w="0" w:type="dxa"/>
              <w:left w:w="0" w:type="dxa"/>
              <w:bottom w:w="0" w:type="dxa"/>
              <w:right w:w="0" w:type="dxa"/>
            </w:tcMar>
          </w:tcPr>
          <w:p w14:paraId="0E2B1496" w14:textId="77777777" w:rsidR="001A20E6" w:rsidRDefault="00000000">
            <w:pPr>
              <w:pStyle w:val="WeekTitle"/>
            </w:pPr>
            <w:r>
              <w:rPr>
                <w:color w:val="0369A1"/>
              </w:rPr>
              <w:t>📅 May 23 - May 29, 2027</w:t>
            </w:r>
          </w:p>
        </w:tc>
        <w:tc>
          <w:tcPr>
            <w:tcW w:w="2500" w:type="pct"/>
            <w:tcMar>
              <w:top w:w="0" w:type="dxa"/>
              <w:left w:w="0" w:type="dxa"/>
              <w:bottom w:w="0" w:type="dxa"/>
              <w:right w:w="0" w:type="dxa"/>
            </w:tcMar>
          </w:tcPr>
          <w:p w14:paraId="25C17E7C" w14:textId="77777777" w:rsidR="001A20E6" w:rsidRDefault="00000000">
            <w:pPr>
              <w:pStyle w:val="WeekCycleName"/>
            </w:pPr>
            <w:r>
              <w:rPr>
                <w:color w:val="0369A1"/>
              </w:rPr>
              <w:t>C6</w:t>
            </w:r>
          </w:p>
        </w:tc>
      </w:tr>
    </w:tbl>
    <w:p w14:paraId="1BD23456"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3D851AC3" w14:textId="77777777">
        <w:tc>
          <w:tcPr>
            <w:tcW w:w="700" w:type="pct"/>
            <w:shd w:val="clear" w:color="auto" w:fill="E0F2FE"/>
            <w:tcMar>
              <w:top w:w="200" w:type="dxa"/>
              <w:left w:w="100" w:type="dxa"/>
              <w:bottom w:w="200" w:type="dxa"/>
              <w:right w:w="100" w:type="dxa"/>
            </w:tcMar>
          </w:tcPr>
          <w:p w14:paraId="6A2E874E" w14:textId="77777777" w:rsidR="001A20E6" w:rsidRDefault="00000000">
            <w:pPr>
              <w:pStyle w:val="TableCellCalendarDayHeader"/>
            </w:pPr>
            <w:r>
              <w:rPr>
                <w:color w:val="0369A1"/>
              </w:rPr>
              <w:t>Sunday</w:t>
            </w:r>
          </w:p>
          <w:p w14:paraId="1609A0CB" w14:textId="77777777" w:rsidR="001A20E6" w:rsidRDefault="00000000">
            <w:pPr>
              <w:pStyle w:val="TableCellCalendarDateHeader"/>
            </w:pPr>
            <w:r>
              <w:rPr>
                <w:color w:val="0369A1"/>
              </w:rPr>
              <w:t>May 23</w:t>
            </w:r>
          </w:p>
          <w:p w14:paraId="0A6A3CFA"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28B20343" w14:textId="77777777" w:rsidR="001A20E6" w:rsidRDefault="00000000">
            <w:pPr>
              <w:pStyle w:val="TableCellCalendarDayHeader"/>
            </w:pPr>
            <w:r>
              <w:rPr>
                <w:color w:val="0369A1"/>
              </w:rPr>
              <w:t>Monday</w:t>
            </w:r>
          </w:p>
          <w:p w14:paraId="5033DCE8" w14:textId="77777777" w:rsidR="001A20E6" w:rsidRDefault="00000000">
            <w:pPr>
              <w:pStyle w:val="TableCellCalendarDateHeader"/>
            </w:pPr>
            <w:r>
              <w:rPr>
                <w:color w:val="0369A1"/>
              </w:rPr>
              <w:t>May 24</w:t>
            </w:r>
          </w:p>
          <w:p w14:paraId="70AE99A1"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75489E29" w14:textId="77777777" w:rsidR="001A20E6" w:rsidRDefault="00000000">
            <w:pPr>
              <w:pStyle w:val="TableCellCalendarDayHeader"/>
            </w:pPr>
            <w:r>
              <w:rPr>
                <w:color w:val="0369A1"/>
              </w:rPr>
              <w:t>Tuesday</w:t>
            </w:r>
          </w:p>
          <w:p w14:paraId="7DE881A7" w14:textId="77777777" w:rsidR="001A20E6" w:rsidRDefault="00000000">
            <w:pPr>
              <w:pStyle w:val="TableCellCalendarDateHeader"/>
            </w:pPr>
            <w:r>
              <w:rPr>
                <w:color w:val="0369A1"/>
              </w:rPr>
              <w:t>May 25</w:t>
            </w:r>
          </w:p>
          <w:p w14:paraId="5BC2E01F"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5E1CFA39" w14:textId="77777777" w:rsidR="001A20E6" w:rsidRDefault="00000000">
            <w:pPr>
              <w:pStyle w:val="TableCellCalendarDayHeader"/>
            </w:pPr>
            <w:r>
              <w:rPr>
                <w:color w:val="0369A1"/>
              </w:rPr>
              <w:t>Wednesday</w:t>
            </w:r>
          </w:p>
          <w:p w14:paraId="18B84B4E" w14:textId="77777777" w:rsidR="001A20E6" w:rsidRDefault="00000000">
            <w:pPr>
              <w:pStyle w:val="TableCellCalendarDateHeader"/>
            </w:pPr>
            <w:r>
              <w:rPr>
                <w:color w:val="0369A1"/>
              </w:rPr>
              <w:t>May 26</w:t>
            </w:r>
          </w:p>
          <w:p w14:paraId="712DA6B5"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7F615081" w14:textId="77777777" w:rsidR="001A20E6" w:rsidRDefault="00000000">
            <w:pPr>
              <w:pStyle w:val="TableCellCalendarDayHeader"/>
            </w:pPr>
            <w:r>
              <w:rPr>
                <w:color w:val="0369A1"/>
              </w:rPr>
              <w:t>Thursday</w:t>
            </w:r>
          </w:p>
          <w:p w14:paraId="535A7480" w14:textId="77777777" w:rsidR="001A20E6" w:rsidRDefault="00000000">
            <w:pPr>
              <w:pStyle w:val="TableCellCalendarDateHeader"/>
            </w:pPr>
            <w:r>
              <w:rPr>
                <w:color w:val="0369A1"/>
              </w:rPr>
              <w:t>May 27</w:t>
            </w:r>
          </w:p>
          <w:p w14:paraId="50343448"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7DC68991" w14:textId="77777777" w:rsidR="001A20E6" w:rsidRDefault="00000000">
            <w:pPr>
              <w:pStyle w:val="TableCellCalendarDayHeader"/>
            </w:pPr>
            <w:r>
              <w:rPr>
                <w:color w:val="0369A1"/>
              </w:rPr>
              <w:t>Friday</w:t>
            </w:r>
          </w:p>
          <w:p w14:paraId="44987098" w14:textId="77777777" w:rsidR="001A20E6" w:rsidRDefault="00000000">
            <w:pPr>
              <w:pStyle w:val="TableCellCalendarDateHeader"/>
            </w:pPr>
            <w:r>
              <w:rPr>
                <w:color w:val="0369A1"/>
              </w:rPr>
              <w:t>May 28</w:t>
            </w:r>
          </w:p>
          <w:p w14:paraId="272446DF"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35BF8FB6" w14:textId="77777777" w:rsidR="001A20E6" w:rsidRDefault="00000000">
            <w:pPr>
              <w:pStyle w:val="TableCellCalendarDayHeader"/>
            </w:pPr>
            <w:r>
              <w:rPr>
                <w:color w:val="F57C00"/>
              </w:rPr>
              <w:t>Saturday</w:t>
            </w:r>
          </w:p>
          <w:p w14:paraId="10F90386" w14:textId="77777777" w:rsidR="001A20E6" w:rsidRDefault="00000000">
            <w:pPr>
              <w:pStyle w:val="TableCellCalendarDateHeader"/>
            </w:pPr>
            <w:r>
              <w:rPr>
                <w:color w:val="F57C00"/>
              </w:rPr>
              <w:t>May 29</w:t>
            </w:r>
          </w:p>
          <w:p w14:paraId="3C08ED51" w14:textId="77777777" w:rsidR="001A20E6" w:rsidRDefault="00000000">
            <w:pPr>
              <w:pStyle w:val="TableCellCatchupLabel"/>
            </w:pPr>
            <w:r>
              <w:rPr>
                <w:color w:val="F57C00"/>
              </w:rPr>
              <w:t>Catchup Day</w:t>
            </w:r>
          </w:p>
        </w:tc>
      </w:tr>
      <w:tr w:rsidR="001A20E6" w14:paraId="25750179" w14:textId="77777777">
        <w:tc>
          <w:tcPr>
            <w:tcW w:w="700" w:type="pct"/>
            <w:shd w:val="clear" w:color="auto" w:fill="E0F2FE"/>
            <w:tcMar>
              <w:top w:w="150" w:type="dxa"/>
              <w:left w:w="100" w:type="dxa"/>
              <w:bottom w:w="150" w:type="dxa"/>
              <w:right w:w="100" w:type="dxa"/>
            </w:tcMar>
          </w:tcPr>
          <w:p w14:paraId="3660789E" w14:textId="77777777" w:rsidR="001A20E6" w:rsidRDefault="00000000">
            <w:pPr>
              <w:pStyle w:val="TableCellTaskSubject"/>
            </w:pPr>
            <w:r>
              <w:t>Sociology</w:t>
            </w:r>
          </w:p>
          <w:p w14:paraId="2E000DB5" w14:textId="77777777" w:rsidR="001A20E6" w:rsidRDefault="00000000">
            <w:pPr>
              <w:pStyle w:val="TableCellTaskDetails"/>
            </w:pPr>
            <w:r>
              <w:t>• Test - TEST — 3h</w:t>
            </w:r>
          </w:p>
          <w:p w14:paraId="531A9718" w14:textId="77777777" w:rsidR="001A20E6" w:rsidRDefault="00000000">
            <w:pPr>
              <w:pStyle w:val="TableCellTaskBadge"/>
              <w:shd w:val="clear" w:color="auto" w:fill="FFF3E0"/>
            </w:pPr>
            <w:r>
              <w:rPr>
                <w:b/>
                <w:bCs/>
                <w:color w:val="F57C00"/>
              </w:rPr>
              <w:t>TEST</w:t>
            </w:r>
          </w:p>
        </w:tc>
        <w:tc>
          <w:tcPr>
            <w:tcW w:w="700" w:type="pct"/>
            <w:shd w:val="clear" w:color="auto" w:fill="E0F2FE"/>
            <w:tcMar>
              <w:top w:w="150" w:type="dxa"/>
              <w:left w:w="100" w:type="dxa"/>
              <w:bottom w:w="150" w:type="dxa"/>
              <w:right w:w="100" w:type="dxa"/>
            </w:tcMar>
          </w:tcPr>
          <w:p w14:paraId="3E23525B" w14:textId="77777777" w:rsidR="001A20E6" w:rsidRDefault="00000000">
            <w:pPr>
              <w:pStyle w:val="TableCellTaskSubject"/>
            </w:pPr>
            <w:r>
              <w:t>Sociology</w:t>
            </w:r>
          </w:p>
          <w:p w14:paraId="6C1B3058" w14:textId="77777777" w:rsidR="001A20E6" w:rsidRDefault="00000000">
            <w:pPr>
              <w:pStyle w:val="TableCellTaskDetails"/>
            </w:pPr>
            <w:r>
              <w:t>• Study - OPT-SOC/01 — 30m</w:t>
            </w:r>
          </w:p>
          <w:p w14:paraId="6A1A7E27" w14:textId="77777777" w:rsidR="001A20E6" w:rsidRDefault="00000000">
            <w:pPr>
              <w:pStyle w:val="TableCellTaskBadge"/>
              <w:shd w:val="clear" w:color="auto" w:fill="E3F2FD"/>
            </w:pPr>
            <w:r>
              <w:rPr>
                <w:b/>
                <w:bCs/>
                <w:color w:val="1976D2"/>
              </w:rPr>
              <w:t>STUDY</w:t>
            </w:r>
          </w:p>
          <w:p w14:paraId="15668473" w14:textId="77777777" w:rsidR="001A20E6" w:rsidRDefault="00000000">
            <w:pPr>
              <w:pStyle w:val="TableCellTaskDetails"/>
            </w:pPr>
            <w:r>
              <w:t>• Revision - OPT-SOC/01 — 1h 30m</w:t>
            </w:r>
          </w:p>
          <w:p w14:paraId="18F3E0EF" w14:textId="77777777" w:rsidR="001A20E6" w:rsidRDefault="00000000">
            <w:pPr>
              <w:pStyle w:val="TableCellTaskBadge"/>
              <w:shd w:val="clear" w:color="auto" w:fill="FCE4EC"/>
            </w:pPr>
            <w:r>
              <w:rPr>
                <w:b/>
                <w:bCs/>
                <w:color w:val="C2185B"/>
              </w:rPr>
              <w:t>REVISION</w:t>
            </w:r>
          </w:p>
          <w:p w14:paraId="5F08EA4B" w14:textId="77777777" w:rsidR="001A20E6" w:rsidRDefault="00000000">
            <w:pPr>
              <w:pStyle w:val="TableCellTaskDetails"/>
            </w:pPr>
            <w:r>
              <w:t>• Practice - OPT-SOC/01 — 30m</w:t>
            </w:r>
          </w:p>
          <w:p w14:paraId="7411254C"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50D0BD95" w14:textId="77777777" w:rsidR="001A20E6" w:rsidRDefault="00000000">
            <w:pPr>
              <w:pStyle w:val="TableCellTaskSubject"/>
            </w:pPr>
            <w:r>
              <w:t>Sociology</w:t>
            </w:r>
          </w:p>
          <w:p w14:paraId="7305E966" w14:textId="77777777" w:rsidR="001A20E6" w:rsidRDefault="00000000">
            <w:pPr>
              <w:pStyle w:val="TableCellTaskDetails"/>
            </w:pPr>
            <w:r>
              <w:t>• Study - OPT-SOC/01 — 30m</w:t>
            </w:r>
          </w:p>
          <w:p w14:paraId="44D7D9F4" w14:textId="77777777" w:rsidR="001A20E6" w:rsidRDefault="00000000">
            <w:pPr>
              <w:pStyle w:val="TableCellTaskBadge"/>
              <w:shd w:val="clear" w:color="auto" w:fill="E3F2FD"/>
            </w:pPr>
            <w:r>
              <w:rPr>
                <w:b/>
                <w:bCs/>
                <w:color w:val="1976D2"/>
              </w:rPr>
              <w:t>STUDY</w:t>
            </w:r>
          </w:p>
          <w:p w14:paraId="27D12EB3" w14:textId="77777777" w:rsidR="001A20E6" w:rsidRDefault="00000000">
            <w:pPr>
              <w:pStyle w:val="TableCellTaskDetails"/>
            </w:pPr>
            <w:r>
              <w:t>• Revision - OPT-SOC/01 — 1h 30m</w:t>
            </w:r>
          </w:p>
          <w:p w14:paraId="1EF94054" w14:textId="77777777" w:rsidR="001A20E6" w:rsidRDefault="00000000">
            <w:pPr>
              <w:pStyle w:val="TableCellTaskBadge"/>
              <w:shd w:val="clear" w:color="auto" w:fill="FCE4EC"/>
            </w:pPr>
            <w:r>
              <w:rPr>
                <w:b/>
                <w:bCs/>
                <w:color w:val="C2185B"/>
              </w:rPr>
              <w:t>REVISION</w:t>
            </w:r>
          </w:p>
          <w:p w14:paraId="5B258BF0" w14:textId="77777777" w:rsidR="001A20E6" w:rsidRDefault="00000000">
            <w:pPr>
              <w:pStyle w:val="TableCellTaskDetails"/>
            </w:pPr>
            <w:r>
              <w:t>• Practice - OPT-SOC/01 — 30m</w:t>
            </w:r>
          </w:p>
          <w:p w14:paraId="4A766395"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3AD72C76" w14:textId="77777777" w:rsidR="001A20E6" w:rsidRDefault="00000000">
            <w:pPr>
              <w:pStyle w:val="TableCellTaskSubject"/>
            </w:pPr>
            <w:r>
              <w:t>Sociology</w:t>
            </w:r>
          </w:p>
          <w:p w14:paraId="6BD182D5" w14:textId="77777777" w:rsidR="001A20E6" w:rsidRDefault="00000000">
            <w:pPr>
              <w:pStyle w:val="TableCellTaskDetails"/>
            </w:pPr>
            <w:r>
              <w:t>• Study - OPT-SOC/01 — 30m</w:t>
            </w:r>
          </w:p>
          <w:p w14:paraId="5F9508A8" w14:textId="77777777" w:rsidR="001A20E6" w:rsidRDefault="00000000">
            <w:pPr>
              <w:pStyle w:val="TableCellTaskBadge"/>
              <w:shd w:val="clear" w:color="auto" w:fill="E3F2FD"/>
            </w:pPr>
            <w:r>
              <w:rPr>
                <w:b/>
                <w:bCs/>
                <w:color w:val="1976D2"/>
              </w:rPr>
              <w:t>STUDY</w:t>
            </w:r>
          </w:p>
          <w:p w14:paraId="737A08CB" w14:textId="77777777" w:rsidR="001A20E6" w:rsidRDefault="00000000">
            <w:pPr>
              <w:pStyle w:val="TableCellTaskDetails"/>
            </w:pPr>
            <w:r>
              <w:t>• Revision - OPT-SOC/01 — 1h 30m</w:t>
            </w:r>
          </w:p>
          <w:p w14:paraId="2BB045F0" w14:textId="77777777" w:rsidR="001A20E6" w:rsidRDefault="00000000">
            <w:pPr>
              <w:pStyle w:val="TableCellTaskBadge"/>
              <w:shd w:val="clear" w:color="auto" w:fill="FCE4EC"/>
            </w:pPr>
            <w:r>
              <w:rPr>
                <w:b/>
                <w:bCs/>
                <w:color w:val="C2185B"/>
              </w:rPr>
              <w:t>REVISION</w:t>
            </w:r>
          </w:p>
          <w:p w14:paraId="2477DB23" w14:textId="77777777" w:rsidR="001A20E6" w:rsidRDefault="00000000">
            <w:pPr>
              <w:pStyle w:val="TableCellTaskDetails"/>
            </w:pPr>
            <w:r>
              <w:t>• Practice - OPT-SOC/01 — 30m</w:t>
            </w:r>
          </w:p>
          <w:p w14:paraId="251E841D"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1EBF216E" w14:textId="77777777" w:rsidR="001A20E6" w:rsidRDefault="00000000">
            <w:pPr>
              <w:pStyle w:val="TableCellTaskSubject"/>
            </w:pPr>
            <w:r>
              <w:t>Sociology</w:t>
            </w:r>
          </w:p>
          <w:p w14:paraId="25724B16" w14:textId="77777777" w:rsidR="001A20E6" w:rsidRDefault="00000000">
            <w:pPr>
              <w:pStyle w:val="TableCellTaskDetails"/>
            </w:pPr>
            <w:r>
              <w:t>• Study - OPT-SOC/01 — 30m</w:t>
            </w:r>
          </w:p>
          <w:p w14:paraId="2CB74177" w14:textId="77777777" w:rsidR="001A20E6" w:rsidRDefault="00000000">
            <w:pPr>
              <w:pStyle w:val="TableCellTaskBadge"/>
              <w:shd w:val="clear" w:color="auto" w:fill="E3F2FD"/>
            </w:pPr>
            <w:r>
              <w:rPr>
                <w:b/>
                <w:bCs/>
                <w:color w:val="1976D2"/>
              </w:rPr>
              <w:t>STUDY</w:t>
            </w:r>
          </w:p>
          <w:p w14:paraId="0D574E19" w14:textId="77777777" w:rsidR="001A20E6" w:rsidRDefault="00000000">
            <w:pPr>
              <w:pStyle w:val="TableCellTaskDetails"/>
            </w:pPr>
            <w:r>
              <w:t>• Revision - OPT-SOC/01 — 1h</w:t>
            </w:r>
          </w:p>
          <w:p w14:paraId="695BBCB8" w14:textId="77777777" w:rsidR="001A20E6" w:rsidRDefault="00000000">
            <w:pPr>
              <w:pStyle w:val="TableCellTaskBadge"/>
              <w:shd w:val="clear" w:color="auto" w:fill="FCE4EC"/>
            </w:pPr>
            <w:r>
              <w:rPr>
                <w:b/>
                <w:bCs/>
                <w:color w:val="C2185B"/>
              </w:rPr>
              <w:t>REVISION</w:t>
            </w:r>
          </w:p>
          <w:p w14:paraId="7F63BC0D" w14:textId="77777777" w:rsidR="001A20E6" w:rsidRDefault="00000000">
            <w:pPr>
              <w:pStyle w:val="TableCellTaskDetails"/>
            </w:pPr>
            <w:r>
              <w:t>• Revision - OPT-SOC/02 — 30m</w:t>
            </w:r>
          </w:p>
          <w:p w14:paraId="30323D6D" w14:textId="77777777" w:rsidR="001A20E6" w:rsidRDefault="00000000">
            <w:pPr>
              <w:pStyle w:val="TableCellTaskBadge"/>
              <w:shd w:val="clear" w:color="auto" w:fill="FCE4EC"/>
            </w:pPr>
            <w:r>
              <w:rPr>
                <w:b/>
                <w:bCs/>
                <w:color w:val="C2185B"/>
              </w:rPr>
              <w:t>REVISION</w:t>
            </w:r>
          </w:p>
          <w:p w14:paraId="126B5E6F" w14:textId="77777777" w:rsidR="001A20E6" w:rsidRDefault="00000000">
            <w:pPr>
              <w:pStyle w:val="TableCellTaskDetails"/>
            </w:pPr>
            <w:r>
              <w:t>• Practice - OPT-SOC/01 — 30m</w:t>
            </w:r>
          </w:p>
          <w:p w14:paraId="3C128804"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2DF8C411" w14:textId="77777777" w:rsidR="001A20E6" w:rsidRDefault="00000000">
            <w:pPr>
              <w:pStyle w:val="TableCellTaskSubject"/>
            </w:pPr>
            <w:r>
              <w:t>Sociology</w:t>
            </w:r>
          </w:p>
          <w:p w14:paraId="3B868602" w14:textId="77777777" w:rsidR="001A20E6" w:rsidRDefault="00000000">
            <w:pPr>
              <w:pStyle w:val="TableCellTaskDetails"/>
            </w:pPr>
            <w:r>
              <w:t>• Study - OPT-SOC/01 — 30m</w:t>
            </w:r>
          </w:p>
          <w:p w14:paraId="32CFDFA8" w14:textId="77777777" w:rsidR="001A20E6" w:rsidRDefault="00000000">
            <w:pPr>
              <w:pStyle w:val="TableCellTaskBadge"/>
              <w:shd w:val="clear" w:color="auto" w:fill="E3F2FD"/>
            </w:pPr>
            <w:r>
              <w:rPr>
                <w:b/>
                <w:bCs/>
                <w:color w:val="1976D2"/>
              </w:rPr>
              <w:t>STUDY</w:t>
            </w:r>
          </w:p>
          <w:p w14:paraId="6BC3FD34" w14:textId="77777777" w:rsidR="001A20E6" w:rsidRDefault="00000000">
            <w:pPr>
              <w:pStyle w:val="TableCellTaskDetails"/>
            </w:pPr>
            <w:r>
              <w:t>• Revision - OPT-SOC/02 — 1h 30m</w:t>
            </w:r>
          </w:p>
          <w:p w14:paraId="58D5B78A" w14:textId="77777777" w:rsidR="001A20E6" w:rsidRDefault="00000000">
            <w:pPr>
              <w:pStyle w:val="TableCellTaskBadge"/>
              <w:shd w:val="clear" w:color="auto" w:fill="FCE4EC"/>
            </w:pPr>
            <w:r>
              <w:rPr>
                <w:b/>
                <w:bCs/>
                <w:color w:val="C2185B"/>
              </w:rPr>
              <w:t>REVISION</w:t>
            </w:r>
          </w:p>
          <w:p w14:paraId="19EF0885" w14:textId="77777777" w:rsidR="001A20E6" w:rsidRDefault="00000000">
            <w:pPr>
              <w:pStyle w:val="TableCellTaskDetails"/>
            </w:pPr>
            <w:r>
              <w:t>• Practice - OPT-SOC/01 — 30m</w:t>
            </w:r>
          </w:p>
          <w:p w14:paraId="02269290"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1CD1534A" w14:textId="77777777" w:rsidR="001A20E6" w:rsidRDefault="001A20E6"/>
        </w:tc>
      </w:tr>
      <w:tr w:rsidR="001A20E6" w14:paraId="79D4D182" w14:textId="77777777">
        <w:tc>
          <w:tcPr>
            <w:tcW w:w="700" w:type="pct"/>
            <w:shd w:val="clear" w:color="auto" w:fill="E0F2FE"/>
            <w:tcMar>
              <w:top w:w="150" w:type="dxa"/>
              <w:left w:w="100" w:type="dxa"/>
              <w:bottom w:w="150" w:type="dxa"/>
              <w:right w:w="100" w:type="dxa"/>
            </w:tcMar>
          </w:tcPr>
          <w:p w14:paraId="14C6434B" w14:textId="77777777" w:rsidR="001A20E6" w:rsidRDefault="00000000">
            <w:pPr>
              <w:pStyle w:val="TableCellTaskSubject"/>
            </w:pPr>
            <w:r>
              <w:t>History-Ancient</w:t>
            </w:r>
          </w:p>
          <w:p w14:paraId="151060E7" w14:textId="77777777" w:rsidR="001A20E6" w:rsidRDefault="00000000">
            <w:pPr>
              <w:pStyle w:val="TableCellTaskDetails"/>
            </w:pPr>
            <w:r>
              <w:t>• Test - TEST — 3h</w:t>
            </w:r>
          </w:p>
          <w:p w14:paraId="30622A6D" w14:textId="77777777" w:rsidR="001A20E6" w:rsidRDefault="00000000">
            <w:pPr>
              <w:pStyle w:val="TableCellTaskBadge"/>
              <w:shd w:val="clear" w:color="auto" w:fill="FFF3E0"/>
            </w:pPr>
            <w:r>
              <w:rPr>
                <w:b/>
                <w:bCs/>
                <w:color w:val="F57C00"/>
              </w:rPr>
              <w:t>TEST</w:t>
            </w:r>
          </w:p>
        </w:tc>
        <w:tc>
          <w:tcPr>
            <w:tcW w:w="700" w:type="pct"/>
            <w:shd w:val="clear" w:color="auto" w:fill="E0F2FE"/>
            <w:tcMar>
              <w:top w:w="150" w:type="dxa"/>
              <w:left w:w="100" w:type="dxa"/>
              <w:bottom w:w="150" w:type="dxa"/>
              <w:right w:w="100" w:type="dxa"/>
            </w:tcMar>
          </w:tcPr>
          <w:p w14:paraId="41026D64" w14:textId="77777777" w:rsidR="001A20E6" w:rsidRDefault="00000000">
            <w:pPr>
              <w:pStyle w:val="TableCellTaskSubject"/>
            </w:pPr>
            <w:r>
              <w:t>History-Ancient</w:t>
            </w:r>
          </w:p>
          <w:p w14:paraId="152B6E59" w14:textId="77777777" w:rsidR="001A20E6" w:rsidRDefault="00000000">
            <w:pPr>
              <w:pStyle w:val="TableCellTaskDetails"/>
            </w:pPr>
            <w:r>
              <w:t>• Study - Pre-historic cultures (H01/01) — 30m</w:t>
            </w:r>
          </w:p>
          <w:p w14:paraId="3E34F7B7" w14:textId="77777777" w:rsidR="001A20E6" w:rsidRDefault="00000000">
            <w:pPr>
              <w:pStyle w:val="TableCellTaskBadge"/>
              <w:shd w:val="clear" w:color="auto" w:fill="E3F2FD"/>
            </w:pPr>
            <w:r>
              <w:rPr>
                <w:b/>
                <w:bCs/>
                <w:color w:val="1976D2"/>
              </w:rPr>
              <w:t>STUDY</w:t>
            </w:r>
          </w:p>
          <w:p w14:paraId="111007D7" w14:textId="77777777" w:rsidR="001A20E6" w:rsidRDefault="00000000">
            <w:pPr>
              <w:pStyle w:val="TableCellTaskDetails"/>
            </w:pPr>
            <w:r>
              <w:t>• Revision - Vedic &amp; Post Vedic - Culture &amp; Philosophy (H01/03) — 30m</w:t>
            </w:r>
          </w:p>
          <w:p w14:paraId="2F098D36" w14:textId="77777777" w:rsidR="001A20E6" w:rsidRDefault="00000000">
            <w:pPr>
              <w:pStyle w:val="TableCellTaskBadge"/>
              <w:shd w:val="clear" w:color="auto" w:fill="FCE4EC"/>
            </w:pPr>
            <w:r>
              <w:rPr>
                <w:b/>
                <w:bCs/>
                <w:color w:val="C2185B"/>
              </w:rPr>
              <w:t>REVISION</w:t>
            </w:r>
          </w:p>
          <w:p w14:paraId="1C7B1CBF" w14:textId="77777777" w:rsidR="001A20E6" w:rsidRDefault="00000000">
            <w:pPr>
              <w:pStyle w:val="TableCellTaskDetails"/>
            </w:pPr>
            <w:r>
              <w:t>• Revision - Mauryan Empire (H01/04) — 30m</w:t>
            </w:r>
          </w:p>
          <w:p w14:paraId="3A0A93D8" w14:textId="77777777" w:rsidR="001A20E6" w:rsidRDefault="00000000">
            <w:pPr>
              <w:pStyle w:val="TableCellTaskBadge"/>
              <w:shd w:val="clear" w:color="auto" w:fill="FCE4EC"/>
            </w:pPr>
            <w:r>
              <w:rPr>
                <w:b/>
                <w:bCs/>
                <w:color w:val="C2185B"/>
              </w:rPr>
              <w:t>REVISION</w:t>
            </w:r>
          </w:p>
          <w:p w14:paraId="42D691BF" w14:textId="77777777" w:rsidR="001A20E6" w:rsidRDefault="00000000">
            <w:pPr>
              <w:pStyle w:val="TableCellTaskDetails"/>
            </w:pPr>
            <w:r>
              <w:t>• Revision - Post-Mauryan (H01/05) — 30m</w:t>
            </w:r>
          </w:p>
          <w:p w14:paraId="3CA222C8" w14:textId="77777777" w:rsidR="001A20E6" w:rsidRDefault="00000000">
            <w:pPr>
              <w:pStyle w:val="TableCellTaskBadge"/>
              <w:shd w:val="clear" w:color="auto" w:fill="FCE4EC"/>
            </w:pPr>
            <w:r>
              <w:rPr>
                <w:b/>
                <w:bCs/>
                <w:color w:val="C2185B"/>
              </w:rPr>
              <w:t>REVISION</w:t>
            </w:r>
          </w:p>
          <w:p w14:paraId="331D16B1" w14:textId="77777777" w:rsidR="001A20E6" w:rsidRDefault="00000000">
            <w:pPr>
              <w:pStyle w:val="TableCellTaskDetails"/>
            </w:pPr>
            <w:r>
              <w:t>• Practice - Pre-historic cultures (H01/01) — 30m</w:t>
            </w:r>
          </w:p>
          <w:p w14:paraId="7DFC5B70"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554CE168" w14:textId="77777777" w:rsidR="001A20E6" w:rsidRDefault="00000000">
            <w:pPr>
              <w:pStyle w:val="TableCellTaskSubject"/>
            </w:pPr>
            <w:r>
              <w:t>History-Medieval</w:t>
            </w:r>
          </w:p>
          <w:p w14:paraId="01702714" w14:textId="77777777" w:rsidR="001A20E6" w:rsidRDefault="00000000">
            <w:pPr>
              <w:pStyle w:val="TableCellTaskDetails"/>
            </w:pPr>
            <w:r>
              <w:t>• Study - Broad / Overlap (H02/00) — 30m</w:t>
            </w:r>
          </w:p>
          <w:p w14:paraId="4697EB01" w14:textId="77777777" w:rsidR="001A20E6" w:rsidRDefault="00000000">
            <w:pPr>
              <w:pStyle w:val="TableCellTaskBadge"/>
              <w:shd w:val="clear" w:color="auto" w:fill="E3F2FD"/>
            </w:pPr>
            <w:r>
              <w:rPr>
                <w:b/>
                <w:bCs/>
                <w:color w:val="1976D2"/>
              </w:rPr>
              <w:t>STUDY</w:t>
            </w:r>
          </w:p>
          <w:p w14:paraId="4D1F5CCE" w14:textId="77777777" w:rsidR="001A20E6" w:rsidRDefault="00000000">
            <w:pPr>
              <w:pStyle w:val="TableCellTaskDetails"/>
            </w:pPr>
            <w:r>
              <w:t>• Revision - Broad / Overlap (H02/00) — 30m</w:t>
            </w:r>
          </w:p>
          <w:p w14:paraId="47382F2A" w14:textId="77777777" w:rsidR="001A20E6" w:rsidRDefault="00000000">
            <w:pPr>
              <w:pStyle w:val="TableCellTaskBadge"/>
              <w:shd w:val="clear" w:color="auto" w:fill="FCE4EC"/>
            </w:pPr>
            <w:r>
              <w:rPr>
                <w:b/>
                <w:bCs/>
                <w:color w:val="C2185B"/>
              </w:rPr>
              <w:t>REVISION</w:t>
            </w:r>
          </w:p>
          <w:p w14:paraId="5176406A" w14:textId="77777777" w:rsidR="001A20E6" w:rsidRDefault="00000000">
            <w:pPr>
              <w:pStyle w:val="TableCellTaskDetails"/>
            </w:pPr>
            <w:r>
              <w:t>• Revision - Advent of Islam (H02/01) — 30m</w:t>
            </w:r>
          </w:p>
          <w:p w14:paraId="4091FA66" w14:textId="77777777" w:rsidR="001A20E6" w:rsidRDefault="00000000">
            <w:pPr>
              <w:pStyle w:val="TableCellTaskBadge"/>
              <w:shd w:val="clear" w:color="auto" w:fill="FCE4EC"/>
            </w:pPr>
            <w:r>
              <w:rPr>
                <w:b/>
                <w:bCs/>
                <w:color w:val="C2185B"/>
              </w:rPr>
              <w:t>REVISION</w:t>
            </w:r>
          </w:p>
          <w:p w14:paraId="3B3FF75E" w14:textId="77777777" w:rsidR="001A20E6" w:rsidRDefault="00000000">
            <w:pPr>
              <w:pStyle w:val="TableCellTaskDetails"/>
            </w:pPr>
            <w:r>
              <w:t>• Revision - Tripartite Struggle (H02/02) — 30m</w:t>
            </w:r>
          </w:p>
          <w:p w14:paraId="2001A299" w14:textId="77777777" w:rsidR="001A20E6" w:rsidRDefault="00000000">
            <w:pPr>
              <w:pStyle w:val="TableCellTaskBadge"/>
              <w:shd w:val="clear" w:color="auto" w:fill="FCE4EC"/>
            </w:pPr>
            <w:r>
              <w:rPr>
                <w:b/>
                <w:bCs/>
                <w:color w:val="C2185B"/>
              </w:rPr>
              <w:t>REVISION</w:t>
            </w:r>
          </w:p>
          <w:p w14:paraId="79C78C10" w14:textId="77777777" w:rsidR="001A20E6" w:rsidRDefault="00000000">
            <w:pPr>
              <w:pStyle w:val="TableCellTaskDetails"/>
            </w:pPr>
            <w:r>
              <w:t>• Practice - Broad / Overlap (H02/00) — 30m</w:t>
            </w:r>
          </w:p>
          <w:p w14:paraId="775542C3"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1CEF23E9" w14:textId="77777777" w:rsidR="001A20E6" w:rsidRDefault="00000000">
            <w:pPr>
              <w:pStyle w:val="TableCellTaskSubject"/>
            </w:pPr>
            <w:r>
              <w:t>History-Medieval</w:t>
            </w:r>
          </w:p>
          <w:p w14:paraId="1D4158DE" w14:textId="77777777" w:rsidR="001A20E6" w:rsidRDefault="00000000">
            <w:pPr>
              <w:pStyle w:val="TableCellTaskDetails"/>
            </w:pPr>
            <w:r>
              <w:t>• Study - Advent of Islam (H02/01) — 30m</w:t>
            </w:r>
          </w:p>
          <w:p w14:paraId="6EFB1177" w14:textId="77777777" w:rsidR="001A20E6" w:rsidRDefault="00000000">
            <w:pPr>
              <w:pStyle w:val="TableCellTaskBadge"/>
              <w:shd w:val="clear" w:color="auto" w:fill="E3F2FD"/>
            </w:pPr>
            <w:r>
              <w:rPr>
                <w:b/>
                <w:bCs/>
                <w:color w:val="1976D2"/>
              </w:rPr>
              <w:t>STUDY</w:t>
            </w:r>
          </w:p>
          <w:p w14:paraId="30D9F3C0" w14:textId="77777777" w:rsidR="001A20E6" w:rsidRDefault="00000000">
            <w:pPr>
              <w:pStyle w:val="TableCellTaskDetails"/>
            </w:pPr>
            <w:r>
              <w:t>• Revision - Imperial Cholas (H02/03) — 30m</w:t>
            </w:r>
          </w:p>
          <w:p w14:paraId="3468C76B" w14:textId="77777777" w:rsidR="001A20E6" w:rsidRDefault="00000000">
            <w:pPr>
              <w:pStyle w:val="TableCellTaskBadge"/>
              <w:shd w:val="clear" w:color="auto" w:fill="FCE4EC"/>
            </w:pPr>
            <w:r>
              <w:rPr>
                <w:b/>
                <w:bCs/>
                <w:color w:val="C2185B"/>
              </w:rPr>
              <w:t>REVISION</w:t>
            </w:r>
          </w:p>
          <w:p w14:paraId="32B73654" w14:textId="77777777" w:rsidR="001A20E6" w:rsidRDefault="00000000">
            <w:pPr>
              <w:pStyle w:val="TableCellTaskDetails"/>
            </w:pPr>
            <w:r>
              <w:t>• Revision - Delhi Sultanate (H02/04) — 30m</w:t>
            </w:r>
          </w:p>
          <w:p w14:paraId="39AC01EB" w14:textId="77777777" w:rsidR="001A20E6" w:rsidRDefault="00000000">
            <w:pPr>
              <w:pStyle w:val="TableCellTaskBadge"/>
              <w:shd w:val="clear" w:color="auto" w:fill="FCE4EC"/>
            </w:pPr>
            <w:r>
              <w:rPr>
                <w:b/>
                <w:bCs/>
                <w:color w:val="C2185B"/>
              </w:rPr>
              <w:t>REVISION</w:t>
            </w:r>
          </w:p>
          <w:p w14:paraId="16D26034" w14:textId="77777777" w:rsidR="001A20E6" w:rsidRDefault="00000000">
            <w:pPr>
              <w:pStyle w:val="TableCellTaskDetails"/>
            </w:pPr>
            <w:r>
              <w:t>• Revision - Mughals (H02/05) — 30m</w:t>
            </w:r>
          </w:p>
          <w:p w14:paraId="1FC1577A" w14:textId="77777777" w:rsidR="001A20E6" w:rsidRDefault="00000000">
            <w:pPr>
              <w:pStyle w:val="TableCellTaskBadge"/>
              <w:shd w:val="clear" w:color="auto" w:fill="FCE4EC"/>
            </w:pPr>
            <w:r>
              <w:rPr>
                <w:b/>
                <w:bCs/>
                <w:color w:val="C2185B"/>
              </w:rPr>
              <w:t>REVISION</w:t>
            </w:r>
          </w:p>
          <w:p w14:paraId="574599B8" w14:textId="77777777" w:rsidR="001A20E6" w:rsidRDefault="00000000">
            <w:pPr>
              <w:pStyle w:val="TableCellTaskDetails"/>
            </w:pPr>
            <w:r>
              <w:t>• Practice - Advent of Islam (H02/01) — 30m</w:t>
            </w:r>
          </w:p>
          <w:p w14:paraId="2426FCBD"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06BAB0C9" w14:textId="77777777" w:rsidR="001A20E6" w:rsidRDefault="00000000">
            <w:pPr>
              <w:pStyle w:val="TableCellTaskSubject"/>
            </w:pPr>
            <w:r>
              <w:t>History-Modern</w:t>
            </w:r>
          </w:p>
          <w:p w14:paraId="431CC57E" w14:textId="77777777" w:rsidR="001A20E6" w:rsidRDefault="00000000">
            <w:pPr>
              <w:pStyle w:val="TableCellTaskDetails"/>
            </w:pPr>
            <w:r>
              <w:t>• Study - Broad / Overlap (H03/00) — 30m</w:t>
            </w:r>
          </w:p>
          <w:p w14:paraId="41D14EA3" w14:textId="77777777" w:rsidR="001A20E6" w:rsidRDefault="00000000">
            <w:pPr>
              <w:pStyle w:val="TableCellTaskBadge"/>
              <w:shd w:val="clear" w:color="auto" w:fill="E3F2FD"/>
            </w:pPr>
            <w:r>
              <w:rPr>
                <w:b/>
                <w:bCs/>
                <w:color w:val="1976D2"/>
              </w:rPr>
              <w:t>STUDY</w:t>
            </w:r>
          </w:p>
          <w:p w14:paraId="15C29138" w14:textId="77777777" w:rsidR="001A20E6" w:rsidRDefault="00000000">
            <w:pPr>
              <w:pStyle w:val="TableCellTaskDetails"/>
            </w:pPr>
            <w:r>
              <w:t>• Revision - Broad / Overlap (H03/00) — 30m</w:t>
            </w:r>
          </w:p>
          <w:p w14:paraId="6449C830" w14:textId="77777777" w:rsidR="001A20E6" w:rsidRDefault="00000000">
            <w:pPr>
              <w:pStyle w:val="TableCellTaskBadge"/>
              <w:shd w:val="clear" w:color="auto" w:fill="FCE4EC"/>
            </w:pPr>
            <w:r>
              <w:rPr>
                <w:b/>
                <w:bCs/>
                <w:color w:val="C2185B"/>
              </w:rPr>
              <w:t>REVISION</w:t>
            </w:r>
          </w:p>
          <w:p w14:paraId="7D91D823" w14:textId="77777777" w:rsidR="001A20E6" w:rsidRDefault="00000000">
            <w:pPr>
              <w:pStyle w:val="TableCellTaskDetails"/>
            </w:pPr>
            <w:r>
              <w:t>• Revision - Advent of Europeans (H03/01) — 30m</w:t>
            </w:r>
          </w:p>
          <w:p w14:paraId="5F1DBCD6" w14:textId="77777777" w:rsidR="001A20E6" w:rsidRDefault="00000000">
            <w:pPr>
              <w:pStyle w:val="TableCellTaskBadge"/>
              <w:shd w:val="clear" w:color="auto" w:fill="FCE4EC"/>
            </w:pPr>
            <w:r>
              <w:rPr>
                <w:b/>
                <w:bCs/>
                <w:color w:val="C2185B"/>
              </w:rPr>
              <w:t>REVISION</w:t>
            </w:r>
          </w:p>
          <w:p w14:paraId="12E23CD4" w14:textId="77777777" w:rsidR="001A20E6" w:rsidRDefault="00000000">
            <w:pPr>
              <w:pStyle w:val="TableCellTaskDetails"/>
            </w:pPr>
            <w:r>
              <w:t>• Revision - British Conquest and consolidation; Sepoy Mutiny (H03/02) — 30m</w:t>
            </w:r>
          </w:p>
          <w:p w14:paraId="0C4457C0" w14:textId="77777777" w:rsidR="001A20E6" w:rsidRDefault="00000000">
            <w:pPr>
              <w:pStyle w:val="TableCellTaskBadge"/>
              <w:shd w:val="clear" w:color="auto" w:fill="FCE4EC"/>
            </w:pPr>
            <w:r>
              <w:rPr>
                <w:b/>
                <w:bCs/>
                <w:color w:val="C2185B"/>
              </w:rPr>
              <w:t>REVISION</w:t>
            </w:r>
          </w:p>
          <w:p w14:paraId="34E72636" w14:textId="77777777" w:rsidR="001A20E6" w:rsidRDefault="00000000">
            <w:pPr>
              <w:pStyle w:val="TableCellTaskDetails"/>
            </w:pPr>
            <w:r>
              <w:t>• Practice - Broad / Overlap (H03/00) — 30m</w:t>
            </w:r>
          </w:p>
          <w:p w14:paraId="22B1A7B5"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147B862D" w14:textId="77777777" w:rsidR="001A20E6" w:rsidRDefault="00000000">
            <w:pPr>
              <w:pStyle w:val="TableCellTaskSubject"/>
            </w:pPr>
            <w:r>
              <w:t>History-Modern</w:t>
            </w:r>
          </w:p>
          <w:p w14:paraId="61D72165" w14:textId="77777777" w:rsidR="001A20E6" w:rsidRDefault="00000000">
            <w:pPr>
              <w:pStyle w:val="TableCellTaskDetails"/>
            </w:pPr>
            <w:r>
              <w:t>• Study - Advent of Europeans (H03/01) — 30m</w:t>
            </w:r>
          </w:p>
          <w:p w14:paraId="1529109C" w14:textId="77777777" w:rsidR="001A20E6" w:rsidRDefault="00000000">
            <w:pPr>
              <w:pStyle w:val="TableCellTaskBadge"/>
              <w:shd w:val="clear" w:color="auto" w:fill="E3F2FD"/>
            </w:pPr>
            <w:r>
              <w:rPr>
                <w:b/>
                <w:bCs/>
                <w:color w:val="1976D2"/>
              </w:rPr>
              <w:t>STUDY</w:t>
            </w:r>
          </w:p>
          <w:p w14:paraId="636F003E" w14:textId="77777777" w:rsidR="001A20E6" w:rsidRDefault="00000000">
            <w:pPr>
              <w:pStyle w:val="TableCellTaskDetails"/>
            </w:pPr>
            <w:r>
              <w:t>• Revision - Indian Renaissance (H03/03) — 30m</w:t>
            </w:r>
          </w:p>
          <w:p w14:paraId="346946FB" w14:textId="77777777" w:rsidR="001A20E6" w:rsidRDefault="00000000">
            <w:pPr>
              <w:pStyle w:val="TableCellTaskBadge"/>
              <w:shd w:val="clear" w:color="auto" w:fill="FCE4EC"/>
            </w:pPr>
            <w:r>
              <w:rPr>
                <w:b/>
                <w:bCs/>
                <w:color w:val="C2185B"/>
              </w:rPr>
              <w:t>REVISION</w:t>
            </w:r>
          </w:p>
          <w:p w14:paraId="45D4D9B5" w14:textId="77777777" w:rsidR="001A20E6" w:rsidRDefault="00000000">
            <w:pPr>
              <w:pStyle w:val="TableCellTaskDetails"/>
            </w:pPr>
            <w:r>
              <w:t>• Revision - Pre-congress associations and formation of INC; INC Sessions (H03/04) — 30m</w:t>
            </w:r>
          </w:p>
          <w:p w14:paraId="11B0DC62" w14:textId="77777777" w:rsidR="001A20E6" w:rsidRDefault="00000000">
            <w:pPr>
              <w:pStyle w:val="TableCellTaskBadge"/>
              <w:shd w:val="clear" w:color="auto" w:fill="FCE4EC"/>
            </w:pPr>
            <w:r>
              <w:rPr>
                <w:b/>
                <w:bCs/>
                <w:color w:val="C2185B"/>
              </w:rPr>
              <w:t>REVISION</w:t>
            </w:r>
          </w:p>
          <w:p w14:paraId="49035718" w14:textId="77777777" w:rsidR="001A20E6" w:rsidRDefault="00000000">
            <w:pPr>
              <w:pStyle w:val="TableCellTaskDetails"/>
            </w:pPr>
            <w:r>
              <w:t>• Revision - Moderate phase (H03/05) — 30m</w:t>
            </w:r>
          </w:p>
          <w:p w14:paraId="2031161A" w14:textId="77777777" w:rsidR="001A20E6" w:rsidRDefault="00000000">
            <w:pPr>
              <w:pStyle w:val="TableCellTaskBadge"/>
              <w:shd w:val="clear" w:color="auto" w:fill="FCE4EC"/>
            </w:pPr>
            <w:r>
              <w:rPr>
                <w:b/>
                <w:bCs/>
                <w:color w:val="C2185B"/>
              </w:rPr>
              <w:t>REVISION</w:t>
            </w:r>
          </w:p>
          <w:p w14:paraId="1629A9E1" w14:textId="77777777" w:rsidR="001A20E6" w:rsidRDefault="00000000">
            <w:pPr>
              <w:pStyle w:val="TableCellTaskDetails"/>
            </w:pPr>
            <w:r>
              <w:t>• Practice - Advent of Europeans (H03/01) — 30m</w:t>
            </w:r>
          </w:p>
          <w:p w14:paraId="5766ECB0"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2292EE83" w14:textId="77777777" w:rsidR="001A20E6" w:rsidRDefault="001A20E6"/>
        </w:tc>
      </w:tr>
    </w:tbl>
    <w:p w14:paraId="747651B9" w14:textId="77777777" w:rsidR="001A20E6" w:rsidRDefault="001A20E6">
      <w:pPr>
        <w:spacing w:after="400"/>
      </w:pPr>
    </w:p>
    <w:p w14:paraId="7A2A1CD1" w14:textId="77777777" w:rsidR="001A20E6" w:rsidRDefault="00000000">
      <w:pPr>
        <w:pStyle w:val="ResourceTitle"/>
      </w:pPr>
      <w:r>
        <w:t>📚 Resources for May 23 - May 29</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549D3709" w14:textId="77777777">
        <w:tc>
          <w:tcPr>
            <w:tcW w:w="1650" w:type="pct"/>
            <w:tcBorders>
              <w:bottom w:val="single" w:sz="2" w:space="0" w:color="D1D5DB"/>
              <w:right w:val="single" w:sz="2" w:space="0" w:color="D1D5DB"/>
            </w:tcBorders>
            <w:tcMar>
              <w:top w:w="200" w:type="dxa"/>
              <w:left w:w="150" w:type="dxa"/>
              <w:bottom w:w="200" w:type="dxa"/>
              <w:right w:w="150" w:type="dxa"/>
            </w:tcMar>
          </w:tcPr>
          <w:p w14:paraId="3CA06C72" w14:textId="77777777" w:rsidR="001A20E6" w:rsidRDefault="00000000">
            <w:pPr>
              <w:pStyle w:val="TableCellSubjectName"/>
            </w:pPr>
            <w:r>
              <w:t>Sociology</w:t>
            </w:r>
          </w:p>
          <w:p w14:paraId="716D2841" w14:textId="77777777" w:rsidR="001A20E6" w:rsidRDefault="00000000">
            <w:pPr>
              <w:pStyle w:val="TableCellCategoryTitle"/>
            </w:pPr>
            <w:r>
              <w:t>📝 Practice Materials</w:t>
            </w:r>
          </w:p>
          <w:p w14:paraId="03AE3376" w14:textId="77777777" w:rsidR="001A20E6" w:rsidRDefault="00000000">
            <w:pPr>
              <w:pStyle w:val="TableCellResourceItem"/>
            </w:pPr>
            <w:r>
              <w:t>• La Excellence Sociology Material</w:t>
            </w:r>
          </w:p>
          <w:p w14:paraId="4CF8F448" w14:textId="77777777" w:rsidR="001A20E6" w:rsidRDefault="00000000">
            <w:pPr>
              <w:pStyle w:val="TableCellResourceItem"/>
            </w:pPr>
            <w:r>
              <w:t>• Mains RRP + Prelims RRP</w:t>
            </w:r>
          </w:p>
          <w:p w14:paraId="05C053C3" w14:textId="77777777" w:rsidR="001A20E6" w:rsidRDefault="00000000">
            <w:pPr>
              <w:pStyle w:val="TableCellResourceItem"/>
            </w:pPr>
            <w:r>
              <w:t>• Prelims &amp; Mains Workbooks</w:t>
            </w:r>
          </w:p>
          <w:p w14:paraId="3E5A1F01" w14:textId="77777777" w:rsidR="001A20E6" w:rsidRDefault="00000000">
            <w:pPr>
              <w:pStyle w:val="TableCellResourceItem"/>
            </w:pPr>
            <w:r>
              <w:t>• Previous Year Question Papers</w:t>
            </w:r>
          </w:p>
          <w:p w14:paraId="226447ED" w14:textId="77777777" w:rsidR="001A20E6" w:rsidRDefault="00000000">
            <w:pPr>
              <w:pStyle w:val="TableCellResourceItem"/>
            </w:pPr>
            <w:r>
              <w:t>• Mock Tests</w:t>
            </w:r>
          </w:p>
          <w:p w14:paraId="7C280B69" w14:textId="77777777" w:rsidR="001A20E6" w:rsidRDefault="00000000">
            <w:pPr>
              <w:pStyle w:val="TableCellResourceItem"/>
            </w:pPr>
            <w:r>
              <w:t>• La Excellence Indian Society Material</w:t>
            </w:r>
          </w:p>
          <w:p w14:paraId="274AC3D1" w14:textId="77777777" w:rsidR="001A20E6" w:rsidRDefault="00000000">
            <w:pPr>
              <w:pStyle w:val="TableCellResourceItem"/>
            </w:pPr>
            <w:r>
              <w:t>• Mains Workbook - Paper I</w:t>
            </w:r>
          </w:p>
          <w:p w14:paraId="7A46E863" w14:textId="77777777" w:rsidR="001A20E6" w:rsidRDefault="00000000">
            <w:pPr>
              <w:pStyle w:val="TableCellResourceItem"/>
            </w:pPr>
            <w:r>
              <w:t>• La Excellence Social Change Material</w:t>
            </w:r>
          </w:p>
          <w:p w14:paraId="0D4E1867" w14:textId="77777777" w:rsidR="001A20E6" w:rsidRDefault="00000000">
            <w:pPr>
              <w:pStyle w:val="TableCellResourceItem"/>
            </w:pPr>
            <w:r>
              <w:t>• Mains Workbook - Paper II</w:t>
            </w:r>
          </w:p>
          <w:p w14:paraId="080AD341" w14:textId="77777777" w:rsidR="001A20E6" w:rsidRDefault="00000000">
            <w:pPr>
              <w:pStyle w:val="TableCellResourceItem"/>
            </w:pPr>
            <w:r>
              <w:t>• La Excellence Sociology of Religion Material</w:t>
            </w:r>
          </w:p>
          <w:p w14:paraId="2257220E" w14:textId="77777777" w:rsidR="001A20E6" w:rsidRDefault="00000000">
            <w:pPr>
              <w:pStyle w:val="TableCellResourceItem"/>
            </w:pPr>
            <w:r>
              <w:t>• Mains Workbook</w:t>
            </w:r>
          </w:p>
          <w:p w14:paraId="03C24AD5" w14:textId="77777777" w:rsidR="001A20E6" w:rsidRDefault="00000000">
            <w:pPr>
              <w:pStyle w:val="TableCellResourceItem"/>
            </w:pPr>
            <w:r>
              <w:t>• La Excellence Sociology of Education Material</w:t>
            </w:r>
          </w:p>
          <w:p w14:paraId="4FBD7564" w14:textId="77777777" w:rsidR="001A20E6" w:rsidRDefault="00000000">
            <w:pPr>
              <w:pStyle w:val="TableCellResourceItem"/>
            </w:pPr>
            <w:r>
              <w:t>• Mains Workbook</w:t>
            </w:r>
          </w:p>
          <w:p w14:paraId="324D5705" w14:textId="77777777" w:rsidR="001A20E6" w:rsidRDefault="00000000">
            <w:pPr>
              <w:pStyle w:val="TableCellResourceItem"/>
            </w:pPr>
            <w:r>
              <w:t>• La Excellence Social Stratification Material</w:t>
            </w:r>
          </w:p>
          <w:p w14:paraId="5C101E8D" w14:textId="77777777" w:rsidR="001A20E6" w:rsidRDefault="00000000">
            <w:pPr>
              <w:pStyle w:val="TableCellResourceItem"/>
            </w:pPr>
            <w:r>
              <w:t>• Mains Workbook</w:t>
            </w:r>
          </w:p>
          <w:p w14:paraId="7170E8DA" w14:textId="77777777" w:rsidR="001A20E6" w:rsidRDefault="00000000">
            <w:pPr>
              <w:pStyle w:val="TableCellResourceItem"/>
            </w:pPr>
            <w:r>
              <w:t>• La Excellence Gender Studies Material</w:t>
            </w:r>
          </w:p>
          <w:p w14:paraId="13A1E70A" w14:textId="77777777" w:rsidR="001A20E6" w:rsidRDefault="00000000">
            <w:pPr>
              <w:pStyle w:val="TableCellResourceItem"/>
            </w:pPr>
            <w:r>
              <w:t>• Mains Workbook</w:t>
            </w:r>
          </w:p>
          <w:p w14:paraId="45291711" w14:textId="77777777" w:rsidR="001A20E6" w:rsidRDefault="00000000">
            <w:pPr>
              <w:pStyle w:val="TableCellResourceItem"/>
            </w:pPr>
            <w:r>
              <w:t>• La Excellence Urban Sociology Material</w:t>
            </w:r>
          </w:p>
          <w:p w14:paraId="5466B600" w14:textId="77777777" w:rsidR="001A20E6" w:rsidRDefault="00000000">
            <w:pPr>
              <w:pStyle w:val="TableCellResourceItem"/>
            </w:pPr>
            <w:r>
              <w:t>• Mains Workbook</w:t>
            </w:r>
          </w:p>
          <w:p w14:paraId="0360FB24" w14:textId="77777777" w:rsidR="001A20E6" w:rsidRDefault="00000000">
            <w:pPr>
              <w:pStyle w:val="TableCellResourceItem"/>
            </w:pPr>
            <w:r>
              <w:t>• La Excellence Rural Sociology Material</w:t>
            </w:r>
          </w:p>
          <w:p w14:paraId="3A8F3F16" w14:textId="77777777" w:rsidR="001A20E6" w:rsidRDefault="00000000">
            <w:pPr>
              <w:pStyle w:val="TableCellResourceItem"/>
            </w:pPr>
            <w:r>
              <w:t>• Mains Workbook</w:t>
            </w:r>
          </w:p>
          <w:p w14:paraId="247412E0" w14:textId="77777777" w:rsidR="001A20E6" w:rsidRDefault="00000000">
            <w:pPr>
              <w:pStyle w:val="TableCellResourceItem"/>
            </w:pPr>
            <w:r>
              <w:t>• La Excellence Social Movements Material</w:t>
            </w:r>
          </w:p>
          <w:p w14:paraId="1404D3B9" w14:textId="77777777" w:rsidR="001A20E6" w:rsidRDefault="00000000">
            <w:pPr>
              <w:pStyle w:val="TableCellResourceItem"/>
            </w:pPr>
            <w:r>
              <w:t>• Mains Workbook</w:t>
            </w:r>
          </w:p>
          <w:p w14:paraId="183B2A77" w14:textId="77777777" w:rsidR="001A20E6" w:rsidRDefault="00000000">
            <w:pPr>
              <w:pStyle w:val="TableCellResourceItem"/>
            </w:pPr>
            <w:r>
              <w:t>• La Excellence Sociology of Health Material</w:t>
            </w:r>
          </w:p>
          <w:p w14:paraId="30D8CAEF" w14:textId="77777777" w:rsidR="001A20E6" w:rsidRDefault="00000000">
            <w:pPr>
              <w:pStyle w:val="TableCellResourceItem"/>
            </w:pPr>
            <w:r>
              <w:t>• Mains Workbook</w:t>
            </w:r>
          </w:p>
          <w:p w14:paraId="07EDF30B" w14:textId="77777777" w:rsidR="001A20E6" w:rsidRDefault="00000000">
            <w:pPr>
              <w:pStyle w:val="TableCellResourceItem"/>
            </w:pPr>
            <w:r>
              <w:t>• La Excellence Sociology of Law Material</w:t>
            </w:r>
          </w:p>
          <w:p w14:paraId="4E9193A9" w14:textId="77777777" w:rsidR="001A20E6" w:rsidRDefault="00000000">
            <w:pPr>
              <w:pStyle w:val="TableCellResourceItem"/>
            </w:pPr>
            <w:r>
              <w:t>• Mains Workbook</w:t>
            </w:r>
          </w:p>
          <w:p w14:paraId="41DA89BE" w14:textId="77777777" w:rsidR="001A20E6" w:rsidRDefault="00000000">
            <w:pPr>
              <w:pStyle w:val="TableCellResourceItem"/>
            </w:pPr>
            <w:r>
              <w:t>• La Excellence Sociology of Media Material</w:t>
            </w:r>
          </w:p>
          <w:p w14:paraId="77E32592" w14:textId="77777777" w:rsidR="001A20E6" w:rsidRDefault="00000000">
            <w:pPr>
              <w:pStyle w:val="TableCellResourceItem"/>
            </w:pPr>
            <w:r>
              <w:t>• Mains Workbook</w:t>
            </w:r>
          </w:p>
          <w:p w14:paraId="6025534A" w14:textId="77777777" w:rsidR="001A20E6" w:rsidRDefault="00000000">
            <w:pPr>
              <w:pStyle w:val="TableCellResourceItem"/>
            </w:pPr>
            <w:r>
              <w:t>• La Excellence Sociology of Science Material</w:t>
            </w:r>
          </w:p>
          <w:p w14:paraId="12F92476" w14:textId="77777777" w:rsidR="001A20E6" w:rsidRDefault="00000000">
            <w:pPr>
              <w:pStyle w:val="TableCellResourceItem"/>
            </w:pPr>
            <w:r>
              <w:t>• Mains Workbook</w:t>
            </w:r>
          </w:p>
          <w:p w14:paraId="7AF88FE4" w14:textId="77777777" w:rsidR="001A20E6" w:rsidRDefault="00000000">
            <w:pPr>
              <w:pStyle w:val="TableCellResourceItem"/>
            </w:pPr>
            <w:r>
              <w:t>• La Excellence Sociology of Environment Material</w:t>
            </w:r>
          </w:p>
          <w:p w14:paraId="2CB5138B" w14:textId="77777777" w:rsidR="001A20E6" w:rsidRDefault="00000000">
            <w:pPr>
              <w:pStyle w:val="TableCellResourceItem"/>
            </w:pPr>
            <w:r>
              <w:t>• Mains Workbook</w:t>
            </w:r>
          </w:p>
          <w:p w14:paraId="39BB7CC2" w14:textId="77777777" w:rsidR="001A20E6" w:rsidRDefault="00000000">
            <w:pPr>
              <w:pStyle w:val="TableCellResourceItem"/>
            </w:pPr>
            <w:r>
              <w:t>• La Excellence Sociology of Globalization Material</w:t>
            </w:r>
          </w:p>
          <w:p w14:paraId="68AE0055" w14:textId="77777777" w:rsidR="001A20E6" w:rsidRDefault="00000000">
            <w:pPr>
              <w:pStyle w:val="TableCellResourceItem"/>
            </w:pPr>
            <w:r>
              <w:t>• Mains Workbook</w:t>
            </w:r>
          </w:p>
          <w:p w14:paraId="764F9F42" w14:textId="77777777" w:rsidR="001A20E6" w:rsidRDefault="00000000">
            <w:pPr>
              <w:pStyle w:val="TableCellResourceItem"/>
            </w:pPr>
            <w:r>
              <w:t>• La Excellence Sociology of Work Material</w:t>
            </w:r>
          </w:p>
          <w:p w14:paraId="679D93C5" w14:textId="77777777" w:rsidR="001A20E6" w:rsidRDefault="00000000">
            <w:pPr>
              <w:pStyle w:val="TableCellResourceItem"/>
            </w:pPr>
            <w:r>
              <w:t>• Mains Workbook</w:t>
            </w:r>
          </w:p>
          <w:p w14:paraId="233AE2E1" w14:textId="77777777" w:rsidR="001A20E6" w:rsidRDefault="00000000">
            <w:pPr>
              <w:pStyle w:val="TableCellCategoryTitle"/>
            </w:pPr>
            <w:r>
              <w:t>📰 Current Affairs</w:t>
            </w:r>
          </w:p>
          <w:p w14:paraId="251EA450" w14:textId="77777777" w:rsidR="001A20E6" w:rsidRDefault="00000000">
            <w:pPr>
              <w:pStyle w:val="TableCellResourceItem"/>
            </w:pPr>
            <w:r>
              <w:t>• Indian Sociological Review</w:t>
            </w:r>
          </w:p>
          <w:p w14:paraId="23924AFC" w14:textId="77777777" w:rsidR="001A20E6" w:rsidRDefault="00000000">
            <w:pPr>
              <w:pStyle w:val="TableCellResourceItem"/>
            </w:pPr>
            <w:r>
              <w:t>• Economic and Political Weekly (EPW)</w:t>
            </w:r>
          </w:p>
          <w:p w14:paraId="3E5368AF" w14:textId="77777777" w:rsidR="001A20E6" w:rsidRDefault="00000000">
            <w:pPr>
              <w:pStyle w:val="TableCellResourceItem"/>
            </w:pPr>
            <w:r>
              <w:t>• Newspapers (The Hindu, Indian Express - Social issues)</w:t>
            </w:r>
          </w:p>
          <w:p w14:paraId="20E3D1D3" w14:textId="77777777" w:rsidR="001A20E6" w:rsidRDefault="00000000">
            <w:pPr>
              <w:pStyle w:val="TableCellResourceItem"/>
            </w:pPr>
            <w:r>
              <w:t>• Yojana Magazine</w:t>
            </w:r>
          </w:p>
          <w:p w14:paraId="5EF553BB" w14:textId="77777777" w:rsidR="001A20E6" w:rsidRDefault="00000000">
            <w:pPr>
              <w:pStyle w:val="TableCellResourceItem"/>
            </w:pPr>
            <w:r>
              <w:t>• Kurukshetra Magazine</w:t>
            </w:r>
          </w:p>
          <w:p w14:paraId="049A2319" w14:textId="77777777" w:rsidR="001A20E6" w:rsidRDefault="00000000">
            <w:pPr>
              <w:pStyle w:val="TableCellResourceItem"/>
            </w:pPr>
            <w:r>
              <w:t>• Social Watch India Reports</w:t>
            </w:r>
          </w:p>
          <w:p w14:paraId="28413AB8" w14:textId="77777777" w:rsidR="001A20E6" w:rsidRDefault="00000000">
            <w:pPr>
              <w:pStyle w:val="TableCellResourceItem"/>
            </w:pPr>
            <w:r>
              <w:t>• NSSO Reports</w:t>
            </w:r>
          </w:p>
          <w:p w14:paraId="69766701" w14:textId="77777777" w:rsidR="001A20E6" w:rsidRDefault="00000000">
            <w:pPr>
              <w:pStyle w:val="TableCellResourceItem"/>
            </w:pPr>
            <w:r>
              <w:t>• NFHS Reports</w:t>
            </w:r>
          </w:p>
          <w:p w14:paraId="7E5A7A1C" w14:textId="77777777" w:rsidR="001A20E6" w:rsidRDefault="00000000">
            <w:pPr>
              <w:pStyle w:val="TableCellResourceItem"/>
            </w:pPr>
            <w:r>
              <w:t>• EPW Articles on Indian Society</w:t>
            </w:r>
          </w:p>
          <w:p w14:paraId="700B81D3" w14:textId="77777777" w:rsidR="001A20E6" w:rsidRDefault="00000000">
            <w:pPr>
              <w:pStyle w:val="TableCellResourceItem"/>
            </w:pPr>
            <w:r>
              <w:t>• Census Reports</w:t>
            </w:r>
          </w:p>
          <w:p w14:paraId="04806D06" w14:textId="77777777" w:rsidR="001A20E6" w:rsidRDefault="00000000">
            <w:pPr>
              <w:pStyle w:val="TableCellResourceItem"/>
            </w:pPr>
            <w:r>
              <w:t>• Social Development Reports</w:t>
            </w:r>
          </w:p>
          <w:p w14:paraId="4DE32BE9" w14:textId="77777777" w:rsidR="001A20E6" w:rsidRDefault="00000000">
            <w:pPr>
              <w:pStyle w:val="TableCellResourceItem"/>
            </w:pPr>
            <w:r>
              <w:t>• Planning Commission Reports</w:t>
            </w:r>
          </w:p>
          <w:p w14:paraId="1F187458" w14:textId="77777777" w:rsidR="001A20E6" w:rsidRDefault="00000000">
            <w:pPr>
              <w:pStyle w:val="TableCellResourceItem"/>
            </w:pPr>
            <w:r>
              <w:t>• NITI Aayog Reports</w:t>
            </w:r>
          </w:p>
          <w:p w14:paraId="083420A0" w14:textId="77777777" w:rsidR="001A20E6" w:rsidRDefault="00000000">
            <w:pPr>
              <w:pStyle w:val="TableCellResourceItem"/>
            </w:pPr>
            <w:r>
              <w:t>• World Bank Reports on India</w:t>
            </w:r>
          </w:p>
          <w:p w14:paraId="52D446A2" w14:textId="77777777" w:rsidR="001A20E6" w:rsidRDefault="00000000">
            <w:pPr>
              <w:pStyle w:val="TableCellResourceItem"/>
            </w:pPr>
            <w:r>
              <w:t>• Religious Demographics Reports</w:t>
            </w:r>
          </w:p>
          <w:p w14:paraId="34A68AA5" w14:textId="77777777" w:rsidR="001A20E6" w:rsidRDefault="00000000">
            <w:pPr>
              <w:pStyle w:val="TableCellResourceItem"/>
            </w:pPr>
            <w:r>
              <w:t>• Minority Commission Reports</w:t>
            </w:r>
          </w:p>
          <w:p w14:paraId="7421B4F4" w14:textId="77777777" w:rsidR="001A20E6" w:rsidRDefault="00000000">
            <w:pPr>
              <w:pStyle w:val="TableCellResourceItem"/>
            </w:pPr>
            <w:r>
              <w:t>• ASER Reports</w:t>
            </w:r>
          </w:p>
          <w:p w14:paraId="4C27ECC0" w14:textId="77777777" w:rsidR="001A20E6" w:rsidRDefault="00000000">
            <w:pPr>
              <w:pStyle w:val="TableCellResourceItem"/>
            </w:pPr>
            <w:r>
              <w:t>• NEP 2020</w:t>
            </w:r>
          </w:p>
          <w:p w14:paraId="32B2622F" w14:textId="77777777" w:rsidR="001A20E6" w:rsidRDefault="00000000">
            <w:pPr>
              <w:pStyle w:val="TableCellResourceItem"/>
            </w:pPr>
            <w:r>
              <w:t>• Education Statistics Reports</w:t>
            </w:r>
          </w:p>
          <w:p w14:paraId="006D7627" w14:textId="77777777" w:rsidR="001A20E6" w:rsidRDefault="00000000">
            <w:pPr>
              <w:pStyle w:val="TableCellResourceItem"/>
            </w:pPr>
            <w:r>
              <w:t>• Sachar Committee Report</w:t>
            </w:r>
          </w:p>
          <w:p w14:paraId="025A57D1" w14:textId="77777777" w:rsidR="001A20E6" w:rsidRDefault="00000000">
            <w:pPr>
              <w:pStyle w:val="TableCellResourceItem"/>
            </w:pPr>
            <w:r>
              <w:t>• Mandal Commission Report</w:t>
            </w:r>
          </w:p>
          <w:p w14:paraId="5EE78F64" w14:textId="77777777" w:rsidR="001A20E6" w:rsidRDefault="00000000">
            <w:pPr>
              <w:pStyle w:val="TableCellResourceItem"/>
            </w:pPr>
            <w:r>
              <w:t>• Caste Census Data</w:t>
            </w:r>
          </w:p>
          <w:p w14:paraId="7474E9F1" w14:textId="77777777" w:rsidR="001A20E6" w:rsidRDefault="00000000">
            <w:pPr>
              <w:pStyle w:val="TableCellResourceItem"/>
            </w:pPr>
            <w:r>
              <w:t>• Gender Budget Reports</w:t>
            </w:r>
          </w:p>
          <w:p w14:paraId="443FC8BF" w14:textId="77777777" w:rsidR="001A20E6" w:rsidRDefault="00000000">
            <w:pPr>
              <w:pStyle w:val="TableCellResourceItem"/>
            </w:pPr>
            <w:r>
              <w:t>• Women and Child Development Ministry Reports</w:t>
            </w:r>
          </w:p>
          <w:p w14:paraId="5E052D83" w14:textId="77777777" w:rsidR="001A20E6" w:rsidRDefault="00000000">
            <w:pPr>
              <w:pStyle w:val="TableCellResourceItem"/>
            </w:pPr>
            <w:r>
              <w:t>• NFHS Gender Data</w:t>
            </w:r>
          </w:p>
          <w:p w14:paraId="07AFEA89" w14:textId="77777777" w:rsidR="001A20E6" w:rsidRDefault="00000000">
            <w:pPr>
              <w:pStyle w:val="TableCellResourceItem"/>
            </w:pPr>
            <w:r>
              <w:t>• Census Urban Data</w:t>
            </w:r>
          </w:p>
          <w:p w14:paraId="02C54B7C" w14:textId="77777777" w:rsidR="001A20E6" w:rsidRDefault="00000000">
            <w:pPr>
              <w:pStyle w:val="TableCellResourceItem"/>
            </w:pPr>
            <w:r>
              <w:t>• Smart Cities Mission Reports</w:t>
            </w:r>
          </w:p>
          <w:p w14:paraId="65ED92FC" w14:textId="77777777" w:rsidR="001A20E6" w:rsidRDefault="00000000">
            <w:pPr>
              <w:pStyle w:val="TableCellResourceItem"/>
            </w:pPr>
            <w:r>
              <w:t>• Urban Development Ministry Reports</w:t>
            </w:r>
          </w:p>
          <w:p w14:paraId="662CBD91" w14:textId="77777777" w:rsidR="001A20E6" w:rsidRDefault="00000000">
            <w:pPr>
              <w:pStyle w:val="TableCellResourceItem"/>
            </w:pPr>
            <w:r>
              <w:t>• Rural Development Ministry Reports</w:t>
            </w:r>
          </w:p>
          <w:p w14:paraId="5D71435C" w14:textId="77777777" w:rsidR="001A20E6" w:rsidRDefault="00000000">
            <w:pPr>
              <w:pStyle w:val="TableCellResourceItem"/>
            </w:pPr>
            <w:r>
              <w:t>• MGNREGA Reports</w:t>
            </w:r>
          </w:p>
          <w:p w14:paraId="5D31F889" w14:textId="77777777" w:rsidR="001A20E6" w:rsidRDefault="00000000">
            <w:pPr>
              <w:pStyle w:val="TableCellResourceItem"/>
            </w:pPr>
            <w:r>
              <w:t>• Panchayati Raj Statistics</w:t>
            </w:r>
          </w:p>
          <w:p w14:paraId="611890FC" w14:textId="77777777" w:rsidR="001A20E6" w:rsidRDefault="00000000">
            <w:pPr>
              <w:pStyle w:val="TableCellResourceItem"/>
            </w:pPr>
            <w:r>
              <w:t>• Social Movement Case Studies</w:t>
            </w:r>
          </w:p>
          <w:p w14:paraId="067EFEFF" w14:textId="77777777" w:rsidR="001A20E6" w:rsidRDefault="00000000">
            <w:pPr>
              <w:pStyle w:val="TableCellResourceItem"/>
            </w:pPr>
            <w:r>
              <w:t>• Civil Society Reports</w:t>
            </w:r>
          </w:p>
          <w:p w14:paraId="5109423F" w14:textId="77777777" w:rsidR="001A20E6" w:rsidRDefault="00000000">
            <w:pPr>
              <w:pStyle w:val="TableCellResourceItem"/>
            </w:pPr>
            <w:r>
              <w:t>• Human Rights Reports</w:t>
            </w:r>
          </w:p>
          <w:p w14:paraId="6B3F3AE8" w14:textId="77777777" w:rsidR="001A20E6" w:rsidRDefault="00000000">
            <w:pPr>
              <w:pStyle w:val="TableCellResourceItem"/>
            </w:pPr>
            <w:r>
              <w:t>• Health Ministry Reports</w:t>
            </w:r>
          </w:p>
          <w:p w14:paraId="73C3D62E" w14:textId="77777777" w:rsidR="001A20E6" w:rsidRDefault="00000000">
            <w:pPr>
              <w:pStyle w:val="TableCellResourceItem"/>
            </w:pPr>
            <w:r>
              <w:t>• WHO Reports on India</w:t>
            </w:r>
          </w:p>
          <w:p w14:paraId="3AFCA550" w14:textId="77777777" w:rsidR="001A20E6" w:rsidRDefault="00000000">
            <w:pPr>
              <w:pStyle w:val="TableCellResourceItem"/>
            </w:pPr>
            <w:r>
              <w:t>• Ayushman Bharat Reports</w:t>
            </w:r>
          </w:p>
          <w:p w14:paraId="095EB89F" w14:textId="77777777" w:rsidR="001A20E6" w:rsidRDefault="00000000">
            <w:pPr>
              <w:pStyle w:val="TableCellResourceItem"/>
            </w:pPr>
            <w:r>
              <w:t>• Law Commission Reports</w:t>
            </w:r>
          </w:p>
          <w:p w14:paraId="11DD54FA" w14:textId="77777777" w:rsidR="001A20E6" w:rsidRDefault="00000000">
            <w:pPr>
              <w:pStyle w:val="TableCellResourceItem"/>
            </w:pPr>
            <w:r>
              <w:t>• Supreme Court Judgments</w:t>
            </w:r>
          </w:p>
          <w:p w14:paraId="7311AA8C" w14:textId="77777777" w:rsidR="001A20E6" w:rsidRDefault="00000000">
            <w:pPr>
              <w:pStyle w:val="TableCellResourceItem"/>
            </w:pPr>
            <w:r>
              <w:t>• Legal Aid Reports</w:t>
            </w:r>
          </w:p>
          <w:p w14:paraId="07C8B1C0" w14:textId="77777777" w:rsidR="001A20E6" w:rsidRDefault="00000000">
            <w:pPr>
              <w:pStyle w:val="TableCellResourceItem"/>
            </w:pPr>
            <w:r>
              <w:t>• Media Reports</w:t>
            </w:r>
          </w:p>
          <w:p w14:paraId="3957D403" w14:textId="77777777" w:rsidR="001A20E6" w:rsidRDefault="00000000">
            <w:pPr>
              <w:pStyle w:val="TableCellResourceItem"/>
            </w:pPr>
            <w:r>
              <w:t>• Broadcasting Ministry Reports</w:t>
            </w:r>
          </w:p>
          <w:p w14:paraId="796D58F1" w14:textId="77777777" w:rsidR="001A20E6" w:rsidRDefault="00000000">
            <w:pPr>
              <w:pStyle w:val="TableCellResourceItem"/>
            </w:pPr>
            <w:r>
              <w:t>• Social Media Impact Studies</w:t>
            </w:r>
          </w:p>
          <w:p w14:paraId="72FA1E4B" w14:textId="77777777" w:rsidR="001A20E6" w:rsidRDefault="00000000">
            <w:pPr>
              <w:pStyle w:val="TableCellResourceItem"/>
            </w:pPr>
            <w:r>
              <w:t>• Science and Technology Ministry Reports</w:t>
            </w:r>
          </w:p>
          <w:p w14:paraId="0069101F" w14:textId="77777777" w:rsidR="001A20E6" w:rsidRDefault="00000000">
            <w:pPr>
              <w:pStyle w:val="TableCellResourceItem"/>
            </w:pPr>
            <w:r>
              <w:t>• ISRO Reports</w:t>
            </w:r>
          </w:p>
          <w:p w14:paraId="599C25E4" w14:textId="77777777" w:rsidR="001A20E6" w:rsidRDefault="00000000">
            <w:pPr>
              <w:pStyle w:val="TableCellResourceItem"/>
            </w:pPr>
            <w:r>
              <w:t>• Digital India Reports</w:t>
            </w:r>
          </w:p>
          <w:p w14:paraId="5666713F" w14:textId="77777777" w:rsidR="001A20E6" w:rsidRDefault="00000000">
            <w:pPr>
              <w:pStyle w:val="TableCellResourceItem"/>
            </w:pPr>
            <w:r>
              <w:t>• Environment Ministry Reports</w:t>
            </w:r>
          </w:p>
          <w:p w14:paraId="331368CF" w14:textId="77777777" w:rsidR="001A20E6" w:rsidRDefault="00000000">
            <w:pPr>
              <w:pStyle w:val="TableCellResourceItem"/>
            </w:pPr>
            <w:r>
              <w:t>• Climate Change Reports</w:t>
            </w:r>
          </w:p>
          <w:p w14:paraId="0AA8AEC2" w14:textId="77777777" w:rsidR="001A20E6" w:rsidRDefault="00000000">
            <w:pPr>
              <w:pStyle w:val="TableCellResourceItem"/>
            </w:pPr>
            <w:r>
              <w:t>• Sustainable Development Reports</w:t>
            </w:r>
          </w:p>
          <w:p w14:paraId="04450EFD" w14:textId="77777777" w:rsidR="001A20E6" w:rsidRDefault="00000000">
            <w:pPr>
              <w:pStyle w:val="TableCellResourceItem"/>
            </w:pPr>
            <w:r>
              <w:t>• WTO Reports</w:t>
            </w:r>
          </w:p>
          <w:p w14:paraId="685CB076" w14:textId="77777777" w:rsidR="001A20E6" w:rsidRDefault="00000000">
            <w:pPr>
              <w:pStyle w:val="TableCellResourceItem"/>
            </w:pPr>
            <w:r>
              <w:t>• Globalization Impact Studies</w:t>
            </w:r>
          </w:p>
          <w:p w14:paraId="46EA93AE" w14:textId="77777777" w:rsidR="001A20E6" w:rsidRDefault="00000000">
            <w:pPr>
              <w:pStyle w:val="TableCellResourceItem"/>
            </w:pPr>
            <w:r>
              <w:t>• International Migration Reports</w:t>
            </w:r>
          </w:p>
          <w:p w14:paraId="30305ADF" w14:textId="77777777" w:rsidR="001A20E6" w:rsidRDefault="00000000">
            <w:pPr>
              <w:pStyle w:val="TableCellResourceItem"/>
            </w:pPr>
            <w:r>
              <w:t>• Labor Ministry Reports</w:t>
            </w:r>
          </w:p>
          <w:p w14:paraId="4A1ADCA0" w14:textId="77777777" w:rsidR="001A20E6" w:rsidRDefault="00000000">
            <w:pPr>
              <w:pStyle w:val="TableCellResourceItem"/>
            </w:pPr>
            <w:r>
              <w:t>• Industrial Relations Reports</w:t>
            </w:r>
          </w:p>
          <w:p w14:paraId="038EC823"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17A08A4F" w14:textId="77777777" w:rsidR="001A20E6" w:rsidRDefault="00000000">
            <w:pPr>
              <w:pStyle w:val="TableCellSubjectName"/>
            </w:pPr>
            <w:r>
              <w:t>History-Ancient</w:t>
            </w:r>
          </w:p>
          <w:p w14:paraId="04E6B6E5" w14:textId="77777777" w:rsidR="001A20E6" w:rsidRDefault="00000000">
            <w:pPr>
              <w:pStyle w:val="TableCellCategoryTitle"/>
            </w:pPr>
            <w:r>
              <w:t>📚 Primary Books</w:t>
            </w:r>
          </w:p>
          <w:p w14:paraId="22031987" w14:textId="77777777" w:rsidR="001A20E6" w:rsidRDefault="00000000">
            <w:pPr>
              <w:pStyle w:val="TableCellResourceItem"/>
            </w:pPr>
            <w:r>
              <w:t>• NCERT Class VI - Our Past - I - What, Where, How and When?</w:t>
            </w:r>
          </w:p>
          <w:p w14:paraId="6BF71B91" w14:textId="77777777" w:rsidR="001A20E6" w:rsidRDefault="00000000">
            <w:pPr>
              <w:pStyle w:val="TableCellResourceItem"/>
            </w:pPr>
            <w:r>
              <w:t>• Ancient India by R.S. Sharma - The Importance of Ancient History</w:t>
            </w:r>
          </w:p>
          <w:p w14:paraId="01E98D7B" w14:textId="77777777" w:rsidR="001A20E6" w:rsidRDefault="00000000">
            <w:pPr>
              <w:pStyle w:val="TableCellResourceItem"/>
            </w:pPr>
            <w:r>
              <w:t>• Ancient India by R.S. Sharma - The Construction of Ancient Indian History</w:t>
            </w:r>
          </w:p>
          <w:p w14:paraId="77E54846" w14:textId="77777777" w:rsidR="001A20E6" w:rsidRDefault="00000000">
            <w:pPr>
              <w:pStyle w:val="TableCellResourceItem"/>
            </w:pPr>
            <w:r>
              <w:t>• Ancient India by R.S. Sharma - The Geographical Setting</w:t>
            </w:r>
          </w:p>
          <w:p w14:paraId="3212A629" w14:textId="77777777" w:rsidR="001A20E6" w:rsidRDefault="00000000">
            <w:pPr>
              <w:pStyle w:val="TableCellCategoryTitle"/>
            </w:pPr>
            <w:r>
              <w:t>📝 Practice Materials</w:t>
            </w:r>
          </w:p>
          <w:p w14:paraId="107D3F8D" w14:textId="77777777" w:rsidR="001A20E6" w:rsidRDefault="00000000">
            <w:pPr>
              <w:pStyle w:val="TableCellResourceItem"/>
            </w:pPr>
            <w:r>
              <w:t>• La Excellence Culture Material</w:t>
            </w:r>
          </w:p>
          <w:p w14:paraId="2FFBB0BB" w14:textId="77777777" w:rsidR="001A20E6" w:rsidRDefault="00000000">
            <w:pPr>
              <w:pStyle w:val="TableCellResourceItem"/>
            </w:pPr>
            <w:r>
              <w:t>• Ancient/Medieval Prelims Workbooks</w:t>
            </w:r>
          </w:p>
          <w:p w14:paraId="65B7CBB9" w14:textId="77777777" w:rsidR="001A20E6" w:rsidRDefault="00000000">
            <w:pPr>
              <w:pStyle w:val="TableCellCategoryTitle"/>
            </w:pPr>
            <w:r>
              <w:t>📰 Current Affairs</w:t>
            </w:r>
          </w:p>
          <w:p w14:paraId="570F7796" w14:textId="77777777" w:rsidR="001A20E6" w:rsidRDefault="00000000">
            <w:pPr>
              <w:pStyle w:val="TableCellResourceItem"/>
            </w:pPr>
            <w:r>
              <w:t>• Newspapers (CA on Archaeology/Heritage)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076B873E" w14:textId="77777777" w:rsidR="001A20E6" w:rsidRDefault="00000000">
            <w:pPr>
              <w:pStyle w:val="TableCellSubjectName"/>
            </w:pPr>
            <w:r>
              <w:t>History-Medieval</w:t>
            </w:r>
          </w:p>
          <w:p w14:paraId="43300F85" w14:textId="77777777" w:rsidR="001A20E6" w:rsidRDefault="00000000">
            <w:pPr>
              <w:pStyle w:val="TableCellCategoryTitle"/>
            </w:pPr>
            <w:r>
              <w:t>📚 Primary Books</w:t>
            </w:r>
          </w:p>
          <w:p w14:paraId="25D02B6C" w14:textId="77777777" w:rsidR="001A20E6" w:rsidRDefault="00000000">
            <w:pPr>
              <w:pStyle w:val="TableCellResourceItem"/>
            </w:pPr>
            <w:r>
              <w:t>• NCERT Class VII - Our Past - II - Tracing Changes Through a Thousand Years</w:t>
            </w:r>
          </w:p>
          <w:p w14:paraId="3E1E9A5D" w14:textId="77777777" w:rsidR="001A20E6" w:rsidRDefault="00000000">
            <w:pPr>
              <w:pStyle w:val="TableCellResourceItem"/>
            </w:pPr>
            <w:r>
              <w:t>• Medieval India by Satish Chandra - India and the World</w:t>
            </w:r>
          </w:p>
          <w:p w14:paraId="3714AA3E" w14:textId="77777777" w:rsidR="001A20E6" w:rsidRDefault="00000000">
            <w:pPr>
              <w:pStyle w:val="TableCellResourceItem"/>
            </w:pPr>
            <w:r>
              <w:t>• Medieval India by Satish Chandra - Assessment and Review of Medieval India</w:t>
            </w:r>
          </w:p>
          <w:p w14:paraId="2ED3D8CD" w14:textId="77777777" w:rsidR="001A20E6" w:rsidRDefault="00000000">
            <w:pPr>
              <w:pStyle w:val="TableCellCategoryTitle"/>
            </w:pPr>
            <w:r>
              <w:t>📝 Practice Materials</w:t>
            </w:r>
          </w:p>
          <w:p w14:paraId="103106DE" w14:textId="77777777" w:rsidR="001A20E6" w:rsidRDefault="00000000">
            <w:pPr>
              <w:pStyle w:val="TableCellResourceItem"/>
            </w:pPr>
            <w:r>
              <w:t>• La Excellence Culture Material</w:t>
            </w:r>
          </w:p>
          <w:p w14:paraId="43E136AF" w14:textId="77777777" w:rsidR="001A20E6" w:rsidRDefault="00000000">
            <w:pPr>
              <w:pStyle w:val="TableCellResourceItem"/>
            </w:pPr>
            <w:r>
              <w:t>• Ancient/Medieval Prelims Workbooks</w:t>
            </w:r>
          </w:p>
          <w:p w14:paraId="31FBAEB8" w14:textId="77777777" w:rsidR="001A20E6" w:rsidRDefault="00000000">
            <w:pPr>
              <w:pStyle w:val="TableCellCategoryTitle"/>
            </w:pPr>
            <w:r>
              <w:t>📰 Current Affairs</w:t>
            </w:r>
          </w:p>
          <w:p w14:paraId="1F6A85D6" w14:textId="77777777" w:rsidR="001A20E6" w:rsidRDefault="00000000">
            <w:pPr>
              <w:pStyle w:val="TableCellResourceItem"/>
            </w:pPr>
            <w:r>
              <w:t>• Newspapers (CA on Archaeology/Heritage)</w:t>
            </w:r>
          </w:p>
        </w:tc>
      </w:tr>
      <w:tr w:rsidR="001A20E6" w14:paraId="1DFE4A8E" w14:textId="77777777">
        <w:tc>
          <w:tcPr>
            <w:tcW w:w="1650" w:type="pct"/>
            <w:tcBorders>
              <w:bottom w:val="single" w:sz="2" w:space="0" w:color="D1D5DB"/>
              <w:right w:val="single" w:sz="2" w:space="0" w:color="D1D5DB"/>
            </w:tcBorders>
            <w:tcMar>
              <w:top w:w="200" w:type="dxa"/>
              <w:left w:w="150" w:type="dxa"/>
              <w:bottom w:w="200" w:type="dxa"/>
              <w:right w:w="150" w:type="dxa"/>
            </w:tcMar>
          </w:tcPr>
          <w:p w14:paraId="2E553B5F" w14:textId="77777777" w:rsidR="001A20E6" w:rsidRDefault="00000000">
            <w:pPr>
              <w:pStyle w:val="TableCellSubjectName"/>
            </w:pPr>
            <w:r>
              <w:t>History-Modern</w:t>
            </w:r>
          </w:p>
          <w:p w14:paraId="16D382F5" w14:textId="77777777" w:rsidR="001A20E6" w:rsidRDefault="00000000">
            <w:pPr>
              <w:pStyle w:val="TableCellCategoryTitle"/>
            </w:pPr>
            <w:r>
              <w:t>📚 Primary Books</w:t>
            </w:r>
          </w:p>
          <w:p w14:paraId="4B53A381" w14:textId="77777777" w:rsidR="001A20E6" w:rsidRDefault="00000000">
            <w:pPr>
              <w:pStyle w:val="TableCellResourceItem"/>
            </w:pPr>
            <w:r>
              <w:t>• NCERT Class VIII - Our Past - III - How, When and Where</w:t>
            </w:r>
          </w:p>
          <w:p w14:paraId="62B47609" w14:textId="77777777" w:rsidR="001A20E6" w:rsidRDefault="00000000">
            <w:pPr>
              <w:pStyle w:val="TableCellResourceItem"/>
            </w:pPr>
            <w:r>
              <w:t>• Old NCERT - Modern India by Bipan Chandra - The Decline of the Mughal Empire</w:t>
            </w:r>
          </w:p>
          <w:p w14:paraId="40211FDF" w14:textId="77777777" w:rsidR="001A20E6" w:rsidRDefault="00000000">
            <w:pPr>
              <w:pStyle w:val="TableCellCategoryTitle"/>
            </w:pPr>
            <w:r>
              <w:t>📝 Practice Materials</w:t>
            </w:r>
          </w:p>
          <w:p w14:paraId="51D0775E" w14:textId="77777777" w:rsidR="001A20E6" w:rsidRDefault="00000000">
            <w:pPr>
              <w:pStyle w:val="TableCellResourceItem"/>
            </w:pPr>
            <w:r>
              <w:t>• La Excellence Modern History Material</w:t>
            </w:r>
          </w:p>
          <w:p w14:paraId="45802452" w14:textId="77777777" w:rsidR="001A20E6" w:rsidRDefault="00000000">
            <w:pPr>
              <w:pStyle w:val="TableCellResourceItem"/>
            </w:pPr>
            <w:r>
              <w:t>• Prelims &amp; Mains Workbooks</w:t>
            </w:r>
          </w:p>
          <w:p w14:paraId="5FFE2917" w14:textId="77777777" w:rsidR="001A20E6" w:rsidRDefault="00000000">
            <w:pPr>
              <w:pStyle w:val="TableCellCategoryTitle"/>
            </w:pPr>
            <w:r>
              <w:t>📰 Current Affairs</w:t>
            </w:r>
          </w:p>
          <w:p w14:paraId="347B4640" w14:textId="77777777" w:rsidR="001A20E6" w:rsidRDefault="00000000">
            <w:pPr>
              <w:pStyle w:val="TableCellResourceItem"/>
            </w:pPr>
            <w:r>
              <w:t>• Newspapers (IE – Explained History columns)</w:t>
            </w:r>
          </w:p>
        </w:tc>
        <w:tc>
          <w:tcPr>
            <w:tcW w:w="1650" w:type="pct"/>
          </w:tcPr>
          <w:p w14:paraId="7842D87E" w14:textId="77777777" w:rsidR="001A20E6" w:rsidRDefault="001A20E6"/>
        </w:tc>
        <w:tc>
          <w:tcPr>
            <w:tcW w:w="1650" w:type="pct"/>
          </w:tcPr>
          <w:p w14:paraId="37785269" w14:textId="77777777" w:rsidR="001A20E6" w:rsidRDefault="001A20E6"/>
        </w:tc>
      </w:tr>
    </w:tbl>
    <w:p w14:paraId="3F7EFD35"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2B6E73E7" w14:textId="77777777">
        <w:tc>
          <w:tcPr>
            <w:tcW w:w="2500" w:type="pct"/>
            <w:tcMar>
              <w:top w:w="0" w:type="dxa"/>
              <w:left w:w="0" w:type="dxa"/>
              <w:bottom w:w="0" w:type="dxa"/>
              <w:right w:w="0" w:type="dxa"/>
            </w:tcMar>
          </w:tcPr>
          <w:p w14:paraId="05C4A902" w14:textId="77777777" w:rsidR="001A20E6" w:rsidRDefault="00000000">
            <w:pPr>
              <w:pStyle w:val="WeekTitle"/>
            </w:pPr>
            <w:r>
              <w:rPr>
                <w:color w:val="0369A1"/>
              </w:rPr>
              <w:t>📅 May 30 - Jun 05, 2027</w:t>
            </w:r>
          </w:p>
        </w:tc>
        <w:tc>
          <w:tcPr>
            <w:tcW w:w="2500" w:type="pct"/>
            <w:tcMar>
              <w:top w:w="0" w:type="dxa"/>
              <w:left w:w="0" w:type="dxa"/>
              <w:bottom w:w="0" w:type="dxa"/>
              <w:right w:w="0" w:type="dxa"/>
            </w:tcMar>
          </w:tcPr>
          <w:p w14:paraId="64946187" w14:textId="77777777" w:rsidR="001A20E6" w:rsidRDefault="00000000">
            <w:pPr>
              <w:pStyle w:val="WeekCycleName"/>
            </w:pPr>
            <w:r>
              <w:rPr>
                <w:color w:val="0369A1"/>
              </w:rPr>
              <w:t>C6</w:t>
            </w:r>
          </w:p>
        </w:tc>
      </w:tr>
    </w:tbl>
    <w:p w14:paraId="4761220F"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4D829943" w14:textId="77777777">
        <w:tc>
          <w:tcPr>
            <w:tcW w:w="700" w:type="pct"/>
            <w:shd w:val="clear" w:color="auto" w:fill="E0F2FE"/>
            <w:tcMar>
              <w:top w:w="200" w:type="dxa"/>
              <w:left w:w="100" w:type="dxa"/>
              <w:bottom w:w="200" w:type="dxa"/>
              <w:right w:w="100" w:type="dxa"/>
            </w:tcMar>
          </w:tcPr>
          <w:p w14:paraId="74647BAD" w14:textId="77777777" w:rsidR="001A20E6" w:rsidRDefault="00000000">
            <w:pPr>
              <w:pStyle w:val="TableCellCalendarDayHeader"/>
            </w:pPr>
            <w:r>
              <w:rPr>
                <w:color w:val="0369A1"/>
              </w:rPr>
              <w:t>Sunday</w:t>
            </w:r>
          </w:p>
          <w:p w14:paraId="4DE9A112" w14:textId="77777777" w:rsidR="001A20E6" w:rsidRDefault="00000000">
            <w:pPr>
              <w:pStyle w:val="TableCellCalendarDateHeader"/>
            </w:pPr>
            <w:r>
              <w:rPr>
                <w:color w:val="0369A1"/>
              </w:rPr>
              <w:t>May 30</w:t>
            </w:r>
          </w:p>
          <w:p w14:paraId="16D507BC"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059662C2" w14:textId="77777777" w:rsidR="001A20E6" w:rsidRDefault="00000000">
            <w:pPr>
              <w:pStyle w:val="TableCellCalendarDayHeader"/>
            </w:pPr>
            <w:r>
              <w:rPr>
                <w:color w:val="0369A1"/>
              </w:rPr>
              <w:t>Monday</w:t>
            </w:r>
          </w:p>
          <w:p w14:paraId="75576D70" w14:textId="77777777" w:rsidR="001A20E6" w:rsidRDefault="00000000">
            <w:pPr>
              <w:pStyle w:val="TableCellCalendarDateHeader"/>
            </w:pPr>
            <w:r>
              <w:rPr>
                <w:color w:val="0369A1"/>
              </w:rPr>
              <w:t>May 31</w:t>
            </w:r>
          </w:p>
          <w:p w14:paraId="360E4E09"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5DD47BC5" w14:textId="77777777" w:rsidR="001A20E6" w:rsidRDefault="00000000">
            <w:pPr>
              <w:pStyle w:val="TableCellCalendarDayHeader"/>
            </w:pPr>
            <w:r>
              <w:rPr>
                <w:color w:val="0369A1"/>
              </w:rPr>
              <w:t>Tuesday</w:t>
            </w:r>
          </w:p>
          <w:p w14:paraId="3B9D1FDD" w14:textId="77777777" w:rsidR="001A20E6" w:rsidRDefault="00000000">
            <w:pPr>
              <w:pStyle w:val="TableCellCalendarDateHeader"/>
            </w:pPr>
            <w:r>
              <w:rPr>
                <w:color w:val="0369A1"/>
              </w:rPr>
              <w:t>Jun 01</w:t>
            </w:r>
          </w:p>
          <w:p w14:paraId="15DC3F53"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3D76050E" w14:textId="77777777" w:rsidR="001A20E6" w:rsidRDefault="00000000">
            <w:pPr>
              <w:pStyle w:val="TableCellCalendarDayHeader"/>
            </w:pPr>
            <w:r>
              <w:rPr>
                <w:color w:val="0369A1"/>
              </w:rPr>
              <w:t>Wednesday</w:t>
            </w:r>
          </w:p>
          <w:p w14:paraId="73ACC2E0" w14:textId="77777777" w:rsidR="001A20E6" w:rsidRDefault="00000000">
            <w:pPr>
              <w:pStyle w:val="TableCellCalendarDateHeader"/>
            </w:pPr>
            <w:r>
              <w:rPr>
                <w:color w:val="0369A1"/>
              </w:rPr>
              <w:t>Jun 02</w:t>
            </w:r>
          </w:p>
          <w:p w14:paraId="45BCEE94"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7C19907C" w14:textId="77777777" w:rsidR="001A20E6" w:rsidRDefault="00000000">
            <w:pPr>
              <w:pStyle w:val="TableCellCalendarDayHeader"/>
            </w:pPr>
            <w:r>
              <w:rPr>
                <w:color w:val="0369A1"/>
              </w:rPr>
              <w:t>Thursday</w:t>
            </w:r>
          </w:p>
          <w:p w14:paraId="7BC8D463" w14:textId="77777777" w:rsidR="001A20E6" w:rsidRDefault="00000000">
            <w:pPr>
              <w:pStyle w:val="TableCellCalendarDateHeader"/>
            </w:pPr>
            <w:r>
              <w:rPr>
                <w:color w:val="0369A1"/>
              </w:rPr>
              <w:t>Jun 03</w:t>
            </w:r>
          </w:p>
          <w:p w14:paraId="6288D705"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36ADBACD" w14:textId="77777777" w:rsidR="001A20E6" w:rsidRDefault="00000000">
            <w:pPr>
              <w:pStyle w:val="TableCellCalendarDayHeader"/>
            </w:pPr>
            <w:r>
              <w:rPr>
                <w:color w:val="0369A1"/>
              </w:rPr>
              <w:t>Friday</w:t>
            </w:r>
          </w:p>
          <w:p w14:paraId="41E41819" w14:textId="77777777" w:rsidR="001A20E6" w:rsidRDefault="00000000">
            <w:pPr>
              <w:pStyle w:val="TableCellCalendarDateHeader"/>
            </w:pPr>
            <w:r>
              <w:rPr>
                <w:color w:val="0369A1"/>
              </w:rPr>
              <w:t>Jun 04</w:t>
            </w:r>
          </w:p>
          <w:p w14:paraId="667D57D0"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719EB381" w14:textId="77777777" w:rsidR="001A20E6" w:rsidRDefault="00000000">
            <w:pPr>
              <w:pStyle w:val="TableCellCalendarDayHeader"/>
            </w:pPr>
            <w:r>
              <w:rPr>
                <w:color w:val="F57C00"/>
              </w:rPr>
              <w:t>Saturday</w:t>
            </w:r>
          </w:p>
          <w:p w14:paraId="7059601C" w14:textId="77777777" w:rsidR="001A20E6" w:rsidRDefault="00000000">
            <w:pPr>
              <w:pStyle w:val="TableCellCalendarDateHeader"/>
            </w:pPr>
            <w:r>
              <w:rPr>
                <w:color w:val="F57C00"/>
              </w:rPr>
              <w:t>Jun 05</w:t>
            </w:r>
          </w:p>
          <w:p w14:paraId="2FC902F1" w14:textId="77777777" w:rsidR="001A20E6" w:rsidRDefault="00000000">
            <w:pPr>
              <w:pStyle w:val="TableCellCatchupLabel"/>
            </w:pPr>
            <w:r>
              <w:rPr>
                <w:color w:val="F57C00"/>
              </w:rPr>
              <w:t>Catchup Day</w:t>
            </w:r>
          </w:p>
        </w:tc>
      </w:tr>
      <w:tr w:rsidR="001A20E6" w14:paraId="717691FC" w14:textId="77777777">
        <w:tc>
          <w:tcPr>
            <w:tcW w:w="700" w:type="pct"/>
            <w:shd w:val="clear" w:color="auto" w:fill="E0F2FE"/>
            <w:tcMar>
              <w:top w:w="150" w:type="dxa"/>
              <w:left w:w="100" w:type="dxa"/>
              <w:bottom w:w="150" w:type="dxa"/>
              <w:right w:w="100" w:type="dxa"/>
            </w:tcMar>
          </w:tcPr>
          <w:p w14:paraId="263E84A5" w14:textId="77777777" w:rsidR="001A20E6" w:rsidRDefault="00000000">
            <w:pPr>
              <w:pStyle w:val="TableCellTaskSubject"/>
            </w:pPr>
            <w:r>
              <w:t>Sociology</w:t>
            </w:r>
          </w:p>
          <w:p w14:paraId="47737799" w14:textId="77777777" w:rsidR="001A20E6" w:rsidRDefault="00000000">
            <w:pPr>
              <w:pStyle w:val="TableCellTaskDetails"/>
            </w:pPr>
            <w:r>
              <w:t>• Test - TEST — 3h</w:t>
            </w:r>
          </w:p>
          <w:p w14:paraId="33BFF143" w14:textId="77777777" w:rsidR="001A20E6" w:rsidRDefault="00000000">
            <w:pPr>
              <w:pStyle w:val="TableCellTaskBadge"/>
              <w:shd w:val="clear" w:color="auto" w:fill="FFF3E0"/>
            </w:pPr>
            <w:r>
              <w:rPr>
                <w:b/>
                <w:bCs/>
                <w:color w:val="F57C00"/>
              </w:rPr>
              <w:t>TEST</w:t>
            </w:r>
          </w:p>
        </w:tc>
        <w:tc>
          <w:tcPr>
            <w:tcW w:w="700" w:type="pct"/>
            <w:shd w:val="clear" w:color="auto" w:fill="E0F2FE"/>
            <w:tcMar>
              <w:top w:w="150" w:type="dxa"/>
              <w:left w:w="100" w:type="dxa"/>
              <w:bottom w:w="150" w:type="dxa"/>
              <w:right w:w="100" w:type="dxa"/>
            </w:tcMar>
          </w:tcPr>
          <w:p w14:paraId="65977885" w14:textId="77777777" w:rsidR="001A20E6" w:rsidRDefault="00000000">
            <w:pPr>
              <w:pStyle w:val="TableCellTaskSubject"/>
            </w:pPr>
            <w:r>
              <w:t>Sociology</w:t>
            </w:r>
          </w:p>
          <w:p w14:paraId="7EF776B5" w14:textId="77777777" w:rsidR="001A20E6" w:rsidRDefault="00000000">
            <w:pPr>
              <w:pStyle w:val="TableCellTaskDetails"/>
            </w:pPr>
            <w:r>
              <w:t>• Study - OPT-SOC/02 — 30m</w:t>
            </w:r>
          </w:p>
          <w:p w14:paraId="7691E946" w14:textId="77777777" w:rsidR="001A20E6" w:rsidRDefault="00000000">
            <w:pPr>
              <w:pStyle w:val="TableCellTaskBadge"/>
              <w:shd w:val="clear" w:color="auto" w:fill="E3F2FD"/>
            </w:pPr>
            <w:r>
              <w:rPr>
                <w:b/>
                <w:bCs/>
                <w:color w:val="1976D2"/>
              </w:rPr>
              <w:t>STUDY</w:t>
            </w:r>
          </w:p>
          <w:p w14:paraId="56AF1572" w14:textId="77777777" w:rsidR="001A20E6" w:rsidRDefault="00000000">
            <w:pPr>
              <w:pStyle w:val="TableCellTaskDetails"/>
            </w:pPr>
            <w:r>
              <w:t>• Revision - OPT-SOC/02 — 1h 30m</w:t>
            </w:r>
          </w:p>
          <w:p w14:paraId="15D6895D" w14:textId="77777777" w:rsidR="001A20E6" w:rsidRDefault="00000000">
            <w:pPr>
              <w:pStyle w:val="TableCellTaskBadge"/>
              <w:shd w:val="clear" w:color="auto" w:fill="FCE4EC"/>
            </w:pPr>
            <w:r>
              <w:rPr>
                <w:b/>
                <w:bCs/>
                <w:color w:val="C2185B"/>
              </w:rPr>
              <w:t>REVISION</w:t>
            </w:r>
          </w:p>
          <w:p w14:paraId="62606B2E" w14:textId="77777777" w:rsidR="001A20E6" w:rsidRDefault="00000000">
            <w:pPr>
              <w:pStyle w:val="TableCellTaskDetails"/>
            </w:pPr>
            <w:r>
              <w:t>• Practice - OPT-SOC/01 — 30m</w:t>
            </w:r>
          </w:p>
          <w:p w14:paraId="27FCBEF8"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26370238" w14:textId="77777777" w:rsidR="001A20E6" w:rsidRDefault="00000000">
            <w:pPr>
              <w:pStyle w:val="TableCellTaskSubject"/>
            </w:pPr>
            <w:r>
              <w:t>Sociology</w:t>
            </w:r>
          </w:p>
          <w:p w14:paraId="275CD4D2" w14:textId="77777777" w:rsidR="001A20E6" w:rsidRDefault="00000000">
            <w:pPr>
              <w:pStyle w:val="TableCellTaskDetails"/>
            </w:pPr>
            <w:r>
              <w:t>• Study - OPT-SOC/02 — 30m</w:t>
            </w:r>
          </w:p>
          <w:p w14:paraId="2F5D31CA" w14:textId="77777777" w:rsidR="001A20E6" w:rsidRDefault="00000000">
            <w:pPr>
              <w:pStyle w:val="TableCellTaskBadge"/>
              <w:shd w:val="clear" w:color="auto" w:fill="E3F2FD"/>
            </w:pPr>
            <w:r>
              <w:rPr>
                <w:b/>
                <w:bCs/>
                <w:color w:val="1976D2"/>
              </w:rPr>
              <w:t>STUDY</w:t>
            </w:r>
          </w:p>
          <w:p w14:paraId="254BE063" w14:textId="77777777" w:rsidR="001A20E6" w:rsidRDefault="00000000">
            <w:pPr>
              <w:pStyle w:val="TableCellTaskDetails"/>
            </w:pPr>
            <w:r>
              <w:t>• Revision - OPT-SOC/02 — 1h 30m</w:t>
            </w:r>
          </w:p>
          <w:p w14:paraId="6AEBECCF" w14:textId="77777777" w:rsidR="001A20E6" w:rsidRDefault="00000000">
            <w:pPr>
              <w:pStyle w:val="TableCellTaskBadge"/>
              <w:shd w:val="clear" w:color="auto" w:fill="FCE4EC"/>
            </w:pPr>
            <w:r>
              <w:rPr>
                <w:b/>
                <w:bCs/>
                <w:color w:val="C2185B"/>
              </w:rPr>
              <w:t>REVISION</w:t>
            </w:r>
          </w:p>
          <w:p w14:paraId="77E8BFE6" w14:textId="77777777" w:rsidR="001A20E6" w:rsidRDefault="00000000">
            <w:pPr>
              <w:pStyle w:val="TableCellTaskDetails"/>
            </w:pPr>
            <w:r>
              <w:t>• Practice - OPT-SOC/01 — 30m</w:t>
            </w:r>
          </w:p>
          <w:p w14:paraId="3716E0C1"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03B90BE2" w14:textId="77777777" w:rsidR="001A20E6" w:rsidRDefault="00000000">
            <w:pPr>
              <w:pStyle w:val="TableCellTaskSubject"/>
            </w:pPr>
            <w:r>
              <w:t>Sociology</w:t>
            </w:r>
          </w:p>
          <w:p w14:paraId="6D098051" w14:textId="77777777" w:rsidR="001A20E6" w:rsidRDefault="00000000">
            <w:pPr>
              <w:pStyle w:val="TableCellTaskDetails"/>
            </w:pPr>
            <w:r>
              <w:t>• Study - OPT-SOC/02 — 30m</w:t>
            </w:r>
          </w:p>
          <w:p w14:paraId="208C8B81" w14:textId="77777777" w:rsidR="001A20E6" w:rsidRDefault="00000000">
            <w:pPr>
              <w:pStyle w:val="TableCellTaskBadge"/>
              <w:shd w:val="clear" w:color="auto" w:fill="E3F2FD"/>
            </w:pPr>
            <w:r>
              <w:rPr>
                <w:b/>
                <w:bCs/>
                <w:color w:val="1976D2"/>
              </w:rPr>
              <w:t>STUDY</w:t>
            </w:r>
          </w:p>
          <w:p w14:paraId="4AD092E1" w14:textId="77777777" w:rsidR="001A20E6" w:rsidRDefault="00000000">
            <w:pPr>
              <w:pStyle w:val="TableCellTaskDetails"/>
            </w:pPr>
            <w:r>
              <w:t>• Revision - OPT-SOC/02 — 1h 30m</w:t>
            </w:r>
          </w:p>
          <w:p w14:paraId="3E9F925D" w14:textId="77777777" w:rsidR="001A20E6" w:rsidRDefault="00000000">
            <w:pPr>
              <w:pStyle w:val="TableCellTaskBadge"/>
              <w:shd w:val="clear" w:color="auto" w:fill="FCE4EC"/>
            </w:pPr>
            <w:r>
              <w:rPr>
                <w:b/>
                <w:bCs/>
                <w:color w:val="C2185B"/>
              </w:rPr>
              <w:t>REVISION</w:t>
            </w:r>
          </w:p>
          <w:p w14:paraId="0ABEBE59" w14:textId="77777777" w:rsidR="001A20E6" w:rsidRDefault="00000000">
            <w:pPr>
              <w:pStyle w:val="TableCellTaskDetails"/>
            </w:pPr>
            <w:r>
              <w:t>• Practice - OPT-SOC/01 — 30m</w:t>
            </w:r>
          </w:p>
          <w:p w14:paraId="52991786"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56285C8D" w14:textId="77777777" w:rsidR="001A20E6" w:rsidRDefault="00000000">
            <w:pPr>
              <w:pStyle w:val="TableCellTaskSubject"/>
            </w:pPr>
            <w:r>
              <w:t>Sociology</w:t>
            </w:r>
          </w:p>
          <w:p w14:paraId="65736423" w14:textId="77777777" w:rsidR="001A20E6" w:rsidRDefault="00000000">
            <w:pPr>
              <w:pStyle w:val="TableCellTaskDetails"/>
            </w:pPr>
            <w:r>
              <w:t>• Study - OPT-SOC/02 — 30m</w:t>
            </w:r>
          </w:p>
          <w:p w14:paraId="16D58788" w14:textId="77777777" w:rsidR="001A20E6" w:rsidRDefault="00000000">
            <w:pPr>
              <w:pStyle w:val="TableCellTaskBadge"/>
              <w:shd w:val="clear" w:color="auto" w:fill="E3F2FD"/>
            </w:pPr>
            <w:r>
              <w:rPr>
                <w:b/>
                <w:bCs/>
                <w:color w:val="1976D2"/>
              </w:rPr>
              <w:t>STUDY</w:t>
            </w:r>
          </w:p>
          <w:p w14:paraId="18BD26B4" w14:textId="77777777" w:rsidR="001A20E6" w:rsidRDefault="00000000">
            <w:pPr>
              <w:pStyle w:val="TableCellTaskDetails"/>
            </w:pPr>
            <w:r>
              <w:t>• Revision - OPT-SOC/02 — 1h 30m</w:t>
            </w:r>
          </w:p>
          <w:p w14:paraId="2B828702" w14:textId="77777777" w:rsidR="001A20E6" w:rsidRDefault="00000000">
            <w:pPr>
              <w:pStyle w:val="TableCellTaskBadge"/>
              <w:shd w:val="clear" w:color="auto" w:fill="FCE4EC"/>
            </w:pPr>
            <w:r>
              <w:rPr>
                <w:b/>
                <w:bCs/>
                <w:color w:val="C2185B"/>
              </w:rPr>
              <w:t>REVISION</w:t>
            </w:r>
          </w:p>
          <w:p w14:paraId="4982135F" w14:textId="77777777" w:rsidR="001A20E6" w:rsidRDefault="00000000">
            <w:pPr>
              <w:pStyle w:val="TableCellTaskDetails"/>
            </w:pPr>
            <w:r>
              <w:t>• Practice - OPT-SOC/02 — 30m</w:t>
            </w:r>
          </w:p>
          <w:p w14:paraId="1E2DED78"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62FBD2C8" w14:textId="77777777" w:rsidR="001A20E6" w:rsidRDefault="00000000">
            <w:pPr>
              <w:pStyle w:val="TableCellTaskSubject"/>
            </w:pPr>
            <w:r>
              <w:t>Sociology</w:t>
            </w:r>
          </w:p>
          <w:p w14:paraId="71D239B7" w14:textId="77777777" w:rsidR="001A20E6" w:rsidRDefault="00000000">
            <w:pPr>
              <w:pStyle w:val="TableCellTaskDetails"/>
            </w:pPr>
            <w:r>
              <w:t>• Study - OPT-SOC/02 — 30m</w:t>
            </w:r>
          </w:p>
          <w:p w14:paraId="28FD1360" w14:textId="77777777" w:rsidR="001A20E6" w:rsidRDefault="00000000">
            <w:pPr>
              <w:pStyle w:val="TableCellTaskBadge"/>
              <w:shd w:val="clear" w:color="auto" w:fill="E3F2FD"/>
            </w:pPr>
            <w:r>
              <w:rPr>
                <w:b/>
                <w:bCs/>
                <w:color w:val="1976D2"/>
              </w:rPr>
              <w:t>STUDY</w:t>
            </w:r>
          </w:p>
          <w:p w14:paraId="0FDD00F3" w14:textId="77777777" w:rsidR="001A20E6" w:rsidRDefault="00000000">
            <w:pPr>
              <w:pStyle w:val="TableCellTaskDetails"/>
            </w:pPr>
            <w:r>
              <w:t>• Revision - OPT-SOC/02 — 1h</w:t>
            </w:r>
          </w:p>
          <w:p w14:paraId="2C7A3129" w14:textId="77777777" w:rsidR="001A20E6" w:rsidRDefault="00000000">
            <w:pPr>
              <w:pStyle w:val="TableCellTaskBadge"/>
              <w:shd w:val="clear" w:color="auto" w:fill="FCE4EC"/>
            </w:pPr>
            <w:r>
              <w:rPr>
                <w:b/>
                <w:bCs/>
                <w:color w:val="C2185B"/>
              </w:rPr>
              <w:t>REVISION</w:t>
            </w:r>
          </w:p>
          <w:p w14:paraId="66BCC54A" w14:textId="77777777" w:rsidR="001A20E6" w:rsidRDefault="00000000">
            <w:pPr>
              <w:pStyle w:val="TableCellTaskDetails"/>
            </w:pPr>
            <w:r>
              <w:t>• Revision - OPT-SOC/01 — 30m</w:t>
            </w:r>
          </w:p>
          <w:p w14:paraId="72E98817" w14:textId="77777777" w:rsidR="001A20E6" w:rsidRDefault="00000000">
            <w:pPr>
              <w:pStyle w:val="TableCellTaskBadge"/>
              <w:shd w:val="clear" w:color="auto" w:fill="FCE4EC"/>
            </w:pPr>
            <w:r>
              <w:rPr>
                <w:b/>
                <w:bCs/>
                <w:color w:val="C2185B"/>
              </w:rPr>
              <w:t>REVISION</w:t>
            </w:r>
          </w:p>
          <w:p w14:paraId="0416BCE4" w14:textId="77777777" w:rsidR="001A20E6" w:rsidRDefault="00000000">
            <w:pPr>
              <w:pStyle w:val="TableCellTaskDetails"/>
            </w:pPr>
            <w:r>
              <w:t>• Practice - OPT-SOC/02 — 30m</w:t>
            </w:r>
          </w:p>
          <w:p w14:paraId="775924E8"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31E9CD52" w14:textId="77777777" w:rsidR="001A20E6" w:rsidRDefault="001A20E6"/>
        </w:tc>
      </w:tr>
      <w:tr w:rsidR="001A20E6" w14:paraId="470C8AB0" w14:textId="77777777">
        <w:tc>
          <w:tcPr>
            <w:tcW w:w="700" w:type="pct"/>
            <w:shd w:val="clear" w:color="auto" w:fill="E0F2FE"/>
            <w:tcMar>
              <w:top w:w="150" w:type="dxa"/>
              <w:left w:w="100" w:type="dxa"/>
              <w:bottom w:w="150" w:type="dxa"/>
              <w:right w:w="100" w:type="dxa"/>
            </w:tcMar>
          </w:tcPr>
          <w:p w14:paraId="6CCB7086" w14:textId="77777777" w:rsidR="001A20E6" w:rsidRDefault="00000000">
            <w:pPr>
              <w:pStyle w:val="TableCellTaskSubject"/>
            </w:pPr>
            <w:r>
              <w:t>History-Modern</w:t>
            </w:r>
          </w:p>
          <w:p w14:paraId="53A8A7CF" w14:textId="77777777" w:rsidR="001A20E6" w:rsidRDefault="00000000">
            <w:pPr>
              <w:pStyle w:val="TableCellTaskDetails"/>
            </w:pPr>
            <w:r>
              <w:t>• Test - TEST — 3h</w:t>
            </w:r>
          </w:p>
          <w:p w14:paraId="083A9608" w14:textId="77777777" w:rsidR="001A20E6" w:rsidRDefault="00000000">
            <w:pPr>
              <w:pStyle w:val="TableCellTaskBadge"/>
              <w:shd w:val="clear" w:color="auto" w:fill="FFF3E0"/>
            </w:pPr>
            <w:r>
              <w:rPr>
                <w:b/>
                <w:bCs/>
                <w:color w:val="F57C00"/>
              </w:rPr>
              <w:t>TEST</w:t>
            </w:r>
          </w:p>
        </w:tc>
        <w:tc>
          <w:tcPr>
            <w:tcW w:w="700" w:type="pct"/>
            <w:shd w:val="clear" w:color="auto" w:fill="E0F2FE"/>
            <w:tcMar>
              <w:top w:w="150" w:type="dxa"/>
              <w:left w:w="100" w:type="dxa"/>
              <w:bottom w:w="150" w:type="dxa"/>
              <w:right w:w="100" w:type="dxa"/>
            </w:tcMar>
          </w:tcPr>
          <w:p w14:paraId="4A9A5E9D" w14:textId="77777777" w:rsidR="001A20E6" w:rsidRDefault="00000000">
            <w:pPr>
              <w:pStyle w:val="TableCellTaskSubject"/>
            </w:pPr>
            <w:r>
              <w:t>History-Modern</w:t>
            </w:r>
          </w:p>
          <w:p w14:paraId="1F2C7F3C" w14:textId="77777777" w:rsidR="001A20E6" w:rsidRDefault="00000000">
            <w:pPr>
              <w:pStyle w:val="TableCellTaskDetails"/>
            </w:pPr>
            <w:r>
              <w:t>• Study - British Conquest and consolidation; Sepoy Mutiny (H03/02) — 30m</w:t>
            </w:r>
          </w:p>
          <w:p w14:paraId="0919DE3E" w14:textId="77777777" w:rsidR="001A20E6" w:rsidRDefault="00000000">
            <w:pPr>
              <w:pStyle w:val="TableCellTaskBadge"/>
              <w:shd w:val="clear" w:color="auto" w:fill="E3F2FD"/>
            </w:pPr>
            <w:r>
              <w:rPr>
                <w:b/>
                <w:bCs/>
                <w:color w:val="1976D2"/>
              </w:rPr>
              <w:t>STUDY</w:t>
            </w:r>
          </w:p>
          <w:p w14:paraId="406FA1E7" w14:textId="77777777" w:rsidR="001A20E6" w:rsidRDefault="00000000">
            <w:pPr>
              <w:pStyle w:val="TableCellTaskDetails"/>
            </w:pPr>
            <w:r>
              <w:t>• Revision - Extremist Phase (H03/06) — 30m</w:t>
            </w:r>
          </w:p>
          <w:p w14:paraId="15A2E94C" w14:textId="77777777" w:rsidR="001A20E6" w:rsidRDefault="00000000">
            <w:pPr>
              <w:pStyle w:val="TableCellTaskBadge"/>
              <w:shd w:val="clear" w:color="auto" w:fill="FCE4EC"/>
            </w:pPr>
            <w:r>
              <w:rPr>
                <w:b/>
                <w:bCs/>
                <w:color w:val="C2185B"/>
              </w:rPr>
              <w:t>REVISION</w:t>
            </w:r>
          </w:p>
          <w:p w14:paraId="25DCBBF0" w14:textId="77777777" w:rsidR="001A20E6" w:rsidRDefault="00000000">
            <w:pPr>
              <w:pStyle w:val="TableCellTaskDetails"/>
            </w:pPr>
            <w:r>
              <w:t>• Revision - Ghandian Phase (H03/07) — 30m</w:t>
            </w:r>
          </w:p>
          <w:p w14:paraId="2022A9ED" w14:textId="77777777" w:rsidR="001A20E6" w:rsidRDefault="00000000">
            <w:pPr>
              <w:pStyle w:val="TableCellTaskBadge"/>
              <w:shd w:val="clear" w:color="auto" w:fill="FCE4EC"/>
            </w:pPr>
            <w:r>
              <w:rPr>
                <w:b/>
                <w:bCs/>
                <w:color w:val="C2185B"/>
              </w:rPr>
              <w:t>REVISION</w:t>
            </w:r>
          </w:p>
          <w:p w14:paraId="6CDDA45D" w14:textId="77777777" w:rsidR="001A20E6" w:rsidRDefault="00000000">
            <w:pPr>
              <w:pStyle w:val="TableCellTaskDetails"/>
            </w:pPr>
            <w:r>
              <w:t>• Revision - Revolutionary activitism (H03/08) — 30m</w:t>
            </w:r>
          </w:p>
          <w:p w14:paraId="0DF777A1" w14:textId="77777777" w:rsidR="001A20E6" w:rsidRDefault="00000000">
            <w:pPr>
              <w:pStyle w:val="TableCellTaskBadge"/>
              <w:shd w:val="clear" w:color="auto" w:fill="FCE4EC"/>
            </w:pPr>
            <w:r>
              <w:rPr>
                <w:b/>
                <w:bCs/>
                <w:color w:val="C2185B"/>
              </w:rPr>
              <w:t>REVISION</w:t>
            </w:r>
          </w:p>
          <w:p w14:paraId="69B507EB" w14:textId="77777777" w:rsidR="001A20E6" w:rsidRDefault="00000000">
            <w:pPr>
              <w:pStyle w:val="TableCellTaskDetails"/>
            </w:pPr>
            <w:r>
              <w:t>• Practice - British Conquest and consolidation; Sepoy Mutiny (H03/02) — 30m</w:t>
            </w:r>
          </w:p>
          <w:p w14:paraId="60FDB78F"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0077C617" w14:textId="77777777" w:rsidR="001A20E6" w:rsidRDefault="00000000">
            <w:pPr>
              <w:pStyle w:val="TableCellTaskSubject"/>
            </w:pPr>
            <w:r>
              <w:t>History-Modern</w:t>
            </w:r>
          </w:p>
          <w:p w14:paraId="0DF70B5E" w14:textId="77777777" w:rsidR="001A20E6" w:rsidRDefault="00000000">
            <w:pPr>
              <w:pStyle w:val="TableCellTaskDetails"/>
            </w:pPr>
            <w:r>
              <w:t>• Study - Indian Renaissance (H03/03) — 30m</w:t>
            </w:r>
          </w:p>
          <w:p w14:paraId="597BD2AA" w14:textId="77777777" w:rsidR="001A20E6" w:rsidRDefault="00000000">
            <w:pPr>
              <w:pStyle w:val="TableCellTaskBadge"/>
              <w:shd w:val="clear" w:color="auto" w:fill="E3F2FD"/>
            </w:pPr>
            <w:r>
              <w:rPr>
                <w:b/>
                <w:bCs/>
                <w:color w:val="1976D2"/>
              </w:rPr>
              <w:t>STUDY</w:t>
            </w:r>
          </w:p>
          <w:p w14:paraId="7E4DADF7" w14:textId="77777777" w:rsidR="001A20E6" w:rsidRDefault="00000000">
            <w:pPr>
              <w:pStyle w:val="TableCellTaskDetails"/>
            </w:pPr>
            <w:r>
              <w:t>• Revision - Transfer of power - 1940 to 1947 (H03/09) — 30m</w:t>
            </w:r>
          </w:p>
          <w:p w14:paraId="0517DC0A" w14:textId="77777777" w:rsidR="001A20E6" w:rsidRDefault="00000000">
            <w:pPr>
              <w:pStyle w:val="TableCellTaskBadge"/>
              <w:shd w:val="clear" w:color="auto" w:fill="FCE4EC"/>
            </w:pPr>
            <w:r>
              <w:rPr>
                <w:b/>
                <w:bCs/>
                <w:color w:val="C2185B"/>
              </w:rPr>
              <w:t>REVISION</w:t>
            </w:r>
          </w:p>
          <w:p w14:paraId="7F61101F" w14:textId="77777777" w:rsidR="001A20E6" w:rsidRDefault="00000000">
            <w:pPr>
              <w:pStyle w:val="TableCellTaskDetails"/>
            </w:pPr>
            <w:r>
              <w:t>• Revision - Colonial administration (H03/10) — 30m</w:t>
            </w:r>
          </w:p>
          <w:p w14:paraId="49B460B5" w14:textId="77777777" w:rsidR="001A20E6" w:rsidRDefault="00000000">
            <w:pPr>
              <w:pStyle w:val="TableCellTaskBadge"/>
              <w:shd w:val="clear" w:color="auto" w:fill="FCE4EC"/>
            </w:pPr>
            <w:r>
              <w:rPr>
                <w:b/>
                <w:bCs/>
                <w:color w:val="C2185B"/>
              </w:rPr>
              <w:t>REVISION</w:t>
            </w:r>
          </w:p>
          <w:p w14:paraId="27EEEBBA" w14:textId="77777777" w:rsidR="001A20E6" w:rsidRDefault="00000000">
            <w:pPr>
              <w:pStyle w:val="TableCellTaskDetails"/>
            </w:pPr>
            <w:r>
              <w:t>• Revision - Reaction of society towards colonial rule (H03/11) — 30m</w:t>
            </w:r>
          </w:p>
          <w:p w14:paraId="13D60E99" w14:textId="77777777" w:rsidR="001A20E6" w:rsidRDefault="00000000">
            <w:pPr>
              <w:pStyle w:val="TableCellTaskBadge"/>
              <w:shd w:val="clear" w:color="auto" w:fill="FCE4EC"/>
            </w:pPr>
            <w:r>
              <w:rPr>
                <w:b/>
                <w:bCs/>
                <w:color w:val="C2185B"/>
              </w:rPr>
              <w:t>REVISION</w:t>
            </w:r>
          </w:p>
          <w:p w14:paraId="15FAB6C3" w14:textId="77777777" w:rsidR="001A20E6" w:rsidRDefault="00000000">
            <w:pPr>
              <w:pStyle w:val="TableCellTaskDetails"/>
            </w:pPr>
            <w:r>
              <w:t>• Practice - Indian Renaissance (H03/03) — 30m</w:t>
            </w:r>
          </w:p>
          <w:p w14:paraId="4E420CA3"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56EBB316" w14:textId="77777777" w:rsidR="001A20E6" w:rsidRDefault="00000000">
            <w:pPr>
              <w:pStyle w:val="TableCellTaskSubject"/>
            </w:pPr>
            <w:r>
              <w:t>History-Modern</w:t>
            </w:r>
          </w:p>
          <w:p w14:paraId="2B424615" w14:textId="77777777" w:rsidR="001A20E6" w:rsidRDefault="00000000">
            <w:pPr>
              <w:pStyle w:val="TableCellTaskDetails"/>
            </w:pPr>
            <w:r>
              <w:t>• Study - Pre-congress associations and formation of INC; INC Sessions (H03/04) — 30m</w:t>
            </w:r>
          </w:p>
          <w:p w14:paraId="28876D78" w14:textId="77777777" w:rsidR="001A20E6" w:rsidRDefault="00000000">
            <w:pPr>
              <w:pStyle w:val="TableCellTaskBadge"/>
              <w:shd w:val="clear" w:color="auto" w:fill="E3F2FD"/>
            </w:pPr>
            <w:r>
              <w:rPr>
                <w:b/>
                <w:bCs/>
                <w:color w:val="1976D2"/>
              </w:rPr>
              <w:t>STUDY</w:t>
            </w:r>
          </w:p>
          <w:p w14:paraId="6E7F6643" w14:textId="77777777" w:rsidR="001A20E6" w:rsidRDefault="00000000">
            <w:pPr>
              <w:pStyle w:val="TableCellTaskDetails"/>
            </w:pPr>
            <w:r>
              <w:t>• Revision - Role of women in Freedom struggle (H03/12) — 30m</w:t>
            </w:r>
          </w:p>
          <w:p w14:paraId="28831818" w14:textId="77777777" w:rsidR="001A20E6" w:rsidRDefault="00000000">
            <w:pPr>
              <w:pStyle w:val="TableCellTaskBadge"/>
              <w:shd w:val="clear" w:color="auto" w:fill="FCE4EC"/>
            </w:pPr>
            <w:r>
              <w:rPr>
                <w:b/>
                <w:bCs/>
                <w:color w:val="C2185B"/>
              </w:rPr>
              <w:t>REVISION</w:t>
            </w:r>
          </w:p>
          <w:p w14:paraId="48401F05" w14:textId="77777777" w:rsidR="001A20E6" w:rsidRDefault="00000000">
            <w:pPr>
              <w:pStyle w:val="TableCellTaskDetails"/>
            </w:pPr>
            <w:r>
              <w:t>• Revision - Communism and communalism (H03/13) — 30m</w:t>
            </w:r>
          </w:p>
          <w:p w14:paraId="5EF2D589" w14:textId="77777777" w:rsidR="001A20E6" w:rsidRDefault="00000000">
            <w:pPr>
              <w:pStyle w:val="TableCellTaskBadge"/>
              <w:shd w:val="clear" w:color="auto" w:fill="FCE4EC"/>
            </w:pPr>
            <w:r>
              <w:rPr>
                <w:b/>
                <w:bCs/>
                <w:color w:val="C2185B"/>
              </w:rPr>
              <w:t>REVISION</w:t>
            </w:r>
          </w:p>
          <w:p w14:paraId="24F6D6FE" w14:textId="77777777" w:rsidR="001A20E6" w:rsidRDefault="00000000">
            <w:pPr>
              <w:pStyle w:val="TableCellTaskDetails"/>
            </w:pPr>
            <w:r>
              <w:t>• Revision - Important personalities of INM; Governor Generals and Viceroys (H03/14) — 30m</w:t>
            </w:r>
          </w:p>
          <w:p w14:paraId="2CA2892B" w14:textId="77777777" w:rsidR="001A20E6" w:rsidRDefault="00000000">
            <w:pPr>
              <w:pStyle w:val="TableCellTaskBadge"/>
              <w:shd w:val="clear" w:color="auto" w:fill="FCE4EC"/>
            </w:pPr>
            <w:r>
              <w:rPr>
                <w:b/>
                <w:bCs/>
                <w:color w:val="C2185B"/>
              </w:rPr>
              <w:t>REVISION</w:t>
            </w:r>
          </w:p>
          <w:p w14:paraId="7275079E" w14:textId="77777777" w:rsidR="001A20E6" w:rsidRDefault="00000000">
            <w:pPr>
              <w:pStyle w:val="TableCellTaskDetails"/>
            </w:pPr>
            <w:r>
              <w:t>• Practice - Pre-congress associations and formation of INC; INC Sessions (H03/04) — 30m</w:t>
            </w:r>
          </w:p>
          <w:p w14:paraId="0EB21FCE"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627AC86C" w14:textId="77777777" w:rsidR="001A20E6" w:rsidRDefault="00000000">
            <w:pPr>
              <w:pStyle w:val="TableCellTaskSubject"/>
            </w:pPr>
            <w:r>
              <w:t>History-Modern</w:t>
            </w:r>
          </w:p>
          <w:p w14:paraId="1B67C5FB" w14:textId="77777777" w:rsidR="001A20E6" w:rsidRDefault="00000000">
            <w:pPr>
              <w:pStyle w:val="TableCellTaskDetails"/>
            </w:pPr>
            <w:r>
              <w:t>• Study - Moderate phase (H03/05) — 30m</w:t>
            </w:r>
          </w:p>
          <w:p w14:paraId="7722F37D" w14:textId="77777777" w:rsidR="001A20E6" w:rsidRDefault="00000000">
            <w:pPr>
              <w:pStyle w:val="TableCellTaskBadge"/>
              <w:shd w:val="clear" w:color="auto" w:fill="E3F2FD"/>
            </w:pPr>
            <w:r>
              <w:rPr>
                <w:b/>
                <w:bCs/>
                <w:color w:val="1976D2"/>
              </w:rPr>
              <w:t>STUDY</w:t>
            </w:r>
          </w:p>
          <w:p w14:paraId="12E4034A" w14:textId="77777777" w:rsidR="001A20E6" w:rsidRDefault="00000000">
            <w:pPr>
              <w:pStyle w:val="TableCellTaskDetails"/>
            </w:pPr>
            <w:r>
              <w:t>• Revision - Broad / Overlap (H03/00) — 30m</w:t>
            </w:r>
          </w:p>
          <w:p w14:paraId="505EF18B" w14:textId="77777777" w:rsidR="001A20E6" w:rsidRDefault="00000000">
            <w:pPr>
              <w:pStyle w:val="TableCellTaskBadge"/>
              <w:shd w:val="clear" w:color="auto" w:fill="FCE4EC"/>
            </w:pPr>
            <w:r>
              <w:rPr>
                <w:b/>
                <w:bCs/>
                <w:color w:val="C2185B"/>
              </w:rPr>
              <w:t>REVISION</w:t>
            </w:r>
          </w:p>
          <w:p w14:paraId="65653C28" w14:textId="77777777" w:rsidR="001A20E6" w:rsidRDefault="00000000">
            <w:pPr>
              <w:pStyle w:val="TableCellTaskDetails"/>
            </w:pPr>
            <w:r>
              <w:t>• Revision - Advent of Europeans (H03/01) — 30m</w:t>
            </w:r>
          </w:p>
          <w:p w14:paraId="77C1C27D" w14:textId="77777777" w:rsidR="001A20E6" w:rsidRDefault="00000000">
            <w:pPr>
              <w:pStyle w:val="TableCellTaskBadge"/>
              <w:shd w:val="clear" w:color="auto" w:fill="FCE4EC"/>
            </w:pPr>
            <w:r>
              <w:rPr>
                <w:b/>
                <w:bCs/>
                <w:color w:val="C2185B"/>
              </w:rPr>
              <w:t>REVISION</w:t>
            </w:r>
          </w:p>
          <w:p w14:paraId="5F4F2E31" w14:textId="77777777" w:rsidR="001A20E6" w:rsidRDefault="00000000">
            <w:pPr>
              <w:pStyle w:val="TableCellTaskDetails"/>
            </w:pPr>
            <w:r>
              <w:t>• Revision - British Conquest and consolidation; Sepoy Mutiny (H03/02) — 30m</w:t>
            </w:r>
          </w:p>
          <w:p w14:paraId="7BAC0682" w14:textId="77777777" w:rsidR="001A20E6" w:rsidRDefault="00000000">
            <w:pPr>
              <w:pStyle w:val="TableCellTaskBadge"/>
              <w:shd w:val="clear" w:color="auto" w:fill="FCE4EC"/>
            </w:pPr>
            <w:r>
              <w:rPr>
                <w:b/>
                <w:bCs/>
                <w:color w:val="C2185B"/>
              </w:rPr>
              <w:t>REVISION</w:t>
            </w:r>
          </w:p>
          <w:p w14:paraId="11829AF9" w14:textId="77777777" w:rsidR="001A20E6" w:rsidRDefault="00000000">
            <w:pPr>
              <w:pStyle w:val="TableCellTaskDetails"/>
            </w:pPr>
            <w:r>
              <w:t>• Practice - Moderate phase (H03/05) — 30m</w:t>
            </w:r>
          </w:p>
          <w:p w14:paraId="5A7FEB97"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787DF557" w14:textId="77777777" w:rsidR="001A20E6" w:rsidRDefault="00000000">
            <w:pPr>
              <w:pStyle w:val="TableCellTaskSubject"/>
            </w:pPr>
            <w:r>
              <w:t>History-Modern</w:t>
            </w:r>
          </w:p>
          <w:p w14:paraId="133A039E" w14:textId="77777777" w:rsidR="001A20E6" w:rsidRDefault="00000000">
            <w:pPr>
              <w:pStyle w:val="TableCellTaskDetails"/>
            </w:pPr>
            <w:r>
              <w:t>• Study - Extremist Phase (H03/06) — 30m</w:t>
            </w:r>
          </w:p>
          <w:p w14:paraId="33A9855D" w14:textId="77777777" w:rsidR="001A20E6" w:rsidRDefault="00000000">
            <w:pPr>
              <w:pStyle w:val="TableCellTaskBadge"/>
              <w:shd w:val="clear" w:color="auto" w:fill="E3F2FD"/>
            </w:pPr>
            <w:r>
              <w:rPr>
                <w:b/>
                <w:bCs/>
                <w:color w:val="1976D2"/>
              </w:rPr>
              <w:t>STUDY</w:t>
            </w:r>
          </w:p>
          <w:p w14:paraId="096E06C6" w14:textId="77777777" w:rsidR="001A20E6" w:rsidRDefault="00000000">
            <w:pPr>
              <w:pStyle w:val="TableCellTaskDetails"/>
            </w:pPr>
            <w:r>
              <w:t>• Revision - Indian Renaissance (H03/03) — 30m</w:t>
            </w:r>
          </w:p>
          <w:p w14:paraId="5D068011" w14:textId="77777777" w:rsidR="001A20E6" w:rsidRDefault="00000000">
            <w:pPr>
              <w:pStyle w:val="TableCellTaskBadge"/>
              <w:shd w:val="clear" w:color="auto" w:fill="FCE4EC"/>
            </w:pPr>
            <w:r>
              <w:rPr>
                <w:b/>
                <w:bCs/>
                <w:color w:val="C2185B"/>
              </w:rPr>
              <w:t>REVISION</w:t>
            </w:r>
          </w:p>
          <w:p w14:paraId="5D6BF779" w14:textId="77777777" w:rsidR="001A20E6" w:rsidRDefault="00000000">
            <w:pPr>
              <w:pStyle w:val="TableCellTaskDetails"/>
            </w:pPr>
            <w:r>
              <w:t>• Revision - Pre-congress associations and formation of INC; INC Sessions (H03/04) — 30m</w:t>
            </w:r>
          </w:p>
          <w:p w14:paraId="1201BAFF" w14:textId="77777777" w:rsidR="001A20E6" w:rsidRDefault="00000000">
            <w:pPr>
              <w:pStyle w:val="TableCellTaskBadge"/>
              <w:shd w:val="clear" w:color="auto" w:fill="FCE4EC"/>
            </w:pPr>
            <w:r>
              <w:rPr>
                <w:b/>
                <w:bCs/>
                <w:color w:val="C2185B"/>
              </w:rPr>
              <w:t>REVISION</w:t>
            </w:r>
          </w:p>
          <w:p w14:paraId="676F7A89" w14:textId="77777777" w:rsidR="001A20E6" w:rsidRDefault="00000000">
            <w:pPr>
              <w:pStyle w:val="TableCellTaskDetails"/>
            </w:pPr>
            <w:r>
              <w:t>• Revision - Moderate phase (H03/05) — 30m</w:t>
            </w:r>
          </w:p>
          <w:p w14:paraId="3ABCD8EC" w14:textId="77777777" w:rsidR="001A20E6" w:rsidRDefault="00000000">
            <w:pPr>
              <w:pStyle w:val="TableCellTaskBadge"/>
              <w:shd w:val="clear" w:color="auto" w:fill="FCE4EC"/>
            </w:pPr>
            <w:r>
              <w:rPr>
                <w:b/>
                <w:bCs/>
                <w:color w:val="C2185B"/>
              </w:rPr>
              <w:t>REVISION</w:t>
            </w:r>
          </w:p>
          <w:p w14:paraId="79DAB8F0" w14:textId="77777777" w:rsidR="001A20E6" w:rsidRDefault="00000000">
            <w:pPr>
              <w:pStyle w:val="TableCellTaskDetails"/>
            </w:pPr>
            <w:r>
              <w:t>• Practice - Extremist Phase (H03/06) — 30m</w:t>
            </w:r>
          </w:p>
          <w:p w14:paraId="56F5BBE8"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2C36A2B3" w14:textId="77777777" w:rsidR="001A20E6" w:rsidRDefault="001A20E6"/>
        </w:tc>
      </w:tr>
    </w:tbl>
    <w:p w14:paraId="47315DB9" w14:textId="77777777" w:rsidR="001A20E6" w:rsidRDefault="001A20E6">
      <w:pPr>
        <w:spacing w:after="400"/>
      </w:pPr>
    </w:p>
    <w:p w14:paraId="4BE56F9A" w14:textId="77777777" w:rsidR="001A20E6" w:rsidRDefault="00000000">
      <w:pPr>
        <w:pStyle w:val="ResourceTitle"/>
      </w:pPr>
      <w:r>
        <w:t>📚 Resources for May 30 - Jun 05</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30705E43" w14:textId="77777777">
        <w:tc>
          <w:tcPr>
            <w:tcW w:w="1650" w:type="pct"/>
            <w:tcBorders>
              <w:bottom w:val="single" w:sz="2" w:space="0" w:color="D1D5DB"/>
              <w:right w:val="single" w:sz="2" w:space="0" w:color="D1D5DB"/>
            </w:tcBorders>
            <w:tcMar>
              <w:top w:w="200" w:type="dxa"/>
              <w:left w:w="150" w:type="dxa"/>
              <w:bottom w:w="200" w:type="dxa"/>
              <w:right w:w="150" w:type="dxa"/>
            </w:tcMar>
          </w:tcPr>
          <w:p w14:paraId="3BF74847" w14:textId="77777777" w:rsidR="001A20E6" w:rsidRDefault="00000000">
            <w:pPr>
              <w:pStyle w:val="TableCellSubjectName"/>
            </w:pPr>
            <w:r>
              <w:t>Sociology</w:t>
            </w:r>
          </w:p>
          <w:p w14:paraId="189CA3C3" w14:textId="77777777" w:rsidR="001A20E6" w:rsidRDefault="00000000">
            <w:pPr>
              <w:pStyle w:val="TableCellCategoryTitle"/>
            </w:pPr>
            <w:r>
              <w:t>📝 Practice Materials</w:t>
            </w:r>
          </w:p>
          <w:p w14:paraId="4C432CC2" w14:textId="77777777" w:rsidR="001A20E6" w:rsidRDefault="00000000">
            <w:pPr>
              <w:pStyle w:val="TableCellResourceItem"/>
            </w:pPr>
            <w:r>
              <w:t>• La Excellence Sociology Material</w:t>
            </w:r>
          </w:p>
          <w:p w14:paraId="4818DBCD" w14:textId="77777777" w:rsidR="001A20E6" w:rsidRDefault="00000000">
            <w:pPr>
              <w:pStyle w:val="TableCellResourceItem"/>
            </w:pPr>
            <w:r>
              <w:t>• Mains RRP + Prelims RRP</w:t>
            </w:r>
          </w:p>
          <w:p w14:paraId="7CB532B1" w14:textId="77777777" w:rsidR="001A20E6" w:rsidRDefault="00000000">
            <w:pPr>
              <w:pStyle w:val="TableCellResourceItem"/>
            </w:pPr>
            <w:r>
              <w:t>• Prelims &amp; Mains Workbooks</w:t>
            </w:r>
          </w:p>
          <w:p w14:paraId="4E66ADBB" w14:textId="77777777" w:rsidR="001A20E6" w:rsidRDefault="00000000">
            <w:pPr>
              <w:pStyle w:val="TableCellResourceItem"/>
            </w:pPr>
            <w:r>
              <w:t>• Previous Year Question Papers</w:t>
            </w:r>
          </w:p>
          <w:p w14:paraId="5423BB52" w14:textId="77777777" w:rsidR="001A20E6" w:rsidRDefault="00000000">
            <w:pPr>
              <w:pStyle w:val="TableCellResourceItem"/>
            </w:pPr>
            <w:r>
              <w:t>• Mock Tests</w:t>
            </w:r>
          </w:p>
          <w:p w14:paraId="79D61134" w14:textId="77777777" w:rsidR="001A20E6" w:rsidRDefault="00000000">
            <w:pPr>
              <w:pStyle w:val="TableCellResourceItem"/>
            </w:pPr>
            <w:r>
              <w:t>• La Excellence Indian Society Material</w:t>
            </w:r>
          </w:p>
          <w:p w14:paraId="245EDE9F" w14:textId="77777777" w:rsidR="001A20E6" w:rsidRDefault="00000000">
            <w:pPr>
              <w:pStyle w:val="TableCellResourceItem"/>
            </w:pPr>
            <w:r>
              <w:t>• Mains Workbook - Paper I</w:t>
            </w:r>
          </w:p>
          <w:p w14:paraId="668F2E6F" w14:textId="77777777" w:rsidR="001A20E6" w:rsidRDefault="00000000">
            <w:pPr>
              <w:pStyle w:val="TableCellResourceItem"/>
            </w:pPr>
            <w:r>
              <w:t>• La Excellence Social Change Material</w:t>
            </w:r>
          </w:p>
          <w:p w14:paraId="1DF54CC4" w14:textId="77777777" w:rsidR="001A20E6" w:rsidRDefault="00000000">
            <w:pPr>
              <w:pStyle w:val="TableCellResourceItem"/>
            </w:pPr>
            <w:r>
              <w:t>• Mains Workbook - Paper II</w:t>
            </w:r>
          </w:p>
          <w:p w14:paraId="668EB904" w14:textId="77777777" w:rsidR="001A20E6" w:rsidRDefault="00000000">
            <w:pPr>
              <w:pStyle w:val="TableCellResourceItem"/>
            </w:pPr>
            <w:r>
              <w:t>• La Excellence Sociology of Religion Material</w:t>
            </w:r>
          </w:p>
          <w:p w14:paraId="0C5CC90A" w14:textId="77777777" w:rsidR="001A20E6" w:rsidRDefault="00000000">
            <w:pPr>
              <w:pStyle w:val="TableCellResourceItem"/>
            </w:pPr>
            <w:r>
              <w:t>• Mains Workbook</w:t>
            </w:r>
          </w:p>
          <w:p w14:paraId="5E993E67" w14:textId="77777777" w:rsidR="001A20E6" w:rsidRDefault="00000000">
            <w:pPr>
              <w:pStyle w:val="TableCellResourceItem"/>
            </w:pPr>
            <w:r>
              <w:t>• La Excellence Sociology of Education Material</w:t>
            </w:r>
          </w:p>
          <w:p w14:paraId="37FBD0FB" w14:textId="77777777" w:rsidR="001A20E6" w:rsidRDefault="00000000">
            <w:pPr>
              <w:pStyle w:val="TableCellResourceItem"/>
            </w:pPr>
            <w:r>
              <w:t>• Mains Workbook</w:t>
            </w:r>
          </w:p>
          <w:p w14:paraId="528D05AC" w14:textId="77777777" w:rsidR="001A20E6" w:rsidRDefault="00000000">
            <w:pPr>
              <w:pStyle w:val="TableCellResourceItem"/>
            </w:pPr>
            <w:r>
              <w:t>• La Excellence Social Stratification Material</w:t>
            </w:r>
          </w:p>
          <w:p w14:paraId="071F852F" w14:textId="77777777" w:rsidR="001A20E6" w:rsidRDefault="00000000">
            <w:pPr>
              <w:pStyle w:val="TableCellResourceItem"/>
            </w:pPr>
            <w:r>
              <w:t>• Mains Workbook</w:t>
            </w:r>
          </w:p>
          <w:p w14:paraId="5F450C8D" w14:textId="77777777" w:rsidR="001A20E6" w:rsidRDefault="00000000">
            <w:pPr>
              <w:pStyle w:val="TableCellResourceItem"/>
            </w:pPr>
            <w:r>
              <w:t>• La Excellence Gender Studies Material</w:t>
            </w:r>
          </w:p>
          <w:p w14:paraId="76FF6B11" w14:textId="77777777" w:rsidR="001A20E6" w:rsidRDefault="00000000">
            <w:pPr>
              <w:pStyle w:val="TableCellResourceItem"/>
            </w:pPr>
            <w:r>
              <w:t>• Mains Workbook</w:t>
            </w:r>
          </w:p>
          <w:p w14:paraId="3FBB4FF4" w14:textId="77777777" w:rsidR="001A20E6" w:rsidRDefault="00000000">
            <w:pPr>
              <w:pStyle w:val="TableCellResourceItem"/>
            </w:pPr>
            <w:r>
              <w:t>• La Excellence Urban Sociology Material</w:t>
            </w:r>
          </w:p>
          <w:p w14:paraId="0FF72952" w14:textId="77777777" w:rsidR="001A20E6" w:rsidRDefault="00000000">
            <w:pPr>
              <w:pStyle w:val="TableCellResourceItem"/>
            </w:pPr>
            <w:r>
              <w:t>• Mains Workbook</w:t>
            </w:r>
          </w:p>
          <w:p w14:paraId="17F8F4ED" w14:textId="77777777" w:rsidR="001A20E6" w:rsidRDefault="00000000">
            <w:pPr>
              <w:pStyle w:val="TableCellResourceItem"/>
            </w:pPr>
            <w:r>
              <w:t>• La Excellence Rural Sociology Material</w:t>
            </w:r>
          </w:p>
          <w:p w14:paraId="44D8DC2C" w14:textId="77777777" w:rsidR="001A20E6" w:rsidRDefault="00000000">
            <w:pPr>
              <w:pStyle w:val="TableCellResourceItem"/>
            </w:pPr>
            <w:r>
              <w:t>• Mains Workbook</w:t>
            </w:r>
          </w:p>
          <w:p w14:paraId="4E83670A" w14:textId="77777777" w:rsidR="001A20E6" w:rsidRDefault="00000000">
            <w:pPr>
              <w:pStyle w:val="TableCellResourceItem"/>
            </w:pPr>
            <w:r>
              <w:t>• La Excellence Social Movements Material</w:t>
            </w:r>
          </w:p>
          <w:p w14:paraId="2214C96B" w14:textId="77777777" w:rsidR="001A20E6" w:rsidRDefault="00000000">
            <w:pPr>
              <w:pStyle w:val="TableCellResourceItem"/>
            </w:pPr>
            <w:r>
              <w:t>• Mains Workbook</w:t>
            </w:r>
          </w:p>
          <w:p w14:paraId="127FDF19" w14:textId="77777777" w:rsidR="001A20E6" w:rsidRDefault="00000000">
            <w:pPr>
              <w:pStyle w:val="TableCellResourceItem"/>
            </w:pPr>
            <w:r>
              <w:t>• La Excellence Sociology of Health Material</w:t>
            </w:r>
          </w:p>
          <w:p w14:paraId="4E9E71A9" w14:textId="77777777" w:rsidR="001A20E6" w:rsidRDefault="00000000">
            <w:pPr>
              <w:pStyle w:val="TableCellResourceItem"/>
            </w:pPr>
            <w:r>
              <w:t>• Mains Workbook</w:t>
            </w:r>
          </w:p>
          <w:p w14:paraId="2F7B4759" w14:textId="77777777" w:rsidR="001A20E6" w:rsidRDefault="00000000">
            <w:pPr>
              <w:pStyle w:val="TableCellResourceItem"/>
            </w:pPr>
            <w:r>
              <w:t>• La Excellence Sociology of Law Material</w:t>
            </w:r>
          </w:p>
          <w:p w14:paraId="276CEAD7" w14:textId="77777777" w:rsidR="001A20E6" w:rsidRDefault="00000000">
            <w:pPr>
              <w:pStyle w:val="TableCellResourceItem"/>
            </w:pPr>
            <w:r>
              <w:t>• Mains Workbook</w:t>
            </w:r>
          </w:p>
          <w:p w14:paraId="1879F4DA" w14:textId="77777777" w:rsidR="001A20E6" w:rsidRDefault="00000000">
            <w:pPr>
              <w:pStyle w:val="TableCellResourceItem"/>
            </w:pPr>
            <w:r>
              <w:t>• La Excellence Sociology of Media Material</w:t>
            </w:r>
          </w:p>
          <w:p w14:paraId="19B31242" w14:textId="77777777" w:rsidR="001A20E6" w:rsidRDefault="00000000">
            <w:pPr>
              <w:pStyle w:val="TableCellResourceItem"/>
            </w:pPr>
            <w:r>
              <w:t>• Mains Workbook</w:t>
            </w:r>
          </w:p>
          <w:p w14:paraId="05D03743" w14:textId="77777777" w:rsidR="001A20E6" w:rsidRDefault="00000000">
            <w:pPr>
              <w:pStyle w:val="TableCellResourceItem"/>
            </w:pPr>
            <w:r>
              <w:t>• La Excellence Sociology of Science Material</w:t>
            </w:r>
          </w:p>
          <w:p w14:paraId="1FE4AB2E" w14:textId="77777777" w:rsidR="001A20E6" w:rsidRDefault="00000000">
            <w:pPr>
              <w:pStyle w:val="TableCellResourceItem"/>
            </w:pPr>
            <w:r>
              <w:t>• Mains Workbook</w:t>
            </w:r>
          </w:p>
          <w:p w14:paraId="2287D323" w14:textId="77777777" w:rsidR="001A20E6" w:rsidRDefault="00000000">
            <w:pPr>
              <w:pStyle w:val="TableCellResourceItem"/>
            </w:pPr>
            <w:r>
              <w:t>• La Excellence Sociology of Environment Material</w:t>
            </w:r>
          </w:p>
          <w:p w14:paraId="4FBBADDF" w14:textId="77777777" w:rsidR="001A20E6" w:rsidRDefault="00000000">
            <w:pPr>
              <w:pStyle w:val="TableCellResourceItem"/>
            </w:pPr>
            <w:r>
              <w:t>• Mains Workbook</w:t>
            </w:r>
          </w:p>
          <w:p w14:paraId="6E0A1AC7" w14:textId="77777777" w:rsidR="001A20E6" w:rsidRDefault="00000000">
            <w:pPr>
              <w:pStyle w:val="TableCellResourceItem"/>
            </w:pPr>
            <w:r>
              <w:t>• La Excellence Sociology of Globalization Material</w:t>
            </w:r>
          </w:p>
          <w:p w14:paraId="14B22B2C" w14:textId="77777777" w:rsidR="001A20E6" w:rsidRDefault="00000000">
            <w:pPr>
              <w:pStyle w:val="TableCellResourceItem"/>
            </w:pPr>
            <w:r>
              <w:t>• Mains Workbook</w:t>
            </w:r>
          </w:p>
          <w:p w14:paraId="122EF999" w14:textId="77777777" w:rsidR="001A20E6" w:rsidRDefault="00000000">
            <w:pPr>
              <w:pStyle w:val="TableCellResourceItem"/>
            </w:pPr>
            <w:r>
              <w:t>• La Excellence Sociology of Work Material</w:t>
            </w:r>
          </w:p>
          <w:p w14:paraId="2F2A286B" w14:textId="77777777" w:rsidR="001A20E6" w:rsidRDefault="00000000">
            <w:pPr>
              <w:pStyle w:val="TableCellResourceItem"/>
            </w:pPr>
            <w:r>
              <w:t>• Mains Workbook</w:t>
            </w:r>
          </w:p>
          <w:p w14:paraId="7F5D4F6F" w14:textId="77777777" w:rsidR="001A20E6" w:rsidRDefault="00000000">
            <w:pPr>
              <w:pStyle w:val="TableCellCategoryTitle"/>
            </w:pPr>
            <w:r>
              <w:t>📰 Current Affairs</w:t>
            </w:r>
          </w:p>
          <w:p w14:paraId="39BD48DD" w14:textId="77777777" w:rsidR="001A20E6" w:rsidRDefault="00000000">
            <w:pPr>
              <w:pStyle w:val="TableCellResourceItem"/>
            </w:pPr>
            <w:r>
              <w:t>• Indian Sociological Review</w:t>
            </w:r>
          </w:p>
          <w:p w14:paraId="2DA12393" w14:textId="77777777" w:rsidR="001A20E6" w:rsidRDefault="00000000">
            <w:pPr>
              <w:pStyle w:val="TableCellResourceItem"/>
            </w:pPr>
            <w:r>
              <w:t>• Economic and Political Weekly (EPW)</w:t>
            </w:r>
          </w:p>
          <w:p w14:paraId="19DE775A" w14:textId="77777777" w:rsidR="001A20E6" w:rsidRDefault="00000000">
            <w:pPr>
              <w:pStyle w:val="TableCellResourceItem"/>
            </w:pPr>
            <w:r>
              <w:t>• Newspapers (The Hindu, Indian Express - Social issues)</w:t>
            </w:r>
          </w:p>
          <w:p w14:paraId="06956CF9" w14:textId="77777777" w:rsidR="001A20E6" w:rsidRDefault="00000000">
            <w:pPr>
              <w:pStyle w:val="TableCellResourceItem"/>
            </w:pPr>
            <w:r>
              <w:t>• Yojana Magazine</w:t>
            </w:r>
          </w:p>
          <w:p w14:paraId="2D82458E" w14:textId="77777777" w:rsidR="001A20E6" w:rsidRDefault="00000000">
            <w:pPr>
              <w:pStyle w:val="TableCellResourceItem"/>
            </w:pPr>
            <w:r>
              <w:t>• Kurukshetra Magazine</w:t>
            </w:r>
          </w:p>
          <w:p w14:paraId="79B31BCB" w14:textId="77777777" w:rsidR="001A20E6" w:rsidRDefault="00000000">
            <w:pPr>
              <w:pStyle w:val="TableCellResourceItem"/>
            </w:pPr>
            <w:r>
              <w:t>• Social Watch India Reports</w:t>
            </w:r>
          </w:p>
          <w:p w14:paraId="673E3853" w14:textId="77777777" w:rsidR="001A20E6" w:rsidRDefault="00000000">
            <w:pPr>
              <w:pStyle w:val="TableCellResourceItem"/>
            </w:pPr>
            <w:r>
              <w:t>• NSSO Reports</w:t>
            </w:r>
          </w:p>
          <w:p w14:paraId="5903B279" w14:textId="77777777" w:rsidR="001A20E6" w:rsidRDefault="00000000">
            <w:pPr>
              <w:pStyle w:val="TableCellResourceItem"/>
            </w:pPr>
            <w:r>
              <w:t>• NFHS Reports</w:t>
            </w:r>
          </w:p>
          <w:p w14:paraId="7DE2C27D" w14:textId="77777777" w:rsidR="001A20E6" w:rsidRDefault="00000000">
            <w:pPr>
              <w:pStyle w:val="TableCellResourceItem"/>
            </w:pPr>
            <w:r>
              <w:t>• EPW Articles on Indian Society</w:t>
            </w:r>
          </w:p>
          <w:p w14:paraId="7F4C433F" w14:textId="77777777" w:rsidR="001A20E6" w:rsidRDefault="00000000">
            <w:pPr>
              <w:pStyle w:val="TableCellResourceItem"/>
            </w:pPr>
            <w:r>
              <w:t>• Census Reports</w:t>
            </w:r>
          </w:p>
          <w:p w14:paraId="2BBCC23F" w14:textId="77777777" w:rsidR="001A20E6" w:rsidRDefault="00000000">
            <w:pPr>
              <w:pStyle w:val="TableCellResourceItem"/>
            </w:pPr>
            <w:r>
              <w:t>• Social Development Reports</w:t>
            </w:r>
          </w:p>
          <w:p w14:paraId="0374B632" w14:textId="77777777" w:rsidR="001A20E6" w:rsidRDefault="00000000">
            <w:pPr>
              <w:pStyle w:val="TableCellResourceItem"/>
            </w:pPr>
            <w:r>
              <w:t>• Planning Commission Reports</w:t>
            </w:r>
          </w:p>
          <w:p w14:paraId="2F7E3E55" w14:textId="77777777" w:rsidR="001A20E6" w:rsidRDefault="00000000">
            <w:pPr>
              <w:pStyle w:val="TableCellResourceItem"/>
            </w:pPr>
            <w:r>
              <w:t>• NITI Aayog Reports</w:t>
            </w:r>
          </w:p>
          <w:p w14:paraId="192A1620" w14:textId="77777777" w:rsidR="001A20E6" w:rsidRDefault="00000000">
            <w:pPr>
              <w:pStyle w:val="TableCellResourceItem"/>
            </w:pPr>
            <w:r>
              <w:t>• World Bank Reports on India</w:t>
            </w:r>
          </w:p>
          <w:p w14:paraId="7E9F9BE5" w14:textId="77777777" w:rsidR="001A20E6" w:rsidRDefault="00000000">
            <w:pPr>
              <w:pStyle w:val="TableCellResourceItem"/>
            </w:pPr>
            <w:r>
              <w:t>• Religious Demographics Reports</w:t>
            </w:r>
          </w:p>
          <w:p w14:paraId="4C2C8AF7" w14:textId="77777777" w:rsidR="001A20E6" w:rsidRDefault="00000000">
            <w:pPr>
              <w:pStyle w:val="TableCellResourceItem"/>
            </w:pPr>
            <w:r>
              <w:t>• Minority Commission Reports</w:t>
            </w:r>
          </w:p>
          <w:p w14:paraId="63DBF96C" w14:textId="77777777" w:rsidR="001A20E6" w:rsidRDefault="00000000">
            <w:pPr>
              <w:pStyle w:val="TableCellResourceItem"/>
            </w:pPr>
            <w:r>
              <w:t>• ASER Reports</w:t>
            </w:r>
          </w:p>
          <w:p w14:paraId="08FCA052" w14:textId="77777777" w:rsidR="001A20E6" w:rsidRDefault="00000000">
            <w:pPr>
              <w:pStyle w:val="TableCellResourceItem"/>
            </w:pPr>
            <w:r>
              <w:t>• NEP 2020</w:t>
            </w:r>
          </w:p>
          <w:p w14:paraId="5E9F1579" w14:textId="77777777" w:rsidR="001A20E6" w:rsidRDefault="00000000">
            <w:pPr>
              <w:pStyle w:val="TableCellResourceItem"/>
            </w:pPr>
            <w:r>
              <w:t>• Education Statistics Reports</w:t>
            </w:r>
          </w:p>
          <w:p w14:paraId="180798D4" w14:textId="77777777" w:rsidR="001A20E6" w:rsidRDefault="00000000">
            <w:pPr>
              <w:pStyle w:val="TableCellResourceItem"/>
            </w:pPr>
            <w:r>
              <w:t>• Sachar Committee Report</w:t>
            </w:r>
          </w:p>
          <w:p w14:paraId="767EB6A2" w14:textId="77777777" w:rsidR="001A20E6" w:rsidRDefault="00000000">
            <w:pPr>
              <w:pStyle w:val="TableCellResourceItem"/>
            </w:pPr>
            <w:r>
              <w:t>• Mandal Commission Report</w:t>
            </w:r>
          </w:p>
          <w:p w14:paraId="763158D6" w14:textId="77777777" w:rsidR="001A20E6" w:rsidRDefault="00000000">
            <w:pPr>
              <w:pStyle w:val="TableCellResourceItem"/>
            </w:pPr>
            <w:r>
              <w:t>• Caste Census Data</w:t>
            </w:r>
          </w:p>
          <w:p w14:paraId="5E2A10D6" w14:textId="77777777" w:rsidR="001A20E6" w:rsidRDefault="00000000">
            <w:pPr>
              <w:pStyle w:val="TableCellResourceItem"/>
            </w:pPr>
            <w:r>
              <w:t>• Gender Budget Reports</w:t>
            </w:r>
          </w:p>
          <w:p w14:paraId="0ED4CEC4" w14:textId="77777777" w:rsidR="001A20E6" w:rsidRDefault="00000000">
            <w:pPr>
              <w:pStyle w:val="TableCellResourceItem"/>
            </w:pPr>
            <w:r>
              <w:t>• Women and Child Development Ministry Reports</w:t>
            </w:r>
          </w:p>
          <w:p w14:paraId="150CF3B2" w14:textId="77777777" w:rsidR="001A20E6" w:rsidRDefault="00000000">
            <w:pPr>
              <w:pStyle w:val="TableCellResourceItem"/>
            </w:pPr>
            <w:r>
              <w:t>• NFHS Gender Data</w:t>
            </w:r>
          </w:p>
          <w:p w14:paraId="2CEDB9E0" w14:textId="77777777" w:rsidR="001A20E6" w:rsidRDefault="00000000">
            <w:pPr>
              <w:pStyle w:val="TableCellResourceItem"/>
            </w:pPr>
            <w:r>
              <w:t>• Census Urban Data</w:t>
            </w:r>
          </w:p>
          <w:p w14:paraId="3700816B" w14:textId="77777777" w:rsidR="001A20E6" w:rsidRDefault="00000000">
            <w:pPr>
              <w:pStyle w:val="TableCellResourceItem"/>
            </w:pPr>
            <w:r>
              <w:t>• Smart Cities Mission Reports</w:t>
            </w:r>
          </w:p>
          <w:p w14:paraId="2971C4CF" w14:textId="77777777" w:rsidR="001A20E6" w:rsidRDefault="00000000">
            <w:pPr>
              <w:pStyle w:val="TableCellResourceItem"/>
            </w:pPr>
            <w:r>
              <w:t>• Urban Development Ministry Reports</w:t>
            </w:r>
          </w:p>
          <w:p w14:paraId="0C97F200" w14:textId="77777777" w:rsidR="001A20E6" w:rsidRDefault="00000000">
            <w:pPr>
              <w:pStyle w:val="TableCellResourceItem"/>
            </w:pPr>
            <w:r>
              <w:t>• Rural Development Ministry Reports</w:t>
            </w:r>
          </w:p>
          <w:p w14:paraId="3C2B9157" w14:textId="77777777" w:rsidR="001A20E6" w:rsidRDefault="00000000">
            <w:pPr>
              <w:pStyle w:val="TableCellResourceItem"/>
            </w:pPr>
            <w:r>
              <w:t>• MGNREGA Reports</w:t>
            </w:r>
          </w:p>
          <w:p w14:paraId="6E7377F1" w14:textId="77777777" w:rsidR="001A20E6" w:rsidRDefault="00000000">
            <w:pPr>
              <w:pStyle w:val="TableCellResourceItem"/>
            </w:pPr>
            <w:r>
              <w:t>• Panchayati Raj Statistics</w:t>
            </w:r>
          </w:p>
          <w:p w14:paraId="5ECD4160" w14:textId="77777777" w:rsidR="001A20E6" w:rsidRDefault="00000000">
            <w:pPr>
              <w:pStyle w:val="TableCellResourceItem"/>
            </w:pPr>
            <w:r>
              <w:t>• Social Movement Case Studies</w:t>
            </w:r>
          </w:p>
          <w:p w14:paraId="0351DE37" w14:textId="77777777" w:rsidR="001A20E6" w:rsidRDefault="00000000">
            <w:pPr>
              <w:pStyle w:val="TableCellResourceItem"/>
            </w:pPr>
            <w:r>
              <w:t>• Civil Society Reports</w:t>
            </w:r>
          </w:p>
          <w:p w14:paraId="76C68B64" w14:textId="77777777" w:rsidR="001A20E6" w:rsidRDefault="00000000">
            <w:pPr>
              <w:pStyle w:val="TableCellResourceItem"/>
            </w:pPr>
            <w:r>
              <w:t>• Human Rights Reports</w:t>
            </w:r>
          </w:p>
          <w:p w14:paraId="39DE6A00" w14:textId="77777777" w:rsidR="001A20E6" w:rsidRDefault="00000000">
            <w:pPr>
              <w:pStyle w:val="TableCellResourceItem"/>
            </w:pPr>
            <w:r>
              <w:t>• Health Ministry Reports</w:t>
            </w:r>
          </w:p>
          <w:p w14:paraId="24955758" w14:textId="77777777" w:rsidR="001A20E6" w:rsidRDefault="00000000">
            <w:pPr>
              <w:pStyle w:val="TableCellResourceItem"/>
            </w:pPr>
            <w:r>
              <w:t>• WHO Reports on India</w:t>
            </w:r>
          </w:p>
          <w:p w14:paraId="1044A08A" w14:textId="77777777" w:rsidR="001A20E6" w:rsidRDefault="00000000">
            <w:pPr>
              <w:pStyle w:val="TableCellResourceItem"/>
            </w:pPr>
            <w:r>
              <w:t>• Ayushman Bharat Reports</w:t>
            </w:r>
          </w:p>
          <w:p w14:paraId="33CF923E" w14:textId="77777777" w:rsidR="001A20E6" w:rsidRDefault="00000000">
            <w:pPr>
              <w:pStyle w:val="TableCellResourceItem"/>
            </w:pPr>
            <w:r>
              <w:t>• Law Commission Reports</w:t>
            </w:r>
          </w:p>
          <w:p w14:paraId="3D2A32A2" w14:textId="77777777" w:rsidR="001A20E6" w:rsidRDefault="00000000">
            <w:pPr>
              <w:pStyle w:val="TableCellResourceItem"/>
            </w:pPr>
            <w:r>
              <w:t>• Supreme Court Judgments</w:t>
            </w:r>
          </w:p>
          <w:p w14:paraId="16E55017" w14:textId="77777777" w:rsidR="001A20E6" w:rsidRDefault="00000000">
            <w:pPr>
              <w:pStyle w:val="TableCellResourceItem"/>
            </w:pPr>
            <w:r>
              <w:t>• Legal Aid Reports</w:t>
            </w:r>
          </w:p>
          <w:p w14:paraId="763E30A8" w14:textId="77777777" w:rsidR="001A20E6" w:rsidRDefault="00000000">
            <w:pPr>
              <w:pStyle w:val="TableCellResourceItem"/>
            </w:pPr>
            <w:r>
              <w:t>• Media Reports</w:t>
            </w:r>
          </w:p>
          <w:p w14:paraId="4ADDA6F9" w14:textId="77777777" w:rsidR="001A20E6" w:rsidRDefault="00000000">
            <w:pPr>
              <w:pStyle w:val="TableCellResourceItem"/>
            </w:pPr>
            <w:r>
              <w:t>• Broadcasting Ministry Reports</w:t>
            </w:r>
          </w:p>
          <w:p w14:paraId="345B87BB" w14:textId="77777777" w:rsidR="001A20E6" w:rsidRDefault="00000000">
            <w:pPr>
              <w:pStyle w:val="TableCellResourceItem"/>
            </w:pPr>
            <w:r>
              <w:t>• Social Media Impact Studies</w:t>
            </w:r>
          </w:p>
          <w:p w14:paraId="3672F2A4" w14:textId="77777777" w:rsidR="001A20E6" w:rsidRDefault="00000000">
            <w:pPr>
              <w:pStyle w:val="TableCellResourceItem"/>
            </w:pPr>
            <w:r>
              <w:t>• Science and Technology Ministry Reports</w:t>
            </w:r>
          </w:p>
          <w:p w14:paraId="72D35205" w14:textId="77777777" w:rsidR="001A20E6" w:rsidRDefault="00000000">
            <w:pPr>
              <w:pStyle w:val="TableCellResourceItem"/>
            </w:pPr>
            <w:r>
              <w:t>• ISRO Reports</w:t>
            </w:r>
          </w:p>
          <w:p w14:paraId="2FFE7EDB" w14:textId="77777777" w:rsidR="001A20E6" w:rsidRDefault="00000000">
            <w:pPr>
              <w:pStyle w:val="TableCellResourceItem"/>
            </w:pPr>
            <w:r>
              <w:t>• Digital India Reports</w:t>
            </w:r>
          </w:p>
          <w:p w14:paraId="515566C2" w14:textId="77777777" w:rsidR="001A20E6" w:rsidRDefault="00000000">
            <w:pPr>
              <w:pStyle w:val="TableCellResourceItem"/>
            </w:pPr>
            <w:r>
              <w:t>• Environment Ministry Reports</w:t>
            </w:r>
          </w:p>
          <w:p w14:paraId="5453FA17" w14:textId="77777777" w:rsidR="001A20E6" w:rsidRDefault="00000000">
            <w:pPr>
              <w:pStyle w:val="TableCellResourceItem"/>
            </w:pPr>
            <w:r>
              <w:t>• Climate Change Reports</w:t>
            </w:r>
          </w:p>
          <w:p w14:paraId="34AE277D" w14:textId="77777777" w:rsidR="001A20E6" w:rsidRDefault="00000000">
            <w:pPr>
              <w:pStyle w:val="TableCellResourceItem"/>
            </w:pPr>
            <w:r>
              <w:t>• Sustainable Development Reports</w:t>
            </w:r>
          </w:p>
          <w:p w14:paraId="182DA5CD" w14:textId="77777777" w:rsidR="001A20E6" w:rsidRDefault="00000000">
            <w:pPr>
              <w:pStyle w:val="TableCellResourceItem"/>
            </w:pPr>
            <w:r>
              <w:t>• WTO Reports</w:t>
            </w:r>
          </w:p>
          <w:p w14:paraId="2A3E7693" w14:textId="77777777" w:rsidR="001A20E6" w:rsidRDefault="00000000">
            <w:pPr>
              <w:pStyle w:val="TableCellResourceItem"/>
            </w:pPr>
            <w:r>
              <w:t>• Globalization Impact Studies</w:t>
            </w:r>
          </w:p>
          <w:p w14:paraId="3957BBB8" w14:textId="77777777" w:rsidR="001A20E6" w:rsidRDefault="00000000">
            <w:pPr>
              <w:pStyle w:val="TableCellResourceItem"/>
            </w:pPr>
            <w:r>
              <w:t>• International Migration Reports</w:t>
            </w:r>
          </w:p>
          <w:p w14:paraId="75C96545" w14:textId="77777777" w:rsidR="001A20E6" w:rsidRDefault="00000000">
            <w:pPr>
              <w:pStyle w:val="TableCellResourceItem"/>
            </w:pPr>
            <w:r>
              <w:t>• Labor Ministry Reports</w:t>
            </w:r>
          </w:p>
          <w:p w14:paraId="4A3F09B1" w14:textId="77777777" w:rsidR="001A20E6" w:rsidRDefault="00000000">
            <w:pPr>
              <w:pStyle w:val="TableCellResourceItem"/>
            </w:pPr>
            <w:r>
              <w:t>• Industrial Relations Reports</w:t>
            </w:r>
          </w:p>
          <w:p w14:paraId="6F63AE47"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5E21D7F8" w14:textId="77777777" w:rsidR="001A20E6" w:rsidRDefault="00000000">
            <w:pPr>
              <w:pStyle w:val="TableCellSubjectName"/>
            </w:pPr>
            <w:r>
              <w:t>History-Modern</w:t>
            </w:r>
          </w:p>
          <w:p w14:paraId="536740CD" w14:textId="77777777" w:rsidR="001A20E6" w:rsidRDefault="00000000">
            <w:pPr>
              <w:pStyle w:val="TableCellCategoryTitle"/>
            </w:pPr>
            <w:r>
              <w:t>📚 Primary Books</w:t>
            </w:r>
          </w:p>
          <w:p w14:paraId="3B2DCE0B" w14:textId="77777777" w:rsidR="001A20E6" w:rsidRDefault="00000000">
            <w:pPr>
              <w:pStyle w:val="TableCellResourceItem"/>
            </w:pPr>
            <w:r>
              <w:t>• NCERT Class VIII - Our Past - III - How, When and Where</w:t>
            </w:r>
          </w:p>
          <w:p w14:paraId="6746401B" w14:textId="77777777" w:rsidR="001A20E6" w:rsidRDefault="00000000">
            <w:pPr>
              <w:pStyle w:val="TableCellResourceItem"/>
            </w:pPr>
            <w:r>
              <w:t>• Old NCERT - Modern India by Bipan Chandra - The Decline of the Mughal Empire</w:t>
            </w:r>
          </w:p>
          <w:p w14:paraId="0D1629EC" w14:textId="77777777" w:rsidR="001A20E6" w:rsidRDefault="00000000">
            <w:pPr>
              <w:pStyle w:val="TableCellCategoryTitle"/>
            </w:pPr>
            <w:r>
              <w:t>📝 Practice Materials</w:t>
            </w:r>
          </w:p>
          <w:p w14:paraId="2652FB9B" w14:textId="77777777" w:rsidR="001A20E6" w:rsidRDefault="00000000">
            <w:pPr>
              <w:pStyle w:val="TableCellResourceItem"/>
            </w:pPr>
            <w:r>
              <w:t>• La Excellence Modern History Material</w:t>
            </w:r>
          </w:p>
          <w:p w14:paraId="588B3DFA" w14:textId="77777777" w:rsidR="001A20E6" w:rsidRDefault="00000000">
            <w:pPr>
              <w:pStyle w:val="TableCellResourceItem"/>
            </w:pPr>
            <w:r>
              <w:t>• Prelims &amp; Mains Workbooks</w:t>
            </w:r>
          </w:p>
          <w:p w14:paraId="70D58366" w14:textId="77777777" w:rsidR="001A20E6" w:rsidRDefault="00000000">
            <w:pPr>
              <w:pStyle w:val="TableCellCategoryTitle"/>
            </w:pPr>
            <w:r>
              <w:t>📰 Current Affairs</w:t>
            </w:r>
          </w:p>
          <w:p w14:paraId="4A1EC941" w14:textId="77777777" w:rsidR="001A20E6" w:rsidRDefault="00000000">
            <w:pPr>
              <w:pStyle w:val="TableCellResourceItem"/>
            </w:pPr>
            <w:r>
              <w:t>• Newspapers (IE – Explained History columns)</w:t>
            </w:r>
          </w:p>
        </w:tc>
        <w:tc>
          <w:tcPr>
            <w:tcW w:w="1650" w:type="pct"/>
          </w:tcPr>
          <w:p w14:paraId="1A1B9D5B" w14:textId="77777777" w:rsidR="001A20E6" w:rsidRDefault="001A20E6"/>
        </w:tc>
      </w:tr>
    </w:tbl>
    <w:p w14:paraId="61DCFEA3"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7F741F58" w14:textId="77777777">
        <w:tc>
          <w:tcPr>
            <w:tcW w:w="2500" w:type="pct"/>
            <w:tcMar>
              <w:top w:w="0" w:type="dxa"/>
              <w:left w:w="0" w:type="dxa"/>
              <w:bottom w:w="0" w:type="dxa"/>
              <w:right w:w="0" w:type="dxa"/>
            </w:tcMar>
          </w:tcPr>
          <w:p w14:paraId="7621AC4C" w14:textId="77777777" w:rsidR="001A20E6" w:rsidRDefault="00000000">
            <w:pPr>
              <w:pStyle w:val="MonthTitle"/>
            </w:pPr>
            <w:r>
              <w:rPr>
                <w:color w:val="0369A1"/>
              </w:rPr>
              <w:t>JUNE 2027</w:t>
            </w:r>
          </w:p>
        </w:tc>
        <w:tc>
          <w:tcPr>
            <w:tcW w:w="2500" w:type="pct"/>
            <w:tcMar>
              <w:top w:w="0" w:type="dxa"/>
              <w:left w:w="0" w:type="dxa"/>
              <w:bottom w:w="0" w:type="dxa"/>
              <w:right w:w="0" w:type="dxa"/>
            </w:tcMar>
          </w:tcPr>
          <w:p w14:paraId="04DBCDD5" w14:textId="77777777" w:rsidR="001A20E6" w:rsidRDefault="00000000">
            <w:pPr>
              <w:pStyle w:val="CycleName"/>
            </w:pPr>
            <w:r>
              <w:rPr>
                <w:color w:val="0369A1"/>
              </w:rPr>
              <w:t>C6</w:t>
            </w:r>
          </w:p>
        </w:tc>
      </w:tr>
    </w:tbl>
    <w:p w14:paraId="24E3714D" w14:textId="77777777" w:rsidR="001A20E6" w:rsidRDefault="001A20E6">
      <w:pPr>
        <w:spacing w:after="4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077CE23B" w14:textId="77777777">
        <w:tc>
          <w:tcPr>
            <w:tcW w:w="700" w:type="pct"/>
            <w:shd w:val="clear" w:color="auto" w:fill="F8F9FA"/>
            <w:tcMar>
              <w:top w:w="200" w:type="dxa"/>
              <w:left w:w="100" w:type="dxa"/>
              <w:bottom w:w="200" w:type="dxa"/>
              <w:right w:w="100" w:type="dxa"/>
            </w:tcMar>
          </w:tcPr>
          <w:p w14:paraId="447E53E4" w14:textId="77777777" w:rsidR="001A20E6" w:rsidRDefault="00000000">
            <w:pPr>
              <w:pStyle w:val="TableCellCalendarHeader"/>
            </w:pPr>
            <w:r>
              <w:t>Sunday</w:t>
            </w:r>
          </w:p>
        </w:tc>
        <w:tc>
          <w:tcPr>
            <w:tcW w:w="700" w:type="pct"/>
            <w:shd w:val="clear" w:color="auto" w:fill="F8F9FA"/>
            <w:tcMar>
              <w:top w:w="200" w:type="dxa"/>
              <w:left w:w="100" w:type="dxa"/>
              <w:bottom w:w="200" w:type="dxa"/>
              <w:right w:w="100" w:type="dxa"/>
            </w:tcMar>
          </w:tcPr>
          <w:p w14:paraId="3D651F28" w14:textId="77777777" w:rsidR="001A20E6" w:rsidRDefault="00000000">
            <w:pPr>
              <w:pStyle w:val="TableCellCalendarHeader"/>
            </w:pPr>
            <w:r>
              <w:t>Monday</w:t>
            </w:r>
          </w:p>
        </w:tc>
        <w:tc>
          <w:tcPr>
            <w:tcW w:w="700" w:type="pct"/>
            <w:shd w:val="clear" w:color="auto" w:fill="F8F9FA"/>
            <w:tcMar>
              <w:top w:w="200" w:type="dxa"/>
              <w:left w:w="100" w:type="dxa"/>
              <w:bottom w:w="200" w:type="dxa"/>
              <w:right w:w="100" w:type="dxa"/>
            </w:tcMar>
          </w:tcPr>
          <w:p w14:paraId="6B690663" w14:textId="77777777" w:rsidR="001A20E6" w:rsidRDefault="00000000">
            <w:pPr>
              <w:pStyle w:val="TableCellCalendarHeader"/>
            </w:pPr>
            <w:r>
              <w:t>Tuesday</w:t>
            </w:r>
          </w:p>
        </w:tc>
        <w:tc>
          <w:tcPr>
            <w:tcW w:w="700" w:type="pct"/>
            <w:shd w:val="clear" w:color="auto" w:fill="F8F9FA"/>
            <w:tcMar>
              <w:top w:w="200" w:type="dxa"/>
              <w:left w:w="100" w:type="dxa"/>
              <w:bottom w:w="200" w:type="dxa"/>
              <w:right w:w="100" w:type="dxa"/>
            </w:tcMar>
          </w:tcPr>
          <w:p w14:paraId="37270165" w14:textId="77777777" w:rsidR="001A20E6" w:rsidRDefault="00000000">
            <w:pPr>
              <w:pStyle w:val="TableCellCalendarHeader"/>
            </w:pPr>
            <w:r>
              <w:t>Wednesday</w:t>
            </w:r>
          </w:p>
        </w:tc>
        <w:tc>
          <w:tcPr>
            <w:tcW w:w="700" w:type="pct"/>
            <w:shd w:val="clear" w:color="auto" w:fill="F8F9FA"/>
            <w:tcMar>
              <w:top w:w="200" w:type="dxa"/>
              <w:left w:w="100" w:type="dxa"/>
              <w:bottom w:w="200" w:type="dxa"/>
              <w:right w:w="100" w:type="dxa"/>
            </w:tcMar>
          </w:tcPr>
          <w:p w14:paraId="6E6D5C13" w14:textId="77777777" w:rsidR="001A20E6" w:rsidRDefault="00000000">
            <w:pPr>
              <w:pStyle w:val="TableCellCalendarHeader"/>
            </w:pPr>
            <w:r>
              <w:t>Thursday</w:t>
            </w:r>
          </w:p>
        </w:tc>
        <w:tc>
          <w:tcPr>
            <w:tcW w:w="700" w:type="pct"/>
            <w:shd w:val="clear" w:color="auto" w:fill="F8F9FA"/>
            <w:tcMar>
              <w:top w:w="200" w:type="dxa"/>
              <w:left w:w="100" w:type="dxa"/>
              <w:bottom w:w="200" w:type="dxa"/>
              <w:right w:w="100" w:type="dxa"/>
            </w:tcMar>
          </w:tcPr>
          <w:p w14:paraId="747243AE" w14:textId="77777777" w:rsidR="001A20E6" w:rsidRDefault="00000000">
            <w:pPr>
              <w:pStyle w:val="TableCellCalendarHeader"/>
            </w:pPr>
            <w:r>
              <w:t>Friday</w:t>
            </w:r>
          </w:p>
        </w:tc>
        <w:tc>
          <w:tcPr>
            <w:tcW w:w="700" w:type="pct"/>
            <w:shd w:val="clear" w:color="auto" w:fill="F8F9FA"/>
            <w:tcMar>
              <w:top w:w="200" w:type="dxa"/>
              <w:left w:w="100" w:type="dxa"/>
              <w:bottom w:w="200" w:type="dxa"/>
              <w:right w:w="100" w:type="dxa"/>
            </w:tcMar>
          </w:tcPr>
          <w:p w14:paraId="5E9B50F0" w14:textId="77777777" w:rsidR="001A20E6" w:rsidRDefault="00000000">
            <w:pPr>
              <w:pStyle w:val="TableCellCalendarHeader"/>
            </w:pPr>
            <w:r>
              <w:t>Saturday</w:t>
            </w:r>
          </w:p>
        </w:tc>
      </w:tr>
      <w:tr w:rsidR="001A20E6" w14:paraId="217A6E87" w14:textId="77777777">
        <w:tc>
          <w:tcPr>
            <w:tcW w:w="700" w:type="pct"/>
            <w:tcMar>
              <w:top w:w="200" w:type="dxa"/>
              <w:left w:w="100" w:type="dxa"/>
              <w:bottom w:w="200" w:type="dxa"/>
              <w:right w:w="100" w:type="dxa"/>
            </w:tcMar>
          </w:tcPr>
          <w:p w14:paraId="5CFF9925" w14:textId="77777777" w:rsidR="001A20E6" w:rsidRDefault="001A20E6"/>
        </w:tc>
        <w:tc>
          <w:tcPr>
            <w:tcW w:w="700" w:type="pct"/>
            <w:tcMar>
              <w:top w:w="200" w:type="dxa"/>
              <w:left w:w="100" w:type="dxa"/>
              <w:bottom w:w="200" w:type="dxa"/>
              <w:right w:w="100" w:type="dxa"/>
            </w:tcMar>
          </w:tcPr>
          <w:p w14:paraId="54A3049F" w14:textId="77777777" w:rsidR="001A20E6" w:rsidRDefault="001A20E6"/>
        </w:tc>
        <w:tc>
          <w:tcPr>
            <w:tcW w:w="700" w:type="pct"/>
            <w:shd w:val="clear" w:color="auto" w:fill="E0F2FE"/>
            <w:tcMar>
              <w:top w:w="200" w:type="dxa"/>
              <w:left w:w="100" w:type="dxa"/>
              <w:bottom w:w="200" w:type="dxa"/>
              <w:right w:w="100" w:type="dxa"/>
            </w:tcMar>
          </w:tcPr>
          <w:p w14:paraId="0CF51BFC" w14:textId="77777777" w:rsidR="001A20E6" w:rsidRDefault="00000000">
            <w:pPr>
              <w:pStyle w:val="TableCellCalendarDayNumberBold"/>
            </w:pPr>
            <w:r>
              <w:t>1</w:t>
            </w:r>
          </w:p>
          <w:p w14:paraId="323F4C51" w14:textId="77777777" w:rsidR="001A20E6" w:rsidRDefault="00000000">
            <w:pPr>
              <w:pStyle w:val="TableCellCalendarSubject"/>
            </w:pPr>
            <w:r>
              <w:t>Sociology</w:t>
            </w:r>
          </w:p>
          <w:p w14:paraId="415F9AFD" w14:textId="77777777" w:rsidR="001A20E6" w:rsidRDefault="00000000">
            <w:pPr>
              <w:pStyle w:val="TableCellCalendarSubject"/>
            </w:pPr>
            <w:r>
              <w:t>History-Modern</w:t>
            </w:r>
          </w:p>
        </w:tc>
        <w:tc>
          <w:tcPr>
            <w:tcW w:w="700" w:type="pct"/>
            <w:shd w:val="clear" w:color="auto" w:fill="E0F2FE"/>
            <w:tcMar>
              <w:top w:w="200" w:type="dxa"/>
              <w:left w:w="100" w:type="dxa"/>
              <w:bottom w:w="200" w:type="dxa"/>
              <w:right w:w="100" w:type="dxa"/>
            </w:tcMar>
          </w:tcPr>
          <w:p w14:paraId="0BC9B467" w14:textId="77777777" w:rsidR="001A20E6" w:rsidRDefault="00000000">
            <w:pPr>
              <w:pStyle w:val="TableCellCalendarDayNumberBold"/>
            </w:pPr>
            <w:r>
              <w:t>2</w:t>
            </w:r>
          </w:p>
          <w:p w14:paraId="541A9AC0" w14:textId="77777777" w:rsidR="001A20E6" w:rsidRDefault="00000000">
            <w:pPr>
              <w:pStyle w:val="TableCellCalendarSubject"/>
            </w:pPr>
            <w:r>
              <w:t>Sociology</w:t>
            </w:r>
          </w:p>
          <w:p w14:paraId="1BAF8E98" w14:textId="77777777" w:rsidR="001A20E6" w:rsidRDefault="00000000">
            <w:pPr>
              <w:pStyle w:val="TableCellCalendarSubject"/>
            </w:pPr>
            <w:r>
              <w:t>History-Modern</w:t>
            </w:r>
          </w:p>
        </w:tc>
        <w:tc>
          <w:tcPr>
            <w:tcW w:w="700" w:type="pct"/>
            <w:shd w:val="clear" w:color="auto" w:fill="E0F2FE"/>
            <w:tcMar>
              <w:top w:w="200" w:type="dxa"/>
              <w:left w:w="100" w:type="dxa"/>
              <w:bottom w:w="200" w:type="dxa"/>
              <w:right w:w="100" w:type="dxa"/>
            </w:tcMar>
          </w:tcPr>
          <w:p w14:paraId="38FE24B3" w14:textId="77777777" w:rsidR="001A20E6" w:rsidRDefault="00000000">
            <w:pPr>
              <w:pStyle w:val="TableCellCalendarDayNumberBold"/>
            </w:pPr>
            <w:r>
              <w:t>3</w:t>
            </w:r>
          </w:p>
          <w:p w14:paraId="08D2CBCF" w14:textId="77777777" w:rsidR="001A20E6" w:rsidRDefault="00000000">
            <w:pPr>
              <w:pStyle w:val="TableCellCalendarSubject"/>
            </w:pPr>
            <w:r>
              <w:t>Sociology</w:t>
            </w:r>
          </w:p>
          <w:p w14:paraId="19E18371" w14:textId="77777777" w:rsidR="001A20E6" w:rsidRDefault="00000000">
            <w:pPr>
              <w:pStyle w:val="TableCellCalendarSubject"/>
            </w:pPr>
            <w:r>
              <w:t>History-Modern</w:t>
            </w:r>
          </w:p>
        </w:tc>
        <w:tc>
          <w:tcPr>
            <w:tcW w:w="700" w:type="pct"/>
            <w:shd w:val="clear" w:color="auto" w:fill="E0F2FE"/>
            <w:tcMar>
              <w:top w:w="200" w:type="dxa"/>
              <w:left w:w="100" w:type="dxa"/>
              <w:bottom w:w="200" w:type="dxa"/>
              <w:right w:w="100" w:type="dxa"/>
            </w:tcMar>
          </w:tcPr>
          <w:p w14:paraId="7B7C4536" w14:textId="77777777" w:rsidR="001A20E6" w:rsidRDefault="00000000">
            <w:pPr>
              <w:pStyle w:val="TableCellCalendarDayNumberBold"/>
            </w:pPr>
            <w:r>
              <w:t>4</w:t>
            </w:r>
          </w:p>
          <w:p w14:paraId="69782D8A" w14:textId="77777777" w:rsidR="001A20E6" w:rsidRDefault="00000000">
            <w:pPr>
              <w:pStyle w:val="TableCellCalendarSubject"/>
            </w:pPr>
            <w:r>
              <w:t>Sociology</w:t>
            </w:r>
          </w:p>
          <w:p w14:paraId="4277E9D0" w14:textId="77777777" w:rsidR="001A20E6" w:rsidRDefault="00000000">
            <w:pPr>
              <w:pStyle w:val="TableCellCalendarSubject"/>
            </w:pPr>
            <w:r>
              <w:t>History-Modern</w:t>
            </w:r>
          </w:p>
        </w:tc>
        <w:tc>
          <w:tcPr>
            <w:tcW w:w="700" w:type="pct"/>
            <w:shd w:val="clear" w:color="auto" w:fill="E0F2FE"/>
            <w:tcMar>
              <w:top w:w="200" w:type="dxa"/>
              <w:left w:w="100" w:type="dxa"/>
              <w:bottom w:w="200" w:type="dxa"/>
              <w:right w:w="100" w:type="dxa"/>
            </w:tcMar>
          </w:tcPr>
          <w:p w14:paraId="0D51B2DF" w14:textId="77777777" w:rsidR="001A20E6" w:rsidRDefault="00000000">
            <w:pPr>
              <w:pStyle w:val="TableCellCalendarDayNumberBold"/>
            </w:pPr>
            <w:r>
              <w:t>5</w:t>
            </w:r>
          </w:p>
          <w:p w14:paraId="1247D47B" w14:textId="77777777" w:rsidR="001A20E6" w:rsidRDefault="00000000">
            <w:pPr>
              <w:pStyle w:val="TableCellCalendarSubject"/>
            </w:pPr>
            <w:r>
              <w:t>Sociology</w:t>
            </w:r>
          </w:p>
          <w:p w14:paraId="68AF2063" w14:textId="77777777" w:rsidR="001A20E6" w:rsidRDefault="00000000">
            <w:pPr>
              <w:pStyle w:val="TableCellCalendarSubject"/>
            </w:pPr>
            <w:r>
              <w:t>History-Modern</w:t>
            </w:r>
          </w:p>
        </w:tc>
      </w:tr>
      <w:tr w:rsidR="001A20E6" w14:paraId="47DCA275" w14:textId="77777777">
        <w:tc>
          <w:tcPr>
            <w:tcW w:w="700" w:type="pct"/>
            <w:shd w:val="clear" w:color="auto" w:fill="E0F2FE"/>
            <w:tcMar>
              <w:top w:w="200" w:type="dxa"/>
              <w:left w:w="100" w:type="dxa"/>
              <w:bottom w:w="200" w:type="dxa"/>
              <w:right w:w="100" w:type="dxa"/>
            </w:tcMar>
          </w:tcPr>
          <w:p w14:paraId="70EEEE7B" w14:textId="77777777" w:rsidR="001A20E6" w:rsidRDefault="00000000">
            <w:pPr>
              <w:pStyle w:val="TableCellCalendarDayNumberBold"/>
            </w:pPr>
            <w:r>
              <w:t>6</w:t>
            </w:r>
          </w:p>
          <w:p w14:paraId="193FE2CA" w14:textId="77777777" w:rsidR="001A20E6" w:rsidRDefault="00000000">
            <w:pPr>
              <w:pStyle w:val="TableCellCalendarSubject"/>
            </w:pPr>
            <w:r>
              <w:t>Sociology</w:t>
            </w:r>
          </w:p>
          <w:p w14:paraId="42EC2DD5" w14:textId="77777777" w:rsidR="001A20E6" w:rsidRDefault="00000000">
            <w:pPr>
              <w:pStyle w:val="TableCellCalendarSubject"/>
            </w:pPr>
            <w:r>
              <w:t>History-Modern</w:t>
            </w:r>
          </w:p>
        </w:tc>
        <w:tc>
          <w:tcPr>
            <w:tcW w:w="700" w:type="pct"/>
            <w:shd w:val="clear" w:color="auto" w:fill="E0F2FE"/>
            <w:tcMar>
              <w:top w:w="200" w:type="dxa"/>
              <w:left w:w="100" w:type="dxa"/>
              <w:bottom w:w="200" w:type="dxa"/>
              <w:right w:w="100" w:type="dxa"/>
            </w:tcMar>
          </w:tcPr>
          <w:p w14:paraId="79A72509" w14:textId="77777777" w:rsidR="001A20E6" w:rsidRDefault="00000000">
            <w:pPr>
              <w:pStyle w:val="TableCellCalendarDayNumberBold"/>
            </w:pPr>
            <w:r>
              <w:t>7</w:t>
            </w:r>
          </w:p>
          <w:p w14:paraId="1C44B040" w14:textId="77777777" w:rsidR="001A20E6" w:rsidRDefault="00000000">
            <w:pPr>
              <w:pStyle w:val="TableCellCalendarSubject"/>
            </w:pPr>
            <w:r>
              <w:t>History-Art and Culture</w:t>
            </w:r>
          </w:p>
          <w:p w14:paraId="122A42F9" w14:textId="77777777" w:rsidR="001A20E6" w:rsidRDefault="00000000">
            <w:pPr>
              <w:pStyle w:val="TableCellCalendarSubject"/>
            </w:pPr>
            <w:r>
              <w:t>History-World</w:t>
            </w:r>
          </w:p>
        </w:tc>
        <w:tc>
          <w:tcPr>
            <w:tcW w:w="700" w:type="pct"/>
            <w:shd w:val="clear" w:color="auto" w:fill="E0F2FE"/>
            <w:tcMar>
              <w:top w:w="200" w:type="dxa"/>
              <w:left w:w="100" w:type="dxa"/>
              <w:bottom w:w="200" w:type="dxa"/>
              <w:right w:w="100" w:type="dxa"/>
            </w:tcMar>
          </w:tcPr>
          <w:p w14:paraId="7A57F503" w14:textId="77777777" w:rsidR="001A20E6" w:rsidRDefault="00000000">
            <w:pPr>
              <w:pStyle w:val="TableCellCalendarDayNumberBold"/>
            </w:pPr>
            <w:r>
              <w:t>8</w:t>
            </w:r>
          </w:p>
          <w:p w14:paraId="1B5F7AE3" w14:textId="77777777" w:rsidR="001A20E6" w:rsidRDefault="00000000">
            <w:pPr>
              <w:pStyle w:val="TableCellCalendarSubject"/>
            </w:pPr>
            <w:r>
              <w:t>History-Art and Culture</w:t>
            </w:r>
          </w:p>
          <w:p w14:paraId="38FA279D" w14:textId="77777777" w:rsidR="001A20E6" w:rsidRDefault="00000000">
            <w:pPr>
              <w:pStyle w:val="TableCellCalendarSubject"/>
            </w:pPr>
            <w:r>
              <w:t>History-World</w:t>
            </w:r>
          </w:p>
        </w:tc>
        <w:tc>
          <w:tcPr>
            <w:tcW w:w="700" w:type="pct"/>
            <w:shd w:val="clear" w:color="auto" w:fill="E0F2FE"/>
            <w:tcMar>
              <w:top w:w="200" w:type="dxa"/>
              <w:left w:w="100" w:type="dxa"/>
              <w:bottom w:w="200" w:type="dxa"/>
              <w:right w:w="100" w:type="dxa"/>
            </w:tcMar>
          </w:tcPr>
          <w:p w14:paraId="6FCE8102" w14:textId="77777777" w:rsidR="001A20E6" w:rsidRDefault="00000000">
            <w:pPr>
              <w:pStyle w:val="TableCellCalendarDayNumberBold"/>
            </w:pPr>
            <w:r>
              <w:t>9</w:t>
            </w:r>
          </w:p>
          <w:p w14:paraId="603814CC" w14:textId="77777777" w:rsidR="001A20E6" w:rsidRDefault="00000000">
            <w:pPr>
              <w:pStyle w:val="TableCellCalendarSubject"/>
            </w:pPr>
            <w:r>
              <w:t>History-Art and Culture</w:t>
            </w:r>
          </w:p>
          <w:p w14:paraId="6282C5AD" w14:textId="77777777" w:rsidR="001A20E6" w:rsidRDefault="00000000">
            <w:pPr>
              <w:pStyle w:val="TableCellCalendarSubject"/>
            </w:pPr>
            <w:r>
              <w:t>History-Post Independent India</w:t>
            </w:r>
          </w:p>
        </w:tc>
        <w:tc>
          <w:tcPr>
            <w:tcW w:w="700" w:type="pct"/>
            <w:shd w:val="clear" w:color="auto" w:fill="E0F2FE"/>
            <w:tcMar>
              <w:top w:w="200" w:type="dxa"/>
              <w:left w:w="100" w:type="dxa"/>
              <w:bottom w:w="200" w:type="dxa"/>
              <w:right w:w="100" w:type="dxa"/>
            </w:tcMar>
          </w:tcPr>
          <w:p w14:paraId="4DE66972" w14:textId="77777777" w:rsidR="001A20E6" w:rsidRDefault="00000000">
            <w:pPr>
              <w:pStyle w:val="TableCellCalendarDayNumberBold"/>
            </w:pPr>
            <w:r>
              <w:t>10</w:t>
            </w:r>
          </w:p>
          <w:p w14:paraId="1B680DF6" w14:textId="77777777" w:rsidR="001A20E6" w:rsidRDefault="00000000">
            <w:pPr>
              <w:pStyle w:val="TableCellCalendarSubject"/>
            </w:pPr>
            <w:r>
              <w:t>History-Art and Culture</w:t>
            </w:r>
          </w:p>
          <w:p w14:paraId="01EC5E27" w14:textId="77777777" w:rsidR="001A20E6" w:rsidRDefault="00000000">
            <w:pPr>
              <w:pStyle w:val="TableCellCalendarSubject"/>
            </w:pPr>
            <w:r>
              <w:t>History-Post Independent India</w:t>
            </w:r>
          </w:p>
        </w:tc>
        <w:tc>
          <w:tcPr>
            <w:tcW w:w="700" w:type="pct"/>
            <w:shd w:val="clear" w:color="auto" w:fill="E0F2FE"/>
            <w:tcMar>
              <w:top w:w="200" w:type="dxa"/>
              <w:left w:w="100" w:type="dxa"/>
              <w:bottom w:w="200" w:type="dxa"/>
              <w:right w:w="100" w:type="dxa"/>
            </w:tcMar>
          </w:tcPr>
          <w:p w14:paraId="63E4B217" w14:textId="77777777" w:rsidR="001A20E6" w:rsidRDefault="00000000">
            <w:pPr>
              <w:pStyle w:val="TableCellCalendarDayNumberBold"/>
            </w:pPr>
            <w:r>
              <w:t>11</w:t>
            </w:r>
          </w:p>
          <w:p w14:paraId="579117D7" w14:textId="77777777" w:rsidR="001A20E6" w:rsidRDefault="00000000">
            <w:pPr>
              <w:pStyle w:val="TableCellCalendarSubject"/>
            </w:pPr>
            <w:r>
              <w:t>Geography</w:t>
            </w:r>
          </w:p>
          <w:p w14:paraId="744C6AC5" w14:textId="77777777" w:rsidR="001A20E6" w:rsidRDefault="00000000">
            <w:pPr>
              <w:pStyle w:val="TableCellCalendarSubject"/>
            </w:pPr>
            <w:r>
              <w:t>Environment, Ecology and Disaster Management</w:t>
            </w:r>
          </w:p>
        </w:tc>
        <w:tc>
          <w:tcPr>
            <w:tcW w:w="700" w:type="pct"/>
            <w:shd w:val="clear" w:color="auto" w:fill="E0F2FE"/>
            <w:tcMar>
              <w:top w:w="200" w:type="dxa"/>
              <w:left w:w="100" w:type="dxa"/>
              <w:bottom w:w="200" w:type="dxa"/>
              <w:right w:w="100" w:type="dxa"/>
            </w:tcMar>
          </w:tcPr>
          <w:p w14:paraId="32A8F556" w14:textId="77777777" w:rsidR="001A20E6" w:rsidRDefault="00000000">
            <w:pPr>
              <w:pStyle w:val="TableCellCalendarDayNumberBold"/>
            </w:pPr>
            <w:r>
              <w:t>12</w:t>
            </w:r>
          </w:p>
          <w:p w14:paraId="16D8C221" w14:textId="77777777" w:rsidR="001A20E6" w:rsidRDefault="00000000">
            <w:pPr>
              <w:pStyle w:val="TableCellCalendarSubject"/>
            </w:pPr>
            <w:r>
              <w:t>Geography</w:t>
            </w:r>
          </w:p>
          <w:p w14:paraId="149C3652" w14:textId="77777777" w:rsidR="001A20E6" w:rsidRDefault="00000000">
            <w:pPr>
              <w:pStyle w:val="TableCellCalendarSubject"/>
            </w:pPr>
            <w:r>
              <w:t>Environment, Ecology and Disaster Management</w:t>
            </w:r>
          </w:p>
        </w:tc>
      </w:tr>
      <w:tr w:rsidR="001A20E6" w14:paraId="3CAC4AFB" w14:textId="77777777">
        <w:tc>
          <w:tcPr>
            <w:tcW w:w="700" w:type="pct"/>
            <w:shd w:val="clear" w:color="auto" w:fill="E0F2FE"/>
            <w:tcMar>
              <w:top w:w="200" w:type="dxa"/>
              <w:left w:w="100" w:type="dxa"/>
              <w:bottom w:w="200" w:type="dxa"/>
              <w:right w:w="100" w:type="dxa"/>
            </w:tcMar>
          </w:tcPr>
          <w:p w14:paraId="765144F5" w14:textId="77777777" w:rsidR="001A20E6" w:rsidRDefault="00000000">
            <w:pPr>
              <w:pStyle w:val="TableCellCalendarDayNumberBold"/>
            </w:pPr>
            <w:r>
              <w:t>13</w:t>
            </w:r>
          </w:p>
          <w:p w14:paraId="26CF5EC5" w14:textId="77777777" w:rsidR="001A20E6" w:rsidRDefault="00000000">
            <w:pPr>
              <w:pStyle w:val="TableCellCalendarSubject"/>
            </w:pPr>
            <w:r>
              <w:t>Geography</w:t>
            </w:r>
          </w:p>
          <w:p w14:paraId="7C737777" w14:textId="77777777" w:rsidR="001A20E6" w:rsidRDefault="00000000">
            <w:pPr>
              <w:pStyle w:val="TableCellCalendarSubject"/>
            </w:pPr>
            <w:r>
              <w:t>Environment, Ecology and Disaster Management</w:t>
            </w:r>
          </w:p>
        </w:tc>
        <w:tc>
          <w:tcPr>
            <w:tcW w:w="700" w:type="pct"/>
            <w:shd w:val="clear" w:color="auto" w:fill="E0F2FE"/>
            <w:tcMar>
              <w:top w:w="200" w:type="dxa"/>
              <w:left w:w="100" w:type="dxa"/>
              <w:bottom w:w="200" w:type="dxa"/>
              <w:right w:w="100" w:type="dxa"/>
            </w:tcMar>
          </w:tcPr>
          <w:p w14:paraId="74BB1081" w14:textId="77777777" w:rsidR="001A20E6" w:rsidRDefault="00000000">
            <w:pPr>
              <w:pStyle w:val="TableCellCalendarDayNumberBold"/>
            </w:pPr>
            <w:r>
              <w:t>14</w:t>
            </w:r>
          </w:p>
          <w:p w14:paraId="477523DE" w14:textId="77777777" w:rsidR="001A20E6" w:rsidRDefault="00000000">
            <w:pPr>
              <w:pStyle w:val="TableCellCalendarSubject"/>
            </w:pPr>
            <w:r>
              <w:t>Geography</w:t>
            </w:r>
          </w:p>
          <w:p w14:paraId="73EDD0FD" w14:textId="77777777" w:rsidR="001A20E6" w:rsidRDefault="00000000">
            <w:pPr>
              <w:pStyle w:val="TableCellCalendarSubject"/>
            </w:pPr>
            <w:r>
              <w:t>Environment, Ecology and Disaster Management</w:t>
            </w:r>
          </w:p>
        </w:tc>
        <w:tc>
          <w:tcPr>
            <w:tcW w:w="700" w:type="pct"/>
            <w:shd w:val="clear" w:color="auto" w:fill="E0F2FE"/>
            <w:tcMar>
              <w:top w:w="200" w:type="dxa"/>
              <w:left w:w="100" w:type="dxa"/>
              <w:bottom w:w="200" w:type="dxa"/>
              <w:right w:w="100" w:type="dxa"/>
            </w:tcMar>
          </w:tcPr>
          <w:p w14:paraId="057775D8" w14:textId="77777777" w:rsidR="001A20E6" w:rsidRDefault="00000000">
            <w:pPr>
              <w:pStyle w:val="TableCellCalendarDayNumberBold"/>
            </w:pPr>
            <w:r>
              <w:t>15</w:t>
            </w:r>
          </w:p>
          <w:p w14:paraId="52F0A394" w14:textId="77777777" w:rsidR="001A20E6" w:rsidRDefault="00000000">
            <w:pPr>
              <w:pStyle w:val="TableCellCalendarSubject"/>
            </w:pPr>
            <w:r>
              <w:t>Geography</w:t>
            </w:r>
          </w:p>
          <w:p w14:paraId="74C042DF" w14:textId="77777777" w:rsidR="001A20E6" w:rsidRDefault="00000000">
            <w:pPr>
              <w:pStyle w:val="TableCellCalendarSubject"/>
            </w:pPr>
            <w:r>
              <w:t>Environment, Ecology and Disaster Management</w:t>
            </w:r>
          </w:p>
        </w:tc>
        <w:tc>
          <w:tcPr>
            <w:tcW w:w="700" w:type="pct"/>
            <w:shd w:val="clear" w:color="auto" w:fill="E0F2FE"/>
            <w:tcMar>
              <w:top w:w="200" w:type="dxa"/>
              <w:left w:w="100" w:type="dxa"/>
              <w:bottom w:w="200" w:type="dxa"/>
              <w:right w:w="100" w:type="dxa"/>
            </w:tcMar>
          </w:tcPr>
          <w:p w14:paraId="0ED26A9D" w14:textId="77777777" w:rsidR="001A20E6" w:rsidRDefault="00000000">
            <w:pPr>
              <w:pStyle w:val="TableCellCalendarDayNumberBold"/>
            </w:pPr>
            <w:r>
              <w:t>16</w:t>
            </w:r>
          </w:p>
          <w:p w14:paraId="3950B76B" w14:textId="77777777" w:rsidR="001A20E6" w:rsidRDefault="00000000">
            <w:pPr>
              <w:pStyle w:val="TableCellCalendarSubject"/>
            </w:pPr>
            <w:r>
              <w:t>Geography</w:t>
            </w:r>
          </w:p>
          <w:p w14:paraId="6899480E" w14:textId="77777777" w:rsidR="001A20E6" w:rsidRDefault="00000000">
            <w:pPr>
              <w:pStyle w:val="TableCellCalendarSubject"/>
            </w:pPr>
            <w:r>
              <w:t>Environment, Ecology and Disaster Management</w:t>
            </w:r>
          </w:p>
        </w:tc>
        <w:tc>
          <w:tcPr>
            <w:tcW w:w="700" w:type="pct"/>
            <w:shd w:val="clear" w:color="auto" w:fill="E0F2FE"/>
            <w:tcMar>
              <w:top w:w="200" w:type="dxa"/>
              <w:left w:w="100" w:type="dxa"/>
              <w:bottom w:w="200" w:type="dxa"/>
              <w:right w:w="100" w:type="dxa"/>
            </w:tcMar>
          </w:tcPr>
          <w:p w14:paraId="5B6E262A" w14:textId="77777777" w:rsidR="001A20E6" w:rsidRDefault="00000000">
            <w:pPr>
              <w:pStyle w:val="TableCellCalendarDayNumberBold"/>
            </w:pPr>
            <w:r>
              <w:t>17</w:t>
            </w:r>
          </w:p>
          <w:p w14:paraId="2BBAF45F" w14:textId="77777777" w:rsidR="001A20E6" w:rsidRDefault="00000000">
            <w:pPr>
              <w:pStyle w:val="TableCellCalendarSubject"/>
            </w:pPr>
            <w:r>
              <w:t>Geography</w:t>
            </w:r>
          </w:p>
          <w:p w14:paraId="3E3DB58E" w14:textId="77777777" w:rsidR="001A20E6" w:rsidRDefault="00000000">
            <w:pPr>
              <w:pStyle w:val="TableCellCalendarSubject"/>
            </w:pPr>
            <w:r>
              <w:t>Environment, Ecology and Disaster Management</w:t>
            </w:r>
          </w:p>
        </w:tc>
        <w:tc>
          <w:tcPr>
            <w:tcW w:w="700" w:type="pct"/>
            <w:shd w:val="clear" w:color="auto" w:fill="E0F2FE"/>
            <w:tcMar>
              <w:top w:w="200" w:type="dxa"/>
              <w:left w:w="100" w:type="dxa"/>
              <w:bottom w:w="200" w:type="dxa"/>
              <w:right w:w="100" w:type="dxa"/>
            </w:tcMar>
          </w:tcPr>
          <w:p w14:paraId="606AE8A4" w14:textId="77777777" w:rsidR="001A20E6" w:rsidRDefault="00000000">
            <w:pPr>
              <w:pStyle w:val="TableCellCalendarDayNumberBold"/>
            </w:pPr>
            <w:r>
              <w:t>18</w:t>
            </w:r>
          </w:p>
          <w:p w14:paraId="006BD68A" w14:textId="77777777" w:rsidR="001A20E6" w:rsidRDefault="00000000">
            <w:pPr>
              <w:pStyle w:val="TableCellCalendarSubject"/>
            </w:pPr>
            <w:r>
              <w:t>Geography</w:t>
            </w:r>
          </w:p>
          <w:p w14:paraId="44122262" w14:textId="77777777" w:rsidR="001A20E6" w:rsidRDefault="00000000">
            <w:pPr>
              <w:pStyle w:val="TableCellCalendarSubject"/>
            </w:pPr>
            <w:r>
              <w:t>Environment, Ecology and Disaster Management</w:t>
            </w:r>
          </w:p>
        </w:tc>
        <w:tc>
          <w:tcPr>
            <w:tcW w:w="700" w:type="pct"/>
            <w:shd w:val="clear" w:color="auto" w:fill="E0F2FE"/>
            <w:tcMar>
              <w:top w:w="200" w:type="dxa"/>
              <w:left w:w="100" w:type="dxa"/>
              <w:bottom w:w="200" w:type="dxa"/>
              <w:right w:w="100" w:type="dxa"/>
            </w:tcMar>
          </w:tcPr>
          <w:p w14:paraId="06BDD090" w14:textId="77777777" w:rsidR="001A20E6" w:rsidRDefault="00000000">
            <w:pPr>
              <w:pStyle w:val="TableCellCalendarDayNumberBold"/>
            </w:pPr>
            <w:r>
              <w:t>19</w:t>
            </w:r>
          </w:p>
          <w:p w14:paraId="3AF6E3C7" w14:textId="77777777" w:rsidR="001A20E6" w:rsidRDefault="00000000">
            <w:pPr>
              <w:pStyle w:val="TableCellCalendarSubject"/>
            </w:pPr>
            <w:r>
              <w:t>Geography</w:t>
            </w:r>
          </w:p>
          <w:p w14:paraId="2C8D1D5D" w14:textId="77777777" w:rsidR="001A20E6" w:rsidRDefault="00000000">
            <w:pPr>
              <w:pStyle w:val="TableCellCalendarSubject"/>
            </w:pPr>
            <w:r>
              <w:t>Environment, Ecology and Disaster Management</w:t>
            </w:r>
          </w:p>
        </w:tc>
      </w:tr>
      <w:tr w:rsidR="001A20E6" w14:paraId="53FBCB7B" w14:textId="77777777">
        <w:tc>
          <w:tcPr>
            <w:tcW w:w="700" w:type="pct"/>
            <w:shd w:val="clear" w:color="auto" w:fill="E0F2FE"/>
            <w:tcMar>
              <w:top w:w="200" w:type="dxa"/>
              <w:left w:w="100" w:type="dxa"/>
              <w:bottom w:w="200" w:type="dxa"/>
              <w:right w:w="100" w:type="dxa"/>
            </w:tcMar>
          </w:tcPr>
          <w:p w14:paraId="38C562FD" w14:textId="77777777" w:rsidR="001A20E6" w:rsidRDefault="00000000">
            <w:pPr>
              <w:pStyle w:val="TableCellCalendarDayNumberBold"/>
            </w:pPr>
            <w:r>
              <w:t>20</w:t>
            </w:r>
          </w:p>
          <w:p w14:paraId="07735BA8" w14:textId="77777777" w:rsidR="001A20E6" w:rsidRDefault="00000000">
            <w:pPr>
              <w:pStyle w:val="TableCellCalendarSubject"/>
            </w:pPr>
            <w:r>
              <w:t>Geography</w:t>
            </w:r>
          </w:p>
          <w:p w14:paraId="6F8FE40A" w14:textId="77777777" w:rsidR="001A20E6" w:rsidRDefault="00000000">
            <w:pPr>
              <w:pStyle w:val="TableCellCalendarSubject"/>
            </w:pPr>
            <w:r>
              <w:t>Environment, Ecology and Disaster Management</w:t>
            </w:r>
          </w:p>
        </w:tc>
        <w:tc>
          <w:tcPr>
            <w:tcW w:w="700" w:type="pct"/>
            <w:shd w:val="clear" w:color="auto" w:fill="E0F2FE"/>
            <w:tcMar>
              <w:top w:w="200" w:type="dxa"/>
              <w:left w:w="100" w:type="dxa"/>
              <w:bottom w:w="200" w:type="dxa"/>
              <w:right w:w="100" w:type="dxa"/>
            </w:tcMar>
          </w:tcPr>
          <w:p w14:paraId="7E2C53AF" w14:textId="77777777" w:rsidR="001A20E6" w:rsidRDefault="00000000">
            <w:pPr>
              <w:pStyle w:val="TableCellCalendarDayNumberBold"/>
            </w:pPr>
            <w:r>
              <w:t>21</w:t>
            </w:r>
          </w:p>
          <w:p w14:paraId="05934AC0" w14:textId="77777777" w:rsidR="001A20E6" w:rsidRDefault="00000000">
            <w:pPr>
              <w:pStyle w:val="TableCellCalendarSubject"/>
            </w:pPr>
            <w:r>
              <w:t>Geography</w:t>
            </w:r>
          </w:p>
          <w:p w14:paraId="7EA76A0F" w14:textId="77777777" w:rsidR="001A20E6" w:rsidRDefault="00000000">
            <w:pPr>
              <w:pStyle w:val="TableCellCalendarSubject"/>
            </w:pPr>
            <w:r>
              <w:t>Science &amp; Technology</w:t>
            </w:r>
          </w:p>
        </w:tc>
        <w:tc>
          <w:tcPr>
            <w:tcW w:w="700" w:type="pct"/>
            <w:shd w:val="clear" w:color="auto" w:fill="E0F2FE"/>
            <w:tcMar>
              <w:top w:w="200" w:type="dxa"/>
              <w:left w:w="100" w:type="dxa"/>
              <w:bottom w:w="200" w:type="dxa"/>
              <w:right w:w="100" w:type="dxa"/>
            </w:tcMar>
          </w:tcPr>
          <w:p w14:paraId="779CB822" w14:textId="77777777" w:rsidR="001A20E6" w:rsidRDefault="00000000">
            <w:pPr>
              <w:pStyle w:val="TableCellCalendarDayNumberBold"/>
            </w:pPr>
            <w:r>
              <w:t>22</w:t>
            </w:r>
          </w:p>
          <w:p w14:paraId="5250E5C3" w14:textId="77777777" w:rsidR="001A20E6" w:rsidRDefault="00000000">
            <w:pPr>
              <w:pStyle w:val="TableCellCalendarSubject"/>
            </w:pPr>
            <w:r>
              <w:t>Geography</w:t>
            </w:r>
          </w:p>
          <w:p w14:paraId="048B5BF6" w14:textId="77777777" w:rsidR="001A20E6" w:rsidRDefault="00000000">
            <w:pPr>
              <w:pStyle w:val="TableCellCalendarSubject"/>
            </w:pPr>
            <w:r>
              <w:t>Science &amp; Technology</w:t>
            </w:r>
          </w:p>
        </w:tc>
        <w:tc>
          <w:tcPr>
            <w:tcW w:w="700" w:type="pct"/>
            <w:shd w:val="clear" w:color="auto" w:fill="E0F2FE"/>
            <w:tcMar>
              <w:top w:w="200" w:type="dxa"/>
              <w:left w:w="100" w:type="dxa"/>
              <w:bottom w:w="200" w:type="dxa"/>
              <w:right w:w="100" w:type="dxa"/>
            </w:tcMar>
          </w:tcPr>
          <w:p w14:paraId="715391FA" w14:textId="77777777" w:rsidR="001A20E6" w:rsidRDefault="00000000">
            <w:pPr>
              <w:pStyle w:val="TableCellCalendarDayNumberBold"/>
            </w:pPr>
            <w:r>
              <w:t>23</w:t>
            </w:r>
          </w:p>
          <w:p w14:paraId="2E142B11" w14:textId="77777777" w:rsidR="001A20E6" w:rsidRDefault="00000000">
            <w:pPr>
              <w:pStyle w:val="TableCellCalendarSubject"/>
            </w:pPr>
            <w:r>
              <w:t>Geography</w:t>
            </w:r>
          </w:p>
          <w:p w14:paraId="56C4FFC5" w14:textId="77777777" w:rsidR="001A20E6" w:rsidRDefault="00000000">
            <w:pPr>
              <w:pStyle w:val="TableCellCalendarSubject"/>
            </w:pPr>
            <w:r>
              <w:t>Science &amp; Technology</w:t>
            </w:r>
          </w:p>
        </w:tc>
        <w:tc>
          <w:tcPr>
            <w:tcW w:w="700" w:type="pct"/>
            <w:shd w:val="clear" w:color="auto" w:fill="E0F2FE"/>
            <w:tcMar>
              <w:top w:w="200" w:type="dxa"/>
              <w:left w:w="100" w:type="dxa"/>
              <w:bottom w:w="200" w:type="dxa"/>
              <w:right w:w="100" w:type="dxa"/>
            </w:tcMar>
          </w:tcPr>
          <w:p w14:paraId="5E95052D" w14:textId="77777777" w:rsidR="001A20E6" w:rsidRDefault="00000000">
            <w:pPr>
              <w:pStyle w:val="TableCellCalendarDayNumberBold"/>
            </w:pPr>
            <w:r>
              <w:t>24</w:t>
            </w:r>
          </w:p>
          <w:p w14:paraId="15F47CAC" w14:textId="77777777" w:rsidR="001A20E6" w:rsidRDefault="00000000">
            <w:pPr>
              <w:pStyle w:val="TableCellCalendarSubject"/>
            </w:pPr>
            <w:r>
              <w:t>Science &amp; Technology</w:t>
            </w:r>
          </w:p>
          <w:p w14:paraId="5F5F867C" w14:textId="77777777" w:rsidR="001A20E6" w:rsidRDefault="00000000">
            <w:pPr>
              <w:pStyle w:val="TableCellCalendarSubject"/>
            </w:pPr>
            <w:r>
              <w:t>Indian Polity and Governance</w:t>
            </w:r>
          </w:p>
        </w:tc>
        <w:tc>
          <w:tcPr>
            <w:tcW w:w="700" w:type="pct"/>
            <w:shd w:val="clear" w:color="auto" w:fill="E0F2FE"/>
            <w:tcMar>
              <w:top w:w="200" w:type="dxa"/>
              <w:left w:w="100" w:type="dxa"/>
              <w:bottom w:w="200" w:type="dxa"/>
              <w:right w:w="100" w:type="dxa"/>
            </w:tcMar>
          </w:tcPr>
          <w:p w14:paraId="6EB71F22" w14:textId="77777777" w:rsidR="001A20E6" w:rsidRDefault="00000000">
            <w:pPr>
              <w:pStyle w:val="TableCellCalendarDayNumberBold"/>
            </w:pPr>
            <w:r>
              <w:t>25</w:t>
            </w:r>
          </w:p>
          <w:p w14:paraId="02323E43" w14:textId="77777777" w:rsidR="001A20E6" w:rsidRDefault="00000000">
            <w:pPr>
              <w:pStyle w:val="TableCellCalendarSubject"/>
            </w:pPr>
            <w:r>
              <w:t>Indian Polity and Governance</w:t>
            </w:r>
          </w:p>
          <w:p w14:paraId="5C8B3AD3" w14:textId="77777777" w:rsidR="001A20E6" w:rsidRDefault="00000000">
            <w:pPr>
              <w:pStyle w:val="TableCellCalendarSubject"/>
            </w:pPr>
            <w:r>
              <w:t>Indian Economy</w:t>
            </w:r>
          </w:p>
        </w:tc>
        <w:tc>
          <w:tcPr>
            <w:tcW w:w="700" w:type="pct"/>
            <w:shd w:val="clear" w:color="auto" w:fill="E0F2FE"/>
            <w:tcMar>
              <w:top w:w="200" w:type="dxa"/>
              <w:left w:w="100" w:type="dxa"/>
              <w:bottom w:w="200" w:type="dxa"/>
              <w:right w:w="100" w:type="dxa"/>
            </w:tcMar>
          </w:tcPr>
          <w:p w14:paraId="645C8A1E" w14:textId="77777777" w:rsidR="001A20E6" w:rsidRDefault="00000000">
            <w:pPr>
              <w:pStyle w:val="TableCellCalendarDayNumberBold"/>
            </w:pPr>
            <w:r>
              <w:t>26</w:t>
            </w:r>
          </w:p>
          <w:p w14:paraId="4D2B8D18" w14:textId="77777777" w:rsidR="001A20E6" w:rsidRDefault="00000000">
            <w:pPr>
              <w:pStyle w:val="TableCellCalendarSubject"/>
            </w:pPr>
            <w:r>
              <w:t>Indian Polity and Governance</w:t>
            </w:r>
          </w:p>
          <w:p w14:paraId="1AD0B6A6" w14:textId="77777777" w:rsidR="001A20E6" w:rsidRDefault="00000000">
            <w:pPr>
              <w:pStyle w:val="TableCellCalendarSubject"/>
            </w:pPr>
            <w:r>
              <w:t>Indian Economy</w:t>
            </w:r>
          </w:p>
        </w:tc>
      </w:tr>
      <w:tr w:rsidR="001A20E6" w14:paraId="0DB32D6A" w14:textId="77777777">
        <w:tc>
          <w:tcPr>
            <w:tcW w:w="700" w:type="pct"/>
            <w:shd w:val="clear" w:color="auto" w:fill="E0F2FE"/>
            <w:tcMar>
              <w:top w:w="200" w:type="dxa"/>
              <w:left w:w="100" w:type="dxa"/>
              <w:bottom w:w="200" w:type="dxa"/>
              <w:right w:w="100" w:type="dxa"/>
            </w:tcMar>
          </w:tcPr>
          <w:p w14:paraId="7DBA0AF7" w14:textId="77777777" w:rsidR="001A20E6" w:rsidRDefault="00000000">
            <w:pPr>
              <w:pStyle w:val="TableCellCalendarDayNumberBold"/>
            </w:pPr>
            <w:r>
              <w:t>27</w:t>
            </w:r>
          </w:p>
          <w:p w14:paraId="6543AB67" w14:textId="77777777" w:rsidR="001A20E6" w:rsidRDefault="00000000">
            <w:pPr>
              <w:pStyle w:val="TableCellCalendarSubject"/>
            </w:pPr>
            <w:r>
              <w:t>Indian Polity and Governance</w:t>
            </w:r>
          </w:p>
          <w:p w14:paraId="70136A0D" w14:textId="77777777" w:rsidR="001A20E6" w:rsidRDefault="00000000">
            <w:pPr>
              <w:pStyle w:val="TableCellCalendarSubject"/>
            </w:pPr>
            <w:r>
              <w:t>Indian Economy</w:t>
            </w:r>
          </w:p>
        </w:tc>
        <w:tc>
          <w:tcPr>
            <w:tcW w:w="700" w:type="pct"/>
            <w:shd w:val="clear" w:color="auto" w:fill="E0F2FE"/>
            <w:tcMar>
              <w:top w:w="200" w:type="dxa"/>
              <w:left w:w="100" w:type="dxa"/>
              <w:bottom w:w="200" w:type="dxa"/>
              <w:right w:w="100" w:type="dxa"/>
            </w:tcMar>
          </w:tcPr>
          <w:p w14:paraId="33D87A8C" w14:textId="77777777" w:rsidR="001A20E6" w:rsidRDefault="00000000">
            <w:pPr>
              <w:pStyle w:val="TableCellCalendarDayNumberBold"/>
            </w:pPr>
            <w:r>
              <w:t>28</w:t>
            </w:r>
          </w:p>
          <w:p w14:paraId="12E21013" w14:textId="77777777" w:rsidR="001A20E6" w:rsidRDefault="00000000">
            <w:pPr>
              <w:pStyle w:val="TableCellCalendarSubject"/>
            </w:pPr>
            <w:r>
              <w:t>Indian Polity and Governance</w:t>
            </w:r>
          </w:p>
          <w:p w14:paraId="058F59C2" w14:textId="77777777" w:rsidR="001A20E6" w:rsidRDefault="00000000">
            <w:pPr>
              <w:pStyle w:val="TableCellCalendarSubject"/>
            </w:pPr>
            <w:r>
              <w:t>Indian Economy</w:t>
            </w:r>
          </w:p>
        </w:tc>
        <w:tc>
          <w:tcPr>
            <w:tcW w:w="700" w:type="pct"/>
            <w:shd w:val="clear" w:color="auto" w:fill="E0F2FE"/>
            <w:tcMar>
              <w:top w:w="200" w:type="dxa"/>
              <w:left w:w="100" w:type="dxa"/>
              <w:bottom w:w="200" w:type="dxa"/>
              <w:right w:w="100" w:type="dxa"/>
            </w:tcMar>
          </w:tcPr>
          <w:p w14:paraId="67732B6F" w14:textId="77777777" w:rsidR="001A20E6" w:rsidRDefault="00000000">
            <w:pPr>
              <w:pStyle w:val="TableCellCalendarDayNumberBold"/>
            </w:pPr>
            <w:r>
              <w:t>29</w:t>
            </w:r>
          </w:p>
          <w:p w14:paraId="485637DC" w14:textId="77777777" w:rsidR="001A20E6" w:rsidRDefault="00000000">
            <w:pPr>
              <w:pStyle w:val="TableCellCalendarSubject"/>
            </w:pPr>
            <w:r>
              <w:t>Indian Polity and Governance</w:t>
            </w:r>
          </w:p>
          <w:p w14:paraId="2EA9DA66" w14:textId="77777777" w:rsidR="001A20E6" w:rsidRDefault="00000000">
            <w:pPr>
              <w:pStyle w:val="TableCellCalendarSubject"/>
            </w:pPr>
            <w:r>
              <w:t>Indian Economy</w:t>
            </w:r>
          </w:p>
        </w:tc>
        <w:tc>
          <w:tcPr>
            <w:tcW w:w="700" w:type="pct"/>
            <w:shd w:val="clear" w:color="auto" w:fill="E0F2FE"/>
            <w:tcMar>
              <w:top w:w="200" w:type="dxa"/>
              <w:left w:w="100" w:type="dxa"/>
              <w:bottom w:w="200" w:type="dxa"/>
              <w:right w:w="100" w:type="dxa"/>
            </w:tcMar>
          </w:tcPr>
          <w:p w14:paraId="452C4EF9" w14:textId="77777777" w:rsidR="001A20E6" w:rsidRDefault="00000000">
            <w:pPr>
              <w:pStyle w:val="TableCellCalendarDayNumberBold"/>
            </w:pPr>
            <w:r>
              <w:t>30</w:t>
            </w:r>
          </w:p>
          <w:p w14:paraId="4FDE9114" w14:textId="77777777" w:rsidR="001A20E6" w:rsidRDefault="00000000">
            <w:pPr>
              <w:pStyle w:val="TableCellCalendarSubject"/>
            </w:pPr>
            <w:r>
              <w:t>Indian Polity and Governance</w:t>
            </w:r>
          </w:p>
          <w:p w14:paraId="28709850" w14:textId="77777777" w:rsidR="001A20E6" w:rsidRDefault="00000000">
            <w:pPr>
              <w:pStyle w:val="TableCellCalendarSubject"/>
            </w:pPr>
            <w:r>
              <w:t>Indian Economy</w:t>
            </w:r>
          </w:p>
        </w:tc>
        <w:tc>
          <w:tcPr>
            <w:tcW w:w="700" w:type="pct"/>
            <w:tcMar>
              <w:top w:w="200" w:type="dxa"/>
              <w:left w:w="100" w:type="dxa"/>
              <w:bottom w:w="200" w:type="dxa"/>
              <w:right w:w="100" w:type="dxa"/>
            </w:tcMar>
          </w:tcPr>
          <w:p w14:paraId="02900C0F" w14:textId="77777777" w:rsidR="001A20E6" w:rsidRDefault="001A20E6"/>
        </w:tc>
        <w:tc>
          <w:tcPr>
            <w:tcW w:w="700" w:type="pct"/>
            <w:tcMar>
              <w:top w:w="200" w:type="dxa"/>
              <w:left w:w="100" w:type="dxa"/>
              <w:bottom w:w="200" w:type="dxa"/>
              <w:right w:w="100" w:type="dxa"/>
            </w:tcMar>
          </w:tcPr>
          <w:p w14:paraId="6B2B4A80" w14:textId="77777777" w:rsidR="001A20E6" w:rsidRDefault="001A20E6"/>
        </w:tc>
        <w:tc>
          <w:tcPr>
            <w:tcW w:w="700" w:type="pct"/>
            <w:tcMar>
              <w:top w:w="200" w:type="dxa"/>
              <w:left w:w="100" w:type="dxa"/>
              <w:bottom w:w="200" w:type="dxa"/>
              <w:right w:w="100" w:type="dxa"/>
            </w:tcMar>
          </w:tcPr>
          <w:p w14:paraId="76D61366" w14:textId="77777777" w:rsidR="001A20E6" w:rsidRDefault="001A20E6"/>
        </w:tc>
      </w:tr>
    </w:tbl>
    <w:p w14:paraId="2DE1EAA4" w14:textId="77777777" w:rsidR="001A20E6" w:rsidRDefault="001A20E6">
      <w:pPr>
        <w:spacing w:after="400"/>
      </w:pPr>
    </w:p>
    <w:p w14:paraId="4EF352B8" w14:textId="77777777" w:rsidR="001A20E6" w:rsidRDefault="00000000">
      <w:pPr>
        <w:pStyle w:val="ResourceTitle"/>
      </w:pPr>
      <w:r>
        <w:t>📚 Resources for June 2027</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234C03ED" w14:textId="77777777">
        <w:tc>
          <w:tcPr>
            <w:tcW w:w="1650" w:type="pct"/>
            <w:tcBorders>
              <w:bottom w:val="single" w:sz="2" w:space="0" w:color="D1D5DB"/>
              <w:right w:val="single" w:sz="2" w:space="0" w:color="D1D5DB"/>
            </w:tcBorders>
            <w:tcMar>
              <w:top w:w="200" w:type="dxa"/>
              <w:left w:w="150" w:type="dxa"/>
              <w:bottom w:w="200" w:type="dxa"/>
              <w:right w:w="150" w:type="dxa"/>
            </w:tcMar>
          </w:tcPr>
          <w:p w14:paraId="67B93F13" w14:textId="77777777" w:rsidR="001A20E6" w:rsidRDefault="00000000">
            <w:pPr>
              <w:pStyle w:val="TableCellSubjectName"/>
            </w:pPr>
            <w:r>
              <w:t>Sociology</w:t>
            </w:r>
          </w:p>
          <w:p w14:paraId="48B59AC3" w14:textId="77777777" w:rsidR="001A20E6" w:rsidRDefault="00000000">
            <w:pPr>
              <w:pStyle w:val="TableCellCategoryTitle"/>
            </w:pPr>
            <w:r>
              <w:t>📝 Practice Materials</w:t>
            </w:r>
          </w:p>
          <w:p w14:paraId="79FF0307" w14:textId="77777777" w:rsidR="001A20E6" w:rsidRDefault="00000000">
            <w:pPr>
              <w:pStyle w:val="TableCellResourceItem"/>
            </w:pPr>
            <w:r>
              <w:t>• La Excellence Sociology Material</w:t>
            </w:r>
          </w:p>
          <w:p w14:paraId="47241BBA" w14:textId="77777777" w:rsidR="001A20E6" w:rsidRDefault="00000000">
            <w:pPr>
              <w:pStyle w:val="TableCellResourceItem"/>
            </w:pPr>
            <w:r>
              <w:t>• Mains RRP + Prelims RRP</w:t>
            </w:r>
          </w:p>
          <w:p w14:paraId="4F4895E5" w14:textId="77777777" w:rsidR="001A20E6" w:rsidRDefault="00000000">
            <w:pPr>
              <w:pStyle w:val="TableCellResourceItem"/>
            </w:pPr>
            <w:r>
              <w:t>• Prelims &amp; Mains Workbooks</w:t>
            </w:r>
          </w:p>
          <w:p w14:paraId="2EAB5E8A" w14:textId="77777777" w:rsidR="001A20E6" w:rsidRDefault="00000000">
            <w:pPr>
              <w:pStyle w:val="TableCellResourceItem"/>
            </w:pPr>
            <w:r>
              <w:t>• Previous Year Question Papers</w:t>
            </w:r>
          </w:p>
          <w:p w14:paraId="7F56A0A2" w14:textId="77777777" w:rsidR="001A20E6" w:rsidRDefault="00000000">
            <w:pPr>
              <w:pStyle w:val="TableCellResourceItem"/>
            </w:pPr>
            <w:r>
              <w:t>• Mock Tests</w:t>
            </w:r>
          </w:p>
          <w:p w14:paraId="395D5226" w14:textId="77777777" w:rsidR="001A20E6" w:rsidRDefault="00000000">
            <w:pPr>
              <w:pStyle w:val="TableCellResourceItem"/>
            </w:pPr>
            <w:r>
              <w:t>• La Excellence Indian Society Material</w:t>
            </w:r>
          </w:p>
          <w:p w14:paraId="4C2559D7" w14:textId="77777777" w:rsidR="001A20E6" w:rsidRDefault="00000000">
            <w:pPr>
              <w:pStyle w:val="TableCellResourceItem"/>
            </w:pPr>
            <w:r>
              <w:t>• Mains Workbook - Paper I</w:t>
            </w:r>
          </w:p>
          <w:p w14:paraId="4FF4655F" w14:textId="77777777" w:rsidR="001A20E6" w:rsidRDefault="00000000">
            <w:pPr>
              <w:pStyle w:val="TableCellResourceItem"/>
            </w:pPr>
            <w:r>
              <w:t>• La Excellence Social Change Material</w:t>
            </w:r>
          </w:p>
          <w:p w14:paraId="6DE1C64D" w14:textId="77777777" w:rsidR="001A20E6" w:rsidRDefault="00000000">
            <w:pPr>
              <w:pStyle w:val="TableCellResourceItem"/>
            </w:pPr>
            <w:r>
              <w:t>• Mains Workbook - Paper II</w:t>
            </w:r>
          </w:p>
          <w:p w14:paraId="09815B2E" w14:textId="77777777" w:rsidR="001A20E6" w:rsidRDefault="00000000">
            <w:pPr>
              <w:pStyle w:val="TableCellResourceItem"/>
            </w:pPr>
            <w:r>
              <w:t>• La Excellence Sociology of Religion Material</w:t>
            </w:r>
          </w:p>
          <w:p w14:paraId="4293BA12" w14:textId="77777777" w:rsidR="001A20E6" w:rsidRDefault="00000000">
            <w:pPr>
              <w:pStyle w:val="TableCellResourceItem"/>
            </w:pPr>
            <w:r>
              <w:t>• Mains Workbook</w:t>
            </w:r>
          </w:p>
          <w:p w14:paraId="38560D85" w14:textId="77777777" w:rsidR="001A20E6" w:rsidRDefault="00000000">
            <w:pPr>
              <w:pStyle w:val="TableCellResourceItem"/>
            </w:pPr>
            <w:r>
              <w:t>• La Excellence Sociology of Education Material</w:t>
            </w:r>
          </w:p>
          <w:p w14:paraId="58517E02" w14:textId="77777777" w:rsidR="001A20E6" w:rsidRDefault="00000000">
            <w:pPr>
              <w:pStyle w:val="TableCellResourceItem"/>
            </w:pPr>
            <w:r>
              <w:t>• Mains Workbook</w:t>
            </w:r>
          </w:p>
          <w:p w14:paraId="495BF2A2" w14:textId="77777777" w:rsidR="001A20E6" w:rsidRDefault="00000000">
            <w:pPr>
              <w:pStyle w:val="TableCellResourceItem"/>
            </w:pPr>
            <w:r>
              <w:t>• La Excellence Social Stratification Material</w:t>
            </w:r>
          </w:p>
          <w:p w14:paraId="67781DDF" w14:textId="77777777" w:rsidR="001A20E6" w:rsidRDefault="00000000">
            <w:pPr>
              <w:pStyle w:val="TableCellResourceItem"/>
            </w:pPr>
            <w:r>
              <w:t>• Mains Workbook</w:t>
            </w:r>
          </w:p>
          <w:p w14:paraId="061ED8DE" w14:textId="77777777" w:rsidR="001A20E6" w:rsidRDefault="00000000">
            <w:pPr>
              <w:pStyle w:val="TableCellResourceItem"/>
            </w:pPr>
            <w:r>
              <w:t>• La Excellence Gender Studies Material</w:t>
            </w:r>
          </w:p>
          <w:p w14:paraId="687282DB" w14:textId="77777777" w:rsidR="001A20E6" w:rsidRDefault="00000000">
            <w:pPr>
              <w:pStyle w:val="TableCellResourceItem"/>
            </w:pPr>
            <w:r>
              <w:t>• Mains Workbook</w:t>
            </w:r>
          </w:p>
          <w:p w14:paraId="0C12ECF8" w14:textId="77777777" w:rsidR="001A20E6" w:rsidRDefault="00000000">
            <w:pPr>
              <w:pStyle w:val="TableCellResourceItem"/>
            </w:pPr>
            <w:r>
              <w:t>• La Excellence Urban Sociology Material</w:t>
            </w:r>
          </w:p>
          <w:p w14:paraId="4D199EAA" w14:textId="77777777" w:rsidR="001A20E6" w:rsidRDefault="00000000">
            <w:pPr>
              <w:pStyle w:val="TableCellResourceItem"/>
            </w:pPr>
            <w:r>
              <w:t>• Mains Workbook</w:t>
            </w:r>
          </w:p>
          <w:p w14:paraId="6AE8BEEA" w14:textId="77777777" w:rsidR="001A20E6" w:rsidRDefault="00000000">
            <w:pPr>
              <w:pStyle w:val="TableCellResourceItem"/>
            </w:pPr>
            <w:r>
              <w:t>• La Excellence Rural Sociology Material</w:t>
            </w:r>
          </w:p>
          <w:p w14:paraId="7DF10B11" w14:textId="77777777" w:rsidR="001A20E6" w:rsidRDefault="00000000">
            <w:pPr>
              <w:pStyle w:val="TableCellResourceItem"/>
            </w:pPr>
            <w:r>
              <w:t>• Mains Workbook</w:t>
            </w:r>
          </w:p>
          <w:p w14:paraId="23429951" w14:textId="77777777" w:rsidR="001A20E6" w:rsidRDefault="00000000">
            <w:pPr>
              <w:pStyle w:val="TableCellResourceItem"/>
            </w:pPr>
            <w:r>
              <w:t>• La Excellence Social Movements Material</w:t>
            </w:r>
          </w:p>
          <w:p w14:paraId="4D0081EE" w14:textId="77777777" w:rsidR="001A20E6" w:rsidRDefault="00000000">
            <w:pPr>
              <w:pStyle w:val="TableCellResourceItem"/>
            </w:pPr>
            <w:r>
              <w:t>• Mains Workbook</w:t>
            </w:r>
          </w:p>
          <w:p w14:paraId="27856892" w14:textId="77777777" w:rsidR="001A20E6" w:rsidRDefault="00000000">
            <w:pPr>
              <w:pStyle w:val="TableCellResourceItem"/>
            </w:pPr>
            <w:r>
              <w:t>• La Excellence Sociology of Health Material</w:t>
            </w:r>
          </w:p>
          <w:p w14:paraId="44096C1A" w14:textId="77777777" w:rsidR="001A20E6" w:rsidRDefault="00000000">
            <w:pPr>
              <w:pStyle w:val="TableCellResourceItem"/>
            </w:pPr>
            <w:r>
              <w:t>• Mains Workbook</w:t>
            </w:r>
          </w:p>
          <w:p w14:paraId="3884EABA" w14:textId="77777777" w:rsidR="001A20E6" w:rsidRDefault="00000000">
            <w:pPr>
              <w:pStyle w:val="TableCellResourceItem"/>
            </w:pPr>
            <w:r>
              <w:t>• La Excellence Sociology of Law Material</w:t>
            </w:r>
          </w:p>
          <w:p w14:paraId="5E2DADC5" w14:textId="77777777" w:rsidR="001A20E6" w:rsidRDefault="00000000">
            <w:pPr>
              <w:pStyle w:val="TableCellResourceItem"/>
            </w:pPr>
            <w:r>
              <w:t>• Mains Workbook</w:t>
            </w:r>
          </w:p>
          <w:p w14:paraId="1970545B" w14:textId="77777777" w:rsidR="001A20E6" w:rsidRDefault="00000000">
            <w:pPr>
              <w:pStyle w:val="TableCellResourceItem"/>
            </w:pPr>
            <w:r>
              <w:t>• La Excellence Sociology of Media Material</w:t>
            </w:r>
          </w:p>
          <w:p w14:paraId="0560EF38" w14:textId="77777777" w:rsidR="001A20E6" w:rsidRDefault="00000000">
            <w:pPr>
              <w:pStyle w:val="TableCellResourceItem"/>
            </w:pPr>
            <w:r>
              <w:t>• Mains Workbook</w:t>
            </w:r>
          </w:p>
          <w:p w14:paraId="72C5E7BF" w14:textId="77777777" w:rsidR="001A20E6" w:rsidRDefault="00000000">
            <w:pPr>
              <w:pStyle w:val="TableCellResourceItem"/>
            </w:pPr>
            <w:r>
              <w:t>• La Excellence Sociology of Science Material</w:t>
            </w:r>
          </w:p>
          <w:p w14:paraId="2D587144" w14:textId="77777777" w:rsidR="001A20E6" w:rsidRDefault="00000000">
            <w:pPr>
              <w:pStyle w:val="TableCellResourceItem"/>
            </w:pPr>
            <w:r>
              <w:t>• Mains Workbook</w:t>
            </w:r>
          </w:p>
          <w:p w14:paraId="34FE0051" w14:textId="77777777" w:rsidR="001A20E6" w:rsidRDefault="00000000">
            <w:pPr>
              <w:pStyle w:val="TableCellResourceItem"/>
            </w:pPr>
            <w:r>
              <w:t>• La Excellence Sociology of Environment Material</w:t>
            </w:r>
          </w:p>
          <w:p w14:paraId="0F5EE943" w14:textId="77777777" w:rsidR="001A20E6" w:rsidRDefault="00000000">
            <w:pPr>
              <w:pStyle w:val="TableCellResourceItem"/>
            </w:pPr>
            <w:r>
              <w:t>• Mains Workbook</w:t>
            </w:r>
          </w:p>
          <w:p w14:paraId="47276DE8" w14:textId="77777777" w:rsidR="001A20E6" w:rsidRDefault="00000000">
            <w:pPr>
              <w:pStyle w:val="TableCellResourceItem"/>
            </w:pPr>
            <w:r>
              <w:t>• La Excellence Sociology of Globalization Material</w:t>
            </w:r>
          </w:p>
          <w:p w14:paraId="4EB02A75" w14:textId="77777777" w:rsidR="001A20E6" w:rsidRDefault="00000000">
            <w:pPr>
              <w:pStyle w:val="TableCellResourceItem"/>
            </w:pPr>
            <w:r>
              <w:t>• Mains Workbook</w:t>
            </w:r>
          </w:p>
          <w:p w14:paraId="5759A7CA" w14:textId="77777777" w:rsidR="001A20E6" w:rsidRDefault="00000000">
            <w:pPr>
              <w:pStyle w:val="TableCellResourceItem"/>
            </w:pPr>
            <w:r>
              <w:t>• La Excellence Sociology of Work Material</w:t>
            </w:r>
          </w:p>
          <w:p w14:paraId="2586CFB2" w14:textId="77777777" w:rsidR="001A20E6" w:rsidRDefault="00000000">
            <w:pPr>
              <w:pStyle w:val="TableCellResourceItem"/>
            </w:pPr>
            <w:r>
              <w:t>• Mains Workbook</w:t>
            </w:r>
          </w:p>
          <w:p w14:paraId="3FDA94F0" w14:textId="77777777" w:rsidR="001A20E6" w:rsidRDefault="00000000">
            <w:pPr>
              <w:pStyle w:val="TableCellCategoryTitle"/>
            </w:pPr>
            <w:r>
              <w:t>📰 Current Affairs</w:t>
            </w:r>
          </w:p>
          <w:p w14:paraId="3F909AA6" w14:textId="77777777" w:rsidR="001A20E6" w:rsidRDefault="00000000">
            <w:pPr>
              <w:pStyle w:val="TableCellResourceItem"/>
            </w:pPr>
            <w:r>
              <w:t>• Indian Sociological Review</w:t>
            </w:r>
          </w:p>
          <w:p w14:paraId="29899584" w14:textId="77777777" w:rsidR="001A20E6" w:rsidRDefault="00000000">
            <w:pPr>
              <w:pStyle w:val="TableCellResourceItem"/>
            </w:pPr>
            <w:r>
              <w:t>• Economic and Political Weekly (EPW)</w:t>
            </w:r>
          </w:p>
          <w:p w14:paraId="1E39C02C" w14:textId="77777777" w:rsidR="001A20E6" w:rsidRDefault="00000000">
            <w:pPr>
              <w:pStyle w:val="TableCellResourceItem"/>
            </w:pPr>
            <w:r>
              <w:t>• Newspapers (The Hindu, Indian Express - Social issues)</w:t>
            </w:r>
          </w:p>
          <w:p w14:paraId="288E1BF2" w14:textId="77777777" w:rsidR="001A20E6" w:rsidRDefault="00000000">
            <w:pPr>
              <w:pStyle w:val="TableCellResourceItem"/>
            </w:pPr>
            <w:r>
              <w:t>• Yojana Magazine</w:t>
            </w:r>
          </w:p>
          <w:p w14:paraId="6ED2E316" w14:textId="77777777" w:rsidR="001A20E6" w:rsidRDefault="00000000">
            <w:pPr>
              <w:pStyle w:val="TableCellResourceItem"/>
            </w:pPr>
            <w:r>
              <w:t>• Kurukshetra Magazine</w:t>
            </w:r>
          </w:p>
          <w:p w14:paraId="2B5EAA78" w14:textId="77777777" w:rsidR="001A20E6" w:rsidRDefault="00000000">
            <w:pPr>
              <w:pStyle w:val="TableCellResourceItem"/>
            </w:pPr>
            <w:r>
              <w:t>• Social Watch India Reports</w:t>
            </w:r>
          </w:p>
          <w:p w14:paraId="69BE9196" w14:textId="77777777" w:rsidR="001A20E6" w:rsidRDefault="00000000">
            <w:pPr>
              <w:pStyle w:val="TableCellResourceItem"/>
            </w:pPr>
            <w:r>
              <w:t>• NSSO Reports</w:t>
            </w:r>
          </w:p>
          <w:p w14:paraId="4EE41915" w14:textId="77777777" w:rsidR="001A20E6" w:rsidRDefault="00000000">
            <w:pPr>
              <w:pStyle w:val="TableCellResourceItem"/>
            </w:pPr>
            <w:r>
              <w:t>• NFHS Reports</w:t>
            </w:r>
          </w:p>
          <w:p w14:paraId="1FA3228F" w14:textId="77777777" w:rsidR="001A20E6" w:rsidRDefault="00000000">
            <w:pPr>
              <w:pStyle w:val="TableCellResourceItem"/>
            </w:pPr>
            <w:r>
              <w:t>• EPW Articles on Indian Society</w:t>
            </w:r>
          </w:p>
          <w:p w14:paraId="507178F4" w14:textId="77777777" w:rsidR="001A20E6" w:rsidRDefault="00000000">
            <w:pPr>
              <w:pStyle w:val="TableCellResourceItem"/>
            </w:pPr>
            <w:r>
              <w:t>• Census Reports</w:t>
            </w:r>
          </w:p>
          <w:p w14:paraId="2C39FA8A" w14:textId="77777777" w:rsidR="001A20E6" w:rsidRDefault="00000000">
            <w:pPr>
              <w:pStyle w:val="TableCellResourceItem"/>
            </w:pPr>
            <w:r>
              <w:t>• Social Development Reports</w:t>
            </w:r>
          </w:p>
          <w:p w14:paraId="474D4810" w14:textId="77777777" w:rsidR="001A20E6" w:rsidRDefault="00000000">
            <w:pPr>
              <w:pStyle w:val="TableCellResourceItem"/>
            </w:pPr>
            <w:r>
              <w:t>• Planning Commission Reports</w:t>
            </w:r>
          </w:p>
          <w:p w14:paraId="7AD27609" w14:textId="77777777" w:rsidR="001A20E6" w:rsidRDefault="00000000">
            <w:pPr>
              <w:pStyle w:val="TableCellResourceItem"/>
            </w:pPr>
            <w:r>
              <w:t>• NITI Aayog Reports</w:t>
            </w:r>
          </w:p>
          <w:p w14:paraId="77072A82" w14:textId="77777777" w:rsidR="001A20E6" w:rsidRDefault="00000000">
            <w:pPr>
              <w:pStyle w:val="TableCellResourceItem"/>
            </w:pPr>
            <w:r>
              <w:t>• World Bank Reports on India</w:t>
            </w:r>
          </w:p>
          <w:p w14:paraId="68F6A500" w14:textId="77777777" w:rsidR="001A20E6" w:rsidRDefault="00000000">
            <w:pPr>
              <w:pStyle w:val="TableCellResourceItem"/>
            </w:pPr>
            <w:r>
              <w:t>• Religious Demographics Reports</w:t>
            </w:r>
          </w:p>
          <w:p w14:paraId="5924E0DE" w14:textId="77777777" w:rsidR="001A20E6" w:rsidRDefault="00000000">
            <w:pPr>
              <w:pStyle w:val="TableCellResourceItem"/>
            </w:pPr>
            <w:r>
              <w:t>• Minority Commission Reports</w:t>
            </w:r>
          </w:p>
          <w:p w14:paraId="76D385C1" w14:textId="77777777" w:rsidR="001A20E6" w:rsidRDefault="00000000">
            <w:pPr>
              <w:pStyle w:val="TableCellResourceItem"/>
            </w:pPr>
            <w:r>
              <w:t>• ASER Reports</w:t>
            </w:r>
          </w:p>
          <w:p w14:paraId="2BBF268A" w14:textId="77777777" w:rsidR="001A20E6" w:rsidRDefault="00000000">
            <w:pPr>
              <w:pStyle w:val="TableCellResourceItem"/>
            </w:pPr>
            <w:r>
              <w:t>• NEP 2020</w:t>
            </w:r>
          </w:p>
          <w:p w14:paraId="5F36457C" w14:textId="77777777" w:rsidR="001A20E6" w:rsidRDefault="00000000">
            <w:pPr>
              <w:pStyle w:val="TableCellResourceItem"/>
            </w:pPr>
            <w:r>
              <w:t>• Education Statistics Reports</w:t>
            </w:r>
          </w:p>
          <w:p w14:paraId="40149F95" w14:textId="77777777" w:rsidR="001A20E6" w:rsidRDefault="00000000">
            <w:pPr>
              <w:pStyle w:val="TableCellResourceItem"/>
            </w:pPr>
            <w:r>
              <w:t>• Sachar Committee Report</w:t>
            </w:r>
          </w:p>
          <w:p w14:paraId="723AE26E" w14:textId="77777777" w:rsidR="001A20E6" w:rsidRDefault="00000000">
            <w:pPr>
              <w:pStyle w:val="TableCellResourceItem"/>
            </w:pPr>
            <w:r>
              <w:t>• Mandal Commission Report</w:t>
            </w:r>
          </w:p>
          <w:p w14:paraId="580D84DB" w14:textId="77777777" w:rsidR="001A20E6" w:rsidRDefault="00000000">
            <w:pPr>
              <w:pStyle w:val="TableCellResourceItem"/>
            </w:pPr>
            <w:r>
              <w:t>• Caste Census Data</w:t>
            </w:r>
          </w:p>
          <w:p w14:paraId="19AE98CE" w14:textId="77777777" w:rsidR="001A20E6" w:rsidRDefault="00000000">
            <w:pPr>
              <w:pStyle w:val="TableCellResourceItem"/>
            </w:pPr>
            <w:r>
              <w:t>• Gender Budget Reports</w:t>
            </w:r>
          </w:p>
          <w:p w14:paraId="5A28E91B" w14:textId="77777777" w:rsidR="001A20E6" w:rsidRDefault="00000000">
            <w:pPr>
              <w:pStyle w:val="TableCellResourceItem"/>
            </w:pPr>
            <w:r>
              <w:t>• Women and Child Development Ministry Reports</w:t>
            </w:r>
          </w:p>
          <w:p w14:paraId="6E839B94" w14:textId="77777777" w:rsidR="001A20E6" w:rsidRDefault="00000000">
            <w:pPr>
              <w:pStyle w:val="TableCellResourceItem"/>
            </w:pPr>
            <w:r>
              <w:t>• NFHS Gender Data</w:t>
            </w:r>
          </w:p>
          <w:p w14:paraId="49F476C0" w14:textId="77777777" w:rsidR="001A20E6" w:rsidRDefault="00000000">
            <w:pPr>
              <w:pStyle w:val="TableCellResourceItem"/>
            </w:pPr>
            <w:r>
              <w:t>• Census Urban Data</w:t>
            </w:r>
          </w:p>
          <w:p w14:paraId="427C7280" w14:textId="77777777" w:rsidR="001A20E6" w:rsidRDefault="00000000">
            <w:pPr>
              <w:pStyle w:val="TableCellResourceItem"/>
            </w:pPr>
            <w:r>
              <w:t>• Smart Cities Mission Reports</w:t>
            </w:r>
          </w:p>
          <w:p w14:paraId="3B416EAB" w14:textId="77777777" w:rsidR="001A20E6" w:rsidRDefault="00000000">
            <w:pPr>
              <w:pStyle w:val="TableCellResourceItem"/>
            </w:pPr>
            <w:r>
              <w:t>• Urban Development Ministry Reports</w:t>
            </w:r>
          </w:p>
          <w:p w14:paraId="583F6B9D" w14:textId="77777777" w:rsidR="001A20E6" w:rsidRDefault="00000000">
            <w:pPr>
              <w:pStyle w:val="TableCellResourceItem"/>
            </w:pPr>
            <w:r>
              <w:t>• Rural Development Ministry Reports</w:t>
            </w:r>
          </w:p>
          <w:p w14:paraId="1410498B" w14:textId="77777777" w:rsidR="001A20E6" w:rsidRDefault="00000000">
            <w:pPr>
              <w:pStyle w:val="TableCellResourceItem"/>
            </w:pPr>
            <w:r>
              <w:t>• MGNREGA Reports</w:t>
            </w:r>
          </w:p>
          <w:p w14:paraId="4FE2155D" w14:textId="77777777" w:rsidR="001A20E6" w:rsidRDefault="00000000">
            <w:pPr>
              <w:pStyle w:val="TableCellResourceItem"/>
            </w:pPr>
            <w:r>
              <w:t>• Panchayati Raj Statistics</w:t>
            </w:r>
          </w:p>
          <w:p w14:paraId="2F5A6FA5" w14:textId="77777777" w:rsidR="001A20E6" w:rsidRDefault="00000000">
            <w:pPr>
              <w:pStyle w:val="TableCellResourceItem"/>
            </w:pPr>
            <w:r>
              <w:t>• Social Movement Case Studies</w:t>
            </w:r>
          </w:p>
          <w:p w14:paraId="3B79E522" w14:textId="77777777" w:rsidR="001A20E6" w:rsidRDefault="00000000">
            <w:pPr>
              <w:pStyle w:val="TableCellResourceItem"/>
            </w:pPr>
            <w:r>
              <w:t>• Civil Society Reports</w:t>
            </w:r>
          </w:p>
          <w:p w14:paraId="4E581B2C" w14:textId="77777777" w:rsidR="001A20E6" w:rsidRDefault="00000000">
            <w:pPr>
              <w:pStyle w:val="TableCellResourceItem"/>
            </w:pPr>
            <w:r>
              <w:t>• Human Rights Reports</w:t>
            </w:r>
          </w:p>
          <w:p w14:paraId="25174E50" w14:textId="77777777" w:rsidR="001A20E6" w:rsidRDefault="00000000">
            <w:pPr>
              <w:pStyle w:val="TableCellResourceItem"/>
            </w:pPr>
            <w:r>
              <w:t>• Health Ministry Reports</w:t>
            </w:r>
          </w:p>
          <w:p w14:paraId="0A24190D" w14:textId="77777777" w:rsidR="001A20E6" w:rsidRDefault="00000000">
            <w:pPr>
              <w:pStyle w:val="TableCellResourceItem"/>
            </w:pPr>
            <w:r>
              <w:t>• WHO Reports on India</w:t>
            </w:r>
          </w:p>
          <w:p w14:paraId="25E1ADDD" w14:textId="77777777" w:rsidR="001A20E6" w:rsidRDefault="00000000">
            <w:pPr>
              <w:pStyle w:val="TableCellResourceItem"/>
            </w:pPr>
            <w:r>
              <w:t>• Ayushman Bharat Reports</w:t>
            </w:r>
          </w:p>
          <w:p w14:paraId="5DD7BC38" w14:textId="77777777" w:rsidR="001A20E6" w:rsidRDefault="00000000">
            <w:pPr>
              <w:pStyle w:val="TableCellResourceItem"/>
            </w:pPr>
            <w:r>
              <w:t>• Law Commission Reports</w:t>
            </w:r>
          </w:p>
          <w:p w14:paraId="385C8E61" w14:textId="77777777" w:rsidR="001A20E6" w:rsidRDefault="00000000">
            <w:pPr>
              <w:pStyle w:val="TableCellResourceItem"/>
            </w:pPr>
            <w:r>
              <w:t>• Supreme Court Judgments</w:t>
            </w:r>
          </w:p>
          <w:p w14:paraId="51CEF781" w14:textId="77777777" w:rsidR="001A20E6" w:rsidRDefault="00000000">
            <w:pPr>
              <w:pStyle w:val="TableCellResourceItem"/>
            </w:pPr>
            <w:r>
              <w:t>• Legal Aid Reports</w:t>
            </w:r>
          </w:p>
          <w:p w14:paraId="0BF9E8A8" w14:textId="77777777" w:rsidR="001A20E6" w:rsidRDefault="00000000">
            <w:pPr>
              <w:pStyle w:val="TableCellResourceItem"/>
            </w:pPr>
            <w:r>
              <w:t>• Media Reports</w:t>
            </w:r>
          </w:p>
          <w:p w14:paraId="0D5F31E0" w14:textId="77777777" w:rsidR="001A20E6" w:rsidRDefault="00000000">
            <w:pPr>
              <w:pStyle w:val="TableCellResourceItem"/>
            </w:pPr>
            <w:r>
              <w:t>• Broadcasting Ministry Reports</w:t>
            </w:r>
          </w:p>
          <w:p w14:paraId="180924BC" w14:textId="77777777" w:rsidR="001A20E6" w:rsidRDefault="00000000">
            <w:pPr>
              <w:pStyle w:val="TableCellResourceItem"/>
            </w:pPr>
            <w:r>
              <w:t>• Social Media Impact Studies</w:t>
            </w:r>
          </w:p>
          <w:p w14:paraId="31D30947" w14:textId="77777777" w:rsidR="001A20E6" w:rsidRDefault="00000000">
            <w:pPr>
              <w:pStyle w:val="TableCellResourceItem"/>
            </w:pPr>
            <w:r>
              <w:t>• Science and Technology Ministry Reports</w:t>
            </w:r>
          </w:p>
          <w:p w14:paraId="0817BF7D" w14:textId="77777777" w:rsidR="001A20E6" w:rsidRDefault="00000000">
            <w:pPr>
              <w:pStyle w:val="TableCellResourceItem"/>
            </w:pPr>
            <w:r>
              <w:t>• ISRO Reports</w:t>
            </w:r>
          </w:p>
          <w:p w14:paraId="1219D7F5" w14:textId="77777777" w:rsidR="001A20E6" w:rsidRDefault="00000000">
            <w:pPr>
              <w:pStyle w:val="TableCellResourceItem"/>
            </w:pPr>
            <w:r>
              <w:t>• Digital India Reports</w:t>
            </w:r>
          </w:p>
          <w:p w14:paraId="047E98AA" w14:textId="77777777" w:rsidR="001A20E6" w:rsidRDefault="00000000">
            <w:pPr>
              <w:pStyle w:val="TableCellResourceItem"/>
            </w:pPr>
            <w:r>
              <w:t>• Environment Ministry Reports</w:t>
            </w:r>
          </w:p>
          <w:p w14:paraId="07B37040" w14:textId="77777777" w:rsidR="001A20E6" w:rsidRDefault="00000000">
            <w:pPr>
              <w:pStyle w:val="TableCellResourceItem"/>
            </w:pPr>
            <w:r>
              <w:t>• Climate Change Reports</w:t>
            </w:r>
          </w:p>
          <w:p w14:paraId="09E60D76" w14:textId="77777777" w:rsidR="001A20E6" w:rsidRDefault="00000000">
            <w:pPr>
              <w:pStyle w:val="TableCellResourceItem"/>
            </w:pPr>
            <w:r>
              <w:t>• Sustainable Development Reports</w:t>
            </w:r>
          </w:p>
          <w:p w14:paraId="599F22E9" w14:textId="77777777" w:rsidR="001A20E6" w:rsidRDefault="00000000">
            <w:pPr>
              <w:pStyle w:val="TableCellResourceItem"/>
            </w:pPr>
            <w:r>
              <w:t>• WTO Reports</w:t>
            </w:r>
          </w:p>
          <w:p w14:paraId="490B2394" w14:textId="77777777" w:rsidR="001A20E6" w:rsidRDefault="00000000">
            <w:pPr>
              <w:pStyle w:val="TableCellResourceItem"/>
            </w:pPr>
            <w:r>
              <w:t>• Globalization Impact Studies</w:t>
            </w:r>
          </w:p>
          <w:p w14:paraId="4B60C3ED" w14:textId="77777777" w:rsidR="001A20E6" w:rsidRDefault="00000000">
            <w:pPr>
              <w:pStyle w:val="TableCellResourceItem"/>
            </w:pPr>
            <w:r>
              <w:t>• International Migration Reports</w:t>
            </w:r>
          </w:p>
          <w:p w14:paraId="5A4928CC" w14:textId="77777777" w:rsidR="001A20E6" w:rsidRDefault="00000000">
            <w:pPr>
              <w:pStyle w:val="TableCellResourceItem"/>
            </w:pPr>
            <w:r>
              <w:t>• Labor Ministry Reports</w:t>
            </w:r>
          </w:p>
          <w:p w14:paraId="43AF01CF" w14:textId="77777777" w:rsidR="001A20E6" w:rsidRDefault="00000000">
            <w:pPr>
              <w:pStyle w:val="TableCellResourceItem"/>
            </w:pPr>
            <w:r>
              <w:t>• Industrial Relations Reports</w:t>
            </w:r>
          </w:p>
          <w:p w14:paraId="2BE54B07"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167C0371" w14:textId="77777777" w:rsidR="001A20E6" w:rsidRDefault="00000000">
            <w:pPr>
              <w:pStyle w:val="TableCellSubjectName"/>
            </w:pPr>
            <w:r>
              <w:t>History-Modern</w:t>
            </w:r>
          </w:p>
          <w:p w14:paraId="2E9CCCDC" w14:textId="77777777" w:rsidR="001A20E6" w:rsidRDefault="00000000">
            <w:pPr>
              <w:pStyle w:val="TableCellCategoryTitle"/>
            </w:pPr>
            <w:r>
              <w:t>📚 Primary Books</w:t>
            </w:r>
          </w:p>
          <w:p w14:paraId="506BE059" w14:textId="77777777" w:rsidR="001A20E6" w:rsidRDefault="00000000">
            <w:pPr>
              <w:pStyle w:val="TableCellResourceItem"/>
            </w:pPr>
            <w:r>
              <w:t>• NCERT Class VIII - Our Past - III - How, When and Where</w:t>
            </w:r>
          </w:p>
          <w:p w14:paraId="558A9AA9" w14:textId="77777777" w:rsidR="001A20E6" w:rsidRDefault="00000000">
            <w:pPr>
              <w:pStyle w:val="TableCellResourceItem"/>
            </w:pPr>
            <w:r>
              <w:t>• Old NCERT - Modern India by Bipan Chandra - The Decline of the Mughal Empire</w:t>
            </w:r>
          </w:p>
          <w:p w14:paraId="415C278D" w14:textId="77777777" w:rsidR="001A20E6" w:rsidRDefault="00000000">
            <w:pPr>
              <w:pStyle w:val="TableCellCategoryTitle"/>
            </w:pPr>
            <w:r>
              <w:t>📝 Practice Materials</w:t>
            </w:r>
          </w:p>
          <w:p w14:paraId="0766241E" w14:textId="77777777" w:rsidR="001A20E6" w:rsidRDefault="00000000">
            <w:pPr>
              <w:pStyle w:val="TableCellResourceItem"/>
            </w:pPr>
            <w:r>
              <w:t>• La Excellence Modern History Material</w:t>
            </w:r>
          </w:p>
          <w:p w14:paraId="748448D8" w14:textId="77777777" w:rsidR="001A20E6" w:rsidRDefault="00000000">
            <w:pPr>
              <w:pStyle w:val="TableCellResourceItem"/>
            </w:pPr>
            <w:r>
              <w:t>• Prelims &amp; Mains Workbooks</w:t>
            </w:r>
          </w:p>
          <w:p w14:paraId="11EB7E48" w14:textId="77777777" w:rsidR="001A20E6" w:rsidRDefault="00000000">
            <w:pPr>
              <w:pStyle w:val="TableCellCategoryTitle"/>
            </w:pPr>
            <w:r>
              <w:t>📰 Current Affairs</w:t>
            </w:r>
          </w:p>
          <w:p w14:paraId="125854B8" w14:textId="77777777" w:rsidR="001A20E6" w:rsidRDefault="00000000">
            <w:pPr>
              <w:pStyle w:val="TableCellResourceItem"/>
            </w:pPr>
            <w:r>
              <w:t>• Newspapers (IE – Explained History columns)</w:t>
            </w:r>
          </w:p>
        </w:tc>
        <w:tc>
          <w:tcPr>
            <w:tcW w:w="1650" w:type="pct"/>
            <w:tcBorders>
              <w:bottom w:val="single" w:sz="2" w:space="0" w:color="D1D5DB"/>
              <w:right w:val="single" w:sz="2" w:space="0" w:color="D1D5DB"/>
            </w:tcBorders>
            <w:tcMar>
              <w:top w:w="200" w:type="dxa"/>
              <w:left w:w="150" w:type="dxa"/>
              <w:bottom w:w="200" w:type="dxa"/>
              <w:right w:w="150" w:type="dxa"/>
            </w:tcMar>
          </w:tcPr>
          <w:p w14:paraId="61B6D209" w14:textId="77777777" w:rsidR="001A20E6" w:rsidRDefault="00000000">
            <w:pPr>
              <w:pStyle w:val="TableCellSubjectName"/>
            </w:pPr>
            <w:r>
              <w:t>History-Art and Culture</w:t>
            </w:r>
          </w:p>
          <w:p w14:paraId="3DA49024" w14:textId="77777777" w:rsidR="001A20E6" w:rsidRDefault="00000000">
            <w:pPr>
              <w:pStyle w:val="TableCellCategoryTitle"/>
            </w:pPr>
            <w:r>
              <w:t>📝 Practice Materials</w:t>
            </w:r>
          </w:p>
          <w:p w14:paraId="6D3A8BFE" w14:textId="77777777" w:rsidR="001A20E6" w:rsidRDefault="00000000">
            <w:pPr>
              <w:pStyle w:val="TableCellResourceItem"/>
            </w:pPr>
            <w:r>
              <w:t>• La Excellence Art &amp; Culture Material</w:t>
            </w:r>
          </w:p>
          <w:p w14:paraId="7A198415" w14:textId="77777777" w:rsidR="001A20E6" w:rsidRDefault="00000000">
            <w:pPr>
              <w:pStyle w:val="TableCellResourceItem"/>
            </w:pPr>
            <w:r>
              <w:t>• Prelims &amp; Mains Workbooks</w:t>
            </w:r>
          </w:p>
          <w:p w14:paraId="3FED20BA" w14:textId="77777777" w:rsidR="001A20E6" w:rsidRDefault="00000000">
            <w:pPr>
              <w:pStyle w:val="TableCellCategoryTitle"/>
            </w:pPr>
            <w:r>
              <w:t>📰 Current Affairs</w:t>
            </w:r>
          </w:p>
          <w:p w14:paraId="070D463B" w14:textId="77777777" w:rsidR="001A20E6" w:rsidRDefault="00000000">
            <w:pPr>
              <w:pStyle w:val="TableCellResourceItem"/>
            </w:pPr>
            <w:r>
              <w:t>• Newspapers (CA on art awards, festivals, heritage)</w:t>
            </w:r>
          </w:p>
        </w:tc>
      </w:tr>
      <w:tr w:rsidR="001A20E6" w14:paraId="36E98695" w14:textId="77777777">
        <w:tc>
          <w:tcPr>
            <w:tcW w:w="1650" w:type="pct"/>
            <w:tcBorders>
              <w:bottom w:val="single" w:sz="2" w:space="0" w:color="D1D5DB"/>
              <w:right w:val="single" w:sz="2" w:space="0" w:color="D1D5DB"/>
            </w:tcBorders>
            <w:tcMar>
              <w:top w:w="200" w:type="dxa"/>
              <w:left w:w="150" w:type="dxa"/>
              <w:bottom w:w="200" w:type="dxa"/>
              <w:right w:w="150" w:type="dxa"/>
            </w:tcMar>
          </w:tcPr>
          <w:p w14:paraId="363F614E" w14:textId="77777777" w:rsidR="001A20E6" w:rsidRDefault="00000000">
            <w:pPr>
              <w:pStyle w:val="TableCellSubjectName"/>
            </w:pPr>
            <w:r>
              <w:t>History-World</w:t>
            </w:r>
          </w:p>
          <w:p w14:paraId="3884CEBE" w14:textId="77777777" w:rsidR="001A20E6" w:rsidRDefault="00000000">
            <w:pPr>
              <w:pStyle w:val="TableCellCategoryTitle"/>
            </w:pPr>
            <w:r>
              <w:t>📝 Practice Materials</w:t>
            </w:r>
          </w:p>
          <w:p w14:paraId="59FC2DF5" w14:textId="77777777" w:rsidR="001A20E6" w:rsidRDefault="00000000">
            <w:pPr>
              <w:pStyle w:val="TableCellResourceItem"/>
            </w:pPr>
            <w:r>
              <w:t>• La Excellence World History Material</w:t>
            </w:r>
          </w:p>
          <w:p w14:paraId="3A7BEF2A" w14:textId="77777777" w:rsidR="001A20E6" w:rsidRDefault="00000000">
            <w:pPr>
              <w:pStyle w:val="TableCellResourceItem"/>
            </w:pPr>
            <w:r>
              <w:t>• Mains Workbook</w:t>
            </w:r>
          </w:p>
          <w:p w14:paraId="3F92EBF5" w14:textId="77777777" w:rsidR="001A20E6" w:rsidRDefault="00000000">
            <w:pPr>
              <w:pStyle w:val="TableCellCategoryTitle"/>
            </w:pPr>
            <w:r>
              <w:t>📰 Current Affairs</w:t>
            </w:r>
          </w:p>
          <w:p w14:paraId="0272FDB5"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107BCB38" w14:textId="77777777" w:rsidR="001A20E6" w:rsidRDefault="00000000">
            <w:pPr>
              <w:pStyle w:val="TableCellSubjectName"/>
            </w:pPr>
            <w:r>
              <w:t>History-Post Independent India</w:t>
            </w:r>
          </w:p>
          <w:p w14:paraId="782FDB3D" w14:textId="77777777" w:rsidR="001A20E6" w:rsidRDefault="00000000">
            <w:pPr>
              <w:pStyle w:val="TableCellCategoryTitle"/>
            </w:pPr>
            <w:r>
              <w:t>📝 Practice Materials</w:t>
            </w:r>
          </w:p>
          <w:p w14:paraId="5EFAB755" w14:textId="77777777" w:rsidR="001A20E6" w:rsidRDefault="00000000">
            <w:pPr>
              <w:pStyle w:val="TableCellResourceItem"/>
            </w:pPr>
            <w:r>
              <w:t>• La Excellence Post-Independence Material</w:t>
            </w:r>
          </w:p>
          <w:p w14:paraId="5358219A" w14:textId="77777777" w:rsidR="001A20E6" w:rsidRDefault="00000000">
            <w:pPr>
              <w:pStyle w:val="TableCellResourceItem"/>
            </w:pPr>
            <w:r>
              <w:t>• Mains Workbook</w:t>
            </w:r>
          </w:p>
          <w:p w14:paraId="770DF618" w14:textId="77777777" w:rsidR="001A20E6" w:rsidRDefault="00000000">
            <w:pPr>
              <w:pStyle w:val="TableCellCategoryTitle"/>
            </w:pPr>
            <w:r>
              <w:t>📰 Current Affairs</w:t>
            </w:r>
          </w:p>
          <w:p w14:paraId="6DA6FF29"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3A97BF42" w14:textId="77777777" w:rsidR="001A20E6" w:rsidRDefault="00000000">
            <w:pPr>
              <w:pStyle w:val="TableCellSubjectName"/>
            </w:pPr>
            <w:r>
              <w:t>Geography</w:t>
            </w:r>
          </w:p>
          <w:p w14:paraId="6A910816" w14:textId="77777777" w:rsidR="001A20E6" w:rsidRDefault="00000000">
            <w:pPr>
              <w:pStyle w:val="TableCellCategoryTitle"/>
            </w:pPr>
            <w:r>
              <w:t>📝 Practice Materials</w:t>
            </w:r>
          </w:p>
          <w:p w14:paraId="58F02E46" w14:textId="77777777" w:rsidR="001A20E6" w:rsidRDefault="00000000">
            <w:pPr>
              <w:pStyle w:val="TableCellResourceItem"/>
            </w:pPr>
            <w:r>
              <w:t>• La Excellence Geography Material</w:t>
            </w:r>
          </w:p>
          <w:p w14:paraId="112C1E0E" w14:textId="77777777" w:rsidR="001A20E6" w:rsidRDefault="00000000">
            <w:pPr>
              <w:pStyle w:val="TableCellResourceItem"/>
            </w:pPr>
            <w:r>
              <w:t>• Mains RRP + Prelims RRP</w:t>
            </w:r>
          </w:p>
          <w:p w14:paraId="6489C4C4" w14:textId="77777777" w:rsidR="001A20E6" w:rsidRDefault="00000000">
            <w:pPr>
              <w:pStyle w:val="TableCellResourceItem"/>
            </w:pPr>
            <w:r>
              <w:t>• Prelims &amp; Mains Workbooks</w:t>
            </w:r>
          </w:p>
          <w:p w14:paraId="144E9090" w14:textId="77777777" w:rsidR="001A20E6" w:rsidRDefault="00000000">
            <w:pPr>
              <w:pStyle w:val="TableCellCategoryTitle"/>
            </w:pPr>
            <w:r>
              <w:t>📰 Current Affairs</w:t>
            </w:r>
          </w:p>
          <w:p w14:paraId="250C935F" w14:textId="77777777" w:rsidR="001A20E6" w:rsidRDefault="00000000">
            <w:pPr>
              <w:pStyle w:val="TableCellResourceItem"/>
            </w:pPr>
            <w:r>
              <w:t>• Atlas (Orient Blackswan)</w:t>
            </w:r>
          </w:p>
          <w:p w14:paraId="6E7E59AF" w14:textId="77777777" w:rsidR="001A20E6" w:rsidRDefault="00000000">
            <w:pPr>
              <w:pStyle w:val="TableCellResourceItem"/>
            </w:pPr>
            <w:r>
              <w:t>• Newspapers (The Hindu – Env/Geo pages)</w:t>
            </w:r>
          </w:p>
          <w:p w14:paraId="004374EE" w14:textId="77777777" w:rsidR="001A20E6" w:rsidRDefault="00000000">
            <w:pPr>
              <w:pStyle w:val="TableCellResourceItem"/>
            </w:pPr>
            <w:r>
              <w:t>• Down to Earth</w:t>
            </w:r>
          </w:p>
        </w:tc>
      </w:tr>
      <w:tr w:rsidR="001A20E6" w14:paraId="5CA0DC2D" w14:textId="77777777">
        <w:tc>
          <w:tcPr>
            <w:tcW w:w="1650" w:type="pct"/>
            <w:tcBorders>
              <w:bottom w:val="single" w:sz="2" w:space="0" w:color="D1D5DB"/>
              <w:right w:val="single" w:sz="2" w:space="0" w:color="D1D5DB"/>
            </w:tcBorders>
            <w:tcMar>
              <w:top w:w="200" w:type="dxa"/>
              <w:left w:w="150" w:type="dxa"/>
              <w:bottom w:w="200" w:type="dxa"/>
              <w:right w:w="150" w:type="dxa"/>
            </w:tcMar>
          </w:tcPr>
          <w:p w14:paraId="37DCDDD8" w14:textId="77777777" w:rsidR="001A20E6" w:rsidRDefault="00000000">
            <w:pPr>
              <w:pStyle w:val="TableCellSubjectName"/>
            </w:pPr>
            <w:r>
              <w:t>Environment, Ecology and Disaster Management</w:t>
            </w:r>
          </w:p>
          <w:p w14:paraId="2F3775EC" w14:textId="77777777" w:rsidR="001A20E6" w:rsidRDefault="00000000">
            <w:pPr>
              <w:pStyle w:val="TableCellCategoryTitle"/>
            </w:pPr>
            <w:r>
              <w:t>📝 Practice Materials</w:t>
            </w:r>
          </w:p>
          <w:p w14:paraId="7DB39906" w14:textId="77777777" w:rsidR="001A20E6" w:rsidRDefault="00000000">
            <w:pPr>
              <w:pStyle w:val="TableCellResourceItem"/>
            </w:pPr>
            <w:r>
              <w:t>• La Excellence Environment Material</w:t>
            </w:r>
          </w:p>
          <w:p w14:paraId="6E028785" w14:textId="77777777" w:rsidR="001A20E6" w:rsidRDefault="00000000">
            <w:pPr>
              <w:pStyle w:val="TableCellResourceItem"/>
            </w:pPr>
            <w:r>
              <w:t>• Prelims &amp; Mains Workbooks</w:t>
            </w:r>
          </w:p>
          <w:p w14:paraId="7215DB65" w14:textId="77777777" w:rsidR="001A20E6" w:rsidRDefault="00000000">
            <w:pPr>
              <w:pStyle w:val="TableCellResourceItem"/>
            </w:pPr>
            <w:r>
              <w:t>• La Excellence DM Material</w:t>
            </w:r>
          </w:p>
          <w:p w14:paraId="4B8EA90D" w14:textId="77777777" w:rsidR="001A20E6" w:rsidRDefault="00000000">
            <w:pPr>
              <w:pStyle w:val="TableCellResourceItem"/>
            </w:pPr>
            <w:r>
              <w:t>• Prelims &amp; Mains Workbooks</w:t>
            </w:r>
          </w:p>
          <w:p w14:paraId="3AF83F33" w14:textId="77777777" w:rsidR="001A20E6" w:rsidRDefault="00000000">
            <w:pPr>
              <w:pStyle w:val="TableCellCategoryTitle"/>
            </w:pPr>
            <w:r>
              <w:t>📰 Current Affairs</w:t>
            </w:r>
          </w:p>
          <w:p w14:paraId="609D5B72" w14:textId="77777777" w:rsidR="001A20E6" w:rsidRDefault="00000000">
            <w:pPr>
              <w:pStyle w:val="TableCellResourceItem"/>
            </w:pPr>
            <w:r>
              <w:t>• Down to Earth</w:t>
            </w:r>
          </w:p>
          <w:p w14:paraId="0FCA0F0A" w14:textId="77777777" w:rsidR="001A20E6" w:rsidRDefault="00000000">
            <w:pPr>
              <w:pStyle w:val="TableCellResourceItem"/>
            </w:pPr>
            <w:r>
              <w:t>• Newspapers (The Hindu – Env, sections)</w:t>
            </w:r>
          </w:p>
          <w:p w14:paraId="55AFB851" w14:textId="77777777" w:rsidR="001A20E6" w:rsidRDefault="00000000">
            <w:pPr>
              <w:pStyle w:val="TableCellResourceItem"/>
            </w:pPr>
            <w:r>
              <w:t>• Down to earth</w:t>
            </w:r>
          </w:p>
          <w:p w14:paraId="513ED26B" w14:textId="77777777" w:rsidR="001A20E6" w:rsidRDefault="00000000">
            <w:pPr>
              <w:pStyle w:val="TableCellResourceItem"/>
            </w:pPr>
            <w:r>
              <w:t>• Disaster coverage – IE/The Hindu</w:t>
            </w:r>
          </w:p>
        </w:tc>
        <w:tc>
          <w:tcPr>
            <w:tcW w:w="1650" w:type="pct"/>
            <w:tcBorders>
              <w:bottom w:val="single" w:sz="2" w:space="0" w:color="D1D5DB"/>
              <w:right w:val="single" w:sz="2" w:space="0" w:color="D1D5DB"/>
            </w:tcBorders>
            <w:tcMar>
              <w:top w:w="200" w:type="dxa"/>
              <w:left w:w="150" w:type="dxa"/>
              <w:bottom w:w="200" w:type="dxa"/>
              <w:right w:w="150" w:type="dxa"/>
            </w:tcMar>
          </w:tcPr>
          <w:p w14:paraId="721B2849" w14:textId="77777777" w:rsidR="001A20E6" w:rsidRDefault="00000000">
            <w:pPr>
              <w:pStyle w:val="TableCellSubjectName"/>
            </w:pPr>
            <w:r>
              <w:t>Science &amp; Technology</w:t>
            </w:r>
          </w:p>
          <w:p w14:paraId="16E57B6C" w14:textId="77777777" w:rsidR="001A20E6" w:rsidRDefault="00000000">
            <w:pPr>
              <w:pStyle w:val="TableCellCategoryTitle"/>
            </w:pPr>
            <w:r>
              <w:t>📝 Practice Materials</w:t>
            </w:r>
          </w:p>
          <w:p w14:paraId="7CBC9E4B" w14:textId="77777777" w:rsidR="001A20E6" w:rsidRDefault="00000000">
            <w:pPr>
              <w:pStyle w:val="TableCellResourceItem"/>
            </w:pPr>
            <w:r>
              <w:t>• La Excellence S&amp;T Material</w:t>
            </w:r>
          </w:p>
          <w:p w14:paraId="6B11AF0F" w14:textId="77777777" w:rsidR="001A20E6" w:rsidRDefault="00000000">
            <w:pPr>
              <w:pStyle w:val="TableCellResourceItem"/>
            </w:pPr>
            <w:r>
              <w:t>• Prelims &amp; Mains Workbooks</w:t>
            </w:r>
          </w:p>
          <w:p w14:paraId="2075D068" w14:textId="77777777" w:rsidR="001A20E6" w:rsidRDefault="00000000">
            <w:pPr>
              <w:pStyle w:val="TableCellCategoryTitle"/>
            </w:pPr>
            <w:r>
              <w:t>📰 Current Affairs</w:t>
            </w:r>
          </w:p>
          <w:p w14:paraId="62C8E64B" w14:textId="77777777" w:rsidR="001A20E6" w:rsidRDefault="00000000">
            <w:pPr>
              <w:pStyle w:val="TableCellResourceItem"/>
            </w:pPr>
            <w:r>
              <w:t>• Newspapers (The Hindu S&amp;T, PIB updates)</w:t>
            </w:r>
          </w:p>
        </w:tc>
        <w:tc>
          <w:tcPr>
            <w:tcW w:w="1650" w:type="pct"/>
            <w:tcBorders>
              <w:bottom w:val="single" w:sz="2" w:space="0" w:color="D1D5DB"/>
              <w:right w:val="single" w:sz="2" w:space="0" w:color="D1D5DB"/>
            </w:tcBorders>
            <w:tcMar>
              <w:top w:w="200" w:type="dxa"/>
              <w:left w:w="150" w:type="dxa"/>
              <w:bottom w:w="200" w:type="dxa"/>
              <w:right w:w="150" w:type="dxa"/>
            </w:tcMar>
          </w:tcPr>
          <w:p w14:paraId="5037B425" w14:textId="77777777" w:rsidR="001A20E6" w:rsidRDefault="00000000">
            <w:pPr>
              <w:pStyle w:val="TableCellSubjectName"/>
            </w:pPr>
            <w:r>
              <w:t>Indian Polity and Governance</w:t>
            </w:r>
          </w:p>
          <w:p w14:paraId="0406D4AC" w14:textId="77777777" w:rsidR="001A20E6" w:rsidRDefault="00000000">
            <w:pPr>
              <w:pStyle w:val="TableCellCategoryTitle"/>
            </w:pPr>
            <w:r>
              <w:t>📝 Practice Materials</w:t>
            </w:r>
          </w:p>
          <w:p w14:paraId="15198D2C" w14:textId="77777777" w:rsidR="001A20E6" w:rsidRDefault="00000000">
            <w:pPr>
              <w:pStyle w:val="TableCellResourceItem"/>
            </w:pPr>
            <w:r>
              <w:t>• La Excellence Polity Material</w:t>
            </w:r>
          </w:p>
          <w:p w14:paraId="10499DCA" w14:textId="77777777" w:rsidR="001A20E6" w:rsidRDefault="00000000">
            <w:pPr>
              <w:pStyle w:val="TableCellResourceItem"/>
            </w:pPr>
            <w:r>
              <w:t>• Mains RRP + Prelims RRP</w:t>
            </w:r>
          </w:p>
          <w:p w14:paraId="733708D3" w14:textId="77777777" w:rsidR="001A20E6" w:rsidRDefault="00000000">
            <w:pPr>
              <w:pStyle w:val="TableCellResourceItem"/>
            </w:pPr>
            <w:r>
              <w:t>• Prelims &amp; Mains Workbooks</w:t>
            </w:r>
          </w:p>
          <w:p w14:paraId="215A7A92" w14:textId="77777777" w:rsidR="001A20E6" w:rsidRDefault="00000000">
            <w:pPr>
              <w:pStyle w:val="TableCellCategoryTitle"/>
            </w:pPr>
            <w:r>
              <w:t>📰 Current Affairs</w:t>
            </w:r>
          </w:p>
          <w:p w14:paraId="271CE684" w14:textId="77777777" w:rsidR="001A20E6" w:rsidRDefault="00000000">
            <w:pPr>
              <w:pStyle w:val="TableCellResourceItem"/>
            </w:pPr>
            <w:r>
              <w:t>• NITI Aayog Reports + PRS Briefs</w:t>
            </w:r>
          </w:p>
          <w:p w14:paraId="1AC427A1" w14:textId="77777777" w:rsidR="001A20E6" w:rsidRDefault="00000000">
            <w:pPr>
              <w:pStyle w:val="TableCellResourceItem"/>
            </w:pPr>
            <w:r>
              <w:t>• Newspapers (The Hindu/Indian Express)</w:t>
            </w:r>
          </w:p>
          <w:p w14:paraId="7230FE83" w14:textId="77777777" w:rsidR="001A20E6" w:rsidRDefault="00000000">
            <w:pPr>
              <w:pStyle w:val="TableCellResourceItem"/>
            </w:pPr>
            <w:r>
              <w:t>• Optional: Subhash Kashyap Our Constitution, Our Parliament</w:t>
            </w:r>
          </w:p>
        </w:tc>
      </w:tr>
      <w:tr w:rsidR="001A20E6" w14:paraId="62099DE3" w14:textId="77777777">
        <w:tc>
          <w:tcPr>
            <w:tcW w:w="1650" w:type="pct"/>
            <w:tcBorders>
              <w:bottom w:val="single" w:sz="2" w:space="0" w:color="D1D5DB"/>
              <w:right w:val="single" w:sz="2" w:space="0" w:color="D1D5DB"/>
            </w:tcBorders>
            <w:tcMar>
              <w:top w:w="200" w:type="dxa"/>
              <w:left w:w="150" w:type="dxa"/>
              <w:bottom w:w="200" w:type="dxa"/>
              <w:right w:w="150" w:type="dxa"/>
            </w:tcMar>
          </w:tcPr>
          <w:p w14:paraId="222B9C77" w14:textId="77777777" w:rsidR="001A20E6" w:rsidRDefault="00000000">
            <w:pPr>
              <w:pStyle w:val="TableCellSubjectName"/>
            </w:pPr>
            <w:r>
              <w:t>Indian Economy</w:t>
            </w:r>
          </w:p>
          <w:p w14:paraId="7E1E4D34" w14:textId="77777777" w:rsidR="001A20E6" w:rsidRDefault="00000000">
            <w:pPr>
              <w:pStyle w:val="TableCellCategoryTitle"/>
            </w:pPr>
            <w:r>
              <w:t>📝 Practice Materials</w:t>
            </w:r>
          </w:p>
          <w:p w14:paraId="6B84CB22" w14:textId="77777777" w:rsidR="001A20E6" w:rsidRDefault="00000000">
            <w:pPr>
              <w:pStyle w:val="TableCellResourceItem"/>
            </w:pPr>
            <w:r>
              <w:t>• La Excellence Economy Material</w:t>
            </w:r>
          </w:p>
          <w:p w14:paraId="6071D24F" w14:textId="77777777" w:rsidR="001A20E6" w:rsidRDefault="00000000">
            <w:pPr>
              <w:pStyle w:val="TableCellResourceItem"/>
            </w:pPr>
            <w:r>
              <w:t>• Mains RRP + Prelims RRP</w:t>
            </w:r>
          </w:p>
          <w:p w14:paraId="099DFD64" w14:textId="77777777" w:rsidR="001A20E6" w:rsidRDefault="00000000">
            <w:pPr>
              <w:pStyle w:val="TableCellResourceItem"/>
            </w:pPr>
            <w:r>
              <w:t>• Prelims &amp; Mains Workbooks</w:t>
            </w:r>
          </w:p>
          <w:p w14:paraId="0D0E8CE5" w14:textId="77777777" w:rsidR="001A20E6" w:rsidRDefault="00000000">
            <w:pPr>
              <w:pStyle w:val="TableCellCategoryTitle"/>
            </w:pPr>
            <w:r>
              <w:t>📰 Current Affairs</w:t>
            </w:r>
          </w:p>
          <w:p w14:paraId="023FDD13" w14:textId="77777777" w:rsidR="001A20E6" w:rsidRDefault="00000000">
            <w:pPr>
              <w:pStyle w:val="TableCellResourceItem"/>
            </w:pPr>
            <w:r>
              <w:t>• NITI Aayog Reports + Economic survey and Budget</w:t>
            </w:r>
          </w:p>
          <w:p w14:paraId="6710D800" w14:textId="77777777" w:rsidR="001A20E6" w:rsidRDefault="00000000">
            <w:pPr>
              <w:pStyle w:val="TableCellResourceItem"/>
            </w:pPr>
            <w:r>
              <w:t>• Newspapers (Hindu and IE Explained)</w:t>
            </w:r>
          </w:p>
        </w:tc>
        <w:tc>
          <w:tcPr>
            <w:tcW w:w="1650" w:type="pct"/>
          </w:tcPr>
          <w:p w14:paraId="0C3B5764" w14:textId="77777777" w:rsidR="001A20E6" w:rsidRDefault="001A20E6"/>
        </w:tc>
        <w:tc>
          <w:tcPr>
            <w:tcW w:w="1650" w:type="pct"/>
          </w:tcPr>
          <w:p w14:paraId="5B944435" w14:textId="77777777" w:rsidR="001A20E6" w:rsidRDefault="001A20E6"/>
        </w:tc>
      </w:tr>
    </w:tbl>
    <w:p w14:paraId="25FAF83D" w14:textId="77777777" w:rsidR="001A20E6" w:rsidRDefault="001A20E6">
      <w:pPr>
        <w:spacing w:after="400"/>
      </w:pPr>
    </w:p>
    <w:p w14:paraId="28120FC8"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4FF9A8C5" w14:textId="77777777">
        <w:tc>
          <w:tcPr>
            <w:tcW w:w="2500" w:type="pct"/>
            <w:tcMar>
              <w:top w:w="0" w:type="dxa"/>
              <w:left w:w="0" w:type="dxa"/>
              <w:bottom w:w="0" w:type="dxa"/>
              <w:right w:w="0" w:type="dxa"/>
            </w:tcMar>
          </w:tcPr>
          <w:p w14:paraId="57F43A68" w14:textId="77777777" w:rsidR="001A20E6" w:rsidRDefault="00000000">
            <w:pPr>
              <w:pStyle w:val="WeekTitle"/>
            </w:pPr>
            <w:r>
              <w:rPr>
                <w:color w:val="0369A1"/>
              </w:rPr>
              <w:t>📅 May 30 - Jun 05, 2027</w:t>
            </w:r>
          </w:p>
        </w:tc>
        <w:tc>
          <w:tcPr>
            <w:tcW w:w="2500" w:type="pct"/>
            <w:tcMar>
              <w:top w:w="0" w:type="dxa"/>
              <w:left w:w="0" w:type="dxa"/>
              <w:bottom w:w="0" w:type="dxa"/>
              <w:right w:w="0" w:type="dxa"/>
            </w:tcMar>
          </w:tcPr>
          <w:p w14:paraId="4F717DF3" w14:textId="77777777" w:rsidR="001A20E6" w:rsidRDefault="00000000">
            <w:pPr>
              <w:pStyle w:val="WeekCycleName"/>
            </w:pPr>
            <w:r>
              <w:rPr>
                <w:color w:val="0369A1"/>
              </w:rPr>
              <w:t>C6</w:t>
            </w:r>
          </w:p>
        </w:tc>
      </w:tr>
    </w:tbl>
    <w:p w14:paraId="37CC7112"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17ACACEE" w14:textId="77777777">
        <w:tc>
          <w:tcPr>
            <w:tcW w:w="700" w:type="pct"/>
            <w:shd w:val="clear" w:color="auto" w:fill="E0F2FE"/>
            <w:tcMar>
              <w:top w:w="200" w:type="dxa"/>
              <w:left w:w="100" w:type="dxa"/>
              <w:bottom w:w="200" w:type="dxa"/>
              <w:right w:w="100" w:type="dxa"/>
            </w:tcMar>
          </w:tcPr>
          <w:p w14:paraId="391AA1C5" w14:textId="77777777" w:rsidR="001A20E6" w:rsidRDefault="00000000">
            <w:pPr>
              <w:pStyle w:val="TableCellCalendarDayHeader"/>
            </w:pPr>
            <w:r>
              <w:rPr>
                <w:color w:val="0369A1"/>
              </w:rPr>
              <w:t>Sunday</w:t>
            </w:r>
          </w:p>
          <w:p w14:paraId="4DBCE16D" w14:textId="77777777" w:rsidR="001A20E6" w:rsidRDefault="00000000">
            <w:pPr>
              <w:pStyle w:val="TableCellCalendarDateHeader"/>
            </w:pPr>
            <w:r>
              <w:rPr>
                <w:color w:val="0369A1"/>
              </w:rPr>
              <w:t>May 30</w:t>
            </w:r>
          </w:p>
          <w:p w14:paraId="6220EAC9"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23DC1935" w14:textId="77777777" w:rsidR="001A20E6" w:rsidRDefault="00000000">
            <w:pPr>
              <w:pStyle w:val="TableCellCalendarDayHeader"/>
            </w:pPr>
            <w:r>
              <w:rPr>
                <w:color w:val="0369A1"/>
              </w:rPr>
              <w:t>Monday</w:t>
            </w:r>
          </w:p>
          <w:p w14:paraId="4DBFC737" w14:textId="77777777" w:rsidR="001A20E6" w:rsidRDefault="00000000">
            <w:pPr>
              <w:pStyle w:val="TableCellCalendarDateHeader"/>
            </w:pPr>
            <w:r>
              <w:rPr>
                <w:color w:val="0369A1"/>
              </w:rPr>
              <w:t>May 31</w:t>
            </w:r>
          </w:p>
          <w:p w14:paraId="514A7553"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3083E405" w14:textId="77777777" w:rsidR="001A20E6" w:rsidRDefault="00000000">
            <w:pPr>
              <w:pStyle w:val="TableCellCalendarDayHeader"/>
            </w:pPr>
            <w:r>
              <w:rPr>
                <w:color w:val="0369A1"/>
              </w:rPr>
              <w:t>Tuesday</w:t>
            </w:r>
          </w:p>
          <w:p w14:paraId="4ECF58C0" w14:textId="77777777" w:rsidR="001A20E6" w:rsidRDefault="00000000">
            <w:pPr>
              <w:pStyle w:val="TableCellCalendarDateHeader"/>
            </w:pPr>
            <w:r>
              <w:rPr>
                <w:color w:val="0369A1"/>
              </w:rPr>
              <w:t>Jun 01</w:t>
            </w:r>
          </w:p>
          <w:p w14:paraId="038C9BCA"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44414649" w14:textId="77777777" w:rsidR="001A20E6" w:rsidRDefault="00000000">
            <w:pPr>
              <w:pStyle w:val="TableCellCalendarDayHeader"/>
            </w:pPr>
            <w:r>
              <w:rPr>
                <w:color w:val="0369A1"/>
              </w:rPr>
              <w:t>Wednesday</w:t>
            </w:r>
          </w:p>
          <w:p w14:paraId="17323750" w14:textId="77777777" w:rsidR="001A20E6" w:rsidRDefault="00000000">
            <w:pPr>
              <w:pStyle w:val="TableCellCalendarDateHeader"/>
            </w:pPr>
            <w:r>
              <w:rPr>
                <w:color w:val="0369A1"/>
              </w:rPr>
              <w:t>Jun 02</w:t>
            </w:r>
          </w:p>
          <w:p w14:paraId="7C80B4E7"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70A8EEA3" w14:textId="77777777" w:rsidR="001A20E6" w:rsidRDefault="00000000">
            <w:pPr>
              <w:pStyle w:val="TableCellCalendarDayHeader"/>
            </w:pPr>
            <w:r>
              <w:rPr>
                <w:color w:val="0369A1"/>
              </w:rPr>
              <w:t>Thursday</w:t>
            </w:r>
          </w:p>
          <w:p w14:paraId="1BD7D2A3" w14:textId="77777777" w:rsidR="001A20E6" w:rsidRDefault="00000000">
            <w:pPr>
              <w:pStyle w:val="TableCellCalendarDateHeader"/>
            </w:pPr>
            <w:r>
              <w:rPr>
                <w:color w:val="0369A1"/>
              </w:rPr>
              <w:t>Jun 03</w:t>
            </w:r>
          </w:p>
          <w:p w14:paraId="41B86E96"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5B77533F" w14:textId="77777777" w:rsidR="001A20E6" w:rsidRDefault="00000000">
            <w:pPr>
              <w:pStyle w:val="TableCellCalendarDayHeader"/>
            </w:pPr>
            <w:r>
              <w:rPr>
                <w:color w:val="0369A1"/>
              </w:rPr>
              <w:t>Friday</w:t>
            </w:r>
          </w:p>
          <w:p w14:paraId="0BC1812A" w14:textId="77777777" w:rsidR="001A20E6" w:rsidRDefault="00000000">
            <w:pPr>
              <w:pStyle w:val="TableCellCalendarDateHeader"/>
            </w:pPr>
            <w:r>
              <w:rPr>
                <w:color w:val="0369A1"/>
              </w:rPr>
              <w:t>Jun 04</w:t>
            </w:r>
          </w:p>
          <w:p w14:paraId="1984E39B"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1A1C5F64" w14:textId="77777777" w:rsidR="001A20E6" w:rsidRDefault="00000000">
            <w:pPr>
              <w:pStyle w:val="TableCellCalendarDayHeader"/>
            </w:pPr>
            <w:r>
              <w:rPr>
                <w:color w:val="F57C00"/>
              </w:rPr>
              <w:t>Saturday</w:t>
            </w:r>
          </w:p>
          <w:p w14:paraId="4D844E01" w14:textId="77777777" w:rsidR="001A20E6" w:rsidRDefault="00000000">
            <w:pPr>
              <w:pStyle w:val="TableCellCalendarDateHeader"/>
            </w:pPr>
            <w:r>
              <w:rPr>
                <w:color w:val="F57C00"/>
              </w:rPr>
              <w:t>Jun 05</w:t>
            </w:r>
          </w:p>
          <w:p w14:paraId="67B14B8F" w14:textId="77777777" w:rsidR="001A20E6" w:rsidRDefault="00000000">
            <w:pPr>
              <w:pStyle w:val="TableCellCatchupLabel"/>
            </w:pPr>
            <w:r>
              <w:rPr>
                <w:color w:val="F57C00"/>
              </w:rPr>
              <w:t>Catchup Day</w:t>
            </w:r>
          </w:p>
        </w:tc>
      </w:tr>
      <w:tr w:rsidR="001A20E6" w14:paraId="50110989" w14:textId="77777777">
        <w:tc>
          <w:tcPr>
            <w:tcW w:w="700" w:type="pct"/>
            <w:shd w:val="clear" w:color="auto" w:fill="E0F2FE"/>
            <w:tcMar>
              <w:top w:w="150" w:type="dxa"/>
              <w:left w:w="100" w:type="dxa"/>
              <w:bottom w:w="150" w:type="dxa"/>
              <w:right w:w="100" w:type="dxa"/>
            </w:tcMar>
          </w:tcPr>
          <w:p w14:paraId="5672E33A" w14:textId="77777777" w:rsidR="001A20E6" w:rsidRDefault="00000000">
            <w:pPr>
              <w:pStyle w:val="TableCellTaskSubject"/>
            </w:pPr>
            <w:r>
              <w:t>Sociology</w:t>
            </w:r>
          </w:p>
          <w:p w14:paraId="10840DD3" w14:textId="77777777" w:rsidR="001A20E6" w:rsidRDefault="00000000">
            <w:pPr>
              <w:pStyle w:val="TableCellTaskDetails"/>
            </w:pPr>
            <w:r>
              <w:t>• Test - TEST — 3h</w:t>
            </w:r>
          </w:p>
          <w:p w14:paraId="351324C1" w14:textId="77777777" w:rsidR="001A20E6" w:rsidRDefault="00000000">
            <w:pPr>
              <w:pStyle w:val="TableCellTaskBadge"/>
              <w:shd w:val="clear" w:color="auto" w:fill="FFF3E0"/>
            </w:pPr>
            <w:r>
              <w:rPr>
                <w:b/>
                <w:bCs/>
                <w:color w:val="F57C00"/>
              </w:rPr>
              <w:t>TEST</w:t>
            </w:r>
          </w:p>
        </w:tc>
        <w:tc>
          <w:tcPr>
            <w:tcW w:w="700" w:type="pct"/>
            <w:shd w:val="clear" w:color="auto" w:fill="E0F2FE"/>
            <w:tcMar>
              <w:top w:w="150" w:type="dxa"/>
              <w:left w:w="100" w:type="dxa"/>
              <w:bottom w:w="150" w:type="dxa"/>
              <w:right w:w="100" w:type="dxa"/>
            </w:tcMar>
          </w:tcPr>
          <w:p w14:paraId="3A75D66E" w14:textId="77777777" w:rsidR="001A20E6" w:rsidRDefault="00000000">
            <w:pPr>
              <w:pStyle w:val="TableCellTaskSubject"/>
            </w:pPr>
            <w:r>
              <w:t>Sociology</w:t>
            </w:r>
          </w:p>
          <w:p w14:paraId="55B01D64" w14:textId="77777777" w:rsidR="001A20E6" w:rsidRDefault="00000000">
            <w:pPr>
              <w:pStyle w:val="TableCellTaskDetails"/>
            </w:pPr>
            <w:r>
              <w:t>• Study - OPT-SOC/02 — 30m</w:t>
            </w:r>
          </w:p>
          <w:p w14:paraId="60646097" w14:textId="77777777" w:rsidR="001A20E6" w:rsidRDefault="00000000">
            <w:pPr>
              <w:pStyle w:val="TableCellTaskBadge"/>
              <w:shd w:val="clear" w:color="auto" w:fill="E3F2FD"/>
            </w:pPr>
            <w:r>
              <w:rPr>
                <w:b/>
                <w:bCs/>
                <w:color w:val="1976D2"/>
              </w:rPr>
              <w:t>STUDY</w:t>
            </w:r>
          </w:p>
          <w:p w14:paraId="05DA63D7" w14:textId="77777777" w:rsidR="001A20E6" w:rsidRDefault="00000000">
            <w:pPr>
              <w:pStyle w:val="TableCellTaskDetails"/>
            </w:pPr>
            <w:r>
              <w:t>• Revision - OPT-SOC/02 — 1h 30m</w:t>
            </w:r>
          </w:p>
          <w:p w14:paraId="2634E08F" w14:textId="77777777" w:rsidR="001A20E6" w:rsidRDefault="00000000">
            <w:pPr>
              <w:pStyle w:val="TableCellTaskBadge"/>
              <w:shd w:val="clear" w:color="auto" w:fill="FCE4EC"/>
            </w:pPr>
            <w:r>
              <w:rPr>
                <w:b/>
                <w:bCs/>
                <w:color w:val="C2185B"/>
              </w:rPr>
              <w:t>REVISION</w:t>
            </w:r>
          </w:p>
          <w:p w14:paraId="5597A34B" w14:textId="77777777" w:rsidR="001A20E6" w:rsidRDefault="00000000">
            <w:pPr>
              <w:pStyle w:val="TableCellTaskDetails"/>
            </w:pPr>
            <w:r>
              <w:t>• Practice - OPT-SOC/01 — 30m</w:t>
            </w:r>
          </w:p>
          <w:p w14:paraId="356049D1"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49FC9B09" w14:textId="77777777" w:rsidR="001A20E6" w:rsidRDefault="00000000">
            <w:pPr>
              <w:pStyle w:val="TableCellTaskSubject"/>
            </w:pPr>
            <w:r>
              <w:t>Sociology</w:t>
            </w:r>
          </w:p>
          <w:p w14:paraId="7AD48660" w14:textId="77777777" w:rsidR="001A20E6" w:rsidRDefault="00000000">
            <w:pPr>
              <w:pStyle w:val="TableCellTaskDetails"/>
            </w:pPr>
            <w:r>
              <w:t>• Study - OPT-SOC/02 — 30m</w:t>
            </w:r>
          </w:p>
          <w:p w14:paraId="46341679" w14:textId="77777777" w:rsidR="001A20E6" w:rsidRDefault="00000000">
            <w:pPr>
              <w:pStyle w:val="TableCellTaskBadge"/>
              <w:shd w:val="clear" w:color="auto" w:fill="E3F2FD"/>
            </w:pPr>
            <w:r>
              <w:rPr>
                <w:b/>
                <w:bCs/>
                <w:color w:val="1976D2"/>
              </w:rPr>
              <w:t>STUDY</w:t>
            </w:r>
          </w:p>
          <w:p w14:paraId="574EF4B3" w14:textId="77777777" w:rsidR="001A20E6" w:rsidRDefault="00000000">
            <w:pPr>
              <w:pStyle w:val="TableCellTaskDetails"/>
            </w:pPr>
            <w:r>
              <w:t>• Revision - OPT-SOC/02 — 1h 30m</w:t>
            </w:r>
          </w:p>
          <w:p w14:paraId="0B0E6194" w14:textId="77777777" w:rsidR="001A20E6" w:rsidRDefault="00000000">
            <w:pPr>
              <w:pStyle w:val="TableCellTaskBadge"/>
              <w:shd w:val="clear" w:color="auto" w:fill="FCE4EC"/>
            </w:pPr>
            <w:r>
              <w:rPr>
                <w:b/>
                <w:bCs/>
                <w:color w:val="C2185B"/>
              </w:rPr>
              <w:t>REVISION</w:t>
            </w:r>
          </w:p>
          <w:p w14:paraId="41C2297B" w14:textId="77777777" w:rsidR="001A20E6" w:rsidRDefault="00000000">
            <w:pPr>
              <w:pStyle w:val="TableCellTaskDetails"/>
            </w:pPr>
            <w:r>
              <w:t>• Practice - OPT-SOC/01 — 30m</w:t>
            </w:r>
          </w:p>
          <w:p w14:paraId="50BE2ECC"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2B161D28" w14:textId="77777777" w:rsidR="001A20E6" w:rsidRDefault="00000000">
            <w:pPr>
              <w:pStyle w:val="TableCellTaskSubject"/>
            </w:pPr>
            <w:r>
              <w:t>Sociology</w:t>
            </w:r>
          </w:p>
          <w:p w14:paraId="0A69413B" w14:textId="77777777" w:rsidR="001A20E6" w:rsidRDefault="00000000">
            <w:pPr>
              <w:pStyle w:val="TableCellTaskDetails"/>
            </w:pPr>
            <w:r>
              <w:t>• Study - OPT-SOC/02 — 30m</w:t>
            </w:r>
          </w:p>
          <w:p w14:paraId="02F822AB" w14:textId="77777777" w:rsidR="001A20E6" w:rsidRDefault="00000000">
            <w:pPr>
              <w:pStyle w:val="TableCellTaskBadge"/>
              <w:shd w:val="clear" w:color="auto" w:fill="E3F2FD"/>
            </w:pPr>
            <w:r>
              <w:rPr>
                <w:b/>
                <w:bCs/>
                <w:color w:val="1976D2"/>
              </w:rPr>
              <w:t>STUDY</w:t>
            </w:r>
          </w:p>
          <w:p w14:paraId="0456B060" w14:textId="77777777" w:rsidR="001A20E6" w:rsidRDefault="00000000">
            <w:pPr>
              <w:pStyle w:val="TableCellTaskDetails"/>
            </w:pPr>
            <w:r>
              <w:t>• Revision - OPT-SOC/02 — 1h 30m</w:t>
            </w:r>
          </w:p>
          <w:p w14:paraId="0CB8F37A" w14:textId="77777777" w:rsidR="001A20E6" w:rsidRDefault="00000000">
            <w:pPr>
              <w:pStyle w:val="TableCellTaskBadge"/>
              <w:shd w:val="clear" w:color="auto" w:fill="FCE4EC"/>
            </w:pPr>
            <w:r>
              <w:rPr>
                <w:b/>
                <w:bCs/>
                <w:color w:val="C2185B"/>
              </w:rPr>
              <w:t>REVISION</w:t>
            </w:r>
          </w:p>
          <w:p w14:paraId="2E6133F5" w14:textId="77777777" w:rsidR="001A20E6" w:rsidRDefault="00000000">
            <w:pPr>
              <w:pStyle w:val="TableCellTaskDetails"/>
            </w:pPr>
            <w:r>
              <w:t>• Practice - OPT-SOC/01 — 30m</w:t>
            </w:r>
          </w:p>
          <w:p w14:paraId="62130966"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0F5C7C17" w14:textId="77777777" w:rsidR="001A20E6" w:rsidRDefault="00000000">
            <w:pPr>
              <w:pStyle w:val="TableCellTaskSubject"/>
            </w:pPr>
            <w:r>
              <w:t>Sociology</w:t>
            </w:r>
          </w:p>
          <w:p w14:paraId="6A113B0C" w14:textId="77777777" w:rsidR="001A20E6" w:rsidRDefault="00000000">
            <w:pPr>
              <w:pStyle w:val="TableCellTaskDetails"/>
            </w:pPr>
            <w:r>
              <w:t>• Study - OPT-SOC/02 — 30m</w:t>
            </w:r>
          </w:p>
          <w:p w14:paraId="32131A25" w14:textId="77777777" w:rsidR="001A20E6" w:rsidRDefault="00000000">
            <w:pPr>
              <w:pStyle w:val="TableCellTaskBadge"/>
              <w:shd w:val="clear" w:color="auto" w:fill="E3F2FD"/>
            </w:pPr>
            <w:r>
              <w:rPr>
                <w:b/>
                <w:bCs/>
                <w:color w:val="1976D2"/>
              </w:rPr>
              <w:t>STUDY</w:t>
            </w:r>
          </w:p>
          <w:p w14:paraId="21DECEAA" w14:textId="77777777" w:rsidR="001A20E6" w:rsidRDefault="00000000">
            <w:pPr>
              <w:pStyle w:val="TableCellTaskDetails"/>
            </w:pPr>
            <w:r>
              <w:t>• Revision - OPT-SOC/02 — 1h 30m</w:t>
            </w:r>
          </w:p>
          <w:p w14:paraId="7BAB25B2" w14:textId="77777777" w:rsidR="001A20E6" w:rsidRDefault="00000000">
            <w:pPr>
              <w:pStyle w:val="TableCellTaskBadge"/>
              <w:shd w:val="clear" w:color="auto" w:fill="FCE4EC"/>
            </w:pPr>
            <w:r>
              <w:rPr>
                <w:b/>
                <w:bCs/>
                <w:color w:val="C2185B"/>
              </w:rPr>
              <w:t>REVISION</w:t>
            </w:r>
          </w:p>
          <w:p w14:paraId="6FD22AFA" w14:textId="77777777" w:rsidR="001A20E6" w:rsidRDefault="00000000">
            <w:pPr>
              <w:pStyle w:val="TableCellTaskDetails"/>
            </w:pPr>
            <w:r>
              <w:t>• Practice - OPT-SOC/02 — 30m</w:t>
            </w:r>
          </w:p>
          <w:p w14:paraId="6CC7A8B0"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429F491F" w14:textId="77777777" w:rsidR="001A20E6" w:rsidRDefault="00000000">
            <w:pPr>
              <w:pStyle w:val="TableCellTaskSubject"/>
            </w:pPr>
            <w:r>
              <w:t>Sociology</w:t>
            </w:r>
          </w:p>
          <w:p w14:paraId="73C4F45D" w14:textId="77777777" w:rsidR="001A20E6" w:rsidRDefault="00000000">
            <w:pPr>
              <w:pStyle w:val="TableCellTaskDetails"/>
            </w:pPr>
            <w:r>
              <w:t>• Study - OPT-SOC/02 — 30m</w:t>
            </w:r>
          </w:p>
          <w:p w14:paraId="65DF8646" w14:textId="77777777" w:rsidR="001A20E6" w:rsidRDefault="00000000">
            <w:pPr>
              <w:pStyle w:val="TableCellTaskBadge"/>
              <w:shd w:val="clear" w:color="auto" w:fill="E3F2FD"/>
            </w:pPr>
            <w:r>
              <w:rPr>
                <w:b/>
                <w:bCs/>
                <w:color w:val="1976D2"/>
              </w:rPr>
              <w:t>STUDY</w:t>
            </w:r>
          </w:p>
          <w:p w14:paraId="4B2F1A40" w14:textId="77777777" w:rsidR="001A20E6" w:rsidRDefault="00000000">
            <w:pPr>
              <w:pStyle w:val="TableCellTaskDetails"/>
            </w:pPr>
            <w:r>
              <w:t>• Revision - OPT-SOC/02 — 1h</w:t>
            </w:r>
          </w:p>
          <w:p w14:paraId="690ED586" w14:textId="77777777" w:rsidR="001A20E6" w:rsidRDefault="00000000">
            <w:pPr>
              <w:pStyle w:val="TableCellTaskBadge"/>
              <w:shd w:val="clear" w:color="auto" w:fill="FCE4EC"/>
            </w:pPr>
            <w:r>
              <w:rPr>
                <w:b/>
                <w:bCs/>
                <w:color w:val="C2185B"/>
              </w:rPr>
              <w:t>REVISION</w:t>
            </w:r>
          </w:p>
          <w:p w14:paraId="7922726F" w14:textId="77777777" w:rsidR="001A20E6" w:rsidRDefault="00000000">
            <w:pPr>
              <w:pStyle w:val="TableCellTaskDetails"/>
            </w:pPr>
            <w:r>
              <w:t>• Revision - OPT-SOC/01 — 30m</w:t>
            </w:r>
          </w:p>
          <w:p w14:paraId="398CF6B9" w14:textId="77777777" w:rsidR="001A20E6" w:rsidRDefault="00000000">
            <w:pPr>
              <w:pStyle w:val="TableCellTaskBadge"/>
              <w:shd w:val="clear" w:color="auto" w:fill="FCE4EC"/>
            </w:pPr>
            <w:r>
              <w:rPr>
                <w:b/>
                <w:bCs/>
                <w:color w:val="C2185B"/>
              </w:rPr>
              <w:t>REVISION</w:t>
            </w:r>
          </w:p>
          <w:p w14:paraId="6FE1EE59" w14:textId="77777777" w:rsidR="001A20E6" w:rsidRDefault="00000000">
            <w:pPr>
              <w:pStyle w:val="TableCellTaskDetails"/>
            </w:pPr>
            <w:r>
              <w:t>• Practice - OPT-SOC/02 — 30m</w:t>
            </w:r>
          </w:p>
          <w:p w14:paraId="4981AFB0"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0F3DC73C" w14:textId="77777777" w:rsidR="001A20E6" w:rsidRDefault="001A20E6"/>
        </w:tc>
      </w:tr>
      <w:tr w:rsidR="001A20E6" w14:paraId="0A0B938D" w14:textId="77777777">
        <w:tc>
          <w:tcPr>
            <w:tcW w:w="700" w:type="pct"/>
            <w:shd w:val="clear" w:color="auto" w:fill="E0F2FE"/>
            <w:tcMar>
              <w:top w:w="150" w:type="dxa"/>
              <w:left w:w="100" w:type="dxa"/>
              <w:bottom w:w="150" w:type="dxa"/>
              <w:right w:w="100" w:type="dxa"/>
            </w:tcMar>
          </w:tcPr>
          <w:p w14:paraId="38A7A436" w14:textId="77777777" w:rsidR="001A20E6" w:rsidRDefault="00000000">
            <w:pPr>
              <w:pStyle w:val="TableCellTaskSubject"/>
            </w:pPr>
            <w:r>
              <w:t>History-Modern</w:t>
            </w:r>
          </w:p>
          <w:p w14:paraId="1253847C" w14:textId="77777777" w:rsidR="001A20E6" w:rsidRDefault="00000000">
            <w:pPr>
              <w:pStyle w:val="TableCellTaskDetails"/>
            </w:pPr>
            <w:r>
              <w:t>• Test - TEST — 3h</w:t>
            </w:r>
          </w:p>
          <w:p w14:paraId="290E4CDC" w14:textId="77777777" w:rsidR="001A20E6" w:rsidRDefault="00000000">
            <w:pPr>
              <w:pStyle w:val="TableCellTaskBadge"/>
              <w:shd w:val="clear" w:color="auto" w:fill="FFF3E0"/>
            </w:pPr>
            <w:r>
              <w:rPr>
                <w:b/>
                <w:bCs/>
                <w:color w:val="F57C00"/>
              </w:rPr>
              <w:t>TEST</w:t>
            </w:r>
          </w:p>
        </w:tc>
        <w:tc>
          <w:tcPr>
            <w:tcW w:w="700" w:type="pct"/>
            <w:shd w:val="clear" w:color="auto" w:fill="E0F2FE"/>
            <w:tcMar>
              <w:top w:w="150" w:type="dxa"/>
              <w:left w:w="100" w:type="dxa"/>
              <w:bottom w:w="150" w:type="dxa"/>
              <w:right w:w="100" w:type="dxa"/>
            </w:tcMar>
          </w:tcPr>
          <w:p w14:paraId="24A75629" w14:textId="77777777" w:rsidR="001A20E6" w:rsidRDefault="00000000">
            <w:pPr>
              <w:pStyle w:val="TableCellTaskSubject"/>
            </w:pPr>
            <w:r>
              <w:t>History-Modern</w:t>
            </w:r>
          </w:p>
          <w:p w14:paraId="42A12C40" w14:textId="77777777" w:rsidR="001A20E6" w:rsidRDefault="00000000">
            <w:pPr>
              <w:pStyle w:val="TableCellTaskDetails"/>
            </w:pPr>
            <w:r>
              <w:t>• Study - British Conquest and consolidation; Sepoy Mutiny (H03/02) — 30m</w:t>
            </w:r>
          </w:p>
          <w:p w14:paraId="3C2B666C" w14:textId="77777777" w:rsidR="001A20E6" w:rsidRDefault="00000000">
            <w:pPr>
              <w:pStyle w:val="TableCellTaskBadge"/>
              <w:shd w:val="clear" w:color="auto" w:fill="E3F2FD"/>
            </w:pPr>
            <w:r>
              <w:rPr>
                <w:b/>
                <w:bCs/>
                <w:color w:val="1976D2"/>
              </w:rPr>
              <w:t>STUDY</w:t>
            </w:r>
          </w:p>
          <w:p w14:paraId="68050889" w14:textId="77777777" w:rsidR="001A20E6" w:rsidRDefault="00000000">
            <w:pPr>
              <w:pStyle w:val="TableCellTaskDetails"/>
            </w:pPr>
            <w:r>
              <w:t>• Revision - Extremist Phase (H03/06) — 30m</w:t>
            </w:r>
          </w:p>
          <w:p w14:paraId="24255EAA" w14:textId="77777777" w:rsidR="001A20E6" w:rsidRDefault="00000000">
            <w:pPr>
              <w:pStyle w:val="TableCellTaskBadge"/>
              <w:shd w:val="clear" w:color="auto" w:fill="FCE4EC"/>
            </w:pPr>
            <w:r>
              <w:rPr>
                <w:b/>
                <w:bCs/>
                <w:color w:val="C2185B"/>
              </w:rPr>
              <w:t>REVISION</w:t>
            </w:r>
          </w:p>
          <w:p w14:paraId="48AD7301" w14:textId="77777777" w:rsidR="001A20E6" w:rsidRDefault="00000000">
            <w:pPr>
              <w:pStyle w:val="TableCellTaskDetails"/>
            </w:pPr>
            <w:r>
              <w:t>• Revision - Ghandian Phase (H03/07) — 30m</w:t>
            </w:r>
          </w:p>
          <w:p w14:paraId="4121BFA3" w14:textId="77777777" w:rsidR="001A20E6" w:rsidRDefault="00000000">
            <w:pPr>
              <w:pStyle w:val="TableCellTaskBadge"/>
              <w:shd w:val="clear" w:color="auto" w:fill="FCE4EC"/>
            </w:pPr>
            <w:r>
              <w:rPr>
                <w:b/>
                <w:bCs/>
                <w:color w:val="C2185B"/>
              </w:rPr>
              <w:t>REVISION</w:t>
            </w:r>
          </w:p>
          <w:p w14:paraId="46C194A0" w14:textId="77777777" w:rsidR="001A20E6" w:rsidRDefault="00000000">
            <w:pPr>
              <w:pStyle w:val="TableCellTaskDetails"/>
            </w:pPr>
            <w:r>
              <w:t>• Revision - Revolutionary activitism (H03/08) — 30m</w:t>
            </w:r>
          </w:p>
          <w:p w14:paraId="0B6F91C0" w14:textId="77777777" w:rsidR="001A20E6" w:rsidRDefault="00000000">
            <w:pPr>
              <w:pStyle w:val="TableCellTaskBadge"/>
              <w:shd w:val="clear" w:color="auto" w:fill="FCE4EC"/>
            </w:pPr>
            <w:r>
              <w:rPr>
                <w:b/>
                <w:bCs/>
                <w:color w:val="C2185B"/>
              </w:rPr>
              <w:t>REVISION</w:t>
            </w:r>
          </w:p>
          <w:p w14:paraId="52371B23" w14:textId="77777777" w:rsidR="001A20E6" w:rsidRDefault="00000000">
            <w:pPr>
              <w:pStyle w:val="TableCellTaskDetails"/>
            </w:pPr>
            <w:r>
              <w:t>• Practice - British Conquest and consolidation; Sepoy Mutiny (H03/02) — 30m</w:t>
            </w:r>
          </w:p>
          <w:p w14:paraId="2718E3E2"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00EB2A99" w14:textId="77777777" w:rsidR="001A20E6" w:rsidRDefault="00000000">
            <w:pPr>
              <w:pStyle w:val="TableCellTaskSubject"/>
            </w:pPr>
            <w:r>
              <w:t>History-Modern</w:t>
            </w:r>
          </w:p>
          <w:p w14:paraId="58CDECB9" w14:textId="77777777" w:rsidR="001A20E6" w:rsidRDefault="00000000">
            <w:pPr>
              <w:pStyle w:val="TableCellTaskDetails"/>
            </w:pPr>
            <w:r>
              <w:t>• Study - Indian Renaissance (H03/03) — 30m</w:t>
            </w:r>
          </w:p>
          <w:p w14:paraId="6EFF5770" w14:textId="77777777" w:rsidR="001A20E6" w:rsidRDefault="00000000">
            <w:pPr>
              <w:pStyle w:val="TableCellTaskBadge"/>
              <w:shd w:val="clear" w:color="auto" w:fill="E3F2FD"/>
            </w:pPr>
            <w:r>
              <w:rPr>
                <w:b/>
                <w:bCs/>
                <w:color w:val="1976D2"/>
              </w:rPr>
              <w:t>STUDY</w:t>
            </w:r>
          </w:p>
          <w:p w14:paraId="54CA4E03" w14:textId="77777777" w:rsidR="001A20E6" w:rsidRDefault="00000000">
            <w:pPr>
              <w:pStyle w:val="TableCellTaskDetails"/>
            </w:pPr>
            <w:r>
              <w:t>• Revision - Transfer of power - 1940 to 1947 (H03/09) — 30m</w:t>
            </w:r>
          </w:p>
          <w:p w14:paraId="701F9956" w14:textId="77777777" w:rsidR="001A20E6" w:rsidRDefault="00000000">
            <w:pPr>
              <w:pStyle w:val="TableCellTaskBadge"/>
              <w:shd w:val="clear" w:color="auto" w:fill="FCE4EC"/>
            </w:pPr>
            <w:r>
              <w:rPr>
                <w:b/>
                <w:bCs/>
                <w:color w:val="C2185B"/>
              </w:rPr>
              <w:t>REVISION</w:t>
            </w:r>
          </w:p>
          <w:p w14:paraId="074A66B1" w14:textId="77777777" w:rsidR="001A20E6" w:rsidRDefault="00000000">
            <w:pPr>
              <w:pStyle w:val="TableCellTaskDetails"/>
            </w:pPr>
            <w:r>
              <w:t>• Revision - Colonial administration (H03/10) — 30m</w:t>
            </w:r>
          </w:p>
          <w:p w14:paraId="4C523DBC" w14:textId="77777777" w:rsidR="001A20E6" w:rsidRDefault="00000000">
            <w:pPr>
              <w:pStyle w:val="TableCellTaskBadge"/>
              <w:shd w:val="clear" w:color="auto" w:fill="FCE4EC"/>
            </w:pPr>
            <w:r>
              <w:rPr>
                <w:b/>
                <w:bCs/>
                <w:color w:val="C2185B"/>
              </w:rPr>
              <w:t>REVISION</w:t>
            </w:r>
          </w:p>
          <w:p w14:paraId="0A17404C" w14:textId="77777777" w:rsidR="001A20E6" w:rsidRDefault="00000000">
            <w:pPr>
              <w:pStyle w:val="TableCellTaskDetails"/>
            </w:pPr>
            <w:r>
              <w:t>• Revision - Reaction of society towards colonial rule (H03/11) — 30m</w:t>
            </w:r>
          </w:p>
          <w:p w14:paraId="390A65C6" w14:textId="77777777" w:rsidR="001A20E6" w:rsidRDefault="00000000">
            <w:pPr>
              <w:pStyle w:val="TableCellTaskBadge"/>
              <w:shd w:val="clear" w:color="auto" w:fill="FCE4EC"/>
            </w:pPr>
            <w:r>
              <w:rPr>
                <w:b/>
                <w:bCs/>
                <w:color w:val="C2185B"/>
              </w:rPr>
              <w:t>REVISION</w:t>
            </w:r>
          </w:p>
          <w:p w14:paraId="5EEF1F51" w14:textId="77777777" w:rsidR="001A20E6" w:rsidRDefault="00000000">
            <w:pPr>
              <w:pStyle w:val="TableCellTaskDetails"/>
            </w:pPr>
            <w:r>
              <w:t>• Practice - Indian Renaissance (H03/03) — 30m</w:t>
            </w:r>
          </w:p>
          <w:p w14:paraId="16913DB8"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5CF986C5" w14:textId="77777777" w:rsidR="001A20E6" w:rsidRDefault="00000000">
            <w:pPr>
              <w:pStyle w:val="TableCellTaskSubject"/>
            </w:pPr>
            <w:r>
              <w:t>History-Modern</w:t>
            </w:r>
          </w:p>
          <w:p w14:paraId="6BB425FB" w14:textId="77777777" w:rsidR="001A20E6" w:rsidRDefault="00000000">
            <w:pPr>
              <w:pStyle w:val="TableCellTaskDetails"/>
            </w:pPr>
            <w:r>
              <w:t>• Study - Pre-congress associations and formation of INC; INC Sessions (H03/04) — 30m</w:t>
            </w:r>
          </w:p>
          <w:p w14:paraId="7921F608" w14:textId="77777777" w:rsidR="001A20E6" w:rsidRDefault="00000000">
            <w:pPr>
              <w:pStyle w:val="TableCellTaskBadge"/>
              <w:shd w:val="clear" w:color="auto" w:fill="E3F2FD"/>
            </w:pPr>
            <w:r>
              <w:rPr>
                <w:b/>
                <w:bCs/>
                <w:color w:val="1976D2"/>
              </w:rPr>
              <w:t>STUDY</w:t>
            </w:r>
          </w:p>
          <w:p w14:paraId="26E887AB" w14:textId="77777777" w:rsidR="001A20E6" w:rsidRDefault="00000000">
            <w:pPr>
              <w:pStyle w:val="TableCellTaskDetails"/>
            </w:pPr>
            <w:r>
              <w:t>• Revision - Role of women in Freedom struggle (H03/12) — 30m</w:t>
            </w:r>
          </w:p>
          <w:p w14:paraId="41A98137" w14:textId="77777777" w:rsidR="001A20E6" w:rsidRDefault="00000000">
            <w:pPr>
              <w:pStyle w:val="TableCellTaskBadge"/>
              <w:shd w:val="clear" w:color="auto" w:fill="FCE4EC"/>
            </w:pPr>
            <w:r>
              <w:rPr>
                <w:b/>
                <w:bCs/>
                <w:color w:val="C2185B"/>
              </w:rPr>
              <w:t>REVISION</w:t>
            </w:r>
          </w:p>
          <w:p w14:paraId="1ECEE982" w14:textId="77777777" w:rsidR="001A20E6" w:rsidRDefault="00000000">
            <w:pPr>
              <w:pStyle w:val="TableCellTaskDetails"/>
            </w:pPr>
            <w:r>
              <w:t>• Revision - Communism and communalism (H03/13) — 30m</w:t>
            </w:r>
          </w:p>
          <w:p w14:paraId="02E0E17E" w14:textId="77777777" w:rsidR="001A20E6" w:rsidRDefault="00000000">
            <w:pPr>
              <w:pStyle w:val="TableCellTaskBadge"/>
              <w:shd w:val="clear" w:color="auto" w:fill="FCE4EC"/>
            </w:pPr>
            <w:r>
              <w:rPr>
                <w:b/>
                <w:bCs/>
                <w:color w:val="C2185B"/>
              </w:rPr>
              <w:t>REVISION</w:t>
            </w:r>
          </w:p>
          <w:p w14:paraId="08375A45" w14:textId="77777777" w:rsidR="001A20E6" w:rsidRDefault="00000000">
            <w:pPr>
              <w:pStyle w:val="TableCellTaskDetails"/>
            </w:pPr>
            <w:r>
              <w:t>• Revision - Important personalities of INM; Governor Generals and Viceroys (H03/14) — 30m</w:t>
            </w:r>
          </w:p>
          <w:p w14:paraId="4E8EC516" w14:textId="77777777" w:rsidR="001A20E6" w:rsidRDefault="00000000">
            <w:pPr>
              <w:pStyle w:val="TableCellTaskBadge"/>
              <w:shd w:val="clear" w:color="auto" w:fill="FCE4EC"/>
            </w:pPr>
            <w:r>
              <w:rPr>
                <w:b/>
                <w:bCs/>
                <w:color w:val="C2185B"/>
              </w:rPr>
              <w:t>REVISION</w:t>
            </w:r>
          </w:p>
          <w:p w14:paraId="562BBA6B" w14:textId="77777777" w:rsidR="001A20E6" w:rsidRDefault="00000000">
            <w:pPr>
              <w:pStyle w:val="TableCellTaskDetails"/>
            </w:pPr>
            <w:r>
              <w:t>• Practice - Pre-congress associations and formation of INC; INC Sessions (H03/04) — 30m</w:t>
            </w:r>
          </w:p>
          <w:p w14:paraId="669B78D4"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757754AC" w14:textId="77777777" w:rsidR="001A20E6" w:rsidRDefault="00000000">
            <w:pPr>
              <w:pStyle w:val="TableCellTaskSubject"/>
            </w:pPr>
            <w:r>
              <w:t>History-Modern</w:t>
            </w:r>
          </w:p>
          <w:p w14:paraId="7DF84DC1" w14:textId="77777777" w:rsidR="001A20E6" w:rsidRDefault="00000000">
            <w:pPr>
              <w:pStyle w:val="TableCellTaskDetails"/>
            </w:pPr>
            <w:r>
              <w:t>• Study - Moderate phase (H03/05) — 30m</w:t>
            </w:r>
          </w:p>
          <w:p w14:paraId="39CBEE4F" w14:textId="77777777" w:rsidR="001A20E6" w:rsidRDefault="00000000">
            <w:pPr>
              <w:pStyle w:val="TableCellTaskBadge"/>
              <w:shd w:val="clear" w:color="auto" w:fill="E3F2FD"/>
            </w:pPr>
            <w:r>
              <w:rPr>
                <w:b/>
                <w:bCs/>
                <w:color w:val="1976D2"/>
              </w:rPr>
              <w:t>STUDY</w:t>
            </w:r>
          </w:p>
          <w:p w14:paraId="5F8216A7" w14:textId="77777777" w:rsidR="001A20E6" w:rsidRDefault="00000000">
            <w:pPr>
              <w:pStyle w:val="TableCellTaskDetails"/>
            </w:pPr>
            <w:r>
              <w:t>• Revision - Broad / Overlap (H03/00) — 30m</w:t>
            </w:r>
          </w:p>
          <w:p w14:paraId="1CABE939" w14:textId="77777777" w:rsidR="001A20E6" w:rsidRDefault="00000000">
            <w:pPr>
              <w:pStyle w:val="TableCellTaskBadge"/>
              <w:shd w:val="clear" w:color="auto" w:fill="FCE4EC"/>
            </w:pPr>
            <w:r>
              <w:rPr>
                <w:b/>
                <w:bCs/>
                <w:color w:val="C2185B"/>
              </w:rPr>
              <w:t>REVISION</w:t>
            </w:r>
          </w:p>
          <w:p w14:paraId="0A1F0069" w14:textId="77777777" w:rsidR="001A20E6" w:rsidRDefault="00000000">
            <w:pPr>
              <w:pStyle w:val="TableCellTaskDetails"/>
            </w:pPr>
            <w:r>
              <w:t>• Revision - Advent of Europeans (H03/01) — 30m</w:t>
            </w:r>
          </w:p>
          <w:p w14:paraId="625F614F" w14:textId="77777777" w:rsidR="001A20E6" w:rsidRDefault="00000000">
            <w:pPr>
              <w:pStyle w:val="TableCellTaskBadge"/>
              <w:shd w:val="clear" w:color="auto" w:fill="FCE4EC"/>
            </w:pPr>
            <w:r>
              <w:rPr>
                <w:b/>
                <w:bCs/>
                <w:color w:val="C2185B"/>
              </w:rPr>
              <w:t>REVISION</w:t>
            </w:r>
          </w:p>
          <w:p w14:paraId="0024F124" w14:textId="77777777" w:rsidR="001A20E6" w:rsidRDefault="00000000">
            <w:pPr>
              <w:pStyle w:val="TableCellTaskDetails"/>
            </w:pPr>
            <w:r>
              <w:t>• Revision - British Conquest and consolidation; Sepoy Mutiny (H03/02) — 30m</w:t>
            </w:r>
          </w:p>
          <w:p w14:paraId="24439299" w14:textId="77777777" w:rsidR="001A20E6" w:rsidRDefault="00000000">
            <w:pPr>
              <w:pStyle w:val="TableCellTaskBadge"/>
              <w:shd w:val="clear" w:color="auto" w:fill="FCE4EC"/>
            </w:pPr>
            <w:r>
              <w:rPr>
                <w:b/>
                <w:bCs/>
                <w:color w:val="C2185B"/>
              </w:rPr>
              <w:t>REVISION</w:t>
            </w:r>
          </w:p>
          <w:p w14:paraId="4F5BCAFA" w14:textId="77777777" w:rsidR="001A20E6" w:rsidRDefault="00000000">
            <w:pPr>
              <w:pStyle w:val="TableCellTaskDetails"/>
            </w:pPr>
            <w:r>
              <w:t>• Practice - Moderate phase (H03/05) — 30m</w:t>
            </w:r>
          </w:p>
          <w:p w14:paraId="0F86C76B"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409D0B3E" w14:textId="77777777" w:rsidR="001A20E6" w:rsidRDefault="00000000">
            <w:pPr>
              <w:pStyle w:val="TableCellTaskSubject"/>
            </w:pPr>
            <w:r>
              <w:t>History-Modern</w:t>
            </w:r>
          </w:p>
          <w:p w14:paraId="63C52C47" w14:textId="77777777" w:rsidR="001A20E6" w:rsidRDefault="00000000">
            <w:pPr>
              <w:pStyle w:val="TableCellTaskDetails"/>
            </w:pPr>
            <w:r>
              <w:t>• Study - Extremist Phase (H03/06) — 30m</w:t>
            </w:r>
          </w:p>
          <w:p w14:paraId="1E408912" w14:textId="77777777" w:rsidR="001A20E6" w:rsidRDefault="00000000">
            <w:pPr>
              <w:pStyle w:val="TableCellTaskBadge"/>
              <w:shd w:val="clear" w:color="auto" w:fill="E3F2FD"/>
            </w:pPr>
            <w:r>
              <w:rPr>
                <w:b/>
                <w:bCs/>
                <w:color w:val="1976D2"/>
              </w:rPr>
              <w:t>STUDY</w:t>
            </w:r>
          </w:p>
          <w:p w14:paraId="2CD732E2" w14:textId="77777777" w:rsidR="001A20E6" w:rsidRDefault="00000000">
            <w:pPr>
              <w:pStyle w:val="TableCellTaskDetails"/>
            </w:pPr>
            <w:r>
              <w:t>• Revision - Indian Renaissance (H03/03) — 30m</w:t>
            </w:r>
          </w:p>
          <w:p w14:paraId="56C7DC8B" w14:textId="77777777" w:rsidR="001A20E6" w:rsidRDefault="00000000">
            <w:pPr>
              <w:pStyle w:val="TableCellTaskBadge"/>
              <w:shd w:val="clear" w:color="auto" w:fill="FCE4EC"/>
            </w:pPr>
            <w:r>
              <w:rPr>
                <w:b/>
                <w:bCs/>
                <w:color w:val="C2185B"/>
              </w:rPr>
              <w:t>REVISION</w:t>
            </w:r>
          </w:p>
          <w:p w14:paraId="4C64B589" w14:textId="77777777" w:rsidR="001A20E6" w:rsidRDefault="00000000">
            <w:pPr>
              <w:pStyle w:val="TableCellTaskDetails"/>
            </w:pPr>
            <w:r>
              <w:t>• Revision - Pre-congress associations and formation of INC; INC Sessions (H03/04) — 30m</w:t>
            </w:r>
          </w:p>
          <w:p w14:paraId="4E9517F8" w14:textId="77777777" w:rsidR="001A20E6" w:rsidRDefault="00000000">
            <w:pPr>
              <w:pStyle w:val="TableCellTaskBadge"/>
              <w:shd w:val="clear" w:color="auto" w:fill="FCE4EC"/>
            </w:pPr>
            <w:r>
              <w:rPr>
                <w:b/>
                <w:bCs/>
                <w:color w:val="C2185B"/>
              </w:rPr>
              <w:t>REVISION</w:t>
            </w:r>
          </w:p>
          <w:p w14:paraId="48C55EB5" w14:textId="77777777" w:rsidR="001A20E6" w:rsidRDefault="00000000">
            <w:pPr>
              <w:pStyle w:val="TableCellTaskDetails"/>
            </w:pPr>
            <w:r>
              <w:t>• Revision - Moderate phase (H03/05) — 30m</w:t>
            </w:r>
          </w:p>
          <w:p w14:paraId="56CF28E2" w14:textId="77777777" w:rsidR="001A20E6" w:rsidRDefault="00000000">
            <w:pPr>
              <w:pStyle w:val="TableCellTaskBadge"/>
              <w:shd w:val="clear" w:color="auto" w:fill="FCE4EC"/>
            </w:pPr>
            <w:r>
              <w:rPr>
                <w:b/>
                <w:bCs/>
                <w:color w:val="C2185B"/>
              </w:rPr>
              <w:t>REVISION</w:t>
            </w:r>
          </w:p>
          <w:p w14:paraId="64604BDA" w14:textId="77777777" w:rsidR="001A20E6" w:rsidRDefault="00000000">
            <w:pPr>
              <w:pStyle w:val="TableCellTaskDetails"/>
            </w:pPr>
            <w:r>
              <w:t>• Practice - Extremist Phase (H03/06) — 30m</w:t>
            </w:r>
          </w:p>
          <w:p w14:paraId="5D4ADDA9"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1C2672B7" w14:textId="77777777" w:rsidR="001A20E6" w:rsidRDefault="001A20E6"/>
        </w:tc>
      </w:tr>
    </w:tbl>
    <w:p w14:paraId="79283D1E" w14:textId="77777777" w:rsidR="001A20E6" w:rsidRDefault="001A20E6">
      <w:pPr>
        <w:spacing w:after="400"/>
      </w:pPr>
    </w:p>
    <w:p w14:paraId="17BDB13F" w14:textId="77777777" w:rsidR="001A20E6" w:rsidRDefault="00000000">
      <w:pPr>
        <w:pStyle w:val="ResourceTitle"/>
      </w:pPr>
      <w:r>
        <w:t>📚 Resources for May 30 - Jun 05</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54DF35C8" w14:textId="77777777">
        <w:tc>
          <w:tcPr>
            <w:tcW w:w="1650" w:type="pct"/>
            <w:tcBorders>
              <w:bottom w:val="single" w:sz="2" w:space="0" w:color="D1D5DB"/>
              <w:right w:val="single" w:sz="2" w:space="0" w:color="D1D5DB"/>
            </w:tcBorders>
            <w:tcMar>
              <w:top w:w="200" w:type="dxa"/>
              <w:left w:w="150" w:type="dxa"/>
              <w:bottom w:w="200" w:type="dxa"/>
              <w:right w:w="150" w:type="dxa"/>
            </w:tcMar>
          </w:tcPr>
          <w:p w14:paraId="63456F6A" w14:textId="77777777" w:rsidR="001A20E6" w:rsidRDefault="00000000">
            <w:pPr>
              <w:pStyle w:val="TableCellSubjectName"/>
            </w:pPr>
            <w:r>
              <w:t>Sociology</w:t>
            </w:r>
          </w:p>
          <w:p w14:paraId="79D011D1" w14:textId="77777777" w:rsidR="001A20E6" w:rsidRDefault="00000000">
            <w:pPr>
              <w:pStyle w:val="TableCellCategoryTitle"/>
            </w:pPr>
            <w:r>
              <w:t>📝 Practice Materials</w:t>
            </w:r>
          </w:p>
          <w:p w14:paraId="3E4876BD" w14:textId="77777777" w:rsidR="001A20E6" w:rsidRDefault="00000000">
            <w:pPr>
              <w:pStyle w:val="TableCellResourceItem"/>
            </w:pPr>
            <w:r>
              <w:t>• La Excellence Sociology Material</w:t>
            </w:r>
          </w:p>
          <w:p w14:paraId="7CFFF537" w14:textId="77777777" w:rsidR="001A20E6" w:rsidRDefault="00000000">
            <w:pPr>
              <w:pStyle w:val="TableCellResourceItem"/>
            </w:pPr>
            <w:r>
              <w:t>• Mains RRP + Prelims RRP</w:t>
            </w:r>
          </w:p>
          <w:p w14:paraId="026F46E8" w14:textId="77777777" w:rsidR="001A20E6" w:rsidRDefault="00000000">
            <w:pPr>
              <w:pStyle w:val="TableCellResourceItem"/>
            </w:pPr>
            <w:r>
              <w:t>• Prelims &amp; Mains Workbooks</w:t>
            </w:r>
          </w:p>
          <w:p w14:paraId="01FFD26E" w14:textId="77777777" w:rsidR="001A20E6" w:rsidRDefault="00000000">
            <w:pPr>
              <w:pStyle w:val="TableCellResourceItem"/>
            </w:pPr>
            <w:r>
              <w:t>• Previous Year Question Papers</w:t>
            </w:r>
          </w:p>
          <w:p w14:paraId="4E387684" w14:textId="77777777" w:rsidR="001A20E6" w:rsidRDefault="00000000">
            <w:pPr>
              <w:pStyle w:val="TableCellResourceItem"/>
            </w:pPr>
            <w:r>
              <w:t>• Mock Tests</w:t>
            </w:r>
          </w:p>
          <w:p w14:paraId="67278B66" w14:textId="77777777" w:rsidR="001A20E6" w:rsidRDefault="00000000">
            <w:pPr>
              <w:pStyle w:val="TableCellResourceItem"/>
            </w:pPr>
            <w:r>
              <w:t>• La Excellence Indian Society Material</w:t>
            </w:r>
          </w:p>
          <w:p w14:paraId="731BBE5D" w14:textId="77777777" w:rsidR="001A20E6" w:rsidRDefault="00000000">
            <w:pPr>
              <w:pStyle w:val="TableCellResourceItem"/>
            </w:pPr>
            <w:r>
              <w:t>• Mains Workbook - Paper I</w:t>
            </w:r>
          </w:p>
          <w:p w14:paraId="0A62EEB9" w14:textId="77777777" w:rsidR="001A20E6" w:rsidRDefault="00000000">
            <w:pPr>
              <w:pStyle w:val="TableCellResourceItem"/>
            </w:pPr>
            <w:r>
              <w:t>• La Excellence Social Change Material</w:t>
            </w:r>
          </w:p>
          <w:p w14:paraId="106CE921" w14:textId="77777777" w:rsidR="001A20E6" w:rsidRDefault="00000000">
            <w:pPr>
              <w:pStyle w:val="TableCellResourceItem"/>
            </w:pPr>
            <w:r>
              <w:t>• Mains Workbook - Paper II</w:t>
            </w:r>
          </w:p>
          <w:p w14:paraId="3D385A20" w14:textId="77777777" w:rsidR="001A20E6" w:rsidRDefault="00000000">
            <w:pPr>
              <w:pStyle w:val="TableCellResourceItem"/>
            </w:pPr>
            <w:r>
              <w:t>• La Excellence Sociology of Religion Material</w:t>
            </w:r>
          </w:p>
          <w:p w14:paraId="35E64DE0" w14:textId="77777777" w:rsidR="001A20E6" w:rsidRDefault="00000000">
            <w:pPr>
              <w:pStyle w:val="TableCellResourceItem"/>
            </w:pPr>
            <w:r>
              <w:t>• Mains Workbook</w:t>
            </w:r>
          </w:p>
          <w:p w14:paraId="5F465274" w14:textId="77777777" w:rsidR="001A20E6" w:rsidRDefault="00000000">
            <w:pPr>
              <w:pStyle w:val="TableCellResourceItem"/>
            </w:pPr>
            <w:r>
              <w:t>• La Excellence Sociology of Education Material</w:t>
            </w:r>
          </w:p>
          <w:p w14:paraId="27D6224E" w14:textId="77777777" w:rsidR="001A20E6" w:rsidRDefault="00000000">
            <w:pPr>
              <w:pStyle w:val="TableCellResourceItem"/>
            </w:pPr>
            <w:r>
              <w:t>• Mains Workbook</w:t>
            </w:r>
          </w:p>
          <w:p w14:paraId="5CEECEF8" w14:textId="77777777" w:rsidR="001A20E6" w:rsidRDefault="00000000">
            <w:pPr>
              <w:pStyle w:val="TableCellResourceItem"/>
            </w:pPr>
            <w:r>
              <w:t>• La Excellence Social Stratification Material</w:t>
            </w:r>
          </w:p>
          <w:p w14:paraId="5086E89E" w14:textId="77777777" w:rsidR="001A20E6" w:rsidRDefault="00000000">
            <w:pPr>
              <w:pStyle w:val="TableCellResourceItem"/>
            </w:pPr>
            <w:r>
              <w:t>• Mains Workbook</w:t>
            </w:r>
          </w:p>
          <w:p w14:paraId="6296DE25" w14:textId="77777777" w:rsidR="001A20E6" w:rsidRDefault="00000000">
            <w:pPr>
              <w:pStyle w:val="TableCellResourceItem"/>
            </w:pPr>
            <w:r>
              <w:t>• La Excellence Gender Studies Material</w:t>
            </w:r>
          </w:p>
          <w:p w14:paraId="50D52F18" w14:textId="77777777" w:rsidR="001A20E6" w:rsidRDefault="00000000">
            <w:pPr>
              <w:pStyle w:val="TableCellResourceItem"/>
            </w:pPr>
            <w:r>
              <w:t>• Mains Workbook</w:t>
            </w:r>
          </w:p>
          <w:p w14:paraId="1D7C9D03" w14:textId="77777777" w:rsidR="001A20E6" w:rsidRDefault="00000000">
            <w:pPr>
              <w:pStyle w:val="TableCellResourceItem"/>
            </w:pPr>
            <w:r>
              <w:t>• La Excellence Urban Sociology Material</w:t>
            </w:r>
          </w:p>
          <w:p w14:paraId="50A04824" w14:textId="77777777" w:rsidR="001A20E6" w:rsidRDefault="00000000">
            <w:pPr>
              <w:pStyle w:val="TableCellResourceItem"/>
            </w:pPr>
            <w:r>
              <w:t>• Mains Workbook</w:t>
            </w:r>
          </w:p>
          <w:p w14:paraId="2FFC74EE" w14:textId="77777777" w:rsidR="001A20E6" w:rsidRDefault="00000000">
            <w:pPr>
              <w:pStyle w:val="TableCellResourceItem"/>
            </w:pPr>
            <w:r>
              <w:t>• La Excellence Rural Sociology Material</w:t>
            </w:r>
          </w:p>
          <w:p w14:paraId="031E9EDD" w14:textId="77777777" w:rsidR="001A20E6" w:rsidRDefault="00000000">
            <w:pPr>
              <w:pStyle w:val="TableCellResourceItem"/>
            </w:pPr>
            <w:r>
              <w:t>• Mains Workbook</w:t>
            </w:r>
          </w:p>
          <w:p w14:paraId="48C133F0" w14:textId="77777777" w:rsidR="001A20E6" w:rsidRDefault="00000000">
            <w:pPr>
              <w:pStyle w:val="TableCellResourceItem"/>
            </w:pPr>
            <w:r>
              <w:t>• La Excellence Social Movements Material</w:t>
            </w:r>
          </w:p>
          <w:p w14:paraId="36F26C1C" w14:textId="77777777" w:rsidR="001A20E6" w:rsidRDefault="00000000">
            <w:pPr>
              <w:pStyle w:val="TableCellResourceItem"/>
            </w:pPr>
            <w:r>
              <w:t>• Mains Workbook</w:t>
            </w:r>
          </w:p>
          <w:p w14:paraId="0D2A4A90" w14:textId="77777777" w:rsidR="001A20E6" w:rsidRDefault="00000000">
            <w:pPr>
              <w:pStyle w:val="TableCellResourceItem"/>
            </w:pPr>
            <w:r>
              <w:t>• La Excellence Sociology of Health Material</w:t>
            </w:r>
          </w:p>
          <w:p w14:paraId="2A7B285E" w14:textId="77777777" w:rsidR="001A20E6" w:rsidRDefault="00000000">
            <w:pPr>
              <w:pStyle w:val="TableCellResourceItem"/>
            </w:pPr>
            <w:r>
              <w:t>• Mains Workbook</w:t>
            </w:r>
          </w:p>
          <w:p w14:paraId="51C85E83" w14:textId="77777777" w:rsidR="001A20E6" w:rsidRDefault="00000000">
            <w:pPr>
              <w:pStyle w:val="TableCellResourceItem"/>
            </w:pPr>
            <w:r>
              <w:t>• La Excellence Sociology of Law Material</w:t>
            </w:r>
          </w:p>
          <w:p w14:paraId="0EDEA28E" w14:textId="77777777" w:rsidR="001A20E6" w:rsidRDefault="00000000">
            <w:pPr>
              <w:pStyle w:val="TableCellResourceItem"/>
            </w:pPr>
            <w:r>
              <w:t>• Mains Workbook</w:t>
            </w:r>
          </w:p>
          <w:p w14:paraId="0E0EE8B2" w14:textId="77777777" w:rsidR="001A20E6" w:rsidRDefault="00000000">
            <w:pPr>
              <w:pStyle w:val="TableCellResourceItem"/>
            </w:pPr>
            <w:r>
              <w:t>• La Excellence Sociology of Media Material</w:t>
            </w:r>
          </w:p>
          <w:p w14:paraId="6D01B699" w14:textId="77777777" w:rsidR="001A20E6" w:rsidRDefault="00000000">
            <w:pPr>
              <w:pStyle w:val="TableCellResourceItem"/>
            </w:pPr>
            <w:r>
              <w:t>• Mains Workbook</w:t>
            </w:r>
          </w:p>
          <w:p w14:paraId="75C705CA" w14:textId="77777777" w:rsidR="001A20E6" w:rsidRDefault="00000000">
            <w:pPr>
              <w:pStyle w:val="TableCellResourceItem"/>
            </w:pPr>
            <w:r>
              <w:t>• La Excellence Sociology of Science Material</w:t>
            </w:r>
          </w:p>
          <w:p w14:paraId="6F35FA1C" w14:textId="77777777" w:rsidR="001A20E6" w:rsidRDefault="00000000">
            <w:pPr>
              <w:pStyle w:val="TableCellResourceItem"/>
            </w:pPr>
            <w:r>
              <w:t>• Mains Workbook</w:t>
            </w:r>
          </w:p>
          <w:p w14:paraId="04C8FB63" w14:textId="77777777" w:rsidR="001A20E6" w:rsidRDefault="00000000">
            <w:pPr>
              <w:pStyle w:val="TableCellResourceItem"/>
            </w:pPr>
            <w:r>
              <w:t>• La Excellence Sociology of Environment Material</w:t>
            </w:r>
          </w:p>
          <w:p w14:paraId="2D60B824" w14:textId="77777777" w:rsidR="001A20E6" w:rsidRDefault="00000000">
            <w:pPr>
              <w:pStyle w:val="TableCellResourceItem"/>
            </w:pPr>
            <w:r>
              <w:t>• Mains Workbook</w:t>
            </w:r>
          </w:p>
          <w:p w14:paraId="7285193D" w14:textId="77777777" w:rsidR="001A20E6" w:rsidRDefault="00000000">
            <w:pPr>
              <w:pStyle w:val="TableCellResourceItem"/>
            </w:pPr>
            <w:r>
              <w:t>• La Excellence Sociology of Globalization Material</w:t>
            </w:r>
          </w:p>
          <w:p w14:paraId="77262308" w14:textId="77777777" w:rsidR="001A20E6" w:rsidRDefault="00000000">
            <w:pPr>
              <w:pStyle w:val="TableCellResourceItem"/>
            </w:pPr>
            <w:r>
              <w:t>• Mains Workbook</w:t>
            </w:r>
          </w:p>
          <w:p w14:paraId="0D1ADD13" w14:textId="77777777" w:rsidR="001A20E6" w:rsidRDefault="00000000">
            <w:pPr>
              <w:pStyle w:val="TableCellResourceItem"/>
            </w:pPr>
            <w:r>
              <w:t>• La Excellence Sociology of Work Material</w:t>
            </w:r>
          </w:p>
          <w:p w14:paraId="5A9FDC6C" w14:textId="77777777" w:rsidR="001A20E6" w:rsidRDefault="00000000">
            <w:pPr>
              <w:pStyle w:val="TableCellResourceItem"/>
            </w:pPr>
            <w:r>
              <w:t>• Mains Workbook</w:t>
            </w:r>
          </w:p>
          <w:p w14:paraId="41D7EFC1" w14:textId="77777777" w:rsidR="001A20E6" w:rsidRDefault="00000000">
            <w:pPr>
              <w:pStyle w:val="TableCellCategoryTitle"/>
            </w:pPr>
            <w:r>
              <w:t>📰 Current Affairs</w:t>
            </w:r>
          </w:p>
          <w:p w14:paraId="141594C2" w14:textId="77777777" w:rsidR="001A20E6" w:rsidRDefault="00000000">
            <w:pPr>
              <w:pStyle w:val="TableCellResourceItem"/>
            </w:pPr>
            <w:r>
              <w:t>• Indian Sociological Review</w:t>
            </w:r>
          </w:p>
          <w:p w14:paraId="1AF8A18F" w14:textId="77777777" w:rsidR="001A20E6" w:rsidRDefault="00000000">
            <w:pPr>
              <w:pStyle w:val="TableCellResourceItem"/>
            </w:pPr>
            <w:r>
              <w:t>• Economic and Political Weekly (EPW)</w:t>
            </w:r>
          </w:p>
          <w:p w14:paraId="4F5A9E93" w14:textId="77777777" w:rsidR="001A20E6" w:rsidRDefault="00000000">
            <w:pPr>
              <w:pStyle w:val="TableCellResourceItem"/>
            </w:pPr>
            <w:r>
              <w:t>• Newspapers (The Hindu, Indian Express - Social issues)</w:t>
            </w:r>
          </w:p>
          <w:p w14:paraId="62824D02" w14:textId="77777777" w:rsidR="001A20E6" w:rsidRDefault="00000000">
            <w:pPr>
              <w:pStyle w:val="TableCellResourceItem"/>
            </w:pPr>
            <w:r>
              <w:t>• Yojana Magazine</w:t>
            </w:r>
          </w:p>
          <w:p w14:paraId="3BD13D3D" w14:textId="77777777" w:rsidR="001A20E6" w:rsidRDefault="00000000">
            <w:pPr>
              <w:pStyle w:val="TableCellResourceItem"/>
            </w:pPr>
            <w:r>
              <w:t>• Kurukshetra Magazine</w:t>
            </w:r>
          </w:p>
          <w:p w14:paraId="65271C22" w14:textId="77777777" w:rsidR="001A20E6" w:rsidRDefault="00000000">
            <w:pPr>
              <w:pStyle w:val="TableCellResourceItem"/>
            </w:pPr>
            <w:r>
              <w:t>• Social Watch India Reports</w:t>
            </w:r>
          </w:p>
          <w:p w14:paraId="286F2F6D" w14:textId="77777777" w:rsidR="001A20E6" w:rsidRDefault="00000000">
            <w:pPr>
              <w:pStyle w:val="TableCellResourceItem"/>
            </w:pPr>
            <w:r>
              <w:t>• NSSO Reports</w:t>
            </w:r>
          </w:p>
          <w:p w14:paraId="4C7B31BA" w14:textId="77777777" w:rsidR="001A20E6" w:rsidRDefault="00000000">
            <w:pPr>
              <w:pStyle w:val="TableCellResourceItem"/>
            </w:pPr>
            <w:r>
              <w:t>• NFHS Reports</w:t>
            </w:r>
          </w:p>
          <w:p w14:paraId="2D2F9133" w14:textId="77777777" w:rsidR="001A20E6" w:rsidRDefault="00000000">
            <w:pPr>
              <w:pStyle w:val="TableCellResourceItem"/>
            </w:pPr>
            <w:r>
              <w:t>• EPW Articles on Indian Society</w:t>
            </w:r>
          </w:p>
          <w:p w14:paraId="14E22932" w14:textId="77777777" w:rsidR="001A20E6" w:rsidRDefault="00000000">
            <w:pPr>
              <w:pStyle w:val="TableCellResourceItem"/>
            </w:pPr>
            <w:r>
              <w:t>• Census Reports</w:t>
            </w:r>
          </w:p>
          <w:p w14:paraId="43532A92" w14:textId="77777777" w:rsidR="001A20E6" w:rsidRDefault="00000000">
            <w:pPr>
              <w:pStyle w:val="TableCellResourceItem"/>
            </w:pPr>
            <w:r>
              <w:t>• Social Development Reports</w:t>
            </w:r>
          </w:p>
          <w:p w14:paraId="689500D9" w14:textId="77777777" w:rsidR="001A20E6" w:rsidRDefault="00000000">
            <w:pPr>
              <w:pStyle w:val="TableCellResourceItem"/>
            </w:pPr>
            <w:r>
              <w:t>• Planning Commission Reports</w:t>
            </w:r>
          </w:p>
          <w:p w14:paraId="374E6E8F" w14:textId="77777777" w:rsidR="001A20E6" w:rsidRDefault="00000000">
            <w:pPr>
              <w:pStyle w:val="TableCellResourceItem"/>
            </w:pPr>
            <w:r>
              <w:t>• NITI Aayog Reports</w:t>
            </w:r>
          </w:p>
          <w:p w14:paraId="56F422BD" w14:textId="77777777" w:rsidR="001A20E6" w:rsidRDefault="00000000">
            <w:pPr>
              <w:pStyle w:val="TableCellResourceItem"/>
            </w:pPr>
            <w:r>
              <w:t>• World Bank Reports on India</w:t>
            </w:r>
          </w:p>
          <w:p w14:paraId="6EE58EBD" w14:textId="77777777" w:rsidR="001A20E6" w:rsidRDefault="00000000">
            <w:pPr>
              <w:pStyle w:val="TableCellResourceItem"/>
            </w:pPr>
            <w:r>
              <w:t>• Religious Demographics Reports</w:t>
            </w:r>
          </w:p>
          <w:p w14:paraId="77A1DFF1" w14:textId="77777777" w:rsidR="001A20E6" w:rsidRDefault="00000000">
            <w:pPr>
              <w:pStyle w:val="TableCellResourceItem"/>
            </w:pPr>
            <w:r>
              <w:t>• Minority Commission Reports</w:t>
            </w:r>
          </w:p>
          <w:p w14:paraId="18192759" w14:textId="77777777" w:rsidR="001A20E6" w:rsidRDefault="00000000">
            <w:pPr>
              <w:pStyle w:val="TableCellResourceItem"/>
            </w:pPr>
            <w:r>
              <w:t>• ASER Reports</w:t>
            </w:r>
          </w:p>
          <w:p w14:paraId="1807527B" w14:textId="77777777" w:rsidR="001A20E6" w:rsidRDefault="00000000">
            <w:pPr>
              <w:pStyle w:val="TableCellResourceItem"/>
            </w:pPr>
            <w:r>
              <w:t>• NEP 2020</w:t>
            </w:r>
          </w:p>
          <w:p w14:paraId="6BF407A8" w14:textId="77777777" w:rsidR="001A20E6" w:rsidRDefault="00000000">
            <w:pPr>
              <w:pStyle w:val="TableCellResourceItem"/>
            </w:pPr>
            <w:r>
              <w:t>• Education Statistics Reports</w:t>
            </w:r>
          </w:p>
          <w:p w14:paraId="0BD6A31B" w14:textId="77777777" w:rsidR="001A20E6" w:rsidRDefault="00000000">
            <w:pPr>
              <w:pStyle w:val="TableCellResourceItem"/>
            </w:pPr>
            <w:r>
              <w:t>• Sachar Committee Report</w:t>
            </w:r>
          </w:p>
          <w:p w14:paraId="443C0C03" w14:textId="77777777" w:rsidR="001A20E6" w:rsidRDefault="00000000">
            <w:pPr>
              <w:pStyle w:val="TableCellResourceItem"/>
            </w:pPr>
            <w:r>
              <w:t>• Mandal Commission Report</w:t>
            </w:r>
          </w:p>
          <w:p w14:paraId="4EA5BAB0" w14:textId="77777777" w:rsidR="001A20E6" w:rsidRDefault="00000000">
            <w:pPr>
              <w:pStyle w:val="TableCellResourceItem"/>
            </w:pPr>
            <w:r>
              <w:t>• Caste Census Data</w:t>
            </w:r>
          </w:p>
          <w:p w14:paraId="46F7C57C" w14:textId="77777777" w:rsidR="001A20E6" w:rsidRDefault="00000000">
            <w:pPr>
              <w:pStyle w:val="TableCellResourceItem"/>
            </w:pPr>
            <w:r>
              <w:t>• Gender Budget Reports</w:t>
            </w:r>
          </w:p>
          <w:p w14:paraId="2A5FEDD4" w14:textId="77777777" w:rsidR="001A20E6" w:rsidRDefault="00000000">
            <w:pPr>
              <w:pStyle w:val="TableCellResourceItem"/>
            </w:pPr>
            <w:r>
              <w:t>• Women and Child Development Ministry Reports</w:t>
            </w:r>
          </w:p>
          <w:p w14:paraId="3D33B84E" w14:textId="77777777" w:rsidR="001A20E6" w:rsidRDefault="00000000">
            <w:pPr>
              <w:pStyle w:val="TableCellResourceItem"/>
            </w:pPr>
            <w:r>
              <w:t>• NFHS Gender Data</w:t>
            </w:r>
          </w:p>
          <w:p w14:paraId="04325D75" w14:textId="77777777" w:rsidR="001A20E6" w:rsidRDefault="00000000">
            <w:pPr>
              <w:pStyle w:val="TableCellResourceItem"/>
            </w:pPr>
            <w:r>
              <w:t>• Census Urban Data</w:t>
            </w:r>
          </w:p>
          <w:p w14:paraId="1B38122B" w14:textId="77777777" w:rsidR="001A20E6" w:rsidRDefault="00000000">
            <w:pPr>
              <w:pStyle w:val="TableCellResourceItem"/>
            </w:pPr>
            <w:r>
              <w:t>• Smart Cities Mission Reports</w:t>
            </w:r>
          </w:p>
          <w:p w14:paraId="511DCC18" w14:textId="77777777" w:rsidR="001A20E6" w:rsidRDefault="00000000">
            <w:pPr>
              <w:pStyle w:val="TableCellResourceItem"/>
            </w:pPr>
            <w:r>
              <w:t>• Urban Development Ministry Reports</w:t>
            </w:r>
          </w:p>
          <w:p w14:paraId="7F2B91B4" w14:textId="77777777" w:rsidR="001A20E6" w:rsidRDefault="00000000">
            <w:pPr>
              <w:pStyle w:val="TableCellResourceItem"/>
            </w:pPr>
            <w:r>
              <w:t>• Rural Development Ministry Reports</w:t>
            </w:r>
          </w:p>
          <w:p w14:paraId="45819030" w14:textId="77777777" w:rsidR="001A20E6" w:rsidRDefault="00000000">
            <w:pPr>
              <w:pStyle w:val="TableCellResourceItem"/>
            </w:pPr>
            <w:r>
              <w:t>• MGNREGA Reports</w:t>
            </w:r>
          </w:p>
          <w:p w14:paraId="16856D90" w14:textId="77777777" w:rsidR="001A20E6" w:rsidRDefault="00000000">
            <w:pPr>
              <w:pStyle w:val="TableCellResourceItem"/>
            </w:pPr>
            <w:r>
              <w:t>• Panchayati Raj Statistics</w:t>
            </w:r>
          </w:p>
          <w:p w14:paraId="17C8E4E9" w14:textId="77777777" w:rsidR="001A20E6" w:rsidRDefault="00000000">
            <w:pPr>
              <w:pStyle w:val="TableCellResourceItem"/>
            </w:pPr>
            <w:r>
              <w:t>• Social Movement Case Studies</w:t>
            </w:r>
          </w:p>
          <w:p w14:paraId="11028FF2" w14:textId="77777777" w:rsidR="001A20E6" w:rsidRDefault="00000000">
            <w:pPr>
              <w:pStyle w:val="TableCellResourceItem"/>
            </w:pPr>
            <w:r>
              <w:t>• Civil Society Reports</w:t>
            </w:r>
          </w:p>
          <w:p w14:paraId="2A58ED77" w14:textId="77777777" w:rsidR="001A20E6" w:rsidRDefault="00000000">
            <w:pPr>
              <w:pStyle w:val="TableCellResourceItem"/>
            </w:pPr>
            <w:r>
              <w:t>• Human Rights Reports</w:t>
            </w:r>
          </w:p>
          <w:p w14:paraId="309AAAB3" w14:textId="77777777" w:rsidR="001A20E6" w:rsidRDefault="00000000">
            <w:pPr>
              <w:pStyle w:val="TableCellResourceItem"/>
            </w:pPr>
            <w:r>
              <w:t>• Health Ministry Reports</w:t>
            </w:r>
          </w:p>
          <w:p w14:paraId="38935EE8" w14:textId="77777777" w:rsidR="001A20E6" w:rsidRDefault="00000000">
            <w:pPr>
              <w:pStyle w:val="TableCellResourceItem"/>
            </w:pPr>
            <w:r>
              <w:t>• WHO Reports on India</w:t>
            </w:r>
          </w:p>
          <w:p w14:paraId="08ACC7DF" w14:textId="77777777" w:rsidR="001A20E6" w:rsidRDefault="00000000">
            <w:pPr>
              <w:pStyle w:val="TableCellResourceItem"/>
            </w:pPr>
            <w:r>
              <w:t>• Ayushman Bharat Reports</w:t>
            </w:r>
          </w:p>
          <w:p w14:paraId="677C6477" w14:textId="77777777" w:rsidR="001A20E6" w:rsidRDefault="00000000">
            <w:pPr>
              <w:pStyle w:val="TableCellResourceItem"/>
            </w:pPr>
            <w:r>
              <w:t>• Law Commission Reports</w:t>
            </w:r>
          </w:p>
          <w:p w14:paraId="2A271AC0" w14:textId="77777777" w:rsidR="001A20E6" w:rsidRDefault="00000000">
            <w:pPr>
              <w:pStyle w:val="TableCellResourceItem"/>
            </w:pPr>
            <w:r>
              <w:t>• Supreme Court Judgments</w:t>
            </w:r>
          </w:p>
          <w:p w14:paraId="3939F258" w14:textId="77777777" w:rsidR="001A20E6" w:rsidRDefault="00000000">
            <w:pPr>
              <w:pStyle w:val="TableCellResourceItem"/>
            </w:pPr>
            <w:r>
              <w:t>• Legal Aid Reports</w:t>
            </w:r>
          </w:p>
          <w:p w14:paraId="7F12F574" w14:textId="77777777" w:rsidR="001A20E6" w:rsidRDefault="00000000">
            <w:pPr>
              <w:pStyle w:val="TableCellResourceItem"/>
            </w:pPr>
            <w:r>
              <w:t>• Media Reports</w:t>
            </w:r>
          </w:p>
          <w:p w14:paraId="155F5B07" w14:textId="77777777" w:rsidR="001A20E6" w:rsidRDefault="00000000">
            <w:pPr>
              <w:pStyle w:val="TableCellResourceItem"/>
            </w:pPr>
            <w:r>
              <w:t>• Broadcasting Ministry Reports</w:t>
            </w:r>
          </w:p>
          <w:p w14:paraId="0633E700" w14:textId="77777777" w:rsidR="001A20E6" w:rsidRDefault="00000000">
            <w:pPr>
              <w:pStyle w:val="TableCellResourceItem"/>
            </w:pPr>
            <w:r>
              <w:t>• Social Media Impact Studies</w:t>
            </w:r>
          </w:p>
          <w:p w14:paraId="10319B1B" w14:textId="77777777" w:rsidR="001A20E6" w:rsidRDefault="00000000">
            <w:pPr>
              <w:pStyle w:val="TableCellResourceItem"/>
            </w:pPr>
            <w:r>
              <w:t>• Science and Technology Ministry Reports</w:t>
            </w:r>
          </w:p>
          <w:p w14:paraId="5A1825D0" w14:textId="77777777" w:rsidR="001A20E6" w:rsidRDefault="00000000">
            <w:pPr>
              <w:pStyle w:val="TableCellResourceItem"/>
            </w:pPr>
            <w:r>
              <w:t>• ISRO Reports</w:t>
            </w:r>
          </w:p>
          <w:p w14:paraId="6B6F6F95" w14:textId="77777777" w:rsidR="001A20E6" w:rsidRDefault="00000000">
            <w:pPr>
              <w:pStyle w:val="TableCellResourceItem"/>
            </w:pPr>
            <w:r>
              <w:t>• Digital India Reports</w:t>
            </w:r>
          </w:p>
          <w:p w14:paraId="2D188ADC" w14:textId="77777777" w:rsidR="001A20E6" w:rsidRDefault="00000000">
            <w:pPr>
              <w:pStyle w:val="TableCellResourceItem"/>
            </w:pPr>
            <w:r>
              <w:t>• Environment Ministry Reports</w:t>
            </w:r>
          </w:p>
          <w:p w14:paraId="2193EAC6" w14:textId="77777777" w:rsidR="001A20E6" w:rsidRDefault="00000000">
            <w:pPr>
              <w:pStyle w:val="TableCellResourceItem"/>
            </w:pPr>
            <w:r>
              <w:t>• Climate Change Reports</w:t>
            </w:r>
          </w:p>
          <w:p w14:paraId="42A26108" w14:textId="77777777" w:rsidR="001A20E6" w:rsidRDefault="00000000">
            <w:pPr>
              <w:pStyle w:val="TableCellResourceItem"/>
            </w:pPr>
            <w:r>
              <w:t>• Sustainable Development Reports</w:t>
            </w:r>
          </w:p>
          <w:p w14:paraId="6A714519" w14:textId="77777777" w:rsidR="001A20E6" w:rsidRDefault="00000000">
            <w:pPr>
              <w:pStyle w:val="TableCellResourceItem"/>
            </w:pPr>
            <w:r>
              <w:t>• WTO Reports</w:t>
            </w:r>
          </w:p>
          <w:p w14:paraId="1674BE14" w14:textId="77777777" w:rsidR="001A20E6" w:rsidRDefault="00000000">
            <w:pPr>
              <w:pStyle w:val="TableCellResourceItem"/>
            </w:pPr>
            <w:r>
              <w:t>• Globalization Impact Studies</w:t>
            </w:r>
          </w:p>
          <w:p w14:paraId="17ACD19F" w14:textId="77777777" w:rsidR="001A20E6" w:rsidRDefault="00000000">
            <w:pPr>
              <w:pStyle w:val="TableCellResourceItem"/>
            </w:pPr>
            <w:r>
              <w:t>• International Migration Reports</w:t>
            </w:r>
          </w:p>
          <w:p w14:paraId="5BF277C2" w14:textId="77777777" w:rsidR="001A20E6" w:rsidRDefault="00000000">
            <w:pPr>
              <w:pStyle w:val="TableCellResourceItem"/>
            </w:pPr>
            <w:r>
              <w:t>• Labor Ministry Reports</w:t>
            </w:r>
          </w:p>
          <w:p w14:paraId="7FE933C0" w14:textId="77777777" w:rsidR="001A20E6" w:rsidRDefault="00000000">
            <w:pPr>
              <w:pStyle w:val="TableCellResourceItem"/>
            </w:pPr>
            <w:r>
              <w:t>• Industrial Relations Reports</w:t>
            </w:r>
          </w:p>
          <w:p w14:paraId="30734AA1"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5202E252" w14:textId="77777777" w:rsidR="001A20E6" w:rsidRDefault="00000000">
            <w:pPr>
              <w:pStyle w:val="TableCellSubjectName"/>
            </w:pPr>
            <w:r>
              <w:t>History-Modern</w:t>
            </w:r>
          </w:p>
          <w:p w14:paraId="53B149D7" w14:textId="77777777" w:rsidR="001A20E6" w:rsidRDefault="00000000">
            <w:pPr>
              <w:pStyle w:val="TableCellCategoryTitle"/>
            </w:pPr>
            <w:r>
              <w:t>📚 Primary Books</w:t>
            </w:r>
          </w:p>
          <w:p w14:paraId="536AA614" w14:textId="77777777" w:rsidR="001A20E6" w:rsidRDefault="00000000">
            <w:pPr>
              <w:pStyle w:val="TableCellResourceItem"/>
            </w:pPr>
            <w:r>
              <w:t>• NCERT Class VIII - Our Past - III - How, When and Where</w:t>
            </w:r>
          </w:p>
          <w:p w14:paraId="3D723976" w14:textId="77777777" w:rsidR="001A20E6" w:rsidRDefault="00000000">
            <w:pPr>
              <w:pStyle w:val="TableCellResourceItem"/>
            </w:pPr>
            <w:r>
              <w:t>• Old NCERT - Modern India by Bipan Chandra - The Decline of the Mughal Empire</w:t>
            </w:r>
          </w:p>
          <w:p w14:paraId="621348CB" w14:textId="77777777" w:rsidR="001A20E6" w:rsidRDefault="00000000">
            <w:pPr>
              <w:pStyle w:val="TableCellCategoryTitle"/>
            </w:pPr>
            <w:r>
              <w:t>📝 Practice Materials</w:t>
            </w:r>
          </w:p>
          <w:p w14:paraId="18DC874A" w14:textId="77777777" w:rsidR="001A20E6" w:rsidRDefault="00000000">
            <w:pPr>
              <w:pStyle w:val="TableCellResourceItem"/>
            </w:pPr>
            <w:r>
              <w:t>• La Excellence Modern History Material</w:t>
            </w:r>
          </w:p>
          <w:p w14:paraId="5F3ED8CE" w14:textId="77777777" w:rsidR="001A20E6" w:rsidRDefault="00000000">
            <w:pPr>
              <w:pStyle w:val="TableCellResourceItem"/>
            </w:pPr>
            <w:r>
              <w:t>• Prelims &amp; Mains Workbooks</w:t>
            </w:r>
          </w:p>
          <w:p w14:paraId="09103626" w14:textId="77777777" w:rsidR="001A20E6" w:rsidRDefault="00000000">
            <w:pPr>
              <w:pStyle w:val="TableCellCategoryTitle"/>
            </w:pPr>
            <w:r>
              <w:t>📰 Current Affairs</w:t>
            </w:r>
          </w:p>
          <w:p w14:paraId="4DFA0514" w14:textId="77777777" w:rsidR="001A20E6" w:rsidRDefault="00000000">
            <w:pPr>
              <w:pStyle w:val="TableCellResourceItem"/>
            </w:pPr>
            <w:r>
              <w:t>• Newspapers (IE – Explained History columns)</w:t>
            </w:r>
          </w:p>
        </w:tc>
        <w:tc>
          <w:tcPr>
            <w:tcW w:w="1650" w:type="pct"/>
          </w:tcPr>
          <w:p w14:paraId="0BA1AFBA" w14:textId="77777777" w:rsidR="001A20E6" w:rsidRDefault="001A20E6"/>
        </w:tc>
      </w:tr>
    </w:tbl>
    <w:p w14:paraId="121F10E0"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0A41DDFD" w14:textId="77777777">
        <w:tc>
          <w:tcPr>
            <w:tcW w:w="2500" w:type="pct"/>
            <w:tcMar>
              <w:top w:w="0" w:type="dxa"/>
              <w:left w:w="0" w:type="dxa"/>
              <w:bottom w:w="0" w:type="dxa"/>
              <w:right w:w="0" w:type="dxa"/>
            </w:tcMar>
          </w:tcPr>
          <w:p w14:paraId="4CD72556" w14:textId="77777777" w:rsidR="001A20E6" w:rsidRDefault="00000000">
            <w:pPr>
              <w:pStyle w:val="WeekTitle"/>
            </w:pPr>
            <w:r>
              <w:rPr>
                <w:color w:val="0369A1"/>
              </w:rPr>
              <w:t>📅 Jun 06 - Jun 12, 2027</w:t>
            </w:r>
          </w:p>
        </w:tc>
        <w:tc>
          <w:tcPr>
            <w:tcW w:w="2500" w:type="pct"/>
            <w:tcMar>
              <w:top w:w="0" w:type="dxa"/>
              <w:left w:w="0" w:type="dxa"/>
              <w:bottom w:w="0" w:type="dxa"/>
              <w:right w:w="0" w:type="dxa"/>
            </w:tcMar>
          </w:tcPr>
          <w:p w14:paraId="74C0246A" w14:textId="77777777" w:rsidR="001A20E6" w:rsidRDefault="00000000">
            <w:pPr>
              <w:pStyle w:val="WeekCycleName"/>
            </w:pPr>
            <w:r>
              <w:rPr>
                <w:color w:val="0369A1"/>
              </w:rPr>
              <w:t>C6</w:t>
            </w:r>
          </w:p>
        </w:tc>
      </w:tr>
    </w:tbl>
    <w:p w14:paraId="1BEDE08B"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5FB12A73" w14:textId="77777777">
        <w:tc>
          <w:tcPr>
            <w:tcW w:w="700" w:type="pct"/>
            <w:shd w:val="clear" w:color="auto" w:fill="E0F2FE"/>
            <w:tcMar>
              <w:top w:w="200" w:type="dxa"/>
              <w:left w:w="100" w:type="dxa"/>
              <w:bottom w:w="200" w:type="dxa"/>
              <w:right w:w="100" w:type="dxa"/>
            </w:tcMar>
          </w:tcPr>
          <w:p w14:paraId="0FCBFFBA" w14:textId="77777777" w:rsidR="001A20E6" w:rsidRDefault="00000000">
            <w:pPr>
              <w:pStyle w:val="TableCellCalendarDayHeader"/>
            </w:pPr>
            <w:r>
              <w:rPr>
                <w:color w:val="0369A1"/>
              </w:rPr>
              <w:t>Sunday</w:t>
            </w:r>
          </w:p>
          <w:p w14:paraId="201E4423" w14:textId="77777777" w:rsidR="001A20E6" w:rsidRDefault="00000000">
            <w:pPr>
              <w:pStyle w:val="TableCellCalendarDateHeader"/>
            </w:pPr>
            <w:r>
              <w:rPr>
                <w:color w:val="0369A1"/>
              </w:rPr>
              <w:t>Jun 06</w:t>
            </w:r>
          </w:p>
          <w:p w14:paraId="4428A3B8"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661D9BBD" w14:textId="77777777" w:rsidR="001A20E6" w:rsidRDefault="00000000">
            <w:pPr>
              <w:pStyle w:val="TableCellCalendarDayHeader"/>
            </w:pPr>
            <w:r>
              <w:rPr>
                <w:color w:val="0369A1"/>
              </w:rPr>
              <w:t>Monday</w:t>
            </w:r>
          </w:p>
          <w:p w14:paraId="18EC8FF5" w14:textId="77777777" w:rsidR="001A20E6" w:rsidRDefault="00000000">
            <w:pPr>
              <w:pStyle w:val="TableCellCalendarDateHeader"/>
            </w:pPr>
            <w:r>
              <w:rPr>
                <w:color w:val="0369A1"/>
              </w:rPr>
              <w:t>Jun 07</w:t>
            </w:r>
          </w:p>
          <w:p w14:paraId="465B6BDE"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3C45F087" w14:textId="77777777" w:rsidR="001A20E6" w:rsidRDefault="00000000">
            <w:pPr>
              <w:pStyle w:val="TableCellCalendarDayHeader"/>
            </w:pPr>
            <w:r>
              <w:rPr>
                <w:color w:val="0369A1"/>
              </w:rPr>
              <w:t>Tuesday</w:t>
            </w:r>
          </w:p>
          <w:p w14:paraId="62292C74" w14:textId="77777777" w:rsidR="001A20E6" w:rsidRDefault="00000000">
            <w:pPr>
              <w:pStyle w:val="TableCellCalendarDateHeader"/>
            </w:pPr>
            <w:r>
              <w:rPr>
                <w:color w:val="0369A1"/>
              </w:rPr>
              <w:t>Jun 08</w:t>
            </w:r>
          </w:p>
          <w:p w14:paraId="609B4DEF"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4109A3F7" w14:textId="77777777" w:rsidR="001A20E6" w:rsidRDefault="00000000">
            <w:pPr>
              <w:pStyle w:val="TableCellCalendarDayHeader"/>
            </w:pPr>
            <w:r>
              <w:rPr>
                <w:color w:val="0369A1"/>
              </w:rPr>
              <w:t>Wednesday</w:t>
            </w:r>
          </w:p>
          <w:p w14:paraId="29E401EA" w14:textId="77777777" w:rsidR="001A20E6" w:rsidRDefault="00000000">
            <w:pPr>
              <w:pStyle w:val="TableCellCalendarDateHeader"/>
            </w:pPr>
            <w:r>
              <w:rPr>
                <w:color w:val="0369A1"/>
              </w:rPr>
              <w:t>Jun 09</w:t>
            </w:r>
          </w:p>
          <w:p w14:paraId="2B2A36EA"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0D897EBC" w14:textId="77777777" w:rsidR="001A20E6" w:rsidRDefault="00000000">
            <w:pPr>
              <w:pStyle w:val="TableCellCalendarDayHeader"/>
            </w:pPr>
            <w:r>
              <w:rPr>
                <w:color w:val="0369A1"/>
              </w:rPr>
              <w:t>Thursday</w:t>
            </w:r>
          </w:p>
          <w:p w14:paraId="6ECFAFF6" w14:textId="77777777" w:rsidR="001A20E6" w:rsidRDefault="00000000">
            <w:pPr>
              <w:pStyle w:val="TableCellCalendarDateHeader"/>
            </w:pPr>
            <w:r>
              <w:rPr>
                <w:color w:val="0369A1"/>
              </w:rPr>
              <w:t>Jun 10</w:t>
            </w:r>
          </w:p>
          <w:p w14:paraId="309E5D04"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46632477" w14:textId="77777777" w:rsidR="001A20E6" w:rsidRDefault="00000000">
            <w:pPr>
              <w:pStyle w:val="TableCellCalendarDayHeader"/>
            </w:pPr>
            <w:r>
              <w:rPr>
                <w:color w:val="0369A1"/>
              </w:rPr>
              <w:t>Friday</w:t>
            </w:r>
          </w:p>
          <w:p w14:paraId="647AC40B" w14:textId="77777777" w:rsidR="001A20E6" w:rsidRDefault="00000000">
            <w:pPr>
              <w:pStyle w:val="TableCellCalendarDateHeader"/>
            </w:pPr>
            <w:r>
              <w:rPr>
                <w:color w:val="0369A1"/>
              </w:rPr>
              <w:t>Jun 11</w:t>
            </w:r>
          </w:p>
          <w:p w14:paraId="54BFB987"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5A3D6096" w14:textId="77777777" w:rsidR="001A20E6" w:rsidRDefault="00000000">
            <w:pPr>
              <w:pStyle w:val="TableCellCalendarDayHeader"/>
            </w:pPr>
            <w:r>
              <w:rPr>
                <w:color w:val="F57C00"/>
              </w:rPr>
              <w:t>Saturday</w:t>
            </w:r>
          </w:p>
          <w:p w14:paraId="7FAF2D96" w14:textId="77777777" w:rsidR="001A20E6" w:rsidRDefault="00000000">
            <w:pPr>
              <w:pStyle w:val="TableCellCalendarDateHeader"/>
            </w:pPr>
            <w:r>
              <w:rPr>
                <w:color w:val="F57C00"/>
              </w:rPr>
              <w:t>Jun 12</w:t>
            </w:r>
          </w:p>
          <w:p w14:paraId="7E74BE30" w14:textId="77777777" w:rsidR="001A20E6" w:rsidRDefault="00000000">
            <w:pPr>
              <w:pStyle w:val="TableCellCatchupLabel"/>
            </w:pPr>
            <w:r>
              <w:rPr>
                <w:color w:val="F57C00"/>
              </w:rPr>
              <w:t>Catchup Day</w:t>
            </w:r>
          </w:p>
        </w:tc>
      </w:tr>
      <w:tr w:rsidR="001A20E6" w14:paraId="06705E78" w14:textId="77777777">
        <w:tc>
          <w:tcPr>
            <w:tcW w:w="700" w:type="pct"/>
            <w:shd w:val="clear" w:color="auto" w:fill="E0F2FE"/>
            <w:tcMar>
              <w:top w:w="150" w:type="dxa"/>
              <w:left w:w="100" w:type="dxa"/>
              <w:bottom w:w="150" w:type="dxa"/>
              <w:right w:w="100" w:type="dxa"/>
            </w:tcMar>
          </w:tcPr>
          <w:p w14:paraId="2AB67716" w14:textId="77777777" w:rsidR="001A20E6" w:rsidRDefault="00000000">
            <w:pPr>
              <w:pStyle w:val="TableCellTaskSubject"/>
            </w:pPr>
            <w:r>
              <w:t>Sociology</w:t>
            </w:r>
          </w:p>
          <w:p w14:paraId="350363C1" w14:textId="77777777" w:rsidR="001A20E6" w:rsidRDefault="00000000">
            <w:pPr>
              <w:pStyle w:val="TableCellTaskDetails"/>
            </w:pPr>
            <w:r>
              <w:t>• Test - TEST — 3h</w:t>
            </w:r>
          </w:p>
          <w:p w14:paraId="5E16B801" w14:textId="77777777" w:rsidR="001A20E6" w:rsidRDefault="00000000">
            <w:pPr>
              <w:pStyle w:val="TableCellTaskBadge"/>
              <w:shd w:val="clear" w:color="auto" w:fill="FFF3E0"/>
            </w:pPr>
            <w:r>
              <w:rPr>
                <w:b/>
                <w:bCs/>
                <w:color w:val="F57C00"/>
              </w:rPr>
              <w:t>TEST</w:t>
            </w:r>
          </w:p>
        </w:tc>
        <w:tc>
          <w:tcPr>
            <w:tcW w:w="700" w:type="pct"/>
            <w:shd w:val="clear" w:color="auto" w:fill="E0F2FE"/>
            <w:tcMar>
              <w:top w:w="150" w:type="dxa"/>
              <w:left w:w="100" w:type="dxa"/>
              <w:bottom w:w="150" w:type="dxa"/>
              <w:right w:w="100" w:type="dxa"/>
            </w:tcMar>
          </w:tcPr>
          <w:p w14:paraId="289DF6DA" w14:textId="77777777" w:rsidR="001A20E6" w:rsidRDefault="00000000">
            <w:pPr>
              <w:pStyle w:val="TableCellTaskSubject"/>
            </w:pPr>
            <w:r>
              <w:t>History-Art and Culture</w:t>
            </w:r>
          </w:p>
          <w:p w14:paraId="4F13BFAB" w14:textId="77777777" w:rsidR="001A20E6" w:rsidRDefault="00000000">
            <w:pPr>
              <w:pStyle w:val="TableCellTaskDetails"/>
            </w:pPr>
            <w:r>
              <w:t>• Study - Broad / Overlap (H04/00) — 30m</w:t>
            </w:r>
          </w:p>
          <w:p w14:paraId="43ACDEFC" w14:textId="77777777" w:rsidR="001A20E6" w:rsidRDefault="00000000">
            <w:pPr>
              <w:pStyle w:val="TableCellTaskBadge"/>
              <w:shd w:val="clear" w:color="auto" w:fill="E3F2FD"/>
            </w:pPr>
            <w:r>
              <w:rPr>
                <w:b/>
                <w:bCs/>
                <w:color w:val="1976D2"/>
              </w:rPr>
              <w:t>STUDY</w:t>
            </w:r>
          </w:p>
          <w:p w14:paraId="59F3378C" w14:textId="77777777" w:rsidR="001A20E6" w:rsidRDefault="00000000">
            <w:pPr>
              <w:pStyle w:val="TableCellTaskDetails"/>
            </w:pPr>
            <w:r>
              <w:t>• Revision - Broad / Overlap (H04/00) — 30m</w:t>
            </w:r>
          </w:p>
          <w:p w14:paraId="62A6D312" w14:textId="77777777" w:rsidR="001A20E6" w:rsidRDefault="00000000">
            <w:pPr>
              <w:pStyle w:val="TableCellTaskBadge"/>
              <w:shd w:val="clear" w:color="auto" w:fill="FCE4EC"/>
            </w:pPr>
            <w:r>
              <w:rPr>
                <w:b/>
                <w:bCs/>
                <w:color w:val="C2185B"/>
              </w:rPr>
              <w:t>REVISION</w:t>
            </w:r>
          </w:p>
          <w:p w14:paraId="34FC31E1" w14:textId="77777777" w:rsidR="001A20E6" w:rsidRDefault="00000000">
            <w:pPr>
              <w:pStyle w:val="TableCellTaskDetails"/>
            </w:pPr>
            <w:r>
              <w:t>• Revision - Art and architecture (H04/01) — 30m</w:t>
            </w:r>
          </w:p>
          <w:p w14:paraId="4A12647F" w14:textId="77777777" w:rsidR="001A20E6" w:rsidRDefault="00000000">
            <w:pPr>
              <w:pStyle w:val="TableCellTaskBadge"/>
              <w:shd w:val="clear" w:color="auto" w:fill="FCE4EC"/>
            </w:pPr>
            <w:r>
              <w:rPr>
                <w:b/>
                <w:bCs/>
                <w:color w:val="C2185B"/>
              </w:rPr>
              <w:t>REVISION</w:t>
            </w:r>
          </w:p>
          <w:p w14:paraId="3EA63B39" w14:textId="77777777" w:rsidR="001A20E6" w:rsidRDefault="00000000">
            <w:pPr>
              <w:pStyle w:val="TableCellTaskDetails"/>
            </w:pPr>
            <w:r>
              <w:t>• Revision - Literature (H04/02) — 30m</w:t>
            </w:r>
          </w:p>
          <w:p w14:paraId="0A3AC071" w14:textId="77777777" w:rsidR="001A20E6" w:rsidRDefault="00000000">
            <w:pPr>
              <w:pStyle w:val="TableCellTaskBadge"/>
              <w:shd w:val="clear" w:color="auto" w:fill="FCE4EC"/>
            </w:pPr>
            <w:r>
              <w:rPr>
                <w:b/>
                <w:bCs/>
                <w:color w:val="C2185B"/>
              </w:rPr>
              <w:t>REVISION</w:t>
            </w:r>
          </w:p>
          <w:p w14:paraId="0AF57483" w14:textId="77777777" w:rsidR="001A20E6" w:rsidRDefault="00000000">
            <w:pPr>
              <w:pStyle w:val="TableCellTaskDetails"/>
            </w:pPr>
            <w:r>
              <w:t>• Practice - Broad / Overlap (H04/00) — 30m</w:t>
            </w:r>
          </w:p>
          <w:p w14:paraId="058387AE"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21F8D9A2" w14:textId="77777777" w:rsidR="001A20E6" w:rsidRDefault="00000000">
            <w:pPr>
              <w:pStyle w:val="TableCellTaskSubject"/>
            </w:pPr>
            <w:r>
              <w:t>History-Art and Culture</w:t>
            </w:r>
          </w:p>
          <w:p w14:paraId="62C1D0E6" w14:textId="77777777" w:rsidR="001A20E6" w:rsidRDefault="00000000">
            <w:pPr>
              <w:pStyle w:val="TableCellTaskDetails"/>
            </w:pPr>
            <w:r>
              <w:t>• Study - Art and architecture (H04/01) — 30m</w:t>
            </w:r>
          </w:p>
          <w:p w14:paraId="4077F879" w14:textId="77777777" w:rsidR="001A20E6" w:rsidRDefault="00000000">
            <w:pPr>
              <w:pStyle w:val="TableCellTaskBadge"/>
              <w:shd w:val="clear" w:color="auto" w:fill="E3F2FD"/>
            </w:pPr>
            <w:r>
              <w:rPr>
                <w:b/>
                <w:bCs/>
                <w:color w:val="1976D2"/>
              </w:rPr>
              <w:t>STUDY</w:t>
            </w:r>
          </w:p>
          <w:p w14:paraId="55840988" w14:textId="77777777" w:rsidR="001A20E6" w:rsidRDefault="00000000">
            <w:pPr>
              <w:pStyle w:val="TableCellTaskDetails"/>
            </w:pPr>
            <w:r>
              <w:t>• Revision - Paintings (H04/03) — 30m</w:t>
            </w:r>
          </w:p>
          <w:p w14:paraId="456E7C80" w14:textId="77777777" w:rsidR="001A20E6" w:rsidRDefault="00000000">
            <w:pPr>
              <w:pStyle w:val="TableCellTaskBadge"/>
              <w:shd w:val="clear" w:color="auto" w:fill="FCE4EC"/>
            </w:pPr>
            <w:r>
              <w:rPr>
                <w:b/>
                <w:bCs/>
                <w:color w:val="C2185B"/>
              </w:rPr>
              <w:t>REVISION</w:t>
            </w:r>
          </w:p>
          <w:p w14:paraId="3AAB0907" w14:textId="77777777" w:rsidR="001A20E6" w:rsidRDefault="00000000">
            <w:pPr>
              <w:pStyle w:val="TableCellTaskDetails"/>
            </w:pPr>
            <w:r>
              <w:t>• Revision - Dance forms (H04/04) — 30m</w:t>
            </w:r>
          </w:p>
          <w:p w14:paraId="4E8612CE" w14:textId="77777777" w:rsidR="001A20E6" w:rsidRDefault="00000000">
            <w:pPr>
              <w:pStyle w:val="TableCellTaskBadge"/>
              <w:shd w:val="clear" w:color="auto" w:fill="FCE4EC"/>
            </w:pPr>
            <w:r>
              <w:rPr>
                <w:b/>
                <w:bCs/>
                <w:color w:val="C2185B"/>
              </w:rPr>
              <w:t>REVISION</w:t>
            </w:r>
          </w:p>
          <w:p w14:paraId="088C4AB2" w14:textId="77777777" w:rsidR="001A20E6" w:rsidRDefault="00000000">
            <w:pPr>
              <w:pStyle w:val="TableCellTaskDetails"/>
            </w:pPr>
            <w:r>
              <w:t>• Revision - Theatre (H04/05) — 30m</w:t>
            </w:r>
          </w:p>
          <w:p w14:paraId="091A4AAF" w14:textId="77777777" w:rsidR="001A20E6" w:rsidRDefault="00000000">
            <w:pPr>
              <w:pStyle w:val="TableCellTaskBadge"/>
              <w:shd w:val="clear" w:color="auto" w:fill="FCE4EC"/>
            </w:pPr>
            <w:r>
              <w:rPr>
                <w:b/>
                <w:bCs/>
                <w:color w:val="C2185B"/>
              </w:rPr>
              <w:t>REVISION</w:t>
            </w:r>
          </w:p>
          <w:p w14:paraId="50AFE202" w14:textId="77777777" w:rsidR="001A20E6" w:rsidRDefault="00000000">
            <w:pPr>
              <w:pStyle w:val="TableCellTaskDetails"/>
            </w:pPr>
            <w:r>
              <w:t>• Practice - Art and architecture (H04/01) — 30m</w:t>
            </w:r>
          </w:p>
          <w:p w14:paraId="067E36AE"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33045D6B" w14:textId="77777777" w:rsidR="001A20E6" w:rsidRDefault="00000000">
            <w:pPr>
              <w:pStyle w:val="TableCellTaskSubject"/>
            </w:pPr>
            <w:r>
              <w:t>History-Art and Culture</w:t>
            </w:r>
          </w:p>
          <w:p w14:paraId="4980B227" w14:textId="77777777" w:rsidR="001A20E6" w:rsidRDefault="00000000">
            <w:pPr>
              <w:pStyle w:val="TableCellTaskDetails"/>
            </w:pPr>
            <w:r>
              <w:t>• Study - Literature (H04/02) — 30m</w:t>
            </w:r>
          </w:p>
          <w:p w14:paraId="693F6BAA" w14:textId="77777777" w:rsidR="001A20E6" w:rsidRDefault="00000000">
            <w:pPr>
              <w:pStyle w:val="TableCellTaskBadge"/>
              <w:shd w:val="clear" w:color="auto" w:fill="E3F2FD"/>
            </w:pPr>
            <w:r>
              <w:rPr>
                <w:b/>
                <w:bCs/>
                <w:color w:val="1976D2"/>
              </w:rPr>
              <w:t>STUDY</w:t>
            </w:r>
          </w:p>
          <w:p w14:paraId="41124F5F" w14:textId="77777777" w:rsidR="001A20E6" w:rsidRDefault="00000000">
            <w:pPr>
              <w:pStyle w:val="TableCellTaskDetails"/>
            </w:pPr>
            <w:r>
              <w:t>• Revision - Music (H04/06) — 30m</w:t>
            </w:r>
          </w:p>
          <w:p w14:paraId="767BB797" w14:textId="77777777" w:rsidR="001A20E6" w:rsidRDefault="00000000">
            <w:pPr>
              <w:pStyle w:val="TableCellTaskBadge"/>
              <w:shd w:val="clear" w:color="auto" w:fill="FCE4EC"/>
            </w:pPr>
            <w:r>
              <w:rPr>
                <w:b/>
                <w:bCs/>
                <w:color w:val="C2185B"/>
              </w:rPr>
              <w:t>REVISION</w:t>
            </w:r>
          </w:p>
          <w:p w14:paraId="033F1205" w14:textId="77777777" w:rsidR="001A20E6" w:rsidRDefault="00000000">
            <w:pPr>
              <w:pStyle w:val="TableCellTaskDetails"/>
            </w:pPr>
            <w:r>
              <w:t>• Revision - Religions and festivals (H04/07) — 30m</w:t>
            </w:r>
          </w:p>
          <w:p w14:paraId="25A30E87" w14:textId="77777777" w:rsidR="001A20E6" w:rsidRDefault="00000000">
            <w:pPr>
              <w:pStyle w:val="TableCellTaskBadge"/>
              <w:shd w:val="clear" w:color="auto" w:fill="FCE4EC"/>
            </w:pPr>
            <w:r>
              <w:rPr>
                <w:b/>
                <w:bCs/>
                <w:color w:val="C2185B"/>
              </w:rPr>
              <w:t>REVISION</w:t>
            </w:r>
          </w:p>
          <w:p w14:paraId="7B711A2C" w14:textId="77777777" w:rsidR="001A20E6" w:rsidRDefault="00000000">
            <w:pPr>
              <w:pStyle w:val="TableCellTaskDetails"/>
            </w:pPr>
            <w:r>
              <w:t>• Revision - Broad / Overlap (H04/00) — 30m</w:t>
            </w:r>
          </w:p>
          <w:p w14:paraId="3D06059E" w14:textId="77777777" w:rsidR="001A20E6" w:rsidRDefault="00000000">
            <w:pPr>
              <w:pStyle w:val="TableCellTaskBadge"/>
              <w:shd w:val="clear" w:color="auto" w:fill="FCE4EC"/>
            </w:pPr>
            <w:r>
              <w:rPr>
                <w:b/>
                <w:bCs/>
                <w:color w:val="C2185B"/>
              </w:rPr>
              <w:t>REVISION</w:t>
            </w:r>
          </w:p>
          <w:p w14:paraId="2B124D00" w14:textId="77777777" w:rsidR="001A20E6" w:rsidRDefault="00000000">
            <w:pPr>
              <w:pStyle w:val="TableCellTaskDetails"/>
            </w:pPr>
            <w:r>
              <w:t>• Practice - Literature (H04/02) — 30m</w:t>
            </w:r>
          </w:p>
          <w:p w14:paraId="7820C13A"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1BA1D22C" w14:textId="77777777" w:rsidR="001A20E6" w:rsidRDefault="00000000">
            <w:pPr>
              <w:pStyle w:val="TableCellTaskSubject"/>
            </w:pPr>
            <w:r>
              <w:t>History-Art and Culture</w:t>
            </w:r>
          </w:p>
          <w:p w14:paraId="2A089E74" w14:textId="77777777" w:rsidR="001A20E6" w:rsidRDefault="00000000">
            <w:pPr>
              <w:pStyle w:val="TableCellTaskDetails"/>
            </w:pPr>
            <w:r>
              <w:t>• Study - Paintings (H04/03) — 30m</w:t>
            </w:r>
          </w:p>
          <w:p w14:paraId="27B39206" w14:textId="77777777" w:rsidR="001A20E6" w:rsidRDefault="00000000">
            <w:pPr>
              <w:pStyle w:val="TableCellTaskBadge"/>
              <w:shd w:val="clear" w:color="auto" w:fill="E3F2FD"/>
            </w:pPr>
            <w:r>
              <w:rPr>
                <w:b/>
                <w:bCs/>
                <w:color w:val="1976D2"/>
              </w:rPr>
              <w:t>STUDY</w:t>
            </w:r>
          </w:p>
          <w:p w14:paraId="2EF5A767" w14:textId="77777777" w:rsidR="001A20E6" w:rsidRDefault="00000000">
            <w:pPr>
              <w:pStyle w:val="TableCellTaskDetails"/>
            </w:pPr>
            <w:r>
              <w:t>• Revision - Art and architecture (H04/01) — 30m</w:t>
            </w:r>
          </w:p>
          <w:p w14:paraId="2123EF3D" w14:textId="77777777" w:rsidR="001A20E6" w:rsidRDefault="00000000">
            <w:pPr>
              <w:pStyle w:val="TableCellTaskBadge"/>
              <w:shd w:val="clear" w:color="auto" w:fill="FCE4EC"/>
            </w:pPr>
            <w:r>
              <w:rPr>
                <w:b/>
                <w:bCs/>
                <w:color w:val="C2185B"/>
              </w:rPr>
              <w:t>REVISION</w:t>
            </w:r>
          </w:p>
          <w:p w14:paraId="7A9DC24F" w14:textId="77777777" w:rsidR="001A20E6" w:rsidRDefault="00000000">
            <w:pPr>
              <w:pStyle w:val="TableCellTaskDetails"/>
            </w:pPr>
            <w:r>
              <w:t>• Revision - Literature (H04/02) — 30m</w:t>
            </w:r>
          </w:p>
          <w:p w14:paraId="11345806" w14:textId="77777777" w:rsidR="001A20E6" w:rsidRDefault="00000000">
            <w:pPr>
              <w:pStyle w:val="TableCellTaskBadge"/>
              <w:shd w:val="clear" w:color="auto" w:fill="FCE4EC"/>
            </w:pPr>
            <w:r>
              <w:rPr>
                <w:b/>
                <w:bCs/>
                <w:color w:val="C2185B"/>
              </w:rPr>
              <w:t>REVISION</w:t>
            </w:r>
          </w:p>
          <w:p w14:paraId="2021934E" w14:textId="77777777" w:rsidR="001A20E6" w:rsidRDefault="00000000">
            <w:pPr>
              <w:pStyle w:val="TableCellTaskDetails"/>
            </w:pPr>
            <w:r>
              <w:t>• Revision - Paintings (H04/03) — 30m</w:t>
            </w:r>
          </w:p>
          <w:p w14:paraId="431CE8DC" w14:textId="77777777" w:rsidR="001A20E6" w:rsidRDefault="00000000">
            <w:pPr>
              <w:pStyle w:val="TableCellTaskBadge"/>
              <w:shd w:val="clear" w:color="auto" w:fill="FCE4EC"/>
            </w:pPr>
            <w:r>
              <w:rPr>
                <w:b/>
                <w:bCs/>
                <w:color w:val="C2185B"/>
              </w:rPr>
              <w:t>REVISION</w:t>
            </w:r>
          </w:p>
          <w:p w14:paraId="471E0B60" w14:textId="77777777" w:rsidR="001A20E6" w:rsidRDefault="00000000">
            <w:pPr>
              <w:pStyle w:val="TableCellTaskDetails"/>
            </w:pPr>
            <w:r>
              <w:t>• Practice - Paintings (H04/03) — 30m</w:t>
            </w:r>
          </w:p>
          <w:p w14:paraId="66A73857"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382952F9" w14:textId="77777777" w:rsidR="001A20E6" w:rsidRDefault="00000000">
            <w:pPr>
              <w:pStyle w:val="TableCellTaskSubject"/>
            </w:pPr>
            <w:r>
              <w:t>Geography</w:t>
            </w:r>
          </w:p>
          <w:p w14:paraId="2460ED7B" w14:textId="77777777" w:rsidR="001A20E6" w:rsidRDefault="00000000">
            <w:pPr>
              <w:pStyle w:val="TableCellTaskDetails"/>
            </w:pPr>
            <w:r>
              <w:t>• Study - Broad / Overlap (G00) — 30m</w:t>
            </w:r>
          </w:p>
          <w:p w14:paraId="3583450D" w14:textId="77777777" w:rsidR="001A20E6" w:rsidRDefault="00000000">
            <w:pPr>
              <w:pStyle w:val="TableCellTaskBadge"/>
              <w:shd w:val="clear" w:color="auto" w:fill="E3F2FD"/>
            </w:pPr>
            <w:r>
              <w:rPr>
                <w:b/>
                <w:bCs/>
                <w:color w:val="1976D2"/>
              </w:rPr>
              <w:t>STUDY</w:t>
            </w:r>
          </w:p>
          <w:p w14:paraId="07FCD480" w14:textId="77777777" w:rsidR="001A20E6" w:rsidRDefault="00000000">
            <w:pPr>
              <w:pStyle w:val="TableCellTaskDetails"/>
            </w:pPr>
            <w:r>
              <w:t>• Revision - Broad / Overlap (G00) — 30m</w:t>
            </w:r>
          </w:p>
          <w:p w14:paraId="0970DEA3" w14:textId="77777777" w:rsidR="001A20E6" w:rsidRDefault="00000000">
            <w:pPr>
              <w:pStyle w:val="TableCellTaskBadge"/>
              <w:shd w:val="clear" w:color="auto" w:fill="FCE4EC"/>
            </w:pPr>
            <w:r>
              <w:rPr>
                <w:b/>
                <w:bCs/>
                <w:color w:val="C2185B"/>
              </w:rPr>
              <w:t>REVISION</w:t>
            </w:r>
          </w:p>
          <w:p w14:paraId="4A19C62A" w14:textId="77777777" w:rsidR="001A20E6" w:rsidRDefault="00000000">
            <w:pPr>
              <w:pStyle w:val="TableCellTaskDetails"/>
            </w:pPr>
            <w:r>
              <w:t>• Revision - Universe, Solar System &amp; Evolution of Earth. (G01) — 30m</w:t>
            </w:r>
          </w:p>
          <w:p w14:paraId="59D426E0" w14:textId="77777777" w:rsidR="001A20E6" w:rsidRDefault="00000000">
            <w:pPr>
              <w:pStyle w:val="TableCellTaskBadge"/>
              <w:shd w:val="clear" w:color="auto" w:fill="FCE4EC"/>
            </w:pPr>
            <w:r>
              <w:rPr>
                <w:b/>
                <w:bCs/>
                <w:color w:val="C2185B"/>
              </w:rPr>
              <w:t>REVISION</w:t>
            </w:r>
          </w:p>
          <w:p w14:paraId="3AE4559D" w14:textId="77777777" w:rsidR="001A20E6" w:rsidRDefault="00000000">
            <w:pPr>
              <w:pStyle w:val="TableCellTaskDetails"/>
            </w:pPr>
            <w:r>
              <w:t>• Revision - Geomorphology (G02) — 30m</w:t>
            </w:r>
          </w:p>
          <w:p w14:paraId="64B533A3" w14:textId="77777777" w:rsidR="001A20E6" w:rsidRDefault="00000000">
            <w:pPr>
              <w:pStyle w:val="TableCellTaskBadge"/>
              <w:shd w:val="clear" w:color="auto" w:fill="FCE4EC"/>
            </w:pPr>
            <w:r>
              <w:rPr>
                <w:b/>
                <w:bCs/>
                <w:color w:val="C2185B"/>
              </w:rPr>
              <w:t>REVISION</w:t>
            </w:r>
          </w:p>
          <w:p w14:paraId="168AD89F" w14:textId="77777777" w:rsidR="001A20E6" w:rsidRDefault="00000000">
            <w:pPr>
              <w:pStyle w:val="TableCellTaskDetails"/>
            </w:pPr>
            <w:r>
              <w:t>• Practice - Broad / Overlap (G00) — 30m</w:t>
            </w:r>
          </w:p>
          <w:p w14:paraId="67A50E85"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422AFE73" w14:textId="77777777" w:rsidR="001A20E6" w:rsidRDefault="001A20E6"/>
        </w:tc>
      </w:tr>
      <w:tr w:rsidR="001A20E6" w14:paraId="7A59A884" w14:textId="77777777">
        <w:tc>
          <w:tcPr>
            <w:tcW w:w="700" w:type="pct"/>
            <w:shd w:val="clear" w:color="auto" w:fill="E0F2FE"/>
            <w:tcMar>
              <w:top w:w="150" w:type="dxa"/>
              <w:left w:w="100" w:type="dxa"/>
              <w:bottom w:w="150" w:type="dxa"/>
              <w:right w:w="100" w:type="dxa"/>
            </w:tcMar>
          </w:tcPr>
          <w:p w14:paraId="1FE4C928" w14:textId="77777777" w:rsidR="001A20E6" w:rsidRDefault="00000000">
            <w:pPr>
              <w:pStyle w:val="TableCellTaskSubject"/>
            </w:pPr>
            <w:r>
              <w:t>History-Modern</w:t>
            </w:r>
          </w:p>
          <w:p w14:paraId="2705D9C7" w14:textId="77777777" w:rsidR="001A20E6" w:rsidRDefault="00000000">
            <w:pPr>
              <w:pStyle w:val="TableCellTaskDetails"/>
            </w:pPr>
            <w:r>
              <w:t>• Test - TEST — 3h</w:t>
            </w:r>
          </w:p>
          <w:p w14:paraId="26805D65" w14:textId="77777777" w:rsidR="001A20E6" w:rsidRDefault="00000000">
            <w:pPr>
              <w:pStyle w:val="TableCellTaskBadge"/>
              <w:shd w:val="clear" w:color="auto" w:fill="FFF3E0"/>
            </w:pPr>
            <w:r>
              <w:rPr>
                <w:b/>
                <w:bCs/>
                <w:color w:val="F57C00"/>
              </w:rPr>
              <w:t>TEST</w:t>
            </w:r>
          </w:p>
        </w:tc>
        <w:tc>
          <w:tcPr>
            <w:tcW w:w="700" w:type="pct"/>
            <w:shd w:val="clear" w:color="auto" w:fill="E0F2FE"/>
            <w:tcMar>
              <w:top w:w="150" w:type="dxa"/>
              <w:left w:w="100" w:type="dxa"/>
              <w:bottom w:w="150" w:type="dxa"/>
              <w:right w:w="100" w:type="dxa"/>
            </w:tcMar>
          </w:tcPr>
          <w:p w14:paraId="258BA4B7" w14:textId="77777777" w:rsidR="001A20E6" w:rsidRDefault="00000000">
            <w:pPr>
              <w:pStyle w:val="TableCellTaskSubject"/>
            </w:pPr>
            <w:r>
              <w:t>History-World</w:t>
            </w:r>
          </w:p>
          <w:p w14:paraId="793ABCB8" w14:textId="77777777" w:rsidR="001A20E6" w:rsidRDefault="00000000">
            <w:pPr>
              <w:pStyle w:val="TableCellTaskDetails"/>
            </w:pPr>
            <w:r>
              <w:t>• Study - Broad / Overlap (H05/00) — 30m</w:t>
            </w:r>
          </w:p>
          <w:p w14:paraId="5D66E08B" w14:textId="77777777" w:rsidR="001A20E6" w:rsidRDefault="00000000">
            <w:pPr>
              <w:pStyle w:val="TableCellTaskBadge"/>
              <w:shd w:val="clear" w:color="auto" w:fill="E3F2FD"/>
            </w:pPr>
            <w:r>
              <w:rPr>
                <w:b/>
                <w:bCs/>
                <w:color w:val="1976D2"/>
              </w:rPr>
              <w:t>STUDY</w:t>
            </w:r>
          </w:p>
          <w:p w14:paraId="4EC11E85" w14:textId="77777777" w:rsidR="001A20E6" w:rsidRDefault="00000000">
            <w:pPr>
              <w:pStyle w:val="TableCellTaskDetails"/>
            </w:pPr>
            <w:r>
              <w:t>• Revision - Broad / Overlap (H05/00) — 30m</w:t>
            </w:r>
          </w:p>
          <w:p w14:paraId="61BCAEFA" w14:textId="77777777" w:rsidR="001A20E6" w:rsidRDefault="00000000">
            <w:pPr>
              <w:pStyle w:val="TableCellTaskBadge"/>
              <w:shd w:val="clear" w:color="auto" w:fill="FCE4EC"/>
            </w:pPr>
            <w:r>
              <w:rPr>
                <w:b/>
                <w:bCs/>
                <w:color w:val="C2185B"/>
              </w:rPr>
              <w:t>REVISION</w:t>
            </w:r>
          </w:p>
          <w:p w14:paraId="1E91A4C8" w14:textId="77777777" w:rsidR="001A20E6" w:rsidRDefault="00000000">
            <w:pPr>
              <w:pStyle w:val="TableCellTaskDetails"/>
            </w:pPr>
            <w:r>
              <w:t>• Revision - Industrial Revolution (H05/01) — 30m</w:t>
            </w:r>
          </w:p>
          <w:p w14:paraId="546B5F14" w14:textId="77777777" w:rsidR="001A20E6" w:rsidRDefault="00000000">
            <w:pPr>
              <w:pStyle w:val="TableCellTaskBadge"/>
              <w:shd w:val="clear" w:color="auto" w:fill="FCE4EC"/>
            </w:pPr>
            <w:r>
              <w:rPr>
                <w:b/>
                <w:bCs/>
                <w:color w:val="C2185B"/>
              </w:rPr>
              <w:t>REVISION</w:t>
            </w:r>
          </w:p>
          <w:p w14:paraId="362B549D" w14:textId="77777777" w:rsidR="001A20E6" w:rsidRDefault="00000000">
            <w:pPr>
              <w:pStyle w:val="TableCellTaskDetails"/>
            </w:pPr>
            <w:r>
              <w:t>• Revision - Revolutions- American, French, Russia (H05/02) — 30m</w:t>
            </w:r>
          </w:p>
          <w:p w14:paraId="3759D66A" w14:textId="77777777" w:rsidR="001A20E6" w:rsidRDefault="00000000">
            <w:pPr>
              <w:pStyle w:val="TableCellTaskBadge"/>
              <w:shd w:val="clear" w:color="auto" w:fill="FCE4EC"/>
            </w:pPr>
            <w:r>
              <w:rPr>
                <w:b/>
                <w:bCs/>
                <w:color w:val="C2185B"/>
              </w:rPr>
              <w:t>REVISION</w:t>
            </w:r>
          </w:p>
          <w:p w14:paraId="0C837003" w14:textId="77777777" w:rsidR="001A20E6" w:rsidRDefault="00000000">
            <w:pPr>
              <w:pStyle w:val="TableCellTaskDetails"/>
            </w:pPr>
            <w:r>
              <w:t>• Practice - Broad / Overlap (H05/00) — 30m</w:t>
            </w:r>
          </w:p>
          <w:p w14:paraId="296CCBDA"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4DD53CD7" w14:textId="77777777" w:rsidR="001A20E6" w:rsidRDefault="00000000">
            <w:pPr>
              <w:pStyle w:val="TableCellTaskSubject"/>
            </w:pPr>
            <w:r>
              <w:t>History-World</w:t>
            </w:r>
          </w:p>
          <w:p w14:paraId="088BEB5C" w14:textId="77777777" w:rsidR="001A20E6" w:rsidRDefault="00000000">
            <w:pPr>
              <w:pStyle w:val="TableCellTaskDetails"/>
            </w:pPr>
            <w:r>
              <w:t>• Study - Industrial Revolution (H05/01) — 30m</w:t>
            </w:r>
          </w:p>
          <w:p w14:paraId="7AD0E76F" w14:textId="77777777" w:rsidR="001A20E6" w:rsidRDefault="00000000">
            <w:pPr>
              <w:pStyle w:val="TableCellTaskBadge"/>
              <w:shd w:val="clear" w:color="auto" w:fill="E3F2FD"/>
            </w:pPr>
            <w:r>
              <w:rPr>
                <w:b/>
                <w:bCs/>
                <w:color w:val="1976D2"/>
              </w:rPr>
              <w:t>STUDY</w:t>
            </w:r>
          </w:p>
          <w:p w14:paraId="3B4B8450" w14:textId="77777777" w:rsidR="001A20E6" w:rsidRDefault="00000000">
            <w:pPr>
              <w:pStyle w:val="TableCellTaskDetails"/>
            </w:pPr>
            <w:r>
              <w:t>• Revision - Unification Movements (H05/03) — 30m</w:t>
            </w:r>
          </w:p>
          <w:p w14:paraId="5B1FB59F" w14:textId="77777777" w:rsidR="001A20E6" w:rsidRDefault="00000000">
            <w:pPr>
              <w:pStyle w:val="TableCellTaskBadge"/>
              <w:shd w:val="clear" w:color="auto" w:fill="FCE4EC"/>
            </w:pPr>
            <w:r>
              <w:rPr>
                <w:b/>
                <w:bCs/>
                <w:color w:val="C2185B"/>
              </w:rPr>
              <w:t>REVISION</w:t>
            </w:r>
          </w:p>
          <w:p w14:paraId="6A877651" w14:textId="77777777" w:rsidR="001A20E6" w:rsidRDefault="00000000">
            <w:pPr>
              <w:pStyle w:val="TableCellTaskDetails"/>
            </w:pPr>
            <w:r>
              <w:t>• Revision - Colonialism and Imperialism (H05/04) — 30m</w:t>
            </w:r>
          </w:p>
          <w:p w14:paraId="69D2EE4B" w14:textId="77777777" w:rsidR="001A20E6" w:rsidRDefault="00000000">
            <w:pPr>
              <w:pStyle w:val="TableCellTaskBadge"/>
              <w:shd w:val="clear" w:color="auto" w:fill="FCE4EC"/>
            </w:pPr>
            <w:r>
              <w:rPr>
                <w:b/>
                <w:bCs/>
                <w:color w:val="C2185B"/>
              </w:rPr>
              <w:t>REVISION</w:t>
            </w:r>
          </w:p>
          <w:p w14:paraId="5C0CB086" w14:textId="77777777" w:rsidR="001A20E6" w:rsidRDefault="00000000">
            <w:pPr>
              <w:pStyle w:val="TableCellTaskDetails"/>
            </w:pPr>
            <w:r>
              <w:t>• Revision - World War-I (H05/05) — 30m</w:t>
            </w:r>
          </w:p>
          <w:p w14:paraId="6DDCF97E" w14:textId="77777777" w:rsidR="001A20E6" w:rsidRDefault="00000000">
            <w:pPr>
              <w:pStyle w:val="TableCellTaskBadge"/>
              <w:shd w:val="clear" w:color="auto" w:fill="FCE4EC"/>
            </w:pPr>
            <w:r>
              <w:rPr>
                <w:b/>
                <w:bCs/>
                <w:color w:val="C2185B"/>
              </w:rPr>
              <w:t>REVISION</w:t>
            </w:r>
          </w:p>
          <w:p w14:paraId="515C376E" w14:textId="77777777" w:rsidR="001A20E6" w:rsidRDefault="00000000">
            <w:pPr>
              <w:pStyle w:val="TableCellTaskDetails"/>
            </w:pPr>
            <w:r>
              <w:t>• Practice - Industrial Revolution (H05/01) — 30m</w:t>
            </w:r>
          </w:p>
          <w:p w14:paraId="59C75CF0"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50454531" w14:textId="77777777" w:rsidR="001A20E6" w:rsidRDefault="00000000">
            <w:pPr>
              <w:pStyle w:val="TableCellTaskSubject"/>
            </w:pPr>
            <w:r>
              <w:t>History-Post Independent India</w:t>
            </w:r>
          </w:p>
          <w:p w14:paraId="0C7C591F" w14:textId="77777777" w:rsidR="001A20E6" w:rsidRDefault="00000000">
            <w:pPr>
              <w:pStyle w:val="TableCellTaskDetails"/>
            </w:pPr>
            <w:r>
              <w:t>• Study - Broad / Overlap (H06/00) — 30m</w:t>
            </w:r>
          </w:p>
          <w:p w14:paraId="1973B874" w14:textId="77777777" w:rsidR="001A20E6" w:rsidRDefault="00000000">
            <w:pPr>
              <w:pStyle w:val="TableCellTaskBadge"/>
              <w:shd w:val="clear" w:color="auto" w:fill="E3F2FD"/>
            </w:pPr>
            <w:r>
              <w:rPr>
                <w:b/>
                <w:bCs/>
                <w:color w:val="1976D2"/>
              </w:rPr>
              <w:t>STUDY</w:t>
            </w:r>
          </w:p>
          <w:p w14:paraId="07780AD8" w14:textId="77777777" w:rsidR="001A20E6" w:rsidRDefault="00000000">
            <w:pPr>
              <w:pStyle w:val="TableCellTaskDetails"/>
            </w:pPr>
            <w:r>
              <w:t>• Revision - Broad / Overlap (H06/00) — 30m</w:t>
            </w:r>
          </w:p>
          <w:p w14:paraId="2344A5A3" w14:textId="77777777" w:rsidR="001A20E6" w:rsidRDefault="00000000">
            <w:pPr>
              <w:pStyle w:val="TableCellTaskBadge"/>
              <w:shd w:val="clear" w:color="auto" w:fill="FCE4EC"/>
            </w:pPr>
            <w:r>
              <w:rPr>
                <w:b/>
                <w:bCs/>
                <w:color w:val="C2185B"/>
              </w:rPr>
              <w:t>REVISION</w:t>
            </w:r>
          </w:p>
          <w:p w14:paraId="1B93154A" w14:textId="77777777" w:rsidR="001A20E6" w:rsidRDefault="00000000">
            <w:pPr>
              <w:pStyle w:val="TableCellTaskDetails"/>
            </w:pPr>
            <w:r>
              <w:t>• Revision - Integration of Princely states. (H06/01) — 30m</w:t>
            </w:r>
          </w:p>
          <w:p w14:paraId="74A47EC3" w14:textId="77777777" w:rsidR="001A20E6" w:rsidRDefault="00000000">
            <w:pPr>
              <w:pStyle w:val="TableCellTaskBadge"/>
              <w:shd w:val="clear" w:color="auto" w:fill="FCE4EC"/>
            </w:pPr>
            <w:r>
              <w:rPr>
                <w:b/>
                <w:bCs/>
                <w:color w:val="C2185B"/>
              </w:rPr>
              <w:t>REVISION</w:t>
            </w:r>
          </w:p>
          <w:p w14:paraId="659FF899" w14:textId="77777777" w:rsidR="001A20E6" w:rsidRDefault="00000000">
            <w:pPr>
              <w:pStyle w:val="TableCellTaskDetails"/>
            </w:pPr>
            <w:r>
              <w:t>• Revision - States re-organization (H06/02) — 30m</w:t>
            </w:r>
          </w:p>
          <w:p w14:paraId="4510E5DD" w14:textId="77777777" w:rsidR="001A20E6" w:rsidRDefault="00000000">
            <w:pPr>
              <w:pStyle w:val="TableCellTaskBadge"/>
              <w:shd w:val="clear" w:color="auto" w:fill="FCE4EC"/>
            </w:pPr>
            <w:r>
              <w:rPr>
                <w:b/>
                <w:bCs/>
                <w:color w:val="C2185B"/>
              </w:rPr>
              <w:t>REVISION</w:t>
            </w:r>
          </w:p>
          <w:p w14:paraId="344F38C9" w14:textId="77777777" w:rsidR="001A20E6" w:rsidRDefault="00000000">
            <w:pPr>
              <w:pStyle w:val="TableCellTaskDetails"/>
            </w:pPr>
            <w:r>
              <w:t>• Practice - Broad / Overlap (H06/00) — 30m</w:t>
            </w:r>
          </w:p>
          <w:p w14:paraId="5E424744"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2FB4EA26" w14:textId="77777777" w:rsidR="001A20E6" w:rsidRDefault="00000000">
            <w:pPr>
              <w:pStyle w:val="TableCellTaskSubject"/>
            </w:pPr>
            <w:r>
              <w:t>History-Post Independent India</w:t>
            </w:r>
          </w:p>
          <w:p w14:paraId="4A87839A" w14:textId="77777777" w:rsidR="001A20E6" w:rsidRDefault="00000000">
            <w:pPr>
              <w:pStyle w:val="TableCellTaskDetails"/>
            </w:pPr>
            <w:r>
              <w:t>• Study - Integration of Princely states. (H06/01) — 30m</w:t>
            </w:r>
          </w:p>
          <w:p w14:paraId="4BD095F1" w14:textId="77777777" w:rsidR="001A20E6" w:rsidRDefault="00000000">
            <w:pPr>
              <w:pStyle w:val="TableCellTaskBadge"/>
              <w:shd w:val="clear" w:color="auto" w:fill="E3F2FD"/>
            </w:pPr>
            <w:r>
              <w:rPr>
                <w:b/>
                <w:bCs/>
                <w:color w:val="1976D2"/>
              </w:rPr>
              <w:t>STUDY</w:t>
            </w:r>
          </w:p>
          <w:p w14:paraId="1C152714" w14:textId="77777777" w:rsidR="001A20E6" w:rsidRDefault="00000000">
            <w:pPr>
              <w:pStyle w:val="TableCellTaskDetails"/>
            </w:pPr>
            <w:r>
              <w:t>• Revision - Story of Indian Democracy (H06/03) — 30m</w:t>
            </w:r>
          </w:p>
          <w:p w14:paraId="7288ECA6" w14:textId="77777777" w:rsidR="001A20E6" w:rsidRDefault="00000000">
            <w:pPr>
              <w:pStyle w:val="TableCellTaskBadge"/>
              <w:shd w:val="clear" w:color="auto" w:fill="FCE4EC"/>
            </w:pPr>
            <w:r>
              <w:rPr>
                <w:b/>
                <w:bCs/>
                <w:color w:val="C2185B"/>
              </w:rPr>
              <w:t>REVISION</w:t>
            </w:r>
          </w:p>
          <w:p w14:paraId="09EB99F7" w14:textId="77777777" w:rsidR="001A20E6" w:rsidRDefault="00000000">
            <w:pPr>
              <w:pStyle w:val="TableCellTaskDetails"/>
            </w:pPr>
            <w:r>
              <w:t>• Revision - Economic building and development (H06/04) — 30m</w:t>
            </w:r>
          </w:p>
          <w:p w14:paraId="2E7E3D5F" w14:textId="77777777" w:rsidR="001A20E6" w:rsidRDefault="00000000">
            <w:pPr>
              <w:pStyle w:val="TableCellTaskBadge"/>
              <w:shd w:val="clear" w:color="auto" w:fill="FCE4EC"/>
            </w:pPr>
            <w:r>
              <w:rPr>
                <w:b/>
                <w:bCs/>
                <w:color w:val="C2185B"/>
              </w:rPr>
              <w:t>REVISION</w:t>
            </w:r>
          </w:p>
          <w:p w14:paraId="3C053888" w14:textId="77777777" w:rsidR="001A20E6" w:rsidRDefault="00000000">
            <w:pPr>
              <w:pStyle w:val="TableCellTaskDetails"/>
            </w:pPr>
            <w:r>
              <w:t>• Revision - Years of crisis (H06/05) — 30m</w:t>
            </w:r>
          </w:p>
          <w:p w14:paraId="2F569D23" w14:textId="77777777" w:rsidR="001A20E6" w:rsidRDefault="00000000">
            <w:pPr>
              <w:pStyle w:val="TableCellTaskBadge"/>
              <w:shd w:val="clear" w:color="auto" w:fill="FCE4EC"/>
            </w:pPr>
            <w:r>
              <w:rPr>
                <w:b/>
                <w:bCs/>
                <w:color w:val="C2185B"/>
              </w:rPr>
              <w:t>REVISION</w:t>
            </w:r>
          </w:p>
          <w:p w14:paraId="28D7187D" w14:textId="77777777" w:rsidR="001A20E6" w:rsidRDefault="00000000">
            <w:pPr>
              <w:pStyle w:val="TableCellTaskDetails"/>
            </w:pPr>
            <w:r>
              <w:t>• Practice - Integration of Princely states. (H06/01) — 30m</w:t>
            </w:r>
          </w:p>
          <w:p w14:paraId="5ED345E8"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6A2DAE98" w14:textId="77777777" w:rsidR="001A20E6" w:rsidRDefault="00000000">
            <w:pPr>
              <w:pStyle w:val="TableCellTaskSubject"/>
            </w:pPr>
            <w:r>
              <w:t>Environment, Ecology and Disaster Management</w:t>
            </w:r>
          </w:p>
          <w:p w14:paraId="758FEAD6" w14:textId="77777777" w:rsidR="001A20E6" w:rsidRDefault="00000000">
            <w:pPr>
              <w:pStyle w:val="TableCellTaskDetails"/>
            </w:pPr>
            <w:r>
              <w:t>• Study - Broad / Overlap (B00) — 30m</w:t>
            </w:r>
          </w:p>
          <w:p w14:paraId="2D3109FB" w14:textId="77777777" w:rsidR="001A20E6" w:rsidRDefault="00000000">
            <w:pPr>
              <w:pStyle w:val="TableCellTaskBadge"/>
              <w:shd w:val="clear" w:color="auto" w:fill="E3F2FD"/>
            </w:pPr>
            <w:r>
              <w:rPr>
                <w:b/>
                <w:bCs/>
                <w:color w:val="1976D2"/>
              </w:rPr>
              <w:t>STUDY</w:t>
            </w:r>
          </w:p>
          <w:p w14:paraId="4D58ADC9" w14:textId="77777777" w:rsidR="001A20E6" w:rsidRDefault="00000000">
            <w:pPr>
              <w:pStyle w:val="TableCellTaskDetails"/>
            </w:pPr>
            <w:r>
              <w:t>• Revision - Broad / Overlap (B00) — 30m</w:t>
            </w:r>
          </w:p>
          <w:p w14:paraId="5E0FDC6C" w14:textId="77777777" w:rsidR="001A20E6" w:rsidRDefault="00000000">
            <w:pPr>
              <w:pStyle w:val="TableCellTaskBadge"/>
              <w:shd w:val="clear" w:color="auto" w:fill="FCE4EC"/>
            </w:pPr>
            <w:r>
              <w:rPr>
                <w:b/>
                <w:bCs/>
                <w:color w:val="C2185B"/>
              </w:rPr>
              <w:t>REVISION</w:t>
            </w:r>
          </w:p>
          <w:p w14:paraId="2188045C" w14:textId="77777777" w:rsidR="001A20E6" w:rsidRDefault="00000000">
            <w:pPr>
              <w:pStyle w:val="TableCellTaskDetails"/>
            </w:pPr>
            <w:r>
              <w:t>• Revision - Basics of Environment (B01) — 30m</w:t>
            </w:r>
          </w:p>
          <w:p w14:paraId="7A1C1130" w14:textId="77777777" w:rsidR="001A20E6" w:rsidRDefault="00000000">
            <w:pPr>
              <w:pStyle w:val="TableCellTaskBadge"/>
              <w:shd w:val="clear" w:color="auto" w:fill="FCE4EC"/>
            </w:pPr>
            <w:r>
              <w:rPr>
                <w:b/>
                <w:bCs/>
                <w:color w:val="C2185B"/>
              </w:rPr>
              <w:t>REVISION</w:t>
            </w:r>
          </w:p>
          <w:p w14:paraId="21CC617D" w14:textId="77777777" w:rsidR="001A20E6" w:rsidRDefault="00000000">
            <w:pPr>
              <w:pStyle w:val="TableCellTaskDetails"/>
            </w:pPr>
            <w:r>
              <w:t>• Revision - Biomes (B02) — 30m</w:t>
            </w:r>
          </w:p>
          <w:p w14:paraId="38C4C669" w14:textId="77777777" w:rsidR="001A20E6" w:rsidRDefault="00000000">
            <w:pPr>
              <w:pStyle w:val="TableCellTaskBadge"/>
              <w:shd w:val="clear" w:color="auto" w:fill="FCE4EC"/>
            </w:pPr>
            <w:r>
              <w:rPr>
                <w:b/>
                <w:bCs/>
                <w:color w:val="C2185B"/>
              </w:rPr>
              <w:t>REVISION</w:t>
            </w:r>
          </w:p>
          <w:p w14:paraId="6FFC875A" w14:textId="77777777" w:rsidR="001A20E6" w:rsidRDefault="00000000">
            <w:pPr>
              <w:pStyle w:val="TableCellTaskDetails"/>
            </w:pPr>
            <w:r>
              <w:t>• Practice - Broad / Overlap (B00) — 30m</w:t>
            </w:r>
          </w:p>
          <w:p w14:paraId="45E18666"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77EDD6E3" w14:textId="77777777" w:rsidR="001A20E6" w:rsidRDefault="001A20E6"/>
        </w:tc>
      </w:tr>
    </w:tbl>
    <w:p w14:paraId="5CA2B8ED" w14:textId="77777777" w:rsidR="001A20E6" w:rsidRDefault="001A20E6">
      <w:pPr>
        <w:spacing w:after="400"/>
      </w:pPr>
    </w:p>
    <w:p w14:paraId="699D485E" w14:textId="77777777" w:rsidR="001A20E6" w:rsidRDefault="00000000">
      <w:pPr>
        <w:pStyle w:val="ResourceTitle"/>
      </w:pPr>
      <w:r>
        <w:t>📚 Resources for Jun 06 - Jun 12</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37ACAD6B" w14:textId="77777777">
        <w:tc>
          <w:tcPr>
            <w:tcW w:w="1650" w:type="pct"/>
            <w:tcBorders>
              <w:bottom w:val="single" w:sz="2" w:space="0" w:color="D1D5DB"/>
              <w:right w:val="single" w:sz="2" w:space="0" w:color="D1D5DB"/>
            </w:tcBorders>
            <w:tcMar>
              <w:top w:w="200" w:type="dxa"/>
              <w:left w:w="150" w:type="dxa"/>
              <w:bottom w:w="200" w:type="dxa"/>
              <w:right w:w="150" w:type="dxa"/>
            </w:tcMar>
          </w:tcPr>
          <w:p w14:paraId="51EE2A0B" w14:textId="77777777" w:rsidR="001A20E6" w:rsidRDefault="00000000">
            <w:pPr>
              <w:pStyle w:val="TableCellSubjectName"/>
            </w:pPr>
            <w:r>
              <w:t>History-Art and Culture</w:t>
            </w:r>
          </w:p>
          <w:p w14:paraId="38CFD76A" w14:textId="77777777" w:rsidR="001A20E6" w:rsidRDefault="00000000">
            <w:pPr>
              <w:pStyle w:val="TableCellCategoryTitle"/>
            </w:pPr>
            <w:r>
              <w:t>📝 Practice Materials</w:t>
            </w:r>
          </w:p>
          <w:p w14:paraId="1887DB2C" w14:textId="77777777" w:rsidR="001A20E6" w:rsidRDefault="00000000">
            <w:pPr>
              <w:pStyle w:val="TableCellResourceItem"/>
            </w:pPr>
            <w:r>
              <w:t>• La Excellence Art &amp; Culture Material</w:t>
            </w:r>
          </w:p>
          <w:p w14:paraId="2EEFDC69" w14:textId="77777777" w:rsidR="001A20E6" w:rsidRDefault="00000000">
            <w:pPr>
              <w:pStyle w:val="TableCellResourceItem"/>
            </w:pPr>
            <w:r>
              <w:t>• Prelims &amp; Mains Workbooks</w:t>
            </w:r>
          </w:p>
          <w:p w14:paraId="42E76F2D" w14:textId="77777777" w:rsidR="001A20E6" w:rsidRDefault="00000000">
            <w:pPr>
              <w:pStyle w:val="TableCellCategoryTitle"/>
            </w:pPr>
            <w:r>
              <w:t>📰 Current Affairs</w:t>
            </w:r>
          </w:p>
          <w:p w14:paraId="43A0F2AE" w14:textId="77777777" w:rsidR="001A20E6" w:rsidRDefault="00000000">
            <w:pPr>
              <w:pStyle w:val="TableCellResourceItem"/>
            </w:pPr>
            <w:r>
              <w:t>• Newspapers (CA on art awards, festivals, 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108AD52E" w14:textId="77777777" w:rsidR="001A20E6" w:rsidRDefault="00000000">
            <w:pPr>
              <w:pStyle w:val="TableCellSubjectName"/>
            </w:pPr>
            <w:r>
              <w:t>History-World</w:t>
            </w:r>
          </w:p>
          <w:p w14:paraId="392102A1" w14:textId="77777777" w:rsidR="001A20E6" w:rsidRDefault="00000000">
            <w:pPr>
              <w:pStyle w:val="TableCellCategoryTitle"/>
            </w:pPr>
            <w:r>
              <w:t>📝 Practice Materials</w:t>
            </w:r>
          </w:p>
          <w:p w14:paraId="426EA7D1" w14:textId="77777777" w:rsidR="001A20E6" w:rsidRDefault="00000000">
            <w:pPr>
              <w:pStyle w:val="TableCellResourceItem"/>
            </w:pPr>
            <w:r>
              <w:t>• La Excellence World History Material</w:t>
            </w:r>
          </w:p>
          <w:p w14:paraId="2A28C1C9" w14:textId="77777777" w:rsidR="001A20E6" w:rsidRDefault="00000000">
            <w:pPr>
              <w:pStyle w:val="TableCellResourceItem"/>
            </w:pPr>
            <w:r>
              <w:t>• Mains Workbook</w:t>
            </w:r>
          </w:p>
          <w:p w14:paraId="789F1315" w14:textId="77777777" w:rsidR="001A20E6" w:rsidRDefault="00000000">
            <w:pPr>
              <w:pStyle w:val="TableCellCategoryTitle"/>
            </w:pPr>
            <w:r>
              <w:t>📰 Current Affairs</w:t>
            </w:r>
          </w:p>
          <w:p w14:paraId="09AC0F62"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28D6D4BB" w14:textId="77777777" w:rsidR="001A20E6" w:rsidRDefault="00000000">
            <w:pPr>
              <w:pStyle w:val="TableCellSubjectName"/>
            </w:pPr>
            <w:r>
              <w:t>History-Post Independent India</w:t>
            </w:r>
          </w:p>
          <w:p w14:paraId="54ABD144" w14:textId="77777777" w:rsidR="001A20E6" w:rsidRDefault="00000000">
            <w:pPr>
              <w:pStyle w:val="TableCellCategoryTitle"/>
            </w:pPr>
            <w:r>
              <w:t>📝 Practice Materials</w:t>
            </w:r>
          </w:p>
          <w:p w14:paraId="5E87F48B" w14:textId="77777777" w:rsidR="001A20E6" w:rsidRDefault="00000000">
            <w:pPr>
              <w:pStyle w:val="TableCellResourceItem"/>
            </w:pPr>
            <w:r>
              <w:t>• La Excellence Post-Independence Material</w:t>
            </w:r>
          </w:p>
          <w:p w14:paraId="20BD6658" w14:textId="77777777" w:rsidR="001A20E6" w:rsidRDefault="00000000">
            <w:pPr>
              <w:pStyle w:val="TableCellResourceItem"/>
            </w:pPr>
            <w:r>
              <w:t>• Mains Workbook</w:t>
            </w:r>
          </w:p>
          <w:p w14:paraId="1D0BFC63" w14:textId="77777777" w:rsidR="001A20E6" w:rsidRDefault="00000000">
            <w:pPr>
              <w:pStyle w:val="TableCellCategoryTitle"/>
            </w:pPr>
            <w:r>
              <w:t>📰 Current Affairs</w:t>
            </w:r>
          </w:p>
          <w:p w14:paraId="6FDE2134" w14:textId="77777777" w:rsidR="001A20E6" w:rsidRDefault="00000000">
            <w:pPr>
              <w:pStyle w:val="TableCellResourceItem"/>
            </w:pPr>
            <w:r>
              <w:t>• Newspapers (Hindu and IE Explained)</w:t>
            </w:r>
          </w:p>
        </w:tc>
      </w:tr>
      <w:tr w:rsidR="001A20E6" w14:paraId="7005C58D"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685C081" w14:textId="77777777" w:rsidR="001A20E6" w:rsidRDefault="00000000">
            <w:pPr>
              <w:pStyle w:val="TableCellSubjectName"/>
            </w:pPr>
            <w:r>
              <w:t>Geography</w:t>
            </w:r>
          </w:p>
          <w:p w14:paraId="0436FE84" w14:textId="77777777" w:rsidR="001A20E6" w:rsidRDefault="00000000">
            <w:pPr>
              <w:pStyle w:val="TableCellCategoryTitle"/>
            </w:pPr>
            <w:r>
              <w:t>📝 Practice Materials</w:t>
            </w:r>
          </w:p>
          <w:p w14:paraId="4CCEC5C6" w14:textId="77777777" w:rsidR="001A20E6" w:rsidRDefault="00000000">
            <w:pPr>
              <w:pStyle w:val="TableCellResourceItem"/>
            </w:pPr>
            <w:r>
              <w:t>• La Excellence Geography Material</w:t>
            </w:r>
          </w:p>
          <w:p w14:paraId="33862322" w14:textId="77777777" w:rsidR="001A20E6" w:rsidRDefault="00000000">
            <w:pPr>
              <w:pStyle w:val="TableCellResourceItem"/>
            </w:pPr>
            <w:r>
              <w:t>• Mains RRP + Prelims RRP</w:t>
            </w:r>
          </w:p>
          <w:p w14:paraId="3BFE9FE6" w14:textId="77777777" w:rsidR="001A20E6" w:rsidRDefault="00000000">
            <w:pPr>
              <w:pStyle w:val="TableCellResourceItem"/>
            </w:pPr>
            <w:r>
              <w:t>• Prelims &amp; Mains Workbooks</w:t>
            </w:r>
          </w:p>
          <w:p w14:paraId="32491E83" w14:textId="77777777" w:rsidR="001A20E6" w:rsidRDefault="00000000">
            <w:pPr>
              <w:pStyle w:val="TableCellCategoryTitle"/>
            </w:pPr>
            <w:r>
              <w:t>📰 Current Affairs</w:t>
            </w:r>
          </w:p>
          <w:p w14:paraId="3A2446E8" w14:textId="77777777" w:rsidR="001A20E6" w:rsidRDefault="00000000">
            <w:pPr>
              <w:pStyle w:val="TableCellResourceItem"/>
            </w:pPr>
            <w:r>
              <w:t>• Atlas (Orient Blackswan)</w:t>
            </w:r>
          </w:p>
          <w:p w14:paraId="1CC0F86B" w14:textId="77777777" w:rsidR="001A20E6" w:rsidRDefault="00000000">
            <w:pPr>
              <w:pStyle w:val="TableCellResourceItem"/>
            </w:pPr>
            <w:r>
              <w:t>• Newspapers (The Hindu – Env/Geo pages)</w:t>
            </w:r>
          </w:p>
          <w:p w14:paraId="3206D4F3"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4B242AF8" w14:textId="77777777" w:rsidR="001A20E6" w:rsidRDefault="00000000">
            <w:pPr>
              <w:pStyle w:val="TableCellSubjectName"/>
            </w:pPr>
            <w:r>
              <w:t>Environment, Ecology and Disaster Management</w:t>
            </w:r>
          </w:p>
          <w:p w14:paraId="45914AE1" w14:textId="77777777" w:rsidR="001A20E6" w:rsidRDefault="00000000">
            <w:pPr>
              <w:pStyle w:val="TableCellCategoryTitle"/>
            </w:pPr>
            <w:r>
              <w:t>📝 Practice Materials</w:t>
            </w:r>
          </w:p>
          <w:p w14:paraId="71F26AF5" w14:textId="77777777" w:rsidR="001A20E6" w:rsidRDefault="00000000">
            <w:pPr>
              <w:pStyle w:val="TableCellResourceItem"/>
            </w:pPr>
            <w:r>
              <w:t>• La Excellence Environment Material</w:t>
            </w:r>
          </w:p>
          <w:p w14:paraId="7BFE354E" w14:textId="77777777" w:rsidR="001A20E6" w:rsidRDefault="00000000">
            <w:pPr>
              <w:pStyle w:val="TableCellResourceItem"/>
            </w:pPr>
            <w:r>
              <w:t>• Prelims &amp; Mains Workbooks</w:t>
            </w:r>
          </w:p>
          <w:p w14:paraId="624FFEB9" w14:textId="77777777" w:rsidR="001A20E6" w:rsidRDefault="00000000">
            <w:pPr>
              <w:pStyle w:val="TableCellResourceItem"/>
            </w:pPr>
            <w:r>
              <w:t>• La Excellence DM Material</w:t>
            </w:r>
          </w:p>
          <w:p w14:paraId="31EBF61F" w14:textId="77777777" w:rsidR="001A20E6" w:rsidRDefault="00000000">
            <w:pPr>
              <w:pStyle w:val="TableCellResourceItem"/>
            </w:pPr>
            <w:r>
              <w:t>• Prelims &amp; Mains Workbooks</w:t>
            </w:r>
          </w:p>
          <w:p w14:paraId="444DC0DA" w14:textId="77777777" w:rsidR="001A20E6" w:rsidRDefault="00000000">
            <w:pPr>
              <w:pStyle w:val="TableCellCategoryTitle"/>
            </w:pPr>
            <w:r>
              <w:t>📰 Current Affairs</w:t>
            </w:r>
          </w:p>
          <w:p w14:paraId="75EC50DF" w14:textId="77777777" w:rsidR="001A20E6" w:rsidRDefault="00000000">
            <w:pPr>
              <w:pStyle w:val="TableCellResourceItem"/>
            </w:pPr>
            <w:r>
              <w:t>• Down to Earth</w:t>
            </w:r>
          </w:p>
          <w:p w14:paraId="05E76783" w14:textId="77777777" w:rsidR="001A20E6" w:rsidRDefault="00000000">
            <w:pPr>
              <w:pStyle w:val="TableCellResourceItem"/>
            </w:pPr>
            <w:r>
              <w:t>• Newspapers (The Hindu – Env, sections)</w:t>
            </w:r>
          </w:p>
          <w:p w14:paraId="197AC0AB" w14:textId="77777777" w:rsidR="001A20E6" w:rsidRDefault="00000000">
            <w:pPr>
              <w:pStyle w:val="TableCellResourceItem"/>
            </w:pPr>
            <w:r>
              <w:t>• Down to earth</w:t>
            </w:r>
          </w:p>
          <w:p w14:paraId="153E1CD1" w14:textId="77777777" w:rsidR="001A20E6" w:rsidRDefault="00000000">
            <w:pPr>
              <w:pStyle w:val="TableCellResourceItem"/>
            </w:pPr>
            <w:r>
              <w:t>• Disaster coverage – IE/The Hindu</w:t>
            </w:r>
          </w:p>
        </w:tc>
        <w:tc>
          <w:tcPr>
            <w:tcW w:w="1650" w:type="pct"/>
          </w:tcPr>
          <w:p w14:paraId="0AE4365A" w14:textId="77777777" w:rsidR="001A20E6" w:rsidRDefault="001A20E6"/>
        </w:tc>
      </w:tr>
    </w:tbl>
    <w:p w14:paraId="2878AE88"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5A8AFF13" w14:textId="77777777">
        <w:tc>
          <w:tcPr>
            <w:tcW w:w="2500" w:type="pct"/>
            <w:tcMar>
              <w:top w:w="0" w:type="dxa"/>
              <w:left w:w="0" w:type="dxa"/>
              <w:bottom w:w="0" w:type="dxa"/>
              <w:right w:w="0" w:type="dxa"/>
            </w:tcMar>
          </w:tcPr>
          <w:p w14:paraId="38CC5812" w14:textId="77777777" w:rsidR="001A20E6" w:rsidRDefault="00000000">
            <w:pPr>
              <w:pStyle w:val="WeekTitle"/>
            </w:pPr>
            <w:r>
              <w:rPr>
                <w:color w:val="0369A1"/>
              </w:rPr>
              <w:t>📅 Jun 13 - Jun 19, 2027</w:t>
            </w:r>
          </w:p>
        </w:tc>
        <w:tc>
          <w:tcPr>
            <w:tcW w:w="2500" w:type="pct"/>
            <w:tcMar>
              <w:top w:w="0" w:type="dxa"/>
              <w:left w:w="0" w:type="dxa"/>
              <w:bottom w:w="0" w:type="dxa"/>
              <w:right w:w="0" w:type="dxa"/>
            </w:tcMar>
          </w:tcPr>
          <w:p w14:paraId="125B7B04" w14:textId="77777777" w:rsidR="001A20E6" w:rsidRDefault="00000000">
            <w:pPr>
              <w:pStyle w:val="WeekCycleName"/>
            </w:pPr>
            <w:r>
              <w:rPr>
                <w:color w:val="0369A1"/>
              </w:rPr>
              <w:t>C6</w:t>
            </w:r>
          </w:p>
        </w:tc>
      </w:tr>
    </w:tbl>
    <w:p w14:paraId="216865B4"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661FCD9C" w14:textId="77777777">
        <w:tc>
          <w:tcPr>
            <w:tcW w:w="700" w:type="pct"/>
            <w:shd w:val="clear" w:color="auto" w:fill="E0F2FE"/>
            <w:tcMar>
              <w:top w:w="200" w:type="dxa"/>
              <w:left w:w="100" w:type="dxa"/>
              <w:bottom w:w="200" w:type="dxa"/>
              <w:right w:w="100" w:type="dxa"/>
            </w:tcMar>
          </w:tcPr>
          <w:p w14:paraId="3D127026" w14:textId="77777777" w:rsidR="001A20E6" w:rsidRDefault="00000000">
            <w:pPr>
              <w:pStyle w:val="TableCellCalendarDayHeader"/>
            </w:pPr>
            <w:r>
              <w:rPr>
                <w:color w:val="0369A1"/>
              </w:rPr>
              <w:t>Sunday</w:t>
            </w:r>
          </w:p>
          <w:p w14:paraId="07653FC5" w14:textId="77777777" w:rsidR="001A20E6" w:rsidRDefault="00000000">
            <w:pPr>
              <w:pStyle w:val="TableCellCalendarDateHeader"/>
            </w:pPr>
            <w:r>
              <w:rPr>
                <w:color w:val="0369A1"/>
              </w:rPr>
              <w:t>Jun 13</w:t>
            </w:r>
          </w:p>
          <w:p w14:paraId="524C1380"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4B94F269" w14:textId="77777777" w:rsidR="001A20E6" w:rsidRDefault="00000000">
            <w:pPr>
              <w:pStyle w:val="TableCellCalendarDayHeader"/>
            </w:pPr>
            <w:r>
              <w:rPr>
                <w:color w:val="0369A1"/>
              </w:rPr>
              <w:t>Monday</w:t>
            </w:r>
          </w:p>
          <w:p w14:paraId="2C2488FA" w14:textId="77777777" w:rsidR="001A20E6" w:rsidRDefault="00000000">
            <w:pPr>
              <w:pStyle w:val="TableCellCalendarDateHeader"/>
            </w:pPr>
            <w:r>
              <w:rPr>
                <w:color w:val="0369A1"/>
              </w:rPr>
              <w:t>Jun 14</w:t>
            </w:r>
          </w:p>
          <w:p w14:paraId="10A7A8B4"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0AFFB89E" w14:textId="77777777" w:rsidR="001A20E6" w:rsidRDefault="00000000">
            <w:pPr>
              <w:pStyle w:val="TableCellCalendarDayHeader"/>
            </w:pPr>
            <w:r>
              <w:rPr>
                <w:color w:val="0369A1"/>
              </w:rPr>
              <w:t>Tuesday</w:t>
            </w:r>
          </w:p>
          <w:p w14:paraId="0F5A33DB" w14:textId="77777777" w:rsidR="001A20E6" w:rsidRDefault="00000000">
            <w:pPr>
              <w:pStyle w:val="TableCellCalendarDateHeader"/>
            </w:pPr>
            <w:r>
              <w:rPr>
                <w:color w:val="0369A1"/>
              </w:rPr>
              <w:t>Jun 15</w:t>
            </w:r>
          </w:p>
          <w:p w14:paraId="128423B7"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725ADE12" w14:textId="77777777" w:rsidR="001A20E6" w:rsidRDefault="00000000">
            <w:pPr>
              <w:pStyle w:val="TableCellCalendarDayHeader"/>
            </w:pPr>
            <w:r>
              <w:rPr>
                <w:color w:val="0369A1"/>
              </w:rPr>
              <w:t>Wednesday</w:t>
            </w:r>
          </w:p>
          <w:p w14:paraId="23065A64" w14:textId="77777777" w:rsidR="001A20E6" w:rsidRDefault="00000000">
            <w:pPr>
              <w:pStyle w:val="TableCellCalendarDateHeader"/>
            </w:pPr>
            <w:r>
              <w:rPr>
                <w:color w:val="0369A1"/>
              </w:rPr>
              <w:t>Jun 16</w:t>
            </w:r>
          </w:p>
          <w:p w14:paraId="45C67FED"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6B267984" w14:textId="77777777" w:rsidR="001A20E6" w:rsidRDefault="00000000">
            <w:pPr>
              <w:pStyle w:val="TableCellCalendarDayHeader"/>
            </w:pPr>
            <w:r>
              <w:rPr>
                <w:color w:val="0369A1"/>
              </w:rPr>
              <w:t>Thursday</w:t>
            </w:r>
          </w:p>
          <w:p w14:paraId="3E10B5AA" w14:textId="77777777" w:rsidR="001A20E6" w:rsidRDefault="00000000">
            <w:pPr>
              <w:pStyle w:val="TableCellCalendarDateHeader"/>
            </w:pPr>
            <w:r>
              <w:rPr>
                <w:color w:val="0369A1"/>
              </w:rPr>
              <w:t>Jun 17</w:t>
            </w:r>
          </w:p>
          <w:p w14:paraId="22160636"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41F91C16" w14:textId="77777777" w:rsidR="001A20E6" w:rsidRDefault="00000000">
            <w:pPr>
              <w:pStyle w:val="TableCellCalendarDayHeader"/>
            </w:pPr>
            <w:r>
              <w:rPr>
                <w:color w:val="0369A1"/>
              </w:rPr>
              <w:t>Friday</w:t>
            </w:r>
          </w:p>
          <w:p w14:paraId="0CB74300" w14:textId="77777777" w:rsidR="001A20E6" w:rsidRDefault="00000000">
            <w:pPr>
              <w:pStyle w:val="TableCellCalendarDateHeader"/>
            </w:pPr>
            <w:r>
              <w:rPr>
                <w:color w:val="0369A1"/>
              </w:rPr>
              <w:t>Jun 18</w:t>
            </w:r>
          </w:p>
          <w:p w14:paraId="6D9203A8"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15A327C4" w14:textId="77777777" w:rsidR="001A20E6" w:rsidRDefault="00000000">
            <w:pPr>
              <w:pStyle w:val="TableCellCalendarDayHeader"/>
            </w:pPr>
            <w:r>
              <w:rPr>
                <w:color w:val="F57C00"/>
              </w:rPr>
              <w:t>Saturday</w:t>
            </w:r>
          </w:p>
          <w:p w14:paraId="2F3934B0" w14:textId="77777777" w:rsidR="001A20E6" w:rsidRDefault="00000000">
            <w:pPr>
              <w:pStyle w:val="TableCellCalendarDateHeader"/>
            </w:pPr>
            <w:r>
              <w:rPr>
                <w:color w:val="F57C00"/>
              </w:rPr>
              <w:t>Jun 19</w:t>
            </w:r>
          </w:p>
          <w:p w14:paraId="40A71D67" w14:textId="77777777" w:rsidR="001A20E6" w:rsidRDefault="00000000">
            <w:pPr>
              <w:pStyle w:val="TableCellCatchupLabel"/>
            </w:pPr>
            <w:r>
              <w:rPr>
                <w:color w:val="F57C00"/>
              </w:rPr>
              <w:t>Catchup Day</w:t>
            </w:r>
          </w:p>
        </w:tc>
      </w:tr>
      <w:tr w:rsidR="001A20E6" w14:paraId="75CAF91E" w14:textId="77777777">
        <w:tc>
          <w:tcPr>
            <w:tcW w:w="700" w:type="pct"/>
            <w:shd w:val="clear" w:color="auto" w:fill="E0F2FE"/>
            <w:tcMar>
              <w:top w:w="150" w:type="dxa"/>
              <w:left w:w="100" w:type="dxa"/>
              <w:bottom w:w="150" w:type="dxa"/>
              <w:right w:w="100" w:type="dxa"/>
            </w:tcMar>
          </w:tcPr>
          <w:p w14:paraId="6D1FC7AA" w14:textId="77777777" w:rsidR="001A20E6" w:rsidRDefault="00000000">
            <w:pPr>
              <w:pStyle w:val="TableCellTaskSubject"/>
            </w:pPr>
            <w:r>
              <w:t>Geography</w:t>
            </w:r>
          </w:p>
          <w:p w14:paraId="773BB778" w14:textId="77777777" w:rsidR="001A20E6" w:rsidRDefault="00000000">
            <w:pPr>
              <w:pStyle w:val="TableCellTaskDetails"/>
            </w:pPr>
            <w:r>
              <w:t>• Test - TEST — 3h</w:t>
            </w:r>
          </w:p>
          <w:p w14:paraId="48FA7A64" w14:textId="77777777" w:rsidR="001A20E6" w:rsidRDefault="00000000">
            <w:pPr>
              <w:pStyle w:val="TableCellTaskBadge"/>
              <w:shd w:val="clear" w:color="auto" w:fill="FFF3E0"/>
            </w:pPr>
            <w:r>
              <w:rPr>
                <w:b/>
                <w:bCs/>
                <w:color w:val="F57C00"/>
              </w:rPr>
              <w:t>TEST</w:t>
            </w:r>
          </w:p>
        </w:tc>
        <w:tc>
          <w:tcPr>
            <w:tcW w:w="700" w:type="pct"/>
            <w:shd w:val="clear" w:color="auto" w:fill="E0F2FE"/>
            <w:tcMar>
              <w:top w:w="150" w:type="dxa"/>
              <w:left w:w="100" w:type="dxa"/>
              <w:bottom w:w="150" w:type="dxa"/>
              <w:right w:w="100" w:type="dxa"/>
            </w:tcMar>
          </w:tcPr>
          <w:p w14:paraId="4C363BA6" w14:textId="77777777" w:rsidR="001A20E6" w:rsidRDefault="00000000">
            <w:pPr>
              <w:pStyle w:val="TableCellTaskSubject"/>
            </w:pPr>
            <w:r>
              <w:t>Geography</w:t>
            </w:r>
          </w:p>
          <w:p w14:paraId="579B29AB" w14:textId="77777777" w:rsidR="001A20E6" w:rsidRDefault="00000000">
            <w:pPr>
              <w:pStyle w:val="TableCellTaskDetails"/>
            </w:pPr>
            <w:r>
              <w:t>• Study - Universe, Solar System &amp; Evolution of Earth. (G01) — 30m</w:t>
            </w:r>
          </w:p>
          <w:p w14:paraId="769A6134" w14:textId="77777777" w:rsidR="001A20E6" w:rsidRDefault="00000000">
            <w:pPr>
              <w:pStyle w:val="TableCellTaskBadge"/>
              <w:shd w:val="clear" w:color="auto" w:fill="E3F2FD"/>
            </w:pPr>
            <w:r>
              <w:rPr>
                <w:b/>
                <w:bCs/>
                <w:color w:val="1976D2"/>
              </w:rPr>
              <w:t>STUDY</w:t>
            </w:r>
          </w:p>
          <w:p w14:paraId="1B901129" w14:textId="77777777" w:rsidR="001A20E6" w:rsidRDefault="00000000">
            <w:pPr>
              <w:pStyle w:val="TableCellTaskDetails"/>
            </w:pPr>
            <w:r>
              <w:t>• Revision - Climatology (G03) — 30m</w:t>
            </w:r>
          </w:p>
          <w:p w14:paraId="00EF22BF" w14:textId="77777777" w:rsidR="001A20E6" w:rsidRDefault="00000000">
            <w:pPr>
              <w:pStyle w:val="TableCellTaskBadge"/>
              <w:shd w:val="clear" w:color="auto" w:fill="FCE4EC"/>
            </w:pPr>
            <w:r>
              <w:rPr>
                <w:b/>
                <w:bCs/>
                <w:color w:val="C2185B"/>
              </w:rPr>
              <w:t>REVISION</w:t>
            </w:r>
          </w:p>
          <w:p w14:paraId="7114AC7C" w14:textId="77777777" w:rsidR="001A20E6" w:rsidRDefault="00000000">
            <w:pPr>
              <w:pStyle w:val="TableCellTaskDetails"/>
            </w:pPr>
            <w:r>
              <w:t>• Revision - Oceanography (G04) — 30m</w:t>
            </w:r>
          </w:p>
          <w:p w14:paraId="412A0C9B" w14:textId="77777777" w:rsidR="001A20E6" w:rsidRDefault="00000000">
            <w:pPr>
              <w:pStyle w:val="TableCellTaskBadge"/>
              <w:shd w:val="clear" w:color="auto" w:fill="FCE4EC"/>
            </w:pPr>
            <w:r>
              <w:rPr>
                <w:b/>
                <w:bCs/>
                <w:color w:val="C2185B"/>
              </w:rPr>
              <w:t>REVISION</w:t>
            </w:r>
          </w:p>
          <w:p w14:paraId="05326968" w14:textId="77777777" w:rsidR="001A20E6" w:rsidRDefault="00000000">
            <w:pPr>
              <w:pStyle w:val="TableCellTaskDetails"/>
            </w:pPr>
            <w:r>
              <w:t>• Revision - Bio-Geography (G05) — 30m</w:t>
            </w:r>
          </w:p>
          <w:p w14:paraId="7A027F1D" w14:textId="77777777" w:rsidR="001A20E6" w:rsidRDefault="00000000">
            <w:pPr>
              <w:pStyle w:val="TableCellTaskBadge"/>
              <w:shd w:val="clear" w:color="auto" w:fill="FCE4EC"/>
            </w:pPr>
            <w:r>
              <w:rPr>
                <w:b/>
                <w:bCs/>
                <w:color w:val="C2185B"/>
              </w:rPr>
              <w:t>REVISION</w:t>
            </w:r>
          </w:p>
          <w:p w14:paraId="4CD36E8D" w14:textId="77777777" w:rsidR="001A20E6" w:rsidRDefault="00000000">
            <w:pPr>
              <w:pStyle w:val="TableCellTaskDetails"/>
            </w:pPr>
            <w:r>
              <w:t>• Practice - Universe, Solar System &amp; Evolution of Earth. (G01) — 30m</w:t>
            </w:r>
          </w:p>
          <w:p w14:paraId="6644EA2B"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7CD85061" w14:textId="77777777" w:rsidR="001A20E6" w:rsidRDefault="00000000">
            <w:pPr>
              <w:pStyle w:val="TableCellTaskSubject"/>
            </w:pPr>
            <w:r>
              <w:t>Geography</w:t>
            </w:r>
          </w:p>
          <w:p w14:paraId="11909480" w14:textId="77777777" w:rsidR="001A20E6" w:rsidRDefault="00000000">
            <w:pPr>
              <w:pStyle w:val="TableCellTaskDetails"/>
            </w:pPr>
            <w:r>
              <w:t>• Study - Geomorphology (G02) — 30m</w:t>
            </w:r>
          </w:p>
          <w:p w14:paraId="729D9E55" w14:textId="77777777" w:rsidR="001A20E6" w:rsidRDefault="00000000">
            <w:pPr>
              <w:pStyle w:val="TableCellTaskBadge"/>
              <w:shd w:val="clear" w:color="auto" w:fill="E3F2FD"/>
            </w:pPr>
            <w:r>
              <w:rPr>
                <w:b/>
                <w:bCs/>
                <w:color w:val="1976D2"/>
              </w:rPr>
              <w:t>STUDY</w:t>
            </w:r>
          </w:p>
          <w:p w14:paraId="23D006AF" w14:textId="77777777" w:rsidR="001A20E6" w:rsidRDefault="00000000">
            <w:pPr>
              <w:pStyle w:val="TableCellTaskDetails"/>
            </w:pPr>
            <w:r>
              <w:t>• Revision - World Geography - Physical and world Map related (G06) — 30m</w:t>
            </w:r>
          </w:p>
          <w:p w14:paraId="7E9D3F50" w14:textId="77777777" w:rsidR="001A20E6" w:rsidRDefault="00000000">
            <w:pPr>
              <w:pStyle w:val="TableCellTaskBadge"/>
              <w:shd w:val="clear" w:color="auto" w:fill="FCE4EC"/>
            </w:pPr>
            <w:r>
              <w:rPr>
                <w:b/>
                <w:bCs/>
                <w:color w:val="C2185B"/>
              </w:rPr>
              <w:t>REVISION</w:t>
            </w:r>
          </w:p>
          <w:p w14:paraId="7192D4CC" w14:textId="77777777" w:rsidR="001A20E6" w:rsidRDefault="00000000">
            <w:pPr>
              <w:pStyle w:val="TableCellTaskDetails"/>
            </w:pPr>
            <w:r>
              <w:t>• Revision - Geo-physical Phenomenon (G07) — 30m</w:t>
            </w:r>
          </w:p>
          <w:p w14:paraId="28FA962A" w14:textId="77777777" w:rsidR="001A20E6" w:rsidRDefault="00000000">
            <w:pPr>
              <w:pStyle w:val="TableCellTaskBadge"/>
              <w:shd w:val="clear" w:color="auto" w:fill="FCE4EC"/>
            </w:pPr>
            <w:r>
              <w:rPr>
                <w:b/>
                <w:bCs/>
                <w:color w:val="C2185B"/>
              </w:rPr>
              <w:t>REVISION</w:t>
            </w:r>
          </w:p>
          <w:p w14:paraId="305F8D12" w14:textId="77777777" w:rsidR="001A20E6" w:rsidRDefault="00000000">
            <w:pPr>
              <w:pStyle w:val="TableCellTaskDetails"/>
            </w:pPr>
            <w:r>
              <w:t>• Revision - Resources - World and India (G08) — 30m</w:t>
            </w:r>
          </w:p>
          <w:p w14:paraId="5CB3ADC6" w14:textId="77777777" w:rsidR="001A20E6" w:rsidRDefault="00000000">
            <w:pPr>
              <w:pStyle w:val="TableCellTaskBadge"/>
              <w:shd w:val="clear" w:color="auto" w:fill="FCE4EC"/>
            </w:pPr>
            <w:r>
              <w:rPr>
                <w:b/>
                <w:bCs/>
                <w:color w:val="C2185B"/>
              </w:rPr>
              <w:t>REVISION</w:t>
            </w:r>
          </w:p>
          <w:p w14:paraId="741E74A5" w14:textId="77777777" w:rsidR="001A20E6" w:rsidRDefault="00000000">
            <w:pPr>
              <w:pStyle w:val="TableCellTaskDetails"/>
            </w:pPr>
            <w:r>
              <w:t>• Practice - Geomorphology (G02) — 30m</w:t>
            </w:r>
          </w:p>
          <w:p w14:paraId="4F6DD779"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43F02EA0" w14:textId="77777777" w:rsidR="001A20E6" w:rsidRDefault="00000000">
            <w:pPr>
              <w:pStyle w:val="TableCellTaskSubject"/>
            </w:pPr>
            <w:r>
              <w:t>Geography</w:t>
            </w:r>
          </w:p>
          <w:p w14:paraId="703978A7" w14:textId="77777777" w:rsidR="001A20E6" w:rsidRDefault="00000000">
            <w:pPr>
              <w:pStyle w:val="TableCellTaskDetails"/>
            </w:pPr>
            <w:r>
              <w:t>• Study - Climatology (G03) — 30m</w:t>
            </w:r>
          </w:p>
          <w:p w14:paraId="67D69846" w14:textId="77777777" w:rsidR="001A20E6" w:rsidRDefault="00000000">
            <w:pPr>
              <w:pStyle w:val="TableCellTaskBadge"/>
              <w:shd w:val="clear" w:color="auto" w:fill="E3F2FD"/>
            </w:pPr>
            <w:r>
              <w:rPr>
                <w:b/>
                <w:bCs/>
                <w:color w:val="1976D2"/>
              </w:rPr>
              <w:t>STUDY</w:t>
            </w:r>
          </w:p>
          <w:p w14:paraId="2E9CAE24" w14:textId="77777777" w:rsidR="001A20E6" w:rsidRDefault="00000000">
            <w:pPr>
              <w:pStyle w:val="TableCellTaskDetails"/>
            </w:pPr>
            <w:r>
              <w:t>• Revision - Industry - World and India (G09) — 30m</w:t>
            </w:r>
          </w:p>
          <w:p w14:paraId="4BD16675" w14:textId="77777777" w:rsidR="001A20E6" w:rsidRDefault="00000000">
            <w:pPr>
              <w:pStyle w:val="TableCellTaskBadge"/>
              <w:shd w:val="clear" w:color="auto" w:fill="FCE4EC"/>
            </w:pPr>
            <w:r>
              <w:rPr>
                <w:b/>
                <w:bCs/>
                <w:color w:val="C2185B"/>
              </w:rPr>
              <w:t>REVISION</w:t>
            </w:r>
          </w:p>
          <w:p w14:paraId="3B546601" w14:textId="77777777" w:rsidR="001A20E6" w:rsidRDefault="00000000">
            <w:pPr>
              <w:pStyle w:val="TableCellTaskDetails"/>
            </w:pPr>
            <w:r>
              <w:t>• Revision - Settlements (G10) — 30m</w:t>
            </w:r>
          </w:p>
          <w:p w14:paraId="2FDA037D" w14:textId="77777777" w:rsidR="001A20E6" w:rsidRDefault="00000000">
            <w:pPr>
              <w:pStyle w:val="TableCellTaskBadge"/>
              <w:shd w:val="clear" w:color="auto" w:fill="FCE4EC"/>
            </w:pPr>
            <w:r>
              <w:rPr>
                <w:b/>
                <w:bCs/>
                <w:color w:val="C2185B"/>
              </w:rPr>
              <w:t>REVISION</w:t>
            </w:r>
          </w:p>
          <w:p w14:paraId="59C4A50E" w14:textId="77777777" w:rsidR="001A20E6" w:rsidRDefault="00000000">
            <w:pPr>
              <w:pStyle w:val="TableCellTaskDetails"/>
            </w:pPr>
            <w:r>
              <w:t>• Revision - Population and Migration (G11) — 30m</w:t>
            </w:r>
          </w:p>
          <w:p w14:paraId="67FCF156" w14:textId="77777777" w:rsidR="001A20E6" w:rsidRDefault="00000000">
            <w:pPr>
              <w:pStyle w:val="TableCellTaskBadge"/>
              <w:shd w:val="clear" w:color="auto" w:fill="FCE4EC"/>
            </w:pPr>
            <w:r>
              <w:rPr>
                <w:b/>
                <w:bCs/>
                <w:color w:val="C2185B"/>
              </w:rPr>
              <w:t>REVISION</w:t>
            </w:r>
          </w:p>
          <w:p w14:paraId="6DC3559E" w14:textId="77777777" w:rsidR="001A20E6" w:rsidRDefault="00000000">
            <w:pPr>
              <w:pStyle w:val="TableCellTaskDetails"/>
            </w:pPr>
            <w:r>
              <w:t>• Practice - Climatology (G03) — 30m</w:t>
            </w:r>
          </w:p>
          <w:p w14:paraId="79B88562"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36E1EB86" w14:textId="77777777" w:rsidR="001A20E6" w:rsidRDefault="00000000">
            <w:pPr>
              <w:pStyle w:val="TableCellTaskSubject"/>
            </w:pPr>
            <w:r>
              <w:t>Geography</w:t>
            </w:r>
          </w:p>
          <w:p w14:paraId="14155550" w14:textId="77777777" w:rsidR="001A20E6" w:rsidRDefault="00000000">
            <w:pPr>
              <w:pStyle w:val="TableCellTaskDetails"/>
            </w:pPr>
            <w:r>
              <w:t>• Study - Oceanography (G04) — 30m</w:t>
            </w:r>
          </w:p>
          <w:p w14:paraId="1176AB8B" w14:textId="77777777" w:rsidR="001A20E6" w:rsidRDefault="00000000">
            <w:pPr>
              <w:pStyle w:val="TableCellTaskBadge"/>
              <w:shd w:val="clear" w:color="auto" w:fill="E3F2FD"/>
            </w:pPr>
            <w:r>
              <w:rPr>
                <w:b/>
                <w:bCs/>
                <w:color w:val="1976D2"/>
              </w:rPr>
              <w:t>STUDY</w:t>
            </w:r>
          </w:p>
          <w:p w14:paraId="109F9FEF" w14:textId="77777777" w:rsidR="001A20E6" w:rsidRDefault="00000000">
            <w:pPr>
              <w:pStyle w:val="TableCellTaskDetails"/>
            </w:pPr>
            <w:r>
              <w:t>• Revision - Physical geogrpahy of India &amp; Drainage; (G12) — 30m</w:t>
            </w:r>
          </w:p>
          <w:p w14:paraId="56C73C49" w14:textId="77777777" w:rsidR="001A20E6" w:rsidRDefault="00000000">
            <w:pPr>
              <w:pStyle w:val="TableCellTaskBadge"/>
              <w:shd w:val="clear" w:color="auto" w:fill="FCE4EC"/>
            </w:pPr>
            <w:r>
              <w:rPr>
                <w:b/>
                <w:bCs/>
                <w:color w:val="C2185B"/>
              </w:rPr>
              <w:t>REVISION</w:t>
            </w:r>
          </w:p>
          <w:p w14:paraId="346099A8" w14:textId="77777777" w:rsidR="001A20E6" w:rsidRDefault="00000000">
            <w:pPr>
              <w:pStyle w:val="TableCellTaskDetails"/>
            </w:pPr>
            <w:r>
              <w:t>• Revision - Indian Climate &amp; Vegetation (G13) — 30m</w:t>
            </w:r>
          </w:p>
          <w:p w14:paraId="78F39366" w14:textId="77777777" w:rsidR="001A20E6" w:rsidRDefault="00000000">
            <w:pPr>
              <w:pStyle w:val="TableCellTaskBadge"/>
              <w:shd w:val="clear" w:color="auto" w:fill="FCE4EC"/>
            </w:pPr>
            <w:r>
              <w:rPr>
                <w:b/>
                <w:bCs/>
                <w:color w:val="C2185B"/>
              </w:rPr>
              <w:t>REVISION</w:t>
            </w:r>
          </w:p>
          <w:p w14:paraId="336ABA4C" w14:textId="77777777" w:rsidR="001A20E6" w:rsidRDefault="00000000">
            <w:pPr>
              <w:pStyle w:val="TableCellTaskDetails"/>
            </w:pPr>
            <w:r>
              <w:t>• Revision - Agriculture and allied Sector - World &amp; India (G14) — 30m</w:t>
            </w:r>
          </w:p>
          <w:p w14:paraId="2079D465" w14:textId="77777777" w:rsidR="001A20E6" w:rsidRDefault="00000000">
            <w:pPr>
              <w:pStyle w:val="TableCellTaskBadge"/>
              <w:shd w:val="clear" w:color="auto" w:fill="FCE4EC"/>
            </w:pPr>
            <w:r>
              <w:rPr>
                <w:b/>
                <w:bCs/>
                <w:color w:val="C2185B"/>
              </w:rPr>
              <w:t>REVISION</w:t>
            </w:r>
          </w:p>
          <w:p w14:paraId="7CD5F7E9" w14:textId="77777777" w:rsidR="001A20E6" w:rsidRDefault="00000000">
            <w:pPr>
              <w:pStyle w:val="TableCellTaskDetails"/>
            </w:pPr>
            <w:r>
              <w:t>• Practice - Oceanography (G04) — 30m</w:t>
            </w:r>
          </w:p>
          <w:p w14:paraId="3794A1F4"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5C15CE4D" w14:textId="77777777" w:rsidR="001A20E6" w:rsidRDefault="00000000">
            <w:pPr>
              <w:pStyle w:val="TableCellTaskSubject"/>
            </w:pPr>
            <w:r>
              <w:t>Geography</w:t>
            </w:r>
          </w:p>
          <w:p w14:paraId="4B9856CF" w14:textId="77777777" w:rsidR="001A20E6" w:rsidRDefault="00000000">
            <w:pPr>
              <w:pStyle w:val="TableCellTaskDetails"/>
            </w:pPr>
            <w:r>
              <w:t>• Study - Bio-Geography (G05) — 30m</w:t>
            </w:r>
          </w:p>
          <w:p w14:paraId="2E472030" w14:textId="77777777" w:rsidR="001A20E6" w:rsidRDefault="00000000">
            <w:pPr>
              <w:pStyle w:val="TableCellTaskBadge"/>
              <w:shd w:val="clear" w:color="auto" w:fill="E3F2FD"/>
            </w:pPr>
            <w:r>
              <w:rPr>
                <w:b/>
                <w:bCs/>
                <w:color w:val="1976D2"/>
              </w:rPr>
              <w:t>STUDY</w:t>
            </w:r>
          </w:p>
          <w:p w14:paraId="79AA94DF" w14:textId="77777777" w:rsidR="001A20E6" w:rsidRDefault="00000000">
            <w:pPr>
              <w:pStyle w:val="TableCellTaskDetails"/>
            </w:pPr>
            <w:r>
              <w:t>• Revision - Trade, Transport and Communication - World &amp; India (G15) — 30m</w:t>
            </w:r>
          </w:p>
          <w:p w14:paraId="201E1B23" w14:textId="77777777" w:rsidR="001A20E6" w:rsidRDefault="00000000">
            <w:pPr>
              <w:pStyle w:val="TableCellTaskBadge"/>
              <w:shd w:val="clear" w:color="auto" w:fill="FCE4EC"/>
            </w:pPr>
            <w:r>
              <w:rPr>
                <w:b/>
                <w:bCs/>
                <w:color w:val="C2185B"/>
              </w:rPr>
              <w:t>REVISION</w:t>
            </w:r>
          </w:p>
          <w:p w14:paraId="3E03C563" w14:textId="77777777" w:rsidR="001A20E6" w:rsidRDefault="00000000">
            <w:pPr>
              <w:pStyle w:val="TableCellTaskDetails"/>
            </w:pPr>
            <w:r>
              <w:t>• Revision - Environmental Geography (G16) — 30m</w:t>
            </w:r>
          </w:p>
          <w:p w14:paraId="31B83F3B" w14:textId="77777777" w:rsidR="001A20E6" w:rsidRDefault="00000000">
            <w:pPr>
              <w:pStyle w:val="TableCellTaskBadge"/>
              <w:shd w:val="clear" w:color="auto" w:fill="FCE4EC"/>
            </w:pPr>
            <w:r>
              <w:rPr>
                <w:b/>
                <w:bCs/>
                <w:color w:val="C2185B"/>
              </w:rPr>
              <w:t>REVISION</w:t>
            </w:r>
          </w:p>
          <w:p w14:paraId="045E933A" w14:textId="77777777" w:rsidR="001A20E6" w:rsidRDefault="00000000">
            <w:pPr>
              <w:pStyle w:val="TableCellTaskDetails"/>
            </w:pPr>
            <w:r>
              <w:t>• Revision - Broad / Overlap (G00) — 30m</w:t>
            </w:r>
          </w:p>
          <w:p w14:paraId="3B42D4EA" w14:textId="77777777" w:rsidR="001A20E6" w:rsidRDefault="00000000">
            <w:pPr>
              <w:pStyle w:val="TableCellTaskBadge"/>
              <w:shd w:val="clear" w:color="auto" w:fill="FCE4EC"/>
            </w:pPr>
            <w:r>
              <w:rPr>
                <w:b/>
                <w:bCs/>
                <w:color w:val="C2185B"/>
              </w:rPr>
              <w:t>REVISION</w:t>
            </w:r>
          </w:p>
          <w:p w14:paraId="0DEEDB5E" w14:textId="77777777" w:rsidR="001A20E6" w:rsidRDefault="00000000">
            <w:pPr>
              <w:pStyle w:val="TableCellTaskDetails"/>
            </w:pPr>
            <w:r>
              <w:t>• Practice - Bio-Geography (G05) — 30m</w:t>
            </w:r>
          </w:p>
          <w:p w14:paraId="1F626E22"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1E27BEAF" w14:textId="77777777" w:rsidR="001A20E6" w:rsidRDefault="001A20E6"/>
        </w:tc>
      </w:tr>
      <w:tr w:rsidR="001A20E6" w14:paraId="26636143" w14:textId="77777777">
        <w:tc>
          <w:tcPr>
            <w:tcW w:w="700" w:type="pct"/>
            <w:shd w:val="clear" w:color="auto" w:fill="E0F2FE"/>
            <w:tcMar>
              <w:top w:w="150" w:type="dxa"/>
              <w:left w:w="100" w:type="dxa"/>
              <w:bottom w:w="150" w:type="dxa"/>
              <w:right w:w="100" w:type="dxa"/>
            </w:tcMar>
          </w:tcPr>
          <w:p w14:paraId="06C3E0EC" w14:textId="77777777" w:rsidR="001A20E6" w:rsidRDefault="00000000">
            <w:pPr>
              <w:pStyle w:val="TableCellTaskSubject"/>
            </w:pPr>
            <w:r>
              <w:t>Environment, Ecology and Disaster Management</w:t>
            </w:r>
          </w:p>
          <w:p w14:paraId="23987C4D" w14:textId="77777777" w:rsidR="001A20E6" w:rsidRDefault="00000000">
            <w:pPr>
              <w:pStyle w:val="TableCellTaskDetails"/>
            </w:pPr>
            <w:r>
              <w:t>• Test - TEST — 3h</w:t>
            </w:r>
          </w:p>
          <w:p w14:paraId="2BE56326" w14:textId="77777777" w:rsidR="001A20E6" w:rsidRDefault="00000000">
            <w:pPr>
              <w:pStyle w:val="TableCellTaskBadge"/>
              <w:shd w:val="clear" w:color="auto" w:fill="FFF3E0"/>
            </w:pPr>
            <w:r>
              <w:rPr>
                <w:b/>
                <w:bCs/>
                <w:color w:val="F57C00"/>
              </w:rPr>
              <w:t>TEST</w:t>
            </w:r>
          </w:p>
        </w:tc>
        <w:tc>
          <w:tcPr>
            <w:tcW w:w="700" w:type="pct"/>
            <w:shd w:val="clear" w:color="auto" w:fill="E0F2FE"/>
            <w:tcMar>
              <w:top w:w="150" w:type="dxa"/>
              <w:left w:w="100" w:type="dxa"/>
              <w:bottom w:w="150" w:type="dxa"/>
              <w:right w:w="100" w:type="dxa"/>
            </w:tcMar>
          </w:tcPr>
          <w:p w14:paraId="1A198618" w14:textId="77777777" w:rsidR="001A20E6" w:rsidRDefault="00000000">
            <w:pPr>
              <w:pStyle w:val="TableCellTaskSubject"/>
            </w:pPr>
            <w:r>
              <w:t>Environment, Ecology and Disaster Management</w:t>
            </w:r>
          </w:p>
          <w:p w14:paraId="6039FFAA" w14:textId="77777777" w:rsidR="001A20E6" w:rsidRDefault="00000000">
            <w:pPr>
              <w:pStyle w:val="TableCellTaskDetails"/>
            </w:pPr>
            <w:r>
              <w:t>• Study - Basics of Environment (B01) — 30m</w:t>
            </w:r>
          </w:p>
          <w:p w14:paraId="2C11F866" w14:textId="77777777" w:rsidR="001A20E6" w:rsidRDefault="00000000">
            <w:pPr>
              <w:pStyle w:val="TableCellTaskBadge"/>
              <w:shd w:val="clear" w:color="auto" w:fill="E3F2FD"/>
            </w:pPr>
            <w:r>
              <w:rPr>
                <w:b/>
                <w:bCs/>
                <w:color w:val="1976D2"/>
              </w:rPr>
              <w:t>STUDY</w:t>
            </w:r>
          </w:p>
          <w:p w14:paraId="48731A26" w14:textId="77777777" w:rsidR="001A20E6" w:rsidRDefault="00000000">
            <w:pPr>
              <w:pStyle w:val="TableCellTaskDetails"/>
            </w:pPr>
            <w:r>
              <w:t>• Revision - Wetlands, Mangroves and Corals (B03) — 30m</w:t>
            </w:r>
          </w:p>
          <w:p w14:paraId="02BF0D62" w14:textId="77777777" w:rsidR="001A20E6" w:rsidRDefault="00000000">
            <w:pPr>
              <w:pStyle w:val="TableCellTaskBadge"/>
              <w:shd w:val="clear" w:color="auto" w:fill="FCE4EC"/>
            </w:pPr>
            <w:r>
              <w:rPr>
                <w:b/>
                <w:bCs/>
                <w:color w:val="C2185B"/>
              </w:rPr>
              <w:t>REVISION</w:t>
            </w:r>
          </w:p>
          <w:p w14:paraId="76711974" w14:textId="77777777" w:rsidR="001A20E6" w:rsidRDefault="00000000">
            <w:pPr>
              <w:pStyle w:val="TableCellTaskDetails"/>
            </w:pPr>
            <w:r>
              <w:t>• Revision - Biodiversity and its conservation (B04) — 30m</w:t>
            </w:r>
          </w:p>
          <w:p w14:paraId="6BEA6177" w14:textId="77777777" w:rsidR="001A20E6" w:rsidRDefault="00000000">
            <w:pPr>
              <w:pStyle w:val="TableCellTaskBadge"/>
              <w:shd w:val="clear" w:color="auto" w:fill="FCE4EC"/>
            </w:pPr>
            <w:r>
              <w:rPr>
                <w:b/>
                <w:bCs/>
                <w:color w:val="C2185B"/>
              </w:rPr>
              <w:t>REVISION</w:t>
            </w:r>
          </w:p>
          <w:p w14:paraId="19A9F969" w14:textId="77777777" w:rsidR="001A20E6" w:rsidRDefault="00000000">
            <w:pPr>
              <w:pStyle w:val="TableCellTaskDetails"/>
            </w:pPr>
            <w:r>
              <w:t>• Revision - Pollution (B05) — 30m</w:t>
            </w:r>
          </w:p>
          <w:p w14:paraId="28D1E944" w14:textId="77777777" w:rsidR="001A20E6" w:rsidRDefault="00000000">
            <w:pPr>
              <w:pStyle w:val="TableCellTaskBadge"/>
              <w:shd w:val="clear" w:color="auto" w:fill="FCE4EC"/>
            </w:pPr>
            <w:r>
              <w:rPr>
                <w:b/>
                <w:bCs/>
                <w:color w:val="C2185B"/>
              </w:rPr>
              <w:t>REVISION</w:t>
            </w:r>
          </w:p>
          <w:p w14:paraId="17EEB16B" w14:textId="77777777" w:rsidR="001A20E6" w:rsidRDefault="00000000">
            <w:pPr>
              <w:pStyle w:val="TableCellTaskDetails"/>
            </w:pPr>
            <w:r>
              <w:t>• Practice - Basics of Environment (B01) — 30m</w:t>
            </w:r>
          </w:p>
          <w:p w14:paraId="3B1915EF"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4C6B5747" w14:textId="77777777" w:rsidR="001A20E6" w:rsidRDefault="00000000">
            <w:pPr>
              <w:pStyle w:val="TableCellTaskSubject"/>
            </w:pPr>
            <w:r>
              <w:t>Environment, Ecology and Disaster Management</w:t>
            </w:r>
          </w:p>
          <w:p w14:paraId="4D001662" w14:textId="77777777" w:rsidR="001A20E6" w:rsidRDefault="00000000">
            <w:pPr>
              <w:pStyle w:val="TableCellTaskDetails"/>
            </w:pPr>
            <w:r>
              <w:t>• Study - Biomes (B02) — 30m</w:t>
            </w:r>
          </w:p>
          <w:p w14:paraId="17679468" w14:textId="77777777" w:rsidR="001A20E6" w:rsidRDefault="00000000">
            <w:pPr>
              <w:pStyle w:val="TableCellTaskBadge"/>
              <w:shd w:val="clear" w:color="auto" w:fill="E3F2FD"/>
            </w:pPr>
            <w:r>
              <w:rPr>
                <w:b/>
                <w:bCs/>
                <w:color w:val="1976D2"/>
              </w:rPr>
              <w:t>STUDY</w:t>
            </w:r>
          </w:p>
          <w:p w14:paraId="7BB51559" w14:textId="77777777" w:rsidR="001A20E6" w:rsidRDefault="00000000">
            <w:pPr>
              <w:pStyle w:val="TableCellTaskDetails"/>
            </w:pPr>
            <w:r>
              <w:t>• Revision - Land Degradation (B06) — 30m</w:t>
            </w:r>
          </w:p>
          <w:p w14:paraId="6D00E0AE" w14:textId="77777777" w:rsidR="001A20E6" w:rsidRDefault="00000000">
            <w:pPr>
              <w:pStyle w:val="TableCellTaskBadge"/>
              <w:shd w:val="clear" w:color="auto" w:fill="FCE4EC"/>
            </w:pPr>
            <w:r>
              <w:rPr>
                <w:b/>
                <w:bCs/>
                <w:color w:val="C2185B"/>
              </w:rPr>
              <w:t>REVISION</w:t>
            </w:r>
          </w:p>
          <w:p w14:paraId="55B85BE3" w14:textId="77777777" w:rsidR="001A20E6" w:rsidRDefault="00000000">
            <w:pPr>
              <w:pStyle w:val="TableCellTaskDetails"/>
            </w:pPr>
            <w:r>
              <w:t>• Revision - Waste Management (B07) — 30m</w:t>
            </w:r>
          </w:p>
          <w:p w14:paraId="1CA9E3DE" w14:textId="77777777" w:rsidR="001A20E6" w:rsidRDefault="00000000">
            <w:pPr>
              <w:pStyle w:val="TableCellTaskBadge"/>
              <w:shd w:val="clear" w:color="auto" w:fill="FCE4EC"/>
            </w:pPr>
            <w:r>
              <w:rPr>
                <w:b/>
                <w:bCs/>
                <w:color w:val="C2185B"/>
              </w:rPr>
              <w:t>REVISION</w:t>
            </w:r>
          </w:p>
          <w:p w14:paraId="3C976B4E" w14:textId="77777777" w:rsidR="001A20E6" w:rsidRDefault="00000000">
            <w:pPr>
              <w:pStyle w:val="TableCellTaskDetails"/>
            </w:pPr>
            <w:r>
              <w:t>• Revision - Forest Conservation (B08) — 30m</w:t>
            </w:r>
          </w:p>
          <w:p w14:paraId="17FC56E5" w14:textId="77777777" w:rsidR="001A20E6" w:rsidRDefault="00000000">
            <w:pPr>
              <w:pStyle w:val="TableCellTaskBadge"/>
              <w:shd w:val="clear" w:color="auto" w:fill="FCE4EC"/>
            </w:pPr>
            <w:r>
              <w:rPr>
                <w:b/>
                <w:bCs/>
                <w:color w:val="C2185B"/>
              </w:rPr>
              <w:t>REVISION</w:t>
            </w:r>
          </w:p>
          <w:p w14:paraId="469E5493" w14:textId="77777777" w:rsidR="001A20E6" w:rsidRDefault="00000000">
            <w:pPr>
              <w:pStyle w:val="TableCellTaskDetails"/>
            </w:pPr>
            <w:r>
              <w:t>• Practice - Biomes (B02) — 30m</w:t>
            </w:r>
          </w:p>
          <w:p w14:paraId="431F6CE2"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27A10001" w14:textId="77777777" w:rsidR="001A20E6" w:rsidRDefault="00000000">
            <w:pPr>
              <w:pStyle w:val="TableCellTaskSubject"/>
            </w:pPr>
            <w:r>
              <w:t>Environment, Ecology and Disaster Management</w:t>
            </w:r>
          </w:p>
          <w:p w14:paraId="668A0166" w14:textId="77777777" w:rsidR="001A20E6" w:rsidRDefault="00000000">
            <w:pPr>
              <w:pStyle w:val="TableCellTaskDetails"/>
            </w:pPr>
            <w:r>
              <w:t>• Study - Wetlands, Mangroves and Corals (B03) — 30m</w:t>
            </w:r>
          </w:p>
          <w:p w14:paraId="57649A7E" w14:textId="77777777" w:rsidR="001A20E6" w:rsidRDefault="00000000">
            <w:pPr>
              <w:pStyle w:val="TableCellTaskBadge"/>
              <w:shd w:val="clear" w:color="auto" w:fill="E3F2FD"/>
            </w:pPr>
            <w:r>
              <w:rPr>
                <w:b/>
                <w:bCs/>
                <w:color w:val="1976D2"/>
              </w:rPr>
              <w:t>STUDY</w:t>
            </w:r>
          </w:p>
          <w:p w14:paraId="4987B7F4" w14:textId="77777777" w:rsidR="001A20E6" w:rsidRDefault="00000000">
            <w:pPr>
              <w:pStyle w:val="TableCellTaskDetails"/>
            </w:pPr>
            <w:r>
              <w:t>• Revision - Global Warming and Climate Change (B09) — 30m</w:t>
            </w:r>
          </w:p>
          <w:p w14:paraId="76A8DFDB" w14:textId="77777777" w:rsidR="001A20E6" w:rsidRDefault="00000000">
            <w:pPr>
              <w:pStyle w:val="TableCellTaskBadge"/>
              <w:shd w:val="clear" w:color="auto" w:fill="FCE4EC"/>
            </w:pPr>
            <w:r>
              <w:rPr>
                <w:b/>
                <w:bCs/>
                <w:color w:val="C2185B"/>
              </w:rPr>
              <w:t>REVISION</w:t>
            </w:r>
          </w:p>
          <w:p w14:paraId="47A0DB0E" w14:textId="77777777" w:rsidR="001A20E6" w:rsidRDefault="00000000">
            <w:pPr>
              <w:pStyle w:val="TableCellTaskDetails"/>
            </w:pPr>
            <w:r>
              <w:t>• Revision - Green Revolution and Sustainable Agriculture (B10) — 30m</w:t>
            </w:r>
          </w:p>
          <w:p w14:paraId="010083BA" w14:textId="77777777" w:rsidR="001A20E6" w:rsidRDefault="00000000">
            <w:pPr>
              <w:pStyle w:val="TableCellTaskBadge"/>
              <w:shd w:val="clear" w:color="auto" w:fill="FCE4EC"/>
            </w:pPr>
            <w:r>
              <w:rPr>
                <w:b/>
                <w:bCs/>
                <w:color w:val="C2185B"/>
              </w:rPr>
              <w:t>REVISION</w:t>
            </w:r>
          </w:p>
          <w:p w14:paraId="0BCA2FAB" w14:textId="77777777" w:rsidR="001A20E6" w:rsidRDefault="00000000">
            <w:pPr>
              <w:pStyle w:val="TableCellTaskDetails"/>
            </w:pPr>
            <w:r>
              <w:t>• Revision - Renewable Energy (B11) — 30m</w:t>
            </w:r>
          </w:p>
          <w:p w14:paraId="66937655" w14:textId="77777777" w:rsidR="001A20E6" w:rsidRDefault="00000000">
            <w:pPr>
              <w:pStyle w:val="TableCellTaskBadge"/>
              <w:shd w:val="clear" w:color="auto" w:fill="FCE4EC"/>
            </w:pPr>
            <w:r>
              <w:rPr>
                <w:b/>
                <w:bCs/>
                <w:color w:val="C2185B"/>
              </w:rPr>
              <w:t>REVISION</w:t>
            </w:r>
          </w:p>
          <w:p w14:paraId="422F7D99" w14:textId="77777777" w:rsidR="001A20E6" w:rsidRDefault="00000000">
            <w:pPr>
              <w:pStyle w:val="TableCellTaskDetails"/>
            </w:pPr>
            <w:r>
              <w:t>• Practice - Wetlands, Mangroves and Corals (B03) — 30m</w:t>
            </w:r>
          </w:p>
          <w:p w14:paraId="32F2293B"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0F247D53" w14:textId="77777777" w:rsidR="001A20E6" w:rsidRDefault="00000000">
            <w:pPr>
              <w:pStyle w:val="TableCellTaskSubject"/>
            </w:pPr>
            <w:r>
              <w:t>Environment, Ecology and Disaster Management</w:t>
            </w:r>
          </w:p>
          <w:p w14:paraId="05E8982C" w14:textId="77777777" w:rsidR="001A20E6" w:rsidRDefault="00000000">
            <w:pPr>
              <w:pStyle w:val="TableCellTaskDetails"/>
            </w:pPr>
            <w:r>
              <w:t>• Study - Biodiversity and its conservation (B04) — 30m</w:t>
            </w:r>
          </w:p>
          <w:p w14:paraId="47227A3E" w14:textId="77777777" w:rsidR="001A20E6" w:rsidRDefault="00000000">
            <w:pPr>
              <w:pStyle w:val="TableCellTaskBadge"/>
              <w:shd w:val="clear" w:color="auto" w:fill="E3F2FD"/>
            </w:pPr>
            <w:r>
              <w:rPr>
                <w:b/>
                <w:bCs/>
                <w:color w:val="1976D2"/>
              </w:rPr>
              <w:t>STUDY</w:t>
            </w:r>
          </w:p>
          <w:p w14:paraId="10B88773" w14:textId="77777777" w:rsidR="001A20E6" w:rsidRDefault="00000000">
            <w:pPr>
              <w:pStyle w:val="TableCellTaskDetails"/>
            </w:pPr>
            <w:r>
              <w:t>• Revision - Global Agreements and Efforts (B12) — 30m</w:t>
            </w:r>
          </w:p>
          <w:p w14:paraId="123101F9" w14:textId="77777777" w:rsidR="001A20E6" w:rsidRDefault="00000000">
            <w:pPr>
              <w:pStyle w:val="TableCellTaskBadge"/>
              <w:shd w:val="clear" w:color="auto" w:fill="FCE4EC"/>
            </w:pPr>
            <w:r>
              <w:rPr>
                <w:b/>
                <w:bCs/>
                <w:color w:val="C2185B"/>
              </w:rPr>
              <w:t>REVISION</w:t>
            </w:r>
          </w:p>
          <w:p w14:paraId="7D2573F6" w14:textId="77777777" w:rsidR="001A20E6" w:rsidRDefault="00000000">
            <w:pPr>
              <w:pStyle w:val="TableCellTaskDetails"/>
            </w:pPr>
            <w:r>
              <w:t>• Revision - Indian Initiatives, efforts and Commitments (B13) — 30m</w:t>
            </w:r>
          </w:p>
          <w:p w14:paraId="20DEA1A6" w14:textId="77777777" w:rsidR="001A20E6" w:rsidRDefault="00000000">
            <w:pPr>
              <w:pStyle w:val="TableCellTaskBadge"/>
              <w:shd w:val="clear" w:color="auto" w:fill="FCE4EC"/>
            </w:pPr>
            <w:r>
              <w:rPr>
                <w:b/>
                <w:bCs/>
                <w:color w:val="C2185B"/>
              </w:rPr>
              <w:t>REVISION</w:t>
            </w:r>
          </w:p>
          <w:p w14:paraId="17EC2BC2" w14:textId="77777777" w:rsidR="001A20E6" w:rsidRDefault="00000000">
            <w:pPr>
              <w:pStyle w:val="TableCellTaskDetails"/>
            </w:pPr>
            <w:r>
              <w:t>• Revision - Environmental Impact Assessment (B14) — 30m</w:t>
            </w:r>
          </w:p>
          <w:p w14:paraId="5A576BC5" w14:textId="77777777" w:rsidR="001A20E6" w:rsidRDefault="00000000">
            <w:pPr>
              <w:pStyle w:val="TableCellTaskBadge"/>
              <w:shd w:val="clear" w:color="auto" w:fill="FCE4EC"/>
            </w:pPr>
            <w:r>
              <w:rPr>
                <w:b/>
                <w:bCs/>
                <w:color w:val="C2185B"/>
              </w:rPr>
              <w:t>REVISION</w:t>
            </w:r>
          </w:p>
          <w:p w14:paraId="66CE4A8B" w14:textId="77777777" w:rsidR="001A20E6" w:rsidRDefault="00000000">
            <w:pPr>
              <w:pStyle w:val="TableCellTaskDetails"/>
            </w:pPr>
            <w:r>
              <w:t>• Practice - Biodiversity and its conservation (B04) — 30m</w:t>
            </w:r>
          </w:p>
          <w:p w14:paraId="130E9881"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31FD56D2" w14:textId="77777777" w:rsidR="001A20E6" w:rsidRDefault="00000000">
            <w:pPr>
              <w:pStyle w:val="TableCellTaskSubject"/>
            </w:pPr>
            <w:r>
              <w:t>Environment, Ecology and Disaster Management</w:t>
            </w:r>
          </w:p>
          <w:p w14:paraId="5EF8747A" w14:textId="77777777" w:rsidR="001A20E6" w:rsidRDefault="00000000">
            <w:pPr>
              <w:pStyle w:val="TableCellTaskDetails"/>
            </w:pPr>
            <w:r>
              <w:t>• Study - Pollution (B05) — 30m</w:t>
            </w:r>
          </w:p>
          <w:p w14:paraId="7C996361" w14:textId="77777777" w:rsidR="001A20E6" w:rsidRDefault="00000000">
            <w:pPr>
              <w:pStyle w:val="TableCellTaskBadge"/>
              <w:shd w:val="clear" w:color="auto" w:fill="E3F2FD"/>
            </w:pPr>
            <w:r>
              <w:rPr>
                <w:b/>
                <w:bCs/>
                <w:color w:val="1976D2"/>
              </w:rPr>
              <w:t>STUDY</w:t>
            </w:r>
          </w:p>
          <w:p w14:paraId="23867222" w14:textId="77777777" w:rsidR="001A20E6" w:rsidRDefault="00000000">
            <w:pPr>
              <w:pStyle w:val="TableCellTaskDetails"/>
            </w:pPr>
            <w:r>
              <w:t>• Revision - Disasters (B15) — 30m</w:t>
            </w:r>
          </w:p>
          <w:p w14:paraId="77D5396C" w14:textId="77777777" w:rsidR="001A20E6" w:rsidRDefault="00000000">
            <w:pPr>
              <w:pStyle w:val="TableCellTaskBadge"/>
              <w:shd w:val="clear" w:color="auto" w:fill="FCE4EC"/>
            </w:pPr>
            <w:r>
              <w:rPr>
                <w:b/>
                <w:bCs/>
                <w:color w:val="C2185B"/>
              </w:rPr>
              <w:t>REVISION</w:t>
            </w:r>
          </w:p>
          <w:p w14:paraId="4A08D17B" w14:textId="77777777" w:rsidR="001A20E6" w:rsidRDefault="00000000">
            <w:pPr>
              <w:pStyle w:val="TableCellTaskDetails"/>
            </w:pPr>
            <w:r>
              <w:t>• Revision - Disaster Management (B16) — 30m</w:t>
            </w:r>
          </w:p>
          <w:p w14:paraId="4F592F14" w14:textId="77777777" w:rsidR="001A20E6" w:rsidRDefault="00000000">
            <w:pPr>
              <w:pStyle w:val="TableCellTaskBadge"/>
              <w:shd w:val="clear" w:color="auto" w:fill="FCE4EC"/>
            </w:pPr>
            <w:r>
              <w:rPr>
                <w:b/>
                <w:bCs/>
                <w:color w:val="C2185B"/>
              </w:rPr>
              <w:t>REVISION</w:t>
            </w:r>
          </w:p>
          <w:p w14:paraId="2B6FF27A" w14:textId="77777777" w:rsidR="001A20E6" w:rsidRDefault="00000000">
            <w:pPr>
              <w:pStyle w:val="TableCellTaskDetails"/>
            </w:pPr>
            <w:r>
              <w:t>• Revision - Broad / Overlap (B00) — 30m</w:t>
            </w:r>
          </w:p>
          <w:p w14:paraId="00B5EE7E" w14:textId="77777777" w:rsidR="001A20E6" w:rsidRDefault="00000000">
            <w:pPr>
              <w:pStyle w:val="TableCellTaskBadge"/>
              <w:shd w:val="clear" w:color="auto" w:fill="FCE4EC"/>
            </w:pPr>
            <w:r>
              <w:rPr>
                <w:b/>
                <w:bCs/>
                <w:color w:val="C2185B"/>
              </w:rPr>
              <w:t>REVISION</w:t>
            </w:r>
          </w:p>
          <w:p w14:paraId="5E8B05C7" w14:textId="77777777" w:rsidR="001A20E6" w:rsidRDefault="00000000">
            <w:pPr>
              <w:pStyle w:val="TableCellTaskDetails"/>
            </w:pPr>
            <w:r>
              <w:t>• Practice - Pollution (B05) — 30m</w:t>
            </w:r>
          </w:p>
          <w:p w14:paraId="1669915E"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6AFA7B91" w14:textId="77777777" w:rsidR="001A20E6" w:rsidRDefault="001A20E6"/>
        </w:tc>
      </w:tr>
    </w:tbl>
    <w:p w14:paraId="4D971D48" w14:textId="77777777" w:rsidR="001A20E6" w:rsidRDefault="001A20E6">
      <w:pPr>
        <w:spacing w:after="400"/>
      </w:pPr>
    </w:p>
    <w:p w14:paraId="394B3A1C" w14:textId="77777777" w:rsidR="001A20E6" w:rsidRDefault="00000000">
      <w:pPr>
        <w:pStyle w:val="ResourceTitle"/>
      </w:pPr>
      <w:r>
        <w:t>📚 Resources for Jun 13 - Jun 19</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10EEE0BA" w14:textId="77777777">
        <w:tc>
          <w:tcPr>
            <w:tcW w:w="1650" w:type="pct"/>
            <w:tcBorders>
              <w:bottom w:val="single" w:sz="2" w:space="0" w:color="D1D5DB"/>
              <w:right w:val="single" w:sz="2" w:space="0" w:color="D1D5DB"/>
            </w:tcBorders>
            <w:tcMar>
              <w:top w:w="200" w:type="dxa"/>
              <w:left w:w="150" w:type="dxa"/>
              <w:bottom w:w="200" w:type="dxa"/>
              <w:right w:w="150" w:type="dxa"/>
            </w:tcMar>
          </w:tcPr>
          <w:p w14:paraId="16010DAE" w14:textId="77777777" w:rsidR="001A20E6" w:rsidRDefault="00000000">
            <w:pPr>
              <w:pStyle w:val="TableCellSubjectName"/>
            </w:pPr>
            <w:r>
              <w:t>Geography</w:t>
            </w:r>
          </w:p>
          <w:p w14:paraId="417686F4" w14:textId="77777777" w:rsidR="001A20E6" w:rsidRDefault="00000000">
            <w:pPr>
              <w:pStyle w:val="TableCellCategoryTitle"/>
            </w:pPr>
            <w:r>
              <w:t>📝 Practice Materials</w:t>
            </w:r>
          </w:p>
          <w:p w14:paraId="7B242810" w14:textId="77777777" w:rsidR="001A20E6" w:rsidRDefault="00000000">
            <w:pPr>
              <w:pStyle w:val="TableCellResourceItem"/>
            </w:pPr>
            <w:r>
              <w:t>• La Excellence Geography Material</w:t>
            </w:r>
          </w:p>
          <w:p w14:paraId="3521DD75" w14:textId="77777777" w:rsidR="001A20E6" w:rsidRDefault="00000000">
            <w:pPr>
              <w:pStyle w:val="TableCellResourceItem"/>
            </w:pPr>
            <w:r>
              <w:t>• Mains RRP + Prelims RRP</w:t>
            </w:r>
          </w:p>
          <w:p w14:paraId="6F399DB4" w14:textId="77777777" w:rsidR="001A20E6" w:rsidRDefault="00000000">
            <w:pPr>
              <w:pStyle w:val="TableCellResourceItem"/>
            </w:pPr>
            <w:r>
              <w:t>• Prelims &amp; Mains Workbooks</w:t>
            </w:r>
          </w:p>
          <w:p w14:paraId="1063F82E" w14:textId="77777777" w:rsidR="001A20E6" w:rsidRDefault="00000000">
            <w:pPr>
              <w:pStyle w:val="TableCellCategoryTitle"/>
            </w:pPr>
            <w:r>
              <w:t>📰 Current Affairs</w:t>
            </w:r>
          </w:p>
          <w:p w14:paraId="6634C4DD" w14:textId="77777777" w:rsidR="001A20E6" w:rsidRDefault="00000000">
            <w:pPr>
              <w:pStyle w:val="TableCellResourceItem"/>
            </w:pPr>
            <w:r>
              <w:t>• Atlas (Orient Blackswan)</w:t>
            </w:r>
          </w:p>
          <w:p w14:paraId="11714F6B" w14:textId="77777777" w:rsidR="001A20E6" w:rsidRDefault="00000000">
            <w:pPr>
              <w:pStyle w:val="TableCellResourceItem"/>
            </w:pPr>
            <w:r>
              <w:t>• Newspapers (The Hindu – Env/Geo pages)</w:t>
            </w:r>
          </w:p>
          <w:p w14:paraId="43007C62"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04B0A481" w14:textId="77777777" w:rsidR="001A20E6" w:rsidRDefault="00000000">
            <w:pPr>
              <w:pStyle w:val="TableCellSubjectName"/>
            </w:pPr>
            <w:r>
              <w:t>Environment, Ecology and Disaster Management</w:t>
            </w:r>
          </w:p>
          <w:p w14:paraId="07A3A7BB" w14:textId="77777777" w:rsidR="001A20E6" w:rsidRDefault="00000000">
            <w:pPr>
              <w:pStyle w:val="TableCellCategoryTitle"/>
            </w:pPr>
            <w:r>
              <w:t>📝 Practice Materials</w:t>
            </w:r>
          </w:p>
          <w:p w14:paraId="2C66739F" w14:textId="77777777" w:rsidR="001A20E6" w:rsidRDefault="00000000">
            <w:pPr>
              <w:pStyle w:val="TableCellResourceItem"/>
            </w:pPr>
            <w:r>
              <w:t>• La Excellence Environment Material</w:t>
            </w:r>
          </w:p>
          <w:p w14:paraId="716E678F" w14:textId="77777777" w:rsidR="001A20E6" w:rsidRDefault="00000000">
            <w:pPr>
              <w:pStyle w:val="TableCellResourceItem"/>
            </w:pPr>
            <w:r>
              <w:t>• Prelims &amp; Mains Workbooks</w:t>
            </w:r>
          </w:p>
          <w:p w14:paraId="3387E01F" w14:textId="77777777" w:rsidR="001A20E6" w:rsidRDefault="00000000">
            <w:pPr>
              <w:pStyle w:val="TableCellResourceItem"/>
            </w:pPr>
            <w:r>
              <w:t>• La Excellence DM Material</w:t>
            </w:r>
          </w:p>
          <w:p w14:paraId="7EADD2CF" w14:textId="77777777" w:rsidR="001A20E6" w:rsidRDefault="00000000">
            <w:pPr>
              <w:pStyle w:val="TableCellResourceItem"/>
            </w:pPr>
            <w:r>
              <w:t>• Prelims &amp; Mains Workbooks</w:t>
            </w:r>
          </w:p>
          <w:p w14:paraId="6D7D4F53" w14:textId="77777777" w:rsidR="001A20E6" w:rsidRDefault="00000000">
            <w:pPr>
              <w:pStyle w:val="TableCellCategoryTitle"/>
            </w:pPr>
            <w:r>
              <w:t>📰 Current Affairs</w:t>
            </w:r>
          </w:p>
          <w:p w14:paraId="7B591437" w14:textId="77777777" w:rsidR="001A20E6" w:rsidRDefault="00000000">
            <w:pPr>
              <w:pStyle w:val="TableCellResourceItem"/>
            </w:pPr>
            <w:r>
              <w:t>• Down to Earth</w:t>
            </w:r>
          </w:p>
          <w:p w14:paraId="236985EE" w14:textId="77777777" w:rsidR="001A20E6" w:rsidRDefault="00000000">
            <w:pPr>
              <w:pStyle w:val="TableCellResourceItem"/>
            </w:pPr>
            <w:r>
              <w:t>• Newspapers (The Hindu – Env, sections)</w:t>
            </w:r>
          </w:p>
          <w:p w14:paraId="2243D05B" w14:textId="77777777" w:rsidR="001A20E6" w:rsidRDefault="00000000">
            <w:pPr>
              <w:pStyle w:val="TableCellResourceItem"/>
            </w:pPr>
            <w:r>
              <w:t>• Down to earth</w:t>
            </w:r>
          </w:p>
          <w:p w14:paraId="1E9D052F" w14:textId="77777777" w:rsidR="001A20E6" w:rsidRDefault="00000000">
            <w:pPr>
              <w:pStyle w:val="TableCellResourceItem"/>
            </w:pPr>
            <w:r>
              <w:t>• Disaster coverage – IE/The Hindu</w:t>
            </w:r>
          </w:p>
        </w:tc>
        <w:tc>
          <w:tcPr>
            <w:tcW w:w="1650" w:type="pct"/>
          </w:tcPr>
          <w:p w14:paraId="08DC928D" w14:textId="77777777" w:rsidR="001A20E6" w:rsidRDefault="001A20E6"/>
        </w:tc>
      </w:tr>
    </w:tbl>
    <w:p w14:paraId="372FE735"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39C8DACC" w14:textId="77777777">
        <w:tc>
          <w:tcPr>
            <w:tcW w:w="2500" w:type="pct"/>
            <w:tcMar>
              <w:top w:w="0" w:type="dxa"/>
              <w:left w:w="0" w:type="dxa"/>
              <w:bottom w:w="0" w:type="dxa"/>
              <w:right w:w="0" w:type="dxa"/>
            </w:tcMar>
          </w:tcPr>
          <w:p w14:paraId="43C5B977" w14:textId="77777777" w:rsidR="001A20E6" w:rsidRDefault="00000000">
            <w:pPr>
              <w:pStyle w:val="WeekTitle"/>
            </w:pPr>
            <w:r>
              <w:rPr>
                <w:color w:val="0369A1"/>
              </w:rPr>
              <w:t>📅 Jun 20 - Jun 26, 2027</w:t>
            </w:r>
          </w:p>
        </w:tc>
        <w:tc>
          <w:tcPr>
            <w:tcW w:w="2500" w:type="pct"/>
            <w:tcMar>
              <w:top w:w="0" w:type="dxa"/>
              <w:left w:w="0" w:type="dxa"/>
              <w:bottom w:w="0" w:type="dxa"/>
              <w:right w:w="0" w:type="dxa"/>
            </w:tcMar>
          </w:tcPr>
          <w:p w14:paraId="1368E293" w14:textId="77777777" w:rsidR="001A20E6" w:rsidRDefault="00000000">
            <w:pPr>
              <w:pStyle w:val="WeekCycleName"/>
            </w:pPr>
            <w:r>
              <w:rPr>
                <w:color w:val="0369A1"/>
              </w:rPr>
              <w:t>C6</w:t>
            </w:r>
          </w:p>
        </w:tc>
      </w:tr>
    </w:tbl>
    <w:p w14:paraId="697EA331"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6F43A39E" w14:textId="77777777">
        <w:tc>
          <w:tcPr>
            <w:tcW w:w="700" w:type="pct"/>
            <w:shd w:val="clear" w:color="auto" w:fill="E0F2FE"/>
            <w:tcMar>
              <w:top w:w="200" w:type="dxa"/>
              <w:left w:w="100" w:type="dxa"/>
              <w:bottom w:w="200" w:type="dxa"/>
              <w:right w:w="100" w:type="dxa"/>
            </w:tcMar>
          </w:tcPr>
          <w:p w14:paraId="3A477BE6" w14:textId="77777777" w:rsidR="001A20E6" w:rsidRDefault="00000000">
            <w:pPr>
              <w:pStyle w:val="TableCellCalendarDayHeader"/>
            </w:pPr>
            <w:r>
              <w:rPr>
                <w:color w:val="0369A1"/>
              </w:rPr>
              <w:t>Sunday</w:t>
            </w:r>
          </w:p>
          <w:p w14:paraId="6368EC03" w14:textId="77777777" w:rsidR="001A20E6" w:rsidRDefault="00000000">
            <w:pPr>
              <w:pStyle w:val="TableCellCalendarDateHeader"/>
            </w:pPr>
            <w:r>
              <w:rPr>
                <w:color w:val="0369A1"/>
              </w:rPr>
              <w:t>Jun 20</w:t>
            </w:r>
          </w:p>
          <w:p w14:paraId="4B33178A"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021AEAEB" w14:textId="77777777" w:rsidR="001A20E6" w:rsidRDefault="00000000">
            <w:pPr>
              <w:pStyle w:val="TableCellCalendarDayHeader"/>
            </w:pPr>
            <w:r>
              <w:rPr>
                <w:color w:val="0369A1"/>
              </w:rPr>
              <w:t>Monday</w:t>
            </w:r>
          </w:p>
          <w:p w14:paraId="5DB2EE6B" w14:textId="77777777" w:rsidR="001A20E6" w:rsidRDefault="00000000">
            <w:pPr>
              <w:pStyle w:val="TableCellCalendarDateHeader"/>
            </w:pPr>
            <w:r>
              <w:rPr>
                <w:color w:val="0369A1"/>
              </w:rPr>
              <w:t>Jun 21</w:t>
            </w:r>
          </w:p>
          <w:p w14:paraId="34716FCB"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7EDA7EF5" w14:textId="77777777" w:rsidR="001A20E6" w:rsidRDefault="00000000">
            <w:pPr>
              <w:pStyle w:val="TableCellCalendarDayHeader"/>
            </w:pPr>
            <w:r>
              <w:rPr>
                <w:color w:val="0369A1"/>
              </w:rPr>
              <w:t>Tuesday</w:t>
            </w:r>
          </w:p>
          <w:p w14:paraId="1F457065" w14:textId="77777777" w:rsidR="001A20E6" w:rsidRDefault="00000000">
            <w:pPr>
              <w:pStyle w:val="TableCellCalendarDateHeader"/>
            </w:pPr>
            <w:r>
              <w:rPr>
                <w:color w:val="0369A1"/>
              </w:rPr>
              <w:t>Jun 22</w:t>
            </w:r>
          </w:p>
          <w:p w14:paraId="45F5A20A"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7B56412E" w14:textId="77777777" w:rsidR="001A20E6" w:rsidRDefault="00000000">
            <w:pPr>
              <w:pStyle w:val="TableCellCalendarDayHeader"/>
            </w:pPr>
            <w:r>
              <w:rPr>
                <w:color w:val="0369A1"/>
              </w:rPr>
              <w:t>Wednesday</w:t>
            </w:r>
          </w:p>
          <w:p w14:paraId="370F82F7" w14:textId="77777777" w:rsidR="001A20E6" w:rsidRDefault="00000000">
            <w:pPr>
              <w:pStyle w:val="TableCellCalendarDateHeader"/>
            </w:pPr>
            <w:r>
              <w:rPr>
                <w:color w:val="0369A1"/>
              </w:rPr>
              <w:t>Jun 23</w:t>
            </w:r>
          </w:p>
          <w:p w14:paraId="691FFDF1"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0B5DF9F2" w14:textId="77777777" w:rsidR="001A20E6" w:rsidRDefault="00000000">
            <w:pPr>
              <w:pStyle w:val="TableCellCalendarDayHeader"/>
            </w:pPr>
            <w:r>
              <w:rPr>
                <w:color w:val="0369A1"/>
              </w:rPr>
              <w:t>Thursday</w:t>
            </w:r>
          </w:p>
          <w:p w14:paraId="2F4A61E7" w14:textId="77777777" w:rsidR="001A20E6" w:rsidRDefault="00000000">
            <w:pPr>
              <w:pStyle w:val="TableCellCalendarDateHeader"/>
            </w:pPr>
            <w:r>
              <w:rPr>
                <w:color w:val="0369A1"/>
              </w:rPr>
              <w:t>Jun 24</w:t>
            </w:r>
          </w:p>
          <w:p w14:paraId="539A9C1B"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6D6392B2" w14:textId="77777777" w:rsidR="001A20E6" w:rsidRDefault="00000000">
            <w:pPr>
              <w:pStyle w:val="TableCellCalendarDayHeader"/>
            </w:pPr>
            <w:r>
              <w:rPr>
                <w:color w:val="0369A1"/>
              </w:rPr>
              <w:t>Friday</w:t>
            </w:r>
          </w:p>
          <w:p w14:paraId="1FFF9D2B" w14:textId="77777777" w:rsidR="001A20E6" w:rsidRDefault="00000000">
            <w:pPr>
              <w:pStyle w:val="TableCellCalendarDateHeader"/>
            </w:pPr>
            <w:r>
              <w:rPr>
                <w:color w:val="0369A1"/>
              </w:rPr>
              <w:t>Jun 25</w:t>
            </w:r>
          </w:p>
          <w:p w14:paraId="2C3D40AE"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44E726AE" w14:textId="77777777" w:rsidR="001A20E6" w:rsidRDefault="00000000">
            <w:pPr>
              <w:pStyle w:val="TableCellCalendarDayHeader"/>
            </w:pPr>
            <w:r>
              <w:rPr>
                <w:color w:val="F57C00"/>
              </w:rPr>
              <w:t>Saturday</w:t>
            </w:r>
          </w:p>
          <w:p w14:paraId="72C3C862" w14:textId="77777777" w:rsidR="001A20E6" w:rsidRDefault="00000000">
            <w:pPr>
              <w:pStyle w:val="TableCellCalendarDateHeader"/>
            </w:pPr>
            <w:r>
              <w:rPr>
                <w:color w:val="F57C00"/>
              </w:rPr>
              <w:t>Jun 26</w:t>
            </w:r>
          </w:p>
          <w:p w14:paraId="5BEB5C60" w14:textId="77777777" w:rsidR="001A20E6" w:rsidRDefault="00000000">
            <w:pPr>
              <w:pStyle w:val="TableCellCatchupLabel"/>
            </w:pPr>
            <w:r>
              <w:rPr>
                <w:color w:val="F57C00"/>
              </w:rPr>
              <w:t>Catchup Day</w:t>
            </w:r>
          </w:p>
        </w:tc>
      </w:tr>
      <w:tr w:rsidR="001A20E6" w14:paraId="5C581E01" w14:textId="77777777">
        <w:tc>
          <w:tcPr>
            <w:tcW w:w="700" w:type="pct"/>
            <w:shd w:val="clear" w:color="auto" w:fill="E0F2FE"/>
            <w:tcMar>
              <w:top w:w="150" w:type="dxa"/>
              <w:left w:w="100" w:type="dxa"/>
              <w:bottom w:w="150" w:type="dxa"/>
              <w:right w:w="100" w:type="dxa"/>
            </w:tcMar>
          </w:tcPr>
          <w:p w14:paraId="10E8CEF3" w14:textId="77777777" w:rsidR="001A20E6" w:rsidRDefault="00000000">
            <w:pPr>
              <w:pStyle w:val="TableCellTaskSubject"/>
            </w:pPr>
            <w:r>
              <w:t>Geography</w:t>
            </w:r>
          </w:p>
          <w:p w14:paraId="4E57FEFE" w14:textId="77777777" w:rsidR="001A20E6" w:rsidRDefault="00000000">
            <w:pPr>
              <w:pStyle w:val="TableCellTaskDetails"/>
            </w:pPr>
            <w:r>
              <w:t>• Test - TEST — 3h</w:t>
            </w:r>
          </w:p>
          <w:p w14:paraId="20DE3163" w14:textId="77777777" w:rsidR="001A20E6" w:rsidRDefault="00000000">
            <w:pPr>
              <w:pStyle w:val="TableCellTaskBadge"/>
              <w:shd w:val="clear" w:color="auto" w:fill="FFF3E0"/>
            </w:pPr>
            <w:r>
              <w:rPr>
                <w:b/>
                <w:bCs/>
                <w:color w:val="F57C00"/>
              </w:rPr>
              <w:t>TEST</w:t>
            </w:r>
          </w:p>
        </w:tc>
        <w:tc>
          <w:tcPr>
            <w:tcW w:w="700" w:type="pct"/>
            <w:shd w:val="clear" w:color="auto" w:fill="E0F2FE"/>
            <w:tcMar>
              <w:top w:w="150" w:type="dxa"/>
              <w:left w:w="100" w:type="dxa"/>
              <w:bottom w:w="150" w:type="dxa"/>
              <w:right w:w="100" w:type="dxa"/>
            </w:tcMar>
          </w:tcPr>
          <w:p w14:paraId="07197803" w14:textId="77777777" w:rsidR="001A20E6" w:rsidRDefault="00000000">
            <w:pPr>
              <w:pStyle w:val="TableCellTaskSubject"/>
            </w:pPr>
            <w:r>
              <w:t>Geography</w:t>
            </w:r>
          </w:p>
          <w:p w14:paraId="771DC4C8" w14:textId="77777777" w:rsidR="001A20E6" w:rsidRDefault="00000000">
            <w:pPr>
              <w:pStyle w:val="TableCellTaskDetails"/>
            </w:pPr>
            <w:r>
              <w:t>• Study - World Geography - Physical and world Map related (G06) — 30m</w:t>
            </w:r>
          </w:p>
          <w:p w14:paraId="4C13279D" w14:textId="77777777" w:rsidR="001A20E6" w:rsidRDefault="00000000">
            <w:pPr>
              <w:pStyle w:val="TableCellTaskBadge"/>
              <w:shd w:val="clear" w:color="auto" w:fill="E3F2FD"/>
            </w:pPr>
            <w:r>
              <w:rPr>
                <w:b/>
                <w:bCs/>
                <w:color w:val="1976D2"/>
              </w:rPr>
              <w:t>STUDY</w:t>
            </w:r>
          </w:p>
          <w:p w14:paraId="15E38EB9" w14:textId="77777777" w:rsidR="001A20E6" w:rsidRDefault="00000000">
            <w:pPr>
              <w:pStyle w:val="TableCellTaskDetails"/>
            </w:pPr>
            <w:r>
              <w:t>• Revision - Universe, Solar System &amp; Evolution of Earth. (G01) — 30m</w:t>
            </w:r>
          </w:p>
          <w:p w14:paraId="55E71D22" w14:textId="77777777" w:rsidR="001A20E6" w:rsidRDefault="00000000">
            <w:pPr>
              <w:pStyle w:val="TableCellTaskBadge"/>
              <w:shd w:val="clear" w:color="auto" w:fill="FCE4EC"/>
            </w:pPr>
            <w:r>
              <w:rPr>
                <w:b/>
                <w:bCs/>
                <w:color w:val="C2185B"/>
              </w:rPr>
              <w:t>REVISION</w:t>
            </w:r>
          </w:p>
          <w:p w14:paraId="1E557799" w14:textId="77777777" w:rsidR="001A20E6" w:rsidRDefault="00000000">
            <w:pPr>
              <w:pStyle w:val="TableCellTaskDetails"/>
            </w:pPr>
            <w:r>
              <w:t>• Revision - Geomorphology (G02) — 30m</w:t>
            </w:r>
          </w:p>
          <w:p w14:paraId="4FD9DEAE" w14:textId="77777777" w:rsidR="001A20E6" w:rsidRDefault="00000000">
            <w:pPr>
              <w:pStyle w:val="TableCellTaskBadge"/>
              <w:shd w:val="clear" w:color="auto" w:fill="FCE4EC"/>
            </w:pPr>
            <w:r>
              <w:rPr>
                <w:b/>
                <w:bCs/>
                <w:color w:val="C2185B"/>
              </w:rPr>
              <w:t>REVISION</w:t>
            </w:r>
          </w:p>
          <w:p w14:paraId="74409897" w14:textId="77777777" w:rsidR="001A20E6" w:rsidRDefault="00000000">
            <w:pPr>
              <w:pStyle w:val="TableCellTaskDetails"/>
            </w:pPr>
            <w:r>
              <w:t>• Revision - Climatology (G03) — 30m</w:t>
            </w:r>
          </w:p>
          <w:p w14:paraId="6D2AE1D2" w14:textId="77777777" w:rsidR="001A20E6" w:rsidRDefault="00000000">
            <w:pPr>
              <w:pStyle w:val="TableCellTaskBadge"/>
              <w:shd w:val="clear" w:color="auto" w:fill="FCE4EC"/>
            </w:pPr>
            <w:r>
              <w:rPr>
                <w:b/>
                <w:bCs/>
                <w:color w:val="C2185B"/>
              </w:rPr>
              <w:t>REVISION</w:t>
            </w:r>
          </w:p>
          <w:p w14:paraId="212636FE" w14:textId="77777777" w:rsidR="001A20E6" w:rsidRDefault="00000000">
            <w:pPr>
              <w:pStyle w:val="TableCellTaskDetails"/>
            </w:pPr>
            <w:r>
              <w:t>• Practice - World Geography - Physical and world Map related (G06) — 30m</w:t>
            </w:r>
          </w:p>
          <w:p w14:paraId="521871EF"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0ED7B87E" w14:textId="77777777" w:rsidR="001A20E6" w:rsidRDefault="00000000">
            <w:pPr>
              <w:pStyle w:val="TableCellTaskSubject"/>
            </w:pPr>
            <w:r>
              <w:t>Geography</w:t>
            </w:r>
          </w:p>
          <w:p w14:paraId="04CD6503" w14:textId="77777777" w:rsidR="001A20E6" w:rsidRDefault="00000000">
            <w:pPr>
              <w:pStyle w:val="TableCellTaskDetails"/>
            </w:pPr>
            <w:r>
              <w:t>• Study - Geo-physical Phenomenon (G07) — 30m</w:t>
            </w:r>
          </w:p>
          <w:p w14:paraId="56A8D026" w14:textId="77777777" w:rsidR="001A20E6" w:rsidRDefault="00000000">
            <w:pPr>
              <w:pStyle w:val="TableCellTaskBadge"/>
              <w:shd w:val="clear" w:color="auto" w:fill="E3F2FD"/>
            </w:pPr>
            <w:r>
              <w:rPr>
                <w:b/>
                <w:bCs/>
                <w:color w:val="1976D2"/>
              </w:rPr>
              <w:t>STUDY</w:t>
            </w:r>
          </w:p>
          <w:p w14:paraId="25461427" w14:textId="77777777" w:rsidR="001A20E6" w:rsidRDefault="00000000">
            <w:pPr>
              <w:pStyle w:val="TableCellTaskDetails"/>
            </w:pPr>
            <w:r>
              <w:t>• Revision - Oceanography (G04) — 30m</w:t>
            </w:r>
          </w:p>
          <w:p w14:paraId="0C7FE78D" w14:textId="77777777" w:rsidR="001A20E6" w:rsidRDefault="00000000">
            <w:pPr>
              <w:pStyle w:val="TableCellTaskBadge"/>
              <w:shd w:val="clear" w:color="auto" w:fill="FCE4EC"/>
            </w:pPr>
            <w:r>
              <w:rPr>
                <w:b/>
                <w:bCs/>
                <w:color w:val="C2185B"/>
              </w:rPr>
              <w:t>REVISION</w:t>
            </w:r>
          </w:p>
          <w:p w14:paraId="21E2B55C" w14:textId="77777777" w:rsidR="001A20E6" w:rsidRDefault="00000000">
            <w:pPr>
              <w:pStyle w:val="TableCellTaskDetails"/>
            </w:pPr>
            <w:r>
              <w:t>• Revision - Bio-Geography (G05) — 30m</w:t>
            </w:r>
          </w:p>
          <w:p w14:paraId="1154598D" w14:textId="77777777" w:rsidR="001A20E6" w:rsidRDefault="00000000">
            <w:pPr>
              <w:pStyle w:val="TableCellTaskBadge"/>
              <w:shd w:val="clear" w:color="auto" w:fill="FCE4EC"/>
            </w:pPr>
            <w:r>
              <w:rPr>
                <w:b/>
                <w:bCs/>
                <w:color w:val="C2185B"/>
              </w:rPr>
              <w:t>REVISION</w:t>
            </w:r>
          </w:p>
          <w:p w14:paraId="6BFC2281" w14:textId="77777777" w:rsidR="001A20E6" w:rsidRDefault="00000000">
            <w:pPr>
              <w:pStyle w:val="TableCellTaskDetails"/>
            </w:pPr>
            <w:r>
              <w:t>• Revision - World Geography - Physical and world Map related (G06) — 30m</w:t>
            </w:r>
          </w:p>
          <w:p w14:paraId="42C4961D" w14:textId="77777777" w:rsidR="001A20E6" w:rsidRDefault="00000000">
            <w:pPr>
              <w:pStyle w:val="TableCellTaskBadge"/>
              <w:shd w:val="clear" w:color="auto" w:fill="FCE4EC"/>
            </w:pPr>
            <w:r>
              <w:rPr>
                <w:b/>
                <w:bCs/>
                <w:color w:val="C2185B"/>
              </w:rPr>
              <w:t>REVISION</w:t>
            </w:r>
          </w:p>
          <w:p w14:paraId="0ABFBBEB" w14:textId="77777777" w:rsidR="001A20E6" w:rsidRDefault="00000000">
            <w:pPr>
              <w:pStyle w:val="TableCellTaskDetails"/>
            </w:pPr>
            <w:r>
              <w:t>• Practice - Geo-physical Phenomenon (G07) — 30m</w:t>
            </w:r>
          </w:p>
          <w:p w14:paraId="7898D0A1"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19889B6A" w14:textId="77777777" w:rsidR="001A20E6" w:rsidRDefault="00000000">
            <w:pPr>
              <w:pStyle w:val="TableCellTaskSubject"/>
            </w:pPr>
            <w:r>
              <w:t>Geography</w:t>
            </w:r>
          </w:p>
          <w:p w14:paraId="28BEECC7" w14:textId="77777777" w:rsidR="001A20E6" w:rsidRDefault="00000000">
            <w:pPr>
              <w:pStyle w:val="TableCellTaskDetails"/>
            </w:pPr>
            <w:r>
              <w:t>• Study - Resources - World and India (G08) — 30m</w:t>
            </w:r>
          </w:p>
          <w:p w14:paraId="3F8E5BC5" w14:textId="77777777" w:rsidR="001A20E6" w:rsidRDefault="00000000">
            <w:pPr>
              <w:pStyle w:val="TableCellTaskBadge"/>
              <w:shd w:val="clear" w:color="auto" w:fill="E3F2FD"/>
            </w:pPr>
            <w:r>
              <w:rPr>
                <w:b/>
                <w:bCs/>
                <w:color w:val="1976D2"/>
              </w:rPr>
              <w:t>STUDY</w:t>
            </w:r>
          </w:p>
          <w:p w14:paraId="5363675C" w14:textId="77777777" w:rsidR="001A20E6" w:rsidRDefault="00000000">
            <w:pPr>
              <w:pStyle w:val="TableCellTaskDetails"/>
            </w:pPr>
            <w:r>
              <w:t>• Revision - Geo-physical Phenomenon (G07) — 30m</w:t>
            </w:r>
          </w:p>
          <w:p w14:paraId="2781299D" w14:textId="77777777" w:rsidR="001A20E6" w:rsidRDefault="00000000">
            <w:pPr>
              <w:pStyle w:val="TableCellTaskBadge"/>
              <w:shd w:val="clear" w:color="auto" w:fill="FCE4EC"/>
            </w:pPr>
            <w:r>
              <w:rPr>
                <w:b/>
                <w:bCs/>
                <w:color w:val="C2185B"/>
              </w:rPr>
              <w:t>REVISION</w:t>
            </w:r>
          </w:p>
          <w:p w14:paraId="212622CF" w14:textId="77777777" w:rsidR="001A20E6" w:rsidRDefault="00000000">
            <w:pPr>
              <w:pStyle w:val="TableCellTaskDetails"/>
            </w:pPr>
            <w:r>
              <w:t>• Revision - Resources - World and India (G08) — 30m</w:t>
            </w:r>
          </w:p>
          <w:p w14:paraId="4F123092" w14:textId="77777777" w:rsidR="001A20E6" w:rsidRDefault="00000000">
            <w:pPr>
              <w:pStyle w:val="TableCellTaskBadge"/>
              <w:shd w:val="clear" w:color="auto" w:fill="FCE4EC"/>
            </w:pPr>
            <w:r>
              <w:rPr>
                <w:b/>
                <w:bCs/>
                <w:color w:val="C2185B"/>
              </w:rPr>
              <w:t>REVISION</w:t>
            </w:r>
          </w:p>
          <w:p w14:paraId="07DE34EC" w14:textId="77777777" w:rsidR="001A20E6" w:rsidRDefault="00000000">
            <w:pPr>
              <w:pStyle w:val="TableCellTaskDetails"/>
            </w:pPr>
            <w:r>
              <w:t>• Revision - Industry - World and India (G09) — 30m</w:t>
            </w:r>
          </w:p>
          <w:p w14:paraId="72A0FA14" w14:textId="77777777" w:rsidR="001A20E6" w:rsidRDefault="00000000">
            <w:pPr>
              <w:pStyle w:val="TableCellTaskBadge"/>
              <w:shd w:val="clear" w:color="auto" w:fill="FCE4EC"/>
            </w:pPr>
            <w:r>
              <w:rPr>
                <w:b/>
                <w:bCs/>
                <w:color w:val="C2185B"/>
              </w:rPr>
              <w:t>REVISION</w:t>
            </w:r>
          </w:p>
          <w:p w14:paraId="24A6C1E3" w14:textId="77777777" w:rsidR="001A20E6" w:rsidRDefault="00000000">
            <w:pPr>
              <w:pStyle w:val="TableCellTaskDetails"/>
            </w:pPr>
            <w:r>
              <w:t>• Practice - Resources - World and India (G08) — 30m</w:t>
            </w:r>
          </w:p>
          <w:p w14:paraId="2C68D53E"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4CC972B4" w14:textId="77777777" w:rsidR="001A20E6" w:rsidRDefault="00000000">
            <w:pPr>
              <w:pStyle w:val="TableCellTaskSubject"/>
            </w:pPr>
            <w:r>
              <w:t>Science &amp; Technology</w:t>
            </w:r>
          </w:p>
          <w:p w14:paraId="674252A8" w14:textId="77777777" w:rsidR="001A20E6" w:rsidRDefault="00000000">
            <w:pPr>
              <w:pStyle w:val="TableCellTaskDetails"/>
            </w:pPr>
            <w:r>
              <w:t>• Study - Medical science and Health (T03) — 30m</w:t>
            </w:r>
          </w:p>
          <w:p w14:paraId="7669ED1E" w14:textId="77777777" w:rsidR="001A20E6" w:rsidRDefault="00000000">
            <w:pPr>
              <w:pStyle w:val="TableCellTaskBadge"/>
              <w:shd w:val="clear" w:color="auto" w:fill="E3F2FD"/>
            </w:pPr>
            <w:r>
              <w:rPr>
                <w:b/>
                <w:bCs/>
                <w:color w:val="1976D2"/>
              </w:rPr>
              <w:t>STUDY</w:t>
            </w:r>
          </w:p>
          <w:p w14:paraId="58BA7BED" w14:textId="77777777" w:rsidR="001A20E6" w:rsidRDefault="00000000">
            <w:pPr>
              <w:pStyle w:val="TableCellTaskDetails"/>
            </w:pPr>
            <w:r>
              <w:t>• Revision - Robotics (T09) — 30m</w:t>
            </w:r>
          </w:p>
          <w:p w14:paraId="05311FD3" w14:textId="77777777" w:rsidR="001A20E6" w:rsidRDefault="00000000">
            <w:pPr>
              <w:pStyle w:val="TableCellTaskBadge"/>
              <w:shd w:val="clear" w:color="auto" w:fill="FCE4EC"/>
            </w:pPr>
            <w:r>
              <w:rPr>
                <w:b/>
                <w:bCs/>
                <w:color w:val="C2185B"/>
              </w:rPr>
              <w:t>REVISION</w:t>
            </w:r>
          </w:p>
          <w:p w14:paraId="489E8445" w14:textId="77777777" w:rsidR="001A20E6" w:rsidRDefault="00000000">
            <w:pPr>
              <w:pStyle w:val="TableCellTaskDetails"/>
            </w:pPr>
            <w:r>
              <w:t>• Revision - Artificial Intelligence (T10) — 30m</w:t>
            </w:r>
          </w:p>
          <w:p w14:paraId="044521C3" w14:textId="77777777" w:rsidR="001A20E6" w:rsidRDefault="00000000">
            <w:pPr>
              <w:pStyle w:val="TableCellTaskBadge"/>
              <w:shd w:val="clear" w:color="auto" w:fill="FCE4EC"/>
            </w:pPr>
            <w:r>
              <w:rPr>
                <w:b/>
                <w:bCs/>
                <w:color w:val="C2185B"/>
              </w:rPr>
              <w:t>REVISION</w:t>
            </w:r>
          </w:p>
          <w:p w14:paraId="6B2CEF62" w14:textId="77777777" w:rsidR="001A20E6" w:rsidRDefault="00000000">
            <w:pPr>
              <w:pStyle w:val="TableCellTaskDetails"/>
            </w:pPr>
            <w:r>
              <w:t>• Revision - Internet of Things (T11) — 30m</w:t>
            </w:r>
          </w:p>
          <w:p w14:paraId="35E86FA0" w14:textId="77777777" w:rsidR="001A20E6" w:rsidRDefault="00000000">
            <w:pPr>
              <w:pStyle w:val="TableCellTaskBadge"/>
              <w:shd w:val="clear" w:color="auto" w:fill="FCE4EC"/>
            </w:pPr>
            <w:r>
              <w:rPr>
                <w:b/>
                <w:bCs/>
                <w:color w:val="C2185B"/>
              </w:rPr>
              <w:t>REVISION</w:t>
            </w:r>
          </w:p>
          <w:p w14:paraId="310F0BB1" w14:textId="77777777" w:rsidR="001A20E6" w:rsidRDefault="00000000">
            <w:pPr>
              <w:pStyle w:val="TableCellTaskDetails"/>
            </w:pPr>
            <w:r>
              <w:t>• Practice - Medical science and Health (T03) — 30m</w:t>
            </w:r>
          </w:p>
          <w:p w14:paraId="2940527B"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23A8EF9C" w14:textId="77777777" w:rsidR="001A20E6" w:rsidRDefault="00000000">
            <w:pPr>
              <w:pStyle w:val="TableCellTaskSubject"/>
            </w:pPr>
            <w:r>
              <w:t>Indian Polity and Governance</w:t>
            </w:r>
          </w:p>
          <w:p w14:paraId="22FCEC9F" w14:textId="77777777" w:rsidR="001A20E6" w:rsidRDefault="00000000">
            <w:pPr>
              <w:pStyle w:val="TableCellTaskDetails"/>
            </w:pPr>
            <w:r>
              <w:t>• Study - Constitutional Framework (P01) — 30m</w:t>
            </w:r>
          </w:p>
          <w:p w14:paraId="5C0E4509" w14:textId="77777777" w:rsidR="001A20E6" w:rsidRDefault="00000000">
            <w:pPr>
              <w:pStyle w:val="TableCellTaskBadge"/>
              <w:shd w:val="clear" w:color="auto" w:fill="E3F2FD"/>
            </w:pPr>
            <w:r>
              <w:rPr>
                <w:b/>
                <w:bCs/>
                <w:color w:val="1976D2"/>
              </w:rPr>
              <w:t>STUDY</w:t>
            </w:r>
          </w:p>
          <w:p w14:paraId="2A7B49BB" w14:textId="77777777" w:rsidR="001A20E6" w:rsidRDefault="00000000">
            <w:pPr>
              <w:pStyle w:val="TableCellTaskDetails"/>
            </w:pPr>
            <w:r>
              <w:t>• Revision - Central Government (P03) — 30m</w:t>
            </w:r>
          </w:p>
          <w:p w14:paraId="56C84E25" w14:textId="77777777" w:rsidR="001A20E6" w:rsidRDefault="00000000">
            <w:pPr>
              <w:pStyle w:val="TableCellTaskBadge"/>
              <w:shd w:val="clear" w:color="auto" w:fill="FCE4EC"/>
            </w:pPr>
            <w:r>
              <w:rPr>
                <w:b/>
                <w:bCs/>
                <w:color w:val="C2185B"/>
              </w:rPr>
              <w:t>REVISION</w:t>
            </w:r>
          </w:p>
          <w:p w14:paraId="5D6AB8A8" w14:textId="77777777" w:rsidR="001A20E6" w:rsidRDefault="00000000">
            <w:pPr>
              <w:pStyle w:val="TableCellTaskDetails"/>
            </w:pPr>
            <w:r>
              <w:t>• Revision - State Government (P04) — 30m</w:t>
            </w:r>
          </w:p>
          <w:p w14:paraId="623AEF5A" w14:textId="77777777" w:rsidR="001A20E6" w:rsidRDefault="00000000">
            <w:pPr>
              <w:pStyle w:val="TableCellTaskBadge"/>
              <w:shd w:val="clear" w:color="auto" w:fill="FCE4EC"/>
            </w:pPr>
            <w:r>
              <w:rPr>
                <w:b/>
                <w:bCs/>
                <w:color w:val="C2185B"/>
              </w:rPr>
              <w:t>REVISION</w:t>
            </w:r>
          </w:p>
          <w:p w14:paraId="09FD463C" w14:textId="77777777" w:rsidR="001A20E6" w:rsidRDefault="00000000">
            <w:pPr>
              <w:pStyle w:val="TableCellTaskDetails"/>
            </w:pPr>
            <w:r>
              <w:t>• Revision - Local Government (P05) — 30m</w:t>
            </w:r>
          </w:p>
          <w:p w14:paraId="547C2CE9" w14:textId="77777777" w:rsidR="001A20E6" w:rsidRDefault="00000000">
            <w:pPr>
              <w:pStyle w:val="TableCellTaskBadge"/>
              <w:shd w:val="clear" w:color="auto" w:fill="FCE4EC"/>
            </w:pPr>
            <w:r>
              <w:rPr>
                <w:b/>
                <w:bCs/>
                <w:color w:val="C2185B"/>
              </w:rPr>
              <w:t>REVISION</w:t>
            </w:r>
          </w:p>
          <w:p w14:paraId="3AD3BA91" w14:textId="77777777" w:rsidR="001A20E6" w:rsidRDefault="00000000">
            <w:pPr>
              <w:pStyle w:val="TableCellTaskDetails"/>
            </w:pPr>
            <w:r>
              <w:t>• Practice - Constitutional Framework (P01) — 30m</w:t>
            </w:r>
          </w:p>
          <w:p w14:paraId="67A910EF"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5BFB8CDF" w14:textId="77777777" w:rsidR="001A20E6" w:rsidRDefault="001A20E6"/>
        </w:tc>
      </w:tr>
      <w:tr w:rsidR="001A20E6" w14:paraId="4CE07D93" w14:textId="77777777">
        <w:tc>
          <w:tcPr>
            <w:tcW w:w="700" w:type="pct"/>
            <w:shd w:val="clear" w:color="auto" w:fill="E0F2FE"/>
            <w:tcMar>
              <w:top w:w="150" w:type="dxa"/>
              <w:left w:w="100" w:type="dxa"/>
              <w:bottom w:w="150" w:type="dxa"/>
              <w:right w:w="100" w:type="dxa"/>
            </w:tcMar>
          </w:tcPr>
          <w:p w14:paraId="3B83E1C8" w14:textId="77777777" w:rsidR="001A20E6" w:rsidRDefault="00000000">
            <w:pPr>
              <w:pStyle w:val="TableCellTaskSubject"/>
            </w:pPr>
            <w:r>
              <w:t>Environment, Ecology and Disaster Management</w:t>
            </w:r>
          </w:p>
          <w:p w14:paraId="4D799231" w14:textId="77777777" w:rsidR="001A20E6" w:rsidRDefault="00000000">
            <w:pPr>
              <w:pStyle w:val="TableCellTaskDetails"/>
            </w:pPr>
            <w:r>
              <w:t>• Test - TEST — 3h</w:t>
            </w:r>
          </w:p>
          <w:p w14:paraId="4BEA4827" w14:textId="77777777" w:rsidR="001A20E6" w:rsidRDefault="00000000">
            <w:pPr>
              <w:pStyle w:val="TableCellTaskBadge"/>
              <w:shd w:val="clear" w:color="auto" w:fill="FFF3E0"/>
            </w:pPr>
            <w:r>
              <w:rPr>
                <w:b/>
                <w:bCs/>
                <w:color w:val="F57C00"/>
              </w:rPr>
              <w:t>TEST</w:t>
            </w:r>
          </w:p>
        </w:tc>
        <w:tc>
          <w:tcPr>
            <w:tcW w:w="700" w:type="pct"/>
            <w:shd w:val="clear" w:color="auto" w:fill="E0F2FE"/>
            <w:tcMar>
              <w:top w:w="150" w:type="dxa"/>
              <w:left w:w="100" w:type="dxa"/>
              <w:bottom w:w="150" w:type="dxa"/>
              <w:right w:w="100" w:type="dxa"/>
            </w:tcMar>
          </w:tcPr>
          <w:p w14:paraId="75DEDEA6" w14:textId="77777777" w:rsidR="001A20E6" w:rsidRDefault="00000000">
            <w:pPr>
              <w:pStyle w:val="TableCellTaskSubject"/>
            </w:pPr>
            <w:r>
              <w:t>Science &amp; Technology</w:t>
            </w:r>
          </w:p>
          <w:p w14:paraId="02108862" w14:textId="77777777" w:rsidR="001A20E6" w:rsidRDefault="00000000">
            <w:pPr>
              <w:pStyle w:val="TableCellTaskDetails"/>
            </w:pPr>
            <w:r>
              <w:t>• Study - Broad / Overlap (T00) — 30m</w:t>
            </w:r>
          </w:p>
          <w:p w14:paraId="4F4CD7AA" w14:textId="77777777" w:rsidR="001A20E6" w:rsidRDefault="00000000">
            <w:pPr>
              <w:pStyle w:val="TableCellTaskBadge"/>
              <w:shd w:val="clear" w:color="auto" w:fill="E3F2FD"/>
            </w:pPr>
            <w:r>
              <w:rPr>
                <w:b/>
                <w:bCs/>
                <w:color w:val="1976D2"/>
              </w:rPr>
              <w:t>STUDY</w:t>
            </w:r>
          </w:p>
          <w:p w14:paraId="51FA7A36" w14:textId="77777777" w:rsidR="001A20E6" w:rsidRDefault="00000000">
            <w:pPr>
              <w:pStyle w:val="TableCellTaskDetails"/>
            </w:pPr>
            <w:r>
              <w:t>• Revision - Broad / Overlap (T00) — 30m</w:t>
            </w:r>
          </w:p>
          <w:p w14:paraId="112F5837" w14:textId="77777777" w:rsidR="001A20E6" w:rsidRDefault="00000000">
            <w:pPr>
              <w:pStyle w:val="TableCellTaskBadge"/>
              <w:shd w:val="clear" w:color="auto" w:fill="FCE4EC"/>
            </w:pPr>
            <w:r>
              <w:rPr>
                <w:b/>
                <w:bCs/>
                <w:color w:val="C2185B"/>
              </w:rPr>
              <w:t>REVISION</w:t>
            </w:r>
          </w:p>
          <w:p w14:paraId="6057ED5A" w14:textId="77777777" w:rsidR="001A20E6" w:rsidRDefault="00000000">
            <w:pPr>
              <w:pStyle w:val="TableCellTaskDetails"/>
            </w:pPr>
            <w:r>
              <w:t>• Revision - Basics of Science and Technology (T01) — 30m</w:t>
            </w:r>
          </w:p>
          <w:p w14:paraId="28397874" w14:textId="77777777" w:rsidR="001A20E6" w:rsidRDefault="00000000">
            <w:pPr>
              <w:pStyle w:val="TableCellTaskBadge"/>
              <w:shd w:val="clear" w:color="auto" w:fill="FCE4EC"/>
            </w:pPr>
            <w:r>
              <w:rPr>
                <w:b/>
                <w:bCs/>
                <w:color w:val="C2185B"/>
              </w:rPr>
              <w:t>REVISION</w:t>
            </w:r>
          </w:p>
          <w:p w14:paraId="3FCEBD0D" w14:textId="77777777" w:rsidR="001A20E6" w:rsidRDefault="00000000">
            <w:pPr>
              <w:pStyle w:val="TableCellTaskDetails"/>
            </w:pPr>
            <w:r>
              <w:t>• Revision - Bio-Technology (T02) — 30m</w:t>
            </w:r>
          </w:p>
          <w:p w14:paraId="79377D6D" w14:textId="77777777" w:rsidR="001A20E6" w:rsidRDefault="00000000">
            <w:pPr>
              <w:pStyle w:val="TableCellTaskBadge"/>
              <w:shd w:val="clear" w:color="auto" w:fill="FCE4EC"/>
            </w:pPr>
            <w:r>
              <w:rPr>
                <w:b/>
                <w:bCs/>
                <w:color w:val="C2185B"/>
              </w:rPr>
              <w:t>REVISION</w:t>
            </w:r>
          </w:p>
          <w:p w14:paraId="60D3B967" w14:textId="77777777" w:rsidR="001A20E6" w:rsidRDefault="00000000">
            <w:pPr>
              <w:pStyle w:val="TableCellTaskDetails"/>
            </w:pPr>
            <w:r>
              <w:t>• Practice - Broad / Overlap (T00) — 30m</w:t>
            </w:r>
          </w:p>
          <w:p w14:paraId="357C9988"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081ACC94" w14:textId="77777777" w:rsidR="001A20E6" w:rsidRDefault="00000000">
            <w:pPr>
              <w:pStyle w:val="TableCellTaskSubject"/>
            </w:pPr>
            <w:r>
              <w:t>Science &amp; Technology</w:t>
            </w:r>
          </w:p>
          <w:p w14:paraId="0726F8E6" w14:textId="77777777" w:rsidR="001A20E6" w:rsidRDefault="00000000">
            <w:pPr>
              <w:pStyle w:val="TableCellTaskDetails"/>
            </w:pPr>
            <w:r>
              <w:t>• Study - Basics of Science and Technology (T01) — 30m</w:t>
            </w:r>
          </w:p>
          <w:p w14:paraId="7D274CB1" w14:textId="77777777" w:rsidR="001A20E6" w:rsidRDefault="00000000">
            <w:pPr>
              <w:pStyle w:val="TableCellTaskBadge"/>
              <w:shd w:val="clear" w:color="auto" w:fill="E3F2FD"/>
            </w:pPr>
            <w:r>
              <w:rPr>
                <w:b/>
                <w:bCs/>
                <w:color w:val="1976D2"/>
              </w:rPr>
              <w:t>STUDY</w:t>
            </w:r>
          </w:p>
          <w:p w14:paraId="67B62AE5" w14:textId="77777777" w:rsidR="001A20E6" w:rsidRDefault="00000000">
            <w:pPr>
              <w:pStyle w:val="TableCellTaskDetails"/>
            </w:pPr>
            <w:r>
              <w:t>• Revision - Medical science and Health (T03) — 30m</w:t>
            </w:r>
          </w:p>
          <w:p w14:paraId="52987220" w14:textId="77777777" w:rsidR="001A20E6" w:rsidRDefault="00000000">
            <w:pPr>
              <w:pStyle w:val="TableCellTaskBadge"/>
              <w:shd w:val="clear" w:color="auto" w:fill="FCE4EC"/>
            </w:pPr>
            <w:r>
              <w:rPr>
                <w:b/>
                <w:bCs/>
                <w:color w:val="C2185B"/>
              </w:rPr>
              <w:t>REVISION</w:t>
            </w:r>
          </w:p>
          <w:p w14:paraId="3D5F14C9" w14:textId="77777777" w:rsidR="001A20E6" w:rsidRDefault="00000000">
            <w:pPr>
              <w:pStyle w:val="TableCellTaskDetails"/>
            </w:pPr>
            <w:r>
              <w:t>• Revision - Space Technology (T04) — 30m</w:t>
            </w:r>
          </w:p>
          <w:p w14:paraId="03AD30B9" w14:textId="77777777" w:rsidR="001A20E6" w:rsidRDefault="00000000">
            <w:pPr>
              <w:pStyle w:val="TableCellTaskBadge"/>
              <w:shd w:val="clear" w:color="auto" w:fill="FCE4EC"/>
            </w:pPr>
            <w:r>
              <w:rPr>
                <w:b/>
                <w:bCs/>
                <w:color w:val="C2185B"/>
              </w:rPr>
              <w:t>REVISION</w:t>
            </w:r>
          </w:p>
          <w:p w14:paraId="2632EA8C" w14:textId="77777777" w:rsidR="001A20E6" w:rsidRDefault="00000000">
            <w:pPr>
              <w:pStyle w:val="TableCellTaskDetails"/>
            </w:pPr>
            <w:r>
              <w:t>• Revision - Computer and ICT (T05) — 30m</w:t>
            </w:r>
          </w:p>
          <w:p w14:paraId="0A5CBF53" w14:textId="77777777" w:rsidR="001A20E6" w:rsidRDefault="00000000">
            <w:pPr>
              <w:pStyle w:val="TableCellTaskBadge"/>
              <w:shd w:val="clear" w:color="auto" w:fill="FCE4EC"/>
            </w:pPr>
            <w:r>
              <w:rPr>
                <w:b/>
                <w:bCs/>
                <w:color w:val="C2185B"/>
              </w:rPr>
              <w:t>REVISION</w:t>
            </w:r>
          </w:p>
          <w:p w14:paraId="23248B0D" w14:textId="77777777" w:rsidR="001A20E6" w:rsidRDefault="00000000">
            <w:pPr>
              <w:pStyle w:val="TableCellTaskDetails"/>
            </w:pPr>
            <w:r>
              <w:t>• Practice - Basics of Science and Technology (T01) — 30m</w:t>
            </w:r>
          </w:p>
          <w:p w14:paraId="4BF73888"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664085D5" w14:textId="77777777" w:rsidR="001A20E6" w:rsidRDefault="00000000">
            <w:pPr>
              <w:pStyle w:val="TableCellTaskSubject"/>
            </w:pPr>
            <w:r>
              <w:t>Science &amp; Technology</w:t>
            </w:r>
          </w:p>
          <w:p w14:paraId="545B20B5" w14:textId="77777777" w:rsidR="001A20E6" w:rsidRDefault="00000000">
            <w:pPr>
              <w:pStyle w:val="TableCellTaskDetails"/>
            </w:pPr>
            <w:r>
              <w:t>• Study - Bio-Technology (T02) — 30m</w:t>
            </w:r>
          </w:p>
          <w:p w14:paraId="4702A1E9" w14:textId="77777777" w:rsidR="001A20E6" w:rsidRDefault="00000000">
            <w:pPr>
              <w:pStyle w:val="TableCellTaskBadge"/>
              <w:shd w:val="clear" w:color="auto" w:fill="E3F2FD"/>
            </w:pPr>
            <w:r>
              <w:rPr>
                <w:b/>
                <w:bCs/>
                <w:color w:val="1976D2"/>
              </w:rPr>
              <w:t>STUDY</w:t>
            </w:r>
          </w:p>
          <w:p w14:paraId="4B0A3F89" w14:textId="77777777" w:rsidR="001A20E6" w:rsidRDefault="00000000">
            <w:pPr>
              <w:pStyle w:val="TableCellTaskDetails"/>
            </w:pPr>
            <w:r>
              <w:t>• Revision - Nuclear Technology (T06) — 30m</w:t>
            </w:r>
          </w:p>
          <w:p w14:paraId="63344714" w14:textId="77777777" w:rsidR="001A20E6" w:rsidRDefault="00000000">
            <w:pPr>
              <w:pStyle w:val="TableCellTaskBadge"/>
              <w:shd w:val="clear" w:color="auto" w:fill="FCE4EC"/>
            </w:pPr>
            <w:r>
              <w:rPr>
                <w:b/>
                <w:bCs/>
                <w:color w:val="C2185B"/>
              </w:rPr>
              <w:t>REVISION</w:t>
            </w:r>
          </w:p>
          <w:p w14:paraId="6797C213" w14:textId="77777777" w:rsidR="001A20E6" w:rsidRDefault="00000000">
            <w:pPr>
              <w:pStyle w:val="TableCellTaskDetails"/>
            </w:pPr>
            <w:r>
              <w:t>• Revision - Defence Technology (T07) — 30m</w:t>
            </w:r>
          </w:p>
          <w:p w14:paraId="43FD3DC0" w14:textId="77777777" w:rsidR="001A20E6" w:rsidRDefault="00000000">
            <w:pPr>
              <w:pStyle w:val="TableCellTaskBadge"/>
              <w:shd w:val="clear" w:color="auto" w:fill="FCE4EC"/>
            </w:pPr>
            <w:r>
              <w:rPr>
                <w:b/>
                <w:bCs/>
                <w:color w:val="C2185B"/>
              </w:rPr>
              <w:t>REVISION</w:t>
            </w:r>
          </w:p>
          <w:p w14:paraId="6536C956" w14:textId="77777777" w:rsidR="001A20E6" w:rsidRDefault="00000000">
            <w:pPr>
              <w:pStyle w:val="TableCellTaskDetails"/>
            </w:pPr>
            <w:r>
              <w:t>• Revision - Nanotechnology (T08) — 30m</w:t>
            </w:r>
          </w:p>
          <w:p w14:paraId="01D6D93D" w14:textId="77777777" w:rsidR="001A20E6" w:rsidRDefault="00000000">
            <w:pPr>
              <w:pStyle w:val="TableCellTaskBadge"/>
              <w:shd w:val="clear" w:color="auto" w:fill="FCE4EC"/>
            </w:pPr>
            <w:r>
              <w:rPr>
                <w:b/>
                <w:bCs/>
                <w:color w:val="C2185B"/>
              </w:rPr>
              <w:t>REVISION</w:t>
            </w:r>
          </w:p>
          <w:p w14:paraId="2A58A957" w14:textId="77777777" w:rsidR="001A20E6" w:rsidRDefault="00000000">
            <w:pPr>
              <w:pStyle w:val="TableCellTaskDetails"/>
            </w:pPr>
            <w:r>
              <w:t>• Practice - Bio-Technology (T02) — 30m</w:t>
            </w:r>
          </w:p>
          <w:p w14:paraId="26654095"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156B53AC" w14:textId="77777777" w:rsidR="001A20E6" w:rsidRDefault="00000000">
            <w:pPr>
              <w:pStyle w:val="TableCellTaskSubject"/>
            </w:pPr>
            <w:r>
              <w:t>Indian Polity and Governance</w:t>
            </w:r>
          </w:p>
          <w:p w14:paraId="5175A229" w14:textId="77777777" w:rsidR="001A20E6" w:rsidRDefault="00000000">
            <w:pPr>
              <w:pStyle w:val="TableCellTaskDetails"/>
            </w:pPr>
            <w:r>
              <w:t>• Study - Broad / Overlap (P00) — 30m</w:t>
            </w:r>
          </w:p>
          <w:p w14:paraId="28DACCF9" w14:textId="77777777" w:rsidR="001A20E6" w:rsidRDefault="00000000">
            <w:pPr>
              <w:pStyle w:val="TableCellTaskBadge"/>
              <w:shd w:val="clear" w:color="auto" w:fill="E3F2FD"/>
            </w:pPr>
            <w:r>
              <w:rPr>
                <w:b/>
                <w:bCs/>
                <w:color w:val="1976D2"/>
              </w:rPr>
              <w:t>STUDY</w:t>
            </w:r>
          </w:p>
          <w:p w14:paraId="6CF62A45" w14:textId="77777777" w:rsidR="001A20E6" w:rsidRDefault="00000000">
            <w:pPr>
              <w:pStyle w:val="TableCellTaskDetails"/>
            </w:pPr>
            <w:r>
              <w:t>• Revision - Broad / Overlap (P00) — 30m</w:t>
            </w:r>
          </w:p>
          <w:p w14:paraId="3AC093A6" w14:textId="77777777" w:rsidR="001A20E6" w:rsidRDefault="00000000">
            <w:pPr>
              <w:pStyle w:val="TableCellTaskBadge"/>
              <w:shd w:val="clear" w:color="auto" w:fill="FCE4EC"/>
            </w:pPr>
            <w:r>
              <w:rPr>
                <w:b/>
                <w:bCs/>
                <w:color w:val="C2185B"/>
              </w:rPr>
              <w:t>REVISION</w:t>
            </w:r>
          </w:p>
          <w:p w14:paraId="08ED2771" w14:textId="77777777" w:rsidR="001A20E6" w:rsidRDefault="00000000">
            <w:pPr>
              <w:pStyle w:val="TableCellTaskDetails"/>
            </w:pPr>
            <w:r>
              <w:t>• Revision - Constitutional Framework (P01) — 30m</w:t>
            </w:r>
          </w:p>
          <w:p w14:paraId="0D0ECF41" w14:textId="77777777" w:rsidR="001A20E6" w:rsidRDefault="00000000">
            <w:pPr>
              <w:pStyle w:val="TableCellTaskBadge"/>
              <w:shd w:val="clear" w:color="auto" w:fill="FCE4EC"/>
            </w:pPr>
            <w:r>
              <w:rPr>
                <w:b/>
                <w:bCs/>
                <w:color w:val="C2185B"/>
              </w:rPr>
              <w:t>REVISION</w:t>
            </w:r>
          </w:p>
          <w:p w14:paraId="0C31A2BE" w14:textId="77777777" w:rsidR="001A20E6" w:rsidRDefault="00000000">
            <w:pPr>
              <w:pStyle w:val="TableCellTaskDetails"/>
            </w:pPr>
            <w:r>
              <w:t>• Revision - System of Government (P02) — 30m</w:t>
            </w:r>
          </w:p>
          <w:p w14:paraId="673D1A5A" w14:textId="77777777" w:rsidR="001A20E6" w:rsidRDefault="00000000">
            <w:pPr>
              <w:pStyle w:val="TableCellTaskBadge"/>
              <w:shd w:val="clear" w:color="auto" w:fill="FCE4EC"/>
            </w:pPr>
            <w:r>
              <w:rPr>
                <w:b/>
                <w:bCs/>
                <w:color w:val="C2185B"/>
              </w:rPr>
              <w:t>REVISION</w:t>
            </w:r>
          </w:p>
          <w:p w14:paraId="2E28EBE7" w14:textId="77777777" w:rsidR="001A20E6" w:rsidRDefault="00000000">
            <w:pPr>
              <w:pStyle w:val="TableCellTaskDetails"/>
            </w:pPr>
            <w:r>
              <w:t>• Practice - Broad / Overlap (P00) — 30m</w:t>
            </w:r>
          </w:p>
          <w:p w14:paraId="72EEC466"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4CF161D5" w14:textId="77777777" w:rsidR="001A20E6" w:rsidRDefault="00000000">
            <w:pPr>
              <w:pStyle w:val="TableCellTaskSubject"/>
            </w:pPr>
            <w:r>
              <w:t>Indian Economy</w:t>
            </w:r>
          </w:p>
          <w:p w14:paraId="63430E0E" w14:textId="77777777" w:rsidR="001A20E6" w:rsidRDefault="00000000">
            <w:pPr>
              <w:pStyle w:val="TableCellTaskDetails"/>
            </w:pPr>
            <w:r>
              <w:t>• Study - Broad / Overlap (E00) — 30m</w:t>
            </w:r>
          </w:p>
          <w:p w14:paraId="1E7F1B96" w14:textId="77777777" w:rsidR="001A20E6" w:rsidRDefault="00000000">
            <w:pPr>
              <w:pStyle w:val="TableCellTaskBadge"/>
              <w:shd w:val="clear" w:color="auto" w:fill="E3F2FD"/>
            </w:pPr>
            <w:r>
              <w:rPr>
                <w:b/>
                <w:bCs/>
                <w:color w:val="1976D2"/>
              </w:rPr>
              <w:t>STUDY</w:t>
            </w:r>
          </w:p>
          <w:p w14:paraId="0D51FD92" w14:textId="77777777" w:rsidR="001A20E6" w:rsidRDefault="00000000">
            <w:pPr>
              <w:pStyle w:val="TableCellTaskDetails"/>
            </w:pPr>
            <w:r>
              <w:t>• Revision - Broad / Overlap (E00) — 30m</w:t>
            </w:r>
          </w:p>
          <w:p w14:paraId="1D7986BC" w14:textId="77777777" w:rsidR="001A20E6" w:rsidRDefault="00000000">
            <w:pPr>
              <w:pStyle w:val="TableCellTaskBadge"/>
              <w:shd w:val="clear" w:color="auto" w:fill="FCE4EC"/>
            </w:pPr>
            <w:r>
              <w:rPr>
                <w:b/>
                <w:bCs/>
                <w:color w:val="C2185B"/>
              </w:rPr>
              <w:t>REVISION</w:t>
            </w:r>
          </w:p>
          <w:p w14:paraId="5A3292B7" w14:textId="77777777" w:rsidR="001A20E6" w:rsidRDefault="00000000">
            <w:pPr>
              <w:pStyle w:val="TableCellTaskDetails"/>
            </w:pPr>
            <w:r>
              <w:t>• Revision - Basic concepts and definitions (E01) — 30m</w:t>
            </w:r>
          </w:p>
          <w:p w14:paraId="61336E10" w14:textId="77777777" w:rsidR="001A20E6" w:rsidRDefault="00000000">
            <w:pPr>
              <w:pStyle w:val="TableCellTaskBadge"/>
              <w:shd w:val="clear" w:color="auto" w:fill="FCE4EC"/>
            </w:pPr>
            <w:r>
              <w:rPr>
                <w:b/>
                <w:bCs/>
                <w:color w:val="C2185B"/>
              </w:rPr>
              <w:t>REVISION</w:t>
            </w:r>
          </w:p>
          <w:p w14:paraId="0D12581F" w14:textId="77777777" w:rsidR="001A20E6" w:rsidRDefault="00000000">
            <w:pPr>
              <w:pStyle w:val="TableCellTaskDetails"/>
            </w:pPr>
            <w:r>
              <w:t>• Revision - Economic Planning (E02) — 30m</w:t>
            </w:r>
          </w:p>
          <w:p w14:paraId="13CB5DDA" w14:textId="77777777" w:rsidR="001A20E6" w:rsidRDefault="00000000">
            <w:pPr>
              <w:pStyle w:val="TableCellTaskBadge"/>
              <w:shd w:val="clear" w:color="auto" w:fill="FCE4EC"/>
            </w:pPr>
            <w:r>
              <w:rPr>
                <w:b/>
                <w:bCs/>
                <w:color w:val="C2185B"/>
              </w:rPr>
              <w:t>REVISION</w:t>
            </w:r>
          </w:p>
          <w:p w14:paraId="7BDC3DB2" w14:textId="77777777" w:rsidR="001A20E6" w:rsidRDefault="00000000">
            <w:pPr>
              <w:pStyle w:val="TableCellTaskDetails"/>
            </w:pPr>
            <w:r>
              <w:t>• Practice - Broad / Overlap (E00) — 30m</w:t>
            </w:r>
          </w:p>
          <w:p w14:paraId="4B37DD22"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392B4AC7" w14:textId="77777777" w:rsidR="001A20E6" w:rsidRDefault="001A20E6"/>
        </w:tc>
      </w:tr>
    </w:tbl>
    <w:p w14:paraId="5B3E3C9A" w14:textId="77777777" w:rsidR="001A20E6" w:rsidRDefault="001A20E6">
      <w:pPr>
        <w:spacing w:after="400"/>
      </w:pPr>
    </w:p>
    <w:p w14:paraId="7DA7D5BB" w14:textId="77777777" w:rsidR="001A20E6" w:rsidRDefault="00000000">
      <w:pPr>
        <w:pStyle w:val="ResourceTitle"/>
      </w:pPr>
      <w:r>
        <w:t>📚 Resources for Jun 20 - Jun 26</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70CE99F0" w14:textId="77777777">
        <w:tc>
          <w:tcPr>
            <w:tcW w:w="1650" w:type="pct"/>
            <w:tcBorders>
              <w:bottom w:val="single" w:sz="2" w:space="0" w:color="D1D5DB"/>
              <w:right w:val="single" w:sz="2" w:space="0" w:color="D1D5DB"/>
            </w:tcBorders>
            <w:tcMar>
              <w:top w:w="200" w:type="dxa"/>
              <w:left w:w="150" w:type="dxa"/>
              <w:bottom w:w="200" w:type="dxa"/>
              <w:right w:w="150" w:type="dxa"/>
            </w:tcMar>
          </w:tcPr>
          <w:p w14:paraId="2ABF5574" w14:textId="77777777" w:rsidR="001A20E6" w:rsidRDefault="00000000">
            <w:pPr>
              <w:pStyle w:val="TableCellSubjectName"/>
            </w:pPr>
            <w:r>
              <w:t>Geography</w:t>
            </w:r>
          </w:p>
          <w:p w14:paraId="093E19FC" w14:textId="77777777" w:rsidR="001A20E6" w:rsidRDefault="00000000">
            <w:pPr>
              <w:pStyle w:val="TableCellCategoryTitle"/>
            </w:pPr>
            <w:r>
              <w:t>📝 Practice Materials</w:t>
            </w:r>
          </w:p>
          <w:p w14:paraId="2E77A008" w14:textId="77777777" w:rsidR="001A20E6" w:rsidRDefault="00000000">
            <w:pPr>
              <w:pStyle w:val="TableCellResourceItem"/>
            </w:pPr>
            <w:r>
              <w:t>• La Excellence Geography Material</w:t>
            </w:r>
          </w:p>
          <w:p w14:paraId="3E431152" w14:textId="77777777" w:rsidR="001A20E6" w:rsidRDefault="00000000">
            <w:pPr>
              <w:pStyle w:val="TableCellResourceItem"/>
            </w:pPr>
            <w:r>
              <w:t>• Mains RRP + Prelims RRP</w:t>
            </w:r>
          </w:p>
          <w:p w14:paraId="2DFC5C65" w14:textId="77777777" w:rsidR="001A20E6" w:rsidRDefault="00000000">
            <w:pPr>
              <w:pStyle w:val="TableCellResourceItem"/>
            </w:pPr>
            <w:r>
              <w:t>• Prelims &amp; Mains Workbooks</w:t>
            </w:r>
          </w:p>
          <w:p w14:paraId="45714DDB" w14:textId="77777777" w:rsidR="001A20E6" w:rsidRDefault="00000000">
            <w:pPr>
              <w:pStyle w:val="TableCellCategoryTitle"/>
            </w:pPr>
            <w:r>
              <w:t>📰 Current Affairs</w:t>
            </w:r>
          </w:p>
          <w:p w14:paraId="26C4A91F" w14:textId="77777777" w:rsidR="001A20E6" w:rsidRDefault="00000000">
            <w:pPr>
              <w:pStyle w:val="TableCellResourceItem"/>
            </w:pPr>
            <w:r>
              <w:t>• Atlas (Orient Blackswan)</w:t>
            </w:r>
          </w:p>
          <w:p w14:paraId="6198C694" w14:textId="77777777" w:rsidR="001A20E6" w:rsidRDefault="00000000">
            <w:pPr>
              <w:pStyle w:val="TableCellResourceItem"/>
            </w:pPr>
            <w:r>
              <w:t>• Newspapers (The Hindu – Env/Geo pages)</w:t>
            </w:r>
          </w:p>
          <w:p w14:paraId="3D06FE12"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504DDE5E" w14:textId="77777777" w:rsidR="001A20E6" w:rsidRDefault="00000000">
            <w:pPr>
              <w:pStyle w:val="TableCellSubjectName"/>
            </w:pPr>
            <w:r>
              <w:t>Science &amp; Technology</w:t>
            </w:r>
          </w:p>
          <w:p w14:paraId="56589038" w14:textId="77777777" w:rsidR="001A20E6" w:rsidRDefault="00000000">
            <w:pPr>
              <w:pStyle w:val="TableCellCategoryTitle"/>
            </w:pPr>
            <w:r>
              <w:t>📝 Practice Materials</w:t>
            </w:r>
          </w:p>
          <w:p w14:paraId="1EA1868B" w14:textId="77777777" w:rsidR="001A20E6" w:rsidRDefault="00000000">
            <w:pPr>
              <w:pStyle w:val="TableCellResourceItem"/>
            </w:pPr>
            <w:r>
              <w:t>• La Excellence S&amp;T Material</w:t>
            </w:r>
          </w:p>
          <w:p w14:paraId="35B33FF0" w14:textId="77777777" w:rsidR="001A20E6" w:rsidRDefault="00000000">
            <w:pPr>
              <w:pStyle w:val="TableCellResourceItem"/>
            </w:pPr>
            <w:r>
              <w:t>• Prelims &amp; Mains Workbooks</w:t>
            </w:r>
          </w:p>
          <w:p w14:paraId="38A8B1EE" w14:textId="77777777" w:rsidR="001A20E6" w:rsidRDefault="00000000">
            <w:pPr>
              <w:pStyle w:val="TableCellCategoryTitle"/>
            </w:pPr>
            <w:r>
              <w:t>📰 Current Affairs</w:t>
            </w:r>
          </w:p>
          <w:p w14:paraId="3ABEC5D6" w14:textId="77777777" w:rsidR="001A20E6" w:rsidRDefault="00000000">
            <w:pPr>
              <w:pStyle w:val="TableCellResourceItem"/>
            </w:pPr>
            <w:r>
              <w:t>• Newspapers (The Hindu S&amp;T, PIB updates)</w:t>
            </w:r>
          </w:p>
        </w:tc>
        <w:tc>
          <w:tcPr>
            <w:tcW w:w="1650" w:type="pct"/>
            <w:tcBorders>
              <w:bottom w:val="single" w:sz="2" w:space="0" w:color="D1D5DB"/>
              <w:right w:val="single" w:sz="2" w:space="0" w:color="D1D5DB"/>
            </w:tcBorders>
            <w:tcMar>
              <w:top w:w="200" w:type="dxa"/>
              <w:left w:w="150" w:type="dxa"/>
              <w:bottom w:w="200" w:type="dxa"/>
              <w:right w:w="150" w:type="dxa"/>
            </w:tcMar>
          </w:tcPr>
          <w:p w14:paraId="43B87C6E" w14:textId="77777777" w:rsidR="001A20E6" w:rsidRDefault="00000000">
            <w:pPr>
              <w:pStyle w:val="TableCellSubjectName"/>
            </w:pPr>
            <w:r>
              <w:t>Indian Polity and Governance</w:t>
            </w:r>
          </w:p>
          <w:p w14:paraId="178A7210" w14:textId="77777777" w:rsidR="001A20E6" w:rsidRDefault="00000000">
            <w:pPr>
              <w:pStyle w:val="TableCellCategoryTitle"/>
            </w:pPr>
            <w:r>
              <w:t>📝 Practice Materials</w:t>
            </w:r>
          </w:p>
          <w:p w14:paraId="35468B15" w14:textId="77777777" w:rsidR="001A20E6" w:rsidRDefault="00000000">
            <w:pPr>
              <w:pStyle w:val="TableCellResourceItem"/>
            </w:pPr>
            <w:r>
              <w:t>• La Excellence Polity Material</w:t>
            </w:r>
          </w:p>
          <w:p w14:paraId="6E52721A" w14:textId="77777777" w:rsidR="001A20E6" w:rsidRDefault="00000000">
            <w:pPr>
              <w:pStyle w:val="TableCellResourceItem"/>
            </w:pPr>
            <w:r>
              <w:t>• Mains RRP + Prelims RRP</w:t>
            </w:r>
          </w:p>
          <w:p w14:paraId="6BF0489A" w14:textId="77777777" w:rsidR="001A20E6" w:rsidRDefault="00000000">
            <w:pPr>
              <w:pStyle w:val="TableCellResourceItem"/>
            </w:pPr>
            <w:r>
              <w:t>• Prelims &amp; Mains Workbooks</w:t>
            </w:r>
          </w:p>
          <w:p w14:paraId="7C1E3134" w14:textId="77777777" w:rsidR="001A20E6" w:rsidRDefault="00000000">
            <w:pPr>
              <w:pStyle w:val="TableCellCategoryTitle"/>
            </w:pPr>
            <w:r>
              <w:t>📰 Current Affairs</w:t>
            </w:r>
          </w:p>
          <w:p w14:paraId="2D52A26F" w14:textId="77777777" w:rsidR="001A20E6" w:rsidRDefault="00000000">
            <w:pPr>
              <w:pStyle w:val="TableCellResourceItem"/>
            </w:pPr>
            <w:r>
              <w:t>• NITI Aayog Reports + PRS Briefs</w:t>
            </w:r>
          </w:p>
          <w:p w14:paraId="562E509E" w14:textId="77777777" w:rsidR="001A20E6" w:rsidRDefault="00000000">
            <w:pPr>
              <w:pStyle w:val="TableCellResourceItem"/>
            </w:pPr>
            <w:r>
              <w:t>• Newspapers (The Hindu/Indian Express)</w:t>
            </w:r>
          </w:p>
          <w:p w14:paraId="49D7A480" w14:textId="77777777" w:rsidR="001A20E6" w:rsidRDefault="00000000">
            <w:pPr>
              <w:pStyle w:val="TableCellResourceItem"/>
            </w:pPr>
            <w:r>
              <w:t>• Optional: Subhash Kashyap Our Constitution, Our Parliament</w:t>
            </w:r>
          </w:p>
        </w:tc>
      </w:tr>
      <w:tr w:rsidR="001A20E6" w14:paraId="0B5F1E68" w14:textId="77777777">
        <w:tc>
          <w:tcPr>
            <w:tcW w:w="1650" w:type="pct"/>
            <w:tcBorders>
              <w:bottom w:val="single" w:sz="2" w:space="0" w:color="D1D5DB"/>
              <w:right w:val="single" w:sz="2" w:space="0" w:color="D1D5DB"/>
            </w:tcBorders>
            <w:tcMar>
              <w:top w:w="200" w:type="dxa"/>
              <w:left w:w="150" w:type="dxa"/>
              <w:bottom w:w="200" w:type="dxa"/>
              <w:right w:w="150" w:type="dxa"/>
            </w:tcMar>
          </w:tcPr>
          <w:p w14:paraId="40F48B6A" w14:textId="77777777" w:rsidR="001A20E6" w:rsidRDefault="00000000">
            <w:pPr>
              <w:pStyle w:val="TableCellSubjectName"/>
            </w:pPr>
            <w:r>
              <w:t>Indian Economy</w:t>
            </w:r>
          </w:p>
          <w:p w14:paraId="00954BAF" w14:textId="77777777" w:rsidR="001A20E6" w:rsidRDefault="00000000">
            <w:pPr>
              <w:pStyle w:val="TableCellCategoryTitle"/>
            </w:pPr>
            <w:r>
              <w:t>📝 Practice Materials</w:t>
            </w:r>
          </w:p>
          <w:p w14:paraId="7A853ACF" w14:textId="77777777" w:rsidR="001A20E6" w:rsidRDefault="00000000">
            <w:pPr>
              <w:pStyle w:val="TableCellResourceItem"/>
            </w:pPr>
            <w:r>
              <w:t>• La Excellence Economy Material</w:t>
            </w:r>
          </w:p>
          <w:p w14:paraId="642E06EB" w14:textId="77777777" w:rsidR="001A20E6" w:rsidRDefault="00000000">
            <w:pPr>
              <w:pStyle w:val="TableCellResourceItem"/>
            </w:pPr>
            <w:r>
              <w:t>• Mains RRP + Prelims RRP</w:t>
            </w:r>
          </w:p>
          <w:p w14:paraId="54CC4401" w14:textId="77777777" w:rsidR="001A20E6" w:rsidRDefault="00000000">
            <w:pPr>
              <w:pStyle w:val="TableCellResourceItem"/>
            </w:pPr>
            <w:r>
              <w:t>• Prelims &amp; Mains Workbooks</w:t>
            </w:r>
          </w:p>
          <w:p w14:paraId="3B59C403" w14:textId="77777777" w:rsidR="001A20E6" w:rsidRDefault="00000000">
            <w:pPr>
              <w:pStyle w:val="TableCellCategoryTitle"/>
            </w:pPr>
            <w:r>
              <w:t>📰 Current Affairs</w:t>
            </w:r>
          </w:p>
          <w:p w14:paraId="7DC18545" w14:textId="77777777" w:rsidR="001A20E6" w:rsidRDefault="00000000">
            <w:pPr>
              <w:pStyle w:val="TableCellResourceItem"/>
            </w:pPr>
            <w:r>
              <w:t>• NITI Aayog Reports + Economic survey and Budget</w:t>
            </w:r>
          </w:p>
          <w:p w14:paraId="0422B4A3" w14:textId="77777777" w:rsidR="001A20E6" w:rsidRDefault="00000000">
            <w:pPr>
              <w:pStyle w:val="TableCellResourceItem"/>
            </w:pPr>
            <w:r>
              <w:t>• Newspapers (Hindu and IE Explained)</w:t>
            </w:r>
          </w:p>
        </w:tc>
        <w:tc>
          <w:tcPr>
            <w:tcW w:w="1650" w:type="pct"/>
          </w:tcPr>
          <w:p w14:paraId="42787B66" w14:textId="77777777" w:rsidR="001A20E6" w:rsidRDefault="001A20E6"/>
        </w:tc>
        <w:tc>
          <w:tcPr>
            <w:tcW w:w="1650" w:type="pct"/>
          </w:tcPr>
          <w:p w14:paraId="2322DC03" w14:textId="77777777" w:rsidR="001A20E6" w:rsidRDefault="001A20E6"/>
        </w:tc>
      </w:tr>
    </w:tbl>
    <w:p w14:paraId="5B1E41EA"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734FBA60" w14:textId="77777777">
        <w:tc>
          <w:tcPr>
            <w:tcW w:w="2500" w:type="pct"/>
            <w:tcMar>
              <w:top w:w="0" w:type="dxa"/>
              <w:left w:w="0" w:type="dxa"/>
              <w:bottom w:w="0" w:type="dxa"/>
              <w:right w:w="0" w:type="dxa"/>
            </w:tcMar>
          </w:tcPr>
          <w:p w14:paraId="32D38873" w14:textId="77777777" w:rsidR="001A20E6" w:rsidRDefault="00000000">
            <w:pPr>
              <w:pStyle w:val="WeekTitle"/>
            </w:pPr>
            <w:r>
              <w:rPr>
                <w:color w:val="0369A1"/>
              </w:rPr>
              <w:t>📅 Jun 27 - Jul 03, 2027</w:t>
            </w:r>
          </w:p>
        </w:tc>
        <w:tc>
          <w:tcPr>
            <w:tcW w:w="2500" w:type="pct"/>
            <w:tcMar>
              <w:top w:w="0" w:type="dxa"/>
              <w:left w:w="0" w:type="dxa"/>
              <w:bottom w:w="0" w:type="dxa"/>
              <w:right w:w="0" w:type="dxa"/>
            </w:tcMar>
          </w:tcPr>
          <w:p w14:paraId="78266077" w14:textId="77777777" w:rsidR="001A20E6" w:rsidRDefault="00000000">
            <w:pPr>
              <w:pStyle w:val="WeekCycleName"/>
            </w:pPr>
            <w:r>
              <w:rPr>
                <w:color w:val="0369A1"/>
              </w:rPr>
              <w:t>C6</w:t>
            </w:r>
          </w:p>
        </w:tc>
      </w:tr>
    </w:tbl>
    <w:p w14:paraId="54ADEC89"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4BB2588E" w14:textId="77777777">
        <w:tc>
          <w:tcPr>
            <w:tcW w:w="700" w:type="pct"/>
            <w:shd w:val="clear" w:color="auto" w:fill="E0F2FE"/>
            <w:tcMar>
              <w:top w:w="200" w:type="dxa"/>
              <w:left w:w="100" w:type="dxa"/>
              <w:bottom w:w="200" w:type="dxa"/>
              <w:right w:w="100" w:type="dxa"/>
            </w:tcMar>
          </w:tcPr>
          <w:p w14:paraId="2F5820C2" w14:textId="77777777" w:rsidR="001A20E6" w:rsidRDefault="00000000">
            <w:pPr>
              <w:pStyle w:val="TableCellCalendarDayHeader"/>
            </w:pPr>
            <w:r>
              <w:rPr>
                <w:color w:val="0369A1"/>
              </w:rPr>
              <w:t>Sunday</w:t>
            </w:r>
          </w:p>
          <w:p w14:paraId="62ED75E9" w14:textId="77777777" w:rsidR="001A20E6" w:rsidRDefault="00000000">
            <w:pPr>
              <w:pStyle w:val="TableCellCalendarDateHeader"/>
            </w:pPr>
            <w:r>
              <w:rPr>
                <w:color w:val="0369A1"/>
              </w:rPr>
              <w:t>Jun 27</w:t>
            </w:r>
          </w:p>
          <w:p w14:paraId="4AD157C4"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5C20D829" w14:textId="77777777" w:rsidR="001A20E6" w:rsidRDefault="00000000">
            <w:pPr>
              <w:pStyle w:val="TableCellCalendarDayHeader"/>
            </w:pPr>
            <w:r>
              <w:rPr>
                <w:color w:val="0369A1"/>
              </w:rPr>
              <w:t>Monday</w:t>
            </w:r>
          </w:p>
          <w:p w14:paraId="7311948D" w14:textId="77777777" w:rsidR="001A20E6" w:rsidRDefault="00000000">
            <w:pPr>
              <w:pStyle w:val="TableCellCalendarDateHeader"/>
            </w:pPr>
            <w:r>
              <w:rPr>
                <w:color w:val="0369A1"/>
              </w:rPr>
              <w:t>Jun 28</w:t>
            </w:r>
          </w:p>
          <w:p w14:paraId="047CE880"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46F032F8" w14:textId="77777777" w:rsidR="001A20E6" w:rsidRDefault="00000000">
            <w:pPr>
              <w:pStyle w:val="TableCellCalendarDayHeader"/>
            </w:pPr>
            <w:r>
              <w:rPr>
                <w:color w:val="0369A1"/>
              </w:rPr>
              <w:t>Tuesday</w:t>
            </w:r>
          </w:p>
          <w:p w14:paraId="07E01DFA" w14:textId="77777777" w:rsidR="001A20E6" w:rsidRDefault="00000000">
            <w:pPr>
              <w:pStyle w:val="TableCellCalendarDateHeader"/>
            </w:pPr>
            <w:r>
              <w:rPr>
                <w:color w:val="0369A1"/>
              </w:rPr>
              <w:t>Jun 29</w:t>
            </w:r>
          </w:p>
          <w:p w14:paraId="3BEAB70B"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367CF5D1" w14:textId="77777777" w:rsidR="001A20E6" w:rsidRDefault="00000000">
            <w:pPr>
              <w:pStyle w:val="TableCellCalendarDayHeader"/>
            </w:pPr>
            <w:r>
              <w:rPr>
                <w:color w:val="0369A1"/>
              </w:rPr>
              <w:t>Wednesday</w:t>
            </w:r>
          </w:p>
          <w:p w14:paraId="72EF1E13" w14:textId="77777777" w:rsidR="001A20E6" w:rsidRDefault="00000000">
            <w:pPr>
              <w:pStyle w:val="TableCellCalendarDateHeader"/>
            </w:pPr>
            <w:r>
              <w:rPr>
                <w:color w:val="0369A1"/>
              </w:rPr>
              <w:t>Jun 30</w:t>
            </w:r>
          </w:p>
          <w:p w14:paraId="5A61C639"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73FE5431" w14:textId="77777777" w:rsidR="001A20E6" w:rsidRDefault="00000000">
            <w:pPr>
              <w:pStyle w:val="TableCellCalendarDayHeader"/>
            </w:pPr>
            <w:r>
              <w:rPr>
                <w:color w:val="0369A1"/>
              </w:rPr>
              <w:t>Thursday</w:t>
            </w:r>
          </w:p>
          <w:p w14:paraId="7EF0D3AF" w14:textId="77777777" w:rsidR="001A20E6" w:rsidRDefault="00000000">
            <w:pPr>
              <w:pStyle w:val="TableCellCalendarDateHeader"/>
            </w:pPr>
            <w:r>
              <w:rPr>
                <w:color w:val="0369A1"/>
              </w:rPr>
              <w:t>Jul 01</w:t>
            </w:r>
          </w:p>
          <w:p w14:paraId="77F5D263"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2C951CDF" w14:textId="77777777" w:rsidR="001A20E6" w:rsidRDefault="00000000">
            <w:pPr>
              <w:pStyle w:val="TableCellCalendarDayHeader"/>
            </w:pPr>
            <w:r>
              <w:rPr>
                <w:color w:val="0369A1"/>
              </w:rPr>
              <w:t>Friday</w:t>
            </w:r>
          </w:p>
          <w:p w14:paraId="6F81690E" w14:textId="77777777" w:rsidR="001A20E6" w:rsidRDefault="00000000">
            <w:pPr>
              <w:pStyle w:val="TableCellCalendarDateHeader"/>
            </w:pPr>
            <w:r>
              <w:rPr>
                <w:color w:val="0369A1"/>
              </w:rPr>
              <w:t>Jul 02</w:t>
            </w:r>
          </w:p>
          <w:p w14:paraId="52A83A51"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1AD21569" w14:textId="77777777" w:rsidR="001A20E6" w:rsidRDefault="00000000">
            <w:pPr>
              <w:pStyle w:val="TableCellCalendarDayHeader"/>
            </w:pPr>
            <w:r>
              <w:rPr>
                <w:color w:val="F57C00"/>
              </w:rPr>
              <w:t>Saturday</w:t>
            </w:r>
          </w:p>
          <w:p w14:paraId="088C2AC6" w14:textId="77777777" w:rsidR="001A20E6" w:rsidRDefault="00000000">
            <w:pPr>
              <w:pStyle w:val="TableCellCalendarDateHeader"/>
            </w:pPr>
            <w:r>
              <w:rPr>
                <w:color w:val="F57C00"/>
              </w:rPr>
              <w:t>Jul 03</w:t>
            </w:r>
          </w:p>
          <w:p w14:paraId="0451A84E" w14:textId="77777777" w:rsidR="001A20E6" w:rsidRDefault="00000000">
            <w:pPr>
              <w:pStyle w:val="TableCellCatchupLabel"/>
            </w:pPr>
            <w:r>
              <w:rPr>
                <w:color w:val="F57C00"/>
              </w:rPr>
              <w:t>Catchup Day</w:t>
            </w:r>
          </w:p>
        </w:tc>
      </w:tr>
      <w:tr w:rsidR="001A20E6" w14:paraId="3CACE679" w14:textId="77777777">
        <w:tc>
          <w:tcPr>
            <w:tcW w:w="700" w:type="pct"/>
            <w:shd w:val="clear" w:color="auto" w:fill="E0F2FE"/>
            <w:tcMar>
              <w:top w:w="150" w:type="dxa"/>
              <w:left w:w="100" w:type="dxa"/>
              <w:bottom w:w="150" w:type="dxa"/>
              <w:right w:w="100" w:type="dxa"/>
            </w:tcMar>
          </w:tcPr>
          <w:p w14:paraId="13FC1D79" w14:textId="77777777" w:rsidR="001A20E6" w:rsidRDefault="00000000">
            <w:pPr>
              <w:pStyle w:val="TableCellTaskSubject"/>
            </w:pPr>
            <w:r>
              <w:t>Indian Polity and Governance</w:t>
            </w:r>
          </w:p>
          <w:p w14:paraId="4A037549" w14:textId="77777777" w:rsidR="001A20E6" w:rsidRDefault="00000000">
            <w:pPr>
              <w:pStyle w:val="TableCellTaskDetails"/>
            </w:pPr>
            <w:r>
              <w:t>• Test - TEST — 3h</w:t>
            </w:r>
          </w:p>
          <w:p w14:paraId="01B7528E" w14:textId="77777777" w:rsidR="001A20E6" w:rsidRDefault="00000000">
            <w:pPr>
              <w:pStyle w:val="TableCellTaskBadge"/>
              <w:shd w:val="clear" w:color="auto" w:fill="FFF3E0"/>
            </w:pPr>
            <w:r>
              <w:rPr>
                <w:b/>
                <w:bCs/>
                <w:color w:val="F57C00"/>
              </w:rPr>
              <w:t>TEST</w:t>
            </w:r>
          </w:p>
        </w:tc>
        <w:tc>
          <w:tcPr>
            <w:tcW w:w="700" w:type="pct"/>
            <w:shd w:val="clear" w:color="auto" w:fill="E0F2FE"/>
            <w:tcMar>
              <w:top w:w="150" w:type="dxa"/>
              <w:left w:w="100" w:type="dxa"/>
              <w:bottom w:w="150" w:type="dxa"/>
              <w:right w:w="100" w:type="dxa"/>
            </w:tcMar>
          </w:tcPr>
          <w:p w14:paraId="70E6CDAD" w14:textId="77777777" w:rsidR="001A20E6" w:rsidRDefault="00000000">
            <w:pPr>
              <w:pStyle w:val="TableCellTaskSubject"/>
            </w:pPr>
            <w:r>
              <w:t>Indian Polity and Governance</w:t>
            </w:r>
          </w:p>
          <w:p w14:paraId="616D599D" w14:textId="77777777" w:rsidR="001A20E6" w:rsidRDefault="00000000">
            <w:pPr>
              <w:pStyle w:val="TableCellTaskDetails"/>
            </w:pPr>
            <w:r>
              <w:t>• Study - System of Government (P02) — 30m</w:t>
            </w:r>
          </w:p>
          <w:p w14:paraId="3B13BEDE" w14:textId="77777777" w:rsidR="001A20E6" w:rsidRDefault="00000000">
            <w:pPr>
              <w:pStyle w:val="TableCellTaskBadge"/>
              <w:shd w:val="clear" w:color="auto" w:fill="E3F2FD"/>
            </w:pPr>
            <w:r>
              <w:rPr>
                <w:b/>
                <w:bCs/>
                <w:color w:val="1976D2"/>
              </w:rPr>
              <w:t>STUDY</w:t>
            </w:r>
          </w:p>
          <w:p w14:paraId="7F8E1486" w14:textId="77777777" w:rsidR="001A20E6" w:rsidRDefault="00000000">
            <w:pPr>
              <w:pStyle w:val="TableCellTaskDetails"/>
            </w:pPr>
            <w:r>
              <w:t>• Revision - Union Territories (P06) — 30m</w:t>
            </w:r>
          </w:p>
          <w:p w14:paraId="08B65CA2" w14:textId="77777777" w:rsidR="001A20E6" w:rsidRDefault="00000000">
            <w:pPr>
              <w:pStyle w:val="TableCellTaskBadge"/>
              <w:shd w:val="clear" w:color="auto" w:fill="FCE4EC"/>
            </w:pPr>
            <w:r>
              <w:rPr>
                <w:b/>
                <w:bCs/>
                <w:color w:val="C2185B"/>
              </w:rPr>
              <w:t>REVISION</w:t>
            </w:r>
          </w:p>
          <w:p w14:paraId="570C6162" w14:textId="77777777" w:rsidR="001A20E6" w:rsidRDefault="00000000">
            <w:pPr>
              <w:pStyle w:val="TableCellTaskDetails"/>
            </w:pPr>
            <w:r>
              <w:t>• Revision - Constitutional Bodies (P07) — 30m</w:t>
            </w:r>
          </w:p>
          <w:p w14:paraId="1100BEBA" w14:textId="77777777" w:rsidR="001A20E6" w:rsidRDefault="00000000">
            <w:pPr>
              <w:pStyle w:val="TableCellTaskBadge"/>
              <w:shd w:val="clear" w:color="auto" w:fill="FCE4EC"/>
            </w:pPr>
            <w:r>
              <w:rPr>
                <w:b/>
                <w:bCs/>
                <w:color w:val="C2185B"/>
              </w:rPr>
              <w:t>REVISION</w:t>
            </w:r>
          </w:p>
          <w:p w14:paraId="64A19C0B" w14:textId="77777777" w:rsidR="001A20E6" w:rsidRDefault="00000000">
            <w:pPr>
              <w:pStyle w:val="TableCellTaskDetails"/>
            </w:pPr>
            <w:r>
              <w:t>• Revision - Non-Constitutional Bodies (P08) — 30m</w:t>
            </w:r>
          </w:p>
          <w:p w14:paraId="26EC2DDC" w14:textId="77777777" w:rsidR="001A20E6" w:rsidRDefault="00000000">
            <w:pPr>
              <w:pStyle w:val="TableCellTaskBadge"/>
              <w:shd w:val="clear" w:color="auto" w:fill="FCE4EC"/>
            </w:pPr>
            <w:r>
              <w:rPr>
                <w:b/>
                <w:bCs/>
                <w:color w:val="C2185B"/>
              </w:rPr>
              <w:t>REVISION</w:t>
            </w:r>
          </w:p>
          <w:p w14:paraId="4DA81EEC" w14:textId="77777777" w:rsidR="001A20E6" w:rsidRDefault="00000000">
            <w:pPr>
              <w:pStyle w:val="TableCellTaskDetails"/>
            </w:pPr>
            <w:r>
              <w:t>• Practice - System of Government (P02) — 30m</w:t>
            </w:r>
          </w:p>
          <w:p w14:paraId="45B720F2"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1D77BC42" w14:textId="77777777" w:rsidR="001A20E6" w:rsidRDefault="00000000">
            <w:pPr>
              <w:pStyle w:val="TableCellTaskSubject"/>
            </w:pPr>
            <w:r>
              <w:t>Indian Polity and Governance</w:t>
            </w:r>
          </w:p>
          <w:p w14:paraId="157DE960" w14:textId="77777777" w:rsidR="001A20E6" w:rsidRDefault="00000000">
            <w:pPr>
              <w:pStyle w:val="TableCellTaskDetails"/>
            </w:pPr>
            <w:r>
              <w:t>• Study - Central Government (P03) — 30m</w:t>
            </w:r>
          </w:p>
          <w:p w14:paraId="1A6EC099" w14:textId="77777777" w:rsidR="001A20E6" w:rsidRDefault="00000000">
            <w:pPr>
              <w:pStyle w:val="TableCellTaskBadge"/>
              <w:shd w:val="clear" w:color="auto" w:fill="E3F2FD"/>
            </w:pPr>
            <w:r>
              <w:rPr>
                <w:b/>
                <w:bCs/>
                <w:color w:val="1976D2"/>
              </w:rPr>
              <w:t>STUDY</w:t>
            </w:r>
          </w:p>
          <w:p w14:paraId="25DF7451" w14:textId="77777777" w:rsidR="001A20E6" w:rsidRDefault="00000000">
            <w:pPr>
              <w:pStyle w:val="TableCellTaskDetails"/>
            </w:pPr>
            <w:r>
              <w:t>• Revision - Other Constitutional Dimensions (P09) — 30m</w:t>
            </w:r>
          </w:p>
          <w:p w14:paraId="087E0CE3" w14:textId="77777777" w:rsidR="001A20E6" w:rsidRDefault="00000000">
            <w:pPr>
              <w:pStyle w:val="TableCellTaskBadge"/>
              <w:shd w:val="clear" w:color="auto" w:fill="FCE4EC"/>
            </w:pPr>
            <w:r>
              <w:rPr>
                <w:b/>
                <w:bCs/>
                <w:color w:val="C2185B"/>
              </w:rPr>
              <w:t>REVISION</w:t>
            </w:r>
          </w:p>
          <w:p w14:paraId="66C1228D" w14:textId="77777777" w:rsidR="001A20E6" w:rsidRDefault="00000000">
            <w:pPr>
              <w:pStyle w:val="TableCellTaskDetails"/>
            </w:pPr>
            <w:r>
              <w:t>• Revision - Political Dynamics (P10) — 30m</w:t>
            </w:r>
          </w:p>
          <w:p w14:paraId="1A575D02" w14:textId="77777777" w:rsidR="001A20E6" w:rsidRDefault="00000000">
            <w:pPr>
              <w:pStyle w:val="TableCellTaskBadge"/>
              <w:shd w:val="clear" w:color="auto" w:fill="FCE4EC"/>
            </w:pPr>
            <w:r>
              <w:rPr>
                <w:b/>
                <w:bCs/>
                <w:color w:val="C2185B"/>
              </w:rPr>
              <w:t>REVISION</w:t>
            </w:r>
          </w:p>
          <w:p w14:paraId="2497CAC7" w14:textId="77777777" w:rsidR="001A20E6" w:rsidRDefault="00000000">
            <w:pPr>
              <w:pStyle w:val="TableCellTaskDetails"/>
            </w:pPr>
            <w:r>
              <w:t>• Revision - Governance (P11) — 30m</w:t>
            </w:r>
          </w:p>
          <w:p w14:paraId="6E4AFED8" w14:textId="77777777" w:rsidR="001A20E6" w:rsidRDefault="00000000">
            <w:pPr>
              <w:pStyle w:val="TableCellTaskBadge"/>
              <w:shd w:val="clear" w:color="auto" w:fill="FCE4EC"/>
            </w:pPr>
            <w:r>
              <w:rPr>
                <w:b/>
                <w:bCs/>
                <w:color w:val="C2185B"/>
              </w:rPr>
              <w:t>REVISION</w:t>
            </w:r>
          </w:p>
          <w:p w14:paraId="4E1F9A68" w14:textId="77777777" w:rsidR="001A20E6" w:rsidRDefault="00000000">
            <w:pPr>
              <w:pStyle w:val="TableCellTaskDetails"/>
            </w:pPr>
            <w:r>
              <w:t>• Practice - Central Government (P03) — 30m</w:t>
            </w:r>
          </w:p>
          <w:p w14:paraId="2D735DE0"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3DE528E6" w14:textId="77777777" w:rsidR="001A20E6" w:rsidRDefault="00000000">
            <w:pPr>
              <w:pStyle w:val="TableCellTaskSubject"/>
            </w:pPr>
            <w:r>
              <w:t>Indian Polity and Governance</w:t>
            </w:r>
          </w:p>
          <w:p w14:paraId="1B5EE72F" w14:textId="77777777" w:rsidR="001A20E6" w:rsidRDefault="00000000">
            <w:pPr>
              <w:pStyle w:val="TableCellTaskDetails"/>
            </w:pPr>
            <w:r>
              <w:t>• Study - State Government (P04) — 30m</w:t>
            </w:r>
          </w:p>
          <w:p w14:paraId="22D7B192" w14:textId="77777777" w:rsidR="001A20E6" w:rsidRDefault="00000000">
            <w:pPr>
              <w:pStyle w:val="TableCellTaskBadge"/>
              <w:shd w:val="clear" w:color="auto" w:fill="E3F2FD"/>
            </w:pPr>
            <w:r>
              <w:rPr>
                <w:b/>
                <w:bCs/>
                <w:color w:val="1976D2"/>
              </w:rPr>
              <w:t>STUDY</w:t>
            </w:r>
          </w:p>
          <w:p w14:paraId="47C3EA0E" w14:textId="77777777" w:rsidR="001A20E6" w:rsidRDefault="00000000">
            <w:pPr>
              <w:pStyle w:val="TableCellTaskDetails"/>
            </w:pPr>
            <w:r>
              <w:t>• Revision - Broad / Overlap (P00) — 30m</w:t>
            </w:r>
          </w:p>
          <w:p w14:paraId="41F707E2" w14:textId="77777777" w:rsidR="001A20E6" w:rsidRDefault="00000000">
            <w:pPr>
              <w:pStyle w:val="TableCellTaskBadge"/>
              <w:shd w:val="clear" w:color="auto" w:fill="FCE4EC"/>
            </w:pPr>
            <w:r>
              <w:rPr>
                <w:b/>
                <w:bCs/>
                <w:color w:val="C2185B"/>
              </w:rPr>
              <w:t>REVISION</w:t>
            </w:r>
          </w:p>
          <w:p w14:paraId="3CF6390D" w14:textId="77777777" w:rsidR="001A20E6" w:rsidRDefault="00000000">
            <w:pPr>
              <w:pStyle w:val="TableCellTaskDetails"/>
            </w:pPr>
            <w:r>
              <w:t>• Revision - Constitutional Framework (P01) — 30m</w:t>
            </w:r>
          </w:p>
          <w:p w14:paraId="4CF77A4B" w14:textId="77777777" w:rsidR="001A20E6" w:rsidRDefault="00000000">
            <w:pPr>
              <w:pStyle w:val="TableCellTaskBadge"/>
              <w:shd w:val="clear" w:color="auto" w:fill="FCE4EC"/>
            </w:pPr>
            <w:r>
              <w:rPr>
                <w:b/>
                <w:bCs/>
                <w:color w:val="C2185B"/>
              </w:rPr>
              <w:t>REVISION</w:t>
            </w:r>
          </w:p>
          <w:p w14:paraId="4D1B6F87" w14:textId="77777777" w:rsidR="001A20E6" w:rsidRDefault="00000000">
            <w:pPr>
              <w:pStyle w:val="TableCellTaskDetails"/>
            </w:pPr>
            <w:r>
              <w:t>• Revision - System of Government (P02) — 30m</w:t>
            </w:r>
          </w:p>
          <w:p w14:paraId="3092778B" w14:textId="77777777" w:rsidR="001A20E6" w:rsidRDefault="00000000">
            <w:pPr>
              <w:pStyle w:val="TableCellTaskBadge"/>
              <w:shd w:val="clear" w:color="auto" w:fill="FCE4EC"/>
            </w:pPr>
            <w:r>
              <w:rPr>
                <w:b/>
                <w:bCs/>
                <w:color w:val="C2185B"/>
              </w:rPr>
              <w:t>REVISION</w:t>
            </w:r>
          </w:p>
          <w:p w14:paraId="7E00DFBE" w14:textId="77777777" w:rsidR="001A20E6" w:rsidRDefault="00000000">
            <w:pPr>
              <w:pStyle w:val="TableCellTaskDetails"/>
            </w:pPr>
            <w:r>
              <w:t>• Practice - State Government (P04) — 30m</w:t>
            </w:r>
          </w:p>
          <w:p w14:paraId="02946A79"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12C54D65" w14:textId="77777777" w:rsidR="001A20E6" w:rsidRDefault="00000000">
            <w:pPr>
              <w:pStyle w:val="TableCellTaskSubject"/>
            </w:pPr>
            <w:r>
              <w:t>Indian Polity and Governance</w:t>
            </w:r>
          </w:p>
          <w:p w14:paraId="3636E054" w14:textId="77777777" w:rsidR="001A20E6" w:rsidRDefault="00000000">
            <w:pPr>
              <w:pStyle w:val="TableCellTaskDetails"/>
            </w:pPr>
            <w:r>
              <w:t>• Study - Local Government (P05) — 30m</w:t>
            </w:r>
          </w:p>
          <w:p w14:paraId="7248CFAD" w14:textId="77777777" w:rsidR="001A20E6" w:rsidRDefault="00000000">
            <w:pPr>
              <w:pStyle w:val="TableCellTaskBadge"/>
              <w:shd w:val="clear" w:color="auto" w:fill="E3F2FD"/>
            </w:pPr>
            <w:r>
              <w:rPr>
                <w:b/>
                <w:bCs/>
                <w:color w:val="1976D2"/>
              </w:rPr>
              <w:t>STUDY</w:t>
            </w:r>
          </w:p>
          <w:p w14:paraId="6E5425E4" w14:textId="77777777" w:rsidR="001A20E6" w:rsidRDefault="00000000">
            <w:pPr>
              <w:pStyle w:val="TableCellTaskDetails"/>
            </w:pPr>
            <w:r>
              <w:t>• Revision - Central Government (P03) — 30m</w:t>
            </w:r>
          </w:p>
          <w:p w14:paraId="2D3E9A62" w14:textId="77777777" w:rsidR="001A20E6" w:rsidRDefault="00000000">
            <w:pPr>
              <w:pStyle w:val="TableCellTaskBadge"/>
              <w:shd w:val="clear" w:color="auto" w:fill="FCE4EC"/>
            </w:pPr>
            <w:r>
              <w:rPr>
                <w:b/>
                <w:bCs/>
                <w:color w:val="C2185B"/>
              </w:rPr>
              <w:t>REVISION</w:t>
            </w:r>
          </w:p>
          <w:p w14:paraId="55B5737F" w14:textId="77777777" w:rsidR="001A20E6" w:rsidRDefault="00000000">
            <w:pPr>
              <w:pStyle w:val="TableCellTaskDetails"/>
            </w:pPr>
            <w:r>
              <w:t>• Revision - State Government (P04) — 30m</w:t>
            </w:r>
          </w:p>
          <w:p w14:paraId="2D1CBD6F" w14:textId="77777777" w:rsidR="001A20E6" w:rsidRDefault="00000000">
            <w:pPr>
              <w:pStyle w:val="TableCellTaskBadge"/>
              <w:shd w:val="clear" w:color="auto" w:fill="FCE4EC"/>
            </w:pPr>
            <w:r>
              <w:rPr>
                <w:b/>
                <w:bCs/>
                <w:color w:val="C2185B"/>
              </w:rPr>
              <w:t>REVISION</w:t>
            </w:r>
          </w:p>
          <w:p w14:paraId="429C0D30" w14:textId="77777777" w:rsidR="001A20E6" w:rsidRDefault="00000000">
            <w:pPr>
              <w:pStyle w:val="TableCellTaskDetails"/>
            </w:pPr>
            <w:r>
              <w:t>• Revision - Local Government (P05) — 30m</w:t>
            </w:r>
          </w:p>
          <w:p w14:paraId="77B2B750" w14:textId="77777777" w:rsidR="001A20E6" w:rsidRDefault="00000000">
            <w:pPr>
              <w:pStyle w:val="TableCellTaskBadge"/>
              <w:shd w:val="clear" w:color="auto" w:fill="FCE4EC"/>
            </w:pPr>
            <w:r>
              <w:rPr>
                <w:b/>
                <w:bCs/>
                <w:color w:val="C2185B"/>
              </w:rPr>
              <w:t>REVISION</w:t>
            </w:r>
          </w:p>
          <w:p w14:paraId="1E2F5FD7" w14:textId="77777777" w:rsidR="001A20E6" w:rsidRDefault="00000000">
            <w:pPr>
              <w:pStyle w:val="TableCellTaskDetails"/>
            </w:pPr>
            <w:r>
              <w:t>• Practice - Local Government (P05) — 30m</w:t>
            </w:r>
          </w:p>
          <w:p w14:paraId="1A7C849D"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35F835C8" w14:textId="77777777" w:rsidR="001A20E6" w:rsidRDefault="00000000">
            <w:pPr>
              <w:pStyle w:val="TableCellTaskSubject"/>
            </w:pPr>
            <w:r>
              <w:t>Indian Polity and Governance</w:t>
            </w:r>
          </w:p>
          <w:p w14:paraId="0E33FCB8" w14:textId="77777777" w:rsidR="001A20E6" w:rsidRDefault="00000000">
            <w:pPr>
              <w:pStyle w:val="TableCellTaskDetails"/>
            </w:pPr>
            <w:r>
              <w:t>• Study - Union Territories (P06) — 30m</w:t>
            </w:r>
          </w:p>
          <w:p w14:paraId="7B72E81F" w14:textId="77777777" w:rsidR="001A20E6" w:rsidRDefault="00000000">
            <w:pPr>
              <w:pStyle w:val="TableCellTaskBadge"/>
              <w:shd w:val="clear" w:color="auto" w:fill="E3F2FD"/>
            </w:pPr>
            <w:r>
              <w:rPr>
                <w:b/>
                <w:bCs/>
                <w:color w:val="1976D2"/>
              </w:rPr>
              <w:t>STUDY</w:t>
            </w:r>
          </w:p>
          <w:p w14:paraId="023FDFD5" w14:textId="77777777" w:rsidR="001A20E6" w:rsidRDefault="00000000">
            <w:pPr>
              <w:pStyle w:val="TableCellTaskDetails"/>
            </w:pPr>
            <w:r>
              <w:t>• Revision - Union Territories (P06) — 30m</w:t>
            </w:r>
          </w:p>
          <w:p w14:paraId="677A9783" w14:textId="77777777" w:rsidR="001A20E6" w:rsidRDefault="00000000">
            <w:pPr>
              <w:pStyle w:val="TableCellTaskBadge"/>
              <w:shd w:val="clear" w:color="auto" w:fill="FCE4EC"/>
            </w:pPr>
            <w:r>
              <w:rPr>
                <w:b/>
                <w:bCs/>
                <w:color w:val="C2185B"/>
              </w:rPr>
              <w:t>REVISION</w:t>
            </w:r>
          </w:p>
          <w:p w14:paraId="65137214" w14:textId="77777777" w:rsidR="001A20E6" w:rsidRDefault="00000000">
            <w:pPr>
              <w:pStyle w:val="TableCellTaskDetails"/>
            </w:pPr>
            <w:r>
              <w:t>• Revision - Constitutional Bodies (P07) — 30m</w:t>
            </w:r>
          </w:p>
          <w:p w14:paraId="360C52EA" w14:textId="77777777" w:rsidR="001A20E6" w:rsidRDefault="00000000">
            <w:pPr>
              <w:pStyle w:val="TableCellTaskBadge"/>
              <w:shd w:val="clear" w:color="auto" w:fill="FCE4EC"/>
            </w:pPr>
            <w:r>
              <w:rPr>
                <w:b/>
                <w:bCs/>
                <w:color w:val="C2185B"/>
              </w:rPr>
              <w:t>REVISION</w:t>
            </w:r>
          </w:p>
          <w:p w14:paraId="11D5B932" w14:textId="77777777" w:rsidR="001A20E6" w:rsidRDefault="00000000">
            <w:pPr>
              <w:pStyle w:val="TableCellTaskDetails"/>
            </w:pPr>
            <w:r>
              <w:t>• Revision - Non-Constitutional Bodies (P08) — 30m</w:t>
            </w:r>
          </w:p>
          <w:p w14:paraId="4F2E7301" w14:textId="77777777" w:rsidR="001A20E6" w:rsidRDefault="00000000">
            <w:pPr>
              <w:pStyle w:val="TableCellTaskBadge"/>
              <w:shd w:val="clear" w:color="auto" w:fill="FCE4EC"/>
            </w:pPr>
            <w:r>
              <w:rPr>
                <w:b/>
                <w:bCs/>
                <w:color w:val="C2185B"/>
              </w:rPr>
              <w:t>REVISION</w:t>
            </w:r>
          </w:p>
          <w:p w14:paraId="43FEBDE9" w14:textId="77777777" w:rsidR="001A20E6" w:rsidRDefault="00000000">
            <w:pPr>
              <w:pStyle w:val="TableCellTaskDetails"/>
            </w:pPr>
            <w:r>
              <w:t>• Practice - Union Territories (P06) — 30m</w:t>
            </w:r>
          </w:p>
          <w:p w14:paraId="1EC8779A"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0BA10E43" w14:textId="77777777" w:rsidR="001A20E6" w:rsidRDefault="001A20E6"/>
        </w:tc>
      </w:tr>
      <w:tr w:rsidR="001A20E6" w14:paraId="3AB4B68E" w14:textId="77777777">
        <w:tc>
          <w:tcPr>
            <w:tcW w:w="700" w:type="pct"/>
            <w:shd w:val="clear" w:color="auto" w:fill="E0F2FE"/>
            <w:tcMar>
              <w:top w:w="150" w:type="dxa"/>
              <w:left w:w="100" w:type="dxa"/>
              <w:bottom w:w="150" w:type="dxa"/>
              <w:right w:w="100" w:type="dxa"/>
            </w:tcMar>
          </w:tcPr>
          <w:p w14:paraId="50128A65" w14:textId="77777777" w:rsidR="001A20E6" w:rsidRDefault="00000000">
            <w:pPr>
              <w:pStyle w:val="TableCellTaskSubject"/>
            </w:pPr>
            <w:r>
              <w:t>Indian Economy</w:t>
            </w:r>
          </w:p>
          <w:p w14:paraId="725427BE" w14:textId="77777777" w:rsidR="001A20E6" w:rsidRDefault="00000000">
            <w:pPr>
              <w:pStyle w:val="TableCellTaskDetails"/>
            </w:pPr>
            <w:r>
              <w:t>• Test - TEST — 3h</w:t>
            </w:r>
          </w:p>
          <w:p w14:paraId="2185A92C" w14:textId="77777777" w:rsidR="001A20E6" w:rsidRDefault="00000000">
            <w:pPr>
              <w:pStyle w:val="TableCellTaskBadge"/>
              <w:shd w:val="clear" w:color="auto" w:fill="FFF3E0"/>
            </w:pPr>
            <w:r>
              <w:rPr>
                <w:b/>
                <w:bCs/>
                <w:color w:val="F57C00"/>
              </w:rPr>
              <w:t>TEST</w:t>
            </w:r>
          </w:p>
        </w:tc>
        <w:tc>
          <w:tcPr>
            <w:tcW w:w="700" w:type="pct"/>
            <w:shd w:val="clear" w:color="auto" w:fill="E0F2FE"/>
            <w:tcMar>
              <w:top w:w="150" w:type="dxa"/>
              <w:left w:w="100" w:type="dxa"/>
              <w:bottom w:w="150" w:type="dxa"/>
              <w:right w:w="100" w:type="dxa"/>
            </w:tcMar>
          </w:tcPr>
          <w:p w14:paraId="1FB7CE49" w14:textId="77777777" w:rsidR="001A20E6" w:rsidRDefault="00000000">
            <w:pPr>
              <w:pStyle w:val="TableCellTaskSubject"/>
            </w:pPr>
            <w:r>
              <w:t>Indian Economy</w:t>
            </w:r>
          </w:p>
          <w:p w14:paraId="69717D11" w14:textId="77777777" w:rsidR="001A20E6" w:rsidRDefault="00000000">
            <w:pPr>
              <w:pStyle w:val="TableCellTaskDetails"/>
            </w:pPr>
            <w:r>
              <w:t>• Study - Basic concepts and definitions (E01) — 30m</w:t>
            </w:r>
          </w:p>
          <w:p w14:paraId="41D7D802" w14:textId="77777777" w:rsidR="001A20E6" w:rsidRDefault="00000000">
            <w:pPr>
              <w:pStyle w:val="TableCellTaskBadge"/>
              <w:shd w:val="clear" w:color="auto" w:fill="E3F2FD"/>
            </w:pPr>
            <w:r>
              <w:rPr>
                <w:b/>
                <w:bCs/>
                <w:color w:val="1976D2"/>
              </w:rPr>
              <w:t>STUDY</w:t>
            </w:r>
          </w:p>
          <w:p w14:paraId="10868E9C" w14:textId="77777777" w:rsidR="001A20E6" w:rsidRDefault="00000000">
            <w:pPr>
              <w:pStyle w:val="TableCellTaskDetails"/>
            </w:pPr>
            <w:r>
              <w:t>• Revision - Economic Reforms (E03) — 30m</w:t>
            </w:r>
          </w:p>
          <w:p w14:paraId="1519ADE6" w14:textId="77777777" w:rsidR="001A20E6" w:rsidRDefault="00000000">
            <w:pPr>
              <w:pStyle w:val="TableCellTaskBadge"/>
              <w:shd w:val="clear" w:color="auto" w:fill="FCE4EC"/>
            </w:pPr>
            <w:r>
              <w:rPr>
                <w:b/>
                <w:bCs/>
                <w:color w:val="C2185B"/>
              </w:rPr>
              <w:t>REVISION</w:t>
            </w:r>
          </w:p>
          <w:p w14:paraId="1530FF03" w14:textId="77777777" w:rsidR="001A20E6" w:rsidRDefault="00000000">
            <w:pPr>
              <w:pStyle w:val="TableCellTaskDetails"/>
            </w:pPr>
            <w:r>
              <w:t>• Revision - Inclusive Growth (E04) — 30m</w:t>
            </w:r>
          </w:p>
          <w:p w14:paraId="13B3E13F" w14:textId="77777777" w:rsidR="001A20E6" w:rsidRDefault="00000000">
            <w:pPr>
              <w:pStyle w:val="TableCellTaskBadge"/>
              <w:shd w:val="clear" w:color="auto" w:fill="FCE4EC"/>
            </w:pPr>
            <w:r>
              <w:rPr>
                <w:b/>
                <w:bCs/>
                <w:color w:val="C2185B"/>
              </w:rPr>
              <w:t>REVISION</w:t>
            </w:r>
          </w:p>
          <w:p w14:paraId="76D4E87A" w14:textId="77777777" w:rsidR="001A20E6" w:rsidRDefault="00000000">
            <w:pPr>
              <w:pStyle w:val="TableCellTaskDetails"/>
            </w:pPr>
            <w:r>
              <w:t>• Revision - Poverty and Unemployment (E05) — 30m</w:t>
            </w:r>
          </w:p>
          <w:p w14:paraId="60E7922B" w14:textId="77777777" w:rsidR="001A20E6" w:rsidRDefault="00000000">
            <w:pPr>
              <w:pStyle w:val="TableCellTaskBadge"/>
              <w:shd w:val="clear" w:color="auto" w:fill="FCE4EC"/>
            </w:pPr>
            <w:r>
              <w:rPr>
                <w:b/>
                <w:bCs/>
                <w:color w:val="C2185B"/>
              </w:rPr>
              <w:t>REVISION</w:t>
            </w:r>
          </w:p>
          <w:p w14:paraId="2EDF7395" w14:textId="77777777" w:rsidR="001A20E6" w:rsidRDefault="00000000">
            <w:pPr>
              <w:pStyle w:val="TableCellTaskDetails"/>
            </w:pPr>
            <w:r>
              <w:t>• Practice - Basic concepts and definitions (E01) — 30m</w:t>
            </w:r>
          </w:p>
          <w:p w14:paraId="4D61ED8D"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40E30C92" w14:textId="77777777" w:rsidR="001A20E6" w:rsidRDefault="00000000">
            <w:pPr>
              <w:pStyle w:val="TableCellTaskSubject"/>
            </w:pPr>
            <w:r>
              <w:t>Indian Economy</w:t>
            </w:r>
          </w:p>
          <w:p w14:paraId="6166086A" w14:textId="77777777" w:rsidR="001A20E6" w:rsidRDefault="00000000">
            <w:pPr>
              <w:pStyle w:val="TableCellTaskDetails"/>
            </w:pPr>
            <w:r>
              <w:t>• Study - Economic Planning (E02) — 30m</w:t>
            </w:r>
          </w:p>
          <w:p w14:paraId="225DC05F" w14:textId="77777777" w:rsidR="001A20E6" w:rsidRDefault="00000000">
            <w:pPr>
              <w:pStyle w:val="TableCellTaskBadge"/>
              <w:shd w:val="clear" w:color="auto" w:fill="E3F2FD"/>
            </w:pPr>
            <w:r>
              <w:rPr>
                <w:b/>
                <w:bCs/>
                <w:color w:val="1976D2"/>
              </w:rPr>
              <w:t>STUDY</w:t>
            </w:r>
          </w:p>
          <w:p w14:paraId="01A9CBA4" w14:textId="77777777" w:rsidR="001A20E6" w:rsidRDefault="00000000">
            <w:pPr>
              <w:pStyle w:val="TableCellTaskDetails"/>
            </w:pPr>
            <w:r>
              <w:t>• Revision - Agriculture (E06) — 30m</w:t>
            </w:r>
          </w:p>
          <w:p w14:paraId="69F5FEDC" w14:textId="77777777" w:rsidR="001A20E6" w:rsidRDefault="00000000">
            <w:pPr>
              <w:pStyle w:val="TableCellTaskBadge"/>
              <w:shd w:val="clear" w:color="auto" w:fill="FCE4EC"/>
            </w:pPr>
            <w:r>
              <w:rPr>
                <w:b/>
                <w:bCs/>
                <w:color w:val="C2185B"/>
              </w:rPr>
              <w:t>REVISION</w:t>
            </w:r>
          </w:p>
          <w:p w14:paraId="1D3F252D" w14:textId="77777777" w:rsidR="001A20E6" w:rsidRDefault="00000000">
            <w:pPr>
              <w:pStyle w:val="TableCellTaskDetails"/>
            </w:pPr>
            <w:r>
              <w:t>• Revision - Industry (E07) — 30m</w:t>
            </w:r>
          </w:p>
          <w:p w14:paraId="1A81F9D4" w14:textId="77777777" w:rsidR="001A20E6" w:rsidRDefault="00000000">
            <w:pPr>
              <w:pStyle w:val="TableCellTaskBadge"/>
              <w:shd w:val="clear" w:color="auto" w:fill="FCE4EC"/>
            </w:pPr>
            <w:r>
              <w:rPr>
                <w:b/>
                <w:bCs/>
                <w:color w:val="C2185B"/>
              </w:rPr>
              <w:t>REVISION</w:t>
            </w:r>
          </w:p>
          <w:p w14:paraId="075A02A0" w14:textId="77777777" w:rsidR="001A20E6" w:rsidRDefault="00000000">
            <w:pPr>
              <w:pStyle w:val="TableCellTaskDetails"/>
            </w:pPr>
            <w:r>
              <w:t>• Revision - Services (E08) — 30m</w:t>
            </w:r>
          </w:p>
          <w:p w14:paraId="232367FA" w14:textId="77777777" w:rsidR="001A20E6" w:rsidRDefault="00000000">
            <w:pPr>
              <w:pStyle w:val="TableCellTaskBadge"/>
              <w:shd w:val="clear" w:color="auto" w:fill="FCE4EC"/>
            </w:pPr>
            <w:r>
              <w:rPr>
                <w:b/>
                <w:bCs/>
                <w:color w:val="C2185B"/>
              </w:rPr>
              <w:t>REVISION</w:t>
            </w:r>
          </w:p>
          <w:p w14:paraId="2058AFF9" w14:textId="77777777" w:rsidR="001A20E6" w:rsidRDefault="00000000">
            <w:pPr>
              <w:pStyle w:val="TableCellTaskDetails"/>
            </w:pPr>
            <w:r>
              <w:t>• Practice - Economic Planning (E02) — 30m</w:t>
            </w:r>
          </w:p>
          <w:p w14:paraId="0563A83F"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5B3A229F" w14:textId="77777777" w:rsidR="001A20E6" w:rsidRDefault="00000000">
            <w:pPr>
              <w:pStyle w:val="TableCellTaskSubject"/>
            </w:pPr>
            <w:r>
              <w:t>Indian Economy</w:t>
            </w:r>
          </w:p>
          <w:p w14:paraId="604F0E45" w14:textId="77777777" w:rsidR="001A20E6" w:rsidRDefault="00000000">
            <w:pPr>
              <w:pStyle w:val="TableCellTaskDetails"/>
            </w:pPr>
            <w:r>
              <w:t>• Study - Economic Reforms (E03) — 30m</w:t>
            </w:r>
          </w:p>
          <w:p w14:paraId="53E3451B" w14:textId="77777777" w:rsidR="001A20E6" w:rsidRDefault="00000000">
            <w:pPr>
              <w:pStyle w:val="TableCellTaskBadge"/>
              <w:shd w:val="clear" w:color="auto" w:fill="E3F2FD"/>
            </w:pPr>
            <w:r>
              <w:rPr>
                <w:b/>
                <w:bCs/>
                <w:color w:val="1976D2"/>
              </w:rPr>
              <w:t>STUDY</w:t>
            </w:r>
          </w:p>
          <w:p w14:paraId="50DF070E" w14:textId="77777777" w:rsidR="001A20E6" w:rsidRDefault="00000000">
            <w:pPr>
              <w:pStyle w:val="TableCellTaskDetails"/>
            </w:pPr>
            <w:r>
              <w:t>• Revision - Infrastructure (E09) — 30m</w:t>
            </w:r>
          </w:p>
          <w:p w14:paraId="171E93A8" w14:textId="77777777" w:rsidR="001A20E6" w:rsidRDefault="00000000">
            <w:pPr>
              <w:pStyle w:val="TableCellTaskBadge"/>
              <w:shd w:val="clear" w:color="auto" w:fill="FCE4EC"/>
            </w:pPr>
            <w:r>
              <w:rPr>
                <w:b/>
                <w:bCs/>
                <w:color w:val="C2185B"/>
              </w:rPr>
              <w:t>REVISION</w:t>
            </w:r>
          </w:p>
          <w:p w14:paraId="0B135945" w14:textId="77777777" w:rsidR="001A20E6" w:rsidRDefault="00000000">
            <w:pPr>
              <w:pStyle w:val="TableCellTaskDetails"/>
            </w:pPr>
            <w:r>
              <w:t>• Revision - Investment Models (E10) — 30m</w:t>
            </w:r>
          </w:p>
          <w:p w14:paraId="00545941" w14:textId="77777777" w:rsidR="001A20E6" w:rsidRDefault="00000000">
            <w:pPr>
              <w:pStyle w:val="TableCellTaskBadge"/>
              <w:shd w:val="clear" w:color="auto" w:fill="FCE4EC"/>
            </w:pPr>
            <w:r>
              <w:rPr>
                <w:b/>
                <w:bCs/>
                <w:color w:val="C2185B"/>
              </w:rPr>
              <w:t>REVISION</w:t>
            </w:r>
          </w:p>
          <w:p w14:paraId="3EF0B408" w14:textId="77777777" w:rsidR="001A20E6" w:rsidRDefault="00000000">
            <w:pPr>
              <w:pStyle w:val="TableCellTaskDetails"/>
            </w:pPr>
            <w:r>
              <w:t>• Revision - Land Reforms (E11) — 30m</w:t>
            </w:r>
          </w:p>
          <w:p w14:paraId="33377133" w14:textId="77777777" w:rsidR="001A20E6" w:rsidRDefault="00000000">
            <w:pPr>
              <w:pStyle w:val="TableCellTaskBadge"/>
              <w:shd w:val="clear" w:color="auto" w:fill="FCE4EC"/>
            </w:pPr>
            <w:r>
              <w:rPr>
                <w:b/>
                <w:bCs/>
                <w:color w:val="C2185B"/>
              </w:rPr>
              <w:t>REVISION</w:t>
            </w:r>
          </w:p>
          <w:p w14:paraId="70FE6EAB" w14:textId="77777777" w:rsidR="001A20E6" w:rsidRDefault="00000000">
            <w:pPr>
              <w:pStyle w:val="TableCellTaskDetails"/>
            </w:pPr>
            <w:r>
              <w:t>• Practice - Economic Reforms (E03) — 30m</w:t>
            </w:r>
          </w:p>
          <w:p w14:paraId="6BE8785A"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505DF3A1" w14:textId="77777777" w:rsidR="001A20E6" w:rsidRDefault="00000000">
            <w:pPr>
              <w:pStyle w:val="TableCellTaskSubject"/>
            </w:pPr>
            <w:r>
              <w:t>Indian Economy</w:t>
            </w:r>
          </w:p>
          <w:p w14:paraId="3F5846B9" w14:textId="77777777" w:rsidR="001A20E6" w:rsidRDefault="00000000">
            <w:pPr>
              <w:pStyle w:val="TableCellTaskDetails"/>
            </w:pPr>
            <w:r>
              <w:t>• Study - Inclusive Growth (E04) — 30m</w:t>
            </w:r>
          </w:p>
          <w:p w14:paraId="389DFBE0" w14:textId="77777777" w:rsidR="001A20E6" w:rsidRDefault="00000000">
            <w:pPr>
              <w:pStyle w:val="TableCellTaskBadge"/>
              <w:shd w:val="clear" w:color="auto" w:fill="E3F2FD"/>
            </w:pPr>
            <w:r>
              <w:rPr>
                <w:b/>
                <w:bCs/>
                <w:color w:val="1976D2"/>
              </w:rPr>
              <w:t>STUDY</w:t>
            </w:r>
          </w:p>
          <w:p w14:paraId="1FD4A3F5" w14:textId="77777777" w:rsidR="001A20E6" w:rsidRDefault="00000000">
            <w:pPr>
              <w:pStyle w:val="TableCellTaskDetails"/>
            </w:pPr>
            <w:r>
              <w:t>• Revision - Effects of Liberalization (E12) — 30m</w:t>
            </w:r>
          </w:p>
          <w:p w14:paraId="3BA2B0D7" w14:textId="77777777" w:rsidR="001A20E6" w:rsidRDefault="00000000">
            <w:pPr>
              <w:pStyle w:val="TableCellTaskBadge"/>
              <w:shd w:val="clear" w:color="auto" w:fill="FCE4EC"/>
            </w:pPr>
            <w:r>
              <w:rPr>
                <w:b/>
                <w:bCs/>
                <w:color w:val="C2185B"/>
              </w:rPr>
              <w:t>REVISION</w:t>
            </w:r>
          </w:p>
          <w:p w14:paraId="6B6702D7" w14:textId="77777777" w:rsidR="001A20E6" w:rsidRDefault="00000000">
            <w:pPr>
              <w:pStyle w:val="TableCellTaskDetails"/>
            </w:pPr>
            <w:r>
              <w:t>• Revision - External Sector (E13) — 30m</w:t>
            </w:r>
          </w:p>
          <w:p w14:paraId="69E4F108" w14:textId="77777777" w:rsidR="001A20E6" w:rsidRDefault="00000000">
            <w:pPr>
              <w:pStyle w:val="TableCellTaskBadge"/>
              <w:shd w:val="clear" w:color="auto" w:fill="FCE4EC"/>
            </w:pPr>
            <w:r>
              <w:rPr>
                <w:b/>
                <w:bCs/>
                <w:color w:val="C2185B"/>
              </w:rPr>
              <w:t>REVISION</w:t>
            </w:r>
          </w:p>
          <w:p w14:paraId="0EFFB493" w14:textId="77777777" w:rsidR="001A20E6" w:rsidRDefault="00000000">
            <w:pPr>
              <w:pStyle w:val="TableCellTaskDetails"/>
            </w:pPr>
            <w:r>
              <w:t>• Revision - International Economic Organizations (E14) — 30m</w:t>
            </w:r>
          </w:p>
          <w:p w14:paraId="02BF17C4" w14:textId="77777777" w:rsidR="001A20E6" w:rsidRDefault="00000000">
            <w:pPr>
              <w:pStyle w:val="TableCellTaskBadge"/>
              <w:shd w:val="clear" w:color="auto" w:fill="FCE4EC"/>
            </w:pPr>
            <w:r>
              <w:rPr>
                <w:b/>
                <w:bCs/>
                <w:color w:val="C2185B"/>
              </w:rPr>
              <w:t>REVISION</w:t>
            </w:r>
          </w:p>
          <w:p w14:paraId="77FF5BB1" w14:textId="77777777" w:rsidR="001A20E6" w:rsidRDefault="00000000">
            <w:pPr>
              <w:pStyle w:val="TableCellTaskDetails"/>
            </w:pPr>
            <w:r>
              <w:t>• Practice - Inclusive Growth (E04) — 30m</w:t>
            </w:r>
          </w:p>
          <w:p w14:paraId="1A6D9CED"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7A29F1A8" w14:textId="77777777" w:rsidR="001A20E6" w:rsidRDefault="00000000">
            <w:pPr>
              <w:pStyle w:val="TableCellTaskSubject"/>
            </w:pPr>
            <w:r>
              <w:t>Indian Economy</w:t>
            </w:r>
          </w:p>
          <w:p w14:paraId="3628B7C3" w14:textId="77777777" w:rsidR="001A20E6" w:rsidRDefault="00000000">
            <w:pPr>
              <w:pStyle w:val="TableCellTaskDetails"/>
            </w:pPr>
            <w:r>
              <w:t>• Study - Poverty and Unemployment (E05) — 30m</w:t>
            </w:r>
          </w:p>
          <w:p w14:paraId="531E85BC" w14:textId="77777777" w:rsidR="001A20E6" w:rsidRDefault="00000000">
            <w:pPr>
              <w:pStyle w:val="TableCellTaskBadge"/>
              <w:shd w:val="clear" w:color="auto" w:fill="E3F2FD"/>
            </w:pPr>
            <w:r>
              <w:rPr>
                <w:b/>
                <w:bCs/>
                <w:color w:val="1976D2"/>
              </w:rPr>
              <w:t>STUDY</w:t>
            </w:r>
          </w:p>
          <w:p w14:paraId="54FD6B97" w14:textId="77777777" w:rsidR="001A20E6" w:rsidRDefault="00000000">
            <w:pPr>
              <w:pStyle w:val="TableCellTaskDetails"/>
            </w:pPr>
            <w:r>
              <w:t>• Revision - Banking and Insurance (E15) — 30m</w:t>
            </w:r>
          </w:p>
          <w:p w14:paraId="19156815" w14:textId="77777777" w:rsidR="001A20E6" w:rsidRDefault="00000000">
            <w:pPr>
              <w:pStyle w:val="TableCellTaskBadge"/>
              <w:shd w:val="clear" w:color="auto" w:fill="FCE4EC"/>
            </w:pPr>
            <w:r>
              <w:rPr>
                <w:b/>
                <w:bCs/>
                <w:color w:val="C2185B"/>
              </w:rPr>
              <w:t>REVISION</w:t>
            </w:r>
          </w:p>
          <w:p w14:paraId="6546BA81" w14:textId="77777777" w:rsidR="001A20E6" w:rsidRDefault="00000000">
            <w:pPr>
              <w:pStyle w:val="TableCellTaskDetails"/>
            </w:pPr>
            <w:r>
              <w:t>• Revision - Taxation (E16) — 30m</w:t>
            </w:r>
          </w:p>
          <w:p w14:paraId="656DCEA3" w14:textId="77777777" w:rsidR="001A20E6" w:rsidRDefault="00000000">
            <w:pPr>
              <w:pStyle w:val="TableCellTaskBadge"/>
              <w:shd w:val="clear" w:color="auto" w:fill="FCE4EC"/>
            </w:pPr>
            <w:r>
              <w:rPr>
                <w:b/>
                <w:bCs/>
                <w:color w:val="C2185B"/>
              </w:rPr>
              <w:t>REVISION</w:t>
            </w:r>
          </w:p>
          <w:p w14:paraId="409D3302" w14:textId="77777777" w:rsidR="001A20E6" w:rsidRDefault="00000000">
            <w:pPr>
              <w:pStyle w:val="TableCellTaskDetails"/>
            </w:pPr>
            <w:r>
              <w:t>• Revision - Fiscal Policy (E17) — 30m</w:t>
            </w:r>
          </w:p>
          <w:p w14:paraId="69BAADDD" w14:textId="77777777" w:rsidR="001A20E6" w:rsidRDefault="00000000">
            <w:pPr>
              <w:pStyle w:val="TableCellTaskBadge"/>
              <w:shd w:val="clear" w:color="auto" w:fill="FCE4EC"/>
            </w:pPr>
            <w:r>
              <w:rPr>
                <w:b/>
                <w:bCs/>
                <w:color w:val="C2185B"/>
              </w:rPr>
              <w:t>REVISION</w:t>
            </w:r>
          </w:p>
          <w:p w14:paraId="39ACE4D5" w14:textId="77777777" w:rsidR="001A20E6" w:rsidRDefault="00000000">
            <w:pPr>
              <w:pStyle w:val="TableCellTaskDetails"/>
            </w:pPr>
            <w:r>
              <w:t>• Practice - Poverty and Unemployment (E05) — 30m</w:t>
            </w:r>
          </w:p>
          <w:p w14:paraId="38D38849"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2620283F" w14:textId="77777777" w:rsidR="001A20E6" w:rsidRDefault="001A20E6"/>
        </w:tc>
      </w:tr>
    </w:tbl>
    <w:p w14:paraId="41CC2BDE" w14:textId="77777777" w:rsidR="001A20E6" w:rsidRDefault="001A20E6">
      <w:pPr>
        <w:spacing w:after="400"/>
      </w:pPr>
    </w:p>
    <w:p w14:paraId="50BBCC06" w14:textId="77777777" w:rsidR="001A20E6" w:rsidRDefault="00000000">
      <w:pPr>
        <w:pStyle w:val="ResourceTitle"/>
      </w:pPr>
      <w:r>
        <w:t>📚 Resources for Jun 27 - Jul 03</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658CB328" w14:textId="77777777">
        <w:tc>
          <w:tcPr>
            <w:tcW w:w="1650" w:type="pct"/>
            <w:tcBorders>
              <w:bottom w:val="single" w:sz="2" w:space="0" w:color="D1D5DB"/>
              <w:right w:val="single" w:sz="2" w:space="0" w:color="D1D5DB"/>
            </w:tcBorders>
            <w:tcMar>
              <w:top w:w="200" w:type="dxa"/>
              <w:left w:w="150" w:type="dxa"/>
              <w:bottom w:w="200" w:type="dxa"/>
              <w:right w:w="150" w:type="dxa"/>
            </w:tcMar>
          </w:tcPr>
          <w:p w14:paraId="4F8EDCFE" w14:textId="77777777" w:rsidR="001A20E6" w:rsidRDefault="00000000">
            <w:pPr>
              <w:pStyle w:val="TableCellSubjectName"/>
            </w:pPr>
            <w:r>
              <w:t>Indian Polity and Governance</w:t>
            </w:r>
          </w:p>
          <w:p w14:paraId="36C0DBCF" w14:textId="77777777" w:rsidR="001A20E6" w:rsidRDefault="00000000">
            <w:pPr>
              <w:pStyle w:val="TableCellCategoryTitle"/>
            </w:pPr>
            <w:r>
              <w:t>📝 Practice Materials</w:t>
            </w:r>
          </w:p>
          <w:p w14:paraId="1FBD5E61" w14:textId="77777777" w:rsidR="001A20E6" w:rsidRDefault="00000000">
            <w:pPr>
              <w:pStyle w:val="TableCellResourceItem"/>
            </w:pPr>
            <w:r>
              <w:t>• La Excellence Polity Material</w:t>
            </w:r>
          </w:p>
          <w:p w14:paraId="3EDA8256" w14:textId="77777777" w:rsidR="001A20E6" w:rsidRDefault="00000000">
            <w:pPr>
              <w:pStyle w:val="TableCellResourceItem"/>
            </w:pPr>
            <w:r>
              <w:t>• Mains RRP + Prelims RRP</w:t>
            </w:r>
          </w:p>
          <w:p w14:paraId="5FC6E193" w14:textId="77777777" w:rsidR="001A20E6" w:rsidRDefault="00000000">
            <w:pPr>
              <w:pStyle w:val="TableCellResourceItem"/>
            </w:pPr>
            <w:r>
              <w:t>• Prelims &amp; Mains Workbooks</w:t>
            </w:r>
          </w:p>
          <w:p w14:paraId="6BC8B76A" w14:textId="77777777" w:rsidR="001A20E6" w:rsidRDefault="00000000">
            <w:pPr>
              <w:pStyle w:val="TableCellCategoryTitle"/>
            </w:pPr>
            <w:r>
              <w:t>📰 Current Affairs</w:t>
            </w:r>
          </w:p>
          <w:p w14:paraId="0E3156BF" w14:textId="77777777" w:rsidR="001A20E6" w:rsidRDefault="00000000">
            <w:pPr>
              <w:pStyle w:val="TableCellResourceItem"/>
            </w:pPr>
            <w:r>
              <w:t>• NITI Aayog Reports + PRS Briefs</w:t>
            </w:r>
          </w:p>
          <w:p w14:paraId="15D98CD2" w14:textId="77777777" w:rsidR="001A20E6" w:rsidRDefault="00000000">
            <w:pPr>
              <w:pStyle w:val="TableCellResourceItem"/>
            </w:pPr>
            <w:r>
              <w:t>• Newspapers (The Hindu/Indian Express)</w:t>
            </w:r>
          </w:p>
          <w:p w14:paraId="55FC06F1"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40A31D4C" w14:textId="77777777" w:rsidR="001A20E6" w:rsidRDefault="00000000">
            <w:pPr>
              <w:pStyle w:val="TableCellSubjectName"/>
            </w:pPr>
            <w:r>
              <w:t>Indian Economy</w:t>
            </w:r>
          </w:p>
          <w:p w14:paraId="4CA7CCF7" w14:textId="77777777" w:rsidR="001A20E6" w:rsidRDefault="00000000">
            <w:pPr>
              <w:pStyle w:val="TableCellCategoryTitle"/>
            </w:pPr>
            <w:r>
              <w:t>📝 Practice Materials</w:t>
            </w:r>
          </w:p>
          <w:p w14:paraId="5C6F1032" w14:textId="77777777" w:rsidR="001A20E6" w:rsidRDefault="00000000">
            <w:pPr>
              <w:pStyle w:val="TableCellResourceItem"/>
            </w:pPr>
            <w:r>
              <w:t>• La Excellence Economy Material</w:t>
            </w:r>
          </w:p>
          <w:p w14:paraId="2BCD40A8" w14:textId="77777777" w:rsidR="001A20E6" w:rsidRDefault="00000000">
            <w:pPr>
              <w:pStyle w:val="TableCellResourceItem"/>
            </w:pPr>
            <w:r>
              <w:t>• Mains RRP + Prelims RRP</w:t>
            </w:r>
          </w:p>
          <w:p w14:paraId="7C36357C" w14:textId="77777777" w:rsidR="001A20E6" w:rsidRDefault="00000000">
            <w:pPr>
              <w:pStyle w:val="TableCellResourceItem"/>
            </w:pPr>
            <w:r>
              <w:t>• Prelims &amp; Mains Workbooks</w:t>
            </w:r>
          </w:p>
          <w:p w14:paraId="46AEC8B0" w14:textId="77777777" w:rsidR="001A20E6" w:rsidRDefault="00000000">
            <w:pPr>
              <w:pStyle w:val="TableCellCategoryTitle"/>
            </w:pPr>
            <w:r>
              <w:t>📰 Current Affairs</w:t>
            </w:r>
          </w:p>
          <w:p w14:paraId="3A55DE55" w14:textId="77777777" w:rsidR="001A20E6" w:rsidRDefault="00000000">
            <w:pPr>
              <w:pStyle w:val="TableCellResourceItem"/>
            </w:pPr>
            <w:r>
              <w:t>• NITI Aayog Reports + Economic survey and Budget</w:t>
            </w:r>
          </w:p>
          <w:p w14:paraId="0B3F26EB" w14:textId="77777777" w:rsidR="001A20E6" w:rsidRDefault="00000000">
            <w:pPr>
              <w:pStyle w:val="TableCellResourceItem"/>
            </w:pPr>
            <w:r>
              <w:t>• Newspapers (Hindu and IE Explained)</w:t>
            </w:r>
          </w:p>
        </w:tc>
        <w:tc>
          <w:tcPr>
            <w:tcW w:w="1650" w:type="pct"/>
          </w:tcPr>
          <w:p w14:paraId="10C4B627" w14:textId="77777777" w:rsidR="001A20E6" w:rsidRDefault="001A20E6"/>
        </w:tc>
      </w:tr>
    </w:tbl>
    <w:p w14:paraId="61C20030"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69570944" w14:textId="77777777">
        <w:tc>
          <w:tcPr>
            <w:tcW w:w="2500" w:type="pct"/>
            <w:tcMar>
              <w:top w:w="0" w:type="dxa"/>
              <w:left w:w="0" w:type="dxa"/>
              <w:bottom w:w="0" w:type="dxa"/>
              <w:right w:w="0" w:type="dxa"/>
            </w:tcMar>
          </w:tcPr>
          <w:p w14:paraId="6A8E1889" w14:textId="77777777" w:rsidR="001A20E6" w:rsidRDefault="00000000">
            <w:pPr>
              <w:pStyle w:val="MonthTitle"/>
            </w:pPr>
            <w:r>
              <w:rPr>
                <w:color w:val="0369A1"/>
              </w:rPr>
              <w:t>JULY 2027</w:t>
            </w:r>
          </w:p>
        </w:tc>
        <w:tc>
          <w:tcPr>
            <w:tcW w:w="2500" w:type="pct"/>
            <w:tcMar>
              <w:top w:w="0" w:type="dxa"/>
              <w:left w:w="0" w:type="dxa"/>
              <w:bottom w:w="0" w:type="dxa"/>
              <w:right w:w="0" w:type="dxa"/>
            </w:tcMar>
          </w:tcPr>
          <w:p w14:paraId="68503D92" w14:textId="77777777" w:rsidR="001A20E6" w:rsidRDefault="00000000">
            <w:pPr>
              <w:pStyle w:val="CycleName"/>
            </w:pPr>
            <w:r>
              <w:rPr>
                <w:color w:val="0369A1"/>
              </w:rPr>
              <w:t>C6</w:t>
            </w:r>
          </w:p>
        </w:tc>
      </w:tr>
    </w:tbl>
    <w:p w14:paraId="4B0B5FE0" w14:textId="77777777" w:rsidR="001A20E6" w:rsidRDefault="001A20E6">
      <w:pPr>
        <w:spacing w:after="4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66B3C2C4" w14:textId="77777777">
        <w:tc>
          <w:tcPr>
            <w:tcW w:w="700" w:type="pct"/>
            <w:shd w:val="clear" w:color="auto" w:fill="F8F9FA"/>
            <w:tcMar>
              <w:top w:w="200" w:type="dxa"/>
              <w:left w:w="100" w:type="dxa"/>
              <w:bottom w:w="200" w:type="dxa"/>
              <w:right w:w="100" w:type="dxa"/>
            </w:tcMar>
          </w:tcPr>
          <w:p w14:paraId="0E69FCFA" w14:textId="77777777" w:rsidR="001A20E6" w:rsidRDefault="00000000">
            <w:pPr>
              <w:pStyle w:val="TableCellCalendarHeader"/>
            </w:pPr>
            <w:r>
              <w:t>Sunday</w:t>
            </w:r>
          </w:p>
        </w:tc>
        <w:tc>
          <w:tcPr>
            <w:tcW w:w="700" w:type="pct"/>
            <w:shd w:val="clear" w:color="auto" w:fill="F8F9FA"/>
            <w:tcMar>
              <w:top w:w="200" w:type="dxa"/>
              <w:left w:w="100" w:type="dxa"/>
              <w:bottom w:w="200" w:type="dxa"/>
              <w:right w:w="100" w:type="dxa"/>
            </w:tcMar>
          </w:tcPr>
          <w:p w14:paraId="131ACC2E" w14:textId="77777777" w:rsidR="001A20E6" w:rsidRDefault="00000000">
            <w:pPr>
              <w:pStyle w:val="TableCellCalendarHeader"/>
            </w:pPr>
            <w:r>
              <w:t>Monday</w:t>
            </w:r>
          </w:p>
        </w:tc>
        <w:tc>
          <w:tcPr>
            <w:tcW w:w="700" w:type="pct"/>
            <w:shd w:val="clear" w:color="auto" w:fill="F8F9FA"/>
            <w:tcMar>
              <w:top w:w="200" w:type="dxa"/>
              <w:left w:w="100" w:type="dxa"/>
              <w:bottom w:w="200" w:type="dxa"/>
              <w:right w:w="100" w:type="dxa"/>
            </w:tcMar>
          </w:tcPr>
          <w:p w14:paraId="0617AD86" w14:textId="77777777" w:rsidR="001A20E6" w:rsidRDefault="00000000">
            <w:pPr>
              <w:pStyle w:val="TableCellCalendarHeader"/>
            </w:pPr>
            <w:r>
              <w:t>Tuesday</w:t>
            </w:r>
          </w:p>
        </w:tc>
        <w:tc>
          <w:tcPr>
            <w:tcW w:w="700" w:type="pct"/>
            <w:shd w:val="clear" w:color="auto" w:fill="F8F9FA"/>
            <w:tcMar>
              <w:top w:w="200" w:type="dxa"/>
              <w:left w:w="100" w:type="dxa"/>
              <w:bottom w:w="200" w:type="dxa"/>
              <w:right w:w="100" w:type="dxa"/>
            </w:tcMar>
          </w:tcPr>
          <w:p w14:paraId="5568929E" w14:textId="77777777" w:rsidR="001A20E6" w:rsidRDefault="00000000">
            <w:pPr>
              <w:pStyle w:val="TableCellCalendarHeader"/>
            </w:pPr>
            <w:r>
              <w:t>Wednesday</w:t>
            </w:r>
          </w:p>
        </w:tc>
        <w:tc>
          <w:tcPr>
            <w:tcW w:w="700" w:type="pct"/>
            <w:shd w:val="clear" w:color="auto" w:fill="F8F9FA"/>
            <w:tcMar>
              <w:top w:w="200" w:type="dxa"/>
              <w:left w:w="100" w:type="dxa"/>
              <w:bottom w:w="200" w:type="dxa"/>
              <w:right w:w="100" w:type="dxa"/>
            </w:tcMar>
          </w:tcPr>
          <w:p w14:paraId="27CDA64B" w14:textId="77777777" w:rsidR="001A20E6" w:rsidRDefault="00000000">
            <w:pPr>
              <w:pStyle w:val="TableCellCalendarHeader"/>
            </w:pPr>
            <w:r>
              <w:t>Thursday</w:t>
            </w:r>
          </w:p>
        </w:tc>
        <w:tc>
          <w:tcPr>
            <w:tcW w:w="700" w:type="pct"/>
            <w:shd w:val="clear" w:color="auto" w:fill="F8F9FA"/>
            <w:tcMar>
              <w:top w:w="200" w:type="dxa"/>
              <w:left w:w="100" w:type="dxa"/>
              <w:bottom w:w="200" w:type="dxa"/>
              <w:right w:w="100" w:type="dxa"/>
            </w:tcMar>
          </w:tcPr>
          <w:p w14:paraId="17715E7F" w14:textId="77777777" w:rsidR="001A20E6" w:rsidRDefault="00000000">
            <w:pPr>
              <w:pStyle w:val="TableCellCalendarHeader"/>
            </w:pPr>
            <w:r>
              <w:t>Friday</w:t>
            </w:r>
          </w:p>
        </w:tc>
        <w:tc>
          <w:tcPr>
            <w:tcW w:w="700" w:type="pct"/>
            <w:shd w:val="clear" w:color="auto" w:fill="F8F9FA"/>
            <w:tcMar>
              <w:top w:w="200" w:type="dxa"/>
              <w:left w:w="100" w:type="dxa"/>
              <w:bottom w:w="200" w:type="dxa"/>
              <w:right w:w="100" w:type="dxa"/>
            </w:tcMar>
          </w:tcPr>
          <w:p w14:paraId="7342DA0B" w14:textId="77777777" w:rsidR="001A20E6" w:rsidRDefault="00000000">
            <w:pPr>
              <w:pStyle w:val="TableCellCalendarHeader"/>
            </w:pPr>
            <w:r>
              <w:t>Saturday</w:t>
            </w:r>
          </w:p>
        </w:tc>
      </w:tr>
      <w:tr w:rsidR="001A20E6" w14:paraId="085BF571" w14:textId="77777777">
        <w:tc>
          <w:tcPr>
            <w:tcW w:w="700" w:type="pct"/>
            <w:tcMar>
              <w:top w:w="200" w:type="dxa"/>
              <w:left w:w="100" w:type="dxa"/>
              <w:bottom w:w="200" w:type="dxa"/>
              <w:right w:w="100" w:type="dxa"/>
            </w:tcMar>
          </w:tcPr>
          <w:p w14:paraId="1943D344" w14:textId="77777777" w:rsidR="001A20E6" w:rsidRDefault="001A20E6"/>
        </w:tc>
        <w:tc>
          <w:tcPr>
            <w:tcW w:w="700" w:type="pct"/>
            <w:tcMar>
              <w:top w:w="200" w:type="dxa"/>
              <w:left w:w="100" w:type="dxa"/>
              <w:bottom w:w="200" w:type="dxa"/>
              <w:right w:w="100" w:type="dxa"/>
            </w:tcMar>
          </w:tcPr>
          <w:p w14:paraId="5A0C870E" w14:textId="77777777" w:rsidR="001A20E6" w:rsidRDefault="001A20E6"/>
        </w:tc>
        <w:tc>
          <w:tcPr>
            <w:tcW w:w="700" w:type="pct"/>
            <w:tcMar>
              <w:top w:w="200" w:type="dxa"/>
              <w:left w:w="100" w:type="dxa"/>
              <w:bottom w:w="200" w:type="dxa"/>
              <w:right w:w="100" w:type="dxa"/>
            </w:tcMar>
          </w:tcPr>
          <w:p w14:paraId="2DA61C7F" w14:textId="77777777" w:rsidR="001A20E6" w:rsidRDefault="001A20E6"/>
        </w:tc>
        <w:tc>
          <w:tcPr>
            <w:tcW w:w="700" w:type="pct"/>
            <w:tcMar>
              <w:top w:w="200" w:type="dxa"/>
              <w:left w:w="100" w:type="dxa"/>
              <w:bottom w:w="200" w:type="dxa"/>
              <w:right w:w="100" w:type="dxa"/>
            </w:tcMar>
          </w:tcPr>
          <w:p w14:paraId="58A00A01" w14:textId="77777777" w:rsidR="001A20E6" w:rsidRDefault="001A20E6"/>
        </w:tc>
        <w:tc>
          <w:tcPr>
            <w:tcW w:w="700" w:type="pct"/>
            <w:shd w:val="clear" w:color="auto" w:fill="E0F2FE"/>
            <w:tcMar>
              <w:top w:w="200" w:type="dxa"/>
              <w:left w:w="100" w:type="dxa"/>
              <w:bottom w:w="200" w:type="dxa"/>
              <w:right w:w="100" w:type="dxa"/>
            </w:tcMar>
          </w:tcPr>
          <w:p w14:paraId="0EACA85A" w14:textId="77777777" w:rsidR="001A20E6" w:rsidRDefault="00000000">
            <w:pPr>
              <w:pStyle w:val="TableCellCalendarDayNumberBold"/>
            </w:pPr>
            <w:r>
              <w:t>1</w:t>
            </w:r>
          </w:p>
          <w:p w14:paraId="10C32BF6" w14:textId="77777777" w:rsidR="001A20E6" w:rsidRDefault="00000000">
            <w:pPr>
              <w:pStyle w:val="TableCellCalendarSubject"/>
            </w:pPr>
            <w:r>
              <w:t>Indian Polity and Governance</w:t>
            </w:r>
          </w:p>
          <w:p w14:paraId="2A7A36BD" w14:textId="77777777" w:rsidR="001A20E6" w:rsidRDefault="00000000">
            <w:pPr>
              <w:pStyle w:val="TableCellCalendarSubject"/>
            </w:pPr>
            <w:r>
              <w:t>Indian Economy</w:t>
            </w:r>
          </w:p>
        </w:tc>
        <w:tc>
          <w:tcPr>
            <w:tcW w:w="700" w:type="pct"/>
            <w:shd w:val="clear" w:color="auto" w:fill="E0F2FE"/>
            <w:tcMar>
              <w:top w:w="200" w:type="dxa"/>
              <w:left w:w="100" w:type="dxa"/>
              <w:bottom w:w="200" w:type="dxa"/>
              <w:right w:w="100" w:type="dxa"/>
            </w:tcMar>
          </w:tcPr>
          <w:p w14:paraId="2D92B73E" w14:textId="77777777" w:rsidR="001A20E6" w:rsidRDefault="00000000">
            <w:pPr>
              <w:pStyle w:val="TableCellCalendarDayNumberBold"/>
            </w:pPr>
            <w:r>
              <w:t>2</w:t>
            </w:r>
          </w:p>
          <w:p w14:paraId="708CA368" w14:textId="77777777" w:rsidR="001A20E6" w:rsidRDefault="00000000">
            <w:pPr>
              <w:pStyle w:val="TableCellCalendarSubject"/>
            </w:pPr>
            <w:r>
              <w:t>Indian Polity and Governance</w:t>
            </w:r>
          </w:p>
          <w:p w14:paraId="5E65BD79" w14:textId="77777777" w:rsidR="001A20E6" w:rsidRDefault="00000000">
            <w:pPr>
              <w:pStyle w:val="TableCellCalendarSubject"/>
            </w:pPr>
            <w:r>
              <w:t>Indian Economy</w:t>
            </w:r>
          </w:p>
        </w:tc>
        <w:tc>
          <w:tcPr>
            <w:tcW w:w="700" w:type="pct"/>
            <w:shd w:val="clear" w:color="auto" w:fill="E0F2FE"/>
            <w:tcMar>
              <w:top w:w="200" w:type="dxa"/>
              <w:left w:w="100" w:type="dxa"/>
              <w:bottom w:w="200" w:type="dxa"/>
              <w:right w:w="100" w:type="dxa"/>
            </w:tcMar>
          </w:tcPr>
          <w:p w14:paraId="0022ABFE" w14:textId="77777777" w:rsidR="001A20E6" w:rsidRDefault="00000000">
            <w:pPr>
              <w:pStyle w:val="TableCellCalendarDayNumberBold"/>
            </w:pPr>
            <w:r>
              <w:t>3</w:t>
            </w:r>
          </w:p>
          <w:p w14:paraId="4D2CEB5E" w14:textId="77777777" w:rsidR="001A20E6" w:rsidRDefault="00000000">
            <w:pPr>
              <w:pStyle w:val="TableCellCalendarSubject"/>
            </w:pPr>
            <w:r>
              <w:t>Indian Polity and Governance</w:t>
            </w:r>
          </w:p>
          <w:p w14:paraId="4F4E428D" w14:textId="77777777" w:rsidR="001A20E6" w:rsidRDefault="00000000">
            <w:pPr>
              <w:pStyle w:val="TableCellCalendarSubject"/>
            </w:pPr>
            <w:r>
              <w:t>Indian Economy</w:t>
            </w:r>
          </w:p>
        </w:tc>
      </w:tr>
      <w:tr w:rsidR="001A20E6" w14:paraId="138693E3" w14:textId="77777777">
        <w:tc>
          <w:tcPr>
            <w:tcW w:w="700" w:type="pct"/>
            <w:shd w:val="clear" w:color="auto" w:fill="E0F2FE"/>
            <w:tcMar>
              <w:top w:w="200" w:type="dxa"/>
              <w:left w:w="100" w:type="dxa"/>
              <w:bottom w:w="200" w:type="dxa"/>
              <w:right w:w="100" w:type="dxa"/>
            </w:tcMar>
          </w:tcPr>
          <w:p w14:paraId="4AE397D6" w14:textId="77777777" w:rsidR="001A20E6" w:rsidRDefault="00000000">
            <w:pPr>
              <w:pStyle w:val="TableCellCalendarDayNumberBold"/>
            </w:pPr>
            <w:r>
              <w:t>4</w:t>
            </w:r>
          </w:p>
          <w:p w14:paraId="1844D7E4" w14:textId="77777777" w:rsidR="001A20E6" w:rsidRDefault="00000000">
            <w:pPr>
              <w:pStyle w:val="TableCellCalendarSubject"/>
            </w:pPr>
            <w:r>
              <w:t>Indian Polity and Governance</w:t>
            </w:r>
          </w:p>
          <w:p w14:paraId="241B15EE" w14:textId="77777777" w:rsidR="001A20E6" w:rsidRDefault="00000000">
            <w:pPr>
              <w:pStyle w:val="TableCellCalendarSubject"/>
            </w:pPr>
            <w:r>
              <w:t>Indian Economy</w:t>
            </w:r>
          </w:p>
        </w:tc>
        <w:tc>
          <w:tcPr>
            <w:tcW w:w="700" w:type="pct"/>
            <w:shd w:val="clear" w:color="auto" w:fill="E0F2FE"/>
            <w:tcMar>
              <w:top w:w="200" w:type="dxa"/>
              <w:left w:w="100" w:type="dxa"/>
              <w:bottom w:w="200" w:type="dxa"/>
              <w:right w:w="100" w:type="dxa"/>
            </w:tcMar>
          </w:tcPr>
          <w:p w14:paraId="3E25059B" w14:textId="77777777" w:rsidR="001A20E6" w:rsidRDefault="00000000">
            <w:pPr>
              <w:pStyle w:val="TableCellCalendarDayNumberBold"/>
            </w:pPr>
            <w:r>
              <w:t>5</w:t>
            </w:r>
          </w:p>
          <w:p w14:paraId="2D54E35A" w14:textId="77777777" w:rsidR="001A20E6" w:rsidRDefault="00000000">
            <w:pPr>
              <w:pStyle w:val="TableCellCalendarSubject"/>
            </w:pPr>
            <w:r>
              <w:t>Indian Polity and Governance</w:t>
            </w:r>
          </w:p>
          <w:p w14:paraId="2CA2B795" w14:textId="77777777" w:rsidR="001A20E6" w:rsidRDefault="00000000">
            <w:pPr>
              <w:pStyle w:val="TableCellCalendarSubject"/>
            </w:pPr>
            <w:r>
              <w:t>Indian Economy</w:t>
            </w:r>
          </w:p>
        </w:tc>
        <w:tc>
          <w:tcPr>
            <w:tcW w:w="700" w:type="pct"/>
            <w:shd w:val="clear" w:color="auto" w:fill="E0F2FE"/>
            <w:tcMar>
              <w:top w:w="200" w:type="dxa"/>
              <w:left w:w="100" w:type="dxa"/>
              <w:bottom w:w="200" w:type="dxa"/>
              <w:right w:w="100" w:type="dxa"/>
            </w:tcMar>
          </w:tcPr>
          <w:p w14:paraId="79699855" w14:textId="77777777" w:rsidR="001A20E6" w:rsidRDefault="00000000">
            <w:pPr>
              <w:pStyle w:val="TableCellCalendarDayNumberBold"/>
            </w:pPr>
            <w:r>
              <w:t>6</w:t>
            </w:r>
          </w:p>
          <w:p w14:paraId="6305E079" w14:textId="77777777" w:rsidR="001A20E6" w:rsidRDefault="00000000">
            <w:pPr>
              <w:pStyle w:val="TableCellCalendarSubject"/>
            </w:pPr>
            <w:r>
              <w:t>Indian Economy</w:t>
            </w:r>
          </w:p>
          <w:p w14:paraId="73817BDD" w14:textId="77777777" w:rsidR="001A20E6" w:rsidRDefault="00000000">
            <w:pPr>
              <w:pStyle w:val="TableCellCalendarSubject"/>
            </w:pPr>
            <w:r>
              <w:t>Governance</w:t>
            </w:r>
          </w:p>
        </w:tc>
        <w:tc>
          <w:tcPr>
            <w:tcW w:w="700" w:type="pct"/>
            <w:shd w:val="clear" w:color="auto" w:fill="E0F2FE"/>
            <w:tcMar>
              <w:top w:w="200" w:type="dxa"/>
              <w:left w:w="100" w:type="dxa"/>
              <w:bottom w:w="200" w:type="dxa"/>
              <w:right w:w="100" w:type="dxa"/>
            </w:tcMar>
          </w:tcPr>
          <w:p w14:paraId="4979BB6E" w14:textId="77777777" w:rsidR="001A20E6" w:rsidRDefault="00000000">
            <w:pPr>
              <w:pStyle w:val="TableCellCalendarDayNumberBold"/>
            </w:pPr>
            <w:r>
              <w:t>7</w:t>
            </w:r>
          </w:p>
          <w:p w14:paraId="5E18453F" w14:textId="77777777" w:rsidR="001A20E6" w:rsidRDefault="00000000">
            <w:pPr>
              <w:pStyle w:val="TableCellCalendarSubject"/>
            </w:pPr>
            <w:r>
              <w:t>Governance</w:t>
            </w:r>
          </w:p>
          <w:p w14:paraId="64257D5E" w14:textId="77777777" w:rsidR="001A20E6" w:rsidRDefault="00000000">
            <w:pPr>
              <w:pStyle w:val="TableCellCalendarSubject"/>
            </w:pPr>
            <w:r>
              <w:t>International Relations</w:t>
            </w:r>
          </w:p>
        </w:tc>
        <w:tc>
          <w:tcPr>
            <w:tcW w:w="700" w:type="pct"/>
            <w:shd w:val="clear" w:color="auto" w:fill="E0F2FE"/>
            <w:tcMar>
              <w:top w:w="200" w:type="dxa"/>
              <w:left w:w="100" w:type="dxa"/>
              <w:bottom w:w="200" w:type="dxa"/>
              <w:right w:w="100" w:type="dxa"/>
            </w:tcMar>
          </w:tcPr>
          <w:p w14:paraId="0D47662E" w14:textId="77777777" w:rsidR="001A20E6" w:rsidRDefault="00000000">
            <w:pPr>
              <w:pStyle w:val="TableCellCalendarDayNumberBold"/>
            </w:pPr>
            <w:r>
              <w:t>8</w:t>
            </w:r>
          </w:p>
          <w:p w14:paraId="07279CD3" w14:textId="77777777" w:rsidR="001A20E6" w:rsidRDefault="00000000">
            <w:pPr>
              <w:pStyle w:val="TableCellCalendarSubject"/>
            </w:pPr>
            <w:r>
              <w:t>Governance</w:t>
            </w:r>
          </w:p>
          <w:p w14:paraId="15B80147" w14:textId="77777777" w:rsidR="001A20E6" w:rsidRDefault="00000000">
            <w:pPr>
              <w:pStyle w:val="TableCellCalendarSubject"/>
            </w:pPr>
            <w:r>
              <w:t>International Relations</w:t>
            </w:r>
          </w:p>
        </w:tc>
        <w:tc>
          <w:tcPr>
            <w:tcW w:w="700" w:type="pct"/>
            <w:shd w:val="clear" w:color="auto" w:fill="E0F2FE"/>
            <w:tcMar>
              <w:top w:w="200" w:type="dxa"/>
              <w:left w:w="100" w:type="dxa"/>
              <w:bottom w:w="200" w:type="dxa"/>
              <w:right w:w="100" w:type="dxa"/>
            </w:tcMar>
          </w:tcPr>
          <w:p w14:paraId="4F15C43A" w14:textId="77777777" w:rsidR="001A20E6" w:rsidRDefault="00000000">
            <w:pPr>
              <w:pStyle w:val="TableCellCalendarDayNumberBold"/>
            </w:pPr>
            <w:r>
              <w:t>9</w:t>
            </w:r>
          </w:p>
          <w:p w14:paraId="1115D132" w14:textId="77777777" w:rsidR="001A20E6" w:rsidRDefault="00000000">
            <w:pPr>
              <w:pStyle w:val="TableCellCalendarSubject"/>
            </w:pPr>
            <w:r>
              <w:t>International Relations</w:t>
            </w:r>
          </w:p>
          <w:p w14:paraId="0D0722C4" w14:textId="77777777" w:rsidR="001A20E6" w:rsidRDefault="00000000">
            <w:pPr>
              <w:pStyle w:val="TableCellCalendarSubject"/>
            </w:pPr>
            <w:r>
              <w:t>Internal Security</w:t>
            </w:r>
          </w:p>
        </w:tc>
        <w:tc>
          <w:tcPr>
            <w:tcW w:w="700" w:type="pct"/>
            <w:shd w:val="clear" w:color="auto" w:fill="E0F2FE"/>
            <w:tcMar>
              <w:top w:w="200" w:type="dxa"/>
              <w:left w:w="100" w:type="dxa"/>
              <w:bottom w:w="200" w:type="dxa"/>
              <w:right w:w="100" w:type="dxa"/>
            </w:tcMar>
          </w:tcPr>
          <w:p w14:paraId="65CD6423" w14:textId="77777777" w:rsidR="001A20E6" w:rsidRDefault="00000000">
            <w:pPr>
              <w:pStyle w:val="TableCellCalendarDayNumberBold"/>
            </w:pPr>
            <w:r>
              <w:t>10</w:t>
            </w:r>
          </w:p>
          <w:p w14:paraId="13876FA1" w14:textId="77777777" w:rsidR="001A20E6" w:rsidRDefault="00000000">
            <w:pPr>
              <w:pStyle w:val="TableCellCalendarSubject"/>
            </w:pPr>
            <w:r>
              <w:t>International Relations</w:t>
            </w:r>
          </w:p>
          <w:p w14:paraId="4DD22FF4" w14:textId="77777777" w:rsidR="001A20E6" w:rsidRDefault="00000000">
            <w:pPr>
              <w:pStyle w:val="TableCellCalendarSubject"/>
            </w:pPr>
            <w:r>
              <w:t>Internal Security</w:t>
            </w:r>
          </w:p>
        </w:tc>
      </w:tr>
      <w:tr w:rsidR="001A20E6" w14:paraId="04BEF28C" w14:textId="77777777">
        <w:tc>
          <w:tcPr>
            <w:tcW w:w="700" w:type="pct"/>
            <w:shd w:val="clear" w:color="auto" w:fill="E0F2FE"/>
            <w:tcMar>
              <w:top w:w="200" w:type="dxa"/>
              <w:left w:w="100" w:type="dxa"/>
              <w:bottom w:w="200" w:type="dxa"/>
              <w:right w:w="100" w:type="dxa"/>
            </w:tcMar>
          </w:tcPr>
          <w:p w14:paraId="2CE422B0" w14:textId="77777777" w:rsidR="001A20E6" w:rsidRDefault="00000000">
            <w:pPr>
              <w:pStyle w:val="TableCellCalendarDayNumberBold"/>
            </w:pPr>
            <w:r>
              <w:t>11</w:t>
            </w:r>
          </w:p>
          <w:p w14:paraId="47138EC2" w14:textId="77777777" w:rsidR="001A20E6" w:rsidRDefault="00000000">
            <w:pPr>
              <w:pStyle w:val="TableCellCalendarSubject"/>
            </w:pPr>
            <w:r>
              <w:t>International Relations</w:t>
            </w:r>
          </w:p>
          <w:p w14:paraId="545873A1" w14:textId="77777777" w:rsidR="001A20E6" w:rsidRDefault="00000000">
            <w:pPr>
              <w:pStyle w:val="TableCellCalendarSubject"/>
            </w:pPr>
            <w:r>
              <w:t>Internal Security</w:t>
            </w:r>
          </w:p>
        </w:tc>
        <w:tc>
          <w:tcPr>
            <w:tcW w:w="700" w:type="pct"/>
            <w:shd w:val="clear" w:color="auto" w:fill="E0F2FE"/>
            <w:tcMar>
              <w:top w:w="200" w:type="dxa"/>
              <w:left w:w="100" w:type="dxa"/>
              <w:bottom w:w="200" w:type="dxa"/>
              <w:right w:w="100" w:type="dxa"/>
            </w:tcMar>
          </w:tcPr>
          <w:p w14:paraId="6058C872" w14:textId="77777777" w:rsidR="001A20E6" w:rsidRDefault="00000000">
            <w:pPr>
              <w:pStyle w:val="TableCellCalendarDayNumberBold"/>
            </w:pPr>
            <w:r>
              <w:t>12</w:t>
            </w:r>
          </w:p>
          <w:p w14:paraId="490E98E7" w14:textId="77777777" w:rsidR="001A20E6" w:rsidRDefault="00000000">
            <w:pPr>
              <w:pStyle w:val="TableCellCalendarSubject"/>
            </w:pPr>
            <w:r>
              <w:t>Internal Security</w:t>
            </w:r>
          </w:p>
          <w:p w14:paraId="500CA770" w14:textId="77777777" w:rsidR="001A20E6" w:rsidRDefault="00000000">
            <w:pPr>
              <w:pStyle w:val="TableCellCalendarSubject"/>
            </w:pPr>
            <w:r>
              <w:t>Society and Social Justice</w:t>
            </w:r>
          </w:p>
        </w:tc>
        <w:tc>
          <w:tcPr>
            <w:tcW w:w="700" w:type="pct"/>
            <w:shd w:val="clear" w:color="auto" w:fill="E0F2FE"/>
            <w:tcMar>
              <w:top w:w="200" w:type="dxa"/>
              <w:left w:w="100" w:type="dxa"/>
              <w:bottom w:w="200" w:type="dxa"/>
              <w:right w:w="100" w:type="dxa"/>
            </w:tcMar>
          </w:tcPr>
          <w:p w14:paraId="10806582" w14:textId="77777777" w:rsidR="001A20E6" w:rsidRDefault="00000000">
            <w:pPr>
              <w:pStyle w:val="TableCellCalendarDayNumberBold"/>
            </w:pPr>
            <w:r>
              <w:t>13</w:t>
            </w:r>
          </w:p>
          <w:p w14:paraId="28C2DC55" w14:textId="77777777" w:rsidR="001A20E6" w:rsidRDefault="00000000">
            <w:pPr>
              <w:pStyle w:val="TableCellCalendarSubject"/>
            </w:pPr>
            <w:r>
              <w:t>Internal Security</w:t>
            </w:r>
          </w:p>
          <w:p w14:paraId="568B73E2" w14:textId="77777777" w:rsidR="001A20E6" w:rsidRDefault="00000000">
            <w:pPr>
              <w:pStyle w:val="TableCellCalendarSubject"/>
            </w:pPr>
            <w:r>
              <w:t>Society and Social Justice</w:t>
            </w:r>
          </w:p>
        </w:tc>
        <w:tc>
          <w:tcPr>
            <w:tcW w:w="700" w:type="pct"/>
            <w:shd w:val="clear" w:color="auto" w:fill="E0F2FE"/>
            <w:tcMar>
              <w:top w:w="200" w:type="dxa"/>
              <w:left w:w="100" w:type="dxa"/>
              <w:bottom w:w="200" w:type="dxa"/>
              <w:right w:w="100" w:type="dxa"/>
            </w:tcMar>
          </w:tcPr>
          <w:p w14:paraId="3EE9781F" w14:textId="77777777" w:rsidR="001A20E6" w:rsidRDefault="00000000">
            <w:pPr>
              <w:pStyle w:val="TableCellCalendarDayNumberBold"/>
            </w:pPr>
            <w:r>
              <w:t>14</w:t>
            </w:r>
          </w:p>
          <w:p w14:paraId="1DB220FE" w14:textId="77777777" w:rsidR="001A20E6" w:rsidRDefault="00000000">
            <w:pPr>
              <w:pStyle w:val="TableCellCalendarSubject"/>
            </w:pPr>
            <w:r>
              <w:t>Internal Security</w:t>
            </w:r>
          </w:p>
          <w:p w14:paraId="55A8810C" w14:textId="77777777" w:rsidR="001A20E6" w:rsidRDefault="00000000">
            <w:pPr>
              <w:pStyle w:val="TableCellCalendarSubject"/>
            </w:pPr>
            <w:r>
              <w:t>Society and Social Justice</w:t>
            </w:r>
          </w:p>
        </w:tc>
        <w:tc>
          <w:tcPr>
            <w:tcW w:w="700" w:type="pct"/>
            <w:shd w:val="clear" w:color="auto" w:fill="E0F2FE"/>
            <w:tcMar>
              <w:top w:w="200" w:type="dxa"/>
              <w:left w:w="100" w:type="dxa"/>
              <w:bottom w:w="200" w:type="dxa"/>
              <w:right w:w="100" w:type="dxa"/>
            </w:tcMar>
          </w:tcPr>
          <w:p w14:paraId="3C6B7BDB" w14:textId="77777777" w:rsidR="001A20E6" w:rsidRDefault="00000000">
            <w:pPr>
              <w:pStyle w:val="TableCellCalendarDayNumberBold"/>
            </w:pPr>
            <w:r>
              <w:t>15</w:t>
            </w:r>
          </w:p>
          <w:p w14:paraId="027B59E1" w14:textId="77777777" w:rsidR="001A20E6" w:rsidRDefault="00000000">
            <w:pPr>
              <w:pStyle w:val="TableCellCalendarSubject"/>
            </w:pPr>
            <w:r>
              <w:t>Society and Social Justice</w:t>
            </w:r>
          </w:p>
          <w:p w14:paraId="5133ADA2" w14:textId="77777777" w:rsidR="001A20E6" w:rsidRDefault="00000000">
            <w:pPr>
              <w:pStyle w:val="TableCellCalendarSubject"/>
            </w:pPr>
            <w:r>
              <w:t>Essay</w:t>
            </w:r>
          </w:p>
        </w:tc>
        <w:tc>
          <w:tcPr>
            <w:tcW w:w="700" w:type="pct"/>
            <w:shd w:val="clear" w:color="auto" w:fill="E0F2FE"/>
            <w:tcMar>
              <w:top w:w="200" w:type="dxa"/>
              <w:left w:w="100" w:type="dxa"/>
              <w:bottom w:w="200" w:type="dxa"/>
              <w:right w:w="100" w:type="dxa"/>
            </w:tcMar>
          </w:tcPr>
          <w:p w14:paraId="4698EFBA" w14:textId="77777777" w:rsidR="001A20E6" w:rsidRDefault="00000000">
            <w:pPr>
              <w:pStyle w:val="TableCellCalendarDayNumberBold"/>
            </w:pPr>
            <w:r>
              <w:t>16</w:t>
            </w:r>
          </w:p>
          <w:p w14:paraId="7431952C" w14:textId="77777777" w:rsidR="001A20E6" w:rsidRDefault="00000000">
            <w:pPr>
              <w:pStyle w:val="TableCellCalendarSubject"/>
            </w:pPr>
            <w:r>
              <w:t>Essay</w:t>
            </w:r>
          </w:p>
          <w:p w14:paraId="2D34BAB0" w14:textId="77777777" w:rsidR="001A20E6" w:rsidRDefault="00000000">
            <w:pPr>
              <w:pStyle w:val="TableCellCalendarSubject"/>
            </w:pPr>
            <w:r>
              <w:t>Sociology</w:t>
            </w:r>
          </w:p>
        </w:tc>
        <w:tc>
          <w:tcPr>
            <w:tcW w:w="700" w:type="pct"/>
            <w:shd w:val="clear" w:color="auto" w:fill="E0F2FE"/>
            <w:tcMar>
              <w:top w:w="200" w:type="dxa"/>
              <w:left w:w="100" w:type="dxa"/>
              <w:bottom w:w="200" w:type="dxa"/>
              <w:right w:w="100" w:type="dxa"/>
            </w:tcMar>
          </w:tcPr>
          <w:p w14:paraId="5AEAB599" w14:textId="77777777" w:rsidR="001A20E6" w:rsidRDefault="00000000">
            <w:pPr>
              <w:pStyle w:val="TableCellCalendarDayNumberBold"/>
            </w:pPr>
            <w:r>
              <w:t>17</w:t>
            </w:r>
          </w:p>
          <w:p w14:paraId="7945893E" w14:textId="77777777" w:rsidR="001A20E6" w:rsidRDefault="00000000">
            <w:pPr>
              <w:pStyle w:val="TableCellCalendarSubject"/>
            </w:pPr>
            <w:r>
              <w:t>Essay</w:t>
            </w:r>
          </w:p>
          <w:p w14:paraId="7BAF077B" w14:textId="77777777" w:rsidR="001A20E6" w:rsidRDefault="00000000">
            <w:pPr>
              <w:pStyle w:val="TableCellCalendarSubject"/>
            </w:pPr>
            <w:r>
              <w:t>Sociology</w:t>
            </w:r>
          </w:p>
        </w:tc>
      </w:tr>
      <w:tr w:rsidR="001A20E6" w14:paraId="757D3C3E" w14:textId="77777777">
        <w:tc>
          <w:tcPr>
            <w:tcW w:w="700" w:type="pct"/>
            <w:shd w:val="clear" w:color="auto" w:fill="E0F2FE"/>
            <w:tcMar>
              <w:top w:w="200" w:type="dxa"/>
              <w:left w:w="100" w:type="dxa"/>
              <w:bottom w:w="200" w:type="dxa"/>
              <w:right w:w="100" w:type="dxa"/>
            </w:tcMar>
          </w:tcPr>
          <w:p w14:paraId="2C6B97E3" w14:textId="77777777" w:rsidR="001A20E6" w:rsidRDefault="00000000">
            <w:pPr>
              <w:pStyle w:val="TableCellCalendarDayNumberBold"/>
            </w:pPr>
            <w:r>
              <w:t>18</w:t>
            </w:r>
          </w:p>
          <w:p w14:paraId="36AEADB1" w14:textId="77777777" w:rsidR="001A20E6" w:rsidRDefault="00000000">
            <w:pPr>
              <w:pStyle w:val="TableCellCalendarSubject"/>
            </w:pPr>
            <w:r>
              <w:t>Essay</w:t>
            </w:r>
          </w:p>
          <w:p w14:paraId="664A2B0D" w14:textId="77777777" w:rsidR="001A20E6" w:rsidRDefault="00000000">
            <w:pPr>
              <w:pStyle w:val="TableCellCalendarSubject"/>
            </w:pPr>
            <w:r>
              <w:t>Sociology</w:t>
            </w:r>
          </w:p>
        </w:tc>
        <w:tc>
          <w:tcPr>
            <w:tcW w:w="700" w:type="pct"/>
            <w:shd w:val="clear" w:color="auto" w:fill="E0F2FE"/>
            <w:tcMar>
              <w:top w:w="200" w:type="dxa"/>
              <w:left w:w="100" w:type="dxa"/>
              <w:bottom w:w="200" w:type="dxa"/>
              <w:right w:w="100" w:type="dxa"/>
            </w:tcMar>
          </w:tcPr>
          <w:p w14:paraId="46628410" w14:textId="77777777" w:rsidR="001A20E6" w:rsidRDefault="00000000">
            <w:pPr>
              <w:pStyle w:val="TableCellCalendarDayNumberBold"/>
            </w:pPr>
            <w:r>
              <w:t>19</w:t>
            </w:r>
          </w:p>
          <w:p w14:paraId="4C713AB2" w14:textId="77777777" w:rsidR="001A20E6" w:rsidRDefault="00000000">
            <w:pPr>
              <w:pStyle w:val="TableCellCalendarSubject"/>
            </w:pPr>
            <w:r>
              <w:t>Essay</w:t>
            </w:r>
          </w:p>
          <w:p w14:paraId="2EE5932F" w14:textId="77777777" w:rsidR="001A20E6" w:rsidRDefault="00000000">
            <w:pPr>
              <w:pStyle w:val="TableCellCalendarSubject"/>
            </w:pPr>
            <w:r>
              <w:t>Sociology</w:t>
            </w:r>
          </w:p>
        </w:tc>
        <w:tc>
          <w:tcPr>
            <w:tcW w:w="700" w:type="pct"/>
            <w:shd w:val="clear" w:color="auto" w:fill="E0F2FE"/>
            <w:tcMar>
              <w:top w:w="200" w:type="dxa"/>
              <w:left w:w="100" w:type="dxa"/>
              <w:bottom w:w="200" w:type="dxa"/>
              <w:right w:w="100" w:type="dxa"/>
            </w:tcMar>
          </w:tcPr>
          <w:p w14:paraId="384C47B8" w14:textId="77777777" w:rsidR="001A20E6" w:rsidRDefault="00000000">
            <w:pPr>
              <w:pStyle w:val="TableCellCalendarDayNumberBold"/>
            </w:pPr>
            <w:r>
              <w:t>20</w:t>
            </w:r>
          </w:p>
          <w:p w14:paraId="616828EC" w14:textId="77777777" w:rsidR="001A20E6" w:rsidRDefault="00000000">
            <w:pPr>
              <w:pStyle w:val="TableCellCalendarSubject"/>
            </w:pPr>
            <w:r>
              <w:t>Essay</w:t>
            </w:r>
          </w:p>
          <w:p w14:paraId="73F6BFB8" w14:textId="77777777" w:rsidR="001A20E6" w:rsidRDefault="00000000">
            <w:pPr>
              <w:pStyle w:val="TableCellCalendarSubject"/>
            </w:pPr>
            <w:r>
              <w:t>Sociology</w:t>
            </w:r>
          </w:p>
        </w:tc>
        <w:tc>
          <w:tcPr>
            <w:tcW w:w="700" w:type="pct"/>
            <w:shd w:val="clear" w:color="auto" w:fill="E0F2FE"/>
            <w:tcMar>
              <w:top w:w="200" w:type="dxa"/>
              <w:left w:w="100" w:type="dxa"/>
              <w:bottom w:w="200" w:type="dxa"/>
              <w:right w:w="100" w:type="dxa"/>
            </w:tcMar>
          </w:tcPr>
          <w:p w14:paraId="5C25FBD0" w14:textId="77777777" w:rsidR="001A20E6" w:rsidRDefault="00000000">
            <w:pPr>
              <w:pStyle w:val="TableCellCalendarDayNumberBold"/>
            </w:pPr>
            <w:r>
              <w:t>21</w:t>
            </w:r>
          </w:p>
          <w:p w14:paraId="383A5213" w14:textId="77777777" w:rsidR="001A20E6" w:rsidRDefault="00000000">
            <w:pPr>
              <w:pStyle w:val="TableCellCalendarSubject"/>
            </w:pPr>
            <w:r>
              <w:t>Essay</w:t>
            </w:r>
          </w:p>
          <w:p w14:paraId="306B71E1" w14:textId="77777777" w:rsidR="001A20E6" w:rsidRDefault="00000000">
            <w:pPr>
              <w:pStyle w:val="TableCellCalendarSubject"/>
            </w:pPr>
            <w:r>
              <w:t>Sociology</w:t>
            </w:r>
          </w:p>
        </w:tc>
        <w:tc>
          <w:tcPr>
            <w:tcW w:w="700" w:type="pct"/>
            <w:shd w:val="clear" w:color="auto" w:fill="E0F2FE"/>
            <w:tcMar>
              <w:top w:w="200" w:type="dxa"/>
              <w:left w:w="100" w:type="dxa"/>
              <w:bottom w:w="200" w:type="dxa"/>
              <w:right w:w="100" w:type="dxa"/>
            </w:tcMar>
          </w:tcPr>
          <w:p w14:paraId="24FC8973" w14:textId="77777777" w:rsidR="001A20E6" w:rsidRDefault="00000000">
            <w:pPr>
              <w:pStyle w:val="TableCellCalendarDayNumberBold"/>
            </w:pPr>
            <w:r>
              <w:t>22</w:t>
            </w:r>
          </w:p>
          <w:p w14:paraId="0731C9E9" w14:textId="77777777" w:rsidR="001A20E6" w:rsidRDefault="00000000">
            <w:pPr>
              <w:pStyle w:val="TableCellCalendarSubject"/>
            </w:pPr>
            <w:r>
              <w:t>Essay</w:t>
            </w:r>
          </w:p>
          <w:p w14:paraId="1C1BADEA" w14:textId="77777777" w:rsidR="001A20E6" w:rsidRDefault="00000000">
            <w:pPr>
              <w:pStyle w:val="TableCellCalendarSubject"/>
            </w:pPr>
            <w:r>
              <w:t>Sociology</w:t>
            </w:r>
          </w:p>
        </w:tc>
        <w:tc>
          <w:tcPr>
            <w:tcW w:w="700" w:type="pct"/>
            <w:shd w:val="clear" w:color="auto" w:fill="E0F2FE"/>
            <w:tcMar>
              <w:top w:w="200" w:type="dxa"/>
              <w:left w:w="100" w:type="dxa"/>
              <w:bottom w:w="200" w:type="dxa"/>
              <w:right w:w="100" w:type="dxa"/>
            </w:tcMar>
          </w:tcPr>
          <w:p w14:paraId="6CEB9B4F" w14:textId="77777777" w:rsidR="001A20E6" w:rsidRDefault="00000000">
            <w:pPr>
              <w:pStyle w:val="TableCellCalendarDayNumberBold"/>
            </w:pPr>
            <w:r>
              <w:t>23</w:t>
            </w:r>
          </w:p>
          <w:p w14:paraId="25B21379" w14:textId="77777777" w:rsidR="001A20E6" w:rsidRDefault="00000000">
            <w:pPr>
              <w:pStyle w:val="TableCellCalendarSubject"/>
            </w:pPr>
            <w:r>
              <w:t>Essay</w:t>
            </w:r>
          </w:p>
          <w:p w14:paraId="3BA1C07B" w14:textId="77777777" w:rsidR="001A20E6" w:rsidRDefault="00000000">
            <w:pPr>
              <w:pStyle w:val="TableCellCalendarSubject"/>
            </w:pPr>
            <w:r>
              <w:t>Sociology</w:t>
            </w:r>
          </w:p>
        </w:tc>
        <w:tc>
          <w:tcPr>
            <w:tcW w:w="700" w:type="pct"/>
            <w:shd w:val="clear" w:color="auto" w:fill="E0F2FE"/>
            <w:tcMar>
              <w:top w:w="200" w:type="dxa"/>
              <w:left w:w="100" w:type="dxa"/>
              <w:bottom w:w="200" w:type="dxa"/>
              <w:right w:w="100" w:type="dxa"/>
            </w:tcMar>
          </w:tcPr>
          <w:p w14:paraId="4761F903" w14:textId="77777777" w:rsidR="001A20E6" w:rsidRDefault="00000000">
            <w:pPr>
              <w:pStyle w:val="TableCellCalendarDayNumberBold"/>
            </w:pPr>
            <w:r>
              <w:t>24</w:t>
            </w:r>
          </w:p>
          <w:p w14:paraId="149AC920" w14:textId="77777777" w:rsidR="001A20E6" w:rsidRDefault="00000000">
            <w:pPr>
              <w:pStyle w:val="TableCellCalendarSubject"/>
            </w:pPr>
            <w:r>
              <w:t>Essay</w:t>
            </w:r>
          </w:p>
          <w:p w14:paraId="11228CB8" w14:textId="77777777" w:rsidR="001A20E6" w:rsidRDefault="00000000">
            <w:pPr>
              <w:pStyle w:val="TableCellCalendarSubject"/>
            </w:pPr>
            <w:r>
              <w:t>Sociology</w:t>
            </w:r>
          </w:p>
        </w:tc>
      </w:tr>
      <w:tr w:rsidR="001A20E6" w14:paraId="45FC3D9B" w14:textId="77777777">
        <w:tc>
          <w:tcPr>
            <w:tcW w:w="700" w:type="pct"/>
            <w:shd w:val="clear" w:color="auto" w:fill="E0F2FE"/>
            <w:tcMar>
              <w:top w:w="200" w:type="dxa"/>
              <w:left w:w="100" w:type="dxa"/>
              <w:bottom w:w="200" w:type="dxa"/>
              <w:right w:w="100" w:type="dxa"/>
            </w:tcMar>
          </w:tcPr>
          <w:p w14:paraId="607D08B6" w14:textId="77777777" w:rsidR="001A20E6" w:rsidRDefault="00000000">
            <w:pPr>
              <w:pStyle w:val="TableCellCalendarDayNumberBold"/>
            </w:pPr>
            <w:r>
              <w:t>25</w:t>
            </w:r>
          </w:p>
          <w:p w14:paraId="37C4276D" w14:textId="77777777" w:rsidR="001A20E6" w:rsidRDefault="00000000">
            <w:pPr>
              <w:pStyle w:val="TableCellCalendarSubject"/>
            </w:pPr>
            <w:r>
              <w:t>Essay</w:t>
            </w:r>
          </w:p>
          <w:p w14:paraId="7B295D5B" w14:textId="77777777" w:rsidR="001A20E6" w:rsidRDefault="00000000">
            <w:pPr>
              <w:pStyle w:val="TableCellCalendarSubject"/>
            </w:pPr>
            <w:r>
              <w:t>Sociology</w:t>
            </w:r>
          </w:p>
        </w:tc>
        <w:tc>
          <w:tcPr>
            <w:tcW w:w="700" w:type="pct"/>
            <w:shd w:val="clear" w:color="auto" w:fill="E0F2FE"/>
            <w:tcMar>
              <w:top w:w="200" w:type="dxa"/>
              <w:left w:w="100" w:type="dxa"/>
              <w:bottom w:w="200" w:type="dxa"/>
              <w:right w:w="100" w:type="dxa"/>
            </w:tcMar>
          </w:tcPr>
          <w:p w14:paraId="7CEF6750" w14:textId="77777777" w:rsidR="001A20E6" w:rsidRDefault="00000000">
            <w:pPr>
              <w:pStyle w:val="TableCellCalendarDayNumberBold"/>
            </w:pPr>
            <w:r>
              <w:t>26</w:t>
            </w:r>
          </w:p>
          <w:p w14:paraId="075B60A0" w14:textId="77777777" w:rsidR="001A20E6" w:rsidRDefault="00000000">
            <w:pPr>
              <w:pStyle w:val="TableCellCalendarSubject"/>
            </w:pPr>
            <w:r>
              <w:t>Sociology</w:t>
            </w:r>
          </w:p>
          <w:p w14:paraId="579697A4" w14:textId="77777777" w:rsidR="001A20E6" w:rsidRDefault="00000000">
            <w:pPr>
              <w:pStyle w:val="TableCellCalendarSubject"/>
            </w:pPr>
            <w:r>
              <w:t>History-Ancient</w:t>
            </w:r>
          </w:p>
        </w:tc>
        <w:tc>
          <w:tcPr>
            <w:tcW w:w="700" w:type="pct"/>
            <w:shd w:val="clear" w:color="auto" w:fill="E0F2FE"/>
            <w:tcMar>
              <w:top w:w="200" w:type="dxa"/>
              <w:left w:w="100" w:type="dxa"/>
              <w:bottom w:w="200" w:type="dxa"/>
              <w:right w:w="100" w:type="dxa"/>
            </w:tcMar>
          </w:tcPr>
          <w:p w14:paraId="47444D4A" w14:textId="77777777" w:rsidR="001A20E6" w:rsidRDefault="00000000">
            <w:pPr>
              <w:pStyle w:val="TableCellCalendarDayNumberBold"/>
            </w:pPr>
            <w:r>
              <w:t>27</w:t>
            </w:r>
          </w:p>
          <w:p w14:paraId="2255DA24" w14:textId="77777777" w:rsidR="001A20E6" w:rsidRDefault="00000000">
            <w:pPr>
              <w:pStyle w:val="TableCellCalendarSubject"/>
            </w:pPr>
            <w:r>
              <w:t>Sociology</w:t>
            </w:r>
          </w:p>
          <w:p w14:paraId="529E4AC7" w14:textId="77777777" w:rsidR="001A20E6" w:rsidRDefault="00000000">
            <w:pPr>
              <w:pStyle w:val="TableCellCalendarSubject"/>
            </w:pPr>
            <w:r>
              <w:t>History-Ancient</w:t>
            </w:r>
          </w:p>
        </w:tc>
        <w:tc>
          <w:tcPr>
            <w:tcW w:w="700" w:type="pct"/>
            <w:shd w:val="clear" w:color="auto" w:fill="E0F2FE"/>
            <w:tcMar>
              <w:top w:w="200" w:type="dxa"/>
              <w:left w:w="100" w:type="dxa"/>
              <w:bottom w:w="200" w:type="dxa"/>
              <w:right w:w="100" w:type="dxa"/>
            </w:tcMar>
          </w:tcPr>
          <w:p w14:paraId="1DA79ADF" w14:textId="77777777" w:rsidR="001A20E6" w:rsidRDefault="00000000">
            <w:pPr>
              <w:pStyle w:val="TableCellCalendarDayNumberBold"/>
            </w:pPr>
            <w:r>
              <w:t>28</w:t>
            </w:r>
          </w:p>
          <w:p w14:paraId="41ED2A0A" w14:textId="77777777" w:rsidR="001A20E6" w:rsidRDefault="00000000">
            <w:pPr>
              <w:pStyle w:val="TableCellCalendarSubject"/>
            </w:pPr>
            <w:r>
              <w:t>Sociology</w:t>
            </w:r>
          </w:p>
          <w:p w14:paraId="427290FB" w14:textId="77777777" w:rsidR="001A20E6" w:rsidRDefault="00000000">
            <w:pPr>
              <w:pStyle w:val="TableCellCalendarSubject"/>
            </w:pPr>
            <w:r>
              <w:t>History-Medieval</w:t>
            </w:r>
          </w:p>
        </w:tc>
        <w:tc>
          <w:tcPr>
            <w:tcW w:w="700" w:type="pct"/>
            <w:shd w:val="clear" w:color="auto" w:fill="E0F2FE"/>
            <w:tcMar>
              <w:top w:w="200" w:type="dxa"/>
              <w:left w:w="100" w:type="dxa"/>
              <w:bottom w:w="200" w:type="dxa"/>
              <w:right w:w="100" w:type="dxa"/>
            </w:tcMar>
          </w:tcPr>
          <w:p w14:paraId="4030D4BC" w14:textId="77777777" w:rsidR="001A20E6" w:rsidRDefault="00000000">
            <w:pPr>
              <w:pStyle w:val="TableCellCalendarDayNumberBold"/>
            </w:pPr>
            <w:r>
              <w:t>29</w:t>
            </w:r>
          </w:p>
          <w:p w14:paraId="2C5E0B30" w14:textId="77777777" w:rsidR="001A20E6" w:rsidRDefault="00000000">
            <w:pPr>
              <w:pStyle w:val="TableCellCalendarSubject"/>
            </w:pPr>
            <w:r>
              <w:t>Sociology</w:t>
            </w:r>
          </w:p>
          <w:p w14:paraId="2EDFF094" w14:textId="77777777" w:rsidR="001A20E6" w:rsidRDefault="00000000">
            <w:pPr>
              <w:pStyle w:val="TableCellCalendarSubject"/>
            </w:pPr>
            <w:r>
              <w:t>History-Medieval</w:t>
            </w:r>
          </w:p>
        </w:tc>
        <w:tc>
          <w:tcPr>
            <w:tcW w:w="700" w:type="pct"/>
            <w:shd w:val="clear" w:color="auto" w:fill="E0F2FE"/>
            <w:tcMar>
              <w:top w:w="200" w:type="dxa"/>
              <w:left w:w="100" w:type="dxa"/>
              <w:bottom w:w="200" w:type="dxa"/>
              <w:right w:w="100" w:type="dxa"/>
            </w:tcMar>
          </w:tcPr>
          <w:p w14:paraId="601D23D2" w14:textId="77777777" w:rsidR="001A20E6" w:rsidRDefault="00000000">
            <w:pPr>
              <w:pStyle w:val="TableCellCalendarDayNumberBold"/>
            </w:pPr>
            <w:r>
              <w:t>30</w:t>
            </w:r>
          </w:p>
          <w:p w14:paraId="58F4291F" w14:textId="77777777" w:rsidR="001A20E6" w:rsidRDefault="00000000">
            <w:pPr>
              <w:pStyle w:val="TableCellCalendarSubject"/>
            </w:pPr>
            <w:r>
              <w:t>Sociology</w:t>
            </w:r>
          </w:p>
          <w:p w14:paraId="29DA7171" w14:textId="77777777" w:rsidR="001A20E6" w:rsidRDefault="00000000">
            <w:pPr>
              <w:pStyle w:val="TableCellCalendarSubject"/>
            </w:pPr>
            <w:r>
              <w:t>History-Modern</w:t>
            </w:r>
          </w:p>
        </w:tc>
        <w:tc>
          <w:tcPr>
            <w:tcW w:w="700" w:type="pct"/>
            <w:shd w:val="clear" w:color="auto" w:fill="E0F2FE"/>
            <w:tcMar>
              <w:top w:w="200" w:type="dxa"/>
              <w:left w:w="100" w:type="dxa"/>
              <w:bottom w:w="200" w:type="dxa"/>
              <w:right w:w="100" w:type="dxa"/>
            </w:tcMar>
          </w:tcPr>
          <w:p w14:paraId="3C3EB419" w14:textId="77777777" w:rsidR="001A20E6" w:rsidRDefault="00000000">
            <w:pPr>
              <w:pStyle w:val="TableCellCalendarDayNumberBold"/>
            </w:pPr>
            <w:r>
              <w:t>31</w:t>
            </w:r>
          </w:p>
          <w:p w14:paraId="4C8FF7D3" w14:textId="77777777" w:rsidR="001A20E6" w:rsidRDefault="00000000">
            <w:pPr>
              <w:pStyle w:val="TableCellCalendarSubject"/>
            </w:pPr>
            <w:r>
              <w:t>Sociology</w:t>
            </w:r>
          </w:p>
          <w:p w14:paraId="4A234433" w14:textId="77777777" w:rsidR="001A20E6" w:rsidRDefault="00000000">
            <w:pPr>
              <w:pStyle w:val="TableCellCalendarSubject"/>
            </w:pPr>
            <w:r>
              <w:t>History-Modern</w:t>
            </w:r>
          </w:p>
        </w:tc>
      </w:tr>
      <w:tr w:rsidR="001A20E6" w14:paraId="210DF632" w14:textId="77777777">
        <w:tc>
          <w:tcPr>
            <w:tcW w:w="700" w:type="pct"/>
            <w:tcMar>
              <w:top w:w="200" w:type="dxa"/>
              <w:left w:w="100" w:type="dxa"/>
              <w:bottom w:w="200" w:type="dxa"/>
              <w:right w:w="100" w:type="dxa"/>
            </w:tcMar>
          </w:tcPr>
          <w:p w14:paraId="78D43E6B" w14:textId="77777777" w:rsidR="001A20E6" w:rsidRDefault="001A20E6"/>
        </w:tc>
        <w:tc>
          <w:tcPr>
            <w:tcW w:w="700" w:type="pct"/>
            <w:tcMar>
              <w:top w:w="200" w:type="dxa"/>
              <w:left w:w="100" w:type="dxa"/>
              <w:bottom w:w="200" w:type="dxa"/>
              <w:right w:w="100" w:type="dxa"/>
            </w:tcMar>
          </w:tcPr>
          <w:p w14:paraId="016B8A48" w14:textId="77777777" w:rsidR="001A20E6" w:rsidRDefault="001A20E6"/>
        </w:tc>
        <w:tc>
          <w:tcPr>
            <w:tcW w:w="700" w:type="pct"/>
            <w:tcMar>
              <w:top w:w="200" w:type="dxa"/>
              <w:left w:w="100" w:type="dxa"/>
              <w:bottom w:w="200" w:type="dxa"/>
              <w:right w:w="100" w:type="dxa"/>
            </w:tcMar>
          </w:tcPr>
          <w:p w14:paraId="15A4A5EE" w14:textId="77777777" w:rsidR="001A20E6" w:rsidRDefault="001A20E6"/>
        </w:tc>
        <w:tc>
          <w:tcPr>
            <w:tcW w:w="700" w:type="pct"/>
            <w:tcMar>
              <w:top w:w="200" w:type="dxa"/>
              <w:left w:w="100" w:type="dxa"/>
              <w:bottom w:w="200" w:type="dxa"/>
              <w:right w:w="100" w:type="dxa"/>
            </w:tcMar>
          </w:tcPr>
          <w:p w14:paraId="687E50A9" w14:textId="77777777" w:rsidR="001A20E6" w:rsidRDefault="001A20E6"/>
        </w:tc>
        <w:tc>
          <w:tcPr>
            <w:tcW w:w="700" w:type="pct"/>
            <w:tcMar>
              <w:top w:w="200" w:type="dxa"/>
              <w:left w:w="100" w:type="dxa"/>
              <w:bottom w:w="200" w:type="dxa"/>
              <w:right w:w="100" w:type="dxa"/>
            </w:tcMar>
          </w:tcPr>
          <w:p w14:paraId="50E94763" w14:textId="77777777" w:rsidR="001A20E6" w:rsidRDefault="001A20E6"/>
        </w:tc>
        <w:tc>
          <w:tcPr>
            <w:tcW w:w="700" w:type="pct"/>
            <w:tcMar>
              <w:top w:w="200" w:type="dxa"/>
              <w:left w:w="100" w:type="dxa"/>
              <w:bottom w:w="200" w:type="dxa"/>
              <w:right w:w="100" w:type="dxa"/>
            </w:tcMar>
          </w:tcPr>
          <w:p w14:paraId="206476FC" w14:textId="77777777" w:rsidR="001A20E6" w:rsidRDefault="001A20E6"/>
        </w:tc>
        <w:tc>
          <w:tcPr>
            <w:tcW w:w="700" w:type="pct"/>
            <w:tcMar>
              <w:top w:w="200" w:type="dxa"/>
              <w:left w:w="100" w:type="dxa"/>
              <w:bottom w:w="200" w:type="dxa"/>
              <w:right w:w="100" w:type="dxa"/>
            </w:tcMar>
          </w:tcPr>
          <w:p w14:paraId="4935691A" w14:textId="77777777" w:rsidR="001A20E6" w:rsidRDefault="001A20E6"/>
        </w:tc>
      </w:tr>
    </w:tbl>
    <w:p w14:paraId="2FAA9749" w14:textId="77777777" w:rsidR="001A20E6" w:rsidRDefault="001A20E6">
      <w:pPr>
        <w:spacing w:after="400"/>
      </w:pPr>
    </w:p>
    <w:p w14:paraId="3E7A8B0F" w14:textId="77777777" w:rsidR="001A20E6" w:rsidRDefault="00000000">
      <w:pPr>
        <w:pStyle w:val="ResourceTitle"/>
      </w:pPr>
      <w:r>
        <w:t>📚 Resources for July 2027</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6FDC601A"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E35997C" w14:textId="77777777" w:rsidR="001A20E6" w:rsidRDefault="00000000">
            <w:pPr>
              <w:pStyle w:val="TableCellSubjectName"/>
            </w:pPr>
            <w:r>
              <w:t>Indian Polity and Governance</w:t>
            </w:r>
          </w:p>
          <w:p w14:paraId="694E1E7C" w14:textId="77777777" w:rsidR="001A20E6" w:rsidRDefault="00000000">
            <w:pPr>
              <w:pStyle w:val="TableCellCategoryTitle"/>
            </w:pPr>
            <w:r>
              <w:t>📝 Practice Materials</w:t>
            </w:r>
          </w:p>
          <w:p w14:paraId="74F45F39" w14:textId="77777777" w:rsidR="001A20E6" w:rsidRDefault="00000000">
            <w:pPr>
              <w:pStyle w:val="TableCellResourceItem"/>
            </w:pPr>
            <w:r>
              <w:t>• La Excellence Polity Material</w:t>
            </w:r>
          </w:p>
          <w:p w14:paraId="5DF6084A" w14:textId="77777777" w:rsidR="001A20E6" w:rsidRDefault="00000000">
            <w:pPr>
              <w:pStyle w:val="TableCellResourceItem"/>
            </w:pPr>
            <w:r>
              <w:t>• Mains RRP + Prelims RRP</w:t>
            </w:r>
          </w:p>
          <w:p w14:paraId="42A8DF04" w14:textId="77777777" w:rsidR="001A20E6" w:rsidRDefault="00000000">
            <w:pPr>
              <w:pStyle w:val="TableCellResourceItem"/>
            </w:pPr>
            <w:r>
              <w:t>• Prelims &amp; Mains Workbooks</w:t>
            </w:r>
          </w:p>
          <w:p w14:paraId="63807803" w14:textId="77777777" w:rsidR="001A20E6" w:rsidRDefault="00000000">
            <w:pPr>
              <w:pStyle w:val="TableCellCategoryTitle"/>
            </w:pPr>
            <w:r>
              <w:t>📰 Current Affairs</w:t>
            </w:r>
          </w:p>
          <w:p w14:paraId="528909F1" w14:textId="77777777" w:rsidR="001A20E6" w:rsidRDefault="00000000">
            <w:pPr>
              <w:pStyle w:val="TableCellResourceItem"/>
            </w:pPr>
            <w:r>
              <w:t>• NITI Aayog Reports + PRS Briefs</w:t>
            </w:r>
          </w:p>
          <w:p w14:paraId="6E4F503E" w14:textId="77777777" w:rsidR="001A20E6" w:rsidRDefault="00000000">
            <w:pPr>
              <w:pStyle w:val="TableCellResourceItem"/>
            </w:pPr>
            <w:r>
              <w:t>• Newspapers (The Hindu/Indian Express)</w:t>
            </w:r>
          </w:p>
          <w:p w14:paraId="73C657BA"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1B20687E" w14:textId="77777777" w:rsidR="001A20E6" w:rsidRDefault="00000000">
            <w:pPr>
              <w:pStyle w:val="TableCellSubjectName"/>
            </w:pPr>
            <w:r>
              <w:t>Indian Economy</w:t>
            </w:r>
          </w:p>
          <w:p w14:paraId="45556F3B" w14:textId="77777777" w:rsidR="001A20E6" w:rsidRDefault="00000000">
            <w:pPr>
              <w:pStyle w:val="TableCellCategoryTitle"/>
            </w:pPr>
            <w:r>
              <w:t>📝 Practice Materials</w:t>
            </w:r>
          </w:p>
          <w:p w14:paraId="799912E1" w14:textId="77777777" w:rsidR="001A20E6" w:rsidRDefault="00000000">
            <w:pPr>
              <w:pStyle w:val="TableCellResourceItem"/>
            </w:pPr>
            <w:r>
              <w:t>• La Excellence Economy Material</w:t>
            </w:r>
          </w:p>
          <w:p w14:paraId="007649E3" w14:textId="77777777" w:rsidR="001A20E6" w:rsidRDefault="00000000">
            <w:pPr>
              <w:pStyle w:val="TableCellResourceItem"/>
            </w:pPr>
            <w:r>
              <w:t>• Mains RRP + Prelims RRP</w:t>
            </w:r>
          </w:p>
          <w:p w14:paraId="54FD3E97" w14:textId="77777777" w:rsidR="001A20E6" w:rsidRDefault="00000000">
            <w:pPr>
              <w:pStyle w:val="TableCellResourceItem"/>
            </w:pPr>
            <w:r>
              <w:t>• Prelims &amp; Mains Workbooks</w:t>
            </w:r>
          </w:p>
          <w:p w14:paraId="1256F862" w14:textId="77777777" w:rsidR="001A20E6" w:rsidRDefault="00000000">
            <w:pPr>
              <w:pStyle w:val="TableCellCategoryTitle"/>
            </w:pPr>
            <w:r>
              <w:t>📰 Current Affairs</w:t>
            </w:r>
          </w:p>
          <w:p w14:paraId="2D837828" w14:textId="77777777" w:rsidR="001A20E6" w:rsidRDefault="00000000">
            <w:pPr>
              <w:pStyle w:val="TableCellResourceItem"/>
            </w:pPr>
            <w:r>
              <w:t>• NITI Aayog Reports + Economic survey and Budget</w:t>
            </w:r>
          </w:p>
          <w:p w14:paraId="27A564FC"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0F1FD1D8" w14:textId="77777777" w:rsidR="001A20E6" w:rsidRDefault="00000000">
            <w:pPr>
              <w:pStyle w:val="TableCellSubjectName"/>
            </w:pPr>
            <w:r>
              <w:t>Governance</w:t>
            </w:r>
          </w:p>
          <w:p w14:paraId="52C20B15" w14:textId="77777777" w:rsidR="001A20E6" w:rsidRDefault="00000000">
            <w:pPr>
              <w:pStyle w:val="TableCellCategoryTitle"/>
            </w:pPr>
            <w:r>
              <w:t>📚 Primary Books</w:t>
            </w:r>
          </w:p>
          <w:p w14:paraId="793006A2" w14:textId="77777777" w:rsidR="001A20E6" w:rsidRDefault="00000000">
            <w:pPr>
              <w:pStyle w:val="TableCellResourceItem"/>
            </w:pPr>
            <w:r>
              <w:t>• India Year Book (Schemes) + PIB</w:t>
            </w:r>
          </w:p>
          <w:p w14:paraId="427B652B" w14:textId="77777777" w:rsidR="001A20E6" w:rsidRDefault="00000000">
            <w:pPr>
              <w:pStyle w:val="TableCellResourceItem"/>
            </w:pPr>
            <w:r>
              <w:t>• Governance In India by M Laxmikanth</w:t>
            </w:r>
          </w:p>
          <w:p w14:paraId="12E50741" w14:textId="77777777" w:rsidR="001A20E6" w:rsidRDefault="00000000">
            <w:pPr>
              <w:pStyle w:val="TableCellCategoryTitle"/>
            </w:pPr>
            <w:r>
              <w:t>📝 Practice Materials</w:t>
            </w:r>
          </w:p>
          <w:p w14:paraId="7753F9EA" w14:textId="77777777" w:rsidR="001A20E6" w:rsidRDefault="00000000">
            <w:pPr>
              <w:pStyle w:val="TableCellResourceItem"/>
            </w:pPr>
            <w:r>
              <w:t>• La Excellence Governance Material</w:t>
            </w:r>
          </w:p>
          <w:p w14:paraId="6BA773C7" w14:textId="77777777" w:rsidR="001A20E6" w:rsidRDefault="00000000">
            <w:pPr>
              <w:pStyle w:val="TableCellResourceItem"/>
            </w:pPr>
            <w:r>
              <w:t>• Mains Workbook</w:t>
            </w:r>
          </w:p>
          <w:p w14:paraId="1211772E" w14:textId="77777777" w:rsidR="001A20E6" w:rsidRDefault="00000000">
            <w:pPr>
              <w:pStyle w:val="TableCellCategoryTitle"/>
            </w:pPr>
            <w:r>
              <w:t>📰 Current Affairs</w:t>
            </w:r>
          </w:p>
          <w:p w14:paraId="4315EA1D" w14:textId="77777777" w:rsidR="001A20E6" w:rsidRDefault="00000000">
            <w:pPr>
              <w:pStyle w:val="TableCellResourceItem"/>
            </w:pPr>
            <w:r>
              <w:t>• NITI Aayog + Yojana</w:t>
            </w:r>
          </w:p>
          <w:p w14:paraId="3AC34289" w14:textId="77777777" w:rsidR="001A20E6" w:rsidRDefault="00000000">
            <w:pPr>
              <w:pStyle w:val="TableCellResourceItem"/>
            </w:pPr>
            <w:r>
              <w:t>• Newspapers (Hindu and IE Explained)</w:t>
            </w:r>
          </w:p>
        </w:tc>
      </w:tr>
      <w:tr w:rsidR="001A20E6" w14:paraId="5C83E73D"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45FB995" w14:textId="77777777" w:rsidR="001A20E6" w:rsidRDefault="00000000">
            <w:pPr>
              <w:pStyle w:val="TableCellSubjectName"/>
            </w:pPr>
            <w:r>
              <w:t>International Relations</w:t>
            </w:r>
          </w:p>
          <w:p w14:paraId="175F77CD" w14:textId="77777777" w:rsidR="001A20E6" w:rsidRDefault="00000000">
            <w:pPr>
              <w:pStyle w:val="TableCellCategoryTitle"/>
            </w:pPr>
            <w:r>
              <w:t>📝 Practice Materials</w:t>
            </w:r>
          </w:p>
          <w:p w14:paraId="4483B1E3" w14:textId="77777777" w:rsidR="001A20E6" w:rsidRDefault="00000000">
            <w:pPr>
              <w:pStyle w:val="TableCellResourceItem"/>
            </w:pPr>
            <w:r>
              <w:t>• La Excellence IR Material</w:t>
            </w:r>
          </w:p>
          <w:p w14:paraId="0B4C3712" w14:textId="77777777" w:rsidR="001A20E6" w:rsidRDefault="00000000">
            <w:pPr>
              <w:pStyle w:val="TableCellResourceItem"/>
            </w:pPr>
            <w:r>
              <w:t>• Mains Workbook</w:t>
            </w:r>
          </w:p>
          <w:p w14:paraId="05E96CB5" w14:textId="77777777" w:rsidR="001A20E6" w:rsidRDefault="00000000">
            <w:pPr>
              <w:pStyle w:val="TableCellCategoryTitle"/>
            </w:pPr>
            <w:r>
              <w:t>📰 Current Affairs</w:t>
            </w:r>
          </w:p>
          <w:p w14:paraId="66FC13F3" w14:textId="77777777" w:rsidR="001A20E6" w:rsidRDefault="00000000">
            <w:pPr>
              <w:pStyle w:val="TableCellResourceItem"/>
            </w:pPr>
            <w:r>
              <w:t>• IDSA / ORF / MEA briefs</w:t>
            </w:r>
          </w:p>
          <w:p w14:paraId="6F9633F5" w14:textId="77777777" w:rsidR="001A20E6" w:rsidRDefault="00000000">
            <w:pPr>
              <w:pStyle w:val="TableCellResourceItem"/>
            </w:pPr>
            <w:r>
              <w:t>• Newspapers (The Hindu and IE – International page)</w:t>
            </w:r>
          </w:p>
        </w:tc>
        <w:tc>
          <w:tcPr>
            <w:tcW w:w="1650" w:type="pct"/>
            <w:tcBorders>
              <w:bottom w:val="single" w:sz="2" w:space="0" w:color="D1D5DB"/>
              <w:right w:val="single" w:sz="2" w:space="0" w:color="D1D5DB"/>
            </w:tcBorders>
            <w:tcMar>
              <w:top w:w="200" w:type="dxa"/>
              <w:left w:w="150" w:type="dxa"/>
              <w:bottom w:w="200" w:type="dxa"/>
              <w:right w:w="150" w:type="dxa"/>
            </w:tcMar>
          </w:tcPr>
          <w:p w14:paraId="7054204F" w14:textId="77777777" w:rsidR="001A20E6" w:rsidRDefault="00000000">
            <w:pPr>
              <w:pStyle w:val="TableCellSubjectName"/>
            </w:pPr>
            <w:r>
              <w:t>Internal Security</w:t>
            </w:r>
          </w:p>
          <w:p w14:paraId="66685C86" w14:textId="77777777" w:rsidR="001A20E6" w:rsidRDefault="00000000">
            <w:pPr>
              <w:pStyle w:val="TableCellCategoryTitle"/>
            </w:pPr>
            <w:r>
              <w:t>📝 Practice Materials</w:t>
            </w:r>
          </w:p>
          <w:p w14:paraId="4CB27B30" w14:textId="77777777" w:rsidR="001A20E6" w:rsidRDefault="00000000">
            <w:pPr>
              <w:pStyle w:val="TableCellResourceItem"/>
            </w:pPr>
            <w:r>
              <w:t>• La Excellence Security Material</w:t>
            </w:r>
          </w:p>
          <w:p w14:paraId="762CB999" w14:textId="77777777" w:rsidR="001A20E6" w:rsidRDefault="00000000">
            <w:pPr>
              <w:pStyle w:val="TableCellResourceItem"/>
            </w:pPr>
            <w:r>
              <w:t>• Mains Workbook</w:t>
            </w:r>
          </w:p>
          <w:p w14:paraId="2CD928A1" w14:textId="77777777" w:rsidR="001A20E6" w:rsidRDefault="00000000">
            <w:pPr>
              <w:pStyle w:val="TableCellCategoryTitle"/>
            </w:pPr>
            <w:r>
              <w:t>📰 Current Affairs</w:t>
            </w:r>
          </w:p>
          <w:p w14:paraId="21F880AE" w14:textId="77777777" w:rsidR="001A20E6" w:rsidRDefault="00000000">
            <w:pPr>
              <w:pStyle w:val="TableCellResourceItem"/>
            </w:pPr>
            <w:r>
              <w:t>• IDSA Reports</w:t>
            </w:r>
          </w:p>
          <w:p w14:paraId="556D6508"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60C9CB3B" w14:textId="77777777" w:rsidR="001A20E6" w:rsidRDefault="00000000">
            <w:pPr>
              <w:pStyle w:val="TableCellSubjectName"/>
            </w:pPr>
            <w:r>
              <w:t>Society and Social Justice</w:t>
            </w:r>
          </w:p>
          <w:p w14:paraId="388682C8" w14:textId="77777777" w:rsidR="001A20E6" w:rsidRDefault="00000000">
            <w:pPr>
              <w:pStyle w:val="TableCellCategoryTitle"/>
            </w:pPr>
            <w:r>
              <w:t>📝 Practice Materials</w:t>
            </w:r>
          </w:p>
          <w:p w14:paraId="1B53FF29" w14:textId="77777777" w:rsidR="001A20E6" w:rsidRDefault="00000000">
            <w:pPr>
              <w:pStyle w:val="TableCellResourceItem"/>
            </w:pPr>
            <w:r>
              <w:t>• La Excellence Society Material</w:t>
            </w:r>
          </w:p>
          <w:p w14:paraId="00708CD5" w14:textId="77777777" w:rsidR="001A20E6" w:rsidRDefault="00000000">
            <w:pPr>
              <w:pStyle w:val="TableCellResourceItem"/>
            </w:pPr>
            <w:r>
              <w:t>• Mains Workbook</w:t>
            </w:r>
          </w:p>
          <w:p w14:paraId="78D77F0C" w14:textId="77777777" w:rsidR="001A20E6" w:rsidRDefault="00000000">
            <w:pPr>
              <w:pStyle w:val="TableCellCategoryTitle"/>
            </w:pPr>
            <w:r>
              <w:t>📰 Current Affairs</w:t>
            </w:r>
          </w:p>
          <w:p w14:paraId="7E31EDFC" w14:textId="77777777" w:rsidR="001A20E6" w:rsidRDefault="00000000">
            <w:pPr>
              <w:pStyle w:val="TableCellResourceItem"/>
            </w:pPr>
            <w:r>
              <w:t>• Newspapers (Hindu and IE Explained) (Social issues, NFHS reports)</w:t>
            </w:r>
          </w:p>
        </w:tc>
      </w:tr>
      <w:tr w:rsidR="001A20E6" w14:paraId="0B0E32AC" w14:textId="77777777">
        <w:tc>
          <w:tcPr>
            <w:tcW w:w="1650" w:type="pct"/>
            <w:tcBorders>
              <w:bottom w:val="single" w:sz="2" w:space="0" w:color="D1D5DB"/>
              <w:right w:val="single" w:sz="2" w:space="0" w:color="D1D5DB"/>
            </w:tcBorders>
            <w:tcMar>
              <w:top w:w="200" w:type="dxa"/>
              <w:left w:w="150" w:type="dxa"/>
              <w:bottom w:w="200" w:type="dxa"/>
              <w:right w:w="150" w:type="dxa"/>
            </w:tcMar>
          </w:tcPr>
          <w:p w14:paraId="4B4AF164" w14:textId="77777777" w:rsidR="001A20E6" w:rsidRDefault="00000000">
            <w:pPr>
              <w:pStyle w:val="TableCellSubjectName"/>
            </w:pPr>
            <w:r>
              <w:t>Essay</w:t>
            </w:r>
          </w:p>
          <w:p w14:paraId="151B6831" w14:textId="77777777" w:rsidR="001A20E6" w:rsidRDefault="00000000">
            <w:pPr>
              <w:pStyle w:val="TableCellCategoryTitle"/>
            </w:pPr>
            <w:r>
              <w:t>📚 Primary Books</w:t>
            </w:r>
          </w:p>
          <w:p w14:paraId="5778D1A1" w14:textId="77777777" w:rsidR="001A20E6" w:rsidRDefault="00000000">
            <w:pPr>
              <w:pStyle w:val="TableCellResourceItem"/>
            </w:pPr>
            <w:r>
              <w:t>• Michael Sandel – Justice</w:t>
            </w:r>
          </w:p>
          <w:p w14:paraId="510EDF4F" w14:textId="77777777" w:rsidR="001A20E6" w:rsidRDefault="00000000">
            <w:pPr>
              <w:pStyle w:val="TableCellResourceItem"/>
            </w:pPr>
            <w:r>
              <w:t>• Ethics by Jitin Yadav</w:t>
            </w:r>
          </w:p>
          <w:p w14:paraId="4299C107" w14:textId="77777777" w:rsidR="001A20E6" w:rsidRDefault="00000000">
            <w:pPr>
              <w:pStyle w:val="TableCellResourceItem"/>
            </w:pPr>
            <w:r>
              <w:t>• 2nd ARC (4th, 10th – Ethics in Governance)</w:t>
            </w:r>
          </w:p>
          <w:p w14:paraId="1F8EEF87" w14:textId="77777777" w:rsidR="001A20E6" w:rsidRDefault="00000000">
            <w:pPr>
              <w:pStyle w:val="TableCellCategoryTitle"/>
            </w:pPr>
            <w:r>
              <w:t>📝 Practice Materials</w:t>
            </w:r>
          </w:p>
          <w:p w14:paraId="4987DA8B" w14:textId="77777777" w:rsidR="001A20E6" w:rsidRDefault="00000000">
            <w:pPr>
              <w:pStyle w:val="TableCellResourceItem"/>
            </w:pPr>
            <w:r>
              <w:t>• La Excellence Ethics Material</w:t>
            </w:r>
          </w:p>
          <w:p w14:paraId="7BD7F1CA" w14:textId="77777777" w:rsidR="001A20E6" w:rsidRDefault="00000000">
            <w:pPr>
              <w:pStyle w:val="TableCellResourceItem"/>
            </w:pPr>
            <w:r>
              <w:t>• Prelims &amp; Mains Workbooks</w:t>
            </w:r>
          </w:p>
          <w:p w14:paraId="2663D6C8" w14:textId="77777777" w:rsidR="001A20E6" w:rsidRDefault="00000000">
            <w:pPr>
              <w:pStyle w:val="TableCellCategoryTitle"/>
            </w:pPr>
            <w:r>
              <w:t>📰 Current Affairs</w:t>
            </w:r>
          </w:p>
          <w:p w14:paraId="5F338EFF" w14:textId="77777777" w:rsidR="001A20E6" w:rsidRDefault="00000000">
            <w:pPr>
              <w:pStyle w:val="TableCellResourceItem"/>
            </w:pPr>
            <w:r>
              <w:t>• Newspapers (case studies, ethical dilemmas in news)</w:t>
            </w:r>
          </w:p>
        </w:tc>
        <w:tc>
          <w:tcPr>
            <w:tcW w:w="1650" w:type="pct"/>
            <w:tcBorders>
              <w:bottom w:val="single" w:sz="2" w:space="0" w:color="D1D5DB"/>
              <w:right w:val="single" w:sz="2" w:space="0" w:color="D1D5DB"/>
            </w:tcBorders>
            <w:tcMar>
              <w:top w:w="200" w:type="dxa"/>
              <w:left w:w="150" w:type="dxa"/>
              <w:bottom w:w="200" w:type="dxa"/>
              <w:right w:w="150" w:type="dxa"/>
            </w:tcMar>
          </w:tcPr>
          <w:p w14:paraId="5801AC65" w14:textId="77777777" w:rsidR="001A20E6" w:rsidRDefault="00000000">
            <w:pPr>
              <w:pStyle w:val="TableCellSubjectName"/>
            </w:pPr>
            <w:r>
              <w:t>Sociology</w:t>
            </w:r>
          </w:p>
          <w:p w14:paraId="533F7DC6" w14:textId="77777777" w:rsidR="001A20E6" w:rsidRDefault="00000000">
            <w:pPr>
              <w:pStyle w:val="TableCellCategoryTitle"/>
            </w:pPr>
            <w:r>
              <w:t>📝 Practice Materials</w:t>
            </w:r>
          </w:p>
          <w:p w14:paraId="45C90206" w14:textId="77777777" w:rsidR="001A20E6" w:rsidRDefault="00000000">
            <w:pPr>
              <w:pStyle w:val="TableCellResourceItem"/>
            </w:pPr>
            <w:r>
              <w:t>• La Excellence Sociology Material</w:t>
            </w:r>
          </w:p>
          <w:p w14:paraId="4B5F8C00" w14:textId="77777777" w:rsidR="001A20E6" w:rsidRDefault="00000000">
            <w:pPr>
              <w:pStyle w:val="TableCellResourceItem"/>
            </w:pPr>
            <w:r>
              <w:t>• Mains RRP + Prelims RRP</w:t>
            </w:r>
          </w:p>
          <w:p w14:paraId="2B8AC474" w14:textId="77777777" w:rsidR="001A20E6" w:rsidRDefault="00000000">
            <w:pPr>
              <w:pStyle w:val="TableCellResourceItem"/>
            </w:pPr>
            <w:r>
              <w:t>• Prelims &amp; Mains Workbooks</w:t>
            </w:r>
          </w:p>
          <w:p w14:paraId="059F5190" w14:textId="77777777" w:rsidR="001A20E6" w:rsidRDefault="00000000">
            <w:pPr>
              <w:pStyle w:val="TableCellResourceItem"/>
            </w:pPr>
            <w:r>
              <w:t>• Previous Year Question Papers</w:t>
            </w:r>
          </w:p>
          <w:p w14:paraId="4C08B65C" w14:textId="77777777" w:rsidR="001A20E6" w:rsidRDefault="00000000">
            <w:pPr>
              <w:pStyle w:val="TableCellResourceItem"/>
            </w:pPr>
            <w:r>
              <w:t>• Mock Tests</w:t>
            </w:r>
          </w:p>
          <w:p w14:paraId="0548D858" w14:textId="77777777" w:rsidR="001A20E6" w:rsidRDefault="00000000">
            <w:pPr>
              <w:pStyle w:val="TableCellResourceItem"/>
            </w:pPr>
            <w:r>
              <w:t>• La Excellence Indian Society Material</w:t>
            </w:r>
          </w:p>
          <w:p w14:paraId="56A0512E" w14:textId="77777777" w:rsidR="001A20E6" w:rsidRDefault="00000000">
            <w:pPr>
              <w:pStyle w:val="TableCellResourceItem"/>
            </w:pPr>
            <w:r>
              <w:t>• Mains Workbook - Paper I</w:t>
            </w:r>
          </w:p>
          <w:p w14:paraId="5F5727CD" w14:textId="77777777" w:rsidR="001A20E6" w:rsidRDefault="00000000">
            <w:pPr>
              <w:pStyle w:val="TableCellResourceItem"/>
            </w:pPr>
            <w:r>
              <w:t>• La Excellence Social Change Material</w:t>
            </w:r>
          </w:p>
          <w:p w14:paraId="2D9ED85D" w14:textId="77777777" w:rsidR="001A20E6" w:rsidRDefault="00000000">
            <w:pPr>
              <w:pStyle w:val="TableCellResourceItem"/>
            </w:pPr>
            <w:r>
              <w:t>• Mains Workbook - Paper II</w:t>
            </w:r>
          </w:p>
          <w:p w14:paraId="41DF290C" w14:textId="77777777" w:rsidR="001A20E6" w:rsidRDefault="00000000">
            <w:pPr>
              <w:pStyle w:val="TableCellResourceItem"/>
            </w:pPr>
            <w:r>
              <w:t>• La Excellence Sociology of Religion Material</w:t>
            </w:r>
          </w:p>
          <w:p w14:paraId="29369338" w14:textId="77777777" w:rsidR="001A20E6" w:rsidRDefault="00000000">
            <w:pPr>
              <w:pStyle w:val="TableCellResourceItem"/>
            </w:pPr>
            <w:r>
              <w:t>• Mains Workbook</w:t>
            </w:r>
          </w:p>
          <w:p w14:paraId="2DBA875D" w14:textId="77777777" w:rsidR="001A20E6" w:rsidRDefault="00000000">
            <w:pPr>
              <w:pStyle w:val="TableCellResourceItem"/>
            </w:pPr>
            <w:r>
              <w:t>• La Excellence Sociology of Education Material</w:t>
            </w:r>
          </w:p>
          <w:p w14:paraId="67E7C137" w14:textId="77777777" w:rsidR="001A20E6" w:rsidRDefault="00000000">
            <w:pPr>
              <w:pStyle w:val="TableCellResourceItem"/>
            </w:pPr>
            <w:r>
              <w:t>• Mains Workbook</w:t>
            </w:r>
          </w:p>
          <w:p w14:paraId="40EC514B" w14:textId="77777777" w:rsidR="001A20E6" w:rsidRDefault="00000000">
            <w:pPr>
              <w:pStyle w:val="TableCellResourceItem"/>
            </w:pPr>
            <w:r>
              <w:t>• La Excellence Social Stratification Material</w:t>
            </w:r>
          </w:p>
          <w:p w14:paraId="44F77CD1" w14:textId="77777777" w:rsidR="001A20E6" w:rsidRDefault="00000000">
            <w:pPr>
              <w:pStyle w:val="TableCellResourceItem"/>
            </w:pPr>
            <w:r>
              <w:t>• Mains Workbook</w:t>
            </w:r>
          </w:p>
          <w:p w14:paraId="657C3E35" w14:textId="77777777" w:rsidR="001A20E6" w:rsidRDefault="00000000">
            <w:pPr>
              <w:pStyle w:val="TableCellResourceItem"/>
            </w:pPr>
            <w:r>
              <w:t>• La Excellence Gender Studies Material</w:t>
            </w:r>
          </w:p>
          <w:p w14:paraId="6A6B60C0" w14:textId="77777777" w:rsidR="001A20E6" w:rsidRDefault="00000000">
            <w:pPr>
              <w:pStyle w:val="TableCellResourceItem"/>
            </w:pPr>
            <w:r>
              <w:t>• Mains Workbook</w:t>
            </w:r>
          </w:p>
          <w:p w14:paraId="346B9C5D" w14:textId="77777777" w:rsidR="001A20E6" w:rsidRDefault="00000000">
            <w:pPr>
              <w:pStyle w:val="TableCellResourceItem"/>
            </w:pPr>
            <w:r>
              <w:t>• La Excellence Urban Sociology Material</w:t>
            </w:r>
          </w:p>
          <w:p w14:paraId="1F5A63DE" w14:textId="77777777" w:rsidR="001A20E6" w:rsidRDefault="00000000">
            <w:pPr>
              <w:pStyle w:val="TableCellResourceItem"/>
            </w:pPr>
            <w:r>
              <w:t>• Mains Workbook</w:t>
            </w:r>
          </w:p>
          <w:p w14:paraId="69B60B72" w14:textId="77777777" w:rsidR="001A20E6" w:rsidRDefault="00000000">
            <w:pPr>
              <w:pStyle w:val="TableCellResourceItem"/>
            </w:pPr>
            <w:r>
              <w:t>• La Excellence Rural Sociology Material</w:t>
            </w:r>
          </w:p>
          <w:p w14:paraId="07E1FF6A" w14:textId="77777777" w:rsidR="001A20E6" w:rsidRDefault="00000000">
            <w:pPr>
              <w:pStyle w:val="TableCellResourceItem"/>
            </w:pPr>
            <w:r>
              <w:t>• Mains Workbook</w:t>
            </w:r>
          </w:p>
          <w:p w14:paraId="041047AC" w14:textId="77777777" w:rsidR="001A20E6" w:rsidRDefault="00000000">
            <w:pPr>
              <w:pStyle w:val="TableCellResourceItem"/>
            </w:pPr>
            <w:r>
              <w:t>• La Excellence Social Movements Material</w:t>
            </w:r>
          </w:p>
          <w:p w14:paraId="7F9A53DE" w14:textId="77777777" w:rsidR="001A20E6" w:rsidRDefault="00000000">
            <w:pPr>
              <w:pStyle w:val="TableCellResourceItem"/>
            </w:pPr>
            <w:r>
              <w:t>• Mains Workbook</w:t>
            </w:r>
          </w:p>
          <w:p w14:paraId="5E90694D" w14:textId="77777777" w:rsidR="001A20E6" w:rsidRDefault="00000000">
            <w:pPr>
              <w:pStyle w:val="TableCellResourceItem"/>
            </w:pPr>
            <w:r>
              <w:t>• La Excellence Sociology of Health Material</w:t>
            </w:r>
          </w:p>
          <w:p w14:paraId="6524A056" w14:textId="77777777" w:rsidR="001A20E6" w:rsidRDefault="00000000">
            <w:pPr>
              <w:pStyle w:val="TableCellResourceItem"/>
            </w:pPr>
            <w:r>
              <w:t>• Mains Workbook</w:t>
            </w:r>
          </w:p>
          <w:p w14:paraId="4927FCA0" w14:textId="77777777" w:rsidR="001A20E6" w:rsidRDefault="00000000">
            <w:pPr>
              <w:pStyle w:val="TableCellResourceItem"/>
            </w:pPr>
            <w:r>
              <w:t>• La Excellence Sociology of Law Material</w:t>
            </w:r>
          </w:p>
          <w:p w14:paraId="1E1369DB" w14:textId="77777777" w:rsidR="001A20E6" w:rsidRDefault="00000000">
            <w:pPr>
              <w:pStyle w:val="TableCellResourceItem"/>
            </w:pPr>
            <w:r>
              <w:t>• Mains Workbook</w:t>
            </w:r>
          </w:p>
          <w:p w14:paraId="69D0C754" w14:textId="77777777" w:rsidR="001A20E6" w:rsidRDefault="00000000">
            <w:pPr>
              <w:pStyle w:val="TableCellResourceItem"/>
            </w:pPr>
            <w:r>
              <w:t>• La Excellence Sociology of Media Material</w:t>
            </w:r>
          </w:p>
          <w:p w14:paraId="097BDA61" w14:textId="77777777" w:rsidR="001A20E6" w:rsidRDefault="00000000">
            <w:pPr>
              <w:pStyle w:val="TableCellResourceItem"/>
            </w:pPr>
            <w:r>
              <w:t>• Mains Workbook</w:t>
            </w:r>
          </w:p>
          <w:p w14:paraId="6F756E30" w14:textId="77777777" w:rsidR="001A20E6" w:rsidRDefault="00000000">
            <w:pPr>
              <w:pStyle w:val="TableCellResourceItem"/>
            </w:pPr>
            <w:r>
              <w:t>• La Excellence Sociology of Science Material</w:t>
            </w:r>
          </w:p>
          <w:p w14:paraId="07111510" w14:textId="77777777" w:rsidR="001A20E6" w:rsidRDefault="00000000">
            <w:pPr>
              <w:pStyle w:val="TableCellResourceItem"/>
            </w:pPr>
            <w:r>
              <w:t>• Mains Workbook</w:t>
            </w:r>
          </w:p>
          <w:p w14:paraId="3561B066" w14:textId="77777777" w:rsidR="001A20E6" w:rsidRDefault="00000000">
            <w:pPr>
              <w:pStyle w:val="TableCellResourceItem"/>
            </w:pPr>
            <w:r>
              <w:t>• La Excellence Sociology of Environment Material</w:t>
            </w:r>
          </w:p>
          <w:p w14:paraId="7FB90B9F" w14:textId="77777777" w:rsidR="001A20E6" w:rsidRDefault="00000000">
            <w:pPr>
              <w:pStyle w:val="TableCellResourceItem"/>
            </w:pPr>
            <w:r>
              <w:t>• Mains Workbook</w:t>
            </w:r>
          </w:p>
          <w:p w14:paraId="78FFD968" w14:textId="77777777" w:rsidR="001A20E6" w:rsidRDefault="00000000">
            <w:pPr>
              <w:pStyle w:val="TableCellResourceItem"/>
            </w:pPr>
            <w:r>
              <w:t>• La Excellence Sociology of Globalization Material</w:t>
            </w:r>
          </w:p>
          <w:p w14:paraId="0A44545C" w14:textId="77777777" w:rsidR="001A20E6" w:rsidRDefault="00000000">
            <w:pPr>
              <w:pStyle w:val="TableCellResourceItem"/>
            </w:pPr>
            <w:r>
              <w:t>• Mains Workbook</w:t>
            </w:r>
          </w:p>
          <w:p w14:paraId="7A64FE59" w14:textId="77777777" w:rsidR="001A20E6" w:rsidRDefault="00000000">
            <w:pPr>
              <w:pStyle w:val="TableCellResourceItem"/>
            </w:pPr>
            <w:r>
              <w:t>• La Excellence Sociology of Work Material</w:t>
            </w:r>
          </w:p>
          <w:p w14:paraId="0F7E8DA0" w14:textId="77777777" w:rsidR="001A20E6" w:rsidRDefault="00000000">
            <w:pPr>
              <w:pStyle w:val="TableCellResourceItem"/>
            </w:pPr>
            <w:r>
              <w:t>• Mains Workbook</w:t>
            </w:r>
          </w:p>
          <w:p w14:paraId="050BFF2E" w14:textId="77777777" w:rsidR="001A20E6" w:rsidRDefault="00000000">
            <w:pPr>
              <w:pStyle w:val="TableCellCategoryTitle"/>
            </w:pPr>
            <w:r>
              <w:t>📰 Current Affairs</w:t>
            </w:r>
          </w:p>
          <w:p w14:paraId="38494933" w14:textId="77777777" w:rsidR="001A20E6" w:rsidRDefault="00000000">
            <w:pPr>
              <w:pStyle w:val="TableCellResourceItem"/>
            </w:pPr>
            <w:r>
              <w:t>• Indian Sociological Review</w:t>
            </w:r>
          </w:p>
          <w:p w14:paraId="6E89F9EC" w14:textId="77777777" w:rsidR="001A20E6" w:rsidRDefault="00000000">
            <w:pPr>
              <w:pStyle w:val="TableCellResourceItem"/>
            </w:pPr>
            <w:r>
              <w:t>• Economic and Political Weekly (EPW)</w:t>
            </w:r>
          </w:p>
          <w:p w14:paraId="3E45CF1E" w14:textId="77777777" w:rsidR="001A20E6" w:rsidRDefault="00000000">
            <w:pPr>
              <w:pStyle w:val="TableCellResourceItem"/>
            </w:pPr>
            <w:r>
              <w:t>• Newspapers (The Hindu, Indian Express - Social issues)</w:t>
            </w:r>
          </w:p>
          <w:p w14:paraId="17277975" w14:textId="77777777" w:rsidR="001A20E6" w:rsidRDefault="00000000">
            <w:pPr>
              <w:pStyle w:val="TableCellResourceItem"/>
            </w:pPr>
            <w:r>
              <w:t>• Yojana Magazine</w:t>
            </w:r>
          </w:p>
          <w:p w14:paraId="606B42E3" w14:textId="77777777" w:rsidR="001A20E6" w:rsidRDefault="00000000">
            <w:pPr>
              <w:pStyle w:val="TableCellResourceItem"/>
            </w:pPr>
            <w:r>
              <w:t>• Kurukshetra Magazine</w:t>
            </w:r>
          </w:p>
          <w:p w14:paraId="0DF1DFF3" w14:textId="77777777" w:rsidR="001A20E6" w:rsidRDefault="00000000">
            <w:pPr>
              <w:pStyle w:val="TableCellResourceItem"/>
            </w:pPr>
            <w:r>
              <w:t>• Social Watch India Reports</w:t>
            </w:r>
          </w:p>
          <w:p w14:paraId="13292CD2" w14:textId="77777777" w:rsidR="001A20E6" w:rsidRDefault="00000000">
            <w:pPr>
              <w:pStyle w:val="TableCellResourceItem"/>
            </w:pPr>
            <w:r>
              <w:t>• NSSO Reports</w:t>
            </w:r>
          </w:p>
          <w:p w14:paraId="2DA928F7" w14:textId="77777777" w:rsidR="001A20E6" w:rsidRDefault="00000000">
            <w:pPr>
              <w:pStyle w:val="TableCellResourceItem"/>
            </w:pPr>
            <w:r>
              <w:t>• NFHS Reports</w:t>
            </w:r>
          </w:p>
          <w:p w14:paraId="4D9559CE" w14:textId="77777777" w:rsidR="001A20E6" w:rsidRDefault="00000000">
            <w:pPr>
              <w:pStyle w:val="TableCellResourceItem"/>
            </w:pPr>
            <w:r>
              <w:t>• EPW Articles on Indian Society</w:t>
            </w:r>
          </w:p>
          <w:p w14:paraId="75A31803" w14:textId="77777777" w:rsidR="001A20E6" w:rsidRDefault="00000000">
            <w:pPr>
              <w:pStyle w:val="TableCellResourceItem"/>
            </w:pPr>
            <w:r>
              <w:t>• Census Reports</w:t>
            </w:r>
          </w:p>
          <w:p w14:paraId="0CDD25AD" w14:textId="77777777" w:rsidR="001A20E6" w:rsidRDefault="00000000">
            <w:pPr>
              <w:pStyle w:val="TableCellResourceItem"/>
            </w:pPr>
            <w:r>
              <w:t>• Social Development Reports</w:t>
            </w:r>
          </w:p>
          <w:p w14:paraId="1AFB179F" w14:textId="77777777" w:rsidR="001A20E6" w:rsidRDefault="00000000">
            <w:pPr>
              <w:pStyle w:val="TableCellResourceItem"/>
            </w:pPr>
            <w:r>
              <w:t>• Planning Commission Reports</w:t>
            </w:r>
          </w:p>
          <w:p w14:paraId="2DC5E3F6" w14:textId="77777777" w:rsidR="001A20E6" w:rsidRDefault="00000000">
            <w:pPr>
              <w:pStyle w:val="TableCellResourceItem"/>
            </w:pPr>
            <w:r>
              <w:t>• NITI Aayog Reports</w:t>
            </w:r>
          </w:p>
          <w:p w14:paraId="1BC72CDC" w14:textId="77777777" w:rsidR="001A20E6" w:rsidRDefault="00000000">
            <w:pPr>
              <w:pStyle w:val="TableCellResourceItem"/>
            </w:pPr>
            <w:r>
              <w:t>• World Bank Reports on India</w:t>
            </w:r>
          </w:p>
          <w:p w14:paraId="4310BB41" w14:textId="77777777" w:rsidR="001A20E6" w:rsidRDefault="00000000">
            <w:pPr>
              <w:pStyle w:val="TableCellResourceItem"/>
            </w:pPr>
            <w:r>
              <w:t>• Religious Demographics Reports</w:t>
            </w:r>
          </w:p>
          <w:p w14:paraId="73EC8374" w14:textId="77777777" w:rsidR="001A20E6" w:rsidRDefault="00000000">
            <w:pPr>
              <w:pStyle w:val="TableCellResourceItem"/>
            </w:pPr>
            <w:r>
              <w:t>• Minority Commission Reports</w:t>
            </w:r>
          </w:p>
          <w:p w14:paraId="537BE6FC" w14:textId="77777777" w:rsidR="001A20E6" w:rsidRDefault="00000000">
            <w:pPr>
              <w:pStyle w:val="TableCellResourceItem"/>
            </w:pPr>
            <w:r>
              <w:t>• ASER Reports</w:t>
            </w:r>
          </w:p>
          <w:p w14:paraId="53593653" w14:textId="77777777" w:rsidR="001A20E6" w:rsidRDefault="00000000">
            <w:pPr>
              <w:pStyle w:val="TableCellResourceItem"/>
            </w:pPr>
            <w:r>
              <w:t>• NEP 2020</w:t>
            </w:r>
          </w:p>
          <w:p w14:paraId="2085F3C2" w14:textId="77777777" w:rsidR="001A20E6" w:rsidRDefault="00000000">
            <w:pPr>
              <w:pStyle w:val="TableCellResourceItem"/>
            </w:pPr>
            <w:r>
              <w:t>• Education Statistics Reports</w:t>
            </w:r>
          </w:p>
          <w:p w14:paraId="4DE518A4" w14:textId="77777777" w:rsidR="001A20E6" w:rsidRDefault="00000000">
            <w:pPr>
              <w:pStyle w:val="TableCellResourceItem"/>
            </w:pPr>
            <w:r>
              <w:t>• Sachar Committee Report</w:t>
            </w:r>
          </w:p>
          <w:p w14:paraId="68EF2A23" w14:textId="77777777" w:rsidR="001A20E6" w:rsidRDefault="00000000">
            <w:pPr>
              <w:pStyle w:val="TableCellResourceItem"/>
            </w:pPr>
            <w:r>
              <w:t>• Mandal Commission Report</w:t>
            </w:r>
          </w:p>
          <w:p w14:paraId="3A306365" w14:textId="77777777" w:rsidR="001A20E6" w:rsidRDefault="00000000">
            <w:pPr>
              <w:pStyle w:val="TableCellResourceItem"/>
            </w:pPr>
            <w:r>
              <w:t>• Caste Census Data</w:t>
            </w:r>
          </w:p>
          <w:p w14:paraId="6D61FBFF" w14:textId="77777777" w:rsidR="001A20E6" w:rsidRDefault="00000000">
            <w:pPr>
              <w:pStyle w:val="TableCellResourceItem"/>
            </w:pPr>
            <w:r>
              <w:t>• Gender Budget Reports</w:t>
            </w:r>
          </w:p>
          <w:p w14:paraId="630D4B76" w14:textId="77777777" w:rsidR="001A20E6" w:rsidRDefault="00000000">
            <w:pPr>
              <w:pStyle w:val="TableCellResourceItem"/>
            </w:pPr>
            <w:r>
              <w:t>• Women and Child Development Ministry Reports</w:t>
            </w:r>
          </w:p>
          <w:p w14:paraId="1014E861" w14:textId="77777777" w:rsidR="001A20E6" w:rsidRDefault="00000000">
            <w:pPr>
              <w:pStyle w:val="TableCellResourceItem"/>
            </w:pPr>
            <w:r>
              <w:t>• NFHS Gender Data</w:t>
            </w:r>
          </w:p>
          <w:p w14:paraId="0D23840B" w14:textId="77777777" w:rsidR="001A20E6" w:rsidRDefault="00000000">
            <w:pPr>
              <w:pStyle w:val="TableCellResourceItem"/>
            </w:pPr>
            <w:r>
              <w:t>• Census Urban Data</w:t>
            </w:r>
          </w:p>
          <w:p w14:paraId="268D5351" w14:textId="77777777" w:rsidR="001A20E6" w:rsidRDefault="00000000">
            <w:pPr>
              <w:pStyle w:val="TableCellResourceItem"/>
            </w:pPr>
            <w:r>
              <w:t>• Smart Cities Mission Reports</w:t>
            </w:r>
          </w:p>
          <w:p w14:paraId="16C2228B" w14:textId="77777777" w:rsidR="001A20E6" w:rsidRDefault="00000000">
            <w:pPr>
              <w:pStyle w:val="TableCellResourceItem"/>
            </w:pPr>
            <w:r>
              <w:t>• Urban Development Ministry Reports</w:t>
            </w:r>
          </w:p>
          <w:p w14:paraId="30B3F95A" w14:textId="77777777" w:rsidR="001A20E6" w:rsidRDefault="00000000">
            <w:pPr>
              <w:pStyle w:val="TableCellResourceItem"/>
            </w:pPr>
            <w:r>
              <w:t>• Rural Development Ministry Reports</w:t>
            </w:r>
          </w:p>
          <w:p w14:paraId="0371B6C9" w14:textId="77777777" w:rsidR="001A20E6" w:rsidRDefault="00000000">
            <w:pPr>
              <w:pStyle w:val="TableCellResourceItem"/>
            </w:pPr>
            <w:r>
              <w:t>• MGNREGA Reports</w:t>
            </w:r>
          </w:p>
          <w:p w14:paraId="3C7DDC44" w14:textId="77777777" w:rsidR="001A20E6" w:rsidRDefault="00000000">
            <w:pPr>
              <w:pStyle w:val="TableCellResourceItem"/>
            </w:pPr>
            <w:r>
              <w:t>• Panchayati Raj Statistics</w:t>
            </w:r>
          </w:p>
          <w:p w14:paraId="4377ECBA" w14:textId="77777777" w:rsidR="001A20E6" w:rsidRDefault="00000000">
            <w:pPr>
              <w:pStyle w:val="TableCellResourceItem"/>
            </w:pPr>
            <w:r>
              <w:t>• Social Movement Case Studies</w:t>
            </w:r>
          </w:p>
          <w:p w14:paraId="6AC1751B" w14:textId="77777777" w:rsidR="001A20E6" w:rsidRDefault="00000000">
            <w:pPr>
              <w:pStyle w:val="TableCellResourceItem"/>
            </w:pPr>
            <w:r>
              <w:t>• Civil Society Reports</w:t>
            </w:r>
          </w:p>
          <w:p w14:paraId="1AB68F56" w14:textId="77777777" w:rsidR="001A20E6" w:rsidRDefault="00000000">
            <w:pPr>
              <w:pStyle w:val="TableCellResourceItem"/>
            </w:pPr>
            <w:r>
              <w:t>• Human Rights Reports</w:t>
            </w:r>
          </w:p>
          <w:p w14:paraId="68A599C0" w14:textId="77777777" w:rsidR="001A20E6" w:rsidRDefault="00000000">
            <w:pPr>
              <w:pStyle w:val="TableCellResourceItem"/>
            </w:pPr>
            <w:r>
              <w:t>• Health Ministry Reports</w:t>
            </w:r>
          </w:p>
          <w:p w14:paraId="34084DD7" w14:textId="77777777" w:rsidR="001A20E6" w:rsidRDefault="00000000">
            <w:pPr>
              <w:pStyle w:val="TableCellResourceItem"/>
            </w:pPr>
            <w:r>
              <w:t>• WHO Reports on India</w:t>
            </w:r>
          </w:p>
          <w:p w14:paraId="3D9F0AF2" w14:textId="77777777" w:rsidR="001A20E6" w:rsidRDefault="00000000">
            <w:pPr>
              <w:pStyle w:val="TableCellResourceItem"/>
            </w:pPr>
            <w:r>
              <w:t>• Ayushman Bharat Reports</w:t>
            </w:r>
          </w:p>
          <w:p w14:paraId="1973B797" w14:textId="77777777" w:rsidR="001A20E6" w:rsidRDefault="00000000">
            <w:pPr>
              <w:pStyle w:val="TableCellResourceItem"/>
            </w:pPr>
            <w:r>
              <w:t>• Law Commission Reports</w:t>
            </w:r>
          </w:p>
          <w:p w14:paraId="0756CEE3" w14:textId="77777777" w:rsidR="001A20E6" w:rsidRDefault="00000000">
            <w:pPr>
              <w:pStyle w:val="TableCellResourceItem"/>
            </w:pPr>
            <w:r>
              <w:t>• Supreme Court Judgments</w:t>
            </w:r>
          </w:p>
          <w:p w14:paraId="284B8254" w14:textId="77777777" w:rsidR="001A20E6" w:rsidRDefault="00000000">
            <w:pPr>
              <w:pStyle w:val="TableCellResourceItem"/>
            </w:pPr>
            <w:r>
              <w:t>• Legal Aid Reports</w:t>
            </w:r>
          </w:p>
          <w:p w14:paraId="73D39C44" w14:textId="77777777" w:rsidR="001A20E6" w:rsidRDefault="00000000">
            <w:pPr>
              <w:pStyle w:val="TableCellResourceItem"/>
            </w:pPr>
            <w:r>
              <w:t>• Media Reports</w:t>
            </w:r>
          </w:p>
          <w:p w14:paraId="181ECF0C" w14:textId="77777777" w:rsidR="001A20E6" w:rsidRDefault="00000000">
            <w:pPr>
              <w:pStyle w:val="TableCellResourceItem"/>
            </w:pPr>
            <w:r>
              <w:t>• Broadcasting Ministry Reports</w:t>
            </w:r>
          </w:p>
          <w:p w14:paraId="70F9B9E0" w14:textId="77777777" w:rsidR="001A20E6" w:rsidRDefault="00000000">
            <w:pPr>
              <w:pStyle w:val="TableCellResourceItem"/>
            </w:pPr>
            <w:r>
              <w:t>• Social Media Impact Studies</w:t>
            </w:r>
          </w:p>
          <w:p w14:paraId="375CC142" w14:textId="77777777" w:rsidR="001A20E6" w:rsidRDefault="00000000">
            <w:pPr>
              <w:pStyle w:val="TableCellResourceItem"/>
            </w:pPr>
            <w:r>
              <w:t>• Science and Technology Ministry Reports</w:t>
            </w:r>
          </w:p>
          <w:p w14:paraId="7C6ED69E" w14:textId="77777777" w:rsidR="001A20E6" w:rsidRDefault="00000000">
            <w:pPr>
              <w:pStyle w:val="TableCellResourceItem"/>
            </w:pPr>
            <w:r>
              <w:t>• ISRO Reports</w:t>
            </w:r>
          </w:p>
          <w:p w14:paraId="432C5CD7" w14:textId="77777777" w:rsidR="001A20E6" w:rsidRDefault="00000000">
            <w:pPr>
              <w:pStyle w:val="TableCellResourceItem"/>
            </w:pPr>
            <w:r>
              <w:t>• Digital India Reports</w:t>
            </w:r>
          </w:p>
          <w:p w14:paraId="17F27E19" w14:textId="77777777" w:rsidR="001A20E6" w:rsidRDefault="00000000">
            <w:pPr>
              <w:pStyle w:val="TableCellResourceItem"/>
            </w:pPr>
            <w:r>
              <w:t>• Environment Ministry Reports</w:t>
            </w:r>
          </w:p>
          <w:p w14:paraId="4CDC3E54" w14:textId="77777777" w:rsidR="001A20E6" w:rsidRDefault="00000000">
            <w:pPr>
              <w:pStyle w:val="TableCellResourceItem"/>
            </w:pPr>
            <w:r>
              <w:t>• Climate Change Reports</w:t>
            </w:r>
          </w:p>
          <w:p w14:paraId="384FEDAA" w14:textId="77777777" w:rsidR="001A20E6" w:rsidRDefault="00000000">
            <w:pPr>
              <w:pStyle w:val="TableCellResourceItem"/>
            </w:pPr>
            <w:r>
              <w:t>• Sustainable Development Reports</w:t>
            </w:r>
          </w:p>
          <w:p w14:paraId="6D5D61BB" w14:textId="77777777" w:rsidR="001A20E6" w:rsidRDefault="00000000">
            <w:pPr>
              <w:pStyle w:val="TableCellResourceItem"/>
            </w:pPr>
            <w:r>
              <w:t>• WTO Reports</w:t>
            </w:r>
          </w:p>
          <w:p w14:paraId="327B2E02" w14:textId="77777777" w:rsidR="001A20E6" w:rsidRDefault="00000000">
            <w:pPr>
              <w:pStyle w:val="TableCellResourceItem"/>
            </w:pPr>
            <w:r>
              <w:t>• Globalization Impact Studies</w:t>
            </w:r>
          </w:p>
          <w:p w14:paraId="3AA0CBEF" w14:textId="77777777" w:rsidR="001A20E6" w:rsidRDefault="00000000">
            <w:pPr>
              <w:pStyle w:val="TableCellResourceItem"/>
            </w:pPr>
            <w:r>
              <w:t>• International Migration Reports</w:t>
            </w:r>
          </w:p>
          <w:p w14:paraId="45BC550F" w14:textId="77777777" w:rsidR="001A20E6" w:rsidRDefault="00000000">
            <w:pPr>
              <w:pStyle w:val="TableCellResourceItem"/>
            </w:pPr>
            <w:r>
              <w:t>• Labor Ministry Reports</w:t>
            </w:r>
          </w:p>
          <w:p w14:paraId="6517F3FE" w14:textId="77777777" w:rsidR="001A20E6" w:rsidRDefault="00000000">
            <w:pPr>
              <w:pStyle w:val="TableCellResourceItem"/>
            </w:pPr>
            <w:r>
              <w:t>• Industrial Relations Reports</w:t>
            </w:r>
          </w:p>
          <w:p w14:paraId="62F8456B"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698BF428" w14:textId="77777777" w:rsidR="001A20E6" w:rsidRDefault="00000000">
            <w:pPr>
              <w:pStyle w:val="TableCellSubjectName"/>
            </w:pPr>
            <w:r>
              <w:t>History-Ancient</w:t>
            </w:r>
          </w:p>
          <w:p w14:paraId="39229E04" w14:textId="77777777" w:rsidR="001A20E6" w:rsidRDefault="00000000">
            <w:pPr>
              <w:pStyle w:val="TableCellCategoryTitle"/>
            </w:pPr>
            <w:r>
              <w:t>📚 Primary Books</w:t>
            </w:r>
          </w:p>
          <w:p w14:paraId="0014C01F" w14:textId="77777777" w:rsidR="001A20E6" w:rsidRDefault="00000000">
            <w:pPr>
              <w:pStyle w:val="TableCellResourceItem"/>
            </w:pPr>
            <w:r>
              <w:t>• NCERT Class VI - Our Past - I - What, Where, How and When?</w:t>
            </w:r>
          </w:p>
          <w:p w14:paraId="371B0F5F" w14:textId="77777777" w:rsidR="001A20E6" w:rsidRDefault="00000000">
            <w:pPr>
              <w:pStyle w:val="TableCellResourceItem"/>
            </w:pPr>
            <w:r>
              <w:t>• Ancient India by R.S. Sharma - The Importance of Ancient History</w:t>
            </w:r>
          </w:p>
          <w:p w14:paraId="24298C80" w14:textId="77777777" w:rsidR="001A20E6" w:rsidRDefault="00000000">
            <w:pPr>
              <w:pStyle w:val="TableCellResourceItem"/>
            </w:pPr>
            <w:r>
              <w:t>• Ancient India by R.S. Sharma - The Construction of Ancient Indian History</w:t>
            </w:r>
          </w:p>
          <w:p w14:paraId="68FFDB92" w14:textId="77777777" w:rsidR="001A20E6" w:rsidRDefault="00000000">
            <w:pPr>
              <w:pStyle w:val="TableCellResourceItem"/>
            </w:pPr>
            <w:r>
              <w:t>• Ancient India by R.S. Sharma - The Geographical Setting</w:t>
            </w:r>
          </w:p>
          <w:p w14:paraId="3A975E69" w14:textId="77777777" w:rsidR="001A20E6" w:rsidRDefault="00000000">
            <w:pPr>
              <w:pStyle w:val="TableCellCategoryTitle"/>
            </w:pPr>
            <w:r>
              <w:t>📝 Practice Materials</w:t>
            </w:r>
          </w:p>
          <w:p w14:paraId="5C0DAAF9" w14:textId="77777777" w:rsidR="001A20E6" w:rsidRDefault="00000000">
            <w:pPr>
              <w:pStyle w:val="TableCellResourceItem"/>
            </w:pPr>
            <w:r>
              <w:t>• La Excellence Culture Material</w:t>
            </w:r>
          </w:p>
          <w:p w14:paraId="13650194" w14:textId="77777777" w:rsidR="001A20E6" w:rsidRDefault="00000000">
            <w:pPr>
              <w:pStyle w:val="TableCellResourceItem"/>
            </w:pPr>
            <w:r>
              <w:t>• Ancient/Medieval Prelims Workbooks</w:t>
            </w:r>
          </w:p>
          <w:p w14:paraId="24FA4C8E" w14:textId="77777777" w:rsidR="001A20E6" w:rsidRDefault="00000000">
            <w:pPr>
              <w:pStyle w:val="TableCellCategoryTitle"/>
            </w:pPr>
            <w:r>
              <w:t>📰 Current Affairs</w:t>
            </w:r>
          </w:p>
          <w:p w14:paraId="3157A97F" w14:textId="77777777" w:rsidR="001A20E6" w:rsidRDefault="00000000">
            <w:pPr>
              <w:pStyle w:val="TableCellResourceItem"/>
            </w:pPr>
            <w:r>
              <w:t>• Newspapers (CA on Archaeology/Heritage)</w:t>
            </w:r>
          </w:p>
        </w:tc>
      </w:tr>
      <w:tr w:rsidR="001A20E6" w14:paraId="3B37B389" w14:textId="77777777">
        <w:tc>
          <w:tcPr>
            <w:tcW w:w="1650" w:type="pct"/>
            <w:tcBorders>
              <w:bottom w:val="single" w:sz="2" w:space="0" w:color="D1D5DB"/>
              <w:right w:val="single" w:sz="2" w:space="0" w:color="D1D5DB"/>
            </w:tcBorders>
            <w:tcMar>
              <w:top w:w="200" w:type="dxa"/>
              <w:left w:w="150" w:type="dxa"/>
              <w:bottom w:w="200" w:type="dxa"/>
              <w:right w:w="150" w:type="dxa"/>
            </w:tcMar>
          </w:tcPr>
          <w:p w14:paraId="3ABAB98A" w14:textId="77777777" w:rsidR="001A20E6" w:rsidRDefault="00000000">
            <w:pPr>
              <w:pStyle w:val="TableCellSubjectName"/>
            </w:pPr>
            <w:r>
              <w:t>History-Medieval</w:t>
            </w:r>
          </w:p>
          <w:p w14:paraId="286CC0CC" w14:textId="77777777" w:rsidR="001A20E6" w:rsidRDefault="00000000">
            <w:pPr>
              <w:pStyle w:val="TableCellCategoryTitle"/>
            </w:pPr>
            <w:r>
              <w:t>📚 Primary Books</w:t>
            </w:r>
          </w:p>
          <w:p w14:paraId="6F2D0788" w14:textId="77777777" w:rsidR="001A20E6" w:rsidRDefault="00000000">
            <w:pPr>
              <w:pStyle w:val="TableCellResourceItem"/>
            </w:pPr>
            <w:r>
              <w:t>• NCERT Class VII - Our Past - II - Tracing Changes Through a Thousand Years</w:t>
            </w:r>
          </w:p>
          <w:p w14:paraId="2D86D9CE" w14:textId="77777777" w:rsidR="001A20E6" w:rsidRDefault="00000000">
            <w:pPr>
              <w:pStyle w:val="TableCellResourceItem"/>
            </w:pPr>
            <w:r>
              <w:t>• Medieval India by Satish Chandra - India and the World</w:t>
            </w:r>
          </w:p>
          <w:p w14:paraId="295E6ECE" w14:textId="77777777" w:rsidR="001A20E6" w:rsidRDefault="00000000">
            <w:pPr>
              <w:pStyle w:val="TableCellResourceItem"/>
            </w:pPr>
            <w:r>
              <w:t>• Medieval India by Satish Chandra - Assessment and Review of Medieval India</w:t>
            </w:r>
          </w:p>
          <w:p w14:paraId="26CDACCE" w14:textId="77777777" w:rsidR="001A20E6" w:rsidRDefault="00000000">
            <w:pPr>
              <w:pStyle w:val="TableCellCategoryTitle"/>
            </w:pPr>
            <w:r>
              <w:t>📝 Practice Materials</w:t>
            </w:r>
          </w:p>
          <w:p w14:paraId="3B6B17C1" w14:textId="77777777" w:rsidR="001A20E6" w:rsidRDefault="00000000">
            <w:pPr>
              <w:pStyle w:val="TableCellResourceItem"/>
            </w:pPr>
            <w:r>
              <w:t>• La Excellence Culture Material</w:t>
            </w:r>
          </w:p>
          <w:p w14:paraId="167B1471" w14:textId="77777777" w:rsidR="001A20E6" w:rsidRDefault="00000000">
            <w:pPr>
              <w:pStyle w:val="TableCellResourceItem"/>
            </w:pPr>
            <w:r>
              <w:t>• Ancient/Medieval Prelims Workbooks</w:t>
            </w:r>
          </w:p>
          <w:p w14:paraId="0ACBF7EA" w14:textId="77777777" w:rsidR="001A20E6" w:rsidRDefault="00000000">
            <w:pPr>
              <w:pStyle w:val="TableCellCategoryTitle"/>
            </w:pPr>
            <w:r>
              <w:t>📰 Current Affairs</w:t>
            </w:r>
          </w:p>
          <w:p w14:paraId="4DF27CB6" w14:textId="77777777" w:rsidR="001A20E6" w:rsidRDefault="00000000">
            <w:pPr>
              <w:pStyle w:val="TableCellResourceItem"/>
            </w:pPr>
            <w:r>
              <w:t>• Newspapers (CA on Archaeology/Heritage)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6AA72E80" w14:textId="77777777" w:rsidR="001A20E6" w:rsidRDefault="00000000">
            <w:pPr>
              <w:pStyle w:val="TableCellSubjectName"/>
            </w:pPr>
            <w:r>
              <w:t>History-Modern</w:t>
            </w:r>
          </w:p>
          <w:p w14:paraId="2AAFE348" w14:textId="77777777" w:rsidR="001A20E6" w:rsidRDefault="00000000">
            <w:pPr>
              <w:pStyle w:val="TableCellCategoryTitle"/>
            </w:pPr>
            <w:r>
              <w:t>📚 Primary Books</w:t>
            </w:r>
          </w:p>
          <w:p w14:paraId="38AF0185" w14:textId="77777777" w:rsidR="001A20E6" w:rsidRDefault="00000000">
            <w:pPr>
              <w:pStyle w:val="TableCellResourceItem"/>
            </w:pPr>
            <w:r>
              <w:t>• NCERT Class VIII - Our Past - III - How, When and Where</w:t>
            </w:r>
          </w:p>
          <w:p w14:paraId="2CDA2648" w14:textId="77777777" w:rsidR="001A20E6" w:rsidRDefault="00000000">
            <w:pPr>
              <w:pStyle w:val="TableCellResourceItem"/>
            </w:pPr>
            <w:r>
              <w:t>• Old NCERT - Modern India by Bipan Chandra - The Decline of the Mughal Empire</w:t>
            </w:r>
          </w:p>
          <w:p w14:paraId="47FB5F43" w14:textId="77777777" w:rsidR="001A20E6" w:rsidRDefault="00000000">
            <w:pPr>
              <w:pStyle w:val="TableCellCategoryTitle"/>
            </w:pPr>
            <w:r>
              <w:t>📝 Practice Materials</w:t>
            </w:r>
          </w:p>
          <w:p w14:paraId="118275A5" w14:textId="77777777" w:rsidR="001A20E6" w:rsidRDefault="00000000">
            <w:pPr>
              <w:pStyle w:val="TableCellResourceItem"/>
            </w:pPr>
            <w:r>
              <w:t>• La Excellence Modern History Material</w:t>
            </w:r>
          </w:p>
          <w:p w14:paraId="54E7E86C" w14:textId="77777777" w:rsidR="001A20E6" w:rsidRDefault="00000000">
            <w:pPr>
              <w:pStyle w:val="TableCellResourceItem"/>
            </w:pPr>
            <w:r>
              <w:t>• Prelims &amp; Mains Workbooks</w:t>
            </w:r>
          </w:p>
          <w:p w14:paraId="5FCC5AE3" w14:textId="77777777" w:rsidR="001A20E6" w:rsidRDefault="00000000">
            <w:pPr>
              <w:pStyle w:val="TableCellCategoryTitle"/>
            </w:pPr>
            <w:r>
              <w:t>📰 Current Affairs</w:t>
            </w:r>
          </w:p>
          <w:p w14:paraId="3DC7A6A2" w14:textId="77777777" w:rsidR="001A20E6" w:rsidRDefault="00000000">
            <w:pPr>
              <w:pStyle w:val="TableCellResourceItem"/>
            </w:pPr>
            <w:r>
              <w:t>• Newspapers (IE – Explained History columns)</w:t>
            </w:r>
          </w:p>
        </w:tc>
        <w:tc>
          <w:tcPr>
            <w:tcW w:w="1650" w:type="pct"/>
          </w:tcPr>
          <w:p w14:paraId="2F506B78" w14:textId="77777777" w:rsidR="001A20E6" w:rsidRDefault="001A20E6"/>
        </w:tc>
      </w:tr>
    </w:tbl>
    <w:p w14:paraId="62EF598C" w14:textId="77777777" w:rsidR="001A20E6" w:rsidRDefault="001A20E6">
      <w:pPr>
        <w:spacing w:after="400"/>
      </w:pPr>
    </w:p>
    <w:p w14:paraId="134B3457"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061660E5" w14:textId="77777777">
        <w:tc>
          <w:tcPr>
            <w:tcW w:w="2500" w:type="pct"/>
            <w:tcMar>
              <w:top w:w="0" w:type="dxa"/>
              <w:left w:w="0" w:type="dxa"/>
              <w:bottom w:w="0" w:type="dxa"/>
              <w:right w:w="0" w:type="dxa"/>
            </w:tcMar>
          </w:tcPr>
          <w:p w14:paraId="4723B756" w14:textId="77777777" w:rsidR="001A20E6" w:rsidRDefault="00000000">
            <w:pPr>
              <w:pStyle w:val="WeekTitle"/>
            </w:pPr>
            <w:r>
              <w:rPr>
                <w:color w:val="0369A1"/>
              </w:rPr>
              <w:t>📅 Jun 27 - Jul 03, 2027</w:t>
            </w:r>
          </w:p>
        </w:tc>
        <w:tc>
          <w:tcPr>
            <w:tcW w:w="2500" w:type="pct"/>
            <w:tcMar>
              <w:top w:w="0" w:type="dxa"/>
              <w:left w:w="0" w:type="dxa"/>
              <w:bottom w:w="0" w:type="dxa"/>
              <w:right w:w="0" w:type="dxa"/>
            </w:tcMar>
          </w:tcPr>
          <w:p w14:paraId="403D2DE4" w14:textId="77777777" w:rsidR="001A20E6" w:rsidRDefault="00000000">
            <w:pPr>
              <w:pStyle w:val="WeekCycleName"/>
            </w:pPr>
            <w:r>
              <w:rPr>
                <w:color w:val="0369A1"/>
              </w:rPr>
              <w:t>C6</w:t>
            </w:r>
          </w:p>
        </w:tc>
      </w:tr>
    </w:tbl>
    <w:p w14:paraId="238FD53C"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2ECD7DAC" w14:textId="77777777">
        <w:tc>
          <w:tcPr>
            <w:tcW w:w="700" w:type="pct"/>
            <w:shd w:val="clear" w:color="auto" w:fill="E0F2FE"/>
            <w:tcMar>
              <w:top w:w="200" w:type="dxa"/>
              <w:left w:w="100" w:type="dxa"/>
              <w:bottom w:w="200" w:type="dxa"/>
              <w:right w:w="100" w:type="dxa"/>
            </w:tcMar>
          </w:tcPr>
          <w:p w14:paraId="5FF4206F" w14:textId="77777777" w:rsidR="001A20E6" w:rsidRDefault="00000000">
            <w:pPr>
              <w:pStyle w:val="TableCellCalendarDayHeader"/>
            </w:pPr>
            <w:r>
              <w:rPr>
                <w:color w:val="0369A1"/>
              </w:rPr>
              <w:t>Sunday</w:t>
            </w:r>
          </w:p>
          <w:p w14:paraId="338D20A9" w14:textId="77777777" w:rsidR="001A20E6" w:rsidRDefault="00000000">
            <w:pPr>
              <w:pStyle w:val="TableCellCalendarDateHeader"/>
            </w:pPr>
            <w:r>
              <w:rPr>
                <w:color w:val="0369A1"/>
              </w:rPr>
              <w:t>Jun 27</w:t>
            </w:r>
          </w:p>
          <w:p w14:paraId="482AC12C"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2B417D4B" w14:textId="77777777" w:rsidR="001A20E6" w:rsidRDefault="00000000">
            <w:pPr>
              <w:pStyle w:val="TableCellCalendarDayHeader"/>
            </w:pPr>
            <w:r>
              <w:rPr>
                <w:color w:val="0369A1"/>
              </w:rPr>
              <w:t>Monday</w:t>
            </w:r>
          </w:p>
          <w:p w14:paraId="0A706497" w14:textId="77777777" w:rsidR="001A20E6" w:rsidRDefault="00000000">
            <w:pPr>
              <w:pStyle w:val="TableCellCalendarDateHeader"/>
            </w:pPr>
            <w:r>
              <w:rPr>
                <w:color w:val="0369A1"/>
              </w:rPr>
              <w:t>Jun 28</w:t>
            </w:r>
          </w:p>
          <w:p w14:paraId="14CFAD21"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7E318E45" w14:textId="77777777" w:rsidR="001A20E6" w:rsidRDefault="00000000">
            <w:pPr>
              <w:pStyle w:val="TableCellCalendarDayHeader"/>
            </w:pPr>
            <w:r>
              <w:rPr>
                <w:color w:val="0369A1"/>
              </w:rPr>
              <w:t>Tuesday</w:t>
            </w:r>
          </w:p>
          <w:p w14:paraId="4E2BF19D" w14:textId="77777777" w:rsidR="001A20E6" w:rsidRDefault="00000000">
            <w:pPr>
              <w:pStyle w:val="TableCellCalendarDateHeader"/>
            </w:pPr>
            <w:r>
              <w:rPr>
                <w:color w:val="0369A1"/>
              </w:rPr>
              <w:t>Jun 29</w:t>
            </w:r>
          </w:p>
          <w:p w14:paraId="06E0FA51"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7FEFA693" w14:textId="77777777" w:rsidR="001A20E6" w:rsidRDefault="00000000">
            <w:pPr>
              <w:pStyle w:val="TableCellCalendarDayHeader"/>
            </w:pPr>
            <w:r>
              <w:rPr>
                <w:color w:val="0369A1"/>
              </w:rPr>
              <w:t>Wednesday</w:t>
            </w:r>
          </w:p>
          <w:p w14:paraId="27D65B9A" w14:textId="77777777" w:rsidR="001A20E6" w:rsidRDefault="00000000">
            <w:pPr>
              <w:pStyle w:val="TableCellCalendarDateHeader"/>
            </w:pPr>
            <w:r>
              <w:rPr>
                <w:color w:val="0369A1"/>
              </w:rPr>
              <w:t>Jun 30</w:t>
            </w:r>
          </w:p>
          <w:p w14:paraId="6584E2B5"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35FA29B3" w14:textId="77777777" w:rsidR="001A20E6" w:rsidRDefault="00000000">
            <w:pPr>
              <w:pStyle w:val="TableCellCalendarDayHeader"/>
            </w:pPr>
            <w:r>
              <w:rPr>
                <w:color w:val="0369A1"/>
              </w:rPr>
              <w:t>Thursday</w:t>
            </w:r>
          </w:p>
          <w:p w14:paraId="591E79BD" w14:textId="77777777" w:rsidR="001A20E6" w:rsidRDefault="00000000">
            <w:pPr>
              <w:pStyle w:val="TableCellCalendarDateHeader"/>
            </w:pPr>
            <w:r>
              <w:rPr>
                <w:color w:val="0369A1"/>
              </w:rPr>
              <w:t>Jul 01</w:t>
            </w:r>
          </w:p>
          <w:p w14:paraId="01312CF8"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5696C962" w14:textId="77777777" w:rsidR="001A20E6" w:rsidRDefault="00000000">
            <w:pPr>
              <w:pStyle w:val="TableCellCalendarDayHeader"/>
            </w:pPr>
            <w:r>
              <w:rPr>
                <w:color w:val="0369A1"/>
              </w:rPr>
              <w:t>Friday</w:t>
            </w:r>
          </w:p>
          <w:p w14:paraId="71B8A3A5" w14:textId="77777777" w:rsidR="001A20E6" w:rsidRDefault="00000000">
            <w:pPr>
              <w:pStyle w:val="TableCellCalendarDateHeader"/>
            </w:pPr>
            <w:r>
              <w:rPr>
                <w:color w:val="0369A1"/>
              </w:rPr>
              <w:t>Jul 02</w:t>
            </w:r>
          </w:p>
          <w:p w14:paraId="536ADD96"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45C3ABDE" w14:textId="77777777" w:rsidR="001A20E6" w:rsidRDefault="00000000">
            <w:pPr>
              <w:pStyle w:val="TableCellCalendarDayHeader"/>
            </w:pPr>
            <w:r>
              <w:rPr>
                <w:color w:val="F57C00"/>
              </w:rPr>
              <w:t>Saturday</w:t>
            </w:r>
          </w:p>
          <w:p w14:paraId="7EA53E75" w14:textId="77777777" w:rsidR="001A20E6" w:rsidRDefault="00000000">
            <w:pPr>
              <w:pStyle w:val="TableCellCalendarDateHeader"/>
            </w:pPr>
            <w:r>
              <w:rPr>
                <w:color w:val="F57C00"/>
              </w:rPr>
              <w:t>Jul 03</w:t>
            </w:r>
          </w:p>
          <w:p w14:paraId="245A1467" w14:textId="77777777" w:rsidR="001A20E6" w:rsidRDefault="00000000">
            <w:pPr>
              <w:pStyle w:val="TableCellCatchupLabel"/>
            </w:pPr>
            <w:r>
              <w:rPr>
                <w:color w:val="F57C00"/>
              </w:rPr>
              <w:t>Catchup Day</w:t>
            </w:r>
          </w:p>
        </w:tc>
      </w:tr>
      <w:tr w:rsidR="001A20E6" w14:paraId="29759730" w14:textId="77777777">
        <w:tc>
          <w:tcPr>
            <w:tcW w:w="700" w:type="pct"/>
            <w:shd w:val="clear" w:color="auto" w:fill="E0F2FE"/>
            <w:tcMar>
              <w:top w:w="150" w:type="dxa"/>
              <w:left w:w="100" w:type="dxa"/>
              <w:bottom w:w="150" w:type="dxa"/>
              <w:right w:w="100" w:type="dxa"/>
            </w:tcMar>
          </w:tcPr>
          <w:p w14:paraId="1C5B098D" w14:textId="77777777" w:rsidR="001A20E6" w:rsidRDefault="00000000">
            <w:pPr>
              <w:pStyle w:val="TableCellTaskSubject"/>
            </w:pPr>
            <w:r>
              <w:t>Indian Polity and Governance</w:t>
            </w:r>
          </w:p>
          <w:p w14:paraId="6B8A266F" w14:textId="77777777" w:rsidR="001A20E6" w:rsidRDefault="00000000">
            <w:pPr>
              <w:pStyle w:val="TableCellTaskDetails"/>
            </w:pPr>
            <w:r>
              <w:t>• Test - TEST — 3h</w:t>
            </w:r>
          </w:p>
          <w:p w14:paraId="2DF163B7" w14:textId="77777777" w:rsidR="001A20E6" w:rsidRDefault="00000000">
            <w:pPr>
              <w:pStyle w:val="TableCellTaskBadge"/>
              <w:shd w:val="clear" w:color="auto" w:fill="FFF3E0"/>
            </w:pPr>
            <w:r>
              <w:rPr>
                <w:b/>
                <w:bCs/>
                <w:color w:val="F57C00"/>
              </w:rPr>
              <w:t>TEST</w:t>
            </w:r>
          </w:p>
        </w:tc>
        <w:tc>
          <w:tcPr>
            <w:tcW w:w="700" w:type="pct"/>
            <w:shd w:val="clear" w:color="auto" w:fill="E0F2FE"/>
            <w:tcMar>
              <w:top w:w="150" w:type="dxa"/>
              <w:left w:w="100" w:type="dxa"/>
              <w:bottom w:w="150" w:type="dxa"/>
              <w:right w:w="100" w:type="dxa"/>
            </w:tcMar>
          </w:tcPr>
          <w:p w14:paraId="208B32D5" w14:textId="77777777" w:rsidR="001A20E6" w:rsidRDefault="00000000">
            <w:pPr>
              <w:pStyle w:val="TableCellTaskSubject"/>
            </w:pPr>
            <w:r>
              <w:t>Indian Polity and Governance</w:t>
            </w:r>
          </w:p>
          <w:p w14:paraId="1729D692" w14:textId="77777777" w:rsidR="001A20E6" w:rsidRDefault="00000000">
            <w:pPr>
              <w:pStyle w:val="TableCellTaskDetails"/>
            </w:pPr>
            <w:r>
              <w:t>• Study - System of Government (P02) — 30m</w:t>
            </w:r>
          </w:p>
          <w:p w14:paraId="3B195390" w14:textId="77777777" w:rsidR="001A20E6" w:rsidRDefault="00000000">
            <w:pPr>
              <w:pStyle w:val="TableCellTaskBadge"/>
              <w:shd w:val="clear" w:color="auto" w:fill="E3F2FD"/>
            </w:pPr>
            <w:r>
              <w:rPr>
                <w:b/>
                <w:bCs/>
                <w:color w:val="1976D2"/>
              </w:rPr>
              <w:t>STUDY</w:t>
            </w:r>
          </w:p>
          <w:p w14:paraId="55A7A1D0" w14:textId="77777777" w:rsidR="001A20E6" w:rsidRDefault="00000000">
            <w:pPr>
              <w:pStyle w:val="TableCellTaskDetails"/>
            </w:pPr>
            <w:r>
              <w:t>• Revision - Union Territories (P06) — 30m</w:t>
            </w:r>
          </w:p>
          <w:p w14:paraId="1AF794FC" w14:textId="77777777" w:rsidR="001A20E6" w:rsidRDefault="00000000">
            <w:pPr>
              <w:pStyle w:val="TableCellTaskBadge"/>
              <w:shd w:val="clear" w:color="auto" w:fill="FCE4EC"/>
            </w:pPr>
            <w:r>
              <w:rPr>
                <w:b/>
                <w:bCs/>
                <w:color w:val="C2185B"/>
              </w:rPr>
              <w:t>REVISION</w:t>
            </w:r>
          </w:p>
          <w:p w14:paraId="271B5B05" w14:textId="77777777" w:rsidR="001A20E6" w:rsidRDefault="00000000">
            <w:pPr>
              <w:pStyle w:val="TableCellTaskDetails"/>
            </w:pPr>
            <w:r>
              <w:t>• Revision - Constitutional Bodies (P07) — 30m</w:t>
            </w:r>
          </w:p>
          <w:p w14:paraId="5F7F8FA1" w14:textId="77777777" w:rsidR="001A20E6" w:rsidRDefault="00000000">
            <w:pPr>
              <w:pStyle w:val="TableCellTaskBadge"/>
              <w:shd w:val="clear" w:color="auto" w:fill="FCE4EC"/>
            </w:pPr>
            <w:r>
              <w:rPr>
                <w:b/>
                <w:bCs/>
                <w:color w:val="C2185B"/>
              </w:rPr>
              <w:t>REVISION</w:t>
            </w:r>
          </w:p>
          <w:p w14:paraId="3BB5F1E6" w14:textId="77777777" w:rsidR="001A20E6" w:rsidRDefault="00000000">
            <w:pPr>
              <w:pStyle w:val="TableCellTaskDetails"/>
            </w:pPr>
            <w:r>
              <w:t>• Revision - Non-Constitutional Bodies (P08) — 30m</w:t>
            </w:r>
          </w:p>
          <w:p w14:paraId="4E0DD94C" w14:textId="77777777" w:rsidR="001A20E6" w:rsidRDefault="00000000">
            <w:pPr>
              <w:pStyle w:val="TableCellTaskBadge"/>
              <w:shd w:val="clear" w:color="auto" w:fill="FCE4EC"/>
            </w:pPr>
            <w:r>
              <w:rPr>
                <w:b/>
                <w:bCs/>
                <w:color w:val="C2185B"/>
              </w:rPr>
              <w:t>REVISION</w:t>
            </w:r>
          </w:p>
          <w:p w14:paraId="04562329" w14:textId="77777777" w:rsidR="001A20E6" w:rsidRDefault="00000000">
            <w:pPr>
              <w:pStyle w:val="TableCellTaskDetails"/>
            </w:pPr>
            <w:r>
              <w:t>• Practice - System of Government (P02) — 30m</w:t>
            </w:r>
          </w:p>
          <w:p w14:paraId="778F9A9B"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5B2B2DC9" w14:textId="77777777" w:rsidR="001A20E6" w:rsidRDefault="00000000">
            <w:pPr>
              <w:pStyle w:val="TableCellTaskSubject"/>
            </w:pPr>
            <w:r>
              <w:t>Indian Polity and Governance</w:t>
            </w:r>
          </w:p>
          <w:p w14:paraId="22884D11" w14:textId="77777777" w:rsidR="001A20E6" w:rsidRDefault="00000000">
            <w:pPr>
              <w:pStyle w:val="TableCellTaskDetails"/>
            </w:pPr>
            <w:r>
              <w:t>• Study - Central Government (P03) — 30m</w:t>
            </w:r>
          </w:p>
          <w:p w14:paraId="62013EDE" w14:textId="77777777" w:rsidR="001A20E6" w:rsidRDefault="00000000">
            <w:pPr>
              <w:pStyle w:val="TableCellTaskBadge"/>
              <w:shd w:val="clear" w:color="auto" w:fill="E3F2FD"/>
            </w:pPr>
            <w:r>
              <w:rPr>
                <w:b/>
                <w:bCs/>
                <w:color w:val="1976D2"/>
              </w:rPr>
              <w:t>STUDY</w:t>
            </w:r>
          </w:p>
          <w:p w14:paraId="64D5C59B" w14:textId="77777777" w:rsidR="001A20E6" w:rsidRDefault="00000000">
            <w:pPr>
              <w:pStyle w:val="TableCellTaskDetails"/>
            </w:pPr>
            <w:r>
              <w:t>• Revision - Other Constitutional Dimensions (P09) — 30m</w:t>
            </w:r>
          </w:p>
          <w:p w14:paraId="780AA7EB" w14:textId="77777777" w:rsidR="001A20E6" w:rsidRDefault="00000000">
            <w:pPr>
              <w:pStyle w:val="TableCellTaskBadge"/>
              <w:shd w:val="clear" w:color="auto" w:fill="FCE4EC"/>
            </w:pPr>
            <w:r>
              <w:rPr>
                <w:b/>
                <w:bCs/>
                <w:color w:val="C2185B"/>
              </w:rPr>
              <w:t>REVISION</w:t>
            </w:r>
          </w:p>
          <w:p w14:paraId="4BD8CFB1" w14:textId="77777777" w:rsidR="001A20E6" w:rsidRDefault="00000000">
            <w:pPr>
              <w:pStyle w:val="TableCellTaskDetails"/>
            </w:pPr>
            <w:r>
              <w:t>• Revision - Political Dynamics (P10) — 30m</w:t>
            </w:r>
          </w:p>
          <w:p w14:paraId="57A493BD" w14:textId="77777777" w:rsidR="001A20E6" w:rsidRDefault="00000000">
            <w:pPr>
              <w:pStyle w:val="TableCellTaskBadge"/>
              <w:shd w:val="clear" w:color="auto" w:fill="FCE4EC"/>
            </w:pPr>
            <w:r>
              <w:rPr>
                <w:b/>
                <w:bCs/>
                <w:color w:val="C2185B"/>
              </w:rPr>
              <w:t>REVISION</w:t>
            </w:r>
          </w:p>
          <w:p w14:paraId="5FC49CB7" w14:textId="77777777" w:rsidR="001A20E6" w:rsidRDefault="00000000">
            <w:pPr>
              <w:pStyle w:val="TableCellTaskDetails"/>
            </w:pPr>
            <w:r>
              <w:t>• Revision - Governance (P11) — 30m</w:t>
            </w:r>
          </w:p>
          <w:p w14:paraId="14BCF745" w14:textId="77777777" w:rsidR="001A20E6" w:rsidRDefault="00000000">
            <w:pPr>
              <w:pStyle w:val="TableCellTaskBadge"/>
              <w:shd w:val="clear" w:color="auto" w:fill="FCE4EC"/>
            </w:pPr>
            <w:r>
              <w:rPr>
                <w:b/>
                <w:bCs/>
                <w:color w:val="C2185B"/>
              </w:rPr>
              <w:t>REVISION</w:t>
            </w:r>
          </w:p>
          <w:p w14:paraId="3066BCED" w14:textId="77777777" w:rsidR="001A20E6" w:rsidRDefault="00000000">
            <w:pPr>
              <w:pStyle w:val="TableCellTaskDetails"/>
            </w:pPr>
            <w:r>
              <w:t>• Practice - Central Government (P03) — 30m</w:t>
            </w:r>
          </w:p>
          <w:p w14:paraId="706AA60A"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4670B496" w14:textId="77777777" w:rsidR="001A20E6" w:rsidRDefault="00000000">
            <w:pPr>
              <w:pStyle w:val="TableCellTaskSubject"/>
            </w:pPr>
            <w:r>
              <w:t>Indian Polity and Governance</w:t>
            </w:r>
          </w:p>
          <w:p w14:paraId="6CCCA7FF" w14:textId="77777777" w:rsidR="001A20E6" w:rsidRDefault="00000000">
            <w:pPr>
              <w:pStyle w:val="TableCellTaskDetails"/>
            </w:pPr>
            <w:r>
              <w:t>• Study - State Government (P04) — 30m</w:t>
            </w:r>
          </w:p>
          <w:p w14:paraId="0255C2BF" w14:textId="77777777" w:rsidR="001A20E6" w:rsidRDefault="00000000">
            <w:pPr>
              <w:pStyle w:val="TableCellTaskBadge"/>
              <w:shd w:val="clear" w:color="auto" w:fill="E3F2FD"/>
            </w:pPr>
            <w:r>
              <w:rPr>
                <w:b/>
                <w:bCs/>
                <w:color w:val="1976D2"/>
              </w:rPr>
              <w:t>STUDY</w:t>
            </w:r>
          </w:p>
          <w:p w14:paraId="2F1CDC73" w14:textId="77777777" w:rsidR="001A20E6" w:rsidRDefault="00000000">
            <w:pPr>
              <w:pStyle w:val="TableCellTaskDetails"/>
            </w:pPr>
            <w:r>
              <w:t>• Revision - Broad / Overlap (P00) — 30m</w:t>
            </w:r>
          </w:p>
          <w:p w14:paraId="0141F110" w14:textId="77777777" w:rsidR="001A20E6" w:rsidRDefault="00000000">
            <w:pPr>
              <w:pStyle w:val="TableCellTaskBadge"/>
              <w:shd w:val="clear" w:color="auto" w:fill="FCE4EC"/>
            </w:pPr>
            <w:r>
              <w:rPr>
                <w:b/>
                <w:bCs/>
                <w:color w:val="C2185B"/>
              </w:rPr>
              <w:t>REVISION</w:t>
            </w:r>
          </w:p>
          <w:p w14:paraId="59C9AFA7" w14:textId="77777777" w:rsidR="001A20E6" w:rsidRDefault="00000000">
            <w:pPr>
              <w:pStyle w:val="TableCellTaskDetails"/>
            </w:pPr>
            <w:r>
              <w:t>• Revision - Constitutional Framework (P01) — 30m</w:t>
            </w:r>
          </w:p>
          <w:p w14:paraId="29648664" w14:textId="77777777" w:rsidR="001A20E6" w:rsidRDefault="00000000">
            <w:pPr>
              <w:pStyle w:val="TableCellTaskBadge"/>
              <w:shd w:val="clear" w:color="auto" w:fill="FCE4EC"/>
            </w:pPr>
            <w:r>
              <w:rPr>
                <w:b/>
                <w:bCs/>
                <w:color w:val="C2185B"/>
              </w:rPr>
              <w:t>REVISION</w:t>
            </w:r>
          </w:p>
          <w:p w14:paraId="10847EC7" w14:textId="77777777" w:rsidR="001A20E6" w:rsidRDefault="00000000">
            <w:pPr>
              <w:pStyle w:val="TableCellTaskDetails"/>
            </w:pPr>
            <w:r>
              <w:t>• Revision - System of Government (P02) — 30m</w:t>
            </w:r>
          </w:p>
          <w:p w14:paraId="4600409B" w14:textId="77777777" w:rsidR="001A20E6" w:rsidRDefault="00000000">
            <w:pPr>
              <w:pStyle w:val="TableCellTaskBadge"/>
              <w:shd w:val="clear" w:color="auto" w:fill="FCE4EC"/>
            </w:pPr>
            <w:r>
              <w:rPr>
                <w:b/>
                <w:bCs/>
                <w:color w:val="C2185B"/>
              </w:rPr>
              <w:t>REVISION</w:t>
            </w:r>
          </w:p>
          <w:p w14:paraId="12BB4983" w14:textId="77777777" w:rsidR="001A20E6" w:rsidRDefault="00000000">
            <w:pPr>
              <w:pStyle w:val="TableCellTaskDetails"/>
            </w:pPr>
            <w:r>
              <w:t>• Practice - State Government (P04) — 30m</w:t>
            </w:r>
          </w:p>
          <w:p w14:paraId="35FFD9D7"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3354F03D" w14:textId="77777777" w:rsidR="001A20E6" w:rsidRDefault="00000000">
            <w:pPr>
              <w:pStyle w:val="TableCellTaskSubject"/>
            </w:pPr>
            <w:r>
              <w:t>Indian Polity and Governance</w:t>
            </w:r>
          </w:p>
          <w:p w14:paraId="5C91138C" w14:textId="77777777" w:rsidR="001A20E6" w:rsidRDefault="00000000">
            <w:pPr>
              <w:pStyle w:val="TableCellTaskDetails"/>
            </w:pPr>
            <w:r>
              <w:t>• Study - Local Government (P05) — 30m</w:t>
            </w:r>
          </w:p>
          <w:p w14:paraId="44A7D553" w14:textId="77777777" w:rsidR="001A20E6" w:rsidRDefault="00000000">
            <w:pPr>
              <w:pStyle w:val="TableCellTaskBadge"/>
              <w:shd w:val="clear" w:color="auto" w:fill="E3F2FD"/>
            </w:pPr>
            <w:r>
              <w:rPr>
                <w:b/>
                <w:bCs/>
                <w:color w:val="1976D2"/>
              </w:rPr>
              <w:t>STUDY</w:t>
            </w:r>
          </w:p>
          <w:p w14:paraId="75AFA777" w14:textId="77777777" w:rsidR="001A20E6" w:rsidRDefault="00000000">
            <w:pPr>
              <w:pStyle w:val="TableCellTaskDetails"/>
            </w:pPr>
            <w:r>
              <w:t>• Revision - Central Government (P03) — 30m</w:t>
            </w:r>
          </w:p>
          <w:p w14:paraId="6EB88A05" w14:textId="77777777" w:rsidR="001A20E6" w:rsidRDefault="00000000">
            <w:pPr>
              <w:pStyle w:val="TableCellTaskBadge"/>
              <w:shd w:val="clear" w:color="auto" w:fill="FCE4EC"/>
            </w:pPr>
            <w:r>
              <w:rPr>
                <w:b/>
                <w:bCs/>
                <w:color w:val="C2185B"/>
              </w:rPr>
              <w:t>REVISION</w:t>
            </w:r>
          </w:p>
          <w:p w14:paraId="3893E385" w14:textId="77777777" w:rsidR="001A20E6" w:rsidRDefault="00000000">
            <w:pPr>
              <w:pStyle w:val="TableCellTaskDetails"/>
            </w:pPr>
            <w:r>
              <w:t>• Revision - State Government (P04) — 30m</w:t>
            </w:r>
          </w:p>
          <w:p w14:paraId="1C8C28FB" w14:textId="77777777" w:rsidR="001A20E6" w:rsidRDefault="00000000">
            <w:pPr>
              <w:pStyle w:val="TableCellTaskBadge"/>
              <w:shd w:val="clear" w:color="auto" w:fill="FCE4EC"/>
            </w:pPr>
            <w:r>
              <w:rPr>
                <w:b/>
                <w:bCs/>
                <w:color w:val="C2185B"/>
              </w:rPr>
              <w:t>REVISION</w:t>
            </w:r>
          </w:p>
          <w:p w14:paraId="480CD97C" w14:textId="77777777" w:rsidR="001A20E6" w:rsidRDefault="00000000">
            <w:pPr>
              <w:pStyle w:val="TableCellTaskDetails"/>
            </w:pPr>
            <w:r>
              <w:t>• Revision - Local Government (P05) — 30m</w:t>
            </w:r>
          </w:p>
          <w:p w14:paraId="30003BA5" w14:textId="77777777" w:rsidR="001A20E6" w:rsidRDefault="00000000">
            <w:pPr>
              <w:pStyle w:val="TableCellTaskBadge"/>
              <w:shd w:val="clear" w:color="auto" w:fill="FCE4EC"/>
            </w:pPr>
            <w:r>
              <w:rPr>
                <w:b/>
                <w:bCs/>
                <w:color w:val="C2185B"/>
              </w:rPr>
              <w:t>REVISION</w:t>
            </w:r>
          </w:p>
          <w:p w14:paraId="13FCFB5E" w14:textId="77777777" w:rsidR="001A20E6" w:rsidRDefault="00000000">
            <w:pPr>
              <w:pStyle w:val="TableCellTaskDetails"/>
            </w:pPr>
            <w:r>
              <w:t>• Practice - Local Government (P05) — 30m</w:t>
            </w:r>
          </w:p>
          <w:p w14:paraId="6B43F121"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288670BB" w14:textId="77777777" w:rsidR="001A20E6" w:rsidRDefault="00000000">
            <w:pPr>
              <w:pStyle w:val="TableCellTaskSubject"/>
            </w:pPr>
            <w:r>
              <w:t>Indian Polity and Governance</w:t>
            </w:r>
          </w:p>
          <w:p w14:paraId="489F856F" w14:textId="77777777" w:rsidR="001A20E6" w:rsidRDefault="00000000">
            <w:pPr>
              <w:pStyle w:val="TableCellTaskDetails"/>
            </w:pPr>
            <w:r>
              <w:t>• Study - Union Territories (P06) — 30m</w:t>
            </w:r>
          </w:p>
          <w:p w14:paraId="2ACEC273" w14:textId="77777777" w:rsidR="001A20E6" w:rsidRDefault="00000000">
            <w:pPr>
              <w:pStyle w:val="TableCellTaskBadge"/>
              <w:shd w:val="clear" w:color="auto" w:fill="E3F2FD"/>
            </w:pPr>
            <w:r>
              <w:rPr>
                <w:b/>
                <w:bCs/>
                <w:color w:val="1976D2"/>
              </w:rPr>
              <w:t>STUDY</w:t>
            </w:r>
          </w:p>
          <w:p w14:paraId="5906886C" w14:textId="77777777" w:rsidR="001A20E6" w:rsidRDefault="00000000">
            <w:pPr>
              <w:pStyle w:val="TableCellTaskDetails"/>
            </w:pPr>
            <w:r>
              <w:t>• Revision - Union Territories (P06) — 30m</w:t>
            </w:r>
          </w:p>
          <w:p w14:paraId="6AAC7E7C" w14:textId="77777777" w:rsidR="001A20E6" w:rsidRDefault="00000000">
            <w:pPr>
              <w:pStyle w:val="TableCellTaskBadge"/>
              <w:shd w:val="clear" w:color="auto" w:fill="FCE4EC"/>
            </w:pPr>
            <w:r>
              <w:rPr>
                <w:b/>
                <w:bCs/>
                <w:color w:val="C2185B"/>
              </w:rPr>
              <w:t>REVISION</w:t>
            </w:r>
          </w:p>
          <w:p w14:paraId="767D406C" w14:textId="77777777" w:rsidR="001A20E6" w:rsidRDefault="00000000">
            <w:pPr>
              <w:pStyle w:val="TableCellTaskDetails"/>
            </w:pPr>
            <w:r>
              <w:t>• Revision - Constitutional Bodies (P07) — 30m</w:t>
            </w:r>
          </w:p>
          <w:p w14:paraId="3E1D6639" w14:textId="77777777" w:rsidR="001A20E6" w:rsidRDefault="00000000">
            <w:pPr>
              <w:pStyle w:val="TableCellTaskBadge"/>
              <w:shd w:val="clear" w:color="auto" w:fill="FCE4EC"/>
            </w:pPr>
            <w:r>
              <w:rPr>
                <w:b/>
                <w:bCs/>
                <w:color w:val="C2185B"/>
              </w:rPr>
              <w:t>REVISION</w:t>
            </w:r>
          </w:p>
          <w:p w14:paraId="08E75D45" w14:textId="77777777" w:rsidR="001A20E6" w:rsidRDefault="00000000">
            <w:pPr>
              <w:pStyle w:val="TableCellTaskDetails"/>
            </w:pPr>
            <w:r>
              <w:t>• Revision - Non-Constitutional Bodies (P08) — 30m</w:t>
            </w:r>
          </w:p>
          <w:p w14:paraId="2EF1DB43" w14:textId="77777777" w:rsidR="001A20E6" w:rsidRDefault="00000000">
            <w:pPr>
              <w:pStyle w:val="TableCellTaskBadge"/>
              <w:shd w:val="clear" w:color="auto" w:fill="FCE4EC"/>
            </w:pPr>
            <w:r>
              <w:rPr>
                <w:b/>
                <w:bCs/>
                <w:color w:val="C2185B"/>
              </w:rPr>
              <w:t>REVISION</w:t>
            </w:r>
          </w:p>
          <w:p w14:paraId="0F755FDA" w14:textId="77777777" w:rsidR="001A20E6" w:rsidRDefault="00000000">
            <w:pPr>
              <w:pStyle w:val="TableCellTaskDetails"/>
            </w:pPr>
            <w:r>
              <w:t>• Practice - Union Territories (P06) — 30m</w:t>
            </w:r>
          </w:p>
          <w:p w14:paraId="24EADEC0"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61703A33" w14:textId="77777777" w:rsidR="001A20E6" w:rsidRDefault="001A20E6"/>
        </w:tc>
      </w:tr>
      <w:tr w:rsidR="001A20E6" w14:paraId="5DFF6E29" w14:textId="77777777">
        <w:tc>
          <w:tcPr>
            <w:tcW w:w="700" w:type="pct"/>
            <w:shd w:val="clear" w:color="auto" w:fill="E0F2FE"/>
            <w:tcMar>
              <w:top w:w="150" w:type="dxa"/>
              <w:left w:w="100" w:type="dxa"/>
              <w:bottom w:w="150" w:type="dxa"/>
              <w:right w:w="100" w:type="dxa"/>
            </w:tcMar>
          </w:tcPr>
          <w:p w14:paraId="1F35CC0E" w14:textId="77777777" w:rsidR="001A20E6" w:rsidRDefault="00000000">
            <w:pPr>
              <w:pStyle w:val="TableCellTaskSubject"/>
            </w:pPr>
            <w:r>
              <w:t>Indian Economy</w:t>
            </w:r>
          </w:p>
          <w:p w14:paraId="6DE1F0BA" w14:textId="77777777" w:rsidR="001A20E6" w:rsidRDefault="00000000">
            <w:pPr>
              <w:pStyle w:val="TableCellTaskDetails"/>
            </w:pPr>
            <w:r>
              <w:t>• Test - TEST — 3h</w:t>
            </w:r>
          </w:p>
          <w:p w14:paraId="0FDCFFE4" w14:textId="77777777" w:rsidR="001A20E6" w:rsidRDefault="00000000">
            <w:pPr>
              <w:pStyle w:val="TableCellTaskBadge"/>
              <w:shd w:val="clear" w:color="auto" w:fill="FFF3E0"/>
            </w:pPr>
            <w:r>
              <w:rPr>
                <w:b/>
                <w:bCs/>
                <w:color w:val="F57C00"/>
              </w:rPr>
              <w:t>TEST</w:t>
            </w:r>
          </w:p>
        </w:tc>
        <w:tc>
          <w:tcPr>
            <w:tcW w:w="700" w:type="pct"/>
            <w:shd w:val="clear" w:color="auto" w:fill="E0F2FE"/>
            <w:tcMar>
              <w:top w:w="150" w:type="dxa"/>
              <w:left w:w="100" w:type="dxa"/>
              <w:bottom w:w="150" w:type="dxa"/>
              <w:right w:w="100" w:type="dxa"/>
            </w:tcMar>
          </w:tcPr>
          <w:p w14:paraId="2C518C18" w14:textId="77777777" w:rsidR="001A20E6" w:rsidRDefault="00000000">
            <w:pPr>
              <w:pStyle w:val="TableCellTaskSubject"/>
            </w:pPr>
            <w:r>
              <w:t>Indian Economy</w:t>
            </w:r>
          </w:p>
          <w:p w14:paraId="4F784C62" w14:textId="77777777" w:rsidR="001A20E6" w:rsidRDefault="00000000">
            <w:pPr>
              <w:pStyle w:val="TableCellTaskDetails"/>
            </w:pPr>
            <w:r>
              <w:t>• Study - Basic concepts and definitions (E01) — 30m</w:t>
            </w:r>
          </w:p>
          <w:p w14:paraId="5517395F" w14:textId="77777777" w:rsidR="001A20E6" w:rsidRDefault="00000000">
            <w:pPr>
              <w:pStyle w:val="TableCellTaskBadge"/>
              <w:shd w:val="clear" w:color="auto" w:fill="E3F2FD"/>
            </w:pPr>
            <w:r>
              <w:rPr>
                <w:b/>
                <w:bCs/>
                <w:color w:val="1976D2"/>
              </w:rPr>
              <w:t>STUDY</w:t>
            </w:r>
          </w:p>
          <w:p w14:paraId="7700CF52" w14:textId="77777777" w:rsidR="001A20E6" w:rsidRDefault="00000000">
            <w:pPr>
              <w:pStyle w:val="TableCellTaskDetails"/>
            </w:pPr>
            <w:r>
              <w:t>• Revision - Economic Reforms (E03) — 30m</w:t>
            </w:r>
          </w:p>
          <w:p w14:paraId="751E6683" w14:textId="77777777" w:rsidR="001A20E6" w:rsidRDefault="00000000">
            <w:pPr>
              <w:pStyle w:val="TableCellTaskBadge"/>
              <w:shd w:val="clear" w:color="auto" w:fill="FCE4EC"/>
            </w:pPr>
            <w:r>
              <w:rPr>
                <w:b/>
                <w:bCs/>
                <w:color w:val="C2185B"/>
              </w:rPr>
              <w:t>REVISION</w:t>
            </w:r>
          </w:p>
          <w:p w14:paraId="2A4F94D2" w14:textId="77777777" w:rsidR="001A20E6" w:rsidRDefault="00000000">
            <w:pPr>
              <w:pStyle w:val="TableCellTaskDetails"/>
            </w:pPr>
            <w:r>
              <w:t>• Revision - Inclusive Growth (E04) — 30m</w:t>
            </w:r>
          </w:p>
          <w:p w14:paraId="4A0CFF0D" w14:textId="77777777" w:rsidR="001A20E6" w:rsidRDefault="00000000">
            <w:pPr>
              <w:pStyle w:val="TableCellTaskBadge"/>
              <w:shd w:val="clear" w:color="auto" w:fill="FCE4EC"/>
            </w:pPr>
            <w:r>
              <w:rPr>
                <w:b/>
                <w:bCs/>
                <w:color w:val="C2185B"/>
              </w:rPr>
              <w:t>REVISION</w:t>
            </w:r>
          </w:p>
          <w:p w14:paraId="6FA1697D" w14:textId="77777777" w:rsidR="001A20E6" w:rsidRDefault="00000000">
            <w:pPr>
              <w:pStyle w:val="TableCellTaskDetails"/>
            </w:pPr>
            <w:r>
              <w:t>• Revision - Poverty and Unemployment (E05) — 30m</w:t>
            </w:r>
          </w:p>
          <w:p w14:paraId="1E58E376" w14:textId="77777777" w:rsidR="001A20E6" w:rsidRDefault="00000000">
            <w:pPr>
              <w:pStyle w:val="TableCellTaskBadge"/>
              <w:shd w:val="clear" w:color="auto" w:fill="FCE4EC"/>
            </w:pPr>
            <w:r>
              <w:rPr>
                <w:b/>
                <w:bCs/>
                <w:color w:val="C2185B"/>
              </w:rPr>
              <w:t>REVISION</w:t>
            </w:r>
          </w:p>
          <w:p w14:paraId="531AF3DE" w14:textId="77777777" w:rsidR="001A20E6" w:rsidRDefault="00000000">
            <w:pPr>
              <w:pStyle w:val="TableCellTaskDetails"/>
            </w:pPr>
            <w:r>
              <w:t>• Practice - Basic concepts and definitions (E01) — 30m</w:t>
            </w:r>
          </w:p>
          <w:p w14:paraId="4C0A68DC"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46659843" w14:textId="77777777" w:rsidR="001A20E6" w:rsidRDefault="00000000">
            <w:pPr>
              <w:pStyle w:val="TableCellTaskSubject"/>
            </w:pPr>
            <w:r>
              <w:t>Indian Economy</w:t>
            </w:r>
          </w:p>
          <w:p w14:paraId="428F2219" w14:textId="77777777" w:rsidR="001A20E6" w:rsidRDefault="00000000">
            <w:pPr>
              <w:pStyle w:val="TableCellTaskDetails"/>
            </w:pPr>
            <w:r>
              <w:t>• Study - Economic Planning (E02) — 30m</w:t>
            </w:r>
          </w:p>
          <w:p w14:paraId="081BF82B" w14:textId="77777777" w:rsidR="001A20E6" w:rsidRDefault="00000000">
            <w:pPr>
              <w:pStyle w:val="TableCellTaskBadge"/>
              <w:shd w:val="clear" w:color="auto" w:fill="E3F2FD"/>
            </w:pPr>
            <w:r>
              <w:rPr>
                <w:b/>
                <w:bCs/>
                <w:color w:val="1976D2"/>
              </w:rPr>
              <w:t>STUDY</w:t>
            </w:r>
          </w:p>
          <w:p w14:paraId="340C505B" w14:textId="77777777" w:rsidR="001A20E6" w:rsidRDefault="00000000">
            <w:pPr>
              <w:pStyle w:val="TableCellTaskDetails"/>
            </w:pPr>
            <w:r>
              <w:t>• Revision - Agriculture (E06) — 30m</w:t>
            </w:r>
          </w:p>
          <w:p w14:paraId="57737884" w14:textId="77777777" w:rsidR="001A20E6" w:rsidRDefault="00000000">
            <w:pPr>
              <w:pStyle w:val="TableCellTaskBadge"/>
              <w:shd w:val="clear" w:color="auto" w:fill="FCE4EC"/>
            </w:pPr>
            <w:r>
              <w:rPr>
                <w:b/>
                <w:bCs/>
                <w:color w:val="C2185B"/>
              </w:rPr>
              <w:t>REVISION</w:t>
            </w:r>
          </w:p>
          <w:p w14:paraId="03E34868" w14:textId="77777777" w:rsidR="001A20E6" w:rsidRDefault="00000000">
            <w:pPr>
              <w:pStyle w:val="TableCellTaskDetails"/>
            </w:pPr>
            <w:r>
              <w:t>• Revision - Industry (E07) — 30m</w:t>
            </w:r>
          </w:p>
          <w:p w14:paraId="415D7933" w14:textId="77777777" w:rsidR="001A20E6" w:rsidRDefault="00000000">
            <w:pPr>
              <w:pStyle w:val="TableCellTaskBadge"/>
              <w:shd w:val="clear" w:color="auto" w:fill="FCE4EC"/>
            </w:pPr>
            <w:r>
              <w:rPr>
                <w:b/>
                <w:bCs/>
                <w:color w:val="C2185B"/>
              </w:rPr>
              <w:t>REVISION</w:t>
            </w:r>
          </w:p>
          <w:p w14:paraId="39FF74F1" w14:textId="77777777" w:rsidR="001A20E6" w:rsidRDefault="00000000">
            <w:pPr>
              <w:pStyle w:val="TableCellTaskDetails"/>
            </w:pPr>
            <w:r>
              <w:t>• Revision - Services (E08) — 30m</w:t>
            </w:r>
          </w:p>
          <w:p w14:paraId="18360C1B" w14:textId="77777777" w:rsidR="001A20E6" w:rsidRDefault="00000000">
            <w:pPr>
              <w:pStyle w:val="TableCellTaskBadge"/>
              <w:shd w:val="clear" w:color="auto" w:fill="FCE4EC"/>
            </w:pPr>
            <w:r>
              <w:rPr>
                <w:b/>
                <w:bCs/>
                <w:color w:val="C2185B"/>
              </w:rPr>
              <w:t>REVISION</w:t>
            </w:r>
          </w:p>
          <w:p w14:paraId="6C7B3761" w14:textId="77777777" w:rsidR="001A20E6" w:rsidRDefault="00000000">
            <w:pPr>
              <w:pStyle w:val="TableCellTaskDetails"/>
            </w:pPr>
            <w:r>
              <w:t>• Practice - Economic Planning (E02) — 30m</w:t>
            </w:r>
          </w:p>
          <w:p w14:paraId="4E0880B2"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373DFB44" w14:textId="77777777" w:rsidR="001A20E6" w:rsidRDefault="00000000">
            <w:pPr>
              <w:pStyle w:val="TableCellTaskSubject"/>
            </w:pPr>
            <w:r>
              <w:t>Indian Economy</w:t>
            </w:r>
          </w:p>
          <w:p w14:paraId="5FDD27EF" w14:textId="77777777" w:rsidR="001A20E6" w:rsidRDefault="00000000">
            <w:pPr>
              <w:pStyle w:val="TableCellTaskDetails"/>
            </w:pPr>
            <w:r>
              <w:t>• Study - Economic Reforms (E03) — 30m</w:t>
            </w:r>
          </w:p>
          <w:p w14:paraId="4251D98F" w14:textId="77777777" w:rsidR="001A20E6" w:rsidRDefault="00000000">
            <w:pPr>
              <w:pStyle w:val="TableCellTaskBadge"/>
              <w:shd w:val="clear" w:color="auto" w:fill="E3F2FD"/>
            </w:pPr>
            <w:r>
              <w:rPr>
                <w:b/>
                <w:bCs/>
                <w:color w:val="1976D2"/>
              </w:rPr>
              <w:t>STUDY</w:t>
            </w:r>
          </w:p>
          <w:p w14:paraId="591425B4" w14:textId="77777777" w:rsidR="001A20E6" w:rsidRDefault="00000000">
            <w:pPr>
              <w:pStyle w:val="TableCellTaskDetails"/>
            </w:pPr>
            <w:r>
              <w:t>• Revision - Infrastructure (E09) — 30m</w:t>
            </w:r>
          </w:p>
          <w:p w14:paraId="74F753A9" w14:textId="77777777" w:rsidR="001A20E6" w:rsidRDefault="00000000">
            <w:pPr>
              <w:pStyle w:val="TableCellTaskBadge"/>
              <w:shd w:val="clear" w:color="auto" w:fill="FCE4EC"/>
            </w:pPr>
            <w:r>
              <w:rPr>
                <w:b/>
                <w:bCs/>
                <w:color w:val="C2185B"/>
              </w:rPr>
              <w:t>REVISION</w:t>
            </w:r>
          </w:p>
          <w:p w14:paraId="4F518277" w14:textId="77777777" w:rsidR="001A20E6" w:rsidRDefault="00000000">
            <w:pPr>
              <w:pStyle w:val="TableCellTaskDetails"/>
            </w:pPr>
            <w:r>
              <w:t>• Revision - Investment Models (E10) — 30m</w:t>
            </w:r>
          </w:p>
          <w:p w14:paraId="0506E3AE" w14:textId="77777777" w:rsidR="001A20E6" w:rsidRDefault="00000000">
            <w:pPr>
              <w:pStyle w:val="TableCellTaskBadge"/>
              <w:shd w:val="clear" w:color="auto" w:fill="FCE4EC"/>
            </w:pPr>
            <w:r>
              <w:rPr>
                <w:b/>
                <w:bCs/>
                <w:color w:val="C2185B"/>
              </w:rPr>
              <w:t>REVISION</w:t>
            </w:r>
          </w:p>
          <w:p w14:paraId="74593285" w14:textId="77777777" w:rsidR="001A20E6" w:rsidRDefault="00000000">
            <w:pPr>
              <w:pStyle w:val="TableCellTaskDetails"/>
            </w:pPr>
            <w:r>
              <w:t>• Revision - Land Reforms (E11) — 30m</w:t>
            </w:r>
          </w:p>
          <w:p w14:paraId="1CF40DE2" w14:textId="77777777" w:rsidR="001A20E6" w:rsidRDefault="00000000">
            <w:pPr>
              <w:pStyle w:val="TableCellTaskBadge"/>
              <w:shd w:val="clear" w:color="auto" w:fill="FCE4EC"/>
            </w:pPr>
            <w:r>
              <w:rPr>
                <w:b/>
                <w:bCs/>
                <w:color w:val="C2185B"/>
              </w:rPr>
              <w:t>REVISION</w:t>
            </w:r>
          </w:p>
          <w:p w14:paraId="59C54A6D" w14:textId="77777777" w:rsidR="001A20E6" w:rsidRDefault="00000000">
            <w:pPr>
              <w:pStyle w:val="TableCellTaskDetails"/>
            </w:pPr>
            <w:r>
              <w:t>• Practice - Economic Reforms (E03) — 30m</w:t>
            </w:r>
          </w:p>
          <w:p w14:paraId="00C521B3"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25AA8B4C" w14:textId="77777777" w:rsidR="001A20E6" w:rsidRDefault="00000000">
            <w:pPr>
              <w:pStyle w:val="TableCellTaskSubject"/>
            </w:pPr>
            <w:r>
              <w:t>Indian Economy</w:t>
            </w:r>
          </w:p>
          <w:p w14:paraId="1AAEB017" w14:textId="77777777" w:rsidR="001A20E6" w:rsidRDefault="00000000">
            <w:pPr>
              <w:pStyle w:val="TableCellTaskDetails"/>
            </w:pPr>
            <w:r>
              <w:t>• Study - Inclusive Growth (E04) — 30m</w:t>
            </w:r>
          </w:p>
          <w:p w14:paraId="3AA61A4A" w14:textId="77777777" w:rsidR="001A20E6" w:rsidRDefault="00000000">
            <w:pPr>
              <w:pStyle w:val="TableCellTaskBadge"/>
              <w:shd w:val="clear" w:color="auto" w:fill="E3F2FD"/>
            </w:pPr>
            <w:r>
              <w:rPr>
                <w:b/>
                <w:bCs/>
                <w:color w:val="1976D2"/>
              </w:rPr>
              <w:t>STUDY</w:t>
            </w:r>
          </w:p>
          <w:p w14:paraId="114B665C" w14:textId="77777777" w:rsidR="001A20E6" w:rsidRDefault="00000000">
            <w:pPr>
              <w:pStyle w:val="TableCellTaskDetails"/>
            </w:pPr>
            <w:r>
              <w:t>• Revision - Effects of Liberalization (E12) — 30m</w:t>
            </w:r>
          </w:p>
          <w:p w14:paraId="14A28EA6" w14:textId="77777777" w:rsidR="001A20E6" w:rsidRDefault="00000000">
            <w:pPr>
              <w:pStyle w:val="TableCellTaskBadge"/>
              <w:shd w:val="clear" w:color="auto" w:fill="FCE4EC"/>
            </w:pPr>
            <w:r>
              <w:rPr>
                <w:b/>
                <w:bCs/>
                <w:color w:val="C2185B"/>
              </w:rPr>
              <w:t>REVISION</w:t>
            </w:r>
          </w:p>
          <w:p w14:paraId="3B4724C3" w14:textId="77777777" w:rsidR="001A20E6" w:rsidRDefault="00000000">
            <w:pPr>
              <w:pStyle w:val="TableCellTaskDetails"/>
            </w:pPr>
            <w:r>
              <w:t>• Revision - External Sector (E13) — 30m</w:t>
            </w:r>
          </w:p>
          <w:p w14:paraId="335A17FE" w14:textId="77777777" w:rsidR="001A20E6" w:rsidRDefault="00000000">
            <w:pPr>
              <w:pStyle w:val="TableCellTaskBadge"/>
              <w:shd w:val="clear" w:color="auto" w:fill="FCE4EC"/>
            </w:pPr>
            <w:r>
              <w:rPr>
                <w:b/>
                <w:bCs/>
                <w:color w:val="C2185B"/>
              </w:rPr>
              <w:t>REVISION</w:t>
            </w:r>
          </w:p>
          <w:p w14:paraId="22574C3C" w14:textId="77777777" w:rsidR="001A20E6" w:rsidRDefault="00000000">
            <w:pPr>
              <w:pStyle w:val="TableCellTaskDetails"/>
            </w:pPr>
            <w:r>
              <w:t>• Revision - International Economic Organizations (E14) — 30m</w:t>
            </w:r>
          </w:p>
          <w:p w14:paraId="0A144EED" w14:textId="77777777" w:rsidR="001A20E6" w:rsidRDefault="00000000">
            <w:pPr>
              <w:pStyle w:val="TableCellTaskBadge"/>
              <w:shd w:val="clear" w:color="auto" w:fill="FCE4EC"/>
            </w:pPr>
            <w:r>
              <w:rPr>
                <w:b/>
                <w:bCs/>
                <w:color w:val="C2185B"/>
              </w:rPr>
              <w:t>REVISION</w:t>
            </w:r>
          </w:p>
          <w:p w14:paraId="48248542" w14:textId="77777777" w:rsidR="001A20E6" w:rsidRDefault="00000000">
            <w:pPr>
              <w:pStyle w:val="TableCellTaskDetails"/>
            </w:pPr>
            <w:r>
              <w:t>• Practice - Inclusive Growth (E04) — 30m</w:t>
            </w:r>
          </w:p>
          <w:p w14:paraId="3C19006E"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2632526E" w14:textId="77777777" w:rsidR="001A20E6" w:rsidRDefault="00000000">
            <w:pPr>
              <w:pStyle w:val="TableCellTaskSubject"/>
            </w:pPr>
            <w:r>
              <w:t>Indian Economy</w:t>
            </w:r>
          </w:p>
          <w:p w14:paraId="739110F6" w14:textId="77777777" w:rsidR="001A20E6" w:rsidRDefault="00000000">
            <w:pPr>
              <w:pStyle w:val="TableCellTaskDetails"/>
            </w:pPr>
            <w:r>
              <w:t>• Study - Poverty and Unemployment (E05) — 30m</w:t>
            </w:r>
          </w:p>
          <w:p w14:paraId="1F44A6C1" w14:textId="77777777" w:rsidR="001A20E6" w:rsidRDefault="00000000">
            <w:pPr>
              <w:pStyle w:val="TableCellTaskBadge"/>
              <w:shd w:val="clear" w:color="auto" w:fill="E3F2FD"/>
            </w:pPr>
            <w:r>
              <w:rPr>
                <w:b/>
                <w:bCs/>
                <w:color w:val="1976D2"/>
              </w:rPr>
              <w:t>STUDY</w:t>
            </w:r>
          </w:p>
          <w:p w14:paraId="27BDF77B" w14:textId="77777777" w:rsidR="001A20E6" w:rsidRDefault="00000000">
            <w:pPr>
              <w:pStyle w:val="TableCellTaskDetails"/>
            </w:pPr>
            <w:r>
              <w:t>• Revision - Banking and Insurance (E15) — 30m</w:t>
            </w:r>
          </w:p>
          <w:p w14:paraId="3DCBFA75" w14:textId="77777777" w:rsidR="001A20E6" w:rsidRDefault="00000000">
            <w:pPr>
              <w:pStyle w:val="TableCellTaskBadge"/>
              <w:shd w:val="clear" w:color="auto" w:fill="FCE4EC"/>
            </w:pPr>
            <w:r>
              <w:rPr>
                <w:b/>
                <w:bCs/>
                <w:color w:val="C2185B"/>
              </w:rPr>
              <w:t>REVISION</w:t>
            </w:r>
          </w:p>
          <w:p w14:paraId="55542D00" w14:textId="77777777" w:rsidR="001A20E6" w:rsidRDefault="00000000">
            <w:pPr>
              <w:pStyle w:val="TableCellTaskDetails"/>
            </w:pPr>
            <w:r>
              <w:t>• Revision - Taxation (E16) — 30m</w:t>
            </w:r>
          </w:p>
          <w:p w14:paraId="194F3251" w14:textId="77777777" w:rsidR="001A20E6" w:rsidRDefault="00000000">
            <w:pPr>
              <w:pStyle w:val="TableCellTaskBadge"/>
              <w:shd w:val="clear" w:color="auto" w:fill="FCE4EC"/>
            </w:pPr>
            <w:r>
              <w:rPr>
                <w:b/>
                <w:bCs/>
                <w:color w:val="C2185B"/>
              </w:rPr>
              <w:t>REVISION</w:t>
            </w:r>
          </w:p>
          <w:p w14:paraId="0E4A14B0" w14:textId="77777777" w:rsidR="001A20E6" w:rsidRDefault="00000000">
            <w:pPr>
              <w:pStyle w:val="TableCellTaskDetails"/>
            </w:pPr>
            <w:r>
              <w:t>• Revision - Fiscal Policy (E17) — 30m</w:t>
            </w:r>
          </w:p>
          <w:p w14:paraId="4B084D73" w14:textId="77777777" w:rsidR="001A20E6" w:rsidRDefault="00000000">
            <w:pPr>
              <w:pStyle w:val="TableCellTaskBadge"/>
              <w:shd w:val="clear" w:color="auto" w:fill="FCE4EC"/>
            </w:pPr>
            <w:r>
              <w:rPr>
                <w:b/>
                <w:bCs/>
                <w:color w:val="C2185B"/>
              </w:rPr>
              <w:t>REVISION</w:t>
            </w:r>
          </w:p>
          <w:p w14:paraId="18900062" w14:textId="77777777" w:rsidR="001A20E6" w:rsidRDefault="00000000">
            <w:pPr>
              <w:pStyle w:val="TableCellTaskDetails"/>
            </w:pPr>
            <w:r>
              <w:t>• Practice - Poverty and Unemployment (E05) — 30m</w:t>
            </w:r>
          </w:p>
          <w:p w14:paraId="676B6DA4"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1F5A15B4" w14:textId="77777777" w:rsidR="001A20E6" w:rsidRDefault="001A20E6"/>
        </w:tc>
      </w:tr>
    </w:tbl>
    <w:p w14:paraId="2B31F795" w14:textId="77777777" w:rsidR="001A20E6" w:rsidRDefault="001A20E6">
      <w:pPr>
        <w:spacing w:after="400"/>
      </w:pPr>
    </w:p>
    <w:p w14:paraId="36F3DD0E" w14:textId="77777777" w:rsidR="001A20E6" w:rsidRDefault="00000000">
      <w:pPr>
        <w:pStyle w:val="ResourceTitle"/>
      </w:pPr>
      <w:r>
        <w:t>📚 Resources for Jun 27 - Jul 03</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49AF9CB4" w14:textId="77777777">
        <w:tc>
          <w:tcPr>
            <w:tcW w:w="1650" w:type="pct"/>
            <w:tcBorders>
              <w:bottom w:val="single" w:sz="2" w:space="0" w:color="D1D5DB"/>
              <w:right w:val="single" w:sz="2" w:space="0" w:color="D1D5DB"/>
            </w:tcBorders>
            <w:tcMar>
              <w:top w:w="200" w:type="dxa"/>
              <w:left w:w="150" w:type="dxa"/>
              <w:bottom w:w="200" w:type="dxa"/>
              <w:right w:w="150" w:type="dxa"/>
            </w:tcMar>
          </w:tcPr>
          <w:p w14:paraId="44743854" w14:textId="77777777" w:rsidR="001A20E6" w:rsidRDefault="00000000">
            <w:pPr>
              <w:pStyle w:val="TableCellSubjectName"/>
            </w:pPr>
            <w:r>
              <w:t>Indian Polity and Governance</w:t>
            </w:r>
          </w:p>
          <w:p w14:paraId="39A1CAFA" w14:textId="77777777" w:rsidR="001A20E6" w:rsidRDefault="00000000">
            <w:pPr>
              <w:pStyle w:val="TableCellCategoryTitle"/>
            </w:pPr>
            <w:r>
              <w:t>📝 Practice Materials</w:t>
            </w:r>
          </w:p>
          <w:p w14:paraId="0EF4B835" w14:textId="77777777" w:rsidR="001A20E6" w:rsidRDefault="00000000">
            <w:pPr>
              <w:pStyle w:val="TableCellResourceItem"/>
            </w:pPr>
            <w:r>
              <w:t>• La Excellence Polity Material</w:t>
            </w:r>
          </w:p>
          <w:p w14:paraId="5D4B857F" w14:textId="77777777" w:rsidR="001A20E6" w:rsidRDefault="00000000">
            <w:pPr>
              <w:pStyle w:val="TableCellResourceItem"/>
            </w:pPr>
            <w:r>
              <w:t>• Mains RRP + Prelims RRP</w:t>
            </w:r>
          </w:p>
          <w:p w14:paraId="354D347A" w14:textId="77777777" w:rsidR="001A20E6" w:rsidRDefault="00000000">
            <w:pPr>
              <w:pStyle w:val="TableCellResourceItem"/>
            </w:pPr>
            <w:r>
              <w:t>• Prelims &amp; Mains Workbooks</w:t>
            </w:r>
          </w:p>
          <w:p w14:paraId="6DE2EFE7" w14:textId="77777777" w:rsidR="001A20E6" w:rsidRDefault="00000000">
            <w:pPr>
              <w:pStyle w:val="TableCellCategoryTitle"/>
            </w:pPr>
            <w:r>
              <w:t>📰 Current Affairs</w:t>
            </w:r>
          </w:p>
          <w:p w14:paraId="361A6AFA" w14:textId="77777777" w:rsidR="001A20E6" w:rsidRDefault="00000000">
            <w:pPr>
              <w:pStyle w:val="TableCellResourceItem"/>
            </w:pPr>
            <w:r>
              <w:t>• NITI Aayog Reports + PRS Briefs</w:t>
            </w:r>
          </w:p>
          <w:p w14:paraId="2E86CE9D" w14:textId="77777777" w:rsidR="001A20E6" w:rsidRDefault="00000000">
            <w:pPr>
              <w:pStyle w:val="TableCellResourceItem"/>
            </w:pPr>
            <w:r>
              <w:t>• Newspapers (The Hindu/Indian Express)</w:t>
            </w:r>
          </w:p>
          <w:p w14:paraId="04B1360E"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1D736279" w14:textId="77777777" w:rsidR="001A20E6" w:rsidRDefault="00000000">
            <w:pPr>
              <w:pStyle w:val="TableCellSubjectName"/>
            </w:pPr>
            <w:r>
              <w:t>Indian Economy</w:t>
            </w:r>
          </w:p>
          <w:p w14:paraId="6E9575F3" w14:textId="77777777" w:rsidR="001A20E6" w:rsidRDefault="00000000">
            <w:pPr>
              <w:pStyle w:val="TableCellCategoryTitle"/>
            </w:pPr>
            <w:r>
              <w:t>📝 Practice Materials</w:t>
            </w:r>
          </w:p>
          <w:p w14:paraId="76DADBBE" w14:textId="77777777" w:rsidR="001A20E6" w:rsidRDefault="00000000">
            <w:pPr>
              <w:pStyle w:val="TableCellResourceItem"/>
            </w:pPr>
            <w:r>
              <w:t>• La Excellence Economy Material</w:t>
            </w:r>
          </w:p>
          <w:p w14:paraId="452CFA97" w14:textId="77777777" w:rsidR="001A20E6" w:rsidRDefault="00000000">
            <w:pPr>
              <w:pStyle w:val="TableCellResourceItem"/>
            </w:pPr>
            <w:r>
              <w:t>• Mains RRP + Prelims RRP</w:t>
            </w:r>
          </w:p>
          <w:p w14:paraId="6996425A" w14:textId="77777777" w:rsidR="001A20E6" w:rsidRDefault="00000000">
            <w:pPr>
              <w:pStyle w:val="TableCellResourceItem"/>
            </w:pPr>
            <w:r>
              <w:t>• Prelims &amp; Mains Workbooks</w:t>
            </w:r>
          </w:p>
          <w:p w14:paraId="447C6C2F" w14:textId="77777777" w:rsidR="001A20E6" w:rsidRDefault="00000000">
            <w:pPr>
              <w:pStyle w:val="TableCellCategoryTitle"/>
            </w:pPr>
            <w:r>
              <w:t>📰 Current Affairs</w:t>
            </w:r>
          </w:p>
          <w:p w14:paraId="744F19B8" w14:textId="77777777" w:rsidR="001A20E6" w:rsidRDefault="00000000">
            <w:pPr>
              <w:pStyle w:val="TableCellResourceItem"/>
            </w:pPr>
            <w:r>
              <w:t>• NITI Aayog Reports + Economic survey and Budget</w:t>
            </w:r>
          </w:p>
          <w:p w14:paraId="199A8F19" w14:textId="77777777" w:rsidR="001A20E6" w:rsidRDefault="00000000">
            <w:pPr>
              <w:pStyle w:val="TableCellResourceItem"/>
            </w:pPr>
            <w:r>
              <w:t>• Newspapers (Hindu and IE Explained)</w:t>
            </w:r>
          </w:p>
        </w:tc>
        <w:tc>
          <w:tcPr>
            <w:tcW w:w="1650" w:type="pct"/>
          </w:tcPr>
          <w:p w14:paraId="59707118" w14:textId="77777777" w:rsidR="001A20E6" w:rsidRDefault="001A20E6"/>
        </w:tc>
      </w:tr>
    </w:tbl>
    <w:p w14:paraId="711B9050"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18B53DFC" w14:textId="77777777">
        <w:tc>
          <w:tcPr>
            <w:tcW w:w="2500" w:type="pct"/>
            <w:tcMar>
              <w:top w:w="0" w:type="dxa"/>
              <w:left w:w="0" w:type="dxa"/>
              <w:bottom w:w="0" w:type="dxa"/>
              <w:right w:w="0" w:type="dxa"/>
            </w:tcMar>
          </w:tcPr>
          <w:p w14:paraId="497C2E9E" w14:textId="77777777" w:rsidR="001A20E6" w:rsidRDefault="00000000">
            <w:pPr>
              <w:pStyle w:val="WeekTitle"/>
            </w:pPr>
            <w:r>
              <w:rPr>
                <w:color w:val="0369A1"/>
              </w:rPr>
              <w:t>📅 Jul 04 - Jul 10, 2027</w:t>
            </w:r>
          </w:p>
        </w:tc>
        <w:tc>
          <w:tcPr>
            <w:tcW w:w="2500" w:type="pct"/>
            <w:tcMar>
              <w:top w:w="0" w:type="dxa"/>
              <w:left w:w="0" w:type="dxa"/>
              <w:bottom w:w="0" w:type="dxa"/>
              <w:right w:w="0" w:type="dxa"/>
            </w:tcMar>
          </w:tcPr>
          <w:p w14:paraId="3C155045" w14:textId="77777777" w:rsidR="001A20E6" w:rsidRDefault="00000000">
            <w:pPr>
              <w:pStyle w:val="WeekCycleName"/>
            </w:pPr>
            <w:r>
              <w:rPr>
                <w:color w:val="0369A1"/>
              </w:rPr>
              <w:t>C6</w:t>
            </w:r>
          </w:p>
        </w:tc>
      </w:tr>
    </w:tbl>
    <w:p w14:paraId="7C17BAFE"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1F277C1F" w14:textId="77777777">
        <w:tc>
          <w:tcPr>
            <w:tcW w:w="700" w:type="pct"/>
            <w:shd w:val="clear" w:color="auto" w:fill="E0F2FE"/>
            <w:tcMar>
              <w:top w:w="200" w:type="dxa"/>
              <w:left w:w="100" w:type="dxa"/>
              <w:bottom w:w="200" w:type="dxa"/>
              <w:right w:w="100" w:type="dxa"/>
            </w:tcMar>
          </w:tcPr>
          <w:p w14:paraId="356DA94C" w14:textId="77777777" w:rsidR="001A20E6" w:rsidRDefault="00000000">
            <w:pPr>
              <w:pStyle w:val="TableCellCalendarDayHeader"/>
            </w:pPr>
            <w:r>
              <w:rPr>
                <w:color w:val="0369A1"/>
              </w:rPr>
              <w:t>Sunday</w:t>
            </w:r>
          </w:p>
          <w:p w14:paraId="4B048839" w14:textId="77777777" w:rsidR="001A20E6" w:rsidRDefault="00000000">
            <w:pPr>
              <w:pStyle w:val="TableCellCalendarDateHeader"/>
            </w:pPr>
            <w:r>
              <w:rPr>
                <w:color w:val="0369A1"/>
              </w:rPr>
              <w:t>Jul 04</w:t>
            </w:r>
          </w:p>
          <w:p w14:paraId="07EAD4B8"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56EF3A6F" w14:textId="77777777" w:rsidR="001A20E6" w:rsidRDefault="00000000">
            <w:pPr>
              <w:pStyle w:val="TableCellCalendarDayHeader"/>
            </w:pPr>
            <w:r>
              <w:rPr>
                <w:color w:val="0369A1"/>
              </w:rPr>
              <w:t>Monday</w:t>
            </w:r>
          </w:p>
          <w:p w14:paraId="32A198E1" w14:textId="77777777" w:rsidR="001A20E6" w:rsidRDefault="00000000">
            <w:pPr>
              <w:pStyle w:val="TableCellCalendarDateHeader"/>
            </w:pPr>
            <w:r>
              <w:rPr>
                <w:color w:val="0369A1"/>
              </w:rPr>
              <w:t>Jul 05</w:t>
            </w:r>
          </w:p>
          <w:p w14:paraId="7C72C06F"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594D5437" w14:textId="77777777" w:rsidR="001A20E6" w:rsidRDefault="00000000">
            <w:pPr>
              <w:pStyle w:val="TableCellCalendarDayHeader"/>
            </w:pPr>
            <w:r>
              <w:rPr>
                <w:color w:val="0369A1"/>
              </w:rPr>
              <w:t>Tuesday</w:t>
            </w:r>
          </w:p>
          <w:p w14:paraId="06A49F6B" w14:textId="77777777" w:rsidR="001A20E6" w:rsidRDefault="00000000">
            <w:pPr>
              <w:pStyle w:val="TableCellCalendarDateHeader"/>
            </w:pPr>
            <w:r>
              <w:rPr>
                <w:color w:val="0369A1"/>
              </w:rPr>
              <w:t>Jul 06</w:t>
            </w:r>
          </w:p>
          <w:p w14:paraId="748492C0"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1CFEC983" w14:textId="77777777" w:rsidR="001A20E6" w:rsidRDefault="00000000">
            <w:pPr>
              <w:pStyle w:val="TableCellCalendarDayHeader"/>
            </w:pPr>
            <w:r>
              <w:rPr>
                <w:color w:val="0369A1"/>
              </w:rPr>
              <w:t>Wednesday</w:t>
            </w:r>
          </w:p>
          <w:p w14:paraId="75856082" w14:textId="77777777" w:rsidR="001A20E6" w:rsidRDefault="00000000">
            <w:pPr>
              <w:pStyle w:val="TableCellCalendarDateHeader"/>
            </w:pPr>
            <w:r>
              <w:rPr>
                <w:color w:val="0369A1"/>
              </w:rPr>
              <w:t>Jul 07</w:t>
            </w:r>
          </w:p>
          <w:p w14:paraId="18D444BA"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225D63D2" w14:textId="77777777" w:rsidR="001A20E6" w:rsidRDefault="00000000">
            <w:pPr>
              <w:pStyle w:val="TableCellCalendarDayHeader"/>
            </w:pPr>
            <w:r>
              <w:rPr>
                <w:color w:val="0369A1"/>
              </w:rPr>
              <w:t>Thursday</w:t>
            </w:r>
          </w:p>
          <w:p w14:paraId="73CB375E" w14:textId="77777777" w:rsidR="001A20E6" w:rsidRDefault="00000000">
            <w:pPr>
              <w:pStyle w:val="TableCellCalendarDateHeader"/>
            </w:pPr>
            <w:r>
              <w:rPr>
                <w:color w:val="0369A1"/>
              </w:rPr>
              <w:t>Jul 08</w:t>
            </w:r>
          </w:p>
          <w:p w14:paraId="5618074F"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72DD4CC5" w14:textId="77777777" w:rsidR="001A20E6" w:rsidRDefault="00000000">
            <w:pPr>
              <w:pStyle w:val="TableCellCalendarDayHeader"/>
            </w:pPr>
            <w:r>
              <w:rPr>
                <w:color w:val="0369A1"/>
              </w:rPr>
              <w:t>Friday</w:t>
            </w:r>
          </w:p>
          <w:p w14:paraId="2ED71110" w14:textId="77777777" w:rsidR="001A20E6" w:rsidRDefault="00000000">
            <w:pPr>
              <w:pStyle w:val="TableCellCalendarDateHeader"/>
            </w:pPr>
            <w:r>
              <w:rPr>
                <w:color w:val="0369A1"/>
              </w:rPr>
              <w:t>Jul 09</w:t>
            </w:r>
          </w:p>
          <w:p w14:paraId="0BB65115"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6C5143EE" w14:textId="77777777" w:rsidR="001A20E6" w:rsidRDefault="00000000">
            <w:pPr>
              <w:pStyle w:val="TableCellCalendarDayHeader"/>
            </w:pPr>
            <w:r>
              <w:rPr>
                <w:color w:val="F57C00"/>
              </w:rPr>
              <w:t>Saturday</w:t>
            </w:r>
          </w:p>
          <w:p w14:paraId="04A7EF3C" w14:textId="77777777" w:rsidR="001A20E6" w:rsidRDefault="00000000">
            <w:pPr>
              <w:pStyle w:val="TableCellCalendarDateHeader"/>
            </w:pPr>
            <w:r>
              <w:rPr>
                <w:color w:val="F57C00"/>
              </w:rPr>
              <w:t>Jul 10</w:t>
            </w:r>
          </w:p>
          <w:p w14:paraId="39918852" w14:textId="77777777" w:rsidR="001A20E6" w:rsidRDefault="00000000">
            <w:pPr>
              <w:pStyle w:val="TableCellCatchupLabel"/>
            </w:pPr>
            <w:r>
              <w:rPr>
                <w:color w:val="F57C00"/>
              </w:rPr>
              <w:t>Catchup Day</w:t>
            </w:r>
          </w:p>
        </w:tc>
      </w:tr>
      <w:tr w:rsidR="001A20E6" w14:paraId="497EB8CA" w14:textId="77777777">
        <w:tc>
          <w:tcPr>
            <w:tcW w:w="700" w:type="pct"/>
            <w:shd w:val="clear" w:color="auto" w:fill="E0F2FE"/>
            <w:tcMar>
              <w:top w:w="150" w:type="dxa"/>
              <w:left w:w="100" w:type="dxa"/>
              <w:bottom w:w="150" w:type="dxa"/>
              <w:right w:w="100" w:type="dxa"/>
            </w:tcMar>
          </w:tcPr>
          <w:p w14:paraId="48D16BEE" w14:textId="77777777" w:rsidR="001A20E6" w:rsidRDefault="00000000">
            <w:pPr>
              <w:pStyle w:val="TableCellTaskSubject"/>
            </w:pPr>
            <w:r>
              <w:t>Indian Polity and Governance</w:t>
            </w:r>
          </w:p>
          <w:p w14:paraId="25266BEB" w14:textId="77777777" w:rsidR="001A20E6" w:rsidRDefault="00000000">
            <w:pPr>
              <w:pStyle w:val="TableCellTaskDetails"/>
            </w:pPr>
            <w:r>
              <w:t>• Test - TEST — 3h</w:t>
            </w:r>
          </w:p>
          <w:p w14:paraId="4E06E3C6" w14:textId="77777777" w:rsidR="001A20E6" w:rsidRDefault="00000000">
            <w:pPr>
              <w:pStyle w:val="TableCellTaskBadge"/>
              <w:shd w:val="clear" w:color="auto" w:fill="FFF3E0"/>
            </w:pPr>
            <w:r>
              <w:rPr>
                <w:b/>
                <w:bCs/>
                <w:color w:val="F57C00"/>
              </w:rPr>
              <w:t>TEST</w:t>
            </w:r>
          </w:p>
        </w:tc>
        <w:tc>
          <w:tcPr>
            <w:tcW w:w="700" w:type="pct"/>
            <w:shd w:val="clear" w:color="auto" w:fill="E0F2FE"/>
            <w:tcMar>
              <w:top w:w="150" w:type="dxa"/>
              <w:left w:w="100" w:type="dxa"/>
              <w:bottom w:w="150" w:type="dxa"/>
              <w:right w:w="100" w:type="dxa"/>
            </w:tcMar>
          </w:tcPr>
          <w:p w14:paraId="795CEEC1" w14:textId="77777777" w:rsidR="001A20E6" w:rsidRDefault="00000000">
            <w:pPr>
              <w:pStyle w:val="TableCellTaskSubject"/>
            </w:pPr>
            <w:r>
              <w:t>Indian Polity and Governance</w:t>
            </w:r>
          </w:p>
          <w:p w14:paraId="7D405B6B" w14:textId="77777777" w:rsidR="001A20E6" w:rsidRDefault="00000000">
            <w:pPr>
              <w:pStyle w:val="TableCellTaskDetails"/>
            </w:pPr>
            <w:r>
              <w:t>• Study - Constitutional Bodies (P07) — 30m</w:t>
            </w:r>
          </w:p>
          <w:p w14:paraId="29001B12" w14:textId="77777777" w:rsidR="001A20E6" w:rsidRDefault="00000000">
            <w:pPr>
              <w:pStyle w:val="TableCellTaskBadge"/>
              <w:shd w:val="clear" w:color="auto" w:fill="E3F2FD"/>
            </w:pPr>
            <w:r>
              <w:rPr>
                <w:b/>
                <w:bCs/>
                <w:color w:val="1976D2"/>
              </w:rPr>
              <w:t>STUDY</w:t>
            </w:r>
          </w:p>
          <w:p w14:paraId="041B5D7B" w14:textId="77777777" w:rsidR="001A20E6" w:rsidRDefault="00000000">
            <w:pPr>
              <w:pStyle w:val="TableCellTaskDetails"/>
            </w:pPr>
            <w:r>
              <w:t>• Revision - Other Constitutional Dimensions (P09) — 30m</w:t>
            </w:r>
          </w:p>
          <w:p w14:paraId="28DDE64A" w14:textId="77777777" w:rsidR="001A20E6" w:rsidRDefault="00000000">
            <w:pPr>
              <w:pStyle w:val="TableCellTaskBadge"/>
              <w:shd w:val="clear" w:color="auto" w:fill="FCE4EC"/>
            </w:pPr>
            <w:r>
              <w:rPr>
                <w:b/>
                <w:bCs/>
                <w:color w:val="C2185B"/>
              </w:rPr>
              <w:t>REVISION</w:t>
            </w:r>
          </w:p>
          <w:p w14:paraId="63D87DF8" w14:textId="77777777" w:rsidR="001A20E6" w:rsidRDefault="00000000">
            <w:pPr>
              <w:pStyle w:val="TableCellTaskDetails"/>
            </w:pPr>
            <w:r>
              <w:t>• Revision - Political Dynamics (P10) — 30m</w:t>
            </w:r>
          </w:p>
          <w:p w14:paraId="0365922D" w14:textId="77777777" w:rsidR="001A20E6" w:rsidRDefault="00000000">
            <w:pPr>
              <w:pStyle w:val="TableCellTaskBadge"/>
              <w:shd w:val="clear" w:color="auto" w:fill="FCE4EC"/>
            </w:pPr>
            <w:r>
              <w:rPr>
                <w:b/>
                <w:bCs/>
                <w:color w:val="C2185B"/>
              </w:rPr>
              <w:t>REVISION</w:t>
            </w:r>
          </w:p>
          <w:p w14:paraId="6AA57E38" w14:textId="77777777" w:rsidR="001A20E6" w:rsidRDefault="00000000">
            <w:pPr>
              <w:pStyle w:val="TableCellTaskDetails"/>
            </w:pPr>
            <w:r>
              <w:t>• Revision - Governance (P11) — 30m</w:t>
            </w:r>
          </w:p>
          <w:p w14:paraId="69E81B2F" w14:textId="77777777" w:rsidR="001A20E6" w:rsidRDefault="00000000">
            <w:pPr>
              <w:pStyle w:val="TableCellTaskBadge"/>
              <w:shd w:val="clear" w:color="auto" w:fill="FCE4EC"/>
            </w:pPr>
            <w:r>
              <w:rPr>
                <w:b/>
                <w:bCs/>
                <w:color w:val="C2185B"/>
              </w:rPr>
              <w:t>REVISION</w:t>
            </w:r>
          </w:p>
          <w:p w14:paraId="0867C90C" w14:textId="77777777" w:rsidR="001A20E6" w:rsidRDefault="00000000">
            <w:pPr>
              <w:pStyle w:val="TableCellTaskDetails"/>
            </w:pPr>
            <w:r>
              <w:t>• Practice - Constitutional Bodies (P07) — 30m</w:t>
            </w:r>
          </w:p>
          <w:p w14:paraId="10988537"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463B36C4" w14:textId="77777777" w:rsidR="001A20E6" w:rsidRDefault="00000000">
            <w:pPr>
              <w:pStyle w:val="TableCellTaskSubject"/>
            </w:pPr>
            <w:r>
              <w:t>Indian Economy</w:t>
            </w:r>
          </w:p>
          <w:p w14:paraId="68B0E859" w14:textId="77777777" w:rsidR="001A20E6" w:rsidRDefault="00000000">
            <w:pPr>
              <w:pStyle w:val="TableCellTaskDetails"/>
            </w:pPr>
            <w:r>
              <w:t>• Study - Industry (E07) — 30m</w:t>
            </w:r>
          </w:p>
          <w:p w14:paraId="65CE94CB" w14:textId="77777777" w:rsidR="001A20E6" w:rsidRDefault="00000000">
            <w:pPr>
              <w:pStyle w:val="TableCellTaskBadge"/>
              <w:shd w:val="clear" w:color="auto" w:fill="E3F2FD"/>
            </w:pPr>
            <w:r>
              <w:rPr>
                <w:b/>
                <w:bCs/>
                <w:color w:val="1976D2"/>
              </w:rPr>
              <w:t>STUDY</w:t>
            </w:r>
          </w:p>
          <w:p w14:paraId="412F1041" w14:textId="77777777" w:rsidR="001A20E6" w:rsidRDefault="00000000">
            <w:pPr>
              <w:pStyle w:val="TableCellTaskDetails"/>
            </w:pPr>
            <w:r>
              <w:t>• Revision - Public Finance (E21) — 30m</w:t>
            </w:r>
          </w:p>
          <w:p w14:paraId="458F65A7" w14:textId="77777777" w:rsidR="001A20E6" w:rsidRDefault="00000000">
            <w:pPr>
              <w:pStyle w:val="TableCellTaskBadge"/>
              <w:shd w:val="clear" w:color="auto" w:fill="FCE4EC"/>
            </w:pPr>
            <w:r>
              <w:rPr>
                <w:b/>
                <w:bCs/>
                <w:color w:val="C2185B"/>
              </w:rPr>
              <w:t>REVISION</w:t>
            </w:r>
          </w:p>
          <w:p w14:paraId="293BA1EB" w14:textId="77777777" w:rsidR="001A20E6" w:rsidRDefault="00000000">
            <w:pPr>
              <w:pStyle w:val="TableCellTaskDetails"/>
            </w:pPr>
            <w:r>
              <w:t>• Revision - Budget (E22) — 30m</w:t>
            </w:r>
          </w:p>
          <w:p w14:paraId="6FBF7D93" w14:textId="77777777" w:rsidR="001A20E6" w:rsidRDefault="00000000">
            <w:pPr>
              <w:pStyle w:val="TableCellTaskBadge"/>
              <w:shd w:val="clear" w:color="auto" w:fill="FCE4EC"/>
            </w:pPr>
            <w:r>
              <w:rPr>
                <w:b/>
                <w:bCs/>
                <w:color w:val="C2185B"/>
              </w:rPr>
              <w:t>REVISION</w:t>
            </w:r>
          </w:p>
          <w:p w14:paraId="20415C00" w14:textId="77777777" w:rsidR="001A20E6" w:rsidRDefault="00000000">
            <w:pPr>
              <w:pStyle w:val="TableCellTaskDetails"/>
            </w:pPr>
            <w:r>
              <w:t>• Revision - Economic Survey (E23) — 30m</w:t>
            </w:r>
          </w:p>
          <w:p w14:paraId="06733F8D" w14:textId="77777777" w:rsidR="001A20E6" w:rsidRDefault="00000000">
            <w:pPr>
              <w:pStyle w:val="TableCellTaskBadge"/>
              <w:shd w:val="clear" w:color="auto" w:fill="FCE4EC"/>
            </w:pPr>
            <w:r>
              <w:rPr>
                <w:b/>
                <w:bCs/>
                <w:color w:val="C2185B"/>
              </w:rPr>
              <w:t>REVISION</w:t>
            </w:r>
          </w:p>
          <w:p w14:paraId="0E59A5A5" w14:textId="77777777" w:rsidR="001A20E6" w:rsidRDefault="00000000">
            <w:pPr>
              <w:pStyle w:val="TableCellTaskDetails"/>
            </w:pPr>
            <w:r>
              <w:t>• Practice - Industry (E07) — 30m</w:t>
            </w:r>
          </w:p>
          <w:p w14:paraId="20345EDE"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14283FC5" w14:textId="77777777" w:rsidR="001A20E6" w:rsidRDefault="00000000">
            <w:pPr>
              <w:pStyle w:val="TableCellTaskSubject"/>
            </w:pPr>
            <w:r>
              <w:t>Governance</w:t>
            </w:r>
          </w:p>
          <w:p w14:paraId="6723293A" w14:textId="77777777" w:rsidR="001A20E6" w:rsidRDefault="00000000">
            <w:pPr>
              <w:pStyle w:val="TableCellTaskDetails"/>
            </w:pPr>
            <w:r>
              <w:t>• Study - Good governance and applications (O01) — 30m</w:t>
            </w:r>
          </w:p>
          <w:p w14:paraId="4AF18CE8" w14:textId="77777777" w:rsidR="001A20E6" w:rsidRDefault="00000000">
            <w:pPr>
              <w:pStyle w:val="TableCellTaskBadge"/>
              <w:shd w:val="clear" w:color="auto" w:fill="E3F2FD"/>
            </w:pPr>
            <w:r>
              <w:rPr>
                <w:b/>
                <w:bCs/>
                <w:color w:val="1976D2"/>
              </w:rPr>
              <w:t>STUDY</w:t>
            </w:r>
          </w:p>
          <w:p w14:paraId="2FB77D45" w14:textId="77777777" w:rsidR="001A20E6" w:rsidRDefault="00000000">
            <w:pPr>
              <w:pStyle w:val="TableCellTaskDetails"/>
            </w:pPr>
            <w:r>
              <w:t>• Revision - Accountability (O03) — 30m</w:t>
            </w:r>
          </w:p>
          <w:p w14:paraId="2D4D8381" w14:textId="77777777" w:rsidR="001A20E6" w:rsidRDefault="00000000">
            <w:pPr>
              <w:pStyle w:val="TableCellTaskBadge"/>
              <w:shd w:val="clear" w:color="auto" w:fill="FCE4EC"/>
            </w:pPr>
            <w:r>
              <w:rPr>
                <w:b/>
                <w:bCs/>
                <w:color w:val="C2185B"/>
              </w:rPr>
              <w:t>REVISION</w:t>
            </w:r>
          </w:p>
          <w:p w14:paraId="11BAB1A0" w14:textId="77777777" w:rsidR="001A20E6" w:rsidRDefault="00000000">
            <w:pPr>
              <w:pStyle w:val="TableCellTaskDetails"/>
            </w:pPr>
            <w:r>
              <w:t>• Revision - E-Governance (O04) — 30m</w:t>
            </w:r>
          </w:p>
          <w:p w14:paraId="423CFEB9" w14:textId="77777777" w:rsidR="001A20E6" w:rsidRDefault="00000000">
            <w:pPr>
              <w:pStyle w:val="TableCellTaskBadge"/>
              <w:shd w:val="clear" w:color="auto" w:fill="FCE4EC"/>
            </w:pPr>
            <w:r>
              <w:rPr>
                <w:b/>
                <w:bCs/>
                <w:color w:val="C2185B"/>
              </w:rPr>
              <w:t>REVISION</w:t>
            </w:r>
          </w:p>
          <w:p w14:paraId="3904D081" w14:textId="77777777" w:rsidR="001A20E6" w:rsidRDefault="00000000">
            <w:pPr>
              <w:pStyle w:val="TableCellTaskDetails"/>
            </w:pPr>
            <w:r>
              <w:t>• Revision - Citizens Charter (O05) — 30m</w:t>
            </w:r>
          </w:p>
          <w:p w14:paraId="08BFC1C7" w14:textId="77777777" w:rsidR="001A20E6" w:rsidRDefault="00000000">
            <w:pPr>
              <w:pStyle w:val="TableCellTaskBadge"/>
              <w:shd w:val="clear" w:color="auto" w:fill="FCE4EC"/>
            </w:pPr>
            <w:r>
              <w:rPr>
                <w:b/>
                <w:bCs/>
                <w:color w:val="C2185B"/>
              </w:rPr>
              <w:t>REVISION</w:t>
            </w:r>
          </w:p>
          <w:p w14:paraId="3F79ABC3" w14:textId="77777777" w:rsidR="001A20E6" w:rsidRDefault="00000000">
            <w:pPr>
              <w:pStyle w:val="TableCellTaskDetails"/>
            </w:pPr>
            <w:r>
              <w:t>• Practice - Good governance and applications (O01) — 30m</w:t>
            </w:r>
          </w:p>
          <w:p w14:paraId="39BF21B8"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747D6D6D" w14:textId="77777777" w:rsidR="001A20E6" w:rsidRDefault="00000000">
            <w:pPr>
              <w:pStyle w:val="TableCellTaskSubject"/>
            </w:pPr>
            <w:r>
              <w:t>Governance</w:t>
            </w:r>
          </w:p>
          <w:p w14:paraId="0ADBE9C9" w14:textId="77777777" w:rsidR="001A20E6" w:rsidRDefault="00000000">
            <w:pPr>
              <w:pStyle w:val="TableCellTaskDetails"/>
            </w:pPr>
            <w:r>
              <w:t>• Study - Transparency (O02) — 30m</w:t>
            </w:r>
          </w:p>
          <w:p w14:paraId="31A468CF" w14:textId="77777777" w:rsidR="001A20E6" w:rsidRDefault="00000000">
            <w:pPr>
              <w:pStyle w:val="TableCellTaskBadge"/>
              <w:shd w:val="clear" w:color="auto" w:fill="E3F2FD"/>
            </w:pPr>
            <w:r>
              <w:rPr>
                <w:b/>
                <w:bCs/>
                <w:color w:val="1976D2"/>
              </w:rPr>
              <w:t>STUDY</w:t>
            </w:r>
          </w:p>
          <w:p w14:paraId="0B55AE29" w14:textId="77777777" w:rsidR="001A20E6" w:rsidRDefault="00000000">
            <w:pPr>
              <w:pStyle w:val="TableCellTaskDetails"/>
            </w:pPr>
            <w:r>
              <w:t>• Revision - Role of Civil services in a democracy (O06) — 30m</w:t>
            </w:r>
          </w:p>
          <w:p w14:paraId="71071004" w14:textId="77777777" w:rsidR="001A20E6" w:rsidRDefault="00000000">
            <w:pPr>
              <w:pStyle w:val="TableCellTaskBadge"/>
              <w:shd w:val="clear" w:color="auto" w:fill="FCE4EC"/>
            </w:pPr>
            <w:r>
              <w:rPr>
                <w:b/>
                <w:bCs/>
                <w:color w:val="C2185B"/>
              </w:rPr>
              <w:t>REVISION</w:t>
            </w:r>
          </w:p>
          <w:p w14:paraId="36FE6157" w14:textId="77777777" w:rsidR="001A20E6" w:rsidRDefault="00000000">
            <w:pPr>
              <w:pStyle w:val="TableCellTaskDetails"/>
            </w:pPr>
            <w:r>
              <w:t>• Revision - Social Institutions-Civil society activism and NGO's (O07) — 30m</w:t>
            </w:r>
          </w:p>
          <w:p w14:paraId="57E9120F" w14:textId="77777777" w:rsidR="001A20E6" w:rsidRDefault="00000000">
            <w:pPr>
              <w:pStyle w:val="TableCellTaskBadge"/>
              <w:shd w:val="clear" w:color="auto" w:fill="FCE4EC"/>
            </w:pPr>
            <w:r>
              <w:rPr>
                <w:b/>
                <w:bCs/>
                <w:color w:val="C2185B"/>
              </w:rPr>
              <w:t>REVISION</w:t>
            </w:r>
          </w:p>
          <w:p w14:paraId="23669FEB" w14:textId="77777777" w:rsidR="001A20E6" w:rsidRDefault="00000000">
            <w:pPr>
              <w:pStyle w:val="TableCellTaskDetails"/>
            </w:pPr>
            <w:r>
              <w:t>• Revision - Self Help Groups (O08) — 30m</w:t>
            </w:r>
          </w:p>
          <w:p w14:paraId="3311C560" w14:textId="77777777" w:rsidR="001A20E6" w:rsidRDefault="00000000">
            <w:pPr>
              <w:pStyle w:val="TableCellTaskBadge"/>
              <w:shd w:val="clear" w:color="auto" w:fill="FCE4EC"/>
            </w:pPr>
            <w:r>
              <w:rPr>
                <w:b/>
                <w:bCs/>
                <w:color w:val="C2185B"/>
              </w:rPr>
              <w:t>REVISION</w:t>
            </w:r>
          </w:p>
          <w:p w14:paraId="4BCDC6E5" w14:textId="77777777" w:rsidR="001A20E6" w:rsidRDefault="00000000">
            <w:pPr>
              <w:pStyle w:val="TableCellTaskDetails"/>
            </w:pPr>
            <w:r>
              <w:t>• Practice - Transparency (O02) — 30m</w:t>
            </w:r>
          </w:p>
          <w:p w14:paraId="305422EC"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26CC8882" w14:textId="77777777" w:rsidR="001A20E6" w:rsidRDefault="00000000">
            <w:pPr>
              <w:pStyle w:val="TableCellTaskSubject"/>
            </w:pPr>
            <w:r>
              <w:t>International Relations</w:t>
            </w:r>
          </w:p>
          <w:p w14:paraId="0F9DB5BA" w14:textId="77777777" w:rsidR="001A20E6" w:rsidRDefault="00000000">
            <w:pPr>
              <w:pStyle w:val="TableCellTaskDetails"/>
            </w:pPr>
            <w:r>
              <w:t>• Study - India and its neighborhood (I02) — 30m</w:t>
            </w:r>
          </w:p>
          <w:p w14:paraId="30515386" w14:textId="77777777" w:rsidR="001A20E6" w:rsidRDefault="00000000">
            <w:pPr>
              <w:pStyle w:val="TableCellTaskBadge"/>
              <w:shd w:val="clear" w:color="auto" w:fill="E3F2FD"/>
            </w:pPr>
            <w:r>
              <w:rPr>
                <w:b/>
                <w:bCs/>
                <w:color w:val="1976D2"/>
              </w:rPr>
              <w:t>STUDY</w:t>
            </w:r>
          </w:p>
          <w:p w14:paraId="3AFE02F0" w14:textId="77777777" w:rsidR="001A20E6" w:rsidRDefault="00000000">
            <w:pPr>
              <w:pStyle w:val="TableCellTaskDetails"/>
            </w:pPr>
            <w:r>
              <w:t>• Revision - Regional and global groupings (I06) — 30m</w:t>
            </w:r>
          </w:p>
          <w:p w14:paraId="3DC38110" w14:textId="77777777" w:rsidR="001A20E6" w:rsidRDefault="00000000">
            <w:pPr>
              <w:pStyle w:val="TableCellTaskBadge"/>
              <w:shd w:val="clear" w:color="auto" w:fill="FCE4EC"/>
            </w:pPr>
            <w:r>
              <w:rPr>
                <w:b/>
                <w:bCs/>
                <w:color w:val="C2185B"/>
              </w:rPr>
              <w:t>REVISION</w:t>
            </w:r>
          </w:p>
          <w:p w14:paraId="103B0E6B" w14:textId="77777777" w:rsidR="001A20E6" w:rsidRDefault="00000000">
            <w:pPr>
              <w:pStyle w:val="TableCellTaskDetails"/>
            </w:pPr>
            <w:r>
              <w:t>• Revision - International institutions, agencies and fora (I07) — 30m</w:t>
            </w:r>
          </w:p>
          <w:p w14:paraId="44A4DCE9" w14:textId="77777777" w:rsidR="001A20E6" w:rsidRDefault="00000000">
            <w:pPr>
              <w:pStyle w:val="TableCellTaskBadge"/>
              <w:shd w:val="clear" w:color="auto" w:fill="FCE4EC"/>
            </w:pPr>
            <w:r>
              <w:rPr>
                <w:b/>
                <w:bCs/>
                <w:color w:val="C2185B"/>
              </w:rPr>
              <w:t>REVISION</w:t>
            </w:r>
          </w:p>
          <w:p w14:paraId="03BBBFC6" w14:textId="77777777" w:rsidR="001A20E6" w:rsidRDefault="00000000">
            <w:pPr>
              <w:pStyle w:val="TableCellTaskDetails"/>
            </w:pPr>
            <w:r>
              <w:t>• Revision - Indian diaspora (I08) — 30m</w:t>
            </w:r>
          </w:p>
          <w:p w14:paraId="54B8BC56" w14:textId="77777777" w:rsidR="001A20E6" w:rsidRDefault="00000000">
            <w:pPr>
              <w:pStyle w:val="TableCellTaskBadge"/>
              <w:shd w:val="clear" w:color="auto" w:fill="FCE4EC"/>
            </w:pPr>
            <w:r>
              <w:rPr>
                <w:b/>
                <w:bCs/>
                <w:color w:val="C2185B"/>
              </w:rPr>
              <w:t>REVISION</w:t>
            </w:r>
          </w:p>
          <w:p w14:paraId="4E1E0BEE" w14:textId="77777777" w:rsidR="001A20E6" w:rsidRDefault="00000000">
            <w:pPr>
              <w:pStyle w:val="TableCellTaskDetails"/>
            </w:pPr>
            <w:r>
              <w:t>• Practice - India and its neighborhood (I02) — 30m</w:t>
            </w:r>
          </w:p>
          <w:p w14:paraId="71BC7762"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663CE735" w14:textId="77777777" w:rsidR="001A20E6" w:rsidRDefault="001A20E6"/>
        </w:tc>
      </w:tr>
      <w:tr w:rsidR="001A20E6" w14:paraId="778DF779" w14:textId="77777777">
        <w:tc>
          <w:tcPr>
            <w:tcW w:w="700" w:type="pct"/>
            <w:shd w:val="clear" w:color="auto" w:fill="E0F2FE"/>
            <w:tcMar>
              <w:top w:w="150" w:type="dxa"/>
              <w:left w:w="100" w:type="dxa"/>
              <w:bottom w:w="150" w:type="dxa"/>
              <w:right w:w="100" w:type="dxa"/>
            </w:tcMar>
          </w:tcPr>
          <w:p w14:paraId="1D8403BD" w14:textId="77777777" w:rsidR="001A20E6" w:rsidRDefault="00000000">
            <w:pPr>
              <w:pStyle w:val="TableCellTaskSubject"/>
            </w:pPr>
            <w:r>
              <w:t>Indian Economy</w:t>
            </w:r>
          </w:p>
          <w:p w14:paraId="6C9021C7" w14:textId="77777777" w:rsidR="001A20E6" w:rsidRDefault="00000000">
            <w:pPr>
              <w:pStyle w:val="TableCellTaskDetails"/>
            </w:pPr>
            <w:r>
              <w:t>• Test - TEST — 3h</w:t>
            </w:r>
          </w:p>
          <w:p w14:paraId="706CD15E" w14:textId="77777777" w:rsidR="001A20E6" w:rsidRDefault="00000000">
            <w:pPr>
              <w:pStyle w:val="TableCellTaskBadge"/>
              <w:shd w:val="clear" w:color="auto" w:fill="FFF3E0"/>
            </w:pPr>
            <w:r>
              <w:rPr>
                <w:b/>
                <w:bCs/>
                <w:color w:val="F57C00"/>
              </w:rPr>
              <w:t>TEST</w:t>
            </w:r>
          </w:p>
        </w:tc>
        <w:tc>
          <w:tcPr>
            <w:tcW w:w="700" w:type="pct"/>
            <w:shd w:val="clear" w:color="auto" w:fill="E0F2FE"/>
            <w:tcMar>
              <w:top w:w="150" w:type="dxa"/>
              <w:left w:w="100" w:type="dxa"/>
              <w:bottom w:w="150" w:type="dxa"/>
              <w:right w:w="100" w:type="dxa"/>
            </w:tcMar>
          </w:tcPr>
          <w:p w14:paraId="19A8E994" w14:textId="77777777" w:rsidR="001A20E6" w:rsidRDefault="00000000">
            <w:pPr>
              <w:pStyle w:val="TableCellTaskSubject"/>
            </w:pPr>
            <w:r>
              <w:t>Indian Economy</w:t>
            </w:r>
          </w:p>
          <w:p w14:paraId="001591EF" w14:textId="77777777" w:rsidR="001A20E6" w:rsidRDefault="00000000">
            <w:pPr>
              <w:pStyle w:val="TableCellTaskDetails"/>
            </w:pPr>
            <w:r>
              <w:t>• Study - Agriculture (E06) — 30m</w:t>
            </w:r>
          </w:p>
          <w:p w14:paraId="568C3605" w14:textId="77777777" w:rsidR="001A20E6" w:rsidRDefault="00000000">
            <w:pPr>
              <w:pStyle w:val="TableCellTaskBadge"/>
              <w:shd w:val="clear" w:color="auto" w:fill="E3F2FD"/>
            </w:pPr>
            <w:r>
              <w:rPr>
                <w:b/>
                <w:bCs/>
                <w:color w:val="1976D2"/>
              </w:rPr>
              <w:t>STUDY</w:t>
            </w:r>
          </w:p>
          <w:p w14:paraId="5C01407F" w14:textId="77777777" w:rsidR="001A20E6" w:rsidRDefault="00000000">
            <w:pPr>
              <w:pStyle w:val="TableCellTaskDetails"/>
            </w:pPr>
            <w:r>
              <w:t>• Revision - Monetary Policy (E18) — 30m</w:t>
            </w:r>
          </w:p>
          <w:p w14:paraId="37143815" w14:textId="77777777" w:rsidR="001A20E6" w:rsidRDefault="00000000">
            <w:pPr>
              <w:pStyle w:val="TableCellTaskBadge"/>
              <w:shd w:val="clear" w:color="auto" w:fill="FCE4EC"/>
            </w:pPr>
            <w:r>
              <w:rPr>
                <w:b/>
                <w:bCs/>
                <w:color w:val="C2185B"/>
              </w:rPr>
              <w:t>REVISION</w:t>
            </w:r>
          </w:p>
          <w:p w14:paraId="1DB83F58" w14:textId="77777777" w:rsidR="001A20E6" w:rsidRDefault="00000000">
            <w:pPr>
              <w:pStyle w:val="TableCellTaskDetails"/>
            </w:pPr>
            <w:r>
              <w:t>• Revision - Capital Market (E19) — 30m</w:t>
            </w:r>
          </w:p>
          <w:p w14:paraId="4062D1E9" w14:textId="77777777" w:rsidR="001A20E6" w:rsidRDefault="00000000">
            <w:pPr>
              <w:pStyle w:val="TableCellTaskBadge"/>
              <w:shd w:val="clear" w:color="auto" w:fill="FCE4EC"/>
            </w:pPr>
            <w:r>
              <w:rPr>
                <w:b/>
                <w:bCs/>
                <w:color w:val="C2185B"/>
              </w:rPr>
              <w:t>REVISION</w:t>
            </w:r>
          </w:p>
          <w:p w14:paraId="2A1BA14D" w14:textId="77777777" w:rsidR="001A20E6" w:rsidRDefault="00000000">
            <w:pPr>
              <w:pStyle w:val="TableCellTaskDetails"/>
            </w:pPr>
            <w:r>
              <w:t>• Revision - Money Market (E20) — 30m</w:t>
            </w:r>
          </w:p>
          <w:p w14:paraId="0107CFA8" w14:textId="77777777" w:rsidR="001A20E6" w:rsidRDefault="00000000">
            <w:pPr>
              <w:pStyle w:val="TableCellTaskBadge"/>
              <w:shd w:val="clear" w:color="auto" w:fill="FCE4EC"/>
            </w:pPr>
            <w:r>
              <w:rPr>
                <w:b/>
                <w:bCs/>
                <w:color w:val="C2185B"/>
              </w:rPr>
              <w:t>REVISION</w:t>
            </w:r>
          </w:p>
          <w:p w14:paraId="23B61ADA" w14:textId="77777777" w:rsidR="001A20E6" w:rsidRDefault="00000000">
            <w:pPr>
              <w:pStyle w:val="TableCellTaskDetails"/>
            </w:pPr>
            <w:r>
              <w:t>• Practice - Agriculture (E06) — 30m</w:t>
            </w:r>
          </w:p>
          <w:p w14:paraId="1C30E73A"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1B236CBC" w14:textId="77777777" w:rsidR="001A20E6" w:rsidRDefault="00000000">
            <w:pPr>
              <w:pStyle w:val="TableCellTaskSubject"/>
            </w:pPr>
            <w:r>
              <w:t>Governance</w:t>
            </w:r>
          </w:p>
          <w:p w14:paraId="390F1D29" w14:textId="77777777" w:rsidR="001A20E6" w:rsidRDefault="00000000">
            <w:pPr>
              <w:pStyle w:val="TableCellTaskDetails"/>
            </w:pPr>
            <w:r>
              <w:t>• Study - Broad / Overlap (O00) — 30m</w:t>
            </w:r>
          </w:p>
          <w:p w14:paraId="13DE7A36" w14:textId="77777777" w:rsidR="001A20E6" w:rsidRDefault="00000000">
            <w:pPr>
              <w:pStyle w:val="TableCellTaskBadge"/>
              <w:shd w:val="clear" w:color="auto" w:fill="E3F2FD"/>
            </w:pPr>
            <w:r>
              <w:rPr>
                <w:b/>
                <w:bCs/>
                <w:color w:val="1976D2"/>
              </w:rPr>
              <w:t>STUDY</w:t>
            </w:r>
          </w:p>
          <w:p w14:paraId="59033059" w14:textId="77777777" w:rsidR="001A20E6" w:rsidRDefault="00000000">
            <w:pPr>
              <w:pStyle w:val="TableCellTaskDetails"/>
            </w:pPr>
            <w:r>
              <w:t>• Revision - Broad / Overlap (O00) — 30m</w:t>
            </w:r>
          </w:p>
          <w:p w14:paraId="6A62B227" w14:textId="77777777" w:rsidR="001A20E6" w:rsidRDefault="00000000">
            <w:pPr>
              <w:pStyle w:val="TableCellTaskBadge"/>
              <w:shd w:val="clear" w:color="auto" w:fill="FCE4EC"/>
            </w:pPr>
            <w:r>
              <w:rPr>
                <w:b/>
                <w:bCs/>
                <w:color w:val="C2185B"/>
              </w:rPr>
              <w:t>REVISION</w:t>
            </w:r>
          </w:p>
          <w:p w14:paraId="67596A9E" w14:textId="77777777" w:rsidR="001A20E6" w:rsidRDefault="00000000">
            <w:pPr>
              <w:pStyle w:val="TableCellTaskDetails"/>
            </w:pPr>
            <w:r>
              <w:t>• Revision - Good governance and applications (O01) — 30m</w:t>
            </w:r>
          </w:p>
          <w:p w14:paraId="6C5C112D" w14:textId="77777777" w:rsidR="001A20E6" w:rsidRDefault="00000000">
            <w:pPr>
              <w:pStyle w:val="TableCellTaskBadge"/>
              <w:shd w:val="clear" w:color="auto" w:fill="FCE4EC"/>
            </w:pPr>
            <w:r>
              <w:rPr>
                <w:b/>
                <w:bCs/>
                <w:color w:val="C2185B"/>
              </w:rPr>
              <w:t>REVISION</w:t>
            </w:r>
          </w:p>
          <w:p w14:paraId="230BED20" w14:textId="77777777" w:rsidR="001A20E6" w:rsidRDefault="00000000">
            <w:pPr>
              <w:pStyle w:val="TableCellTaskDetails"/>
            </w:pPr>
            <w:r>
              <w:t>• Revision - Transparency (O02) — 30m</w:t>
            </w:r>
          </w:p>
          <w:p w14:paraId="1B94AF2E" w14:textId="77777777" w:rsidR="001A20E6" w:rsidRDefault="00000000">
            <w:pPr>
              <w:pStyle w:val="TableCellTaskBadge"/>
              <w:shd w:val="clear" w:color="auto" w:fill="FCE4EC"/>
            </w:pPr>
            <w:r>
              <w:rPr>
                <w:b/>
                <w:bCs/>
                <w:color w:val="C2185B"/>
              </w:rPr>
              <w:t>REVISION</w:t>
            </w:r>
          </w:p>
          <w:p w14:paraId="32114749" w14:textId="77777777" w:rsidR="001A20E6" w:rsidRDefault="00000000">
            <w:pPr>
              <w:pStyle w:val="TableCellTaskDetails"/>
            </w:pPr>
            <w:r>
              <w:t>• Practice - Broad / Overlap (O00) — 30m</w:t>
            </w:r>
          </w:p>
          <w:p w14:paraId="5BE8919C"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04270290" w14:textId="77777777" w:rsidR="001A20E6" w:rsidRDefault="00000000">
            <w:pPr>
              <w:pStyle w:val="TableCellTaskSubject"/>
            </w:pPr>
            <w:r>
              <w:t>International Relations</w:t>
            </w:r>
          </w:p>
          <w:p w14:paraId="679A0F93" w14:textId="77777777" w:rsidR="001A20E6" w:rsidRDefault="00000000">
            <w:pPr>
              <w:pStyle w:val="TableCellTaskDetails"/>
            </w:pPr>
            <w:r>
              <w:t>• Study - Broad / Overlap (I00) — 30m</w:t>
            </w:r>
          </w:p>
          <w:p w14:paraId="1C545C43" w14:textId="77777777" w:rsidR="001A20E6" w:rsidRDefault="00000000">
            <w:pPr>
              <w:pStyle w:val="TableCellTaskBadge"/>
              <w:shd w:val="clear" w:color="auto" w:fill="E3F2FD"/>
            </w:pPr>
            <w:r>
              <w:rPr>
                <w:b/>
                <w:bCs/>
                <w:color w:val="1976D2"/>
              </w:rPr>
              <w:t>STUDY</w:t>
            </w:r>
          </w:p>
          <w:p w14:paraId="6B64325B" w14:textId="77777777" w:rsidR="001A20E6" w:rsidRDefault="00000000">
            <w:pPr>
              <w:pStyle w:val="TableCellTaskDetails"/>
            </w:pPr>
            <w:r>
              <w:t>• Revision - Broad / Overlap (I00) — 30m</w:t>
            </w:r>
          </w:p>
          <w:p w14:paraId="7DECB9DA" w14:textId="77777777" w:rsidR="001A20E6" w:rsidRDefault="00000000">
            <w:pPr>
              <w:pStyle w:val="TableCellTaskBadge"/>
              <w:shd w:val="clear" w:color="auto" w:fill="FCE4EC"/>
            </w:pPr>
            <w:r>
              <w:rPr>
                <w:b/>
                <w:bCs/>
                <w:color w:val="C2185B"/>
              </w:rPr>
              <w:t>REVISION</w:t>
            </w:r>
          </w:p>
          <w:p w14:paraId="7DA2D681" w14:textId="77777777" w:rsidR="001A20E6" w:rsidRDefault="00000000">
            <w:pPr>
              <w:pStyle w:val="TableCellTaskDetails"/>
            </w:pPr>
            <w:r>
              <w:t>• Revision - India's foreign policy (I01) — 30m</w:t>
            </w:r>
          </w:p>
          <w:p w14:paraId="6B0C0BDF" w14:textId="77777777" w:rsidR="001A20E6" w:rsidRDefault="00000000">
            <w:pPr>
              <w:pStyle w:val="TableCellTaskBadge"/>
              <w:shd w:val="clear" w:color="auto" w:fill="FCE4EC"/>
            </w:pPr>
            <w:r>
              <w:rPr>
                <w:b/>
                <w:bCs/>
                <w:color w:val="C2185B"/>
              </w:rPr>
              <w:t>REVISION</w:t>
            </w:r>
          </w:p>
          <w:p w14:paraId="48305156" w14:textId="77777777" w:rsidR="001A20E6" w:rsidRDefault="00000000">
            <w:pPr>
              <w:pStyle w:val="TableCellTaskDetails"/>
            </w:pPr>
            <w:r>
              <w:t>• Revision - India and its neighborhood (I02) — 30m</w:t>
            </w:r>
          </w:p>
          <w:p w14:paraId="00AD3CAB" w14:textId="77777777" w:rsidR="001A20E6" w:rsidRDefault="00000000">
            <w:pPr>
              <w:pStyle w:val="TableCellTaskBadge"/>
              <w:shd w:val="clear" w:color="auto" w:fill="FCE4EC"/>
            </w:pPr>
            <w:r>
              <w:rPr>
                <w:b/>
                <w:bCs/>
                <w:color w:val="C2185B"/>
              </w:rPr>
              <w:t>REVISION</w:t>
            </w:r>
          </w:p>
          <w:p w14:paraId="10FD193B" w14:textId="77777777" w:rsidR="001A20E6" w:rsidRDefault="00000000">
            <w:pPr>
              <w:pStyle w:val="TableCellTaskDetails"/>
            </w:pPr>
            <w:r>
              <w:t>• Practice - Broad / Overlap (I00) — 30m</w:t>
            </w:r>
          </w:p>
          <w:p w14:paraId="58BDAD3F"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7FAC33CB" w14:textId="77777777" w:rsidR="001A20E6" w:rsidRDefault="00000000">
            <w:pPr>
              <w:pStyle w:val="TableCellTaskSubject"/>
            </w:pPr>
            <w:r>
              <w:t>International Relations</w:t>
            </w:r>
          </w:p>
          <w:p w14:paraId="0C4BFC8B" w14:textId="77777777" w:rsidR="001A20E6" w:rsidRDefault="00000000">
            <w:pPr>
              <w:pStyle w:val="TableCellTaskDetails"/>
            </w:pPr>
            <w:r>
              <w:t>• Study - India's foreign policy (I01) — 30m</w:t>
            </w:r>
          </w:p>
          <w:p w14:paraId="5A241578" w14:textId="77777777" w:rsidR="001A20E6" w:rsidRDefault="00000000">
            <w:pPr>
              <w:pStyle w:val="TableCellTaskBadge"/>
              <w:shd w:val="clear" w:color="auto" w:fill="E3F2FD"/>
            </w:pPr>
            <w:r>
              <w:rPr>
                <w:b/>
                <w:bCs/>
                <w:color w:val="1976D2"/>
              </w:rPr>
              <w:t>STUDY</w:t>
            </w:r>
          </w:p>
          <w:p w14:paraId="3558868B" w14:textId="77777777" w:rsidR="001A20E6" w:rsidRDefault="00000000">
            <w:pPr>
              <w:pStyle w:val="TableCellTaskDetails"/>
            </w:pPr>
            <w:r>
              <w:t>• Revision - India's relations with major powers (I03) — 30m</w:t>
            </w:r>
          </w:p>
          <w:p w14:paraId="202E5631" w14:textId="77777777" w:rsidR="001A20E6" w:rsidRDefault="00000000">
            <w:pPr>
              <w:pStyle w:val="TableCellTaskBadge"/>
              <w:shd w:val="clear" w:color="auto" w:fill="FCE4EC"/>
            </w:pPr>
            <w:r>
              <w:rPr>
                <w:b/>
                <w:bCs/>
                <w:color w:val="C2185B"/>
              </w:rPr>
              <w:t>REVISION</w:t>
            </w:r>
          </w:p>
          <w:p w14:paraId="2CAD6B85" w14:textId="77777777" w:rsidR="001A20E6" w:rsidRDefault="00000000">
            <w:pPr>
              <w:pStyle w:val="TableCellTaskDetails"/>
            </w:pPr>
            <w:r>
              <w:t>• Revision - India's relations with other nations (I04) — 30m</w:t>
            </w:r>
          </w:p>
          <w:p w14:paraId="14029F5E" w14:textId="77777777" w:rsidR="001A20E6" w:rsidRDefault="00000000">
            <w:pPr>
              <w:pStyle w:val="TableCellTaskBadge"/>
              <w:shd w:val="clear" w:color="auto" w:fill="FCE4EC"/>
            </w:pPr>
            <w:r>
              <w:rPr>
                <w:b/>
                <w:bCs/>
                <w:color w:val="C2185B"/>
              </w:rPr>
              <w:t>REVISION</w:t>
            </w:r>
          </w:p>
          <w:p w14:paraId="43A888A7" w14:textId="77777777" w:rsidR="001A20E6" w:rsidRDefault="00000000">
            <w:pPr>
              <w:pStyle w:val="TableCellTaskDetails"/>
            </w:pPr>
            <w:r>
              <w:t>• Revision - Agreements involving India and/or affecting India's interests (I05) — 30m</w:t>
            </w:r>
          </w:p>
          <w:p w14:paraId="338F4EA7" w14:textId="77777777" w:rsidR="001A20E6" w:rsidRDefault="00000000">
            <w:pPr>
              <w:pStyle w:val="TableCellTaskBadge"/>
              <w:shd w:val="clear" w:color="auto" w:fill="FCE4EC"/>
            </w:pPr>
            <w:r>
              <w:rPr>
                <w:b/>
                <w:bCs/>
                <w:color w:val="C2185B"/>
              </w:rPr>
              <w:t>REVISION</w:t>
            </w:r>
          </w:p>
          <w:p w14:paraId="1BC92A4C" w14:textId="77777777" w:rsidR="001A20E6" w:rsidRDefault="00000000">
            <w:pPr>
              <w:pStyle w:val="TableCellTaskDetails"/>
            </w:pPr>
            <w:r>
              <w:t>• Practice - India's foreign policy (I01) — 30m</w:t>
            </w:r>
          </w:p>
          <w:p w14:paraId="0F685FFB"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3236E6C4" w14:textId="77777777" w:rsidR="001A20E6" w:rsidRDefault="00000000">
            <w:pPr>
              <w:pStyle w:val="TableCellTaskSubject"/>
            </w:pPr>
            <w:r>
              <w:t>Internal Security</w:t>
            </w:r>
          </w:p>
          <w:p w14:paraId="7F3FCB16" w14:textId="77777777" w:rsidR="001A20E6" w:rsidRDefault="00000000">
            <w:pPr>
              <w:pStyle w:val="TableCellTaskDetails"/>
            </w:pPr>
            <w:r>
              <w:t>• Study - Broad / Overlap (C00) — 30m</w:t>
            </w:r>
          </w:p>
          <w:p w14:paraId="4D5EFBAF" w14:textId="77777777" w:rsidR="001A20E6" w:rsidRDefault="00000000">
            <w:pPr>
              <w:pStyle w:val="TableCellTaskBadge"/>
              <w:shd w:val="clear" w:color="auto" w:fill="E3F2FD"/>
            </w:pPr>
            <w:r>
              <w:rPr>
                <w:b/>
                <w:bCs/>
                <w:color w:val="1976D2"/>
              </w:rPr>
              <w:t>STUDY</w:t>
            </w:r>
          </w:p>
          <w:p w14:paraId="4FEA499B" w14:textId="77777777" w:rsidR="001A20E6" w:rsidRDefault="00000000">
            <w:pPr>
              <w:pStyle w:val="TableCellTaskDetails"/>
            </w:pPr>
            <w:r>
              <w:t>• Revision - Broad / Overlap (C00) — 30m</w:t>
            </w:r>
          </w:p>
          <w:p w14:paraId="6A16A1C3" w14:textId="77777777" w:rsidR="001A20E6" w:rsidRDefault="00000000">
            <w:pPr>
              <w:pStyle w:val="TableCellTaskBadge"/>
              <w:shd w:val="clear" w:color="auto" w:fill="FCE4EC"/>
            </w:pPr>
            <w:r>
              <w:rPr>
                <w:b/>
                <w:bCs/>
                <w:color w:val="C2185B"/>
              </w:rPr>
              <w:t>REVISION</w:t>
            </w:r>
          </w:p>
          <w:p w14:paraId="0148A99C" w14:textId="77777777" w:rsidR="001A20E6" w:rsidRDefault="00000000">
            <w:pPr>
              <w:pStyle w:val="TableCellTaskDetails"/>
            </w:pPr>
            <w:r>
              <w:t>• Revision - Role of external state and non-state actors (C01) — 30m</w:t>
            </w:r>
          </w:p>
          <w:p w14:paraId="5B9F6B22" w14:textId="77777777" w:rsidR="001A20E6" w:rsidRDefault="00000000">
            <w:pPr>
              <w:pStyle w:val="TableCellTaskBadge"/>
              <w:shd w:val="clear" w:color="auto" w:fill="FCE4EC"/>
            </w:pPr>
            <w:r>
              <w:rPr>
                <w:b/>
                <w:bCs/>
                <w:color w:val="C2185B"/>
              </w:rPr>
              <w:t>REVISION</w:t>
            </w:r>
          </w:p>
          <w:p w14:paraId="0DDDF0AA" w14:textId="77777777" w:rsidR="001A20E6" w:rsidRDefault="00000000">
            <w:pPr>
              <w:pStyle w:val="TableCellTaskDetails"/>
            </w:pPr>
            <w:r>
              <w:t>• Revision - North-East regional issues (C02) — 30m</w:t>
            </w:r>
          </w:p>
          <w:p w14:paraId="16666B9F" w14:textId="77777777" w:rsidR="001A20E6" w:rsidRDefault="00000000">
            <w:pPr>
              <w:pStyle w:val="TableCellTaskBadge"/>
              <w:shd w:val="clear" w:color="auto" w:fill="FCE4EC"/>
            </w:pPr>
            <w:r>
              <w:rPr>
                <w:b/>
                <w:bCs/>
                <w:color w:val="C2185B"/>
              </w:rPr>
              <w:t>REVISION</w:t>
            </w:r>
          </w:p>
          <w:p w14:paraId="723B7FA3" w14:textId="77777777" w:rsidR="001A20E6" w:rsidRDefault="00000000">
            <w:pPr>
              <w:pStyle w:val="TableCellTaskDetails"/>
            </w:pPr>
            <w:r>
              <w:t>• Practice - Broad / Overlap (C00) — 30m</w:t>
            </w:r>
          </w:p>
          <w:p w14:paraId="6F9C77FD"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60B414C7" w14:textId="77777777" w:rsidR="001A20E6" w:rsidRDefault="001A20E6"/>
        </w:tc>
      </w:tr>
    </w:tbl>
    <w:p w14:paraId="1C5BCD5A" w14:textId="77777777" w:rsidR="001A20E6" w:rsidRDefault="001A20E6">
      <w:pPr>
        <w:spacing w:after="400"/>
      </w:pPr>
    </w:p>
    <w:p w14:paraId="08E1BADC" w14:textId="77777777" w:rsidR="001A20E6" w:rsidRDefault="00000000">
      <w:pPr>
        <w:pStyle w:val="ResourceTitle"/>
      </w:pPr>
      <w:r>
        <w:t>📚 Resources for Jul 04 - Jul 10</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77C2F7AF" w14:textId="77777777">
        <w:tc>
          <w:tcPr>
            <w:tcW w:w="1650" w:type="pct"/>
            <w:tcBorders>
              <w:bottom w:val="single" w:sz="2" w:space="0" w:color="D1D5DB"/>
              <w:right w:val="single" w:sz="2" w:space="0" w:color="D1D5DB"/>
            </w:tcBorders>
            <w:tcMar>
              <w:top w:w="200" w:type="dxa"/>
              <w:left w:w="150" w:type="dxa"/>
              <w:bottom w:w="200" w:type="dxa"/>
              <w:right w:w="150" w:type="dxa"/>
            </w:tcMar>
          </w:tcPr>
          <w:p w14:paraId="56CA3022" w14:textId="77777777" w:rsidR="001A20E6" w:rsidRDefault="00000000">
            <w:pPr>
              <w:pStyle w:val="TableCellSubjectName"/>
            </w:pPr>
            <w:r>
              <w:t>Indian Polity and Governance</w:t>
            </w:r>
          </w:p>
          <w:p w14:paraId="25A57A9E" w14:textId="77777777" w:rsidR="001A20E6" w:rsidRDefault="00000000">
            <w:pPr>
              <w:pStyle w:val="TableCellCategoryTitle"/>
            </w:pPr>
            <w:r>
              <w:t>📝 Practice Materials</w:t>
            </w:r>
          </w:p>
          <w:p w14:paraId="585DD950" w14:textId="77777777" w:rsidR="001A20E6" w:rsidRDefault="00000000">
            <w:pPr>
              <w:pStyle w:val="TableCellResourceItem"/>
            </w:pPr>
            <w:r>
              <w:t>• La Excellence Polity Material</w:t>
            </w:r>
          </w:p>
          <w:p w14:paraId="2366AAB4" w14:textId="77777777" w:rsidR="001A20E6" w:rsidRDefault="00000000">
            <w:pPr>
              <w:pStyle w:val="TableCellResourceItem"/>
            </w:pPr>
            <w:r>
              <w:t>• Mains RRP + Prelims RRP</w:t>
            </w:r>
          </w:p>
          <w:p w14:paraId="34AF90A9" w14:textId="77777777" w:rsidR="001A20E6" w:rsidRDefault="00000000">
            <w:pPr>
              <w:pStyle w:val="TableCellResourceItem"/>
            </w:pPr>
            <w:r>
              <w:t>• Prelims &amp; Mains Workbooks</w:t>
            </w:r>
          </w:p>
          <w:p w14:paraId="4E4D71FE" w14:textId="77777777" w:rsidR="001A20E6" w:rsidRDefault="00000000">
            <w:pPr>
              <w:pStyle w:val="TableCellCategoryTitle"/>
            </w:pPr>
            <w:r>
              <w:t>📰 Current Affairs</w:t>
            </w:r>
          </w:p>
          <w:p w14:paraId="0C1B0BDF" w14:textId="77777777" w:rsidR="001A20E6" w:rsidRDefault="00000000">
            <w:pPr>
              <w:pStyle w:val="TableCellResourceItem"/>
            </w:pPr>
            <w:r>
              <w:t>• NITI Aayog Reports + PRS Briefs</w:t>
            </w:r>
          </w:p>
          <w:p w14:paraId="04A32163" w14:textId="77777777" w:rsidR="001A20E6" w:rsidRDefault="00000000">
            <w:pPr>
              <w:pStyle w:val="TableCellResourceItem"/>
            </w:pPr>
            <w:r>
              <w:t>• Newspapers (The Hindu/Indian Express)</w:t>
            </w:r>
          </w:p>
          <w:p w14:paraId="01448F5C"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3E3C7F55" w14:textId="77777777" w:rsidR="001A20E6" w:rsidRDefault="00000000">
            <w:pPr>
              <w:pStyle w:val="TableCellSubjectName"/>
            </w:pPr>
            <w:r>
              <w:t>Indian Economy</w:t>
            </w:r>
          </w:p>
          <w:p w14:paraId="31EDC196" w14:textId="77777777" w:rsidR="001A20E6" w:rsidRDefault="00000000">
            <w:pPr>
              <w:pStyle w:val="TableCellCategoryTitle"/>
            </w:pPr>
            <w:r>
              <w:t>📝 Practice Materials</w:t>
            </w:r>
          </w:p>
          <w:p w14:paraId="09287767" w14:textId="77777777" w:rsidR="001A20E6" w:rsidRDefault="00000000">
            <w:pPr>
              <w:pStyle w:val="TableCellResourceItem"/>
            </w:pPr>
            <w:r>
              <w:t>• La Excellence Economy Material</w:t>
            </w:r>
          </w:p>
          <w:p w14:paraId="70797113" w14:textId="77777777" w:rsidR="001A20E6" w:rsidRDefault="00000000">
            <w:pPr>
              <w:pStyle w:val="TableCellResourceItem"/>
            </w:pPr>
            <w:r>
              <w:t>• Mains RRP + Prelims RRP</w:t>
            </w:r>
          </w:p>
          <w:p w14:paraId="7DF3CAC1" w14:textId="77777777" w:rsidR="001A20E6" w:rsidRDefault="00000000">
            <w:pPr>
              <w:pStyle w:val="TableCellResourceItem"/>
            </w:pPr>
            <w:r>
              <w:t>• Prelims &amp; Mains Workbooks</w:t>
            </w:r>
          </w:p>
          <w:p w14:paraId="0CB63AB0" w14:textId="77777777" w:rsidR="001A20E6" w:rsidRDefault="00000000">
            <w:pPr>
              <w:pStyle w:val="TableCellCategoryTitle"/>
            </w:pPr>
            <w:r>
              <w:t>📰 Current Affairs</w:t>
            </w:r>
          </w:p>
          <w:p w14:paraId="45F62D0E" w14:textId="77777777" w:rsidR="001A20E6" w:rsidRDefault="00000000">
            <w:pPr>
              <w:pStyle w:val="TableCellResourceItem"/>
            </w:pPr>
            <w:r>
              <w:t>• NITI Aayog Reports + Economic survey and Budget</w:t>
            </w:r>
          </w:p>
          <w:p w14:paraId="102B57FE"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69DB5FF2" w14:textId="77777777" w:rsidR="001A20E6" w:rsidRDefault="00000000">
            <w:pPr>
              <w:pStyle w:val="TableCellSubjectName"/>
            </w:pPr>
            <w:r>
              <w:t>Governance</w:t>
            </w:r>
          </w:p>
          <w:p w14:paraId="1FFCBB5B" w14:textId="77777777" w:rsidR="001A20E6" w:rsidRDefault="00000000">
            <w:pPr>
              <w:pStyle w:val="TableCellCategoryTitle"/>
            </w:pPr>
            <w:r>
              <w:t>📚 Primary Books</w:t>
            </w:r>
          </w:p>
          <w:p w14:paraId="3DAC4FE0" w14:textId="77777777" w:rsidR="001A20E6" w:rsidRDefault="00000000">
            <w:pPr>
              <w:pStyle w:val="TableCellResourceItem"/>
            </w:pPr>
            <w:r>
              <w:t>• India Year Book (Schemes) + PIB</w:t>
            </w:r>
          </w:p>
          <w:p w14:paraId="16811899" w14:textId="77777777" w:rsidR="001A20E6" w:rsidRDefault="00000000">
            <w:pPr>
              <w:pStyle w:val="TableCellResourceItem"/>
            </w:pPr>
            <w:r>
              <w:t>• Governance In India by M Laxmikanth</w:t>
            </w:r>
          </w:p>
          <w:p w14:paraId="71995F59" w14:textId="77777777" w:rsidR="001A20E6" w:rsidRDefault="00000000">
            <w:pPr>
              <w:pStyle w:val="TableCellCategoryTitle"/>
            </w:pPr>
            <w:r>
              <w:t>📝 Practice Materials</w:t>
            </w:r>
          </w:p>
          <w:p w14:paraId="23EBDB42" w14:textId="77777777" w:rsidR="001A20E6" w:rsidRDefault="00000000">
            <w:pPr>
              <w:pStyle w:val="TableCellResourceItem"/>
            </w:pPr>
            <w:r>
              <w:t>• La Excellence Governance Material</w:t>
            </w:r>
          </w:p>
          <w:p w14:paraId="2A474B78" w14:textId="77777777" w:rsidR="001A20E6" w:rsidRDefault="00000000">
            <w:pPr>
              <w:pStyle w:val="TableCellResourceItem"/>
            </w:pPr>
            <w:r>
              <w:t>• Mains Workbook</w:t>
            </w:r>
          </w:p>
          <w:p w14:paraId="0C2701EE" w14:textId="77777777" w:rsidR="001A20E6" w:rsidRDefault="00000000">
            <w:pPr>
              <w:pStyle w:val="TableCellCategoryTitle"/>
            </w:pPr>
            <w:r>
              <w:t>📰 Current Affairs</w:t>
            </w:r>
          </w:p>
          <w:p w14:paraId="4F81B7F0" w14:textId="77777777" w:rsidR="001A20E6" w:rsidRDefault="00000000">
            <w:pPr>
              <w:pStyle w:val="TableCellResourceItem"/>
            </w:pPr>
            <w:r>
              <w:t>• NITI Aayog + Yojana</w:t>
            </w:r>
          </w:p>
          <w:p w14:paraId="3E7A6008" w14:textId="77777777" w:rsidR="001A20E6" w:rsidRDefault="00000000">
            <w:pPr>
              <w:pStyle w:val="TableCellResourceItem"/>
            </w:pPr>
            <w:r>
              <w:t>• Newspapers (Hindu and IE Explained)</w:t>
            </w:r>
          </w:p>
        </w:tc>
      </w:tr>
      <w:tr w:rsidR="001A20E6" w14:paraId="4C5A518A" w14:textId="77777777">
        <w:tc>
          <w:tcPr>
            <w:tcW w:w="1650" w:type="pct"/>
            <w:tcBorders>
              <w:bottom w:val="single" w:sz="2" w:space="0" w:color="D1D5DB"/>
              <w:right w:val="single" w:sz="2" w:space="0" w:color="D1D5DB"/>
            </w:tcBorders>
            <w:tcMar>
              <w:top w:w="200" w:type="dxa"/>
              <w:left w:w="150" w:type="dxa"/>
              <w:bottom w:w="200" w:type="dxa"/>
              <w:right w:w="150" w:type="dxa"/>
            </w:tcMar>
          </w:tcPr>
          <w:p w14:paraId="0DA4DA2E" w14:textId="77777777" w:rsidR="001A20E6" w:rsidRDefault="00000000">
            <w:pPr>
              <w:pStyle w:val="TableCellSubjectName"/>
            </w:pPr>
            <w:r>
              <w:t>International Relations</w:t>
            </w:r>
          </w:p>
          <w:p w14:paraId="0852D5E1" w14:textId="77777777" w:rsidR="001A20E6" w:rsidRDefault="00000000">
            <w:pPr>
              <w:pStyle w:val="TableCellCategoryTitle"/>
            </w:pPr>
            <w:r>
              <w:t>📝 Practice Materials</w:t>
            </w:r>
          </w:p>
          <w:p w14:paraId="6CE3D0EF" w14:textId="77777777" w:rsidR="001A20E6" w:rsidRDefault="00000000">
            <w:pPr>
              <w:pStyle w:val="TableCellResourceItem"/>
            </w:pPr>
            <w:r>
              <w:t>• La Excellence IR Material</w:t>
            </w:r>
          </w:p>
          <w:p w14:paraId="7AD34380" w14:textId="77777777" w:rsidR="001A20E6" w:rsidRDefault="00000000">
            <w:pPr>
              <w:pStyle w:val="TableCellResourceItem"/>
            </w:pPr>
            <w:r>
              <w:t>• Mains Workbook</w:t>
            </w:r>
          </w:p>
          <w:p w14:paraId="15D18E3F" w14:textId="77777777" w:rsidR="001A20E6" w:rsidRDefault="00000000">
            <w:pPr>
              <w:pStyle w:val="TableCellCategoryTitle"/>
            </w:pPr>
            <w:r>
              <w:t>📰 Current Affairs</w:t>
            </w:r>
          </w:p>
          <w:p w14:paraId="234ACD65" w14:textId="77777777" w:rsidR="001A20E6" w:rsidRDefault="00000000">
            <w:pPr>
              <w:pStyle w:val="TableCellResourceItem"/>
            </w:pPr>
            <w:r>
              <w:t>• IDSA / ORF / MEA briefs</w:t>
            </w:r>
          </w:p>
          <w:p w14:paraId="07B6729D" w14:textId="77777777" w:rsidR="001A20E6" w:rsidRDefault="00000000">
            <w:pPr>
              <w:pStyle w:val="TableCellResourceItem"/>
            </w:pPr>
            <w:r>
              <w:t>• Newspapers (The Hindu and IE – International page)</w:t>
            </w:r>
          </w:p>
        </w:tc>
        <w:tc>
          <w:tcPr>
            <w:tcW w:w="1650" w:type="pct"/>
            <w:tcBorders>
              <w:bottom w:val="single" w:sz="2" w:space="0" w:color="D1D5DB"/>
              <w:right w:val="single" w:sz="2" w:space="0" w:color="D1D5DB"/>
            </w:tcBorders>
            <w:tcMar>
              <w:top w:w="200" w:type="dxa"/>
              <w:left w:w="150" w:type="dxa"/>
              <w:bottom w:w="200" w:type="dxa"/>
              <w:right w:w="150" w:type="dxa"/>
            </w:tcMar>
          </w:tcPr>
          <w:p w14:paraId="7D57991E" w14:textId="77777777" w:rsidR="001A20E6" w:rsidRDefault="00000000">
            <w:pPr>
              <w:pStyle w:val="TableCellSubjectName"/>
            </w:pPr>
            <w:r>
              <w:t>Internal Security</w:t>
            </w:r>
          </w:p>
          <w:p w14:paraId="249A1AEC" w14:textId="77777777" w:rsidR="001A20E6" w:rsidRDefault="00000000">
            <w:pPr>
              <w:pStyle w:val="TableCellCategoryTitle"/>
            </w:pPr>
            <w:r>
              <w:t>📝 Practice Materials</w:t>
            </w:r>
          </w:p>
          <w:p w14:paraId="47078F59" w14:textId="77777777" w:rsidR="001A20E6" w:rsidRDefault="00000000">
            <w:pPr>
              <w:pStyle w:val="TableCellResourceItem"/>
            </w:pPr>
            <w:r>
              <w:t>• La Excellence Security Material</w:t>
            </w:r>
          </w:p>
          <w:p w14:paraId="08132B58" w14:textId="77777777" w:rsidR="001A20E6" w:rsidRDefault="00000000">
            <w:pPr>
              <w:pStyle w:val="TableCellResourceItem"/>
            </w:pPr>
            <w:r>
              <w:t>• Mains Workbook</w:t>
            </w:r>
          </w:p>
          <w:p w14:paraId="6272728F" w14:textId="77777777" w:rsidR="001A20E6" w:rsidRDefault="00000000">
            <w:pPr>
              <w:pStyle w:val="TableCellCategoryTitle"/>
            </w:pPr>
            <w:r>
              <w:t>📰 Current Affairs</w:t>
            </w:r>
          </w:p>
          <w:p w14:paraId="5BA1BC80" w14:textId="77777777" w:rsidR="001A20E6" w:rsidRDefault="00000000">
            <w:pPr>
              <w:pStyle w:val="TableCellResourceItem"/>
            </w:pPr>
            <w:r>
              <w:t>• IDSA Reports</w:t>
            </w:r>
          </w:p>
          <w:p w14:paraId="66C9718F" w14:textId="77777777" w:rsidR="001A20E6" w:rsidRDefault="00000000">
            <w:pPr>
              <w:pStyle w:val="TableCellResourceItem"/>
            </w:pPr>
            <w:r>
              <w:t>• Newspapers (Hindu and IE Explained)</w:t>
            </w:r>
          </w:p>
        </w:tc>
        <w:tc>
          <w:tcPr>
            <w:tcW w:w="1650" w:type="pct"/>
          </w:tcPr>
          <w:p w14:paraId="59166CD7" w14:textId="77777777" w:rsidR="001A20E6" w:rsidRDefault="001A20E6"/>
        </w:tc>
      </w:tr>
    </w:tbl>
    <w:p w14:paraId="3FF70861"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70D2B0FB" w14:textId="77777777">
        <w:tc>
          <w:tcPr>
            <w:tcW w:w="2500" w:type="pct"/>
            <w:tcMar>
              <w:top w:w="0" w:type="dxa"/>
              <w:left w:w="0" w:type="dxa"/>
              <w:bottom w:w="0" w:type="dxa"/>
              <w:right w:w="0" w:type="dxa"/>
            </w:tcMar>
          </w:tcPr>
          <w:p w14:paraId="030944A3" w14:textId="77777777" w:rsidR="001A20E6" w:rsidRDefault="00000000">
            <w:pPr>
              <w:pStyle w:val="WeekTitle"/>
            </w:pPr>
            <w:r>
              <w:rPr>
                <w:color w:val="0369A1"/>
              </w:rPr>
              <w:t>📅 Jul 11 - Jul 17, 2027</w:t>
            </w:r>
          </w:p>
        </w:tc>
        <w:tc>
          <w:tcPr>
            <w:tcW w:w="2500" w:type="pct"/>
            <w:tcMar>
              <w:top w:w="0" w:type="dxa"/>
              <w:left w:w="0" w:type="dxa"/>
              <w:bottom w:w="0" w:type="dxa"/>
              <w:right w:w="0" w:type="dxa"/>
            </w:tcMar>
          </w:tcPr>
          <w:p w14:paraId="159ADB10" w14:textId="77777777" w:rsidR="001A20E6" w:rsidRDefault="00000000">
            <w:pPr>
              <w:pStyle w:val="WeekCycleName"/>
            </w:pPr>
            <w:r>
              <w:rPr>
                <w:color w:val="0369A1"/>
              </w:rPr>
              <w:t>C6</w:t>
            </w:r>
          </w:p>
        </w:tc>
      </w:tr>
    </w:tbl>
    <w:p w14:paraId="5DDC788E"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07E9E644" w14:textId="77777777">
        <w:tc>
          <w:tcPr>
            <w:tcW w:w="700" w:type="pct"/>
            <w:shd w:val="clear" w:color="auto" w:fill="E0F2FE"/>
            <w:tcMar>
              <w:top w:w="200" w:type="dxa"/>
              <w:left w:w="100" w:type="dxa"/>
              <w:bottom w:w="200" w:type="dxa"/>
              <w:right w:w="100" w:type="dxa"/>
            </w:tcMar>
          </w:tcPr>
          <w:p w14:paraId="6E09C4A9" w14:textId="77777777" w:rsidR="001A20E6" w:rsidRDefault="00000000">
            <w:pPr>
              <w:pStyle w:val="TableCellCalendarDayHeader"/>
            </w:pPr>
            <w:r>
              <w:rPr>
                <w:color w:val="0369A1"/>
              </w:rPr>
              <w:t>Sunday</w:t>
            </w:r>
          </w:p>
          <w:p w14:paraId="07CA88E0" w14:textId="77777777" w:rsidR="001A20E6" w:rsidRDefault="00000000">
            <w:pPr>
              <w:pStyle w:val="TableCellCalendarDateHeader"/>
            </w:pPr>
            <w:r>
              <w:rPr>
                <w:color w:val="0369A1"/>
              </w:rPr>
              <w:t>Jul 11</w:t>
            </w:r>
          </w:p>
          <w:p w14:paraId="7FF1A80D"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74C90124" w14:textId="77777777" w:rsidR="001A20E6" w:rsidRDefault="00000000">
            <w:pPr>
              <w:pStyle w:val="TableCellCalendarDayHeader"/>
            </w:pPr>
            <w:r>
              <w:rPr>
                <w:color w:val="0369A1"/>
              </w:rPr>
              <w:t>Monday</w:t>
            </w:r>
          </w:p>
          <w:p w14:paraId="5E3DBD09" w14:textId="77777777" w:rsidR="001A20E6" w:rsidRDefault="00000000">
            <w:pPr>
              <w:pStyle w:val="TableCellCalendarDateHeader"/>
            </w:pPr>
            <w:r>
              <w:rPr>
                <w:color w:val="0369A1"/>
              </w:rPr>
              <w:t>Jul 12</w:t>
            </w:r>
          </w:p>
          <w:p w14:paraId="0189DEF6"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213B2AEE" w14:textId="77777777" w:rsidR="001A20E6" w:rsidRDefault="00000000">
            <w:pPr>
              <w:pStyle w:val="TableCellCalendarDayHeader"/>
            </w:pPr>
            <w:r>
              <w:rPr>
                <w:color w:val="0369A1"/>
              </w:rPr>
              <w:t>Tuesday</w:t>
            </w:r>
          </w:p>
          <w:p w14:paraId="75EAC2B4" w14:textId="77777777" w:rsidR="001A20E6" w:rsidRDefault="00000000">
            <w:pPr>
              <w:pStyle w:val="TableCellCalendarDateHeader"/>
            </w:pPr>
            <w:r>
              <w:rPr>
                <w:color w:val="0369A1"/>
              </w:rPr>
              <w:t>Jul 13</w:t>
            </w:r>
          </w:p>
          <w:p w14:paraId="4A3C5B5A"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088979C5" w14:textId="77777777" w:rsidR="001A20E6" w:rsidRDefault="00000000">
            <w:pPr>
              <w:pStyle w:val="TableCellCalendarDayHeader"/>
            </w:pPr>
            <w:r>
              <w:rPr>
                <w:color w:val="0369A1"/>
              </w:rPr>
              <w:t>Wednesday</w:t>
            </w:r>
          </w:p>
          <w:p w14:paraId="1D112787" w14:textId="77777777" w:rsidR="001A20E6" w:rsidRDefault="00000000">
            <w:pPr>
              <w:pStyle w:val="TableCellCalendarDateHeader"/>
            </w:pPr>
            <w:r>
              <w:rPr>
                <w:color w:val="0369A1"/>
              </w:rPr>
              <w:t>Jul 14</w:t>
            </w:r>
          </w:p>
          <w:p w14:paraId="362618EC"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6E96D605" w14:textId="77777777" w:rsidR="001A20E6" w:rsidRDefault="00000000">
            <w:pPr>
              <w:pStyle w:val="TableCellCalendarDayHeader"/>
            </w:pPr>
            <w:r>
              <w:rPr>
                <w:color w:val="0369A1"/>
              </w:rPr>
              <w:t>Thursday</w:t>
            </w:r>
          </w:p>
          <w:p w14:paraId="2B9D782D" w14:textId="77777777" w:rsidR="001A20E6" w:rsidRDefault="00000000">
            <w:pPr>
              <w:pStyle w:val="TableCellCalendarDateHeader"/>
            </w:pPr>
            <w:r>
              <w:rPr>
                <w:color w:val="0369A1"/>
              </w:rPr>
              <w:t>Jul 15</w:t>
            </w:r>
          </w:p>
          <w:p w14:paraId="531821A6"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5FCFCC32" w14:textId="77777777" w:rsidR="001A20E6" w:rsidRDefault="00000000">
            <w:pPr>
              <w:pStyle w:val="TableCellCalendarDayHeader"/>
            </w:pPr>
            <w:r>
              <w:rPr>
                <w:color w:val="0369A1"/>
              </w:rPr>
              <w:t>Friday</w:t>
            </w:r>
          </w:p>
          <w:p w14:paraId="41D993C6" w14:textId="77777777" w:rsidR="001A20E6" w:rsidRDefault="00000000">
            <w:pPr>
              <w:pStyle w:val="TableCellCalendarDateHeader"/>
            </w:pPr>
            <w:r>
              <w:rPr>
                <w:color w:val="0369A1"/>
              </w:rPr>
              <w:t>Jul 16</w:t>
            </w:r>
          </w:p>
          <w:p w14:paraId="5306E533"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4A93C04D" w14:textId="77777777" w:rsidR="001A20E6" w:rsidRDefault="00000000">
            <w:pPr>
              <w:pStyle w:val="TableCellCalendarDayHeader"/>
            </w:pPr>
            <w:r>
              <w:rPr>
                <w:color w:val="F57C00"/>
              </w:rPr>
              <w:t>Saturday</w:t>
            </w:r>
          </w:p>
          <w:p w14:paraId="21451D98" w14:textId="77777777" w:rsidR="001A20E6" w:rsidRDefault="00000000">
            <w:pPr>
              <w:pStyle w:val="TableCellCalendarDateHeader"/>
            </w:pPr>
            <w:r>
              <w:rPr>
                <w:color w:val="F57C00"/>
              </w:rPr>
              <w:t>Jul 17</w:t>
            </w:r>
          </w:p>
          <w:p w14:paraId="738D1EF7" w14:textId="77777777" w:rsidR="001A20E6" w:rsidRDefault="00000000">
            <w:pPr>
              <w:pStyle w:val="TableCellCatchupLabel"/>
            </w:pPr>
            <w:r>
              <w:rPr>
                <w:color w:val="F57C00"/>
              </w:rPr>
              <w:t>Catchup Day</w:t>
            </w:r>
          </w:p>
        </w:tc>
      </w:tr>
      <w:tr w:rsidR="001A20E6" w14:paraId="3DCF8AC0" w14:textId="77777777">
        <w:tc>
          <w:tcPr>
            <w:tcW w:w="700" w:type="pct"/>
            <w:shd w:val="clear" w:color="auto" w:fill="E0F2FE"/>
            <w:tcMar>
              <w:top w:w="150" w:type="dxa"/>
              <w:left w:w="100" w:type="dxa"/>
              <w:bottom w:w="150" w:type="dxa"/>
              <w:right w:w="100" w:type="dxa"/>
            </w:tcMar>
          </w:tcPr>
          <w:p w14:paraId="33336DD6" w14:textId="77777777" w:rsidR="001A20E6" w:rsidRDefault="00000000">
            <w:pPr>
              <w:pStyle w:val="TableCellTaskSubject"/>
            </w:pPr>
            <w:r>
              <w:t>International Relations</w:t>
            </w:r>
          </w:p>
          <w:p w14:paraId="570967E2" w14:textId="77777777" w:rsidR="001A20E6" w:rsidRDefault="00000000">
            <w:pPr>
              <w:pStyle w:val="TableCellTaskDetails"/>
            </w:pPr>
            <w:r>
              <w:t>• Test - TEST — 3h</w:t>
            </w:r>
          </w:p>
          <w:p w14:paraId="1EE32B56" w14:textId="77777777" w:rsidR="001A20E6" w:rsidRDefault="00000000">
            <w:pPr>
              <w:pStyle w:val="TableCellTaskBadge"/>
              <w:shd w:val="clear" w:color="auto" w:fill="FFF3E0"/>
            </w:pPr>
            <w:r>
              <w:rPr>
                <w:b/>
                <w:bCs/>
                <w:color w:val="F57C00"/>
              </w:rPr>
              <w:t>TEST</w:t>
            </w:r>
          </w:p>
        </w:tc>
        <w:tc>
          <w:tcPr>
            <w:tcW w:w="700" w:type="pct"/>
            <w:shd w:val="clear" w:color="auto" w:fill="E0F2FE"/>
            <w:tcMar>
              <w:top w:w="150" w:type="dxa"/>
              <w:left w:w="100" w:type="dxa"/>
              <w:bottom w:w="150" w:type="dxa"/>
              <w:right w:w="100" w:type="dxa"/>
            </w:tcMar>
          </w:tcPr>
          <w:p w14:paraId="0C023ABE" w14:textId="77777777" w:rsidR="001A20E6" w:rsidRDefault="00000000">
            <w:pPr>
              <w:pStyle w:val="TableCellTaskSubject"/>
            </w:pPr>
            <w:r>
              <w:t>Internal Security</w:t>
            </w:r>
          </w:p>
          <w:p w14:paraId="4C943CDA" w14:textId="77777777" w:rsidR="001A20E6" w:rsidRDefault="00000000">
            <w:pPr>
              <w:pStyle w:val="TableCellTaskDetails"/>
            </w:pPr>
            <w:r>
              <w:t>• Study - Role of external state and non-state actors (C01) — 30m</w:t>
            </w:r>
          </w:p>
          <w:p w14:paraId="6DEF4904" w14:textId="77777777" w:rsidR="001A20E6" w:rsidRDefault="00000000">
            <w:pPr>
              <w:pStyle w:val="TableCellTaskBadge"/>
              <w:shd w:val="clear" w:color="auto" w:fill="E3F2FD"/>
            </w:pPr>
            <w:r>
              <w:rPr>
                <w:b/>
                <w:bCs/>
                <w:color w:val="1976D2"/>
              </w:rPr>
              <w:t>STUDY</w:t>
            </w:r>
          </w:p>
          <w:p w14:paraId="0FD105C8" w14:textId="77777777" w:rsidR="001A20E6" w:rsidRDefault="00000000">
            <w:pPr>
              <w:pStyle w:val="TableCellTaskDetails"/>
            </w:pPr>
            <w:r>
              <w:t>• Revision - Jammu &amp; Kashmir - Issues (C03) — 30m</w:t>
            </w:r>
          </w:p>
          <w:p w14:paraId="60D78FB6" w14:textId="77777777" w:rsidR="001A20E6" w:rsidRDefault="00000000">
            <w:pPr>
              <w:pStyle w:val="TableCellTaskBadge"/>
              <w:shd w:val="clear" w:color="auto" w:fill="FCE4EC"/>
            </w:pPr>
            <w:r>
              <w:rPr>
                <w:b/>
                <w:bCs/>
                <w:color w:val="C2185B"/>
              </w:rPr>
              <w:t>REVISION</w:t>
            </w:r>
          </w:p>
          <w:p w14:paraId="48B132F3" w14:textId="77777777" w:rsidR="001A20E6" w:rsidRDefault="00000000">
            <w:pPr>
              <w:pStyle w:val="TableCellTaskDetails"/>
            </w:pPr>
            <w:r>
              <w:t>• Revision - Challenges to Internal security through communication networks (C04) — 30m</w:t>
            </w:r>
          </w:p>
          <w:p w14:paraId="50FC7B74" w14:textId="77777777" w:rsidR="001A20E6" w:rsidRDefault="00000000">
            <w:pPr>
              <w:pStyle w:val="TableCellTaskBadge"/>
              <w:shd w:val="clear" w:color="auto" w:fill="FCE4EC"/>
            </w:pPr>
            <w:r>
              <w:rPr>
                <w:b/>
                <w:bCs/>
                <w:color w:val="C2185B"/>
              </w:rPr>
              <w:t>REVISION</w:t>
            </w:r>
          </w:p>
          <w:p w14:paraId="0118EF8E" w14:textId="77777777" w:rsidR="001A20E6" w:rsidRDefault="00000000">
            <w:pPr>
              <w:pStyle w:val="TableCellTaskDetails"/>
            </w:pPr>
            <w:r>
              <w:t>• Revision - Cyber security (C05) — 30m</w:t>
            </w:r>
          </w:p>
          <w:p w14:paraId="34AAC8F8" w14:textId="77777777" w:rsidR="001A20E6" w:rsidRDefault="00000000">
            <w:pPr>
              <w:pStyle w:val="TableCellTaskBadge"/>
              <w:shd w:val="clear" w:color="auto" w:fill="FCE4EC"/>
            </w:pPr>
            <w:r>
              <w:rPr>
                <w:b/>
                <w:bCs/>
                <w:color w:val="C2185B"/>
              </w:rPr>
              <w:t>REVISION</w:t>
            </w:r>
          </w:p>
          <w:p w14:paraId="16EC9648" w14:textId="77777777" w:rsidR="001A20E6" w:rsidRDefault="00000000">
            <w:pPr>
              <w:pStyle w:val="TableCellTaskDetails"/>
            </w:pPr>
            <w:r>
              <w:t>• Practice - Role of external state and non-state actors (C01) — 30m</w:t>
            </w:r>
          </w:p>
          <w:p w14:paraId="0D4E1260"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0723B047" w14:textId="77777777" w:rsidR="001A20E6" w:rsidRDefault="00000000">
            <w:pPr>
              <w:pStyle w:val="TableCellTaskSubject"/>
            </w:pPr>
            <w:r>
              <w:t>Internal Security</w:t>
            </w:r>
          </w:p>
          <w:p w14:paraId="7F2E42E2" w14:textId="77777777" w:rsidR="001A20E6" w:rsidRDefault="00000000">
            <w:pPr>
              <w:pStyle w:val="TableCellTaskDetails"/>
            </w:pPr>
            <w:r>
              <w:t>• Study - North-East regional issues (C02) — 30m</w:t>
            </w:r>
          </w:p>
          <w:p w14:paraId="2CC8CB4E" w14:textId="77777777" w:rsidR="001A20E6" w:rsidRDefault="00000000">
            <w:pPr>
              <w:pStyle w:val="TableCellTaskBadge"/>
              <w:shd w:val="clear" w:color="auto" w:fill="E3F2FD"/>
            </w:pPr>
            <w:r>
              <w:rPr>
                <w:b/>
                <w:bCs/>
                <w:color w:val="1976D2"/>
              </w:rPr>
              <w:t>STUDY</w:t>
            </w:r>
          </w:p>
          <w:p w14:paraId="2E2C407C" w14:textId="77777777" w:rsidR="001A20E6" w:rsidRDefault="00000000">
            <w:pPr>
              <w:pStyle w:val="TableCellTaskDetails"/>
            </w:pPr>
            <w:r>
              <w:t>• Revision - Left wing Extremism (C06) — 30m</w:t>
            </w:r>
          </w:p>
          <w:p w14:paraId="72B2A405" w14:textId="77777777" w:rsidR="001A20E6" w:rsidRDefault="00000000">
            <w:pPr>
              <w:pStyle w:val="TableCellTaskBadge"/>
              <w:shd w:val="clear" w:color="auto" w:fill="FCE4EC"/>
            </w:pPr>
            <w:r>
              <w:rPr>
                <w:b/>
                <w:bCs/>
                <w:color w:val="C2185B"/>
              </w:rPr>
              <w:t>REVISION</w:t>
            </w:r>
          </w:p>
          <w:p w14:paraId="4A4B3EE3" w14:textId="77777777" w:rsidR="001A20E6" w:rsidRDefault="00000000">
            <w:pPr>
              <w:pStyle w:val="TableCellTaskDetails"/>
            </w:pPr>
            <w:r>
              <w:t>• Revision - Terrorism &amp; extremism (C07) — 30m</w:t>
            </w:r>
          </w:p>
          <w:p w14:paraId="43B87A08" w14:textId="77777777" w:rsidR="001A20E6" w:rsidRDefault="00000000">
            <w:pPr>
              <w:pStyle w:val="TableCellTaskBadge"/>
              <w:shd w:val="clear" w:color="auto" w:fill="FCE4EC"/>
            </w:pPr>
            <w:r>
              <w:rPr>
                <w:b/>
                <w:bCs/>
                <w:color w:val="C2185B"/>
              </w:rPr>
              <w:t>REVISION</w:t>
            </w:r>
          </w:p>
          <w:p w14:paraId="172E7082" w14:textId="77777777" w:rsidR="001A20E6" w:rsidRDefault="00000000">
            <w:pPr>
              <w:pStyle w:val="TableCellTaskDetails"/>
            </w:pPr>
            <w:r>
              <w:t>• Revision - Organised crime and its linkages with terrorism (C08) — 30m</w:t>
            </w:r>
          </w:p>
          <w:p w14:paraId="6B9ED868" w14:textId="77777777" w:rsidR="001A20E6" w:rsidRDefault="00000000">
            <w:pPr>
              <w:pStyle w:val="TableCellTaskBadge"/>
              <w:shd w:val="clear" w:color="auto" w:fill="FCE4EC"/>
            </w:pPr>
            <w:r>
              <w:rPr>
                <w:b/>
                <w:bCs/>
                <w:color w:val="C2185B"/>
              </w:rPr>
              <w:t>REVISION</w:t>
            </w:r>
          </w:p>
          <w:p w14:paraId="47E0FBED" w14:textId="77777777" w:rsidR="001A20E6" w:rsidRDefault="00000000">
            <w:pPr>
              <w:pStyle w:val="TableCellTaskDetails"/>
            </w:pPr>
            <w:r>
              <w:t>• Practice - North-East regional issues (C02) — 30m</w:t>
            </w:r>
          </w:p>
          <w:p w14:paraId="1D2D8D64"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7795E415" w14:textId="77777777" w:rsidR="001A20E6" w:rsidRDefault="00000000">
            <w:pPr>
              <w:pStyle w:val="TableCellTaskSubject"/>
            </w:pPr>
            <w:r>
              <w:t>Internal Security</w:t>
            </w:r>
          </w:p>
          <w:p w14:paraId="4C5BE0A8" w14:textId="77777777" w:rsidR="001A20E6" w:rsidRDefault="00000000">
            <w:pPr>
              <w:pStyle w:val="TableCellTaskDetails"/>
            </w:pPr>
            <w:r>
              <w:t>• Study - Jammu &amp; Kashmir - Issues (C03) — 30m</w:t>
            </w:r>
          </w:p>
          <w:p w14:paraId="7BC65D93" w14:textId="77777777" w:rsidR="001A20E6" w:rsidRDefault="00000000">
            <w:pPr>
              <w:pStyle w:val="TableCellTaskBadge"/>
              <w:shd w:val="clear" w:color="auto" w:fill="E3F2FD"/>
            </w:pPr>
            <w:r>
              <w:rPr>
                <w:b/>
                <w:bCs/>
                <w:color w:val="1976D2"/>
              </w:rPr>
              <w:t>STUDY</w:t>
            </w:r>
          </w:p>
          <w:p w14:paraId="0400DAB9" w14:textId="77777777" w:rsidR="001A20E6" w:rsidRDefault="00000000">
            <w:pPr>
              <w:pStyle w:val="TableCellTaskDetails"/>
            </w:pPr>
            <w:r>
              <w:t>• Revision - Money Laundering and prevention (C09) — 30m</w:t>
            </w:r>
          </w:p>
          <w:p w14:paraId="2FD3AA86" w14:textId="77777777" w:rsidR="001A20E6" w:rsidRDefault="00000000">
            <w:pPr>
              <w:pStyle w:val="TableCellTaskBadge"/>
              <w:shd w:val="clear" w:color="auto" w:fill="FCE4EC"/>
            </w:pPr>
            <w:r>
              <w:rPr>
                <w:b/>
                <w:bCs/>
                <w:color w:val="C2185B"/>
              </w:rPr>
              <w:t>REVISION</w:t>
            </w:r>
          </w:p>
          <w:p w14:paraId="66419CD0" w14:textId="77777777" w:rsidR="001A20E6" w:rsidRDefault="00000000">
            <w:pPr>
              <w:pStyle w:val="TableCellTaskDetails"/>
            </w:pPr>
            <w:r>
              <w:t>• Revision - Border Management (C10) — 30m</w:t>
            </w:r>
          </w:p>
          <w:p w14:paraId="7E29B1FF" w14:textId="77777777" w:rsidR="001A20E6" w:rsidRDefault="00000000">
            <w:pPr>
              <w:pStyle w:val="TableCellTaskBadge"/>
              <w:shd w:val="clear" w:color="auto" w:fill="FCE4EC"/>
            </w:pPr>
            <w:r>
              <w:rPr>
                <w:b/>
                <w:bCs/>
                <w:color w:val="C2185B"/>
              </w:rPr>
              <w:t>REVISION</w:t>
            </w:r>
          </w:p>
          <w:p w14:paraId="209E8D0F" w14:textId="77777777" w:rsidR="001A20E6" w:rsidRDefault="00000000">
            <w:pPr>
              <w:pStyle w:val="TableCellTaskDetails"/>
            </w:pPr>
            <w:r>
              <w:t>• Revision - Emerging Security challenges- Global commons. (C11) — 30m</w:t>
            </w:r>
          </w:p>
          <w:p w14:paraId="7D9630DE" w14:textId="77777777" w:rsidR="001A20E6" w:rsidRDefault="00000000">
            <w:pPr>
              <w:pStyle w:val="TableCellTaskBadge"/>
              <w:shd w:val="clear" w:color="auto" w:fill="FCE4EC"/>
            </w:pPr>
            <w:r>
              <w:rPr>
                <w:b/>
                <w:bCs/>
                <w:color w:val="C2185B"/>
              </w:rPr>
              <w:t>REVISION</w:t>
            </w:r>
          </w:p>
          <w:p w14:paraId="05DDAC3D" w14:textId="77777777" w:rsidR="001A20E6" w:rsidRDefault="00000000">
            <w:pPr>
              <w:pStyle w:val="TableCellTaskDetails"/>
            </w:pPr>
            <w:r>
              <w:t>• Practice - Jammu &amp; Kashmir - Issues (C03) — 30m</w:t>
            </w:r>
          </w:p>
          <w:p w14:paraId="24254FBE"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4670EC9D" w14:textId="77777777" w:rsidR="001A20E6" w:rsidRDefault="00000000">
            <w:pPr>
              <w:pStyle w:val="TableCellTaskSubject"/>
            </w:pPr>
            <w:r>
              <w:t>Society and Social Justice</w:t>
            </w:r>
          </w:p>
          <w:p w14:paraId="75320C89" w14:textId="77777777" w:rsidR="001A20E6" w:rsidRDefault="00000000">
            <w:pPr>
              <w:pStyle w:val="TableCellTaskDetails"/>
            </w:pPr>
            <w:r>
              <w:t>• Study - Issues of women (S03) — 30m</w:t>
            </w:r>
          </w:p>
          <w:p w14:paraId="1C17EB3E" w14:textId="77777777" w:rsidR="001A20E6" w:rsidRDefault="00000000">
            <w:pPr>
              <w:pStyle w:val="TableCellTaskBadge"/>
              <w:shd w:val="clear" w:color="auto" w:fill="E3F2FD"/>
            </w:pPr>
            <w:r>
              <w:rPr>
                <w:b/>
                <w:bCs/>
                <w:color w:val="1976D2"/>
              </w:rPr>
              <w:t>STUDY</w:t>
            </w:r>
          </w:p>
          <w:p w14:paraId="5CA86C95" w14:textId="77777777" w:rsidR="001A20E6" w:rsidRDefault="00000000">
            <w:pPr>
              <w:pStyle w:val="TableCellTaskDetails"/>
            </w:pPr>
            <w:r>
              <w:t>• Revision - Communalism (S09) — 30m</w:t>
            </w:r>
          </w:p>
          <w:p w14:paraId="445A7FC6" w14:textId="77777777" w:rsidR="001A20E6" w:rsidRDefault="00000000">
            <w:pPr>
              <w:pStyle w:val="TableCellTaskBadge"/>
              <w:shd w:val="clear" w:color="auto" w:fill="FCE4EC"/>
            </w:pPr>
            <w:r>
              <w:rPr>
                <w:b/>
                <w:bCs/>
                <w:color w:val="C2185B"/>
              </w:rPr>
              <w:t>REVISION</w:t>
            </w:r>
          </w:p>
          <w:p w14:paraId="5EE49B21" w14:textId="77777777" w:rsidR="001A20E6" w:rsidRDefault="00000000">
            <w:pPr>
              <w:pStyle w:val="TableCellTaskDetails"/>
            </w:pPr>
            <w:r>
              <w:t>• Revision - Secularism (S10) — 30m</w:t>
            </w:r>
          </w:p>
          <w:p w14:paraId="032036C8" w14:textId="77777777" w:rsidR="001A20E6" w:rsidRDefault="00000000">
            <w:pPr>
              <w:pStyle w:val="TableCellTaskBadge"/>
              <w:shd w:val="clear" w:color="auto" w:fill="FCE4EC"/>
            </w:pPr>
            <w:r>
              <w:rPr>
                <w:b/>
                <w:bCs/>
                <w:color w:val="C2185B"/>
              </w:rPr>
              <w:t>REVISION</w:t>
            </w:r>
          </w:p>
          <w:p w14:paraId="05E23874" w14:textId="77777777" w:rsidR="001A20E6" w:rsidRDefault="00000000">
            <w:pPr>
              <w:pStyle w:val="TableCellTaskDetails"/>
            </w:pPr>
            <w:r>
              <w:t>• Revision - Social empowerment and welfare (S11) — 30m</w:t>
            </w:r>
          </w:p>
          <w:p w14:paraId="529C6A8C" w14:textId="77777777" w:rsidR="001A20E6" w:rsidRDefault="00000000">
            <w:pPr>
              <w:pStyle w:val="TableCellTaskBadge"/>
              <w:shd w:val="clear" w:color="auto" w:fill="FCE4EC"/>
            </w:pPr>
            <w:r>
              <w:rPr>
                <w:b/>
                <w:bCs/>
                <w:color w:val="C2185B"/>
              </w:rPr>
              <w:t>REVISION</w:t>
            </w:r>
          </w:p>
          <w:p w14:paraId="55B0545F" w14:textId="77777777" w:rsidR="001A20E6" w:rsidRDefault="00000000">
            <w:pPr>
              <w:pStyle w:val="TableCellTaskDetails"/>
            </w:pPr>
            <w:r>
              <w:t>• Practice - Issues of women (S03) — 30m</w:t>
            </w:r>
          </w:p>
          <w:p w14:paraId="68A198B3"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1A6C0337" w14:textId="77777777" w:rsidR="001A20E6" w:rsidRDefault="00000000">
            <w:pPr>
              <w:pStyle w:val="TableCellTaskSubject"/>
            </w:pPr>
            <w:r>
              <w:t>Essay</w:t>
            </w:r>
          </w:p>
          <w:p w14:paraId="3CC415F2" w14:textId="77777777" w:rsidR="001A20E6" w:rsidRDefault="00000000">
            <w:pPr>
              <w:pStyle w:val="TableCellTaskDetails"/>
            </w:pPr>
            <w:r>
              <w:t>• Study - Women based topics (Z02) — 30m</w:t>
            </w:r>
          </w:p>
          <w:p w14:paraId="498AAAE6" w14:textId="77777777" w:rsidR="001A20E6" w:rsidRDefault="00000000">
            <w:pPr>
              <w:pStyle w:val="TableCellTaskBadge"/>
              <w:shd w:val="clear" w:color="auto" w:fill="E3F2FD"/>
            </w:pPr>
            <w:r>
              <w:rPr>
                <w:b/>
                <w:bCs/>
                <w:color w:val="1976D2"/>
              </w:rPr>
              <w:t>STUDY</w:t>
            </w:r>
          </w:p>
          <w:p w14:paraId="67CB060E" w14:textId="77777777" w:rsidR="001A20E6" w:rsidRDefault="00000000">
            <w:pPr>
              <w:pStyle w:val="TableCellTaskDetails"/>
            </w:pPr>
            <w:r>
              <w:t>• Revision - Women based topics (Z02) — 30m</w:t>
            </w:r>
          </w:p>
          <w:p w14:paraId="72B43261" w14:textId="77777777" w:rsidR="001A20E6" w:rsidRDefault="00000000">
            <w:pPr>
              <w:pStyle w:val="TableCellTaskBadge"/>
              <w:shd w:val="clear" w:color="auto" w:fill="FCE4EC"/>
            </w:pPr>
            <w:r>
              <w:rPr>
                <w:b/>
                <w:bCs/>
                <w:color w:val="C2185B"/>
              </w:rPr>
              <w:t>REVISION</w:t>
            </w:r>
          </w:p>
          <w:p w14:paraId="05FDB7A4" w14:textId="77777777" w:rsidR="001A20E6" w:rsidRDefault="00000000">
            <w:pPr>
              <w:pStyle w:val="TableCellTaskDetails"/>
            </w:pPr>
            <w:r>
              <w:t>• Revision - Education &amp; Health based topics (Z03) — 1h</w:t>
            </w:r>
          </w:p>
          <w:p w14:paraId="717AC08D" w14:textId="77777777" w:rsidR="001A20E6" w:rsidRDefault="00000000">
            <w:pPr>
              <w:pStyle w:val="TableCellTaskBadge"/>
              <w:shd w:val="clear" w:color="auto" w:fill="FCE4EC"/>
            </w:pPr>
            <w:r>
              <w:rPr>
                <w:b/>
                <w:bCs/>
                <w:color w:val="C2185B"/>
              </w:rPr>
              <w:t>REVISION</w:t>
            </w:r>
          </w:p>
          <w:p w14:paraId="0D39E759" w14:textId="77777777" w:rsidR="001A20E6" w:rsidRDefault="00000000">
            <w:pPr>
              <w:pStyle w:val="TableCellTaskDetails"/>
            </w:pPr>
            <w:r>
              <w:t>• Practice - Women based topics (Z02) — 30m</w:t>
            </w:r>
          </w:p>
          <w:p w14:paraId="016CFA0F"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4CC1B1D1" w14:textId="77777777" w:rsidR="001A20E6" w:rsidRDefault="001A20E6"/>
        </w:tc>
      </w:tr>
      <w:tr w:rsidR="001A20E6" w14:paraId="1CAA7DA9" w14:textId="77777777">
        <w:tc>
          <w:tcPr>
            <w:tcW w:w="700" w:type="pct"/>
            <w:shd w:val="clear" w:color="auto" w:fill="E0F2FE"/>
            <w:tcMar>
              <w:top w:w="150" w:type="dxa"/>
              <w:left w:w="100" w:type="dxa"/>
              <w:bottom w:w="150" w:type="dxa"/>
              <w:right w:w="100" w:type="dxa"/>
            </w:tcMar>
          </w:tcPr>
          <w:p w14:paraId="5E0AB54D" w14:textId="77777777" w:rsidR="001A20E6" w:rsidRDefault="00000000">
            <w:pPr>
              <w:pStyle w:val="TableCellTaskSubject"/>
            </w:pPr>
            <w:r>
              <w:t>Internal Security</w:t>
            </w:r>
          </w:p>
          <w:p w14:paraId="5BDA24BC" w14:textId="77777777" w:rsidR="001A20E6" w:rsidRDefault="00000000">
            <w:pPr>
              <w:pStyle w:val="TableCellTaskDetails"/>
            </w:pPr>
            <w:r>
              <w:t>• Test - TEST — 3h</w:t>
            </w:r>
          </w:p>
          <w:p w14:paraId="5AC0315D" w14:textId="77777777" w:rsidR="001A20E6" w:rsidRDefault="00000000">
            <w:pPr>
              <w:pStyle w:val="TableCellTaskBadge"/>
              <w:shd w:val="clear" w:color="auto" w:fill="FFF3E0"/>
            </w:pPr>
            <w:r>
              <w:rPr>
                <w:b/>
                <w:bCs/>
                <w:color w:val="F57C00"/>
              </w:rPr>
              <w:t>TEST</w:t>
            </w:r>
          </w:p>
        </w:tc>
        <w:tc>
          <w:tcPr>
            <w:tcW w:w="700" w:type="pct"/>
            <w:shd w:val="clear" w:color="auto" w:fill="E0F2FE"/>
            <w:tcMar>
              <w:top w:w="150" w:type="dxa"/>
              <w:left w:w="100" w:type="dxa"/>
              <w:bottom w:w="150" w:type="dxa"/>
              <w:right w:w="100" w:type="dxa"/>
            </w:tcMar>
          </w:tcPr>
          <w:p w14:paraId="1A329A4C" w14:textId="77777777" w:rsidR="001A20E6" w:rsidRDefault="00000000">
            <w:pPr>
              <w:pStyle w:val="TableCellTaskSubject"/>
            </w:pPr>
            <w:r>
              <w:t>Society and Social Justice</w:t>
            </w:r>
          </w:p>
          <w:p w14:paraId="22562376" w14:textId="77777777" w:rsidR="001A20E6" w:rsidRDefault="00000000">
            <w:pPr>
              <w:pStyle w:val="TableCellTaskDetails"/>
            </w:pPr>
            <w:r>
              <w:t>• Study - Broad / Overlap (S00) — 30m</w:t>
            </w:r>
          </w:p>
          <w:p w14:paraId="5D9B3524" w14:textId="77777777" w:rsidR="001A20E6" w:rsidRDefault="00000000">
            <w:pPr>
              <w:pStyle w:val="TableCellTaskBadge"/>
              <w:shd w:val="clear" w:color="auto" w:fill="E3F2FD"/>
            </w:pPr>
            <w:r>
              <w:rPr>
                <w:b/>
                <w:bCs/>
                <w:color w:val="1976D2"/>
              </w:rPr>
              <w:t>STUDY</w:t>
            </w:r>
          </w:p>
          <w:p w14:paraId="265286AA" w14:textId="77777777" w:rsidR="001A20E6" w:rsidRDefault="00000000">
            <w:pPr>
              <w:pStyle w:val="TableCellTaskDetails"/>
            </w:pPr>
            <w:r>
              <w:t>• Revision - Broad / Overlap (S00) — 30m</w:t>
            </w:r>
          </w:p>
          <w:p w14:paraId="4704E067" w14:textId="77777777" w:rsidR="001A20E6" w:rsidRDefault="00000000">
            <w:pPr>
              <w:pStyle w:val="TableCellTaskBadge"/>
              <w:shd w:val="clear" w:color="auto" w:fill="FCE4EC"/>
            </w:pPr>
            <w:r>
              <w:rPr>
                <w:b/>
                <w:bCs/>
                <w:color w:val="C2185B"/>
              </w:rPr>
              <w:t>REVISION</w:t>
            </w:r>
          </w:p>
          <w:p w14:paraId="2121B58C" w14:textId="77777777" w:rsidR="001A20E6" w:rsidRDefault="00000000">
            <w:pPr>
              <w:pStyle w:val="TableCellTaskDetails"/>
            </w:pPr>
            <w:r>
              <w:t>• Revision - Salient features of Indian Society (S01) — 30m</w:t>
            </w:r>
          </w:p>
          <w:p w14:paraId="253E8571" w14:textId="77777777" w:rsidR="001A20E6" w:rsidRDefault="00000000">
            <w:pPr>
              <w:pStyle w:val="TableCellTaskBadge"/>
              <w:shd w:val="clear" w:color="auto" w:fill="FCE4EC"/>
            </w:pPr>
            <w:r>
              <w:rPr>
                <w:b/>
                <w:bCs/>
                <w:color w:val="C2185B"/>
              </w:rPr>
              <w:t>REVISION</w:t>
            </w:r>
          </w:p>
          <w:p w14:paraId="6A9201C3" w14:textId="77777777" w:rsidR="001A20E6" w:rsidRDefault="00000000">
            <w:pPr>
              <w:pStyle w:val="TableCellTaskDetails"/>
            </w:pPr>
            <w:r>
              <w:t>• Revision - Diversity of India (S02) — 30m</w:t>
            </w:r>
          </w:p>
          <w:p w14:paraId="7E5A7B24" w14:textId="77777777" w:rsidR="001A20E6" w:rsidRDefault="00000000">
            <w:pPr>
              <w:pStyle w:val="TableCellTaskBadge"/>
              <w:shd w:val="clear" w:color="auto" w:fill="FCE4EC"/>
            </w:pPr>
            <w:r>
              <w:rPr>
                <w:b/>
                <w:bCs/>
                <w:color w:val="C2185B"/>
              </w:rPr>
              <w:t>REVISION</w:t>
            </w:r>
          </w:p>
          <w:p w14:paraId="70330418" w14:textId="77777777" w:rsidR="001A20E6" w:rsidRDefault="00000000">
            <w:pPr>
              <w:pStyle w:val="TableCellTaskDetails"/>
            </w:pPr>
            <w:r>
              <w:t>• Practice - Broad / Overlap (S00) — 30m</w:t>
            </w:r>
          </w:p>
          <w:p w14:paraId="7030FBD6"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223A28F8" w14:textId="77777777" w:rsidR="001A20E6" w:rsidRDefault="00000000">
            <w:pPr>
              <w:pStyle w:val="TableCellTaskSubject"/>
            </w:pPr>
            <w:r>
              <w:t>Society and Social Justice</w:t>
            </w:r>
          </w:p>
          <w:p w14:paraId="2C427F0C" w14:textId="77777777" w:rsidR="001A20E6" w:rsidRDefault="00000000">
            <w:pPr>
              <w:pStyle w:val="TableCellTaskDetails"/>
            </w:pPr>
            <w:r>
              <w:t>• Study - Salient features of Indian Society (S01) — 30m</w:t>
            </w:r>
          </w:p>
          <w:p w14:paraId="0E10B7BE" w14:textId="77777777" w:rsidR="001A20E6" w:rsidRDefault="00000000">
            <w:pPr>
              <w:pStyle w:val="TableCellTaskBadge"/>
              <w:shd w:val="clear" w:color="auto" w:fill="E3F2FD"/>
            </w:pPr>
            <w:r>
              <w:rPr>
                <w:b/>
                <w:bCs/>
                <w:color w:val="1976D2"/>
              </w:rPr>
              <w:t>STUDY</w:t>
            </w:r>
          </w:p>
          <w:p w14:paraId="3265B955" w14:textId="77777777" w:rsidR="001A20E6" w:rsidRDefault="00000000">
            <w:pPr>
              <w:pStyle w:val="TableCellTaskDetails"/>
            </w:pPr>
            <w:r>
              <w:t>• Revision - Issues of women (S03) — 30m</w:t>
            </w:r>
          </w:p>
          <w:p w14:paraId="0383CC65" w14:textId="77777777" w:rsidR="001A20E6" w:rsidRDefault="00000000">
            <w:pPr>
              <w:pStyle w:val="TableCellTaskBadge"/>
              <w:shd w:val="clear" w:color="auto" w:fill="FCE4EC"/>
            </w:pPr>
            <w:r>
              <w:rPr>
                <w:b/>
                <w:bCs/>
                <w:color w:val="C2185B"/>
              </w:rPr>
              <w:t>REVISION</w:t>
            </w:r>
          </w:p>
          <w:p w14:paraId="72450259" w14:textId="77777777" w:rsidR="001A20E6" w:rsidRDefault="00000000">
            <w:pPr>
              <w:pStyle w:val="TableCellTaskDetails"/>
            </w:pPr>
            <w:r>
              <w:t>• Revision - Urbanization - Problems and remedies (S04) — 30m</w:t>
            </w:r>
          </w:p>
          <w:p w14:paraId="5C78115B" w14:textId="77777777" w:rsidR="001A20E6" w:rsidRDefault="00000000">
            <w:pPr>
              <w:pStyle w:val="TableCellTaskBadge"/>
              <w:shd w:val="clear" w:color="auto" w:fill="FCE4EC"/>
            </w:pPr>
            <w:r>
              <w:rPr>
                <w:b/>
                <w:bCs/>
                <w:color w:val="C2185B"/>
              </w:rPr>
              <w:t>REVISION</w:t>
            </w:r>
          </w:p>
          <w:p w14:paraId="053EC806" w14:textId="77777777" w:rsidR="001A20E6" w:rsidRDefault="00000000">
            <w:pPr>
              <w:pStyle w:val="TableCellTaskDetails"/>
            </w:pPr>
            <w:r>
              <w:t>• Revision - Impact of Globalisation on Indian society (S05) — 30m</w:t>
            </w:r>
          </w:p>
          <w:p w14:paraId="548C3A3D" w14:textId="77777777" w:rsidR="001A20E6" w:rsidRDefault="00000000">
            <w:pPr>
              <w:pStyle w:val="TableCellTaskBadge"/>
              <w:shd w:val="clear" w:color="auto" w:fill="FCE4EC"/>
            </w:pPr>
            <w:r>
              <w:rPr>
                <w:b/>
                <w:bCs/>
                <w:color w:val="C2185B"/>
              </w:rPr>
              <w:t>REVISION</w:t>
            </w:r>
          </w:p>
          <w:p w14:paraId="22A30882" w14:textId="77777777" w:rsidR="001A20E6" w:rsidRDefault="00000000">
            <w:pPr>
              <w:pStyle w:val="TableCellTaskDetails"/>
            </w:pPr>
            <w:r>
              <w:t>• Practice - Salient features of Indian Society (S01) — 30m</w:t>
            </w:r>
          </w:p>
          <w:p w14:paraId="638A2E9A"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472ABFCF" w14:textId="77777777" w:rsidR="001A20E6" w:rsidRDefault="00000000">
            <w:pPr>
              <w:pStyle w:val="TableCellTaskSubject"/>
            </w:pPr>
            <w:r>
              <w:t>Society and Social Justice</w:t>
            </w:r>
          </w:p>
          <w:p w14:paraId="4E0D3753" w14:textId="77777777" w:rsidR="001A20E6" w:rsidRDefault="00000000">
            <w:pPr>
              <w:pStyle w:val="TableCellTaskDetails"/>
            </w:pPr>
            <w:r>
              <w:t>• Study - Diversity of India (S02) — 30m</w:t>
            </w:r>
          </w:p>
          <w:p w14:paraId="6C103DCC" w14:textId="77777777" w:rsidR="001A20E6" w:rsidRDefault="00000000">
            <w:pPr>
              <w:pStyle w:val="TableCellTaskBadge"/>
              <w:shd w:val="clear" w:color="auto" w:fill="E3F2FD"/>
            </w:pPr>
            <w:r>
              <w:rPr>
                <w:b/>
                <w:bCs/>
                <w:color w:val="1976D2"/>
              </w:rPr>
              <w:t>STUDY</w:t>
            </w:r>
          </w:p>
          <w:p w14:paraId="461FA25C" w14:textId="77777777" w:rsidR="001A20E6" w:rsidRDefault="00000000">
            <w:pPr>
              <w:pStyle w:val="TableCellTaskDetails"/>
            </w:pPr>
            <w:r>
              <w:t>• Revision - Population and associated issues (S06) — 30m</w:t>
            </w:r>
          </w:p>
          <w:p w14:paraId="46A488CD" w14:textId="77777777" w:rsidR="001A20E6" w:rsidRDefault="00000000">
            <w:pPr>
              <w:pStyle w:val="TableCellTaskBadge"/>
              <w:shd w:val="clear" w:color="auto" w:fill="FCE4EC"/>
            </w:pPr>
            <w:r>
              <w:rPr>
                <w:b/>
                <w:bCs/>
                <w:color w:val="C2185B"/>
              </w:rPr>
              <w:t>REVISION</w:t>
            </w:r>
          </w:p>
          <w:p w14:paraId="3120F119" w14:textId="77777777" w:rsidR="001A20E6" w:rsidRDefault="00000000">
            <w:pPr>
              <w:pStyle w:val="TableCellTaskDetails"/>
            </w:pPr>
            <w:r>
              <w:t>• Revision - Poverty, Hunger and developmental issues (S07) — 30m</w:t>
            </w:r>
          </w:p>
          <w:p w14:paraId="57CE10A4" w14:textId="77777777" w:rsidR="001A20E6" w:rsidRDefault="00000000">
            <w:pPr>
              <w:pStyle w:val="TableCellTaskBadge"/>
              <w:shd w:val="clear" w:color="auto" w:fill="FCE4EC"/>
            </w:pPr>
            <w:r>
              <w:rPr>
                <w:b/>
                <w:bCs/>
                <w:color w:val="C2185B"/>
              </w:rPr>
              <w:t>REVISION</w:t>
            </w:r>
          </w:p>
          <w:p w14:paraId="17614523" w14:textId="77777777" w:rsidR="001A20E6" w:rsidRDefault="00000000">
            <w:pPr>
              <w:pStyle w:val="TableCellTaskDetails"/>
            </w:pPr>
            <w:r>
              <w:t>• Revision - Regionalism (S08) — 30m</w:t>
            </w:r>
          </w:p>
          <w:p w14:paraId="09A6163A" w14:textId="77777777" w:rsidR="001A20E6" w:rsidRDefault="00000000">
            <w:pPr>
              <w:pStyle w:val="TableCellTaskBadge"/>
              <w:shd w:val="clear" w:color="auto" w:fill="FCE4EC"/>
            </w:pPr>
            <w:r>
              <w:rPr>
                <w:b/>
                <w:bCs/>
                <w:color w:val="C2185B"/>
              </w:rPr>
              <w:t>REVISION</w:t>
            </w:r>
          </w:p>
          <w:p w14:paraId="43AF5FA0" w14:textId="77777777" w:rsidR="001A20E6" w:rsidRDefault="00000000">
            <w:pPr>
              <w:pStyle w:val="TableCellTaskDetails"/>
            </w:pPr>
            <w:r>
              <w:t>• Practice - Diversity of India (S02) — 30m</w:t>
            </w:r>
          </w:p>
          <w:p w14:paraId="39F44B93"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6C04270F" w14:textId="77777777" w:rsidR="001A20E6" w:rsidRDefault="00000000">
            <w:pPr>
              <w:pStyle w:val="TableCellTaskSubject"/>
            </w:pPr>
            <w:r>
              <w:t>Essay</w:t>
            </w:r>
          </w:p>
          <w:p w14:paraId="765B506C" w14:textId="77777777" w:rsidR="001A20E6" w:rsidRDefault="00000000">
            <w:pPr>
              <w:pStyle w:val="TableCellTaskDetails"/>
            </w:pPr>
            <w:r>
              <w:t>• Study - Philosophical topics (Z01) — 30m</w:t>
            </w:r>
          </w:p>
          <w:p w14:paraId="282947AE" w14:textId="77777777" w:rsidR="001A20E6" w:rsidRDefault="00000000">
            <w:pPr>
              <w:pStyle w:val="TableCellTaskBadge"/>
              <w:shd w:val="clear" w:color="auto" w:fill="E3F2FD"/>
            </w:pPr>
            <w:r>
              <w:rPr>
                <w:b/>
                <w:bCs/>
                <w:color w:val="1976D2"/>
              </w:rPr>
              <w:t>STUDY</w:t>
            </w:r>
          </w:p>
          <w:p w14:paraId="52AFAF35" w14:textId="77777777" w:rsidR="001A20E6" w:rsidRDefault="00000000">
            <w:pPr>
              <w:pStyle w:val="TableCellTaskDetails"/>
            </w:pPr>
            <w:r>
              <w:t>• Revision - Philosophical topics (Z01) — 1h</w:t>
            </w:r>
          </w:p>
          <w:p w14:paraId="38E16BA8" w14:textId="77777777" w:rsidR="001A20E6" w:rsidRDefault="00000000">
            <w:pPr>
              <w:pStyle w:val="TableCellTaskBadge"/>
              <w:shd w:val="clear" w:color="auto" w:fill="FCE4EC"/>
            </w:pPr>
            <w:r>
              <w:rPr>
                <w:b/>
                <w:bCs/>
                <w:color w:val="C2185B"/>
              </w:rPr>
              <w:t>REVISION</w:t>
            </w:r>
          </w:p>
          <w:p w14:paraId="3AEBD8FC" w14:textId="77777777" w:rsidR="001A20E6" w:rsidRDefault="00000000">
            <w:pPr>
              <w:pStyle w:val="TableCellTaskDetails"/>
            </w:pPr>
            <w:r>
              <w:t>• Revision - Women based topics (Z02) — 30m</w:t>
            </w:r>
          </w:p>
          <w:p w14:paraId="04F003EE" w14:textId="77777777" w:rsidR="001A20E6" w:rsidRDefault="00000000">
            <w:pPr>
              <w:pStyle w:val="TableCellTaskBadge"/>
              <w:shd w:val="clear" w:color="auto" w:fill="FCE4EC"/>
            </w:pPr>
            <w:r>
              <w:rPr>
                <w:b/>
                <w:bCs/>
                <w:color w:val="C2185B"/>
              </w:rPr>
              <w:t>REVISION</w:t>
            </w:r>
          </w:p>
          <w:p w14:paraId="06D386C6" w14:textId="77777777" w:rsidR="001A20E6" w:rsidRDefault="00000000">
            <w:pPr>
              <w:pStyle w:val="TableCellTaskDetails"/>
            </w:pPr>
            <w:r>
              <w:t>• Practice - Philosophical topics (Z01) — 30m</w:t>
            </w:r>
          </w:p>
          <w:p w14:paraId="7BE60E14"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43B6FF4A" w14:textId="77777777" w:rsidR="001A20E6" w:rsidRDefault="00000000">
            <w:pPr>
              <w:pStyle w:val="TableCellTaskSubject"/>
            </w:pPr>
            <w:r>
              <w:t>Sociology</w:t>
            </w:r>
          </w:p>
          <w:p w14:paraId="5E6C949F" w14:textId="77777777" w:rsidR="001A20E6" w:rsidRDefault="00000000">
            <w:pPr>
              <w:pStyle w:val="TableCellTaskDetails"/>
            </w:pPr>
            <w:r>
              <w:t>• Study - OPT-SOC/01 — 30m</w:t>
            </w:r>
          </w:p>
          <w:p w14:paraId="068E7055" w14:textId="77777777" w:rsidR="001A20E6" w:rsidRDefault="00000000">
            <w:pPr>
              <w:pStyle w:val="TableCellTaskBadge"/>
              <w:shd w:val="clear" w:color="auto" w:fill="E3F2FD"/>
            </w:pPr>
            <w:r>
              <w:rPr>
                <w:b/>
                <w:bCs/>
                <w:color w:val="1976D2"/>
              </w:rPr>
              <w:t>STUDY</w:t>
            </w:r>
          </w:p>
          <w:p w14:paraId="217814D1" w14:textId="77777777" w:rsidR="001A20E6" w:rsidRDefault="00000000">
            <w:pPr>
              <w:pStyle w:val="TableCellTaskDetails"/>
            </w:pPr>
            <w:r>
              <w:t>• Revision - OPT-SOC/01 — 1h 30m</w:t>
            </w:r>
          </w:p>
          <w:p w14:paraId="16C368A6" w14:textId="77777777" w:rsidR="001A20E6" w:rsidRDefault="00000000">
            <w:pPr>
              <w:pStyle w:val="TableCellTaskBadge"/>
              <w:shd w:val="clear" w:color="auto" w:fill="FCE4EC"/>
            </w:pPr>
            <w:r>
              <w:rPr>
                <w:b/>
                <w:bCs/>
                <w:color w:val="C2185B"/>
              </w:rPr>
              <w:t>REVISION</w:t>
            </w:r>
          </w:p>
          <w:p w14:paraId="61927029" w14:textId="77777777" w:rsidR="001A20E6" w:rsidRDefault="00000000">
            <w:pPr>
              <w:pStyle w:val="TableCellTaskDetails"/>
            </w:pPr>
            <w:r>
              <w:t>• Practice - OPT-SOC/01 — 30m</w:t>
            </w:r>
          </w:p>
          <w:p w14:paraId="49E5B627"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0C89C72B" w14:textId="77777777" w:rsidR="001A20E6" w:rsidRDefault="001A20E6"/>
        </w:tc>
      </w:tr>
    </w:tbl>
    <w:p w14:paraId="53A38958" w14:textId="77777777" w:rsidR="001A20E6" w:rsidRDefault="001A20E6">
      <w:pPr>
        <w:spacing w:after="400"/>
      </w:pPr>
    </w:p>
    <w:p w14:paraId="43D8E3B6" w14:textId="77777777" w:rsidR="001A20E6" w:rsidRDefault="00000000">
      <w:pPr>
        <w:pStyle w:val="ResourceTitle"/>
      </w:pPr>
      <w:r>
        <w:t>📚 Resources for Jul 11 - Jul 17</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2FEFB49A"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2A4A8C9" w14:textId="77777777" w:rsidR="001A20E6" w:rsidRDefault="00000000">
            <w:pPr>
              <w:pStyle w:val="TableCellSubjectName"/>
            </w:pPr>
            <w:r>
              <w:t>Internal Security</w:t>
            </w:r>
          </w:p>
          <w:p w14:paraId="31EC27E6" w14:textId="77777777" w:rsidR="001A20E6" w:rsidRDefault="00000000">
            <w:pPr>
              <w:pStyle w:val="TableCellCategoryTitle"/>
            </w:pPr>
            <w:r>
              <w:t>📝 Practice Materials</w:t>
            </w:r>
          </w:p>
          <w:p w14:paraId="4BC36637" w14:textId="77777777" w:rsidR="001A20E6" w:rsidRDefault="00000000">
            <w:pPr>
              <w:pStyle w:val="TableCellResourceItem"/>
            </w:pPr>
            <w:r>
              <w:t>• La Excellence Security Material</w:t>
            </w:r>
          </w:p>
          <w:p w14:paraId="223526A5" w14:textId="77777777" w:rsidR="001A20E6" w:rsidRDefault="00000000">
            <w:pPr>
              <w:pStyle w:val="TableCellResourceItem"/>
            </w:pPr>
            <w:r>
              <w:t>• Mains Workbook</w:t>
            </w:r>
          </w:p>
          <w:p w14:paraId="6C185989" w14:textId="77777777" w:rsidR="001A20E6" w:rsidRDefault="00000000">
            <w:pPr>
              <w:pStyle w:val="TableCellCategoryTitle"/>
            </w:pPr>
            <w:r>
              <w:t>📰 Current Affairs</w:t>
            </w:r>
          </w:p>
          <w:p w14:paraId="7D2FD58D" w14:textId="77777777" w:rsidR="001A20E6" w:rsidRDefault="00000000">
            <w:pPr>
              <w:pStyle w:val="TableCellResourceItem"/>
            </w:pPr>
            <w:r>
              <w:t>• IDSA Reports</w:t>
            </w:r>
          </w:p>
          <w:p w14:paraId="2F207AEF"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0C18EE48" w14:textId="77777777" w:rsidR="001A20E6" w:rsidRDefault="00000000">
            <w:pPr>
              <w:pStyle w:val="TableCellSubjectName"/>
            </w:pPr>
            <w:r>
              <w:t>Society and Social Justice</w:t>
            </w:r>
          </w:p>
          <w:p w14:paraId="3379F043" w14:textId="77777777" w:rsidR="001A20E6" w:rsidRDefault="00000000">
            <w:pPr>
              <w:pStyle w:val="TableCellCategoryTitle"/>
            </w:pPr>
            <w:r>
              <w:t>📝 Practice Materials</w:t>
            </w:r>
          </w:p>
          <w:p w14:paraId="68030557" w14:textId="77777777" w:rsidR="001A20E6" w:rsidRDefault="00000000">
            <w:pPr>
              <w:pStyle w:val="TableCellResourceItem"/>
            </w:pPr>
            <w:r>
              <w:t>• La Excellence Society Material</w:t>
            </w:r>
          </w:p>
          <w:p w14:paraId="56F0D3FD" w14:textId="77777777" w:rsidR="001A20E6" w:rsidRDefault="00000000">
            <w:pPr>
              <w:pStyle w:val="TableCellResourceItem"/>
            </w:pPr>
            <w:r>
              <w:t>• Mains Workbook</w:t>
            </w:r>
          </w:p>
          <w:p w14:paraId="700174A3" w14:textId="77777777" w:rsidR="001A20E6" w:rsidRDefault="00000000">
            <w:pPr>
              <w:pStyle w:val="TableCellCategoryTitle"/>
            </w:pPr>
            <w:r>
              <w:t>📰 Current Affairs</w:t>
            </w:r>
          </w:p>
          <w:p w14:paraId="02E4885B" w14:textId="77777777" w:rsidR="001A20E6" w:rsidRDefault="00000000">
            <w:pPr>
              <w:pStyle w:val="TableCellResourceItem"/>
            </w:pPr>
            <w:r>
              <w:t>• Newspapers (Hindu and IE Explained) (Social issues, NFHS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144FB732" w14:textId="77777777" w:rsidR="001A20E6" w:rsidRDefault="00000000">
            <w:pPr>
              <w:pStyle w:val="TableCellSubjectName"/>
            </w:pPr>
            <w:r>
              <w:t>Essay</w:t>
            </w:r>
          </w:p>
          <w:p w14:paraId="5133AC1E" w14:textId="77777777" w:rsidR="001A20E6" w:rsidRDefault="00000000">
            <w:pPr>
              <w:pStyle w:val="TableCellCategoryTitle"/>
            </w:pPr>
            <w:r>
              <w:t>📚 Primary Books</w:t>
            </w:r>
          </w:p>
          <w:p w14:paraId="465ED928" w14:textId="77777777" w:rsidR="001A20E6" w:rsidRDefault="00000000">
            <w:pPr>
              <w:pStyle w:val="TableCellResourceItem"/>
            </w:pPr>
            <w:r>
              <w:t>• Michael Sandel – Justice</w:t>
            </w:r>
          </w:p>
          <w:p w14:paraId="3FBDC0B4" w14:textId="77777777" w:rsidR="001A20E6" w:rsidRDefault="00000000">
            <w:pPr>
              <w:pStyle w:val="TableCellResourceItem"/>
            </w:pPr>
            <w:r>
              <w:t>• Ethics by Jitin Yadav</w:t>
            </w:r>
          </w:p>
          <w:p w14:paraId="6D9685D1" w14:textId="77777777" w:rsidR="001A20E6" w:rsidRDefault="00000000">
            <w:pPr>
              <w:pStyle w:val="TableCellResourceItem"/>
            </w:pPr>
            <w:r>
              <w:t>• 2nd ARC (4th, 10th – Ethics in Governance)</w:t>
            </w:r>
          </w:p>
          <w:p w14:paraId="42988741" w14:textId="77777777" w:rsidR="001A20E6" w:rsidRDefault="00000000">
            <w:pPr>
              <w:pStyle w:val="TableCellCategoryTitle"/>
            </w:pPr>
            <w:r>
              <w:t>📝 Practice Materials</w:t>
            </w:r>
          </w:p>
          <w:p w14:paraId="7089AAD7" w14:textId="77777777" w:rsidR="001A20E6" w:rsidRDefault="00000000">
            <w:pPr>
              <w:pStyle w:val="TableCellResourceItem"/>
            </w:pPr>
            <w:r>
              <w:t>• La Excellence Ethics Material</w:t>
            </w:r>
          </w:p>
          <w:p w14:paraId="6C6BFF53" w14:textId="77777777" w:rsidR="001A20E6" w:rsidRDefault="00000000">
            <w:pPr>
              <w:pStyle w:val="TableCellResourceItem"/>
            </w:pPr>
            <w:r>
              <w:t>• Prelims &amp; Mains Workbooks</w:t>
            </w:r>
          </w:p>
          <w:p w14:paraId="062F11B6" w14:textId="77777777" w:rsidR="001A20E6" w:rsidRDefault="00000000">
            <w:pPr>
              <w:pStyle w:val="TableCellCategoryTitle"/>
            </w:pPr>
            <w:r>
              <w:t>📰 Current Affairs</w:t>
            </w:r>
          </w:p>
          <w:p w14:paraId="56C71EA6" w14:textId="77777777" w:rsidR="001A20E6" w:rsidRDefault="00000000">
            <w:pPr>
              <w:pStyle w:val="TableCellResourceItem"/>
            </w:pPr>
            <w:r>
              <w:t>• Newspapers (case studies, ethical dilemmas in news)</w:t>
            </w:r>
          </w:p>
        </w:tc>
      </w:tr>
      <w:tr w:rsidR="001A20E6" w14:paraId="7652BFFC" w14:textId="77777777">
        <w:tc>
          <w:tcPr>
            <w:tcW w:w="1650" w:type="pct"/>
            <w:tcBorders>
              <w:bottom w:val="single" w:sz="2" w:space="0" w:color="D1D5DB"/>
              <w:right w:val="single" w:sz="2" w:space="0" w:color="D1D5DB"/>
            </w:tcBorders>
            <w:tcMar>
              <w:top w:w="200" w:type="dxa"/>
              <w:left w:w="150" w:type="dxa"/>
              <w:bottom w:w="200" w:type="dxa"/>
              <w:right w:w="150" w:type="dxa"/>
            </w:tcMar>
          </w:tcPr>
          <w:p w14:paraId="19F039CF" w14:textId="77777777" w:rsidR="001A20E6" w:rsidRDefault="00000000">
            <w:pPr>
              <w:pStyle w:val="TableCellSubjectName"/>
            </w:pPr>
            <w:r>
              <w:t>Sociology</w:t>
            </w:r>
          </w:p>
          <w:p w14:paraId="2FE68714" w14:textId="77777777" w:rsidR="001A20E6" w:rsidRDefault="00000000">
            <w:pPr>
              <w:pStyle w:val="TableCellCategoryTitle"/>
            </w:pPr>
            <w:r>
              <w:t>📝 Practice Materials</w:t>
            </w:r>
          </w:p>
          <w:p w14:paraId="39D8CBAE" w14:textId="77777777" w:rsidR="001A20E6" w:rsidRDefault="00000000">
            <w:pPr>
              <w:pStyle w:val="TableCellResourceItem"/>
            </w:pPr>
            <w:r>
              <w:t>• La Excellence Sociology Material</w:t>
            </w:r>
          </w:p>
          <w:p w14:paraId="4D0A9BA4" w14:textId="77777777" w:rsidR="001A20E6" w:rsidRDefault="00000000">
            <w:pPr>
              <w:pStyle w:val="TableCellResourceItem"/>
            </w:pPr>
            <w:r>
              <w:t>• Mains RRP + Prelims RRP</w:t>
            </w:r>
          </w:p>
          <w:p w14:paraId="2B01BCB8" w14:textId="77777777" w:rsidR="001A20E6" w:rsidRDefault="00000000">
            <w:pPr>
              <w:pStyle w:val="TableCellResourceItem"/>
            </w:pPr>
            <w:r>
              <w:t>• Prelims &amp; Mains Workbooks</w:t>
            </w:r>
          </w:p>
          <w:p w14:paraId="7CB1A606" w14:textId="77777777" w:rsidR="001A20E6" w:rsidRDefault="00000000">
            <w:pPr>
              <w:pStyle w:val="TableCellResourceItem"/>
            </w:pPr>
            <w:r>
              <w:t>• Previous Year Question Papers</w:t>
            </w:r>
          </w:p>
          <w:p w14:paraId="463B2373" w14:textId="77777777" w:rsidR="001A20E6" w:rsidRDefault="00000000">
            <w:pPr>
              <w:pStyle w:val="TableCellResourceItem"/>
            </w:pPr>
            <w:r>
              <w:t>• Mock Tests</w:t>
            </w:r>
          </w:p>
          <w:p w14:paraId="65CBC293" w14:textId="77777777" w:rsidR="001A20E6" w:rsidRDefault="00000000">
            <w:pPr>
              <w:pStyle w:val="TableCellResourceItem"/>
            </w:pPr>
            <w:r>
              <w:t>• La Excellence Indian Society Material</w:t>
            </w:r>
          </w:p>
          <w:p w14:paraId="54F46C66" w14:textId="77777777" w:rsidR="001A20E6" w:rsidRDefault="00000000">
            <w:pPr>
              <w:pStyle w:val="TableCellResourceItem"/>
            </w:pPr>
            <w:r>
              <w:t>• Mains Workbook - Paper I</w:t>
            </w:r>
          </w:p>
          <w:p w14:paraId="3FEF6D94" w14:textId="77777777" w:rsidR="001A20E6" w:rsidRDefault="00000000">
            <w:pPr>
              <w:pStyle w:val="TableCellResourceItem"/>
            </w:pPr>
            <w:r>
              <w:t>• La Excellence Social Change Material</w:t>
            </w:r>
          </w:p>
          <w:p w14:paraId="5F4BAF84" w14:textId="77777777" w:rsidR="001A20E6" w:rsidRDefault="00000000">
            <w:pPr>
              <w:pStyle w:val="TableCellResourceItem"/>
            </w:pPr>
            <w:r>
              <w:t>• Mains Workbook - Paper II</w:t>
            </w:r>
          </w:p>
          <w:p w14:paraId="7599323E" w14:textId="77777777" w:rsidR="001A20E6" w:rsidRDefault="00000000">
            <w:pPr>
              <w:pStyle w:val="TableCellResourceItem"/>
            </w:pPr>
            <w:r>
              <w:t>• La Excellence Sociology of Religion Material</w:t>
            </w:r>
          </w:p>
          <w:p w14:paraId="112965D1" w14:textId="77777777" w:rsidR="001A20E6" w:rsidRDefault="00000000">
            <w:pPr>
              <w:pStyle w:val="TableCellResourceItem"/>
            </w:pPr>
            <w:r>
              <w:t>• Mains Workbook</w:t>
            </w:r>
          </w:p>
          <w:p w14:paraId="7C33CEFA" w14:textId="77777777" w:rsidR="001A20E6" w:rsidRDefault="00000000">
            <w:pPr>
              <w:pStyle w:val="TableCellResourceItem"/>
            </w:pPr>
            <w:r>
              <w:t>• La Excellence Sociology of Education Material</w:t>
            </w:r>
          </w:p>
          <w:p w14:paraId="6A9834AB" w14:textId="77777777" w:rsidR="001A20E6" w:rsidRDefault="00000000">
            <w:pPr>
              <w:pStyle w:val="TableCellResourceItem"/>
            </w:pPr>
            <w:r>
              <w:t>• Mains Workbook</w:t>
            </w:r>
          </w:p>
          <w:p w14:paraId="6C297AE1" w14:textId="77777777" w:rsidR="001A20E6" w:rsidRDefault="00000000">
            <w:pPr>
              <w:pStyle w:val="TableCellResourceItem"/>
            </w:pPr>
            <w:r>
              <w:t>• La Excellence Social Stratification Material</w:t>
            </w:r>
          </w:p>
          <w:p w14:paraId="0E5C061F" w14:textId="77777777" w:rsidR="001A20E6" w:rsidRDefault="00000000">
            <w:pPr>
              <w:pStyle w:val="TableCellResourceItem"/>
            </w:pPr>
            <w:r>
              <w:t>• Mains Workbook</w:t>
            </w:r>
          </w:p>
          <w:p w14:paraId="7B639AD1" w14:textId="77777777" w:rsidR="001A20E6" w:rsidRDefault="00000000">
            <w:pPr>
              <w:pStyle w:val="TableCellResourceItem"/>
            </w:pPr>
            <w:r>
              <w:t>• La Excellence Gender Studies Material</w:t>
            </w:r>
          </w:p>
          <w:p w14:paraId="37372FAC" w14:textId="77777777" w:rsidR="001A20E6" w:rsidRDefault="00000000">
            <w:pPr>
              <w:pStyle w:val="TableCellResourceItem"/>
            </w:pPr>
            <w:r>
              <w:t>• Mains Workbook</w:t>
            </w:r>
          </w:p>
          <w:p w14:paraId="5B2CBAF7" w14:textId="77777777" w:rsidR="001A20E6" w:rsidRDefault="00000000">
            <w:pPr>
              <w:pStyle w:val="TableCellResourceItem"/>
            </w:pPr>
            <w:r>
              <w:t>• La Excellence Urban Sociology Material</w:t>
            </w:r>
          </w:p>
          <w:p w14:paraId="5E0D7BA2" w14:textId="77777777" w:rsidR="001A20E6" w:rsidRDefault="00000000">
            <w:pPr>
              <w:pStyle w:val="TableCellResourceItem"/>
            </w:pPr>
            <w:r>
              <w:t>• Mains Workbook</w:t>
            </w:r>
          </w:p>
          <w:p w14:paraId="464CD0E4" w14:textId="77777777" w:rsidR="001A20E6" w:rsidRDefault="00000000">
            <w:pPr>
              <w:pStyle w:val="TableCellResourceItem"/>
            </w:pPr>
            <w:r>
              <w:t>• La Excellence Rural Sociology Material</w:t>
            </w:r>
          </w:p>
          <w:p w14:paraId="0BF688E8" w14:textId="77777777" w:rsidR="001A20E6" w:rsidRDefault="00000000">
            <w:pPr>
              <w:pStyle w:val="TableCellResourceItem"/>
            </w:pPr>
            <w:r>
              <w:t>• Mains Workbook</w:t>
            </w:r>
          </w:p>
          <w:p w14:paraId="0BEEEA1A" w14:textId="77777777" w:rsidR="001A20E6" w:rsidRDefault="00000000">
            <w:pPr>
              <w:pStyle w:val="TableCellResourceItem"/>
            </w:pPr>
            <w:r>
              <w:t>• La Excellence Social Movements Material</w:t>
            </w:r>
          </w:p>
          <w:p w14:paraId="6797954D" w14:textId="77777777" w:rsidR="001A20E6" w:rsidRDefault="00000000">
            <w:pPr>
              <w:pStyle w:val="TableCellResourceItem"/>
            </w:pPr>
            <w:r>
              <w:t>• Mains Workbook</w:t>
            </w:r>
          </w:p>
          <w:p w14:paraId="3D478B1B" w14:textId="77777777" w:rsidR="001A20E6" w:rsidRDefault="00000000">
            <w:pPr>
              <w:pStyle w:val="TableCellResourceItem"/>
            </w:pPr>
            <w:r>
              <w:t>• La Excellence Sociology of Health Material</w:t>
            </w:r>
          </w:p>
          <w:p w14:paraId="7CB0665E" w14:textId="77777777" w:rsidR="001A20E6" w:rsidRDefault="00000000">
            <w:pPr>
              <w:pStyle w:val="TableCellResourceItem"/>
            </w:pPr>
            <w:r>
              <w:t>• Mains Workbook</w:t>
            </w:r>
          </w:p>
          <w:p w14:paraId="16542301" w14:textId="77777777" w:rsidR="001A20E6" w:rsidRDefault="00000000">
            <w:pPr>
              <w:pStyle w:val="TableCellResourceItem"/>
            </w:pPr>
            <w:r>
              <w:t>• La Excellence Sociology of Law Material</w:t>
            </w:r>
          </w:p>
          <w:p w14:paraId="34CFA4C5" w14:textId="77777777" w:rsidR="001A20E6" w:rsidRDefault="00000000">
            <w:pPr>
              <w:pStyle w:val="TableCellResourceItem"/>
            </w:pPr>
            <w:r>
              <w:t>• Mains Workbook</w:t>
            </w:r>
          </w:p>
          <w:p w14:paraId="1CF0F761" w14:textId="77777777" w:rsidR="001A20E6" w:rsidRDefault="00000000">
            <w:pPr>
              <w:pStyle w:val="TableCellResourceItem"/>
            </w:pPr>
            <w:r>
              <w:t>• La Excellence Sociology of Media Material</w:t>
            </w:r>
          </w:p>
          <w:p w14:paraId="634F0799" w14:textId="77777777" w:rsidR="001A20E6" w:rsidRDefault="00000000">
            <w:pPr>
              <w:pStyle w:val="TableCellResourceItem"/>
            </w:pPr>
            <w:r>
              <w:t>• Mains Workbook</w:t>
            </w:r>
          </w:p>
          <w:p w14:paraId="69E35DBC" w14:textId="77777777" w:rsidR="001A20E6" w:rsidRDefault="00000000">
            <w:pPr>
              <w:pStyle w:val="TableCellResourceItem"/>
            </w:pPr>
            <w:r>
              <w:t>• La Excellence Sociology of Science Material</w:t>
            </w:r>
          </w:p>
          <w:p w14:paraId="528FD761" w14:textId="77777777" w:rsidR="001A20E6" w:rsidRDefault="00000000">
            <w:pPr>
              <w:pStyle w:val="TableCellResourceItem"/>
            </w:pPr>
            <w:r>
              <w:t>• Mains Workbook</w:t>
            </w:r>
          </w:p>
          <w:p w14:paraId="73467528" w14:textId="77777777" w:rsidR="001A20E6" w:rsidRDefault="00000000">
            <w:pPr>
              <w:pStyle w:val="TableCellResourceItem"/>
            </w:pPr>
            <w:r>
              <w:t>• La Excellence Sociology of Environment Material</w:t>
            </w:r>
          </w:p>
          <w:p w14:paraId="71098653" w14:textId="77777777" w:rsidR="001A20E6" w:rsidRDefault="00000000">
            <w:pPr>
              <w:pStyle w:val="TableCellResourceItem"/>
            </w:pPr>
            <w:r>
              <w:t>• Mains Workbook</w:t>
            </w:r>
          </w:p>
          <w:p w14:paraId="157315AA" w14:textId="77777777" w:rsidR="001A20E6" w:rsidRDefault="00000000">
            <w:pPr>
              <w:pStyle w:val="TableCellResourceItem"/>
            </w:pPr>
            <w:r>
              <w:t>• La Excellence Sociology of Globalization Material</w:t>
            </w:r>
          </w:p>
          <w:p w14:paraId="7B12E9CE" w14:textId="77777777" w:rsidR="001A20E6" w:rsidRDefault="00000000">
            <w:pPr>
              <w:pStyle w:val="TableCellResourceItem"/>
            </w:pPr>
            <w:r>
              <w:t>• Mains Workbook</w:t>
            </w:r>
          </w:p>
          <w:p w14:paraId="1FA075E1" w14:textId="77777777" w:rsidR="001A20E6" w:rsidRDefault="00000000">
            <w:pPr>
              <w:pStyle w:val="TableCellResourceItem"/>
            </w:pPr>
            <w:r>
              <w:t>• La Excellence Sociology of Work Material</w:t>
            </w:r>
          </w:p>
          <w:p w14:paraId="69D6FDBF" w14:textId="77777777" w:rsidR="001A20E6" w:rsidRDefault="00000000">
            <w:pPr>
              <w:pStyle w:val="TableCellResourceItem"/>
            </w:pPr>
            <w:r>
              <w:t>• Mains Workbook</w:t>
            </w:r>
          </w:p>
          <w:p w14:paraId="77D16D63" w14:textId="77777777" w:rsidR="001A20E6" w:rsidRDefault="00000000">
            <w:pPr>
              <w:pStyle w:val="TableCellCategoryTitle"/>
            </w:pPr>
            <w:r>
              <w:t>📰 Current Affairs</w:t>
            </w:r>
          </w:p>
          <w:p w14:paraId="385E6979" w14:textId="77777777" w:rsidR="001A20E6" w:rsidRDefault="00000000">
            <w:pPr>
              <w:pStyle w:val="TableCellResourceItem"/>
            </w:pPr>
            <w:r>
              <w:t>• Indian Sociological Review</w:t>
            </w:r>
          </w:p>
          <w:p w14:paraId="19012033" w14:textId="77777777" w:rsidR="001A20E6" w:rsidRDefault="00000000">
            <w:pPr>
              <w:pStyle w:val="TableCellResourceItem"/>
            </w:pPr>
            <w:r>
              <w:t>• Economic and Political Weekly (EPW)</w:t>
            </w:r>
          </w:p>
          <w:p w14:paraId="5B3D04D1" w14:textId="77777777" w:rsidR="001A20E6" w:rsidRDefault="00000000">
            <w:pPr>
              <w:pStyle w:val="TableCellResourceItem"/>
            </w:pPr>
            <w:r>
              <w:t>• Newspapers (The Hindu, Indian Express - Social issues)</w:t>
            </w:r>
          </w:p>
          <w:p w14:paraId="4EEE99EB" w14:textId="77777777" w:rsidR="001A20E6" w:rsidRDefault="00000000">
            <w:pPr>
              <w:pStyle w:val="TableCellResourceItem"/>
            </w:pPr>
            <w:r>
              <w:t>• Yojana Magazine</w:t>
            </w:r>
          </w:p>
          <w:p w14:paraId="3293BDF7" w14:textId="77777777" w:rsidR="001A20E6" w:rsidRDefault="00000000">
            <w:pPr>
              <w:pStyle w:val="TableCellResourceItem"/>
            </w:pPr>
            <w:r>
              <w:t>• Kurukshetra Magazine</w:t>
            </w:r>
          </w:p>
          <w:p w14:paraId="68EB6E4A" w14:textId="77777777" w:rsidR="001A20E6" w:rsidRDefault="00000000">
            <w:pPr>
              <w:pStyle w:val="TableCellResourceItem"/>
            </w:pPr>
            <w:r>
              <w:t>• Social Watch India Reports</w:t>
            </w:r>
          </w:p>
          <w:p w14:paraId="2AF30A9D" w14:textId="77777777" w:rsidR="001A20E6" w:rsidRDefault="00000000">
            <w:pPr>
              <w:pStyle w:val="TableCellResourceItem"/>
            </w:pPr>
            <w:r>
              <w:t>• NSSO Reports</w:t>
            </w:r>
          </w:p>
          <w:p w14:paraId="48EAFAEE" w14:textId="77777777" w:rsidR="001A20E6" w:rsidRDefault="00000000">
            <w:pPr>
              <w:pStyle w:val="TableCellResourceItem"/>
            </w:pPr>
            <w:r>
              <w:t>• NFHS Reports</w:t>
            </w:r>
          </w:p>
          <w:p w14:paraId="79A96AC1" w14:textId="77777777" w:rsidR="001A20E6" w:rsidRDefault="00000000">
            <w:pPr>
              <w:pStyle w:val="TableCellResourceItem"/>
            </w:pPr>
            <w:r>
              <w:t>• EPW Articles on Indian Society</w:t>
            </w:r>
          </w:p>
          <w:p w14:paraId="73715656" w14:textId="77777777" w:rsidR="001A20E6" w:rsidRDefault="00000000">
            <w:pPr>
              <w:pStyle w:val="TableCellResourceItem"/>
            </w:pPr>
            <w:r>
              <w:t>• Census Reports</w:t>
            </w:r>
          </w:p>
          <w:p w14:paraId="5E0A148E" w14:textId="77777777" w:rsidR="001A20E6" w:rsidRDefault="00000000">
            <w:pPr>
              <w:pStyle w:val="TableCellResourceItem"/>
            </w:pPr>
            <w:r>
              <w:t>• Social Development Reports</w:t>
            </w:r>
          </w:p>
          <w:p w14:paraId="43C37A68" w14:textId="77777777" w:rsidR="001A20E6" w:rsidRDefault="00000000">
            <w:pPr>
              <w:pStyle w:val="TableCellResourceItem"/>
            </w:pPr>
            <w:r>
              <w:t>• Planning Commission Reports</w:t>
            </w:r>
          </w:p>
          <w:p w14:paraId="3D3BB40F" w14:textId="77777777" w:rsidR="001A20E6" w:rsidRDefault="00000000">
            <w:pPr>
              <w:pStyle w:val="TableCellResourceItem"/>
            </w:pPr>
            <w:r>
              <w:t>• NITI Aayog Reports</w:t>
            </w:r>
          </w:p>
          <w:p w14:paraId="367779D8" w14:textId="77777777" w:rsidR="001A20E6" w:rsidRDefault="00000000">
            <w:pPr>
              <w:pStyle w:val="TableCellResourceItem"/>
            </w:pPr>
            <w:r>
              <w:t>• World Bank Reports on India</w:t>
            </w:r>
          </w:p>
          <w:p w14:paraId="208A1782" w14:textId="77777777" w:rsidR="001A20E6" w:rsidRDefault="00000000">
            <w:pPr>
              <w:pStyle w:val="TableCellResourceItem"/>
            </w:pPr>
            <w:r>
              <w:t>• Religious Demographics Reports</w:t>
            </w:r>
          </w:p>
          <w:p w14:paraId="6CB48701" w14:textId="77777777" w:rsidR="001A20E6" w:rsidRDefault="00000000">
            <w:pPr>
              <w:pStyle w:val="TableCellResourceItem"/>
            </w:pPr>
            <w:r>
              <w:t>• Minority Commission Reports</w:t>
            </w:r>
          </w:p>
          <w:p w14:paraId="64AC14B7" w14:textId="77777777" w:rsidR="001A20E6" w:rsidRDefault="00000000">
            <w:pPr>
              <w:pStyle w:val="TableCellResourceItem"/>
            </w:pPr>
            <w:r>
              <w:t>• ASER Reports</w:t>
            </w:r>
          </w:p>
          <w:p w14:paraId="38A3AB24" w14:textId="77777777" w:rsidR="001A20E6" w:rsidRDefault="00000000">
            <w:pPr>
              <w:pStyle w:val="TableCellResourceItem"/>
            </w:pPr>
            <w:r>
              <w:t>• NEP 2020</w:t>
            </w:r>
          </w:p>
          <w:p w14:paraId="79E944D0" w14:textId="77777777" w:rsidR="001A20E6" w:rsidRDefault="00000000">
            <w:pPr>
              <w:pStyle w:val="TableCellResourceItem"/>
            </w:pPr>
            <w:r>
              <w:t>• Education Statistics Reports</w:t>
            </w:r>
          </w:p>
          <w:p w14:paraId="0501DD5F" w14:textId="77777777" w:rsidR="001A20E6" w:rsidRDefault="00000000">
            <w:pPr>
              <w:pStyle w:val="TableCellResourceItem"/>
            </w:pPr>
            <w:r>
              <w:t>• Sachar Committee Report</w:t>
            </w:r>
          </w:p>
          <w:p w14:paraId="33963817" w14:textId="77777777" w:rsidR="001A20E6" w:rsidRDefault="00000000">
            <w:pPr>
              <w:pStyle w:val="TableCellResourceItem"/>
            </w:pPr>
            <w:r>
              <w:t>• Mandal Commission Report</w:t>
            </w:r>
          </w:p>
          <w:p w14:paraId="24F29523" w14:textId="77777777" w:rsidR="001A20E6" w:rsidRDefault="00000000">
            <w:pPr>
              <w:pStyle w:val="TableCellResourceItem"/>
            </w:pPr>
            <w:r>
              <w:t>• Caste Census Data</w:t>
            </w:r>
          </w:p>
          <w:p w14:paraId="09501DD6" w14:textId="77777777" w:rsidR="001A20E6" w:rsidRDefault="00000000">
            <w:pPr>
              <w:pStyle w:val="TableCellResourceItem"/>
            </w:pPr>
            <w:r>
              <w:t>• Gender Budget Reports</w:t>
            </w:r>
          </w:p>
          <w:p w14:paraId="61953E1B" w14:textId="77777777" w:rsidR="001A20E6" w:rsidRDefault="00000000">
            <w:pPr>
              <w:pStyle w:val="TableCellResourceItem"/>
            </w:pPr>
            <w:r>
              <w:t>• Women and Child Development Ministry Reports</w:t>
            </w:r>
          </w:p>
          <w:p w14:paraId="357C87D2" w14:textId="77777777" w:rsidR="001A20E6" w:rsidRDefault="00000000">
            <w:pPr>
              <w:pStyle w:val="TableCellResourceItem"/>
            </w:pPr>
            <w:r>
              <w:t>• NFHS Gender Data</w:t>
            </w:r>
          </w:p>
          <w:p w14:paraId="0573605B" w14:textId="77777777" w:rsidR="001A20E6" w:rsidRDefault="00000000">
            <w:pPr>
              <w:pStyle w:val="TableCellResourceItem"/>
            </w:pPr>
            <w:r>
              <w:t>• Census Urban Data</w:t>
            </w:r>
          </w:p>
          <w:p w14:paraId="3644271A" w14:textId="77777777" w:rsidR="001A20E6" w:rsidRDefault="00000000">
            <w:pPr>
              <w:pStyle w:val="TableCellResourceItem"/>
            </w:pPr>
            <w:r>
              <w:t>• Smart Cities Mission Reports</w:t>
            </w:r>
          </w:p>
          <w:p w14:paraId="6F9CD214" w14:textId="77777777" w:rsidR="001A20E6" w:rsidRDefault="00000000">
            <w:pPr>
              <w:pStyle w:val="TableCellResourceItem"/>
            </w:pPr>
            <w:r>
              <w:t>• Urban Development Ministry Reports</w:t>
            </w:r>
          </w:p>
          <w:p w14:paraId="6E344DF6" w14:textId="77777777" w:rsidR="001A20E6" w:rsidRDefault="00000000">
            <w:pPr>
              <w:pStyle w:val="TableCellResourceItem"/>
            </w:pPr>
            <w:r>
              <w:t>• Rural Development Ministry Reports</w:t>
            </w:r>
          </w:p>
          <w:p w14:paraId="679FCA94" w14:textId="77777777" w:rsidR="001A20E6" w:rsidRDefault="00000000">
            <w:pPr>
              <w:pStyle w:val="TableCellResourceItem"/>
            </w:pPr>
            <w:r>
              <w:t>• MGNREGA Reports</w:t>
            </w:r>
          </w:p>
          <w:p w14:paraId="782B857A" w14:textId="77777777" w:rsidR="001A20E6" w:rsidRDefault="00000000">
            <w:pPr>
              <w:pStyle w:val="TableCellResourceItem"/>
            </w:pPr>
            <w:r>
              <w:t>• Panchayati Raj Statistics</w:t>
            </w:r>
          </w:p>
          <w:p w14:paraId="38AC80DF" w14:textId="77777777" w:rsidR="001A20E6" w:rsidRDefault="00000000">
            <w:pPr>
              <w:pStyle w:val="TableCellResourceItem"/>
            </w:pPr>
            <w:r>
              <w:t>• Social Movement Case Studies</w:t>
            </w:r>
          </w:p>
          <w:p w14:paraId="4CD8C5E6" w14:textId="77777777" w:rsidR="001A20E6" w:rsidRDefault="00000000">
            <w:pPr>
              <w:pStyle w:val="TableCellResourceItem"/>
            </w:pPr>
            <w:r>
              <w:t>• Civil Society Reports</w:t>
            </w:r>
          </w:p>
          <w:p w14:paraId="332CEF0F" w14:textId="77777777" w:rsidR="001A20E6" w:rsidRDefault="00000000">
            <w:pPr>
              <w:pStyle w:val="TableCellResourceItem"/>
            </w:pPr>
            <w:r>
              <w:t>• Human Rights Reports</w:t>
            </w:r>
          </w:p>
          <w:p w14:paraId="5DDBD881" w14:textId="77777777" w:rsidR="001A20E6" w:rsidRDefault="00000000">
            <w:pPr>
              <w:pStyle w:val="TableCellResourceItem"/>
            </w:pPr>
            <w:r>
              <w:t>• Health Ministry Reports</w:t>
            </w:r>
          </w:p>
          <w:p w14:paraId="560DC6B2" w14:textId="77777777" w:rsidR="001A20E6" w:rsidRDefault="00000000">
            <w:pPr>
              <w:pStyle w:val="TableCellResourceItem"/>
            </w:pPr>
            <w:r>
              <w:t>• WHO Reports on India</w:t>
            </w:r>
          </w:p>
          <w:p w14:paraId="698C81D7" w14:textId="77777777" w:rsidR="001A20E6" w:rsidRDefault="00000000">
            <w:pPr>
              <w:pStyle w:val="TableCellResourceItem"/>
            </w:pPr>
            <w:r>
              <w:t>• Ayushman Bharat Reports</w:t>
            </w:r>
          </w:p>
          <w:p w14:paraId="4E5DF384" w14:textId="77777777" w:rsidR="001A20E6" w:rsidRDefault="00000000">
            <w:pPr>
              <w:pStyle w:val="TableCellResourceItem"/>
            </w:pPr>
            <w:r>
              <w:t>• Law Commission Reports</w:t>
            </w:r>
          </w:p>
          <w:p w14:paraId="0553E3B3" w14:textId="77777777" w:rsidR="001A20E6" w:rsidRDefault="00000000">
            <w:pPr>
              <w:pStyle w:val="TableCellResourceItem"/>
            </w:pPr>
            <w:r>
              <w:t>• Supreme Court Judgments</w:t>
            </w:r>
          </w:p>
          <w:p w14:paraId="7E530E35" w14:textId="77777777" w:rsidR="001A20E6" w:rsidRDefault="00000000">
            <w:pPr>
              <w:pStyle w:val="TableCellResourceItem"/>
            </w:pPr>
            <w:r>
              <w:t>• Legal Aid Reports</w:t>
            </w:r>
          </w:p>
          <w:p w14:paraId="535512B2" w14:textId="77777777" w:rsidR="001A20E6" w:rsidRDefault="00000000">
            <w:pPr>
              <w:pStyle w:val="TableCellResourceItem"/>
            </w:pPr>
            <w:r>
              <w:t>• Media Reports</w:t>
            </w:r>
          </w:p>
          <w:p w14:paraId="01BB11DB" w14:textId="77777777" w:rsidR="001A20E6" w:rsidRDefault="00000000">
            <w:pPr>
              <w:pStyle w:val="TableCellResourceItem"/>
            </w:pPr>
            <w:r>
              <w:t>• Broadcasting Ministry Reports</w:t>
            </w:r>
          </w:p>
          <w:p w14:paraId="00A8B436" w14:textId="77777777" w:rsidR="001A20E6" w:rsidRDefault="00000000">
            <w:pPr>
              <w:pStyle w:val="TableCellResourceItem"/>
            </w:pPr>
            <w:r>
              <w:t>• Social Media Impact Studies</w:t>
            </w:r>
          </w:p>
          <w:p w14:paraId="63163131" w14:textId="77777777" w:rsidR="001A20E6" w:rsidRDefault="00000000">
            <w:pPr>
              <w:pStyle w:val="TableCellResourceItem"/>
            </w:pPr>
            <w:r>
              <w:t>• Science and Technology Ministry Reports</w:t>
            </w:r>
          </w:p>
          <w:p w14:paraId="656A10C4" w14:textId="77777777" w:rsidR="001A20E6" w:rsidRDefault="00000000">
            <w:pPr>
              <w:pStyle w:val="TableCellResourceItem"/>
            </w:pPr>
            <w:r>
              <w:t>• ISRO Reports</w:t>
            </w:r>
          </w:p>
          <w:p w14:paraId="3112127C" w14:textId="77777777" w:rsidR="001A20E6" w:rsidRDefault="00000000">
            <w:pPr>
              <w:pStyle w:val="TableCellResourceItem"/>
            </w:pPr>
            <w:r>
              <w:t>• Digital India Reports</w:t>
            </w:r>
          </w:p>
          <w:p w14:paraId="1D5BEC60" w14:textId="77777777" w:rsidR="001A20E6" w:rsidRDefault="00000000">
            <w:pPr>
              <w:pStyle w:val="TableCellResourceItem"/>
            </w:pPr>
            <w:r>
              <w:t>• Environment Ministry Reports</w:t>
            </w:r>
          </w:p>
          <w:p w14:paraId="6A87E3BB" w14:textId="77777777" w:rsidR="001A20E6" w:rsidRDefault="00000000">
            <w:pPr>
              <w:pStyle w:val="TableCellResourceItem"/>
            </w:pPr>
            <w:r>
              <w:t>• Climate Change Reports</w:t>
            </w:r>
          </w:p>
          <w:p w14:paraId="7A387A5C" w14:textId="77777777" w:rsidR="001A20E6" w:rsidRDefault="00000000">
            <w:pPr>
              <w:pStyle w:val="TableCellResourceItem"/>
            </w:pPr>
            <w:r>
              <w:t>• Sustainable Development Reports</w:t>
            </w:r>
          </w:p>
          <w:p w14:paraId="63BB1E2B" w14:textId="77777777" w:rsidR="001A20E6" w:rsidRDefault="00000000">
            <w:pPr>
              <w:pStyle w:val="TableCellResourceItem"/>
            </w:pPr>
            <w:r>
              <w:t>• WTO Reports</w:t>
            </w:r>
          </w:p>
          <w:p w14:paraId="1C81567A" w14:textId="77777777" w:rsidR="001A20E6" w:rsidRDefault="00000000">
            <w:pPr>
              <w:pStyle w:val="TableCellResourceItem"/>
            </w:pPr>
            <w:r>
              <w:t>• Globalization Impact Studies</w:t>
            </w:r>
          </w:p>
          <w:p w14:paraId="28DF4DA7" w14:textId="77777777" w:rsidR="001A20E6" w:rsidRDefault="00000000">
            <w:pPr>
              <w:pStyle w:val="TableCellResourceItem"/>
            </w:pPr>
            <w:r>
              <w:t>• International Migration Reports</w:t>
            </w:r>
          </w:p>
          <w:p w14:paraId="19B2D683" w14:textId="77777777" w:rsidR="001A20E6" w:rsidRDefault="00000000">
            <w:pPr>
              <w:pStyle w:val="TableCellResourceItem"/>
            </w:pPr>
            <w:r>
              <w:t>• Labor Ministry Reports</w:t>
            </w:r>
          </w:p>
          <w:p w14:paraId="7CDC2711" w14:textId="77777777" w:rsidR="001A20E6" w:rsidRDefault="00000000">
            <w:pPr>
              <w:pStyle w:val="TableCellResourceItem"/>
            </w:pPr>
            <w:r>
              <w:t>• Industrial Relations Reports</w:t>
            </w:r>
          </w:p>
          <w:p w14:paraId="24D3C252" w14:textId="77777777" w:rsidR="001A20E6" w:rsidRDefault="00000000">
            <w:pPr>
              <w:pStyle w:val="TableCellResourceItem"/>
            </w:pPr>
            <w:r>
              <w:t>• Skill Development Reports</w:t>
            </w:r>
          </w:p>
        </w:tc>
        <w:tc>
          <w:tcPr>
            <w:tcW w:w="1650" w:type="pct"/>
          </w:tcPr>
          <w:p w14:paraId="6AD2831A" w14:textId="77777777" w:rsidR="001A20E6" w:rsidRDefault="001A20E6"/>
        </w:tc>
        <w:tc>
          <w:tcPr>
            <w:tcW w:w="1650" w:type="pct"/>
          </w:tcPr>
          <w:p w14:paraId="28FC68F1" w14:textId="77777777" w:rsidR="001A20E6" w:rsidRDefault="001A20E6"/>
        </w:tc>
      </w:tr>
    </w:tbl>
    <w:p w14:paraId="5F9C2FF7"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386A864B" w14:textId="77777777">
        <w:tc>
          <w:tcPr>
            <w:tcW w:w="2500" w:type="pct"/>
            <w:tcMar>
              <w:top w:w="0" w:type="dxa"/>
              <w:left w:w="0" w:type="dxa"/>
              <w:bottom w:w="0" w:type="dxa"/>
              <w:right w:w="0" w:type="dxa"/>
            </w:tcMar>
          </w:tcPr>
          <w:p w14:paraId="05E8F585" w14:textId="77777777" w:rsidR="001A20E6" w:rsidRDefault="00000000">
            <w:pPr>
              <w:pStyle w:val="WeekTitle"/>
            </w:pPr>
            <w:r>
              <w:rPr>
                <w:color w:val="0369A1"/>
              </w:rPr>
              <w:t>📅 Jul 18 - Jul 24, 2027</w:t>
            </w:r>
          </w:p>
        </w:tc>
        <w:tc>
          <w:tcPr>
            <w:tcW w:w="2500" w:type="pct"/>
            <w:tcMar>
              <w:top w:w="0" w:type="dxa"/>
              <w:left w:w="0" w:type="dxa"/>
              <w:bottom w:w="0" w:type="dxa"/>
              <w:right w:w="0" w:type="dxa"/>
            </w:tcMar>
          </w:tcPr>
          <w:p w14:paraId="551F9A2D" w14:textId="77777777" w:rsidR="001A20E6" w:rsidRDefault="00000000">
            <w:pPr>
              <w:pStyle w:val="WeekCycleName"/>
            </w:pPr>
            <w:r>
              <w:rPr>
                <w:color w:val="0369A1"/>
              </w:rPr>
              <w:t>C6</w:t>
            </w:r>
          </w:p>
        </w:tc>
      </w:tr>
    </w:tbl>
    <w:p w14:paraId="69AEABD5"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1FA17430" w14:textId="77777777">
        <w:tc>
          <w:tcPr>
            <w:tcW w:w="700" w:type="pct"/>
            <w:shd w:val="clear" w:color="auto" w:fill="E0F2FE"/>
            <w:tcMar>
              <w:top w:w="200" w:type="dxa"/>
              <w:left w:w="100" w:type="dxa"/>
              <w:bottom w:w="200" w:type="dxa"/>
              <w:right w:w="100" w:type="dxa"/>
            </w:tcMar>
          </w:tcPr>
          <w:p w14:paraId="6D02FA3F" w14:textId="77777777" w:rsidR="001A20E6" w:rsidRDefault="00000000">
            <w:pPr>
              <w:pStyle w:val="TableCellCalendarDayHeader"/>
            </w:pPr>
            <w:r>
              <w:rPr>
                <w:color w:val="0369A1"/>
              </w:rPr>
              <w:t>Sunday</w:t>
            </w:r>
          </w:p>
          <w:p w14:paraId="264723FF" w14:textId="77777777" w:rsidR="001A20E6" w:rsidRDefault="00000000">
            <w:pPr>
              <w:pStyle w:val="TableCellCalendarDateHeader"/>
            </w:pPr>
            <w:r>
              <w:rPr>
                <w:color w:val="0369A1"/>
              </w:rPr>
              <w:t>Jul 18</w:t>
            </w:r>
          </w:p>
          <w:p w14:paraId="123CB0B3"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3D538C4F" w14:textId="77777777" w:rsidR="001A20E6" w:rsidRDefault="00000000">
            <w:pPr>
              <w:pStyle w:val="TableCellCalendarDayHeader"/>
            </w:pPr>
            <w:r>
              <w:rPr>
                <w:color w:val="0369A1"/>
              </w:rPr>
              <w:t>Monday</w:t>
            </w:r>
          </w:p>
          <w:p w14:paraId="493A7EE7" w14:textId="77777777" w:rsidR="001A20E6" w:rsidRDefault="00000000">
            <w:pPr>
              <w:pStyle w:val="TableCellCalendarDateHeader"/>
            </w:pPr>
            <w:r>
              <w:rPr>
                <w:color w:val="0369A1"/>
              </w:rPr>
              <w:t>Jul 19</w:t>
            </w:r>
          </w:p>
          <w:p w14:paraId="64233357"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35757F20" w14:textId="77777777" w:rsidR="001A20E6" w:rsidRDefault="00000000">
            <w:pPr>
              <w:pStyle w:val="TableCellCalendarDayHeader"/>
            </w:pPr>
            <w:r>
              <w:rPr>
                <w:color w:val="0369A1"/>
              </w:rPr>
              <w:t>Tuesday</w:t>
            </w:r>
          </w:p>
          <w:p w14:paraId="779AC564" w14:textId="77777777" w:rsidR="001A20E6" w:rsidRDefault="00000000">
            <w:pPr>
              <w:pStyle w:val="TableCellCalendarDateHeader"/>
            </w:pPr>
            <w:r>
              <w:rPr>
                <w:color w:val="0369A1"/>
              </w:rPr>
              <w:t>Jul 20</w:t>
            </w:r>
          </w:p>
          <w:p w14:paraId="07937435"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3EDDD7DE" w14:textId="77777777" w:rsidR="001A20E6" w:rsidRDefault="00000000">
            <w:pPr>
              <w:pStyle w:val="TableCellCalendarDayHeader"/>
            </w:pPr>
            <w:r>
              <w:rPr>
                <w:color w:val="0369A1"/>
              </w:rPr>
              <w:t>Wednesday</w:t>
            </w:r>
          </w:p>
          <w:p w14:paraId="5FAF257B" w14:textId="77777777" w:rsidR="001A20E6" w:rsidRDefault="00000000">
            <w:pPr>
              <w:pStyle w:val="TableCellCalendarDateHeader"/>
            </w:pPr>
            <w:r>
              <w:rPr>
                <w:color w:val="0369A1"/>
              </w:rPr>
              <w:t>Jul 21</w:t>
            </w:r>
          </w:p>
          <w:p w14:paraId="5D3DC49C"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25AC8837" w14:textId="77777777" w:rsidR="001A20E6" w:rsidRDefault="00000000">
            <w:pPr>
              <w:pStyle w:val="TableCellCalendarDayHeader"/>
            </w:pPr>
            <w:r>
              <w:rPr>
                <w:color w:val="0369A1"/>
              </w:rPr>
              <w:t>Thursday</w:t>
            </w:r>
          </w:p>
          <w:p w14:paraId="66F25CE7" w14:textId="77777777" w:rsidR="001A20E6" w:rsidRDefault="00000000">
            <w:pPr>
              <w:pStyle w:val="TableCellCalendarDateHeader"/>
            </w:pPr>
            <w:r>
              <w:rPr>
                <w:color w:val="0369A1"/>
              </w:rPr>
              <w:t>Jul 22</w:t>
            </w:r>
          </w:p>
          <w:p w14:paraId="7AE2E939"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6E1A31B5" w14:textId="77777777" w:rsidR="001A20E6" w:rsidRDefault="00000000">
            <w:pPr>
              <w:pStyle w:val="TableCellCalendarDayHeader"/>
            </w:pPr>
            <w:r>
              <w:rPr>
                <w:color w:val="0369A1"/>
              </w:rPr>
              <w:t>Friday</w:t>
            </w:r>
          </w:p>
          <w:p w14:paraId="7DF1CC49" w14:textId="77777777" w:rsidR="001A20E6" w:rsidRDefault="00000000">
            <w:pPr>
              <w:pStyle w:val="TableCellCalendarDateHeader"/>
            </w:pPr>
            <w:r>
              <w:rPr>
                <w:color w:val="0369A1"/>
              </w:rPr>
              <w:t>Jul 23</w:t>
            </w:r>
          </w:p>
          <w:p w14:paraId="4036FD23"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189A01DB" w14:textId="77777777" w:rsidR="001A20E6" w:rsidRDefault="00000000">
            <w:pPr>
              <w:pStyle w:val="TableCellCalendarDayHeader"/>
            </w:pPr>
            <w:r>
              <w:rPr>
                <w:color w:val="F57C00"/>
              </w:rPr>
              <w:t>Saturday</w:t>
            </w:r>
          </w:p>
          <w:p w14:paraId="6745F5BD" w14:textId="77777777" w:rsidR="001A20E6" w:rsidRDefault="00000000">
            <w:pPr>
              <w:pStyle w:val="TableCellCalendarDateHeader"/>
            </w:pPr>
            <w:r>
              <w:rPr>
                <w:color w:val="F57C00"/>
              </w:rPr>
              <w:t>Jul 24</w:t>
            </w:r>
          </w:p>
          <w:p w14:paraId="01F142EF" w14:textId="77777777" w:rsidR="001A20E6" w:rsidRDefault="00000000">
            <w:pPr>
              <w:pStyle w:val="TableCellCatchupLabel"/>
            </w:pPr>
            <w:r>
              <w:rPr>
                <w:color w:val="F57C00"/>
              </w:rPr>
              <w:t>Catchup Day</w:t>
            </w:r>
          </w:p>
        </w:tc>
      </w:tr>
      <w:tr w:rsidR="001A20E6" w14:paraId="42A2C764" w14:textId="77777777">
        <w:tc>
          <w:tcPr>
            <w:tcW w:w="700" w:type="pct"/>
            <w:shd w:val="clear" w:color="auto" w:fill="E0F2FE"/>
            <w:tcMar>
              <w:top w:w="150" w:type="dxa"/>
              <w:left w:w="100" w:type="dxa"/>
              <w:bottom w:w="150" w:type="dxa"/>
              <w:right w:w="100" w:type="dxa"/>
            </w:tcMar>
          </w:tcPr>
          <w:p w14:paraId="0FF3131C" w14:textId="77777777" w:rsidR="001A20E6" w:rsidRDefault="00000000">
            <w:pPr>
              <w:pStyle w:val="TableCellTaskSubject"/>
            </w:pPr>
            <w:r>
              <w:t>Essay</w:t>
            </w:r>
          </w:p>
          <w:p w14:paraId="7B30D017" w14:textId="77777777" w:rsidR="001A20E6" w:rsidRDefault="00000000">
            <w:pPr>
              <w:pStyle w:val="TableCellTaskDetails"/>
            </w:pPr>
            <w:r>
              <w:t>• Test - TEST — 3h</w:t>
            </w:r>
          </w:p>
          <w:p w14:paraId="1AAC0808" w14:textId="77777777" w:rsidR="001A20E6" w:rsidRDefault="00000000">
            <w:pPr>
              <w:pStyle w:val="TableCellTaskBadge"/>
              <w:shd w:val="clear" w:color="auto" w:fill="FFF3E0"/>
            </w:pPr>
            <w:r>
              <w:rPr>
                <w:b/>
                <w:bCs/>
                <w:color w:val="F57C00"/>
              </w:rPr>
              <w:t>TEST</w:t>
            </w:r>
          </w:p>
        </w:tc>
        <w:tc>
          <w:tcPr>
            <w:tcW w:w="700" w:type="pct"/>
            <w:shd w:val="clear" w:color="auto" w:fill="E0F2FE"/>
            <w:tcMar>
              <w:top w:w="150" w:type="dxa"/>
              <w:left w:w="100" w:type="dxa"/>
              <w:bottom w:w="150" w:type="dxa"/>
              <w:right w:w="100" w:type="dxa"/>
            </w:tcMar>
          </w:tcPr>
          <w:p w14:paraId="54BCD02E" w14:textId="77777777" w:rsidR="001A20E6" w:rsidRDefault="00000000">
            <w:pPr>
              <w:pStyle w:val="TableCellTaskSubject"/>
            </w:pPr>
            <w:r>
              <w:t>Essay</w:t>
            </w:r>
          </w:p>
          <w:p w14:paraId="6A8B542B" w14:textId="77777777" w:rsidR="001A20E6" w:rsidRDefault="00000000">
            <w:pPr>
              <w:pStyle w:val="TableCellTaskDetails"/>
            </w:pPr>
            <w:r>
              <w:t>• Study - Education &amp; Health based topics (Z03) — 30m</w:t>
            </w:r>
          </w:p>
          <w:p w14:paraId="7E28DF31" w14:textId="77777777" w:rsidR="001A20E6" w:rsidRDefault="00000000">
            <w:pPr>
              <w:pStyle w:val="TableCellTaskBadge"/>
              <w:shd w:val="clear" w:color="auto" w:fill="E3F2FD"/>
            </w:pPr>
            <w:r>
              <w:rPr>
                <w:b/>
                <w:bCs/>
                <w:color w:val="1976D2"/>
              </w:rPr>
              <w:t>STUDY</w:t>
            </w:r>
          </w:p>
          <w:p w14:paraId="01075862" w14:textId="77777777" w:rsidR="001A20E6" w:rsidRDefault="00000000">
            <w:pPr>
              <w:pStyle w:val="TableCellTaskDetails"/>
            </w:pPr>
            <w:r>
              <w:t>• Revision - Economy based topics (Z04) — 1h</w:t>
            </w:r>
          </w:p>
          <w:p w14:paraId="11D66B91" w14:textId="77777777" w:rsidR="001A20E6" w:rsidRDefault="00000000">
            <w:pPr>
              <w:pStyle w:val="TableCellTaskBadge"/>
              <w:shd w:val="clear" w:color="auto" w:fill="FCE4EC"/>
            </w:pPr>
            <w:r>
              <w:rPr>
                <w:b/>
                <w:bCs/>
                <w:color w:val="C2185B"/>
              </w:rPr>
              <w:t>REVISION</w:t>
            </w:r>
          </w:p>
          <w:p w14:paraId="69E9437C" w14:textId="77777777" w:rsidR="001A20E6" w:rsidRDefault="00000000">
            <w:pPr>
              <w:pStyle w:val="TableCellTaskDetails"/>
            </w:pPr>
            <w:r>
              <w:t>• Revision - Enviroment based topics (Z05) — 30m</w:t>
            </w:r>
          </w:p>
          <w:p w14:paraId="34CEDF06" w14:textId="77777777" w:rsidR="001A20E6" w:rsidRDefault="00000000">
            <w:pPr>
              <w:pStyle w:val="TableCellTaskBadge"/>
              <w:shd w:val="clear" w:color="auto" w:fill="FCE4EC"/>
            </w:pPr>
            <w:r>
              <w:rPr>
                <w:b/>
                <w:bCs/>
                <w:color w:val="C2185B"/>
              </w:rPr>
              <w:t>REVISION</w:t>
            </w:r>
          </w:p>
          <w:p w14:paraId="7F4ECBC8" w14:textId="77777777" w:rsidR="001A20E6" w:rsidRDefault="00000000">
            <w:pPr>
              <w:pStyle w:val="TableCellTaskDetails"/>
            </w:pPr>
            <w:r>
              <w:t>• Practice - Education &amp; Health based topics (Z03) — 30m</w:t>
            </w:r>
          </w:p>
          <w:p w14:paraId="0CECB95C"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708FC214" w14:textId="77777777" w:rsidR="001A20E6" w:rsidRDefault="00000000">
            <w:pPr>
              <w:pStyle w:val="TableCellTaskSubject"/>
            </w:pPr>
            <w:r>
              <w:t>Essay</w:t>
            </w:r>
          </w:p>
          <w:p w14:paraId="56157A4B" w14:textId="77777777" w:rsidR="001A20E6" w:rsidRDefault="00000000">
            <w:pPr>
              <w:pStyle w:val="TableCellTaskDetails"/>
            </w:pPr>
            <w:r>
              <w:t>• Study - Economy based topics (Z04) — 30m</w:t>
            </w:r>
          </w:p>
          <w:p w14:paraId="110160D9" w14:textId="77777777" w:rsidR="001A20E6" w:rsidRDefault="00000000">
            <w:pPr>
              <w:pStyle w:val="TableCellTaskBadge"/>
              <w:shd w:val="clear" w:color="auto" w:fill="E3F2FD"/>
            </w:pPr>
            <w:r>
              <w:rPr>
                <w:b/>
                <w:bCs/>
                <w:color w:val="1976D2"/>
              </w:rPr>
              <w:t>STUDY</w:t>
            </w:r>
          </w:p>
          <w:p w14:paraId="7CED10E3" w14:textId="77777777" w:rsidR="001A20E6" w:rsidRDefault="00000000">
            <w:pPr>
              <w:pStyle w:val="TableCellTaskDetails"/>
            </w:pPr>
            <w:r>
              <w:t>• Revision - Enviroment based topics (Z05) — 30m</w:t>
            </w:r>
          </w:p>
          <w:p w14:paraId="2DADCD2D" w14:textId="77777777" w:rsidR="001A20E6" w:rsidRDefault="00000000">
            <w:pPr>
              <w:pStyle w:val="TableCellTaskBadge"/>
              <w:shd w:val="clear" w:color="auto" w:fill="FCE4EC"/>
            </w:pPr>
            <w:r>
              <w:rPr>
                <w:b/>
                <w:bCs/>
                <w:color w:val="C2185B"/>
              </w:rPr>
              <w:t>REVISION</w:t>
            </w:r>
          </w:p>
          <w:p w14:paraId="7FA502CC" w14:textId="77777777" w:rsidR="001A20E6" w:rsidRDefault="00000000">
            <w:pPr>
              <w:pStyle w:val="TableCellTaskDetails"/>
            </w:pPr>
            <w:r>
              <w:t>• Revision - Governance based topics (Z06) — 1h</w:t>
            </w:r>
          </w:p>
          <w:p w14:paraId="786948F0" w14:textId="77777777" w:rsidR="001A20E6" w:rsidRDefault="00000000">
            <w:pPr>
              <w:pStyle w:val="TableCellTaskBadge"/>
              <w:shd w:val="clear" w:color="auto" w:fill="FCE4EC"/>
            </w:pPr>
            <w:r>
              <w:rPr>
                <w:b/>
                <w:bCs/>
                <w:color w:val="C2185B"/>
              </w:rPr>
              <w:t>REVISION</w:t>
            </w:r>
          </w:p>
          <w:p w14:paraId="7A20108D" w14:textId="77777777" w:rsidR="001A20E6" w:rsidRDefault="00000000">
            <w:pPr>
              <w:pStyle w:val="TableCellTaskDetails"/>
            </w:pPr>
            <w:r>
              <w:t>• Practice - Economy based topics (Z04) — 30m</w:t>
            </w:r>
          </w:p>
          <w:p w14:paraId="3B27EAAF"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0562FFFD" w14:textId="77777777" w:rsidR="001A20E6" w:rsidRDefault="00000000">
            <w:pPr>
              <w:pStyle w:val="TableCellTaskSubject"/>
            </w:pPr>
            <w:r>
              <w:t>Essay</w:t>
            </w:r>
          </w:p>
          <w:p w14:paraId="42033A2B" w14:textId="77777777" w:rsidR="001A20E6" w:rsidRDefault="00000000">
            <w:pPr>
              <w:pStyle w:val="TableCellTaskDetails"/>
            </w:pPr>
            <w:r>
              <w:t>• Study - Enviroment based topics (Z05) — 30m</w:t>
            </w:r>
          </w:p>
          <w:p w14:paraId="10DB5260" w14:textId="77777777" w:rsidR="001A20E6" w:rsidRDefault="00000000">
            <w:pPr>
              <w:pStyle w:val="TableCellTaskBadge"/>
              <w:shd w:val="clear" w:color="auto" w:fill="E3F2FD"/>
            </w:pPr>
            <w:r>
              <w:rPr>
                <w:b/>
                <w:bCs/>
                <w:color w:val="1976D2"/>
              </w:rPr>
              <w:t>STUDY</w:t>
            </w:r>
          </w:p>
          <w:p w14:paraId="48F3DCAE" w14:textId="77777777" w:rsidR="001A20E6" w:rsidRDefault="00000000">
            <w:pPr>
              <w:pStyle w:val="TableCellTaskDetails"/>
            </w:pPr>
            <w:r>
              <w:t>• Revision - Technology based topics (Z07) — 1h</w:t>
            </w:r>
          </w:p>
          <w:p w14:paraId="4E65D4B4" w14:textId="77777777" w:rsidR="001A20E6" w:rsidRDefault="00000000">
            <w:pPr>
              <w:pStyle w:val="TableCellTaskBadge"/>
              <w:shd w:val="clear" w:color="auto" w:fill="FCE4EC"/>
            </w:pPr>
            <w:r>
              <w:rPr>
                <w:b/>
                <w:bCs/>
                <w:color w:val="C2185B"/>
              </w:rPr>
              <w:t>REVISION</w:t>
            </w:r>
          </w:p>
          <w:p w14:paraId="339DE0E5" w14:textId="77777777" w:rsidR="001A20E6" w:rsidRDefault="00000000">
            <w:pPr>
              <w:pStyle w:val="TableCellTaskDetails"/>
            </w:pPr>
            <w:r>
              <w:t>• Revision - International Relations based topics (Z08) — 30m</w:t>
            </w:r>
          </w:p>
          <w:p w14:paraId="4AC9936C" w14:textId="77777777" w:rsidR="001A20E6" w:rsidRDefault="00000000">
            <w:pPr>
              <w:pStyle w:val="TableCellTaskBadge"/>
              <w:shd w:val="clear" w:color="auto" w:fill="FCE4EC"/>
            </w:pPr>
            <w:r>
              <w:rPr>
                <w:b/>
                <w:bCs/>
                <w:color w:val="C2185B"/>
              </w:rPr>
              <w:t>REVISION</w:t>
            </w:r>
          </w:p>
          <w:p w14:paraId="32297518" w14:textId="77777777" w:rsidR="001A20E6" w:rsidRDefault="00000000">
            <w:pPr>
              <w:pStyle w:val="TableCellTaskDetails"/>
            </w:pPr>
            <w:r>
              <w:t>• Practice - Enviroment based topics (Z05) — 30m</w:t>
            </w:r>
          </w:p>
          <w:p w14:paraId="7B7DF1E8"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29B64978" w14:textId="77777777" w:rsidR="001A20E6" w:rsidRDefault="00000000">
            <w:pPr>
              <w:pStyle w:val="TableCellTaskSubject"/>
            </w:pPr>
            <w:r>
              <w:t>Essay</w:t>
            </w:r>
          </w:p>
          <w:p w14:paraId="512D418E" w14:textId="77777777" w:rsidR="001A20E6" w:rsidRDefault="00000000">
            <w:pPr>
              <w:pStyle w:val="TableCellTaskDetails"/>
            </w:pPr>
            <w:r>
              <w:t>• Study - Governance based topics (Z06) — 30m</w:t>
            </w:r>
          </w:p>
          <w:p w14:paraId="5038D0EE" w14:textId="77777777" w:rsidR="001A20E6" w:rsidRDefault="00000000">
            <w:pPr>
              <w:pStyle w:val="TableCellTaskBadge"/>
              <w:shd w:val="clear" w:color="auto" w:fill="E3F2FD"/>
            </w:pPr>
            <w:r>
              <w:rPr>
                <w:b/>
                <w:bCs/>
                <w:color w:val="1976D2"/>
              </w:rPr>
              <w:t>STUDY</w:t>
            </w:r>
          </w:p>
          <w:p w14:paraId="2EB42D54" w14:textId="77777777" w:rsidR="001A20E6" w:rsidRDefault="00000000">
            <w:pPr>
              <w:pStyle w:val="TableCellTaskDetails"/>
            </w:pPr>
            <w:r>
              <w:t>• Revision - International Relations based topics (Z08) — 30m</w:t>
            </w:r>
          </w:p>
          <w:p w14:paraId="513BB473" w14:textId="77777777" w:rsidR="001A20E6" w:rsidRDefault="00000000">
            <w:pPr>
              <w:pStyle w:val="TableCellTaskBadge"/>
              <w:shd w:val="clear" w:color="auto" w:fill="FCE4EC"/>
            </w:pPr>
            <w:r>
              <w:rPr>
                <w:b/>
                <w:bCs/>
                <w:color w:val="C2185B"/>
              </w:rPr>
              <w:t>REVISION</w:t>
            </w:r>
          </w:p>
          <w:p w14:paraId="7A867DCF" w14:textId="77777777" w:rsidR="001A20E6" w:rsidRDefault="00000000">
            <w:pPr>
              <w:pStyle w:val="TableCellTaskDetails"/>
            </w:pPr>
            <w:r>
              <w:t>• Revision - Philosophical topics (Z01) — 30m</w:t>
            </w:r>
          </w:p>
          <w:p w14:paraId="14956CD5" w14:textId="77777777" w:rsidR="001A20E6" w:rsidRDefault="00000000">
            <w:pPr>
              <w:pStyle w:val="TableCellTaskBadge"/>
              <w:shd w:val="clear" w:color="auto" w:fill="FCE4EC"/>
            </w:pPr>
            <w:r>
              <w:rPr>
                <w:b/>
                <w:bCs/>
                <w:color w:val="C2185B"/>
              </w:rPr>
              <w:t>REVISION</w:t>
            </w:r>
          </w:p>
          <w:p w14:paraId="437CD9CE" w14:textId="77777777" w:rsidR="001A20E6" w:rsidRDefault="00000000">
            <w:pPr>
              <w:pStyle w:val="TableCellTaskDetails"/>
            </w:pPr>
            <w:r>
              <w:t>• Revision - Women based topics (Z02) — 30m</w:t>
            </w:r>
          </w:p>
          <w:p w14:paraId="27BC970B" w14:textId="77777777" w:rsidR="001A20E6" w:rsidRDefault="00000000">
            <w:pPr>
              <w:pStyle w:val="TableCellTaskBadge"/>
              <w:shd w:val="clear" w:color="auto" w:fill="FCE4EC"/>
            </w:pPr>
            <w:r>
              <w:rPr>
                <w:b/>
                <w:bCs/>
                <w:color w:val="C2185B"/>
              </w:rPr>
              <w:t>REVISION</w:t>
            </w:r>
          </w:p>
          <w:p w14:paraId="08FB475C" w14:textId="77777777" w:rsidR="001A20E6" w:rsidRDefault="00000000">
            <w:pPr>
              <w:pStyle w:val="TableCellTaskDetails"/>
            </w:pPr>
            <w:r>
              <w:t>• Practice - Governance based topics (Z06) — 30m</w:t>
            </w:r>
          </w:p>
          <w:p w14:paraId="2AED370A"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69655153" w14:textId="77777777" w:rsidR="001A20E6" w:rsidRDefault="00000000">
            <w:pPr>
              <w:pStyle w:val="TableCellTaskSubject"/>
            </w:pPr>
            <w:r>
              <w:t>Essay</w:t>
            </w:r>
          </w:p>
          <w:p w14:paraId="6EEDBD0F" w14:textId="77777777" w:rsidR="001A20E6" w:rsidRDefault="00000000">
            <w:pPr>
              <w:pStyle w:val="TableCellTaskDetails"/>
            </w:pPr>
            <w:r>
              <w:t>• Study - Technology based topics (Z07) — 30m</w:t>
            </w:r>
          </w:p>
          <w:p w14:paraId="317AD579" w14:textId="77777777" w:rsidR="001A20E6" w:rsidRDefault="00000000">
            <w:pPr>
              <w:pStyle w:val="TableCellTaskBadge"/>
              <w:shd w:val="clear" w:color="auto" w:fill="E3F2FD"/>
            </w:pPr>
            <w:r>
              <w:rPr>
                <w:b/>
                <w:bCs/>
                <w:color w:val="1976D2"/>
              </w:rPr>
              <w:t>STUDY</w:t>
            </w:r>
          </w:p>
          <w:p w14:paraId="505C4186" w14:textId="77777777" w:rsidR="001A20E6" w:rsidRDefault="00000000">
            <w:pPr>
              <w:pStyle w:val="TableCellTaskDetails"/>
            </w:pPr>
            <w:r>
              <w:t>• Revision - Education &amp; Health based topics (Z03) — 30m</w:t>
            </w:r>
          </w:p>
          <w:p w14:paraId="7E4A7EDA" w14:textId="77777777" w:rsidR="001A20E6" w:rsidRDefault="00000000">
            <w:pPr>
              <w:pStyle w:val="TableCellTaskBadge"/>
              <w:shd w:val="clear" w:color="auto" w:fill="FCE4EC"/>
            </w:pPr>
            <w:r>
              <w:rPr>
                <w:b/>
                <w:bCs/>
                <w:color w:val="C2185B"/>
              </w:rPr>
              <w:t>REVISION</w:t>
            </w:r>
          </w:p>
          <w:p w14:paraId="0AF174D9" w14:textId="77777777" w:rsidR="001A20E6" w:rsidRDefault="00000000">
            <w:pPr>
              <w:pStyle w:val="TableCellTaskDetails"/>
            </w:pPr>
            <w:r>
              <w:t>• Revision - Economy based topics (Z04) — 30m</w:t>
            </w:r>
          </w:p>
          <w:p w14:paraId="6C1C61DA" w14:textId="77777777" w:rsidR="001A20E6" w:rsidRDefault="00000000">
            <w:pPr>
              <w:pStyle w:val="TableCellTaskBadge"/>
              <w:shd w:val="clear" w:color="auto" w:fill="FCE4EC"/>
            </w:pPr>
            <w:r>
              <w:rPr>
                <w:b/>
                <w:bCs/>
                <w:color w:val="C2185B"/>
              </w:rPr>
              <w:t>REVISION</w:t>
            </w:r>
          </w:p>
          <w:p w14:paraId="17E2CACE" w14:textId="77777777" w:rsidR="001A20E6" w:rsidRDefault="00000000">
            <w:pPr>
              <w:pStyle w:val="TableCellTaskDetails"/>
            </w:pPr>
            <w:r>
              <w:t>• Revision - Enviroment based topics (Z05) — 30m</w:t>
            </w:r>
          </w:p>
          <w:p w14:paraId="728AF5CF" w14:textId="77777777" w:rsidR="001A20E6" w:rsidRDefault="00000000">
            <w:pPr>
              <w:pStyle w:val="TableCellTaskBadge"/>
              <w:shd w:val="clear" w:color="auto" w:fill="FCE4EC"/>
            </w:pPr>
            <w:r>
              <w:rPr>
                <w:b/>
                <w:bCs/>
                <w:color w:val="C2185B"/>
              </w:rPr>
              <w:t>REVISION</w:t>
            </w:r>
          </w:p>
          <w:p w14:paraId="5804F026" w14:textId="77777777" w:rsidR="001A20E6" w:rsidRDefault="00000000">
            <w:pPr>
              <w:pStyle w:val="TableCellTaskDetails"/>
            </w:pPr>
            <w:r>
              <w:t>• Practice - Technology based topics (Z07) — 30m</w:t>
            </w:r>
          </w:p>
          <w:p w14:paraId="507DB580"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01A8C539" w14:textId="77777777" w:rsidR="001A20E6" w:rsidRDefault="001A20E6"/>
        </w:tc>
      </w:tr>
      <w:tr w:rsidR="001A20E6" w14:paraId="2516C586" w14:textId="77777777">
        <w:tc>
          <w:tcPr>
            <w:tcW w:w="700" w:type="pct"/>
            <w:shd w:val="clear" w:color="auto" w:fill="E0F2FE"/>
            <w:tcMar>
              <w:top w:w="150" w:type="dxa"/>
              <w:left w:w="100" w:type="dxa"/>
              <w:bottom w:w="150" w:type="dxa"/>
              <w:right w:w="100" w:type="dxa"/>
            </w:tcMar>
          </w:tcPr>
          <w:p w14:paraId="79C81D32" w14:textId="77777777" w:rsidR="001A20E6" w:rsidRDefault="00000000">
            <w:pPr>
              <w:pStyle w:val="TableCellTaskSubject"/>
            </w:pPr>
            <w:r>
              <w:t>Sociology</w:t>
            </w:r>
          </w:p>
          <w:p w14:paraId="0D14F29D" w14:textId="77777777" w:rsidR="001A20E6" w:rsidRDefault="00000000">
            <w:pPr>
              <w:pStyle w:val="TableCellTaskDetails"/>
            </w:pPr>
            <w:r>
              <w:t>• Test - TEST — 3h</w:t>
            </w:r>
          </w:p>
          <w:p w14:paraId="77AC36A4" w14:textId="77777777" w:rsidR="001A20E6" w:rsidRDefault="00000000">
            <w:pPr>
              <w:pStyle w:val="TableCellTaskBadge"/>
              <w:shd w:val="clear" w:color="auto" w:fill="FFF3E0"/>
            </w:pPr>
            <w:r>
              <w:rPr>
                <w:b/>
                <w:bCs/>
                <w:color w:val="F57C00"/>
              </w:rPr>
              <w:t>TEST</w:t>
            </w:r>
          </w:p>
        </w:tc>
        <w:tc>
          <w:tcPr>
            <w:tcW w:w="700" w:type="pct"/>
            <w:shd w:val="clear" w:color="auto" w:fill="E0F2FE"/>
            <w:tcMar>
              <w:top w:w="150" w:type="dxa"/>
              <w:left w:w="100" w:type="dxa"/>
              <w:bottom w:w="150" w:type="dxa"/>
              <w:right w:w="100" w:type="dxa"/>
            </w:tcMar>
          </w:tcPr>
          <w:p w14:paraId="24B927F8" w14:textId="77777777" w:rsidR="001A20E6" w:rsidRDefault="00000000">
            <w:pPr>
              <w:pStyle w:val="TableCellTaskSubject"/>
            </w:pPr>
            <w:r>
              <w:t>Sociology</w:t>
            </w:r>
          </w:p>
          <w:p w14:paraId="6E3F0844" w14:textId="77777777" w:rsidR="001A20E6" w:rsidRDefault="00000000">
            <w:pPr>
              <w:pStyle w:val="TableCellTaskDetails"/>
            </w:pPr>
            <w:r>
              <w:t>• Study - OPT-SOC/01 — 30m</w:t>
            </w:r>
          </w:p>
          <w:p w14:paraId="032D1B3B" w14:textId="77777777" w:rsidR="001A20E6" w:rsidRDefault="00000000">
            <w:pPr>
              <w:pStyle w:val="TableCellTaskBadge"/>
              <w:shd w:val="clear" w:color="auto" w:fill="E3F2FD"/>
            </w:pPr>
            <w:r>
              <w:rPr>
                <w:b/>
                <w:bCs/>
                <w:color w:val="1976D2"/>
              </w:rPr>
              <w:t>STUDY</w:t>
            </w:r>
          </w:p>
          <w:p w14:paraId="747A69F1" w14:textId="77777777" w:rsidR="001A20E6" w:rsidRDefault="00000000">
            <w:pPr>
              <w:pStyle w:val="TableCellTaskDetails"/>
            </w:pPr>
            <w:r>
              <w:t>• Revision - OPT-SOC/01 — 1h 30m</w:t>
            </w:r>
          </w:p>
          <w:p w14:paraId="173F35A5" w14:textId="77777777" w:rsidR="001A20E6" w:rsidRDefault="00000000">
            <w:pPr>
              <w:pStyle w:val="TableCellTaskBadge"/>
              <w:shd w:val="clear" w:color="auto" w:fill="FCE4EC"/>
            </w:pPr>
            <w:r>
              <w:rPr>
                <w:b/>
                <w:bCs/>
                <w:color w:val="C2185B"/>
              </w:rPr>
              <w:t>REVISION</w:t>
            </w:r>
          </w:p>
          <w:p w14:paraId="6EF9C558" w14:textId="77777777" w:rsidR="001A20E6" w:rsidRDefault="00000000">
            <w:pPr>
              <w:pStyle w:val="TableCellTaskDetails"/>
            </w:pPr>
            <w:r>
              <w:t>• Practice - OPT-SOC/01 — 30m</w:t>
            </w:r>
          </w:p>
          <w:p w14:paraId="7F14A8F7"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56A3106D" w14:textId="77777777" w:rsidR="001A20E6" w:rsidRDefault="00000000">
            <w:pPr>
              <w:pStyle w:val="TableCellTaskSubject"/>
            </w:pPr>
            <w:r>
              <w:t>Sociology</w:t>
            </w:r>
          </w:p>
          <w:p w14:paraId="48BA19D0" w14:textId="77777777" w:rsidR="001A20E6" w:rsidRDefault="00000000">
            <w:pPr>
              <w:pStyle w:val="TableCellTaskDetails"/>
            </w:pPr>
            <w:r>
              <w:t>• Study - OPT-SOC/01 — 30m</w:t>
            </w:r>
          </w:p>
          <w:p w14:paraId="267D0FD7" w14:textId="77777777" w:rsidR="001A20E6" w:rsidRDefault="00000000">
            <w:pPr>
              <w:pStyle w:val="TableCellTaskBadge"/>
              <w:shd w:val="clear" w:color="auto" w:fill="E3F2FD"/>
            </w:pPr>
            <w:r>
              <w:rPr>
                <w:b/>
                <w:bCs/>
                <w:color w:val="1976D2"/>
              </w:rPr>
              <w:t>STUDY</w:t>
            </w:r>
          </w:p>
          <w:p w14:paraId="26D56554" w14:textId="77777777" w:rsidR="001A20E6" w:rsidRDefault="00000000">
            <w:pPr>
              <w:pStyle w:val="TableCellTaskDetails"/>
            </w:pPr>
            <w:r>
              <w:t>• Revision - OPT-SOC/01 — 1h 30m</w:t>
            </w:r>
          </w:p>
          <w:p w14:paraId="639D0029" w14:textId="77777777" w:rsidR="001A20E6" w:rsidRDefault="00000000">
            <w:pPr>
              <w:pStyle w:val="TableCellTaskBadge"/>
              <w:shd w:val="clear" w:color="auto" w:fill="FCE4EC"/>
            </w:pPr>
            <w:r>
              <w:rPr>
                <w:b/>
                <w:bCs/>
                <w:color w:val="C2185B"/>
              </w:rPr>
              <w:t>REVISION</w:t>
            </w:r>
          </w:p>
          <w:p w14:paraId="191C0B06" w14:textId="77777777" w:rsidR="001A20E6" w:rsidRDefault="00000000">
            <w:pPr>
              <w:pStyle w:val="TableCellTaskDetails"/>
            </w:pPr>
            <w:r>
              <w:t>• Practice - OPT-SOC/01 — 30m</w:t>
            </w:r>
          </w:p>
          <w:p w14:paraId="63DFAEC2"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1740308E" w14:textId="77777777" w:rsidR="001A20E6" w:rsidRDefault="00000000">
            <w:pPr>
              <w:pStyle w:val="TableCellTaskSubject"/>
            </w:pPr>
            <w:r>
              <w:t>Sociology</w:t>
            </w:r>
          </w:p>
          <w:p w14:paraId="14937687" w14:textId="77777777" w:rsidR="001A20E6" w:rsidRDefault="00000000">
            <w:pPr>
              <w:pStyle w:val="TableCellTaskDetails"/>
            </w:pPr>
            <w:r>
              <w:t>• Study - OPT-SOC/01 — 30m</w:t>
            </w:r>
          </w:p>
          <w:p w14:paraId="7836E2B2" w14:textId="77777777" w:rsidR="001A20E6" w:rsidRDefault="00000000">
            <w:pPr>
              <w:pStyle w:val="TableCellTaskBadge"/>
              <w:shd w:val="clear" w:color="auto" w:fill="E3F2FD"/>
            </w:pPr>
            <w:r>
              <w:rPr>
                <w:b/>
                <w:bCs/>
                <w:color w:val="1976D2"/>
              </w:rPr>
              <w:t>STUDY</w:t>
            </w:r>
          </w:p>
          <w:p w14:paraId="6CA3B5B5" w14:textId="77777777" w:rsidR="001A20E6" w:rsidRDefault="00000000">
            <w:pPr>
              <w:pStyle w:val="TableCellTaskDetails"/>
            </w:pPr>
            <w:r>
              <w:t>• Revision - OPT-SOC/01 — 1h 30m</w:t>
            </w:r>
          </w:p>
          <w:p w14:paraId="5F7EC1EF" w14:textId="77777777" w:rsidR="001A20E6" w:rsidRDefault="00000000">
            <w:pPr>
              <w:pStyle w:val="TableCellTaskBadge"/>
              <w:shd w:val="clear" w:color="auto" w:fill="FCE4EC"/>
            </w:pPr>
            <w:r>
              <w:rPr>
                <w:b/>
                <w:bCs/>
                <w:color w:val="C2185B"/>
              </w:rPr>
              <w:t>REVISION</w:t>
            </w:r>
          </w:p>
          <w:p w14:paraId="1CE2DE4B" w14:textId="77777777" w:rsidR="001A20E6" w:rsidRDefault="00000000">
            <w:pPr>
              <w:pStyle w:val="TableCellTaskDetails"/>
            </w:pPr>
            <w:r>
              <w:t>• Practice - OPT-SOC/01 — 30m</w:t>
            </w:r>
          </w:p>
          <w:p w14:paraId="4676AF60"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5232BE54" w14:textId="77777777" w:rsidR="001A20E6" w:rsidRDefault="00000000">
            <w:pPr>
              <w:pStyle w:val="TableCellTaskSubject"/>
            </w:pPr>
            <w:r>
              <w:t>Sociology</w:t>
            </w:r>
          </w:p>
          <w:p w14:paraId="7FBC8F27" w14:textId="77777777" w:rsidR="001A20E6" w:rsidRDefault="00000000">
            <w:pPr>
              <w:pStyle w:val="TableCellTaskDetails"/>
            </w:pPr>
            <w:r>
              <w:t>• Study - OPT-SOC/01 — 30m</w:t>
            </w:r>
          </w:p>
          <w:p w14:paraId="7FCCC7EC" w14:textId="77777777" w:rsidR="001A20E6" w:rsidRDefault="00000000">
            <w:pPr>
              <w:pStyle w:val="TableCellTaskBadge"/>
              <w:shd w:val="clear" w:color="auto" w:fill="E3F2FD"/>
            </w:pPr>
            <w:r>
              <w:rPr>
                <w:b/>
                <w:bCs/>
                <w:color w:val="1976D2"/>
              </w:rPr>
              <w:t>STUDY</w:t>
            </w:r>
          </w:p>
          <w:p w14:paraId="6E1E9334" w14:textId="77777777" w:rsidR="001A20E6" w:rsidRDefault="00000000">
            <w:pPr>
              <w:pStyle w:val="TableCellTaskDetails"/>
            </w:pPr>
            <w:r>
              <w:t>• Revision - OPT-SOC/01 — 1h 30m</w:t>
            </w:r>
          </w:p>
          <w:p w14:paraId="26023671" w14:textId="77777777" w:rsidR="001A20E6" w:rsidRDefault="00000000">
            <w:pPr>
              <w:pStyle w:val="TableCellTaskBadge"/>
              <w:shd w:val="clear" w:color="auto" w:fill="FCE4EC"/>
            </w:pPr>
            <w:r>
              <w:rPr>
                <w:b/>
                <w:bCs/>
                <w:color w:val="C2185B"/>
              </w:rPr>
              <w:t>REVISION</w:t>
            </w:r>
          </w:p>
          <w:p w14:paraId="3DEF4CF7" w14:textId="77777777" w:rsidR="001A20E6" w:rsidRDefault="00000000">
            <w:pPr>
              <w:pStyle w:val="TableCellTaskDetails"/>
            </w:pPr>
            <w:r>
              <w:t>• Practice - OPT-SOC/01 — 30m</w:t>
            </w:r>
          </w:p>
          <w:p w14:paraId="20687740"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62B38BB8" w14:textId="77777777" w:rsidR="001A20E6" w:rsidRDefault="00000000">
            <w:pPr>
              <w:pStyle w:val="TableCellTaskSubject"/>
            </w:pPr>
            <w:r>
              <w:t>Sociology</w:t>
            </w:r>
          </w:p>
          <w:p w14:paraId="1D03F7E6" w14:textId="77777777" w:rsidR="001A20E6" w:rsidRDefault="00000000">
            <w:pPr>
              <w:pStyle w:val="TableCellTaskDetails"/>
            </w:pPr>
            <w:r>
              <w:t>• Study - OPT-SOC/01 — 30m</w:t>
            </w:r>
          </w:p>
          <w:p w14:paraId="3C49F52B" w14:textId="77777777" w:rsidR="001A20E6" w:rsidRDefault="00000000">
            <w:pPr>
              <w:pStyle w:val="TableCellTaskBadge"/>
              <w:shd w:val="clear" w:color="auto" w:fill="E3F2FD"/>
            </w:pPr>
            <w:r>
              <w:rPr>
                <w:b/>
                <w:bCs/>
                <w:color w:val="1976D2"/>
              </w:rPr>
              <w:t>STUDY</w:t>
            </w:r>
          </w:p>
          <w:p w14:paraId="7C4F3873" w14:textId="77777777" w:rsidR="001A20E6" w:rsidRDefault="00000000">
            <w:pPr>
              <w:pStyle w:val="TableCellTaskDetails"/>
            </w:pPr>
            <w:r>
              <w:t>• Revision - OPT-SOC/01 — 1h</w:t>
            </w:r>
          </w:p>
          <w:p w14:paraId="06359F13" w14:textId="77777777" w:rsidR="001A20E6" w:rsidRDefault="00000000">
            <w:pPr>
              <w:pStyle w:val="TableCellTaskBadge"/>
              <w:shd w:val="clear" w:color="auto" w:fill="FCE4EC"/>
            </w:pPr>
            <w:r>
              <w:rPr>
                <w:b/>
                <w:bCs/>
                <w:color w:val="C2185B"/>
              </w:rPr>
              <w:t>REVISION</w:t>
            </w:r>
          </w:p>
          <w:p w14:paraId="522442CA" w14:textId="77777777" w:rsidR="001A20E6" w:rsidRDefault="00000000">
            <w:pPr>
              <w:pStyle w:val="TableCellTaskDetails"/>
            </w:pPr>
            <w:r>
              <w:t>• Revision - OPT-SOC/02 — 30m</w:t>
            </w:r>
          </w:p>
          <w:p w14:paraId="542323A3" w14:textId="77777777" w:rsidR="001A20E6" w:rsidRDefault="00000000">
            <w:pPr>
              <w:pStyle w:val="TableCellTaskBadge"/>
              <w:shd w:val="clear" w:color="auto" w:fill="FCE4EC"/>
            </w:pPr>
            <w:r>
              <w:rPr>
                <w:b/>
                <w:bCs/>
                <w:color w:val="C2185B"/>
              </w:rPr>
              <w:t>REVISION</w:t>
            </w:r>
          </w:p>
          <w:p w14:paraId="631AFF67" w14:textId="77777777" w:rsidR="001A20E6" w:rsidRDefault="00000000">
            <w:pPr>
              <w:pStyle w:val="TableCellTaskDetails"/>
            </w:pPr>
            <w:r>
              <w:t>• Practice - OPT-SOC/01 — 30m</w:t>
            </w:r>
          </w:p>
          <w:p w14:paraId="1DC4EE6F"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26FBCDE6" w14:textId="77777777" w:rsidR="001A20E6" w:rsidRDefault="001A20E6"/>
        </w:tc>
      </w:tr>
    </w:tbl>
    <w:p w14:paraId="75A47EC4" w14:textId="77777777" w:rsidR="001A20E6" w:rsidRDefault="001A20E6">
      <w:pPr>
        <w:spacing w:after="400"/>
      </w:pPr>
    </w:p>
    <w:p w14:paraId="42A02448" w14:textId="77777777" w:rsidR="001A20E6" w:rsidRDefault="00000000">
      <w:pPr>
        <w:pStyle w:val="ResourceTitle"/>
      </w:pPr>
      <w:r>
        <w:t>📚 Resources for Jul 18 - Jul 24</w:t>
      </w:r>
    </w:p>
    <w:tbl>
      <w:tblPr>
        <w:tblW w:w="5000" w:type="pct"/>
        <w:tblCellMar>
          <w:left w:w="10" w:type="dxa"/>
          <w:right w:w="10" w:type="dxa"/>
        </w:tblCellMar>
        <w:tblLook w:val="04A0" w:firstRow="1" w:lastRow="0" w:firstColumn="1" w:lastColumn="0" w:noHBand="0" w:noVBand="1"/>
      </w:tblPr>
      <w:tblGrid>
        <w:gridCol w:w="3008"/>
        <w:gridCol w:w="3009"/>
        <w:gridCol w:w="3009"/>
      </w:tblGrid>
      <w:tr w:rsidR="001A20E6" w14:paraId="56D04E90" w14:textId="77777777">
        <w:tc>
          <w:tcPr>
            <w:tcW w:w="1650" w:type="pct"/>
            <w:tcBorders>
              <w:bottom w:val="single" w:sz="2" w:space="0" w:color="D1D5DB"/>
              <w:right w:val="single" w:sz="2" w:space="0" w:color="D1D5DB"/>
            </w:tcBorders>
            <w:tcMar>
              <w:top w:w="200" w:type="dxa"/>
              <w:left w:w="150" w:type="dxa"/>
              <w:bottom w:w="200" w:type="dxa"/>
              <w:right w:w="150" w:type="dxa"/>
            </w:tcMar>
          </w:tcPr>
          <w:p w14:paraId="149CBA65" w14:textId="77777777" w:rsidR="001A20E6" w:rsidRDefault="00000000">
            <w:pPr>
              <w:pStyle w:val="TableCellSubjectName"/>
            </w:pPr>
            <w:r>
              <w:t>Essay</w:t>
            </w:r>
          </w:p>
          <w:p w14:paraId="5BA77F2B" w14:textId="77777777" w:rsidR="001A20E6" w:rsidRDefault="00000000">
            <w:pPr>
              <w:pStyle w:val="TableCellCategoryTitle"/>
            </w:pPr>
            <w:r>
              <w:t>📚 Primary Books</w:t>
            </w:r>
          </w:p>
          <w:p w14:paraId="43C68397" w14:textId="77777777" w:rsidR="001A20E6" w:rsidRDefault="00000000">
            <w:pPr>
              <w:pStyle w:val="TableCellResourceItem"/>
            </w:pPr>
            <w:r>
              <w:t>• Michael Sandel – Justice</w:t>
            </w:r>
          </w:p>
          <w:p w14:paraId="31B31212" w14:textId="77777777" w:rsidR="001A20E6" w:rsidRDefault="00000000">
            <w:pPr>
              <w:pStyle w:val="TableCellResourceItem"/>
            </w:pPr>
            <w:r>
              <w:t>• Ethics by Jitin Yadav</w:t>
            </w:r>
          </w:p>
          <w:p w14:paraId="3DC90AB1" w14:textId="77777777" w:rsidR="001A20E6" w:rsidRDefault="00000000">
            <w:pPr>
              <w:pStyle w:val="TableCellResourceItem"/>
            </w:pPr>
            <w:r>
              <w:t>• 2nd ARC (4th, 10th – Ethics in Governance)</w:t>
            </w:r>
          </w:p>
          <w:p w14:paraId="64ABED15" w14:textId="77777777" w:rsidR="001A20E6" w:rsidRDefault="00000000">
            <w:pPr>
              <w:pStyle w:val="TableCellCategoryTitle"/>
            </w:pPr>
            <w:r>
              <w:t>📝 Practice Materials</w:t>
            </w:r>
          </w:p>
          <w:p w14:paraId="32B33517" w14:textId="77777777" w:rsidR="001A20E6" w:rsidRDefault="00000000">
            <w:pPr>
              <w:pStyle w:val="TableCellResourceItem"/>
            </w:pPr>
            <w:r>
              <w:t>• La Excellence Ethics Material</w:t>
            </w:r>
          </w:p>
          <w:p w14:paraId="200893DE" w14:textId="77777777" w:rsidR="001A20E6" w:rsidRDefault="00000000">
            <w:pPr>
              <w:pStyle w:val="TableCellResourceItem"/>
            </w:pPr>
            <w:r>
              <w:t>• Prelims &amp; Mains Workbooks</w:t>
            </w:r>
          </w:p>
          <w:p w14:paraId="041D5D54" w14:textId="77777777" w:rsidR="001A20E6" w:rsidRDefault="00000000">
            <w:pPr>
              <w:pStyle w:val="TableCellCategoryTitle"/>
            </w:pPr>
            <w:r>
              <w:t>📰 Current Affairs</w:t>
            </w:r>
          </w:p>
          <w:p w14:paraId="75922366" w14:textId="77777777" w:rsidR="001A20E6" w:rsidRDefault="00000000">
            <w:pPr>
              <w:pStyle w:val="TableCellResourceItem"/>
            </w:pPr>
            <w:r>
              <w:t>• Newspapers (case studies, ethical dilemmas in news)</w:t>
            </w:r>
          </w:p>
        </w:tc>
        <w:tc>
          <w:tcPr>
            <w:tcW w:w="1650" w:type="pct"/>
            <w:tcBorders>
              <w:bottom w:val="single" w:sz="2" w:space="0" w:color="D1D5DB"/>
              <w:right w:val="single" w:sz="2" w:space="0" w:color="D1D5DB"/>
            </w:tcBorders>
            <w:tcMar>
              <w:top w:w="200" w:type="dxa"/>
              <w:left w:w="150" w:type="dxa"/>
              <w:bottom w:w="200" w:type="dxa"/>
              <w:right w:w="150" w:type="dxa"/>
            </w:tcMar>
          </w:tcPr>
          <w:p w14:paraId="0264EFA1" w14:textId="77777777" w:rsidR="001A20E6" w:rsidRDefault="00000000">
            <w:pPr>
              <w:pStyle w:val="TableCellSubjectName"/>
            </w:pPr>
            <w:r>
              <w:t>Sociology</w:t>
            </w:r>
          </w:p>
          <w:p w14:paraId="7549926E" w14:textId="77777777" w:rsidR="001A20E6" w:rsidRDefault="00000000">
            <w:pPr>
              <w:pStyle w:val="TableCellCategoryTitle"/>
            </w:pPr>
            <w:r>
              <w:t>📝 Practice Materials</w:t>
            </w:r>
          </w:p>
          <w:p w14:paraId="228386D8" w14:textId="77777777" w:rsidR="001A20E6" w:rsidRDefault="00000000">
            <w:pPr>
              <w:pStyle w:val="TableCellResourceItem"/>
            </w:pPr>
            <w:r>
              <w:t>• La Excellence Sociology Material</w:t>
            </w:r>
          </w:p>
          <w:p w14:paraId="2AD8C0B2" w14:textId="77777777" w:rsidR="001A20E6" w:rsidRDefault="00000000">
            <w:pPr>
              <w:pStyle w:val="TableCellResourceItem"/>
            </w:pPr>
            <w:r>
              <w:t>• Mains RRP + Prelims RRP</w:t>
            </w:r>
          </w:p>
          <w:p w14:paraId="5865374B" w14:textId="77777777" w:rsidR="001A20E6" w:rsidRDefault="00000000">
            <w:pPr>
              <w:pStyle w:val="TableCellResourceItem"/>
            </w:pPr>
            <w:r>
              <w:t>• Prelims &amp; Mains Workbooks</w:t>
            </w:r>
          </w:p>
          <w:p w14:paraId="3E070ECA" w14:textId="77777777" w:rsidR="001A20E6" w:rsidRDefault="00000000">
            <w:pPr>
              <w:pStyle w:val="TableCellResourceItem"/>
            </w:pPr>
            <w:r>
              <w:t>• Previous Year Question Papers</w:t>
            </w:r>
          </w:p>
          <w:p w14:paraId="2FCF2D5B" w14:textId="77777777" w:rsidR="001A20E6" w:rsidRDefault="00000000">
            <w:pPr>
              <w:pStyle w:val="TableCellResourceItem"/>
            </w:pPr>
            <w:r>
              <w:t>• Mock Tests</w:t>
            </w:r>
          </w:p>
          <w:p w14:paraId="3A0BCAF5" w14:textId="77777777" w:rsidR="001A20E6" w:rsidRDefault="00000000">
            <w:pPr>
              <w:pStyle w:val="TableCellResourceItem"/>
            </w:pPr>
            <w:r>
              <w:t>• La Excellence Indian Society Material</w:t>
            </w:r>
          </w:p>
          <w:p w14:paraId="7175FD1B" w14:textId="77777777" w:rsidR="001A20E6" w:rsidRDefault="00000000">
            <w:pPr>
              <w:pStyle w:val="TableCellResourceItem"/>
            </w:pPr>
            <w:r>
              <w:t>• Mains Workbook - Paper I</w:t>
            </w:r>
          </w:p>
          <w:p w14:paraId="567BE86C" w14:textId="77777777" w:rsidR="001A20E6" w:rsidRDefault="00000000">
            <w:pPr>
              <w:pStyle w:val="TableCellResourceItem"/>
            </w:pPr>
            <w:r>
              <w:t>• La Excellence Social Change Material</w:t>
            </w:r>
          </w:p>
          <w:p w14:paraId="6A905B90" w14:textId="77777777" w:rsidR="001A20E6" w:rsidRDefault="00000000">
            <w:pPr>
              <w:pStyle w:val="TableCellResourceItem"/>
            </w:pPr>
            <w:r>
              <w:t>• Mains Workbook - Paper II</w:t>
            </w:r>
          </w:p>
          <w:p w14:paraId="3F158578" w14:textId="77777777" w:rsidR="001A20E6" w:rsidRDefault="00000000">
            <w:pPr>
              <w:pStyle w:val="TableCellResourceItem"/>
            </w:pPr>
            <w:r>
              <w:t>• La Excellence Sociology of Religion Material</w:t>
            </w:r>
          </w:p>
          <w:p w14:paraId="37AE247C" w14:textId="77777777" w:rsidR="001A20E6" w:rsidRDefault="00000000">
            <w:pPr>
              <w:pStyle w:val="TableCellResourceItem"/>
            </w:pPr>
            <w:r>
              <w:t>• Mains Workbook</w:t>
            </w:r>
          </w:p>
          <w:p w14:paraId="2EBA855C" w14:textId="77777777" w:rsidR="001A20E6" w:rsidRDefault="00000000">
            <w:pPr>
              <w:pStyle w:val="TableCellResourceItem"/>
            </w:pPr>
            <w:r>
              <w:t>• La Excellence Sociology of Education Material</w:t>
            </w:r>
          </w:p>
          <w:p w14:paraId="449AEBDE" w14:textId="77777777" w:rsidR="001A20E6" w:rsidRDefault="00000000">
            <w:pPr>
              <w:pStyle w:val="TableCellResourceItem"/>
            </w:pPr>
            <w:r>
              <w:t>• Mains Workbook</w:t>
            </w:r>
          </w:p>
          <w:p w14:paraId="06578E80" w14:textId="77777777" w:rsidR="001A20E6" w:rsidRDefault="00000000">
            <w:pPr>
              <w:pStyle w:val="TableCellResourceItem"/>
            </w:pPr>
            <w:r>
              <w:t>• La Excellence Social Stratification Material</w:t>
            </w:r>
          </w:p>
          <w:p w14:paraId="680278B9" w14:textId="77777777" w:rsidR="001A20E6" w:rsidRDefault="00000000">
            <w:pPr>
              <w:pStyle w:val="TableCellResourceItem"/>
            </w:pPr>
            <w:r>
              <w:t>• Mains Workbook</w:t>
            </w:r>
          </w:p>
          <w:p w14:paraId="41DE4233" w14:textId="77777777" w:rsidR="001A20E6" w:rsidRDefault="00000000">
            <w:pPr>
              <w:pStyle w:val="TableCellResourceItem"/>
            </w:pPr>
            <w:r>
              <w:t>• La Excellence Gender Studies Material</w:t>
            </w:r>
          </w:p>
          <w:p w14:paraId="069E7513" w14:textId="77777777" w:rsidR="001A20E6" w:rsidRDefault="00000000">
            <w:pPr>
              <w:pStyle w:val="TableCellResourceItem"/>
            </w:pPr>
            <w:r>
              <w:t>• Mains Workbook</w:t>
            </w:r>
          </w:p>
          <w:p w14:paraId="07FE0584" w14:textId="77777777" w:rsidR="001A20E6" w:rsidRDefault="00000000">
            <w:pPr>
              <w:pStyle w:val="TableCellResourceItem"/>
            </w:pPr>
            <w:r>
              <w:t>• La Excellence Urban Sociology Material</w:t>
            </w:r>
          </w:p>
          <w:p w14:paraId="3726417D" w14:textId="77777777" w:rsidR="001A20E6" w:rsidRDefault="00000000">
            <w:pPr>
              <w:pStyle w:val="TableCellResourceItem"/>
            </w:pPr>
            <w:r>
              <w:t>• Mains Workbook</w:t>
            </w:r>
          </w:p>
          <w:p w14:paraId="51AB3C83" w14:textId="77777777" w:rsidR="001A20E6" w:rsidRDefault="00000000">
            <w:pPr>
              <w:pStyle w:val="TableCellResourceItem"/>
            </w:pPr>
            <w:r>
              <w:t>• La Excellence Rural Sociology Material</w:t>
            </w:r>
          </w:p>
          <w:p w14:paraId="313D6135" w14:textId="77777777" w:rsidR="001A20E6" w:rsidRDefault="00000000">
            <w:pPr>
              <w:pStyle w:val="TableCellResourceItem"/>
            </w:pPr>
            <w:r>
              <w:t>• Mains Workbook</w:t>
            </w:r>
          </w:p>
          <w:p w14:paraId="1AC6EC26" w14:textId="77777777" w:rsidR="001A20E6" w:rsidRDefault="00000000">
            <w:pPr>
              <w:pStyle w:val="TableCellResourceItem"/>
            </w:pPr>
            <w:r>
              <w:t>• La Excellence Social Movements Material</w:t>
            </w:r>
          </w:p>
          <w:p w14:paraId="5C5E22A1" w14:textId="77777777" w:rsidR="001A20E6" w:rsidRDefault="00000000">
            <w:pPr>
              <w:pStyle w:val="TableCellResourceItem"/>
            </w:pPr>
            <w:r>
              <w:t>• Mains Workbook</w:t>
            </w:r>
          </w:p>
          <w:p w14:paraId="22635681" w14:textId="77777777" w:rsidR="001A20E6" w:rsidRDefault="00000000">
            <w:pPr>
              <w:pStyle w:val="TableCellResourceItem"/>
            </w:pPr>
            <w:r>
              <w:t>• La Excellence Sociology of Health Material</w:t>
            </w:r>
          </w:p>
          <w:p w14:paraId="57FA4870" w14:textId="77777777" w:rsidR="001A20E6" w:rsidRDefault="00000000">
            <w:pPr>
              <w:pStyle w:val="TableCellResourceItem"/>
            </w:pPr>
            <w:r>
              <w:t>• Mains Workbook</w:t>
            </w:r>
          </w:p>
          <w:p w14:paraId="37B9C5A8" w14:textId="77777777" w:rsidR="001A20E6" w:rsidRDefault="00000000">
            <w:pPr>
              <w:pStyle w:val="TableCellResourceItem"/>
            </w:pPr>
            <w:r>
              <w:t>• La Excellence Sociology of Law Material</w:t>
            </w:r>
          </w:p>
          <w:p w14:paraId="6CE0971E" w14:textId="77777777" w:rsidR="001A20E6" w:rsidRDefault="00000000">
            <w:pPr>
              <w:pStyle w:val="TableCellResourceItem"/>
            </w:pPr>
            <w:r>
              <w:t>• Mains Workbook</w:t>
            </w:r>
          </w:p>
          <w:p w14:paraId="7F1258F9" w14:textId="77777777" w:rsidR="001A20E6" w:rsidRDefault="00000000">
            <w:pPr>
              <w:pStyle w:val="TableCellResourceItem"/>
            </w:pPr>
            <w:r>
              <w:t>• La Excellence Sociology of Media Material</w:t>
            </w:r>
          </w:p>
          <w:p w14:paraId="7DEC4B0E" w14:textId="77777777" w:rsidR="001A20E6" w:rsidRDefault="00000000">
            <w:pPr>
              <w:pStyle w:val="TableCellResourceItem"/>
            </w:pPr>
            <w:r>
              <w:t>• Mains Workbook</w:t>
            </w:r>
          </w:p>
          <w:p w14:paraId="6D084900" w14:textId="77777777" w:rsidR="001A20E6" w:rsidRDefault="00000000">
            <w:pPr>
              <w:pStyle w:val="TableCellResourceItem"/>
            </w:pPr>
            <w:r>
              <w:t>• La Excellence Sociology of Science Material</w:t>
            </w:r>
          </w:p>
          <w:p w14:paraId="71E57B02" w14:textId="77777777" w:rsidR="001A20E6" w:rsidRDefault="00000000">
            <w:pPr>
              <w:pStyle w:val="TableCellResourceItem"/>
            </w:pPr>
            <w:r>
              <w:t>• Mains Workbook</w:t>
            </w:r>
          </w:p>
          <w:p w14:paraId="0BACFF3B" w14:textId="77777777" w:rsidR="001A20E6" w:rsidRDefault="00000000">
            <w:pPr>
              <w:pStyle w:val="TableCellResourceItem"/>
            </w:pPr>
            <w:r>
              <w:t>• La Excellence Sociology of Environment Material</w:t>
            </w:r>
          </w:p>
          <w:p w14:paraId="06C82585" w14:textId="77777777" w:rsidR="001A20E6" w:rsidRDefault="00000000">
            <w:pPr>
              <w:pStyle w:val="TableCellResourceItem"/>
            </w:pPr>
            <w:r>
              <w:t>• Mains Workbook</w:t>
            </w:r>
          </w:p>
          <w:p w14:paraId="475423CD" w14:textId="77777777" w:rsidR="001A20E6" w:rsidRDefault="00000000">
            <w:pPr>
              <w:pStyle w:val="TableCellResourceItem"/>
            </w:pPr>
            <w:r>
              <w:t>• La Excellence Sociology of Globalization Material</w:t>
            </w:r>
          </w:p>
          <w:p w14:paraId="01EE4A11" w14:textId="77777777" w:rsidR="001A20E6" w:rsidRDefault="00000000">
            <w:pPr>
              <w:pStyle w:val="TableCellResourceItem"/>
            </w:pPr>
            <w:r>
              <w:t>• Mains Workbook</w:t>
            </w:r>
          </w:p>
          <w:p w14:paraId="2D9C1271" w14:textId="77777777" w:rsidR="001A20E6" w:rsidRDefault="00000000">
            <w:pPr>
              <w:pStyle w:val="TableCellResourceItem"/>
            </w:pPr>
            <w:r>
              <w:t>• La Excellence Sociology of Work Material</w:t>
            </w:r>
          </w:p>
          <w:p w14:paraId="577C4F98" w14:textId="77777777" w:rsidR="001A20E6" w:rsidRDefault="00000000">
            <w:pPr>
              <w:pStyle w:val="TableCellResourceItem"/>
            </w:pPr>
            <w:r>
              <w:t>• Mains Workbook</w:t>
            </w:r>
          </w:p>
          <w:p w14:paraId="57066331" w14:textId="77777777" w:rsidR="001A20E6" w:rsidRDefault="00000000">
            <w:pPr>
              <w:pStyle w:val="TableCellCategoryTitle"/>
            </w:pPr>
            <w:r>
              <w:t>📰 Current Affairs</w:t>
            </w:r>
          </w:p>
          <w:p w14:paraId="2B183B00" w14:textId="77777777" w:rsidR="001A20E6" w:rsidRDefault="00000000">
            <w:pPr>
              <w:pStyle w:val="TableCellResourceItem"/>
            </w:pPr>
            <w:r>
              <w:t>• Indian Sociological Review</w:t>
            </w:r>
          </w:p>
          <w:p w14:paraId="5B9C2D90" w14:textId="77777777" w:rsidR="001A20E6" w:rsidRDefault="00000000">
            <w:pPr>
              <w:pStyle w:val="TableCellResourceItem"/>
            </w:pPr>
            <w:r>
              <w:t>• Economic and Political Weekly (EPW)</w:t>
            </w:r>
          </w:p>
          <w:p w14:paraId="118CE0DB" w14:textId="77777777" w:rsidR="001A20E6" w:rsidRDefault="00000000">
            <w:pPr>
              <w:pStyle w:val="TableCellResourceItem"/>
            </w:pPr>
            <w:r>
              <w:t>• Newspapers (The Hindu, Indian Express - Social issues)</w:t>
            </w:r>
          </w:p>
          <w:p w14:paraId="649AE87B" w14:textId="77777777" w:rsidR="001A20E6" w:rsidRDefault="00000000">
            <w:pPr>
              <w:pStyle w:val="TableCellResourceItem"/>
            </w:pPr>
            <w:r>
              <w:t>• Yojana Magazine</w:t>
            </w:r>
          </w:p>
          <w:p w14:paraId="25D595FF" w14:textId="77777777" w:rsidR="001A20E6" w:rsidRDefault="00000000">
            <w:pPr>
              <w:pStyle w:val="TableCellResourceItem"/>
            </w:pPr>
            <w:r>
              <w:t>• Kurukshetra Magazine</w:t>
            </w:r>
          </w:p>
          <w:p w14:paraId="0DE80CEA" w14:textId="77777777" w:rsidR="001A20E6" w:rsidRDefault="00000000">
            <w:pPr>
              <w:pStyle w:val="TableCellResourceItem"/>
            </w:pPr>
            <w:r>
              <w:t>• Social Watch India Reports</w:t>
            </w:r>
          </w:p>
          <w:p w14:paraId="1A44261B" w14:textId="77777777" w:rsidR="001A20E6" w:rsidRDefault="00000000">
            <w:pPr>
              <w:pStyle w:val="TableCellResourceItem"/>
            </w:pPr>
            <w:r>
              <w:t>• NSSO Reports</w:t>
            </w:r>
          </w:p>
          <w:p w14:paraId="43769D05" w14:textId="77777777" w:rsidR="001A20E6" w:rsidRDefault="00000000">
            <w:pPr>
              <w:pStyle w:val="TableCellResourceItem"/>
            </w:pPr>
            <w:r>
              <w:t>• NFHS Reports</w:t>
            </w:r>
          </w:p>
          <w:p w14:paraId="3872A009" w14:textId="77777777" w:rsidR="001A20E6" w:rsidRDefault="00000000">
            <w:pPr>
              <w:pStyle w:val="TableCellResourceItem"/>
            </w:pPr>
            <w:r>
              <w:t>• EPW Articles on Indian Society</w:t>
            </w:r>
          </w:p>
          <w:p w14:paraId="20723D3B" w14:textId="77777777" w:rsidR="001A20E6" w:rsidRDefault="00000000">
            <w:pPr>
              <w:pStyle w:val="TableCellResourceItem"/>
            </w:pPr>
            <w:r>
              <w:t>• Census Reports</w:t>
            </w:r>
          </w:p>
          <w:p w14:paraId="59A3D09B" w14:textId="77777777" w:rsidR="001A20E6" w:rsidRDefault="00000000">
            <w:pPr>
              <w:pStyle w:val="TableCellResourceItem"/>
            </w:pPr>
            <w:r>
              <w:t>• Social Development Reports</w:t>
            </w:r>
          </w:p>
          <w:p w14:paraId="7C86B1C8" w14:textId="77777777" w:rsidR="001A20E6" w:rsidRDefault="00000000">
            <w:pPr>
              <w:pStyle w:val="TableCellResourceItem"/>
            </w:pPr>
            <w:r>
              <w:t>• Planning Commission Reports</w:t>
            </w:r>
          </w:p>
          <w:p w14:paraId="565F3FF0" w14:textId="77777777" w:rsidR="001A20E6" w:rsidRDefault="00000000">
            <w:pPr>
              <w:pStyle w:val="TableCellResourceItem"/>
            </w:pPr>
            <w:r>
              <w:t>• NITI Aayog Reports</w:t>
            </w:r>
          </w:p>
          <w:p w14:paraId="1F24C4D0" w14:textId="77777777" w:rsidR="001A20E6" w:rsidRDefault="00000000">
            <w:pPr>
              <w:pStyle w:val="TableCellResourceItem"/>
            </w:pPr>
            <w:r>
              <w:t>• World Bank Reports on India</w:t>
            </w:r>
          </w:p>
          <w:p w14:paraId="609F253F" w14:textId="77777777" w:rsidR="001A20E6" w:rsidRDefault="00000000">
            <w:pPr>
              <w:pStyle w:val="TableCellResourceItem"/>
            </w:pPr>
            <w:r>
              <w:t>• Religious Demographics Reports</w:t>
            </w:r>
          </w:p>
          <w:p w14:paraId="5464B8E1" w14:textId="77777777" w:rsidR="001A20E6" w:rsidRDefault="00000000">
            <w:pPr>
              <w:pStyle w:val="TableCellResourceItem"/>
            </w:pPr>
            <w:r>
              <w:t>• Minority Commission Reports</w:t>
            </w:r>
          </w:p>
          <w:p w14:paraId="37156528" w14:textId="77777777" w:rsidR="001A20E6" w:rsidRDefault="00000000">
            <w:pPr>
              <w:pStyle w:val="TableCellResourceItem"/>
            </w:pPr>
            <w:r>
              <w:t>• ASER Reports</w:t>
            </w:r>
          </w:p>
          <w:p w14:paraId="4AD68C11" w14:textId="77777777" w:rsidR="001A20E6" w:rsidRDefault="00000000">
            <w:pPr>
              <w:pStyle w:val="TableCellResourceItem"/>
            </w:pPr>
            <w:r>
              <w:t>• NEP 2020</w:t>
            </w:r>
          </w:p>
          <w:p w14:paraId="23C84E88" w14:textId="77777777" w:rsidR="001A20E6" w:rsidRDefault="00000000">
            <w:pPr>
              <w:pStyle w:val="TableCellResourceItem"/>
            </w:pPr>
            <w:r>
              <w:t>• Education Statistics Reports</w:t>
            </w:r>
          </w:p>
          <w:p w14:paraId="56796F87" w14:textId="77777777" w:rsidR="001A20E6" w:rsidRDefault="00000000">
            <w:pPr>
              <w:pStyle w:val="TableCellResourceItem"/>
            </w:pPr>
            <w:r>
              <w:t>• Sachar Committee Report</w:t>
            </w:r>
          </w:p>
          <w:p w14:paraId="0BB869C2" w14:textId="77777777" w:rsidR="001A20E6" w:rsidRDefault="00000000">
            <w:pPr>
              <w:pStyle w:val="TableCellResourceItem"/>
            </w:pPr>
            <w:r>
              <w:t>• Mandal Commission Report</w:t>
            </w:r>
          </w:p>
          <w:p w14:paraId="3CBDF78A" w14:textId="77777777" w:rsidR="001A20E6" w:rsidRDefault="00000000">
            <w:pPr>
              <w:pStyle w:val="TableCellResourceItem"/>
            </w:pPr>
            <w:r>
              <w:t>• Caste Census Data</w:t>
            </w:r>
          </w:p>
          <w:p w14:paraId="5ECE4E96" w14:textId="77777777" w:rsidR="001A20E6" w:rsidRDefault="00000000">
            <w:pPr>
              <w:pStyle w:val="TableCellResourceItem"/>
            </w:pPr>
            <w:r>
              <w:t>• Gender Budget Reports</w:t>
            </w:r>
          </w:p>
          <w:p w14:paraId="2BA9A816" w14:textId="77777777" w:rsidR="001A20E6" w:rsidRDefault="00000000">
            <w:pPr>
              <w:pStyle w:val="TableCellResourceItem"/>
            </w:pPr>
            <w:r>
              <w:t>• Women and Child Development Ministry Reports</w:t>
            </w:r>
          </w:p>
          <w:p w14:paraId="26A2146F" w14:textId="77777777" w:rsidR="001A20E6" w:rsidRDefault="00000000">
            <w:pPr>
              <w:pStyle w:val="TableCellResourceItem"/>
            </w:pPr>
            <w:r>
              <w:t>• NFHS Gender Data</w:t>
            </w:r>
          </w:p>
          <w:p w14:paraId="32F6A1E5" w14:textId="77777777" w:rsidR="001A20E6" w:rsidRDefault="00000000">
            <w:pPr>
              <w:pStyle w:val="TableCellResourceItem"/>
            </w:pPr>
            <w:r>
              <w:t>• Census Urban Data</w:t>
            </w:r>
          </w:p>
          <w:p w14:paraId="3AAD912E" w14:textId="77777777" w:rsidR="001A20E6" w:rsidRDefault="00000000">
            <w:pPr>
              <w:pStyle w:val="TableCellResourceItem"/>
            </w:pPr>
            <w:r>
              <w:t>• Smart Cities Mission Reports</w:t>
            </w:r>
          </w:p>
          <w:p w14:paraId="2FA75406" w14:textId="77777777" w:rsidR="001A20E6" w:rsidRDefault="00000000">
            <w:pPr>
              <w:pStyle w:val="TableCellResourceItem"/>
            </w:pPr>
            <w:r>
              <w:t>• Urban Development Ministry Reports</w:t>
            </w:r>
          </w:p>
          <w:p w14:paraId="414F3A81" w14:textId="77777777" w:rsidR="001A20E6" w:rsidRDefault="00000000">
            <w:pPr>
              <w:pStyle w:val="TableCellResourceItem"/>
            </w:pPr>
            <w:r>
              <w:t>• Rural Development Ministry Reports</w:t>
            </w:r>
          </w:p>
          <w:p w14:paraId="178435EA" w14:textId="77777777" w:rsidR="001A20E6" w:rsidRDefault="00000000">
            <w:pPr>
              <w:pStyle w:val="TableCellResourceItem"/>
            </w:pPr>
            <w:r>
              <w:t>• MGNREGA Reports</w:t>
            </w:r>
          </w:p>
          <w:p w14:paraId="46151DAF" w14:textId="77777777" w:rsidR="001A20E6" w:rsidRDefault="00000000">
            <w:pPr>
              <w:pStyle w:val="TableCellResourceItem"/>
            </w:pPr>
            <w:r>
              <w:t>• Panchayati Raj Statistics</w:t>
            </w:r>
          </w:p>
          <w:p w14:paraId="3320ADF3" w14:textId="77777777" w:rsidR="001A20E6" w:rsidRDefault="00000000">
            <w:pPr>
              <w:pStyle w:val="TableCellResourceItem"/>
            </w:pPr>
            <w:r>
              <w:t>• Social Movement Case Studies</w:t>
            </w:r>
          </w:p>
          <w:p w14:paraId="07BE01EC" w14:textId="77777777" w:rsidR="001A20E6" w:rsidRDefault="00000000">
            <w:pPr>
              <w:pStyle w:val="TableCellResourceItem"/>
            </w:pPr>
            <w:r>
              <w:t>• Civil Society Reports</w:t>
            </w:r>
          </w:p>
          <w:p w14:paraId="1F5C6885" w14:textId="77777777" w:rsidR="001A20E6" w:rsidRDefault="00000000">
            <w:pPr>
              <w:pStyle w:val="TableCellResourceItem"/>
            </w:pPr>
            <w:r>
              <w:t>• Human Rights Reports</w:t>
            </w:r>
          </w:p>
          <w:p w14:paraId="3722691E" w14:textId="77777777" w:rsidR="001A20E6" w:rsidRDefault="00000000">
            <w:pPr>
              <w:pStyle w:val="TableCellResourceItem"/>
            </w:pPr>
            <w:r>
              <w:t>• Health Ministry Reports</w:t>
            </w:r>
          </w:p>
          <w:p w14:paraId="3E278395" w14:textId="77777777" w:rsidR="001A20E6" w:rsidRDefault="00000000">
            <w:pPr>
              <w:pStyle w:val="TableCellResourceItem"/>
            </w:pPr>
            <w:r>
              <w:t>• WHO Reports on India</w:t>
            </w:r>
          </w:p>
          <w:p w14:paraId="0CEFC33F" w14:textId="77777777" w:rsidR="001A20E6" w:rsidRDefault="00000000">
            <w:pPr>
              <w:pStyle w:val="TableCellResourceItem"/>
            </w:pPr>
            <w:r>
              <w:t>• Ayushman Bharat Reports</w:t>
            </w:r>
          </w:p>
          <w:p w14:paraId="652212BD" w14:textId="77777777" w:rsidR="001A20E6" w:rsidRDefault="00000000">
            <w:pPr>
              <w:pStyle w:val="TableCellResourceItem"/>
            </w:pPr>
            <w:r>
              <w:t>• Law Commission Reports</w:t>
            </w:r>
          </w:p>
          <w:p w14:paraId="6735C81B" w14:textId="77777777" w:rsidR="001A20E6" w:rsidRDefault="00000000">
            <w:pPr>
              <w:pStyle w:val="TableCellResourceItem"/>
            </w:pPr>
            <w:r>
              <w:t>• Supreme Court Judgments</w:t>
            </w:r>
          </w:p>
          <w:p w14:paraId="154A9FC8" w14:textId="77777777" w:rsidR="001A20E6" w:rsidRDefault="00000000">
            <w:pPr>
              <w:pStyle w:val="TableCellResourceItem"/>
            </w:pPr>
            <w:r>
              <w:t>• Legal Aid Reports</w:t>
            </w:r>
          </w:p>
          <w:p w14:paraId="6AE08BAD" w14:textId="77777777" w:rsidR="001A20E6" w:rsidRDefault="00000000">
            <w:pPr>
              <w:pStyle w:val="TableCellResourceItem"/>
            </w:pPr>
            <w:r>
              <w:t>• Media Reports</w:t>
            </w:r>
          </w:p>
          <w:p w14:paraId="435B6BC0" w14:textId="77777777" w:rsidR="001A20E6" w:rsidRDefault="00000000">
            <w:pPr>
              <w:pStyle w:val="TableCellResourceItem"/>
            </w:pPr>
            <w:r>
              <w:t>• Broadcasting Ministry Reports</w:t>
            </w:r>
          </w:p>
          <w:p w14:paraId="254180FD" w14:textId="77777777" w:rsidR="001A20E6" w:rsidRDefault="00000000">
            <w:pPr>
              <w:pStyle w:val="TableCellResourceItem"/>
            </w:pPr>
            <w:r>
              <w:t>• Social Media Impact Studies</w:t>
            </w:r>
          </w:p>
          <w:p w14:paraId="5CFE3463" w14:textId="77777777" w:rsidR="001A20E6" w:rsidRDefault="00000000">
            <w:pPr>
              <w:pStyle w:val="TableCellResourceItem"/>
            </w:pPr>
            <w:r>
              <w:t>• Science and Technology Ministry Reports</w:t>
            </w:r>
          </w:p>
          <w:p w14:paraId="1F2CA8F0" w14:textId="77777777" w:rsidR="001A20E6" w:rsidRDefault="00000000">
            <w:pPr>
              <w:pStyle w:val="TableCellResourceItem"/>
            </w:pPr>
            <w:r>
              <w:t>• ISRO Reports</w:t>
            </w:r>
          </w:p>
          <w:p w14:paraId="0F59B30B" w14:textId="77777777" w:rsidR="001A20E6" w:rsidRDefault="00000000">
            <w:pPr>
              <w:pStyle w:val="TableCellResourceItem"/>
            </w:pPr>
            <w:r>
              <w:t>• Digital India Reports</w:t>
            </w:r>
          </w:p>
          <w:p w14:paraId="7F3654C8" w14:textId="77777777" w:rsidR="001A20E6" w:rsidRDefault="00000000">
            <w:pPr>
              <w:pStyle w:val="TableCellResourceItem"/>
            </w:pPr>
            <w:r>
              <w:t>• Environment Ministry Reports</w:t>
            </w:r>
          </w:p>
          <w:p w14:paraId="625F67CD" w14:textId="77777777" w:rsidR="001A20E6" w:rsidRDefault="00000000">
            <w:pPr>
              <w:pStyle w:val="TableCellResourceItem"/>
            </w:pPr>
            <w:r>
              <w:t>• Climate Change Reports</w:t>
            </w:r>
          </w:p>
          <w:p w14:paraId="011E19F0" w14:textId="77777777" w:rsidR="001A20E6" w:rsidRDefault="00000000">
            <w:pPr>
              <w:pStyle w:val="TableCellResourceItem"/>
            </w:pPr>
            <w:r>
              <w:t>• Sustainable Development Reports</w:t>
            </w:r>
          </w:p>
          <w:p w14:paraId="7AD5C654" w14:textId="77777777" w:rsidR="001A20E6" w:rsidRDefault="00000000">
            <w:pPr>
              <w:pStyle w:val="TableCellResourceItem"/>
            </w:pPr>
            <w:r>
              <w:t>• WTO Reports</w:t>
            </w:r>
          </w:p>
          <w:p w14:paraId="762682EB" w14:textId="77777777" w:rsidR="001A20E6" w:rsidRDefault="00000000">
            <w:pPr>
              <w:pStyle w:val="TableCellResourceItem"/>
            </w:pPr>
            <w:r>
              <w:t>• Globalization Impact Studies</w:t>
            </w:r>
          </w:p>
          <w:p w14:paraId="3E796715" w14:textId="77777777" w:rsidR="001A20E6" w:rsidRDefault="00000000">
            <w:pPr>
              <w:pStyle w:val="TableCellResourceItem"/>
            </w:pPr>
            <w:r>
              <w:t>• International Migration Reports</w:t>
            </w:r>
          </w:p>
          <w:p w14:paraId="52747841" w14:textId="77777777" w:rsidR="001A20E6" w:rsidRDefault="00000000">
            <w:pPr>
              <w:pStyle w:val="TableCellResourceItem"/>
            </w:pPr>
            <w:r>
              <w:t>• Labor Ministry Reports</w:t>
            </w:r>
          </w:p>
          <w:p w14:paraId="59363778" w14:textId="77777777" w:rsidR="001A20E6" w:rsidRDefault="00000000">
            <w:pPr>
              <w:pStyle w:val="TableCellResourceItem"/>
            </w:pPr>
            <w:r>
              <w:t>• Industrial Relations Reports</w:t>
            </w:r>
          </w:p>
          <w:p w14:paraId="0FFAD8FA" w14:textId="77777777" w:rsidR="001A20E6" w:rsidRDefault="00000000">
            <w:pPr>
              <w:pStyle w:val="TableCellResourceItem"/>
            </w:pPr>
            <w:r>
              <w:t>• Skill Development Reports</w:t>
            </w:r>
          </w:p>
        </w:tc>
        <w:tc>
          <w:tcPr>
            <w:tcW w:w="1650" w:type="pct"/>
          </w:tcPr>
          <w:p w14:paraId="2562B541" w14:textId="77777777" w:rsidR="001A20E6" w:rsidRDefault="001A20E6"/>
        </w:tc>
      </w:tr>
    </w:tbl>
    <w:p w14:paraId="1062BCE3"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119424B2" w14:textId="77777777">
        <w:tc>
          <w:tcPr>
            <w:tcW w:w="2500" w:type="pct"/>
            <w:tcMar>
              <w:top w:w="0" w:type="dxa"/>
              <w:left w:w="0" w:type="dxa"/>
              <w:bottom w:w="0" w:type="dxa"/>
              <w:right w:w="0" w:type="dxa"/>
            </w:tcMar>
          </w:tcPr>
          <w:p w14:paraId="36F50A63" w14:textId="77777777" w:rsidR="001A20E6" w:rsidRDefault="00000000">
            <w:pPr>
              <w:pStyle w:val="WeekTitle"/>
            </w:pPr>
            <w:r>
              <w:rPr>
                <w:color w:val="0369A1"/>
              </w:rPr>
              <w:t>📅 Jul 25 - Jul 31, 2027</w:t>
            </w:r>
          </w:p>
        </w:tc>
        <w:tc>
          <w:tcPr>
            <w:tcW w:w="2500" w:type="pct"/>
            <w:tcMar>
              <w:top w:w="0" w:type="dxa"/>
              <w:left w:w="0" w:type="dxa"/>
              <w:bottom w:w="0" w:type="dxa"/>
              <w:right w:w="0" w:type="dxa"/>
            </w:tcMar>
          </w:tcPr>
          <w:p w14:paraId="719C3B19" w14:textId="77777777" w:rsidR="001A20E6" w:rsidRDefault="00000000">
            <w:pPr>
              <w:pStyle w:val="WeekCycleName"/>
            </w:pPr>
            <w:r>
              <w:rPr>
                <w:color w:val="0369A1"/>
              </w:rPr>
              <w:t>C6</w:t>
            </w:r>
          </w:p>
        </w:tc>
      </w:tr>
    </w:tbl>
    <w:p w14:paraId="7B5088D1"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1BC20ED6" w14:textId="77777777">
        <w:tc>
          <w:tcPr>
            <w:tcW w:w="700" w:type="pct"/>
            <w:shd w:val="clear" w:color="auto" w:fill="E0F2FE"/>
            <w:tcMar>
              <w:top w:w="200" w:type="dxa"/>
              <w:left w:w="100" w:type="dxa"/>
              <w:bottom w:w="200" w:type="dxa"/>
              <w:right w:w="100" w:type="dxa"/>
            </w:tcMar>
          </w:tcPr>
          <w:p w14:paraId="5B9DB70E" w14:textId="77777777" w:rsidR="001A20E6" w:rsidRDefault="00000000">
            <w:pPr>
              <w:pStyle w:val="TableCellCalendarDayHeader"/>
            </w:pPr>
            <w:r>
              <w:rPr>
                <w:color w:val="0369A1"/>
              </w:rPr>
              <w:t>Sunday</w:t>
            </w:r>
          </w:p>
          <w:p w14:paraId="4C847AF6" w14:textId="77777777" w:rsidR="001A20E6" w:rsidRDefault="00000000">
            <w:pPr>
              <w:pStyle w:val="TableCellCalendarDateHeader"/>
            </w:pPr>
            <w:r>
              <w:rPr>
                <w:color w:val="0369A1"/>
              </w:rPr>
              <w:t>Jul 25</w:t>
            </w:r>
          </w:p>
          <w:p w14:paraId="116E1845"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47A5CDEE" w14:textId="77777777" w:rsidR="001A20E6" w:rsidRDefault="00000000">
            <w:pPr>
              <w:pStyle w:val="TableCellCalendarDayHeader"/>
            </w:pPr>
            <w:r>
              <w:rPr>
                <w:color w:val="0369A1"/>
              </w:rPr>
              <w:t>Monday</w:t>
            </w:r>
          </w:p>
          <w:p w14:paraId="3EDA0C83" w14:textId="77777777" w:rsidR="001A20E6" w:rsidRDefault="00000000">
            <w:pPr>
              <w:pStyle w:val="TableCellCalendarDateHeader"/>
            </w:pPr>
            <w:r>
              <w:rPr>
                <w:color w:val="0369A1"/>
              </w:rPr>
              <w:t>Jul 26</w:t>
            </w:r>
          </w:p>
          <w:p w14:paraId="4E1ECA64"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0E473F24" w14:textId="77777777" w:rsidR="001A20E6" w:rsidRDefault="00000000">
            <w:pPr>
              <w:pStyle w:val="TableCellCalendarDayHeader"/>
            </w:pPr>
            <w:r>
              <w:rPr>
                <w:color w:val="0369A1"/>
              </w:rPr>
              <w:t>Tuesday</w:t>
            </w:r>
          </w:p>
          <w:p w14:paraId="5E4DEF44" w14:textId="77777777" w:rsidR="001A20E6" w:rsidRDefault="00000000">
            <w:pPr>
              <w:pStyle w:val="TableCellCalendarDateHeader"/>
            </w:pPr>
            <w:r>
              <w:rPr>
                <w:color w:val="0369A1"/>
              </w:rPr>
              <w:t>Jul 27</w:t>
            </w:r>
          </w:p>
          <w:p w14:paraId="6EE0DD77"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439D0F4C" w14:textId="77777777" w:rsidR="001A20E6" w:rsidRDefault="00000000">
            <w:pPr>
              <w:pStyle w:val="TableCellCalendarDayHeader"/>
            </w:pPr>
            <w:r>
              <w:rPr>
                <w:color w:val="0369A1"/>
              </w:rPr>
              <w:t>Wednesday</w:t>
            </w:r>
          </w:p>
          <w:p w14:paraId="7B60B431" w14:textId="77777777" w:rsidR="001A20E6" w:rsidRDefault="00000000">
            <w:pPr>
              <w:pStyle w:val="TableCellCalendarDateHeader"/>
            </w:pPr>
            <w:r>
              <w:rPr>
                <w:color w:val="0369A1"/>
              </w:rPr>
              <w:t>Jul 28</w:t>
            </w:r>
          </w:p>
          <w:p w14:paraId="47EDB6FC"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0591ACB4" w14:textId="77777777" w:rsidR="001A20E6" w:rsidRDefault="00000000">
            <w:pPr>
              <w:pStyle w:val="TableCellCalendarDayHeader"/>
            </w:pPr>
            <w:r>
              <w:rPr>
                <w:color w:val="0369A1"/>
              </w:rPr>
              <w:t>Thursday</w:t>
            </w:r>
          </w:p>
          <w:p w14:paraId="409B2FFC" w14:textId="77777777" w:rsidR="001A20E6" w:rsidRDefault="00000000">
            <w:pPr>
              <w:pStyle w:val="TableCellCalendarDateHeader"/>
            </w:pPr>
            <w:r>
              <w:rPr>
                <w:color w:val="0369A1"/>
              </w:rPr>
              <w:t>Jul 29</w:t>
            </w:r>
          </w:p>
          <w:p w14:paraId="1C8CB209" w14:textId="77777777" w:rsidR="001A20E6" w:rsidRDefault="001A20E6">
            <w:pPr>
              <w:pStyle w:val="TableCellCatchupLabel"/>
            </w:pPr>
          </w:p>
        </w:tc>
        <w:tc>
          <w:tcPr>
            <w:tcW w:w="700" w:type="pct"/>
            <w:shd w:val="clear" w:color="auto" w:fill="E0F2FE"/>
            <w:tcMar>
              <w:top w:w="200" w:type="dxa"/>
              <w:left w:w="100" w:type="dxa"/>
              <w:bottom w:w="200" w:type="dxa"/>
              <w:right w:w="100" w:type="dxa"/>
            </w:tcMar>
          </w:tcPr>
          <w:p w14:paraId="5C96D4CA" w14:textId="77777777" w:rsidR="001A20E6" w:rsidRDefault="00000000">
            <w:pPr>
              <w:pStyle w:val="TableCellCalendarDayHeader"/>
            </w:pPr>
            <w:r>
              <w:rPr>
                <w:color w:val="0369A1"/>
              </w:rPr>
              <w:t>Friday</w:t>
            </w:r>
          </w:p>
          <w:p w14:paraId="216E3B33" w14:textId="77777777" w:rsidR="001A20E6" w:rsidRDefault="00000000">
            <w:pPr>
              <w:pStyle w:val="TableCellCalendarDateHeader"/>
            </w:pPr>
            <w:r>
              <w:rPr>
                <w:color w:val="0369A1"/>
              </w:rPr>
              <w:t>Jul 30</w:t>
            </w:r>
          </w:p>
          <w:p w14:paraId="1CE1E9FF"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21DAA6A4" w14:textId="77777777" w:rsidR="001A20E6" w:rsidRDefault="00000000">
            <w:pPr>
              <w:pStyle w:val="TableCellCalendarDayHeader"/>
            </w:pPr>
            <w:r>
              <w:rPr>
                <w:color w:val="F57C00"/>
              </w:rPr>
              <w:t>Saturday</w:t>
            </w:r>
          </w:p>
          <w:p w14:paraId="5C37B499" w14:textId="77777777" w:rsidR="001A20E6" w:rsidRDefault="00000000">
            <w:pPr>
              <w:pStyle w:val="TableCellCalendarDateHeader"/>
            </w:pPr>
            <w:r>
              <w:rPr>
                <w:color w:val="F57C00"/>
              </w:rPr>
              <w:t>Jul 31</w:t>
            </w:r>
          </w:p>
          <w:p w14:paraId="6018354F" w14:textId="77777777" w:rsidR="001A20E6" w:rsidRDefault="00000000">
            <w:pPr>
              <w:pStyle w:val="TableCellCatchupLabel"/>
            </w:pPr>
            <w:r>
              <w:rPr>
                <w:color w:val="F57C00"/>
              </w:rPr>
              <w:t>Catchup Day</w:t>
            </w:r>
          </w:p>
        </w:tc>
      </w:tr>
      <w:tr w:rsidR="001A20E6" w14:paraId="2740CC72" w14:textId="77777777">
        <w:tc>
          <w:tcPr>
            <w:tcW w:w="700" w:type="pct"/>
            <w:shd w:val="clear" w:color="auto" w:fill="E0F2FE"/>
            <w:tcMar>
              <w:top w:w="150" w:type="dxa"/>
              <w:left w:w="100" w:type="dxa"/>
              <w:bottom w:w="150" w:type="dxa"/>
              <w:right w:w="100" w:type="dxa"/>
            </w:tcMar>
          </w:tcPr>
          <w:p w14:paraId="7EBFFA3C" w14:textId="77777777" w:rsidR="001A20E6" w:rsidRDefault="00000000">
            <w:pPr>
              <w:pStyle w:val="TableCellTaskSubject"/>
            </w:pPr>
            <w:r>
              <w:t>Essay</w:t>
            </w:r>
          </w:p>
          <w:p w14:paraId="25EFCF7A" w14:textId="77777777" w:rsidR="001A20E6" w:rsidRDefault="00000000">
            <w:pPr>
              <w:pStyle w:val="TableCellTaskDetails"/>
            </w:pPr>
            <w:r>
              <w:t>• Test - TEST — 3h</w:t>
            </w:r>
          </w:p>
          <w:p w14:paraId="7BF74293" w14:textId="77777777" w:rsidR="001A20E6" w:rsidRDefault="00000000">
            <w:pPr>
              <w:pStyle w:val="TableCellTaskBadge"/>
              <w:shd w:val="clear" w:color="auto" w:fill="FFF3E0"/>
            </w:pPr>
            <w:r>
              <w:rPr>
                <w:b/>
                <w:bCs/>
                <w:color w:val="F57C00"/>
              </w:rPr>
              <w:t>TEST</w:t>
            </w:r>
          </w:p>
        </w:tc>
        <w:tc>
          <w:tcPr>
            <w:tcW w:w="700" w:type="pct"/>
            <w:shd w:val="clear" w:color="auto" w:fill="E0F2FE"/>
            <w:tcMar>
              <w:top w:w="150" w:type="dxa"/>
              <w:left w:w="100" w:type="dxa"/>
              <w:bottom w:w="150" w:type="dxa"/>
              <w:right w:w="100" w:type="dxa"/>
            </w:tcMar>
          </w:tcPr>
          <w:p w14:paraId="57C1F7A3" w14:textId="77777777" w:rsidR="001A20E6" w:rsidRDefault="00000000">
            <w:pPr>
              <w:pStyle w:val="TableCellTaskSubject"/>
            </w:pPr>
            <w:r>
              <w:t>Sociology</w:t>
            </w:r>
          </w:p>
          <w:p w14:paraId="47461A2E" w14:textId="77777777" w:rsidR="001A20E6" w:rsidRDefault="00000000">
            <w:pPr>
              <w:pStyle w:val="TableCellTaskDetails"/>
            </w:pPr>
            <w:r>
              <w:t>• Study - OPT-SOC/01 — 30m</w:t>
            </w:r>
          </w:p>
          <w:p w14:paraId="67673B1D" w14:textId="77777777" w:rsidR="001A20E6" w:rsidRDefault="00000000">
            <w:pPr>
              <w:pStyle w:val="TableCellTaskBadge"/>
              <w:shd w:val="clear" w:color="auto" w:fill="E3F2FD"/>
            </w:pPr>
            <w:r>
              <w:rPr>
                <w:b/>
                <w:bCs/>
                <w:color w:val="1976D2"/>
              </w:rPr>
              <w:t>STUDY</w:t>
            </w:r>
          </w:p>
          <w:p w14:paraId="7E53B0A8" w14:textId="77777777" w:rsidR="001A20E6" w:rsidRDefault="00000000">
            <w:pPr>
              <w:pStyle w:val="TableCellTaskDetails"/>
            </w:pPr>
            <w:r>
              <w:t>• Revision - OPT-SOC/02 — 1h 30m</w:t>
            </w:r>
          </w:p>
          <w:p w14:paraId="6BAD1729" w14:textId="77777777" w:rsidR="001A20E6" w:rsidRDefault="00000000">
            <w:pPr>
              <w:pStyle w:val="TableCellTaskBadge"/>
              <w:shd w:val="clear" w:color="auto" w:fill="FCE4EC"/>
            </w:pPr>
            <w:r>
              <w:rPr>
                <w:b/>
                <w:bCs/>
                <w:color w:val="C2185B"/>
              </w:rPr>
              <w:t>REVISION</w:t>
            </w:r>
          </w:p>
          <w:p w14:paraId="6A5E82F1" w14:textId="77777777" w:rsidR="001A20E6" w:rsidRDefault="00000000">
            <w:pPr>
              <w:pStyle w:val="TableCellTaskDetails"/>
            </w:pPr>
            <w:r>
              <w:t>• Practice - OPT-SOC/01 — 30m</w:t>
            </w:r>
          </w:p>
          <w:p w14:paraId="46D24BEA"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0CB72D39" w14:textId="77777777" w:rsidR="001A20E6" w:rsidRDefault="00000000">
            <w:pPr>
              <w:pStyle w:val="TableCellTaskSubject"/>
            </w:pPr>
            <w:r>
              <w:t>Sociology</w:t>
            </w:r>
          </w:p>
          <w:p w14:paraId="6A4E95AF" w14:textId="77777777" w:rsidR="001A20E6" w:rsidRDefault="00000000">
            <w:pPr>
              <w:pStyle w:val="TableCellTaskDetails"/>
            </w:pPr>
            <w:r>
              <w:t>• Study - OPT-SOC/02 — 30m</w:t>
            </w:r>
          </w:p>
          <w:p w14:paraId="63D13A55" w14:textId="77777777" w:rsidR="001A20E6" w:rsidRDefault="00000000">
            <w:pPr>
              <w:pStyle w:val="TableCellTaskBadge"/>
              <w:shd w:val="clear" w:color="auto" w:fill="E3F2FD"/>
            </w:pPr>
            <w:r>
              <w:rPr>
                <w:b/>
                <w:bCs/>
                <w:color w:val="1976D2"/>
              </w:rPr>
              <w:t>STUDY</w:t>
            </w:r>
          </w:p>
          <w:p w14:paraId="6CB7ADF6" w14:textId="77777777" w:rsidR="001A20E6" w:rsidRDefault="00000000">
            <w:pPr>
              <w:pStyle w:val="TableCellTaskDetails"/>
            </w:pPr>
            <w:r>
              <w:t>• Revision - OPT-SOC/02 — 1h 30m</w:t>
            </w:r>
          </w:p>
          <w:p w14:paraId="5D99A376" w14:textId="77777777" w:rsidR="001A20E6" w:rsidRDefault="00000000">
            <w:pPr>
              <w:pStyle w:val="TableCellTaskBadge"/>
              <w:shd w:val="clear" w:color="auto" w:fill="FCE4EC"/>
            </w:pPr>
            <w:r>
              <w:rPr>
                <w:b/>
                <w:bCs/>
                <w:color w:val="C2185B"/>
              </w:rPr>
              <w:t>REVISION</w:t>
            </w:r>
          </w:p>
          <w:p w14:paraId="6A20D1B0" w14:textId="77777777" w:rsidR="001A20E6" w:rsidRDefault="00000000">
            <w:pPr>
              <w:pStyle w:val="TableCellTaskDetails"/>
            </w:pPr>
            <w:r>
              <w:t>• Practice - OPT-SOC/01 — 30m</w:t>
            </w:r>
          </w:p>
          <w:p w14:paraId="08193564"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4A21F8BF" w14:textId="77777777" w:rsidR="001A20E6" w:rsidRDefault="00000000">
            <w:pPr>
              <w:pStyle w:val="TableCellTaskSubject"/>
            </w:pPr>
            <w:r>
              <w:t>Sociology</w:t>
            </w:r>
          </w:p>
          <w:p w14:paraId="145092CD" w14:textId="77777777" w:rsidR="001A20E6" w:rsidRDefault="00000000">
            <w:pPr>
              <w:pStyle w:val="TableCellTaskDetails"/>
            </w:pPr>
            <w:r>
              <w:t>• Study - OPT-SOC/02 — 30m</w:t>
            </w:r>
          </w:p>
          <w:p w14:paraId="721C8D06" w14:textId="77777777" w:rsidR="001A20E6" w:rsidRDefault="00000000">
            <w:pPr>
              <w:pStyle w:val="TableCellTaskBadge"/>
              <w:shd w:val="clear" w:color="auto" w:fill="E3F2FD"/>
            </w:pPr>
            <w:r>
              <w:rPr>
                <w:b/>
                <w:bCs/>
                <w:color w:val="1976D2"/>
              </w:rPr>
              <w:t>STUDY</w:t>
            </w:r>
          </w:p>
          <w:p w14:paraId="4C5B151E" w14:textId="77777777" w:rsidR="001A20E6" w:rsidRDefault="00000000">
            <w:pPr>
              <w:pStyle w:val="TableCellTaskDetails"/>
            </w:pPr>
            <w:r>
              <w:t>• Revision - OPT-SOC/02 — 1h 30m</w:t>
            </w:r>
          </w:p>
          <w:p w14:paraId="5D45F5FD" w14:textId="77777777" w:rsidR="001A20E6" w:rsidRDefault="00000000">
            <w:pPr>
              <w:pStyle w:val="TableCellTaskBadge"/>
              <w:shd w:val="clear" w:color="auto" w:fill="FCE4EC"/>
            </w:pPr>
            <w:r>
              <w:rPr>
                <w:b/>
                <w:bCs/>
                <w:color w:val="C2185B"/>
              </w:rPr>
              <w:t>REVISION</w:t>
            </w:r>
          </w:p>
          <w:p w14:paraId="5FFADFCC" w14:textId="77777777" w:rsidR="001A20E6" w:rsidRDefault="00000000">
            <w:pPr>
              <w:pStyle w:val="TableCellTaskDetails"/>
            </w:pPr>
            <w:r>
              <w:t>• Practice - OPT-SOC/01 — 30m</w:t>
            </w:r>
          </w:p>
          <w:p w14:paraId="36687CBC"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61861A27" w14:textId="77777777" w:rsidR="001A20E6" w:rsidRDefault="00000000">
            <w:pPr>
              <w:pStyle w:val="TableCellTaskSubject"/>
            </w:pPr>
            <w:r>
              <w:t>Sociology</w:t>
            </w:r>
          </w:p>
          <w:p w14:paraId="70A62C8C" w14:textId="77777777" w:rsidR="001A20E6" w:rsidRDefault="00000000">
            <w:pPr>
              <w:pStyle w:val="TableCellTaskDetails"/>
            </w:pPr>
            <w:r>
              <w:t>• Study - OPT-SOC/02 — 30m</w:t>
            </w:r>
          </w:p>
          <w:p w14:paraId="3207E3A8" w14:textId="77777777" w:rsidR="001A20E6" w:rsidRDefault="00000000">
            <w:pPr>
              <w:pStyle w:val="TableCellTaskBadge"/>
              <w:shd w:val="clear" w:color="auto" w:fill="E3F2FD"/>
            </w:pPr>
            <w:r>
              <w:rPr>
                <w:b/>
                <w:bCs/>
                <w:color w:val="1976D2"/>
              </w:rPr>
              <w:t>STUDY</w:t>
            </w:r>
          </w:p>
          <w:p w14:paraId="73B573FA" w14:textId="77777777" w:rsidR="001A20E6" w:rsidRDefault="00000000">
            <w:pPr>
              <w:pStyle w:val="TableCellTaskDetails"/>
            </w:pPr>
            <w:r>
              <w:t>• Revision - OPT-SOC/02 — 1h 30m</w:t>
            </w:r>
          </w:p>
          <w:p w14:paraId="132F36C2" w14:textId="77777777" w:rsidR="001A20E6" w:rsidRDefault="00000000">
            <w:pPr>
              <w:pStyle w:val="TableCellTaskBadge"/>
              <w:shd w:val="clear" w:color="auto" w:fill="FCE4EC"/>
            </w:pPr>
            <w:r>
              <w:rPr>
                <w:b/>
                <w:bCs/>
                <w:color w:val="C2185B"/>
              </w:rPr>
              <w:t>REVISION</w:t>
            </w:r>
          </w:p>
          <w:p w14:paraId="15546A66" w14:textId="77777777" w:rsidR="001A20E6" w:rsidRDefault="00000000">
            <w:pPr>
              <w:pStyle w:val="TableCellTaskDetails"/>
            </w:pPr>
            <w:r>
              <w:t>• Practice - OPT-SOC/01 — 30m</w:t>
            </w:r>
          </w:p>
          <w:p w14:paraId="62828E30"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4595BE0D" w14:textId="77777777" w:rsidR="001A20E6" w:rsidRDefault="00000000">
            <w:pPr>
              <w:pStyle w:val="TableCellTaskSubject"/>
            </w:pPr>
            <w:r>
              <w:t>Sociology</w:t>
            </w:r>
          </w:p>
          <w:p w14:paraId="1CA8C0CE" w14:textId="77777777" w:rsidR="001A20E6" w:rsidRDefault="00000000">
            <w:pPr>
              <w:pStyle w:val="TableCellTaskDetails"/>
            </w:pPr>
            <w:r>
              <w:t>• Study - OPT-SOC/02 — 30m</w:t>
            </w:r>
          </w:p>
          <w:p w14:paraId="10F96EA3" w14:textId="77777777" w:rsidR="001A20E6" w:rsidRDefault="00000000">
            <w:pPr>
              <w:pStyle w:val="TableCellTaskBadge"/>
              <w:shd w:val="clear" w:color="auto" w:fill="E3F2FD"/>
            </w:pPr>
            <w:r>
              <w:rPr>
                <w:b/>
                <w:bCs/>
                <w:color w:val="1976D2"/>
              </w:rPr>
              <w:t>STUDY</w:t>
            </w:r>
          </w:p>
          <w:p w14:paraId="4C1627D9" w14:textId="77777777" w:rsidR="001A20E6" w:rsidRDefault="00000000">
            <w:pPr>
              <w:pStyle w:val="TableCellTaskDetails"/>
            </w:pPr>
            <w:r>
              <w:t>• Revision - OPT-SOC/02 — 1h 30m</w:t>
            </w:r>
          </w:p>
          <w:p w14:paraId="0903985C" w14:textId="77777777" w:rsidR="001A20E6" w:rsidRDefault="00000000">
            <w:pPr>
              <w:pStyle w:val="TableCellTaskBadge"/>
              <w:shd w:val="clear" w:color="auto" w:fill="FCE4EC"/>
            </w:pPr>
            <w:r>
              <w:rPr>
                <w:b/>
                <w:bCs/>
                <w:color w:val="C2185B"/>
              </w:rPr>
              <w:t>REVISION</w:t>
            </w:r>
          </w:p>
          <w:p w14:paraId="69F8C3CE" w14:textId="77777777" w:rsidR="001A20E6" w:rsidRDefault="00000000">
            <w:pPr>
              <w:pStyle w:val="TableCellTaskDetails"/>
            </w:pPr>
            <w:r>
              <w:t>• Practice - OPT-SOC/02 — 30m</w:t>
            </w:r>
          </w:p>
          <w:p w14:paraId="077CB37F"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55FEB3B3" w14:textId="77777777" w:rsidR="001A20E6" w:rsidRDefault="001A20E6"/>
        </w:tc>
      </w:tr>
      <w:tr w:rsidR="001A20E6" w14:paraId="23879B67" w14:textId="77777777">
        <w:tc>
          <w:tcPr>
            <w:tcW w:w="700" w:type="pct"/>
            <w:shd w:val="clear" w:color="auto" w:fill="E0F2FE"/>
            <w:tcMar>
              <w:top w:w="150" w:type="dxa"/>
              <w:left w:w="100" w:type="dxa"/>
              <w:bottom w:w="150" w:type="dxa"/>
              <w:right w:w="100" w:type="dxa"/>
            </w:tcMar>
          </w:tcPr>
          <w:p w14:paraId="7BEFF2E6" w14:textId="77777777" w:rsidR="001A20E6" w:rsidRDefault="00000000">
            <w:pPr>
              <w:pStyle w:val="TableCellTaskSubject"/>
            </w:pPr>
            <w:r>
              <w:t>Sociology</w:t>
            </w:r>
          </w:p>
          <w:p w14:paraId="3F465851" w14:textId="77777777" w:rsidR="001A20E6" w:rsidRDefault="00000000">
            <w:pPr>
              <w:pStyle w:val="TableCellTaskDetails"/>
            </w:pPr>
            <w:r>
              <w:t>• Test - TEST — 3h</w:t>
            </w:r>
          </w:p>
          <w:p w14:paraId="08B6F186" w14:textId="77777777" w:rsidR="001A20E6" w:rsidRDefault="00000000">
            <w:pPr>
              <w:pStyle w:val="TableCellTaskBadge"/>
              <w:shd w:val="clear" w:color="auto" w:fill="FFF3E0"/>
            </w:pPr>
            <w:r>
              <w:rPr>
                <w:b/>
                <w:bCs/>
                <w:color w:val="F57C00"/>
              </w:rPr>
              <w:t>TEST</w:t>
            </w:r>
          </w:p>
        </w:tc>
        <w:tc>
          <w:tcPr>
            <w:tcW w:w="700" w:type="pct"/>
            <w:shd w:val="clear" w:color="auto" w:fill="E0F2FE"/>
            <w:tcMar>
              <w:top w:w="150" w:type="dxa"/>
              <w:left w:w="100" w:type="dxa"/>
              <w:bottom w:w="150" w:type="dxa"/>
              <w:right w:w="100" w:type="dxa"/>
            </w:tcMar>
          </w:tcPr>
          <w:p w14:paraId="6D5C49D7" w14:textId="77777777" w:rsidR="001A20E6" w:rsidRDefault="00000000">
            <w:pPr>
              <w:pStyle w:val="TableCellTaskSubject"/>
            </w:pPr>
            <w:r>
              <w:t>History-Ancient</w:t>
            </w:r>
          </w:p>
          <w:p w14:paraId="0889A4BC" w14:textId="77777777" w:rsidR="001A20E6" w:rsidRDefault="00000000">
            <w:pPr>
              <w:pStyle w:val="TableCellTaskDetails"/>
            </w:pPr>
            <w:r>
              <w:t>• Study - Broad / Overlap (H01/00) — 30m</w:t>
            </w:r>
          </w:p>
          <w:p w14:paraId="23817BDE" w14:textId="77777777" w:rsidR="001A20E6" w:rsidRDefault="00000000">
            <w:pPr>
              <w:pStyle w:val="TableCellTaskBadge"/>
              <w:shd w:val="clear" w:color="auto" w:fill="E3F2FD"/>
            </w:pPr>
            <w:r>
              <w:rPr>
                <w:b/>
                <w:bCs/>
                <w:color w:val="1976D2"/>
              </w:rPr>
              <w:t>STUDY</w:t>
            </w:r>
          </w:p>
          <w:p w14:paraId="3979B6A3" w14:textId="77777777" w:rsidR="001A20E6" w:rsidRDefault="00000000">
            <w:pPr>
              <w:pStyle w:val="TableCellTaskDetails"/>
            </w:pPr>
            <w:r>
              <w:t>• Revision - Broad / Overlap (H01/00) — 30m</w:t>
            </w:r>
          </w:p>
          <w:p w14:paraId="0D604D88" w14:textId="77777777" w:rsidR="001A20E6" w:rsidRDefault="00000000">
            <w:pPr>
              <w:pStyle w:val="TableCellTaskBadge"/>
              <w:shd w:val="clear" w:color="auto" w:fill="FCE4EC"/>
            </w:pPr>
            <w:r>
              <w:rPr>
                <w:b/>
                <w:bCs/>
                <w:color w:val="C2185B"/>
              </w:rPr>
              <w:t>REVISION</w:t>
            </w:r>
          </w:p>
          <w:p w14:paraId="428B045E" w14:textId="77777777" w:rsidR="001A20E6" w:rsidRDefault="00000000">
            <w:pPr>
              <w:pStyle w:val="TableCellTaskDetails"/>
            </w:pPr>
            <w:r>
              <w:t>• Revision - Pre-historic cultures (H01/01) — 30m</w:t>
            </w:r>
          </w:p>
          <w:p w14:paraId="6A335932" w14:textId="77777777" w:rsidR="001A20E6" w:rsidRDefault="00000000">
            <w:pPr>
              <w:pStyle w:val="TableCellTaskBadge"/>
              <w:shd w:val="clear" w:color="auto" w:fill="FCE4EC"/>
            </w:pPr>
            <w:r>
              <w:rPr>
                <w:b/>
                <w:bCs/>
                <w:color w:val="C2185B"/>
              </w:rPr>
              <w:t>REVISION</w:t>
            </w:r>
          </w:p>
          <w:p w14:paraId="4EF1C534" w14:textId="77777777" w:rsidR="001A20E6" w:rsidRDefault="00000000">
            <w:pPr>
              <w:pStyle w:val="TableCellTaskDetails"/>
            </w:pPr>
            <w:r>
              <w:t>• Revision - Harappan civilisation (H01/02) — 30m</w:t>
            </w:r>
          </w:p>
          <w:p w14:paraId="2C274744" w14:textId="77777777" w:rsidR="001A20E6" w:rsidRDefault="00000000">
            <w:pPr>
              <w:pStyle w:val="TableCellTaskBadge"/>
              <w:shd w:val="clear" w:color="auto" w:fill="FCE4EC"/>
            </w:pPr>
            <w:r>
              <w:rPr>
                <w:b/>
                <w:bCs/>
                <w:color w:val="C2185B"/>
              </w:rPr>
              <w:t>REVISION</w:t>
            </w:r>
          </w:p>
          <w:p w14:paraId="79E5BA57" w14:textId="77777777" w:rsidR="001A20E6" w:rsidRDefault="00000000">
            <w:pPr>
              <w:pStyle w:val="TableCellTaskDetails"/>
            </w:pPr>
            <w:r>
              <w:t>• Practice - Broad / Overlap (H01/00) — 30m</w:t>
            </w:r>
          </w:p>
          <w:p w14:paraId="7D2A961C"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65CDAFC6" w14:textId="77777777" w:rsidR="001A20E6" w:rsidRDefault="00000000">
            <w:pPr>
              <w:pStyle w:val="TableCellTaskSubject"/>
            </w:pPr>
            <w:r>
              <w:t>History-Ancient</w:t>
            </w:r>
          </w:p>
          <w:p w14:paraId="1EDD25A9" w14:textId="77777777" w:rsidR="001A20E6" w:rsidRDefault="00000000">
            <w:pPr>
              <w:pStyle w:val="TableCellTaskDetails"/>
            </w:pPr>
            <w:r>
              <w:t>• Study - Pre-historic cultures (H01/01) — 30m</w:t>
            </w:r>
          </w:p>
          <w:p w14:paraId="24FA78FF" w14:textId="77777777" w:rsidR="001A20E6" w:rsidRDefault="00000000">
            <w:pPr>
              <w:pStyle w:val="TableCellTaskBadge"/>
              <w:shd w:val="clear" w:color="auto" w:fill="E3F2FD"/>
            </w:pPr>
            <w:r>
              <w:rPr>
                <w:b/>
                <w:bCs/>
                <w:color w:val="1976D2"/>
              </w:rPr>
              <w:t>STUDY</w:t>
            </w:r>
          </w:p>
          <w:p w14:paraId="380095BF" w14:textId="77777777" w:rsidR="001A20E6" w:rsidRDefault="00000000">
            <w:pPr>
              <w:pStyle w:val="TableCellTaskDetails"/>
            </w:pPr>
            <w:r>
              <w:t>• Revision - Vedic &amp; Post Vedic - Culture &amp; Philosophy (H01/03) — 30m</w:t>
            </w:r>
          </w:p>
          <w:p w14:paraId="097D8254" w14:textId="77777777" w:rsidR="001A20E6" w:rsidRDefault="00000000">
            <w:pPr>
              <w:pStyle w:val="TableCellTaskBadge"/>
              <w:shd w:val="clear" w:color="auto" w:fill="FCE4EC"/>
            </w:pPr>
            <w:r>
              <w:rPr>
                <w:b/>
                <w:bCs/>
                <w:color w:val="C2185B"/>
              </w:rPr>
              <w:t>REVISION</w:t>
            </w:r>
          </w:p>
          <w:p w14:paraId="2EFD7E00" w14:textId="77777777" w:rsidR="001A20E6" w:rsidRDefault="00000000">
            <w:pPr>
              <w:pStyle w:val="TableCellTaskDetails"/>
            </w:pPr>
            <w:r>
              <w:t>• Revision - Mauryan Empire (H01/04) — 30m</w:t>
            </w:r>
          </w:p>
          <w:p w14:paraId="4DD7834A" w14:textId="77777777" w:rsidR="001A20E6" w:rsidRDefault="00000000">
            <w:pPr>
              <w:pStyle w:val="TableCellTaskBadge"/>
              <w:shd w:val="clear" w:color="auto" w:fill="FCE4EC"/>
            </w:pPr>
            <w:r>
              <w:rPr>
                <w:b/>
                <w:bCs/>
                <w:color w:val="C2185B"/>
              </w:rPr>
              <w:t>REVISION</w:t>
            </w:r>
          </w:p>
          <w:p w14:paraId="5FD49E0D" w14:textId="77777777" w:rsidR="001A20E6" w:rsidRDefault="00000000">
            <w:pPr>
              <w:pStyle w:val="TableCellTaskDetails"/>
            </w:pPr>
            <w:r>
              <w:t>• Revision - Post-Mauryan (H01/05) — 30m</w:t>
            </w:r>
          </w:p>
          <w:p w14:paraId="7AC02F56" w14:textId="77777777" w:rsidR="001A20E6" w:rsidRDefault="00000000">
            <w:pPr>
              <w:pStyle w:val="TableCellTaskBadge"/>
              <w:shd w:val="clear" w:color="auto" w:fill="FCE4EC"/>
            </w:pPr>
            <w:r>
              <w:rPr>
                <w:b/>
                <w:bCs/>
                <w:color w:val="C2185B"/>
              </w:rPr>
              <w:t>REVISION</w:t>
            </w:r>
          </w:p>
          <w:p w14:paraId="39E4F58C" w14:textId="77777777" w:rsidR="001A20E6" w:rsidRDefault="00000000">
            <w:pPr>
              <w:pStyle w:val="TableCellTaskDetails"/>
            </w:pPr>
            <w:r>
              <w:t>• Practice - Pre-historic cultures (H01/01) — 30m</w:t>
            </w:r>
          </w:p>
          <w:p w14:paraId="1FACC6B7"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42501F91" w14:textId="77777777" w:rsidR="001A20E6" w:rsidRDefault="00000000">
            <w:pPr>
              <w:pStyle w:val="TableCellTaskSubject"/>
            </w:pPr>
            <w:r>
              <w:t>History-Medieval</w:t>
            </w:r>
          </w:p>
          <w:p w14:paraId="16D7C349" w14:textId="77777777" w:rsidR="001A20E6" w:rsidRDefault="00000000">
            <w:pPr>
              <w:pStyle w:val="TableCellTaskDetails"/>
            </w:pPr>
            <w:r>
              <w:t>• Study - Broad / Overlap (H02/00) — 30m</w:t>
            </w:r>
          </w:p>
          <w:p w14:paraId="6E6B978A" w14:textId="77777777" w:rsidR="001A20E6" w:rsidRDefault="00000000">
            <w:pPr>
              <w:pStyle w:val="TableCellTaskBadge"/>
              <w:shd w:val="clear" w:color="auto" w:fill="E3F2FD"/>
            </w:pPr>
            <w:r>
              <w:rPr>
                <w:b/>
                <w:bCs/>
                <w:color w:val="1976D2"/>
              </w:rPr>
              <w:t>STUDY</w:t>
            </w:r>
          </w:p>
          <w:p w14:paraId="30A18909" w14:textId="77777777" w:rsidR="001A20E6" w:rsidRDefault="00000000">
            <w:pPr>
              <w:pStyle w:val="TableCellTaskDetails"/>
            </w:pPr>
            <w:r>
              <w:t>• Revision - Broad / Overlap (H02/00) — 30m</w:t>
            </w:r>
          </w:p>
          <w:p w14:paraId="4012FA82" w14:textId="77777777" w:rsidR="001A20E6" w:rsidRDefault="00000000">
            <w:pPr>
              <w:pStyle w:val="TableCellTaskBadge"/>
              <w:shd w:val="clear" w:color="auto" w:fill="FCE4EC"/>
            </w:pPr>
            <w:r>
              <w:rPr>
                <w:b/>
                <w:bCs/>
                <w:color w:val="C2185B"/>
              </w:rPr>
              <w:t>REVISION</w:t>
            </w:r>
          </w:p>
          <w:p w14:paraId="332117B5" w14:textId="77777777" w:rsidR="001A20E6" w:rsidRDefault="00000000">
            <w:pPr>
              <w:pStyle w:val="TableCellTaskDetails"/>
            </w:pPr>
            <w:r>
              <w:t>• Revision - Advent of Islam (H02/01) — 30m</w:t>
            </w:r>
          </w:p>
          <w:p w14:paraId="1797435D" w14:textId="77777777" w:rsidR="001A20E6" w:rsidRDefault="00000000">
            <w:pPr>
              <w:pStyle w:val="TableCellTaskBadge"/>
              <w:shd w:val="clear" w:color="auto" w:fill="FCE4EC"/>
            </w:pPr>
            <w:r>
              <w:rPr>
                <w:b/>
                <w:bCs/>
                <w:color w:val="C2185B"/>
              </w:rPr>
              <w:t>REVISION</w:t>
            </w:r>
          </w:p>
          <w:p w14:paraId="20FFFAA3" w14:textId="77777777" w:rsidR="001A20E6" w:rsidRDefault="00000000">
            <w:pPr>
              <w:pStyle w:val="TableCellTaskDetails"/>
            </w:pPr>
            <w:r>
              <w:t>• Revision - Tripartite Struggle (H02/02) — 30m</w:t>
            </w:r>
          </w:p>
          <w:p w14:paraId="173F0D5E" w14:textId="77777777" w:rsidR="001A20E6" w:rsidRDefault="00000000">
            <w:pPr>
              <w:pStyle w:val="TableCellTaskBadge"/>
              <w:shd w:val="clear" w:color="auto" w:fill="FCE4EC"/>
            </w:pPr>
            <w:r>
              <w:rPr>
                <w:b/>
                <w:bCs/>
                <w:color w:val="C2185B"/>
              </w:rPr>
              <w:t>REVISION</w:t>
            </w:r>
          </w:p>
          <w:p w14:paraId="68F093EE" w14:textId="77777777" w:rsidR="001A20E6" w:rsidRDefault="00000000">
            <w:pPr>
              <w:pStyle w:val="TableCellTaskDetails"/>
            </w:pPr>
            <w:r>
              <w:t>• Practice - Broad / Overlap (H02/00) — 30m</w:t>
            </w:r>
          </w:p>
          <w:p w14:paraId="706807EC"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6204C93E" w14:textId="77777777" w:rsidR="001A20E6" w:rsidRDefault="00000000">
            <w:pPr>
              <w:pStyle w:val="TableCellTaskSubject"/>
            </w:pPr>
            <w:r>
              <w:t>History-Medieval</w:t>
            </w:r>
          </w:p>
          <w:p w14:paraId="6CA92790" w14:textId="77777777" w:rsidR="001A20E6" w:rsidRDefault="00000000">
            <w:pPr>
              <w:pStyle w:val="TableCellTaskDetails"/>
            </w:pPr>
            <w:r>
              <w:t>• Study - Advent of Islam (H02/01) — 30m</w:t>
            </w:r>
          </w:p>
          <w:p w14:paraId="305FA990" w14:textId="77777777" w:rsidR="001A20E6" w:rsidRDefault="00000000">
            <w:pPr>
              <w:pStyle w:val="TableCellTaskBadge"/>
              <w:shd w:val="clear" w:color="auto" w:fill="E3F2FD"/>
            </w:pPr>
            <w:r>
              <w:rPr>
                <w:b/>
                <w:bCs/>
                <w:color w:val="1976D2"/>
              </w:rPr>
              <w:t>STUDY</w:t>
            </w:r>
          </w:p>
          <w:p w14:paraId="60F8C284" w14:textId="77777777" w:rsidR="001A20E6" w:rsidRDefault="00000000">
            <w:pPr>
              <w:pStyle w:val="TableCellTaskDetails"/>
            </w:pPr>
            <w:r>
              <w:t>• Revision - Imperial Cholas (H02/03) — 30m</w:t>
            </w:r>
          </w:p>
          <w:p w14:paraId="424B2D8D" w14:textId="77777777" w:rsidR="001A20E6" w:rsidRDefault="00000000">
            <w:pPr>
              <w:pStyle w:val="TableCellTaskBadge"/>
              <w:shd w:val="clear" w:color="auto" w:fill="FCE4EC"/>
            </w:pPr>
            <w:r>
              <w:rPr>
                <w:b/>
                <w:bCs/>
                <w:color w:val="C2185B"/>
              </w:rPr>
              <w:t>REVISION</w:t>
            </w:r>
          </w:p>
          <w:p w14:paraId="591F4DC4" w14:textId="77777777" w:rsidR="001A20E6" w:rsidRDefault="00000000">
            <w:pPr>
              <w:pStyle w:val="TableCellTaskDetails"/>
            </w:pPr>
            <w:r>
              <w:t>• Revision - Delhi Sultanate (H02/04) — 30m</w:t>
            </w:r>
          </w:p>
          <w:p w14:paraId="20F7465A" w14:textId="77777777" w:rsidR="001A20E6" w:rsidRDefault="00000000">
            <w:pPr>
              <w:pStyle w:val="TableCellTaskBadge"/>
              <w:shd w:val="clear" w:color="auto" w:fill="FCE4EC"/>
            </w:pPr>
            <w:r>
              <w:rPr>
                <w:b/>
                <w:bCs/>
                <w:color w:val="C2185B"/>
              </w:rPr>
              <w:t>REVISION</w:t>
            </w:r>
          </w:p>
          <w:p w14:paraId="49529E9F" w14:textId="77777777" w:rsidR="001A20E6" w:rsidRDefault="00000000">
            <w:pPr>
              <w:pStyle w:val="TableCellTaskDetails"/>
            </w:pPr>
            <w:r>
              <w:t>• Revision - Mughals (H02/05) — 30m</w:t>
            </w:r>
          </w:p>
          <w:p w14:paraId="019C0EE2" w14:textId="77777777" w:rsidR="001A20E6" w:rsidRDefault="00000000">
            <w:pPr>
              <w:pStyle w:val="TableCellTaskBadge"/>
              <w:shd w:val="clear" w:color="auto" w:fill="FCE4EC"/>
            </w:pPr>
            <w:r>
              <w:rPr>
                <w:b/>
                <w:bCs/>
                <w:color w:val="C2185B"/>
              </w:rPr>
              <w:t>REVISION</w:t>
            </w:r>
          </w:p>
          <w:p w14:paraId="5AF3B4C3" w14:textId="77777777" w:rsidR="001A20E6" w:rsidRDefault="00000000">
            <w:pPr>
              <w:pStyle w:val="TableCellTaskDetails"/>
            </w:pPr>
            <w:r>
              <w:t>• Practice - Advent of Islam (H02/01) — 30m</w:t>
            </w:r>
          </w:p>
          <w:p w14:paraId="526A93AD" w14:textId="77777777" w:rsidR="001A20E6" w:rsidRDefault="00000000">
            <w:pPr>
              <w:pStyle w:val="TableCellTaskBadge"/>
              <w:shd w:val="clear" w:color="auto" w:fill="E8F5E8"/>
            </w:pPr>
            <w:r>
              <w:rPr>
                <w:b/>
                <w:bCs/>
                <w:color w:val="388E3C"/>
              </w:rPr>
              <w:t>PRACTICE</w:t>
            </w:r>
          </w:p>
        </w:tc>
        <w:tc>
          <w:tcPr>
            <w:tcW w:w="700" w:type="pct"/>
            <w:shd w:val="clear" w:color="auto" w:fill="E0F2FE"/>
            <w:tcMar>
              <w:top w:w="150" w:type="dxa"/>
              <w:left w:w="100" w:type="dxa"/>
              <w:bottom w:w="150" w:type="dxa"/>
              <w:right w:w="100" w:type="dxa"/>
            </w:tcMar>
          </w:tcPr>
          <w:p w14:paraId="5DB03C4C" w14:textId="77777777" w:rsidR="001A20E6" w:rsidRDefault="00000000">
            <w:pPr>
              <w:pStyle w:val="TableCellTaskSubject"/>
            </w:pPr>
            <w:r>
              <w:t>History-Modern</w:t>
            </w:r>
          </w:p>
          <w:p w14:paraId="4D061164" w14:textId="77777777" w:rsidR="001A20E6" w:rsidRDefault="00000000">
            <w:pPr>
              <w:pStyle w:val="TableCellTaskDetails"/>
            </w:pPr>
            <w:r>
              <w:t>• Study - Broad / Overlap (H03/00) — 30m</w:t>
            </w:r>
          </w:p>
          <w:p w14:paraId="7CD604BD" w14:textId="77777777" w:rsidR="001A20E6" w:rsidRDefault="00000000">
            <w:pPr>
              <w:pStyle w:val="TableCellTaskBadge"/>
              <w:shd w:val="clear" w:color="auto" w:fill="E3F2FD"/>
            </w:pPr>
            <w:r>
              <w:rPr>
                <w:b/>
                <w:bCs/>
                <w:color w:val="1976D2"/>
              </w:rPr>
              <w:t>STUDY</w:t>
            </w:r>
          </w:p>
          <w:p w14:paraId="3980B794" w14:textId="77777777" w:rsidR="001A20E6" w:rsidRDefault="00000000">
            <w:pPr>
              <w:pStyle w:val="TableCellTaskDetails"/>
            </w:pPr>
            <w:r>
              <w:t>• Revision - Broad / Overlap (H03/00) — 30m</w:t>
            </w:r>
          </w:p>
          <w:p w14:paraId="1A0F786B" w14:textId="77777777" w:rsidR="001A20E6" w:rsidRDefault="00000000">
            <w:pPr>
              <w:pStyle w:val="TableCellTaskBadge"/>
              <w:shd w:val="clear" w:color="auto" w:fill="FCE4EC"/>
            </w:pPr>
            <w:r>
              <w:rPr>
                <w:b/>
                <w:bCs/>
                <w:color w:val="C2185B"/>
              </w:rPr>
              <w:t>REVISION</w:t>
            </w:r>
          </w:p>
          <w:p w14:paraId="5E8B5791" w14:textId="77777777" w:rsidR="001A20E6" w:rsidRDefault="00000000">
            <w:pPr>
              <w:pStyle w:val="TableCellTaskDetails"/>
            </w:pPr>
            <w:r>
              <w:t>• Revision - Advent of Europeans (H03/01) — 30m</w:t>
            </w:r>
          </w:p>
          <w:p w14:paraId="22AB4672" w14:textId="77777777" w:rsidR="001A20E6" w:rsidRDefault="00000000">
            <w:pPr>
              <w:pStyle w:val="TableCellTaskBadge"/>
              <w:shd w:val="clear" w:color="auto" w:fill="FCE4EC"/>
            </w:pPr>
            <w:r>
              <w:rPr>
                <w:b/>
                <w:bCs/>
                <w:color w:val="C2185B"/>
              </w:rPr>
              <w:t>REVISION</w:t>
            </w:r>
          </w:p>
          <w:p w14:paraId="1FBA450E" w14:textId="77777777" w:rsidR="001A20E6" w:rsidRDefault="00000000">
            <w:pPr>
              <w:pStyle w:val="TableCellTaskDetails"/>
            </w:pPr>
            <w:r>
              <w:t>• Revision - British Conquest and consolidation; Sepoy Mutiny (H03/02) — 30m</w:t>
            </w:r>
          </w:p>
          <w:p w14:paraId="47F7E20F" w14:textId="77777777" w:rsidR="001A20E6" w:rsidRDefault="00000000">
            <w:pPr>
              <w:pStyle w:val="TableCellTaskBadge"/>
              <w:shd w:val="clear" w:color="auto" w:fill="FCE4EC"/>
            </w:pPr>
            <w:r>
              <w:rPr>
                <w:b/>
                <w:bCs/>
                <w:color w:val="C2185B"/>
              </w:rPr>
              <w:t>REVISION</w:t>
            </w:r>
          </w:p>
          <w:p w14:paraId="0BA8273A" w14:textId="77777777" w:rsidR="001A20E6" w:rsidRDefault="00000000">
            <w:pPr>
              <w:pStyle w:val="TableCellTaskDetails"/>
            </w:pPr>
            <w:r>
              <w:t>• Practice - Broad / Overlap (H03/00) — 30m</w:t>
            </w:r>
          </w:p>
          <w:p w14:paraId="4CF5A460"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06AFDB95" w14:textId="77777777" w:rsidR="001A20E6" w:rsidRDefault="001A20E6"/>
        </w:tc>
      </w:tr>
    </w:tbl>
    <w:p w14:paraId="246181B5" w14:textId="77777777" w:rsidR="001A20E6" w:rsidRDefault="001A20E6">
      <w:pPr>
        <w:spacing w:after="400"/>
      </w:pPr>
    </w:p>
    <w:p w14:paraId="4BB9B493" w14:textId="77777777" w:rsidR="001A20E6" w:rsidRDefault="00000000">
      <w:pPr>
        <w:pStyle w:val="ResourceTitle"/>
      </w:pPr>
      <w:r>
        <w:t>📚 Resources for Jul 25 - Jul 31</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005016E7" w14:textId="77777777">
        <w:tc>
          <w:tcPr>
            <w:tcW w:w="1650" w:type="pct"/>
            <w:tcBorders>
              <w:bottom w:val="single" w:sz="2" w:space="0" w:color="D1D5DB"/>
              <w:right w:val="single" w:sz="2" w:space="0" w:color="D1D5DB"/>
            </w:tcBorders>
            <w:tcMar>
              <w:top w:w="200" w:type="dxa"/>
              <w:left w:w="150" w:type="dxa"/>
              <w:bottom w:w="200" w:type="dxa"/>
              <w:right w:w="150" w:type="dxa"/>
            </w:tcMar>
          </w:tcPr>
          <w:p w14:paraId="2E51519B" w14:textId="77777777" w:rsidR="001A20E6" w:rsidRDefault="00000000">
            <w:pPr>
              <w:pStyle w:val="TableCellSubjectName"/>
            </w:pPr>
            <w:r>
              <w:t>Sociology</w:t>
            </w:r>
          </w:p>
          <w:p w14:paraId="00B477DC" w14:textId="77777777" w:rsidR="001A20E6" w:rsidRDefault="00000000">
            <w:pPr>
              <w:pStyle w:val="TableCellCategoryTitle"/>
            </w:pPr>
            <w:r>
              <w:t>📝 Practice Materials</w:t>
            </w:r>
          </w:p>
          <w:p w14:paraId="2666F084" w14:textId="77777777" w:rsidR="001A20E6" w:rsidRDefault="00000000">
            <w:pPr>
              <w:pStyle w:val="TableCellResourceItem"/>
            </w:pPr>
            <w:r>
              <w:t>• La Excellence Sociology Material</w:t>
            </w:r>
          </w:p>
          <w:p w14:paraId="5625B745" w14:textId="77777777" w:rsidR="001A20E6" w:rsidRDefault="00000000">
            <w:pPr>
              <w:pStyle w:val="TableCellResourceItem"/>
            </w:pPr>
            <w:r>
              <w:t>• Mains RRP + Prelims RRP</w:t>
            </w:r>
          </w:p>
          <w:p w14:paraId="7FF4A3B2" w14:textId="77777777" w:rsidR="001A20E6" w:rsidRDefault="00000000">
            <w:pPr>
              <w:pStyle w:val="TableCellResourceItem"/>
            </w:pPr>
            <w:r>
              <w:t>• Prelims &amp; Mains Workbooks</w:t>
            </w:r>
          </w:p>
          <w:p w14:paraId="6738F326" w14:textId="77777777" w:rsidR="001A20E6" w:rsidRDefault="00000000">
            <w:pPr>
              <w:pStyle w:val="TableCellResourceItem"/>
            </w:pPr>
            <w:r>
              <w:t>• Previous Year Question Papers</w:t>
            </w:r>
          </w:p>
          <w:p w14:paraId="0ED4F304" w14:textId="77777777" w:rsidR="001A20E6" w:rsidRDefault="00000000">
            <w:pPr>
              <w:pStyle w:val="TableCellResourceItem"/>
            </w:pPr>
            <w:r>
              <w:t>• Mock Tests</w:t>
            </w:r>
          </w:p>
          <w:p w14:paraId="1A7B9DBF" w14:textId="77777777" w:rsidR="001A20E6" w:rsidRDefault="00000000">
            <w:pPr>
              <w:pStyle w:val="TableCellResourceItem"/>
            </w:pPr>
            <w:r>
              <w:t>• La Excellence Indian Society Material</w:t>
            </w:r>
          </w:p>
          <w:p w14:paraId="135F7232" w14:textId="77777777" w:rsidR="001A20E6" w:rsidRDefault="00000000">
            <w:pPr>
              <w:pStyle w:val="TableCellResourceItem"/>
            </w:pPr>
            <w:r>
              <w:t>• Mains Workbook - Paper I</w:t>
            </w:r>
          </w:p>
          <w:p w14:paraId="4FAC986B" w14:textId="77777777" w:rsidR="001A20E6" w:rsidRDefault="00000000">
            <w:pPr>
              <w:pStyle w:val="TableCellResourceItem"/>
            </w:pPr>
            <w:r>
              <w:t>• La Excellence Social Change Material</w:t>
            </w:r>
          </w:p>
          <w:p w14:paraId="2B6019D0" w14:textId="77777777" w:rsidR="001A20E6" w:rsidRDefault="00000000">
            <w:pPr>
              <w:pStyle w:val="TableCellResourceItem"/>
            </w:pPr>
            <w:r>
              <w:t>• Mains Workbook - Paper II</w:t>
            </w:r>
          </w:p>
          <w:p w14:paraId="20CB0B58" w14:textId="77777777" w:rsidR="001A20E6" w:rsidRDefault="00000000">
            <w:pPr>
              <w:pStyle w:val="TableCellResourceItem"/>
            </w:pPr>
            <w:r>
              <w:t>• La Excellence Sociology of Religion Material</w:t>
            </w:r>
          </w:p>
          <w:p w14:paraId="287EED16" w14:textId="77777777" w:rsidR="001A20E6" w:rsidRDefault="00000000">
            <w:pPr>
              <w:pStyle w:val="TableCellResourceItem"/>
            </w:pPr>
            <w:r>
              <w:t>• Mains Workbook</w:t>
            </w:r>
          </w:p>
          <w:p w14:paraId="285A2EB9" w14:textId="77777777" w:rsidR="001A20E6" w:rsidRDefault="00000000">
            <w:pPr>
              <w:pStyle w:val="TableCellResourceItem"/>
            </w:pPr>
            <w:r>
              <w:t>• La Excellence Sociology of Education Material</w:t>
            </w:r>
          </w:p>
          <w:p w14:paraId="26BF3EDC" w14:textId="77777777" w:rsidR="001A20E6" w:rsidRDefault="00000000">
            <w:pPr>
              <w:pStyle w:val="TableCellResourceItem"/>
            </w:pPr>
            <w:r>
              <w:t>• Mains Workbook</w:t>
            </w:r>
          </w:p>
          <w:p w14:paraId="11DB349F" w14:textId="77777777" w:rsidR="001A20E6" w:rsidRDefault="00000000">
            <w:pPr>
              <w:pStyle w:val="TableCellResourceItem"/>
            </w:pPr>
            <w:r>
              <w:t>• La Excellence Social Stratification Material</w:t>
            </w:r>
          </w:p>
          <w:p w14:paraId="217E822B" w14:textId="77777777" w:rsidR="001A20E6" w:rsidRDefault="00000000">
            <w:pPr>
              <w:pStyle w:val="TableCellResourceItem"/>
            </w:pPr>
            <w:r>
              <w:t>• Mains Workbook</w:t>
            </w:r>
          </w:p>
          <w:p w14:paraId="0D546D43" w14:textId="77777777" w:rsidR="001A20E6" w:rsidRDefault="00000000">
            <w:pPr>
              <w:pStyle w:val="TableCellResourceItem"/>
            </w:pPr>
            <w:r>
              <w:t>• La Excellence Gender Studies Material</w:t>
            </w:r>
          </w:p>
          <w:p w14:paraId="7AF05B4F" w14:textId="77777777" w:rsidR="001A20E6" w:rsidRDefault="00000000">
            <w:pPr>
              <w:pStyle w:val="TableCellResourceItem"/>
            </w:pPr>
            <w:r>
              <w:t>• Mains Workbook</w:t>
            </w:r>
          </w:p>
          <w:p w14:paraId="71EBD9D6" w14:textId="77777777" w:rsidR="001A20E6" w:rsidRDefault="00000000">
            <w:pPr>
              <w:pStyle w:val="TableCellResourceItem"/>
            </w:pPr>
            <w:r>
              <w:t>• La Excellence Urban Sociology Material</w:t>
            </w:r>
          </w:p>
          <w:p w14:paraId="0010D56A" w14:textId="77777777" w:rsidR="001A20E6" w:rsidRDefault="00000000">
            <w:pPr>
              <w:pStyle w:val="TableCellResourceItem"/>
            </w:pPr>
            <w:r>
              <w:t>• Mains Workbook</w:t>
            </w:r>
          </w:p>
          <w:p w14:paraId="20D801ED" w14:textId="77777777" w:rsidR="001A20E6" w:rsidRDefault="00000000">
            <w:pPr>
              <w:pStyle w:val="TableCellResourceItem"/>
            </w:pPr>
            <w:r>
              <w:t>• La Excellence Rural Sociology Material</w:t>
            </w:r>
          </w:p>
          <w:p w14:paraId="19CEA057" w14:textId="77777777" w:rsidR="001A20E6" w:rsidRDefault="00000000">
            <w:pPr>
              <w:pStyle w:val="TableCellResourceItem"/>
            </w:pPr>
            <w:r>
              <w:t>• Mains Workbook</w:t>
            </w:r>
          </w:p>
          <w:p w14:paraId="26E9F669" w14:textId="77777777" w:rsidR="001A20E6" w:rsidRDefault="00000000">
            <w:pPr>
              <w:pStyle w:val="TableCellResourceItem"/>
            </w:pPr>
            <w:r>
              <w:t>• La Excellence Social Movements Material</w:t>
            </w:r>
          </w:p>
          <w:p w14:paraId="789ED496" w14:textId="77777777" w:rsidR="001A20E6" w:rsidRDefault="00000000">
            <w:pPr>
              <w:pStyle w:val="TableCellResourceItem"/>
            </w:pPr>
            <w:r>
              <w:t>• Mains Workbook</w:t>
            </w:r>
          </w:p>
          <w:p w14:paraId="004E7269" w14:textId="77777777" w:rsidR="001A20E6" w:rsidRDefault="00000000">
            <w:pPr>
              <w:pStyle w:val="TableCellResourceItem"/>
            </w:pPr>
            <w:r>
              <w:t>• La Excellence Sociology of Health Material</w:t>
            </w:r>
          </w:p>
          <w:p w14:paraId="5C87D99E" w14:textId="77777777" w:rsidR="001A20E6" w:rsidRDefault="00000000">
            <w:pPr>
              <w:pStyle w:val="TableCellResourceItem"/>
            </w:pPr>
            <w:r>
              <w:t>• Mains Workbook</w:t>
            </w:r>
          </w:p>
          <w:p w14:paraId="62B47A6F" w14:textId="77777777" w:rsidR="001A20E6" w:rsidRDefault="00000000">
            <w:pPr>
              <w:pStyle w:val="TableCellResourceItem"/>
            </w:pPr>
            <w:r>
              <w:t>• La Excellence Sociology of Law Material</w:t>
            </w:r>
          </w:p>
          <w:p w14:paraId="40C9DC1A" w14:textId="77777777" w:rsidR="001A20E6" w:rsidRDefault="00000000">
            <w:pPr>
              <w:pStyle w:val="TableCellResourceItem"/>
            </w:pPr>
            <w:r>
              <w:t>• Mains Workbook</w:t>
            </w:r>
          </w:p>
          <w:p w14:paraId="1B0D9AE1" w14:textId="77777777" w:rsidR="001A20E6" w:rsidRDefault="00000000">
            <w:pPr>
              <w:pStyle w:val="TableCellResourceItem"/>
            </w:pPr>
            <w:r>
              <w:t>• La Excellence Sociology of Media Material</w:t>
            </w:r>
          </w:p>
          <w:p w14:paraId="73FB5D83" w14:textId="77777777" w:rsidR="001A20E6" w:rsidRDefault="00000000">
            <w:pPr>
              <w:pStyle w:val="TableCellResourceItem"/>
            </w:pPr>
            <w:r>
              <w:t>• Mains Workbook</w:t>
            </w:r>
          </w:p>
          <w:p w14:paraId="0D3F5823" w14:textId="77777777" w:rsidR="001A20E6" w:rsidRDefault="00000000">
            <w:pPr>
              <w:pStyle w:val="TableCellResourceItem"/>
            </w:pPr>
            <w:r>
              <w:t>• La Excellence Sociology of Science Material</w:t>
            </w:r>
          </w:p>
          <w:p w14:paraId="5224FF9F" w14:textId="77777777" w:rsidR="001A20E6" w:rsidRDefault="00000000">
            <w:pPr>
              <w:pStyle w:val="TableCellResourceItem"/>
            </w:pPr>
            <w:r>
              <w:t>• Mains Workbook</w:t>
            </w:r>
          </w:p>
          <w:p w14:paraId="706F467C" w14:textId="77777777" w:rsidR="001A20E6" w:rsidRDefault="00000000">
            <w:pPr>
              <w:pStyle w:val="TableCellResourceItem"/>
            </w:pPr>
            <w:r>
              <w:t>• La Excellence Sociology of Environment Material</w:t>
            </w:r>
          </w:p>
          <w:p w14:paraId="77EFE713" w14:textId="77777777" w:rsidR="001A20E6" w:rsidRDefault="00000000">
            <w:pPr>
              <w:pStyle w:val="TableCellResourceItem"/>
            </w:pPr>
            <w:r>
              <w:t>• Mains Workbook</w:t>
            </w:r>
          </w:p>
          <w:p w14:paraId="4980B09F" w14:textId="77777777" w:rsidR="001A20E6" w:rsidRDefault="00000000">
            <w:pPr>
              <w:pStyle w:val="TableCellResourceItem"/>
            </w:pPr>
            <w:r>
              <w:t>• La Excellence Sociology of Globalization Material</w:t>
            </w:r>
          </w:p>
          <w:p w14:paraId="6904B32E" w14:textId="77777777" w:rsidR="001A20E6" w:rsidRDefault="00000000">
            <w:pPr>
              <w:pStyle w:val="TableCellResourceItem"/>
            </w:pPr>
            <w:r>
              <w:t>• Mains Workbook</w:t>
            </w:r>
          </w:p>
          <w:p w14:paraId="745AC95E" w14:textId="77777777" w:rsidR="001A20E6" w:rsidRDefault="00000000">
            <w:pPr>
              <w:pStyle w:val="TableCellResourceItem"/>
            </w:pPr>
            <w:r>
              <w:t>• La Excellence Sociology of Work Material</w:t>
            </w:r>
          </w:p>
          <w:p w14:paraId="59EC1D4C" w14:textId="77777777" w:rsidR="001A20E6" w:rsidRDefault="00000000">
            <w:pPr>
              <w:pStyle w:val="TableCellResourceItem"/>
            </w:pPr>
            <w:r>
              <w:t>• Mains Workbook</w:t>
            </w:r>
          </w:p>
          <w:p w14:paraId="522CDA14" w14:textId="77777777" w:rsidR="001A20E6" w:rsidRDefault="00000000">
            <w:pPr>
              <w:pStyle w:val="TableCellCategoryTitle"/>
            </w:pPr>
            <w:r>
              <w:t>📰 Current Affairs</w:t>
            </w:r>
          </w:p>
          <w:p w14:paraId="1DB71991" w14:textId="77777777" w:rsidR="001A20E6" w:rsidRDefault="00000000">
            <w:pPr>
              <w:pStyle w:val="TableCellResourceItem"/>
            </w:pPr>
            <w:r>
              <w:t>• Indian Sociological Review</w:t>
            </w:r>
          </w:p>
          <w:p w14:paraId="145CA386" w14:textId="77777777" w:rsidR="001A20E6" w:rsidRDefault="00000000">
            <w:pPr>
              <w:pStyle w:val="TableCellResourceItem"/>
            </w:pPr>
            <w:r>
              <w:t>• Economic and Political Weekly (EPW)</w:t>
            </w:r>
          </w:p>
          <w:p w14:paraId="40FA08F9" w14:textId="77777777" w:rsidR="001A20E6" w:rsidRDefault="00000000">
            <w:pPr>
              <w:pStyle w:val="TableCellResourceItem"/>
            </w:pPr>
            <w:r>
              <w:t>• Newspapers (The Hindu, Indian Express - Social issues)</w:t>
            </w:r>
          </w:p>
          <w:p w14:paraId="53370243" w14:textId="77777777" w:rsidR="001A20E6" w:rsidRDefault="00000000">
            <w:pPr>
              <w:pStyle w:val="TableCellResourceItem"/>
            </w:pPr>
            <w:r>
              <w:t>• Yojana Magazine</w:t>
            </w:r>
          </w:p>
          <w:p w14:paraId="005E9AF6" w14:textId="77777777" w:rsidR="001A20E6" w:rsidRDefault="00000000">
            <w:pPr>
              <w:pStyle w:val="TableCellResourceItem"/>
            </w:pPr>
            <w:r>
              <w:t>• Kurukshetra Magazine</w:t>
            </w:r>
          </w:p>
          <w:p w14:paraId="486B81F2" w14:textId="77777777" w:rsidR="001A20E6" w:rsidRDefault="00000000">
            <w:pPr>
              <w:pStyle w:val="TableCellResourceItem"/>
            </w:pPr>
            <w:r>
              <w:t>• Social Watch India Reports</w:t>
            </w:r>
          </w:p>
          <w:p w14:paraId="5F64EBB1" w14:textId="77777777" w:rsidR="001A20E6" w:rsidRDefault="00000000">
            <w:pPr>
              <w:pStyle w:val="TableCellResourceItem"/>
            </w:pPr>
            <w:r>
              <w:t>• NSSO Reports</w:t>
            </w:r>
          </w:p>
          <w:p w14:paraId="3DB2D82B" w14:textId="77777777" w:rsidR="001A20E6" w:rsidRDefault="00000000">
            <w:pPr>
              <w:pStyle w:val="TableCellResourceItem"/>
            </w:pPr>
            <w:r>
              <w:t>• NFHS Reports</w:t>
            </w:r>
          </w:p>
          <w:p w14:paraId="111BAE8F" w14:textId="77777777" w:rsidR="001A20E6" w:rsidRDefault="00000000">
            <w:pPr>
              <w:pStyle w:val="TableCellResourceItem"/>
            </w:pPr>
            <w:r>
              <w:t>• EPW Articles on Indian Society</w:t>
            </w:r>
          </w:p>
          <w:p w14:paraId="6E045B9E" w14:textId="77777777" w:rsidR="001A20E6" w:rsidRDefault="00000000">
            <w:pPr>
              <w:pStyle w:val="TableCellResourceItem"/>
            </w:pPr>
            <w:r>
              <w:t>• Census Reports</w:t>
            </w:r>
          </w:p>
          <w:p w14:paraId="383BBB07" w14:textId="77777777" w:rsidR="001A20E6" w:rsidRDefault="00000000">
            <w:pPr>
              <w:pStyle w:val="TableCellResourceItem"/>
            </w:pPr>
            <w:r>
              <w:t>• Social Development Reports</w:t>
            </w:r>
          </w:p>
          <w:p w14:paraId="6682D455" w14:textId="77777777" w:rsidR="001A20E6" w:rsidRDefault="00000000">
            <w:pPr>
              <w:pStyle w:val="TableCellResourceItem"/>
            </w:pPr>
            <w:r>
              <w:t>• Planning Commission Reports</w:t>
            </w:r>
          </w:p>
          <w:p w14:paraId="4418A416" w14:textId="77777777" w:rsidR="001A20E6" w:rsidRDefault="00000000">
            <w:pPr>
              <w:pStyle w:val="TableCellResourceItem"/>
            </w:pPr>
            <w:r>
              <w:t>• NITI Aayog Reports</w:t>
            </w:r>
          </w:p>
          <w:p w14:paraId="005BA65B" w14:textId="77777777" w:rsidR="001A20E6" w:rsidRDefault="00000000">
            <w:pPr>
              <w:pStyle w:val="TableCellResourceItem"/>
            </w:pPr>
            <w:r>
              <w:t>• World Bank Reports on India</w:t>
            </w:r>
          </w:p>
          <w:p w14:paraId="570993AD" w14:textId="77777777" w:rsidR="001A20E6" w:rsidRDefault="00000000">
            <w:pPr>
              <w:pStyle w:val="TableCellResourceItem"/>
            </w:pPr>
            <w:r>
              <w:t>• Religious Demographics Reports</w:t>
            </w:r>
          </w:p>
          <w:p w14:paraId="25732A8B" w14:textId="77777777" w:rsidR="001A20E6" w:rsidRDefault="00000000">
            <w:pPr>
              <w:pStyle w:val="TableCellResourceItem"/>
            </w:pPr>
            <w:r>
              <w:t>• Minority Commission Reports</w:t>
            </w:r>
          </w:p>
          <w:p w14:paraId="4E33DE6D" w14:textId="77777777" w:rsidR="001A20E6" w:rsidRDefault="00000000">
            <w:pPr>
              <w:pStyle w:val="TableCellResourceItem"/>
            </w:pPr>
            <w:r>
              <w:t>• ASER Reports</w:t>
            </w:r>
          </w:p>
          <w:p w14:paraId="36E8E3D3" w14:textId="77777777" w:rsidR="001A20E6" w:rsidRDefault="00000000">
            <w:pPr>
              <w:pStyle w:val="TableCellResourceItem"/>
            </w:pPr>
            <w:r>
              <w:t>• NEP 2020</w:t>
            </w:r>
          </w:p>
          <w:p w14:paraId="1F78E288" w14:textId="77777777" w:rsidR="001A20E6" w:rsidRDefault="00000000">
            <w:pPr>
              <w:pStyle w:val="TableCellResourceItem"/>
            </w:pPr>
            <w:r>
              <w:t>• Education Statistics Reports</w:t>
            </w:r>
          </w:p>
          <w:p w14:paraId="7B973CD1" w14:textId="77777777" w:rsidR="001A20E6" w:rsidRDefault="00000000">
            <w:pPr>
              <w:pStyle w:val="TableCellResourceItem"/>
            </w:pPr>
            <w:r>
              <w:t>• Sachar Committee Report</w:t>
            </w:r>
          </w:p>
          <w:p w14:paraId="74050DB7" w14:textId="77777777" w:rsidR="001A20E6" w:rsidRDefault="00000000">
            <w:pPr>
              <w:pStyle w:val="TableCellResourceItem"/>
            </w:pPr>
            <w:r>
              <w:t>• Mandal Commission Report</w:t>
            </w:r>
          </w:p>
          <w:p w14:paraId="00EC25FD" w14:textId="77777777" w:rsidR="001A20E6" w:rsidRDefault="00000000">
            <w:pPr>
              <w:pStyle w:val="TableCellResourceItem"/>
            </w:pPr>
            <w:r>
              <w:t>• Caste Census Data</w:t>
            </w:r>
          </w:p>
          <w:p w14:paraId="7E79FBCD" w14:textId="77777777" w:rsidR="001A20E6" w:rsidRDefault="00000000">
            <w:pPr>
              <w:pStyle w:val="TableCellResourceItem"/>
            </w:pPr>
            <w:r>
              <w:t>• Gender Budget Reports</w:t>
            </w:r>
          </w:p>
          <w:p w14:paraId="28BDDDB6" w14:textId="77777777" w:rsidR="001A20E6" w:rsidRDefault="00000000">
            <w:pPr>
              <w:pStyle w:val="TableCellResourceItem"/>
            </w:pPr>
            <w:r>
              <w:t>• Women and Child Development Ministry Reports</w:t>
            </w:r>
          </w:p>
          <w:p w14:paraId="16EF6643" w14:textId="77777777" w:rsidR="001A20E6" w:rsidRDefault="00000000">
            <w:pPr>
              <w:pStyle w:val="TableCellResourceItem"/>
            </w:pPr>
            <w:r>
              <w:t>• NFHS Gender Data</w:t>
            </w:r>
          </w:p>
          <w:p w14:paraId="7932D554" w14:textId="77777777" w:rsidR="001A20E6" w:rsidRDefault="00000000">
            <w:pPr>
              <w:pStyle w:val="TableCellResourceItem"/>
            </w:pPr>
            <w:r>
              <w:t>• Census Urban Data</w:t>
            </w:r>
          </w:p>
          <w:p w14:paraId="2E2EF22D" w14:textId="77777777" w:rsidR="001A20E6" w:rsidRDefault="00000000">
            <w:pPr>
              <w:pStyle w:val="TableCellResourceItem"/>
            </w:pPr>
            <w:r>
              <w:t>• Smart Cities Mission Reports</w:t>
            </w:r>
          </w:p>
          <w:p w14:paraId="5A0D6929" w14:textId="77777777" w:rsidR="001A20E6" w:rsidRDefault="00000000">
            <w:pPr>
              <w:pStyle w:val="TableCellResourceItem"/>
            </w:pPr>
            <w:r>
              <w:t>• Urban Development Ministry Reports</w:t>
            </w:r>
          </w:p>
          <w:p w14:paraId="4F88284E" w14:textId="77777777" w:rsidR="001A20E6" w:rsidRDefault="00000000">
            <w:pPr>
              <w:pStyle w:val="TableCellResourceItem"/>
            </w:pPr>
            <w:r>
              <w:t>• Rural Development Ministry Reports</w:t>
            </w:r>
          </w:p>
          <w:p w14:paraId="357F0D15" w14:textId="77777777" w:rsidR="001A20E6" w:rsidRDefault="00000000">
            <w:pPr>
              <w:pStyle w:val="TableCellResourceItem"/>
            </w:pPr>
            <w:r>
              <w:t>• MGNREGA Reports</w:t>
            </w:r>
          </w:p>
          <w:p w14:paraId="6625A2D0" w14:textId="77777777" w:rsidR="001A20E6" w:rsidRDefault="00000000">
            <w:pPr>
              <w:pStyle w:val="TableCellResourceItem"/>
            </w:pPr>
            <w:r>
              <w:t>• Panchayati Raj Statistics</w:t>
            </w:r>
          </w:p>
          <w:p w14:paraId="4CE3EAA4" w14:textId="77777777" w:rsidR="001A20E6" w:rsidRDefault="00000000">
            <w:pPr>
              <w:pStyle w:val="TableCellResourceItem"/>
            </w:pPr>
            <w:r>
              <w:t>• Social Movement Case Studies</w:t>
            </w:r>
          </w:p>
          <w:p w14:paraId="5EAD70B0" w14:textId="77777777" w:rsidR="001A20E6" w:rsidRDefault="00000000">
            <w:pPr>
              <w:pStyle w:val="TableCellResourceItem"/>
            </w:pPr>
            <w:r>
              <w:t>• Civil Society Reports</w:t>
            </w:r>
          </w:p>
          <w:p w14:paraId="3EC90B58" w14:textId="77777777" w:rsidR="001A20E6" w:rsidRDefault="00000000">
            <w:pPr>
              <w:pStyle w:val="TableCellResourceItem"/>
            </w:pPr>
            <w:r>
              <w:t>• Human Rights Reports</w:t>
            </w:r>
          </w:p>
          <w:p w14:paraId="41C50F07" w14:textId="77777777" w:rsidR="001A20E6" w:rsidRDefault="00000000">
            <w:pPr>
              <w:pStyle w:val="TableCellResourceItem"/>
            </w:pPr>
            <w:r>
              <w:t>• Health Ministry Reports</w:t>
            </w:r>
          </w:p>
          <w:p w14:paraId="3FDE5423" w14:textId="77777777" w:rsidR="001A20E6" w:rsidRDefault="00000000">
            <w:pPr>
              <w:pStyle w:val="TableCellResourceItem"/>
            </w:pPr>
            <w:r>
              <w:t>• WHO Reports on India</w:t>
            </w:r>
          </w:p>
          <w:p w14:paraId="4F4E9F53" w14:textId="77777777" w:rsidR="001A20E6" w:rsidRDefault="00000000">
            <w:pPr>
              <w:pStyle w:val="TableCellResourceItem"/>
            </w:pPr>
            <w:r>
              <w:t>• Ayushman Bharat Reports</w:t>
            </w:r>
          </w:p>
          <w:p w14:paraId="1643207A" w14:textId="77777777" w:rsidR="001A20E6" w:rsidRDefault="00000000">
            <w:pPr>
              <w:pStyle w:val="TableCellResourceItem"/>
            </w:pPr>
            <w:r>
              <w:t>• Law Commission Reports</w:t>
            </w:r>
          </w:p>
          <w:p w14:paraId="28419C53" w14:textId="77777777" w:rsidR="001A20E6" w:rsidRDefault="00000000">
            <w:pPr>
              <w:pStyle w:val="TableCellResourceItem"/>
            </w:pPr>
            <w:r>
              <w:t>• Supreme Court Judgments</w:t>
            </w:r>
          </w:p>
          <w:p w14:paraId="7816D1DF" w14:textId="77777777" w:rsidR="001A20E6" w:rsidRDefault="00000000">
            <w:pPr>
              <w:pStyle w:val="TableCellResourceItem"/>
            </w:pPr>
            <w:r>
              <w:t>• Legal Aid Reports</w:t>
            </w:r>
          </w:p>
          <w:p w14:paraId="1E7E6148" w14:textId="77777777" w:rsidR="001A20E6" w:rsidRDefault="00000000">
            <w:pPr>
              <w:pStyle w:val="TableCellResourceItem"/>
            </w:pPr>
            <w:r>
              <w:t>• Media Reports</w:t>
            </w:r>
          </w:p>
          <w:p w14:paraId="7166D800" w14:textId="77777777" w:rsidR="001A20E6" w:rsidRDefault="00000000">
            <w:pPr>
              <w:pStyle w:val="TableCellResourceItem"/>
            </w:pPr>
            <w:r>
              <w:t>• Broadcasting Ministry Reports</w:t>
            </w:r>
          </w:p>
          <w:p w14:paraId="117977D5" w14:textId="77777777" w:rsidR="001A20E6" w:rsidRDefault="00000000">
            <w:pPr>
              <w:pStyle w:val="TableCellResourceItem"/>
            </w:pPr>
            <w:r>
              <w:t>• Social Media Impact Studies</w:t>
            </w:r>
          </w:p>
          <w:p w14:paraId="7BF6D535" w14:textId="77777777" w:rsidR="001A20E6" w:rsidRDefault="00000000">
            <w:pPr>
              <w:pStyle w:val="TableCellResourceItem"/>
            </w:pPr>
            <w:r>
              <w:t>• Science and Technology Ministry Reports</w:t>
            </w:r>
          </w:p>
          <w:p w14:paraId="475E4040" w14:textId="77777777" w:rsidR="001A20E6" w:rsidRDefault="00000000">
            <w:pPr>
              <w:pStyle w:val="TableCellResourceItem"/>
            </w:pPr>
            <w:r>
              <w:t>• ISRO Reports</w:t>
            </w:r>
          </w:p>
          <w:p w14:paraId="05D3A39B" w14:textId="77777777" w:rsidR="001A20E6" w:rsidRDefault="00000000">
            <w:pPr>
              <w:pStyle w:val="TableCellResourceItem"/>
            </w:pPr>
            <w:r>
              <w:t>• Digital India Reports</w:t>
            </w:r>
          </w:p>
          <w:p w14:paraId="2338284F" w14:textId="77777777" w:rsidR="001A20E6" w:rsidRDefault="00000000">
            <w:pPr>
              <w:pStyle w:val="TableCellResourceItem"/>
            </w:pPr>
            <w:r>
              <w:t>• Environment Ministry Reports</w:t>
            </w:r>
          </w:p>
          <w:p w14:paraId="3C6F1E9D" w14:textId="77777777" w:rsidR="001A20E6" w:rsidRDefault="00000000">
            <w:pPr>
              <w:pStyle w:val="TableCellResourceItem"/>
            </w:pPr>
            <w:r>
              <w:t>• Climate Change Reports</w:t>
            </w:r>
          </w:p>
          <w:p w14:paraId="0DF6448E" w14:textId="77777777" w:rsidR="001A20E6" w:rsidRDefault="00000000">
            <w:pPr>
              <w:pStyle w:val="TableCellResourceItem"/>
            </w:pPr>
            <w:r>
              <w:t>• Sustainable Development Reports</w:t>
            </w:r>
          </w:p>
          <w:p w14:paraId="3BB0B50E" w14:textId="77777777" w:rsidR="001A20E6" w:rsidRDefault="00000000">
            <w:pPr>
              <w:pStyle w:val="TableCellResourceItem"/>
            </w:pPr>
            <w:r>
              <w:t>• WTO Reports</w:t>
            </w:r>
          </w:p>
          <w:p w14:paraId="051EC024" w14:textId="77777777" w:rsidR="001A20E6" w:rsidRDefault="00000000">
            <w:pPr>
              <w:pStyle w:val="TableCellResourceItem"/>
            </w:pPr>
            <w:r>
              <w:t>• Globalization Impact Studies</w:t>
            </w:r>
          </w:p>
          <w:p w14:paraId="07BDE7B1" w14:textId="77777777" w:rsidR="001A20E6" w:rsidRDefault="00000000">
            <w:pPr>
              <w:pStyle w:val="TableCellResourceItem"/>
            </w:pPr>
            <w:r>
              <w:t>• International Migration Reports</w:t>
            </w:r>
          </w:p>
          <w:p w14:paraId="1B6E3723" w14:textId="77777777" w:rsidR="001A20E6" w:rsidRDefault="00000000">
            <w:pPr>
              <w:pStyle w:val="TableCellResourceItem"/>
            </w:pPr>
            <w:r>
              <w:t>• Labor Ministry Reports</w:t>
            </w:r>
          </w:p>
          <w:p w14:paraId="6E45F847" w14:textId="77777777" w:rsidR="001A20E6" w:rsidRDefault="00000000">
            <w:pPr>
              <w:pStyle w:val="TableCellResourceItem"/>
            </w:pPr>
            <w:r>
              <w:t>• Industrial Relations Reports</w:t>
            </w:r>
          </w:p>
          <w:p w14:paraId="0D52AF56"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381D2D2A" w14:textId="77777777" w:rsidR="001A20E6" w:rsidRDefault="00000000">
            <w:pPr>
              <w:pStyle w:val="TableCellSubjectName"/>
            </w:pPr>
            <w:r>
              <w:t>History-Ancient</w:t>
            </w:r>
          </w:p>
          <w:p w14:paraId="525A8391" w14:textId="77777777" w:rsidR="001A20E6" w:rsidRDefault="00000000">
            <w:pPr>
              <w:pStyle w:val="TableCellCategoryTitle"/>
            </w:pPr>
            <w:r>
              <w:t>📚 Primary Books</w:t>
            </w:r>
          </w:p>
          <w:p w14:paraId="75762D4F" w14:textId="77777777" w:rsidR="001A20E6" w:rsidRDefault="00000000">
            <w:pPr>
              <w:pStyle w:val="TableCellResourceItem"/>
            </w:pPr>
            <w:r>
              <w:t>• NCERT Class VI - Our Past - I - What, Where, How and When?</w:t>
            </w:r>
          </w:p>
          <w:p w14:paraId="51B53585" w14:textId="77777777" w:rsidR="001A20E6" w:rsidRDefault="00000000">
            <w:pPr>
              <w:pStyle w:val="TableCellResourceItem"/>
            </w:pPr>
            <w:r>
              <w:t>• Ancient India by R.S. Sharma - The Importance of Ancient History</w:t>
            </w:r>
          </w:p>
          <w:p w14:paraId="2FD318E4" w14:textId="77777777" w:rsidR="001A20E6" w:rsidRDefault="00000000">
            <w:pPr>
              <w:pStyle w:val="TableCellResourceItem"/>
            </w:pPr>
            <w:r>
              <w:t>• Ancient India by R.S. Sharma - The Construction of Ancient Indian History</w:t>
            </w:r>
          </w:p>
          <w:p w14:paraId="506EBA0B" w14:textId="77777777" w:rsidR="001A20E6" w:rsidRDefault="00000000">
            <w:pPr>
              <w:pStyle w:val="TableCellResourceItem"/>
            </w:pPr>
            <w:r>
              <w:t>• Ancient India by R.S. Sharma - The Geographical Setting</w:t>
            </w:r>
          </w:p>
          <w:p w14:paraId="42E42252" w14:textId="77777777" w:rsidR="001A20E6" w:rsidRDefault="00000000">
            <w:pPr>
              <w:pStyle w:val="TableCellCategoryTitle"/>
            </w:pPr>
            <w:r>
              <w:t>📝 Practice Materials</w:t>
            </w:r>
          </w:p>
          <w:p w14:paraId="450573F6" w14:textId="77777777" w:rsidR="001A20E6" w:rsidRDefault="00000000">
            <w:pPr>
              <w:pStyle w:val="TableCellResourceItem"/>
            </w:pPr>
            <w:r>
              <w:t>• La Excellence Culture Material</w:t>
            </w:r>
          </w:p>
          <w:p w14:paraId="7D3E8BD7" w14:textId="77777777" w:rsidR="001A20E6" w:rsidRDefault="00000000">
            <w:pPr>
              <w:pStyle w:val="TableCellResourceItem"/>
            </w:pPr>
            <w:r>
              <w:t>• Ancient/Medieval Prelims Workbooks</w:t>
            </w:r>
          </w:p>
          <w:p w14:paraId="6387B163" w14:textId="77777777" w:rsidR="001A20E6" w:rsidRDefault="00000000">
            <w:pPr>
              <w:pStyle w:val="TableCellCategoryTitle"/>
            </w:pPr>
            <w:r>
              <w:t>📰 Current Affairs</w:t>
            </w:r>
          </w:p>
          <w:p w14:paraId="67AD0D96" w14:textId="77777777" w:rsidR="001A20E6" w:rsidRDefault="00000000">
            <w:pPr>
              <w:pStyle w:val="TableCellResourceItem"/>
            </w:pPr>
            <w:r>
              <w:t>• Newspapers (CA on Archaeology/Heritage)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74EF1F89" w14:textId="77777777" w:rsidR="001A20E6" w:rsidRDefault="00000000">
            <w:pPr>
              <w:pStyle w:val="TableCellSubjectName"/>
            </w:pPr>
            <w:r>
              <w:t>History-Medieval</w:t>
            </w:r>
          </w:p>
          <w:p w14:paraId="1499C821" w14:textId="77777777" w:rsidR="001A20E6" w:rsidRDefault="00000000">
            <w:pPr>
              <w:pStyle w:val="TableCellCategoryTitle"/>
            </w:pPr>
            <w:r>
              <w:t>📚 Primary Books</w:t>
            </w:r>
          </w:p>
          <w:p w14:paraId="6A9F491E" w14:textId="77777777" w:rsidR="001A20E6" w:rsidRDefault="00000000">
            <w:pPr>
              <w:pStyle w:val="TableCellResourceItem"/>
            </w:pPr>
            <w:r>
              <w:t>• NCERT Class VII - Our Past - II - Tracing Changes Through a Thousand Years</w:t>
            </w:r>
          </w:p>
          <w:p w14:paraId="7BC4E766" w14:textId="77777777" w:rsidR="001A20E6" w:rsidRDefault="00000000">
            <w:pPr>
              <w:pStyle w:val="TableCellResourceItem"/>
            </w:pPr>
            <w:r>
              <w:t>• Medieval India by Satish Chandra - India and the World</w:t>
            </w:r>
          </w:p>
          <w:p w14:paraId="4BEE3CA6" w14:textId="77777777" w:rsidR="001A20E6" w:rsidRDefault="00000000">
            <w:pPr>
              <w:pStyle w:val="TableCellResourceItem"/>
            </w:pPr>
            <w:r>
              <w:t>• Medieval India by Satish Chandra - Assessment and Review of Medieval India</w:t>
            </w:r>
          </w:p>
          <w:p w14:paraId="0D998B3E" w14:textId="77777777" w:rsidR="001A20E6" w:rsidRDefault="00000000">
            <w:pPr>
              <w:pStyle w:val="TableCellCategoryTitle"/>
            </w:pPr>
            <w:r>
              <w:t>📝 Practice Materials</w:t>
            </w:r>
          </w:p>
          <w:p w14:paraId="567F8251" w14:textId="77777777" w:rsidR="001A20E6" w:rsidRDefault="00000000">
            <w:pPr>
              <w:pStyle w:val="TableCellResourceItem"/>
            </w:pPr>
            <w:r>
              <w:t>• La Excellence Culture Material</w:t>
            </w:r>
          </w:p>
          <w:p w14:paraId="74B7517D" w14:textId="77777777" w:rsidR="001A20E6" w:rsidRDefault="00000000">
            <w:pPr>
              <w:pStyle w:val="TableCellResourceItem"/>
            </w:pPr>
            <w:r>
              <w:t>• Ancient/Medieval Prelims Workbooks</w:t>
            </w:r>
          </w:p>
          <w:p w14:paraId="37BE101D" w14:textId="77777777" w:rsidR="001A20E6" w:rsidRDefault="00000000">
            <w:pPr>
              <w:pStyle w:val="TableCellCategoryTitle"/>
            </w:pPr>
            <w:r>
              <w:t>📰 Current Affairs</w:t>
            </w:r>
          </w:p>
          <w:p w14:paraId="117CEB00" w14:textId="77777777" w:rsidR="001A20E6" w:rsidRDefault="00000000">
            <w:pPr>
              <w:pStyle w:val="TableCellResourceItem"/>
            </w:pPr>
            <w:r>
              <w:t>• Newspapers (CA on Archaeology/Heritage)</w:t>
            </w:r>
          </w:p>
        </w:tc>
      </w:tr>
      <w:tr w:rsidR="001A20E6" w14:paraId="56698002" w14:textId="77777777">
        <w:tc>
          <w:tcPr>
            <w:tcW w:w="1650" w:type="pct"/>
            <w:tcBorders>
              <w:bottom w:val="single" w:sz="2" w:space="0" w:color="D1D5DB"/>
              <w:right w:val="single" w:sz="2" w:space="0" w:color="D1D5DB"/>
            </w:tcBorders>
            <w:tcMar>
              <w:top w:w="200" w:type="dxa"/>
              <w:left w:w="150" w:type="dxa"/>
              <w:bottom w:w="200" w:type="dxa"/>
              <w:right w:w="150" w:type="dxa"/>
            </w:tcMar>
          </w:tcPr>
          <w:p w14:paraId="1B8B3C5D" w14:textId="77777777" w:rsidR="001A20E6" w:rsidRDefault="00000000">
            <w:pPr>
              <w:pStyle w:val="TableCellSubjectName"/>
            </w:pPr>
            <w:r>
              <w:t>History-Modern</w:t>
            </w:r>
          </w:p>
          <w:p w14:paraId="47978837" w14:textId="77777777" w:rsidR="001A20E6" w:rsidRDefault="00000000">
            <w:pPr>
              <w:pStyle w:val="TableCellCategoryTitle"/>
            </w:pPr>
            <w:r>
              <w:t>📚 Primary Books</w:t>
            </w:r>
          </w:p>
          <w:p w14:paraId="1B517256" w14:textId="77777777" w:rsidR="001A20E6" w:rsidRDefault="00000000">
            <w:pPr>
              <w:pStyle w:val="TableCellResourceItem"/>
            </w:pPr>
            <w:r>
              <w:t>• NCERT Class VIII - Our Past - III - How, When and Where</w:t>
            </w:r>
          </w:p>
          <w:p w14:paraId="1E9C043E" w14:textId="77777777" w:rsidR="001A20E6" w:rsidRDefault="00000000">
            <w:pPr>
              <w:pStyle w:val="TableCellResourceItem"/>
            </w:pPr>
            <w:r>
              <w:t>• Old NCERT - Modern India by Bipan Chandra - The Decline of the Mughal Empire</w:t>
            </w:r>
          </w:p>
          <w:p w14:paraId="625B7E6F" w14:textId="77777777" w:rsidR="001A20E6" w:rsidRDefault="00000000">
            <w:pPr>
              <w:pStyle w:val="TableCellCategoryTitle"/>
            </w:pPr>
            <w:r>
              <w:t>📝 Practice Materials</w:t>
            </w:r>
          </w:p>
          <w:p w14:paraId="6B0E6634" w14:textId="77777777" w:rsidR="001A20E6" w:rsidRDefault="00000000">
            <w:pPr>
              <w:pStyle w:val="TableCellResourceItem"/>
            </w:pPr>
            <w:r>
              <w:t>• La Excellence Modern History Material</w:t>
            </w:r>
          </w:p>
          <w:p w14:paraId="2273B8BA" w14:textId="77777777" w:rsidR="001A20E6" w:rsidRDefault="00000000">
            <w:pPr>
              <w:pStyle w:val="TableCellResourceItem"/>
            </w:pPr>
            <w:r>
              <w:t>• Prelims &amp; Mains Workbooks</w:t>
            </w:r>
          </w:p>
          <w:p w14:paraId="4C827755" w14:textId="77777777" w:rsidR="001A20E6" w:rsidRDefault="00000000">
            <w:pPr>
              <w:pStyle w:val="TableCellCategoryTitle"/>
            </w:pPr>
            <w:r>
              <w:t>📰 Current Affairs</w:t>
            </w:r>
          </w:p>
          <w:p w14:paraId="4428E7D2" w14:textId="77777777" w:rsidR="001A20E6" w:rsidRDefault="00000000">
            <w:pPr>
              <w:pStyle w:val="TableCellResourceItem"/>
            </w:pPr>
            <w:r>
              <w:t>• Newspapers (IE – Explained History columns)</w:t>
            </w:r>
          </w:p>
        </w:tc>
        <w:tc>
          <w:tcPr>
            <w:tcW w:w="1650" w:type="pct"/>
          </w:tcPr>
          <w:p w14:paraId="70524B5D" w14:textId="77777777" w:rsidR="001A20E6" w:rsidRDefault="001A20E6"/>
        </w:tc>
        <w:tc>
          <w:tcPr>
            <w:tcW w:w="1650" w:type="pct"/>
          </w:tcPr>
          <w:p w14:paraId="20221417" w14:textId="77777777" w:rsidR="001A20E6" w:rsidRDefault="001A20E6"/>
        </w:tc>
      </w:tr>
    </w:tbl>
    <w:p w14:paraId="2860BBC6"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5D116DD0" w14:textId="77777777">
        <w:tc>
          <w:tcPr>
            <w:tcW w:w="2500" w:type="pct"/>
            <w:tcMar>
              <w:top w:w="0" w:type="dxa"/>
              <w:left w:w="0" w:type="dxa"/>
              <w:bottom w:w="0" w:type="dxa"/>
              <w:right w:w="0" w:type="dxa"/>
            </w:tcMar>
          </w:tcPr>
          <w:p w14:paraId="221055C0" w14:textId="77777777" w:rsidR="001A20E6" w:rsidRDefault="00000000">
            <w:pPr>
              <w:pStyle w:val="MonthTitle"/>
            </w:pPr>
            <w:r>
              <w:rPr>
                <w:color w:val="C2410C"/>
              </w:rPr>
              <w:t>AUGUST 2027</w:t>
            </w:r>
          </w:p>
        </w:tc>
        <w:tc>
          <w:tcPr>
            <w:tcW w:w="2500" w:type="pct"/>
            <w:tcMar>
              <w:top w:w="0" w:type="dxa"/>
              <w:left w:w="0" w:type="dxa"/>
              <w:bottom w:w="0" w:type="dxa"/>
              <w:right w:w="0" w:type="dxa"/>
            </w:tcMar>
          </w:tcPr>
          <w:p w14:paraId="67B670C7" w14:textId="77777777" w:rsidR="001A20E6" w:rsidRDefault="00000000">
            <w:pPr>
              <w:pStyle w:val="CycleName"/>
            </w:pPr>
            <w:r>
              <w:rPr>
                <w:color w:val="C2410C"/>
              </w:rPr>
              <w:t>C7</w:t>
            </w:r>
          </w:p>
        </w:tc>
      </w:tr>
    </w:tbl>
    <w:p w14:paraId="00AEB782" w14:textId="77777777" w:rsidR="001A20E6" w:rsidRDefault="001A20E6">
      <w:pPr>
        <w:spacing w:after="4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664D4E5C" w14:textId="77777777">
        <w:tc>
          <w:tcPr>
            <w:tcW w:w="700" w:type="pct"/>
            <w:shd w:val="clear" w:color="auto" w:fill="F8F9FA"/>
            <w:tcMar>
              <w:top w:w="200" w:type="dxa"/>
              <w:left w:w="100" w:type="dxa"/>
              <w:bottom w:w="200" w:type="dxa"/>
              <w:right w:w="100" w:type="dxa"/>
            </w:tcMar>
          </w:tcPr>
          <w:p w14:paraId="49C29BC4" w14:textId="77777777" w:rsidR="001A20E6" w:rsidRDefault="00000000">
            <w:pPr>
              <w:pStyle w:val="TableCellCalendarHeader"/>
            </w:pPr>
            <w:r>
              <w:t>Sunday</w:t>
            </w:r>
          </w:p>
        </w:tc>
        <w:tc>
          <w:tcPr>
            <w:tcW w:w="700" w:type="pct"/>
            <w:shd w:val="clear" w:color="auto" w:fill="F8F9FA"/>
            <w:tcMar>
              <w:top w:w="200" w:type="dxa"/>
              <w:left w:w="100" w:type="dxa"/>
              <w:bottom w:w="200" w:type="dxa"/>
              <w:right w:w="100" w:type="dxa"/>
            </w:tcMar>
          </w:tcPr>
          <w:p w14:paraId="49DE881E" w14:textId="77777777" w:rsidR="001A20E6" w:rsidRDefault="00000000">
            <w:pPr>
              <w:pStyle w:val="TableCellCalendarHeader"/>
            </w:pPr>
            <w:r>
              <w:t>Monday</w:t>
            </w:r>
          </w:p>
        </w:tc>
        <w:tc>
          <w:tcPr>
            <w:tcW w:w="700" w:type="pct"/>
            <w:shd w:val="clear" w:color="auto" w:fill="F8F9FA"/>
            <w:tcMar>
              <w:top w:w="200" w:type="dxa"/>
              <w:left w:w="100" w:type="dxa"/>
              <w:bottom w:w="200" w:type="dxa"/>
              <w:right w:w="100" w:type="dxa"/>
            </w:tcMar>
          </w:tcPr>
          <w:p w14:paraId="7918CB00" w14:textId="77777777" w:rsidR="001A20E6" w:rsidRDefault="00000000">
            <w:pPr>
              <w:pStyle w:val="TableCellCalendarHeader"/>
            </w:pPr>
            <w:r>
              <w:t>Tuesday</w:t>
            </w:r>
          </w:p>
        </w:tc>
        <w:tc>
          <w:tcPr>
            <w:tcW w:w="700" w:type="pct"/>
            <w:shd w:val="clear" w:color="auto" w:fill="F8F9FA"/>
            <w:tcMar>
              <w:top w:w="200" w:type="dxa"/>
              <w:left w:w="100" w:type="dxa"/>
              <w:bottom w:w="200" w:type="dxa"/>
              <w:right w:w="100" w:type="dxa"/>
            </w:tcMar>
          </w:tcPr>
          <w:p w14:paraId="4730B29D" w14:textId="77777777" w:rsidR="001A20E6" w:rsidRDefault="00000000">
            <w:pPr>
              <w:pStyle w:val="TableCellCalendarHeader"/>
            </w:pPr>
            <w:r>
              <w:t>Wednesday</w:t>
            </w:r>
          </w:p>
        </w:tc>
        <w:tc>
          <w:tcPr>
            <w:tcW w:w="700" w:type="pct"/>
            <w:shd w:val="clear" w:color="auto" w:fill="F8F9FA"/>
            <w:tcMar>
              <w:top w:w="200" w:type="dxa"/>
              <w:left w:w="100" w:type="dxa"/>
              <w:bottom w:w="200" w:type="dxa"/>
              <w:right w:w="100" w:type="dxa"/>
            </w:tcMar>
          </w:tcPr>
          <w:p w14:paraId="3241155E" w14:textId="77777777" w:rsidR="001A20E6" w:rsidRDefault="00000000">
            <w:pPr>
              <w:pStyle w:val="TableCellCalendarHeader"/>
            </w:pPr>
            <w:r>
              <w:t>Thursday</w:t>
            </w:r>
          </w:p>
        </w:tc>
        <w:tc>
          <w:tcPr>
            <w:tcW w:w="700" w:type="pct"/>
            <w:shd w:val="clear" w:color="auto" w:fill="F8F9FA"/>
            <w:tcMar>
              <w:top w:w="200" w:type="dxa"/>
              <w:left w:w="100" w:type="dxa"/>
              <w:bottom w:w="200" w:type="dxa"/>
              <w:right w:w="100" w:type="dxa"/>
            </w:tcMar>
          </w:tcPr>
          <w:p w14:paraId="05DD72F2" w14:textId="77777777" w:rsidR="001A20E6" w:rsidRDefault="00000000">
            <w:pPr>
              <w:pStyle w:val="TableCellCalendarHeader"/>
            </w:pPr>
            <w:r>
              <w:t>Friday</w:t>
            </w:r>
          </w:p>
        </w:tc>
        <w:tc>
          <w:tcPr>
            <w:tcW w:w="700" w:type="pct"/>
            <w:shd w:val="clear" w:color="auto" w:fill="F8F9FA"/>
            <w:tcMar>
              <w:top w:w="200" w:type="dxa"/>
              <w:left w:w="100" w:type="dxa"/>
              <w:bottom w:w="200" w:type="dxa"/>
              <w:right w:w="100" w:type="dxa"/>
            </w:tcMar>
          </w:tcPr>
          <w:p w14:paraId="1B8F5F72" w14:textId="77777777" w:rsidR="001A20E6" w:rsidRDefault="00000000">
            <w:pPr>
              <w:pStyle w:val="TableCellCalendarHeader"/>
            </w:pPr>
            <w:r>
              <w:t>Saturday</w:t>
            </w:r>
          </w:p>
        </w:tc>
      </w:tr>
      <w:tr w:rsidR="001A20E6" w14:paraId="7759E7D8" w14:textId="77777777">
        <w:tc>
          <w:tcPr>
            <w:tcW w:w="700" w:type="pct"/>
            <w:shd w:val="clear" w:color="auto" w:fill="FFEDD5"/>
            <w:tcMar>
              <w:top w:w="200" w:type="dxa"/>
              <w:left w:w="100" w:type="dxa"/>
              <w:bottom w:w="200" w:type="dxa"/>
              <w:right w:w="100" w:type="dxa"/>
            </w:tcMar>
          </w:tcPr>
          <w:p w14:paraId="3EC4173C" w14:textId="77777777" w:rsidR="001A20E6" w:rsidRDefault="00000000">
            <w:pPr>
              <w:pStyle w:val="TableCellCalendarDayNumberBold"/>
            </w:pPr>
            <w:r>
              <w:t>1</w:t>
            </w:r>
          </w:p>
          <w:p w14:paraId="03BC1D49" w14:textId="77777777" w:rsidR="001A20E6" w:rsidRDefault="00000000">
            <w:pPr>
              <w:pStyle w:val="TableCellCalendarSubject"/>
            </w:pPr>
            <w:r>
              <w:t>Sociology</w:t>
            </w:r>
          </w:p>
          <w:p w14:paraId="62BC2DBE" w14:textId="77777777" w:rsidR="001A20E6" w:rsidRDefault="00000000">
            <w:pPr>
              <w:pStyle w:val="TableCellCalendarSubject"/>
            </w:pPr>
            <w:r>
              <w:t>History-Modern</w:t>
            </w:r>
          </w:p>
          <w:p w14:paraId="6833C303" w14:textId="77777777" w:rsidR="001A20E6" w:rsidRDefault="00000000">
            <w:pPr>
              <w:pStyle w:val="TableCellCalendarSubject"/>
            </w:pPr>
            <w:r>
              <w:t>Sociology</w:t>
            </w:r>
          </w:p>
        </w:tc>
        <w:tc>
          <w:tcPr>
            <w:tcW w:w="700" w:type="pct"/>
            <w:shd w:val="clear" w:color="auto" w:fill="FFEDD5"/>
            <w:tcMar>
              <w:top w:w="200" w:type="dxa"/>
              <w:left w:w="100" w:type="dxa"/>
              <w:bottom w:w="200" w:type="dxa"/>
              <w:right w:w="100" w:type="dxa"/>
            </w:tcMar>
          </w:tcPr>
          <w:p w14:paraId="24CD46FF" w14:textId="77777777" w:rsidR="001A20E6" w:rsidRDefault="00000000">
            <w:pPr>
              <w:pStyle w:val="TableCellCalendarDayNumberBold"/>
            </w:pPr>
            <w:r>
              <w:t>2</w:t>
            </w:r>
          </w:p>
          <w:p w14:paraId="7229769B" w14:textId="77777777" w:rsidR="001A20E6" w:rsidRDefault="00000000">
            <w:pPr>
              <w:pStyle w:val="TableCellCalendarSubject"/>
            </w:pPr>
            <w:r>
              <w:t>Sociology</w:t>
            </w:r>
          </w:p>
          <w:p w14:paraId="3BB80D92" w14:textId="77777777" w:rsidR="001A20E6" w:rsidRDefault="00000000">
            <w:pPr>
              <w:pStyle w:val="TableCellCalendarSubject"/>
            </w:pPr>
            <w:r>
              <w:t>History-Modern</w:t>
            </w:r>
          </w:p>
          <w:p w14:paraId="1EED7E38" w14:textId="77777777" w:rsidR="001A20E6" w:rsidRDefault="00000000">
            <w:pPr>
              <w:pStyle w:val="TableCellCalendarSubject"/>
            </w:pPr>
            <w:r>
              <w:t>Sociology</w:t>
            </w:r>
          </w:p>
          <w:p w14:paraId="180FFE91" w14:textId="77777777" w:rsidR="001A20E6" w:rsidRDefault="00000000">
            <w:pPr>
              <w:pStyle w:val="TableCellCalendarSubject"/>
            </w:pPr>
            <w:r>
              <w:t>History-Ancient</w:t>
            </w:r>
          </w:p>
        </w:tc>
        <w:tc>
          <w:tcPr>
            <w:tcW w:w="700" w:type="pct"/>
            <w:shd w:val="clear" w:color="auto" w:fill="FFEDD5"/>
            <w:tcMar>
              <w:top w:w="200" w:type="dxa"/>
              <w:left w:w="100" w:type="dxa"/>
              <w:bottom w:w="200" w:type="dxa"/>
              <w:right w:w="100" w:type="dxa"/>
            </w:tcMar>
          </w:tcPr>
          <w:p w14:paraId="38A5BA72" w14:textId="77777777" w:rsidR="001A20E6" w:rsidRDefault="00000000">
            <w:pPr>
              <w:pStyle w:val="TableCellCalendarDayNumberBold"/>
            </w:pPr>
            <w:r>
              <w:t>3</w:t>
            </w:r>
          </w:p>
          <w:p w14:paraId="48EE82FA" w14:textId="77777777" w:rsidR="001A20E6" w:rsidRDefault="00000000">
            <w:pPr>
              <w:pStyle w:val="TableCellCalendarSubject"/>
            </w:pPr>
            <w:r>
              <w:t>History-Modern</w:t>
            </w:r>
          </w:p>
          <w:p w14:paraId="01238951" w14:textId="77777777" w:rsidR="001A20E6" w:rsidRDefault="00000000">
            <w:pPr>
              <w:pStyle w:val="TableCellCalendarSubject"/>
            </w:pPr>
            <w:r>
              <w:t>Sociology</w:t>
            </w:r>
          </w:p>
          <w:p w14:paraId="4B578965" w14:textId="77777777" w:rsidR="001A20E6" w:rsidRDefault="00000000">
            <w:pPr>
              <w:pStyle w:val="TableCellCalendarSubject"/>
            </w:pPr>
            <w:r>
              <w:t>History-Medieval</w:t>
            </w:r>
          </w:p>
        </w:tc>
        <w:tc>
          <w:tcPr>
            <w:tcW w:w="700" w:type="pct"/>
            <w:shd w:val="clear" w:color="auto" w:fill="FFEDD5"/>
            <w:tcMar>
              <w:top w:w="200" w:type="dxa"/>
              <w:left w:w="100" w:type="dxa"/>
              <w:bottom w:w="200" w:type="dxa"/>
              <w:right w:w="100" w:type="dxa"/>
            </w:tcMar>
          </w:tcPr>
          <w:p w14:paraId="783EBE88" w14:textId="77777777" w:rsidR="001A20E6" w:rsidRDefault="00000000">
            <w:pPr>
              <w:pStyle w:val="TableCellCalendarDayNumberBold"/>
            </w:pPr>
            <w:r>
              <w:t>4</w:t>
            </w:r>
          </w:p>
          <w:p w14:paraId="1A2060B8" w14:textId="77777777" w:rsidR="001A20E6" w:rsidRDefault="00000000">
            <w:pPr>
              <w:pStyle w:val="TableCellCalendarSubject"/>
            </w:pPr>
            <w:r>
              <w:t>History-Modern</w:t>
            </w:r>
          </w:p>
          <w:p w14:paraId="672B2951" w14:textId="77777777" w:rsidR="001A20E6" w:rsidRDefault="00000000">
            <w:pPr>
              <w:pStyle w:val="TableCellCalendarSubject"/>
            </w:pPr>
            <w:r>
              <w:t>Sociology</w:t>
            </w:r>
          </w:p>
          <w:p w14:paraId="7DDCE449" w14:textId="77777777" w:rsidR="001A20E6" w:rsidRDefault="00000000">
            <w:pPr>
              <w:pStyle w:val="TableCellCalendarSubject"/>
            </w:pPr>
            <w:r>
              <w:t>History-Modern</w:t>
            </w:r>
          </w:p>
        </w:tc>
        <w:tc>
          <w:tcPr>
            <w:tcW w:w="700" w:type="pct"/>
            <w:shd w:val="clear" w:color="auto" w:fill="FFEDD5"/>
            <w:tcMar>
              <w:top w:w="200" w:type="dxa"/>
              <w:left w:w="100" w:type="dxa"/>
              <w:bottom w:w="200" w:type="dxa"/>
              <w:right w:w="100" w:type="dxa"/>
            </w:tcMar>
          </w:tcPr>
          <w:p w14:paraId="1E2EB8E3" w14:textId="77777777" w:rsidR="001A20E6" w:rsidRDefault="00000000">
            <w:pPr>
              <w:pStyle w:val="TableCellCalendarDayNumberBold"/>
            </w:pPr>
            <w:r>
              <w:t>5</w:t>
            </w:r>
          </w:p>
          <w:p w14:paraId="01779364" w14:textId="77777777" w:rsidR="001A20E6" w:rsidRDefault="00000000">
            <w:pPr>
              <w:pStyle w:val="TableCellCalendarSubject"/>
            </w:pPr>
            <w:r>
              <w:t>History-Modern</w:t>
            </w:r>
          </w:p>
          <w:p w14:paraId="635E1C46" w14:textId="77777777" w:rsidR="001A20E6" w:rsidRDefault="00000000">
            <w:pPr>
              <w:pStyle w:val="TableCellCalendarSubject"/>
            </w:pPr>
            <w:r>
              <w:t>History-Modern</w:t>
            </w:r>
          </w:p>
          <w:p w14:paraId="2C6F8512" w14:textId="77777777" w:rsidR="001A20E6" w:rsidRDefault="00000000">
            <w:pPr>
              <w:pStyle w:val="TableCellCalendarSubject"/>
            </w:pPr>
            <w:r>
              <w:t>History-Art and Culture</w:t>
            </w:r>
          </w:p>
        </w:tc>
        <w:tc>
          <w:tcPr>
            <w:tcW w:w="700" w:type="pct"/>
            <w:shd w:val="clear" w:color="auto" w:fill="FFEDD5"/>
            <w:tcMar>
              <w:top w:w="200" w:type="dxa"/>
              <w:left w:w="100" w:type="dxa"/>
              <w:bottom w:w="200" w:type="dxa"/>
              <w:right w:w="100" w:type="dxa"/>
            </w:tcMar>
          </w:tcPr>
          <w:p w14:paraId="4D50C819" w14:textId="77777777" w:rsidR="001A20E6" w:rsidRDefault="00000000">
            <w:pPr>
              <w:pStyle w:val="TableCellCalendarDayNumberBold"/>
            </w:pPr>
            <w:r>
              <w:t>6</w:t>
            </w:r>
          </w:p>
          <w:p w14:paraId="2F1948A4" w14:textId="77777777" w:rsidR="001A20E6" w:rsidRDefault="00000000">
            <w:pPr>
              <w:pStyle w:val="TableCellCalendarSubject"/>
            </w:pPr>
            <w:r>
              <w:t>History-Modern</w:t>
            </w:r>
          </w:p>
          <w:p w14:paraId="78048215" w14:textId="77777777" w:rsidR="001A20E6" w:rsidRDefault="00000000">
            <w:pPr>
              <w:pStyle w:val="TableCellCalendarSubject"/>
            </w:pPr>
            <w:r>
              <w:t>History-World</w:t>
            </w:r>
          </w:p>
          <w:p w14:paraId="5FFF5CE8" w14:textId="77777777" w:rsidR="001A20E6" w:rsidRDefault="00000000">
            <w:pPr>
              <w:pStyle w:val="TableCellCalendarSubject"/>
            </w:pPr>
            <w:r>
              <w:t>History-Post Independent India</w:t>
            </w:r>
          </w:p>
        </w:tc>
        <w:tc>
          <w:tcPr>
            <w:tcW w:w="700" w:type="pct"/>
            <w:shd w:val="clear" w:color="auto" w:fill="FFEDD5"/>
            <w:tcMar>
              <w:top w:w="200" w:type="dxa"/>
              <w:left w:w="100" w:type="dxa"/>
              <w:bottom w:w="200" w:type="dxa"/>
              <w:right w:w="100" w:type="dxa"/>
            </w:tcMar>
          </w:tcPr>
          <w:p w14:paraId="629C2518" w14:textId="77777777" w:rsidR="001A20E6" w:rsidRDefault="00000000">
            <w:pPr>
              <w:pStyle w:val="TableCellCalendarDayNumberBold"/>
            </w:pPr>
            <w:r>
              <w:t>7</w:t>
            </w:r>
          </w:p>
          <w:p w14:paraId="1B47EA61" w14:textId="77777777" w:rsidR="001A20E6" w:rsidRDefault="00000000">
            <w:pPr>
              <w:pStyle w:val="TableCellCalendarSubject"/>
            </w:pPr>
            <w:r>
              <w:t>History-Modern</w:t>
            </w:r>
          </w:p>
          <w:p w14:paraId="30F74ADB" w14:textId="77777777" w:rsidR="001A20E6" w:rsidRDefault="00000000">
            <w:pPr>
              <w:pStyle w:val="TableCellCalendarSubject"/>
            </w:pPr>
            <w:r>
              <w:t>History-World</w:t>
            </w:r>
          </w:p>
          <w:p w14:paraId="19FF6F34" w14:textId="77777777" w:rsidR="001A20E6" w:rsidRDefault="00000000">
            <w:pPr>
              <w:pStyle w:val="TableCellCalendarSubject"/>
            </w:pPr>
            <w:r>
              <w:t>History-Post Independent India</w:t>
            </w:r>
          </w:p>
        </w:tc>
      </w:tr>
      <w:tr w:rsidR="001A20E6" w14:paraId="741ADF0C" w14:textId="77777777">
        <w:tc>
          <w:tcPr>
            <w:tcW w:w="700" w:type="pct"/>
            <w:shd w:val="clear" w:color="auto" w:fill="FFEDD5"/>
            <w:tcMar>
              <w:top w:w="200" w:type="dxa"/>
              <w:left w:w="100" w:type="dxa"/>
              <w:bottom w:w="200" w:type="dxa"/>
              <w:right w:w="100" w:type="dxa"/>
            </w:tcMar>
          </w:tcPr>
          <w:p w14:paraId="4F202E06" w14:textId="77777777" w:rsidR="001A20E6" w:rsidRDefault="00000000">
            <w:pPr>
              <w:pStyle w:val="TableCellCalendarDayNumberBold"/>
            </w:pPr>
            <w:r>
              <w:t>8</w:t>
            </w:r>
          </w:p>
          <w:p w14:paraId="20926CE1" w14:textId="77777777" w:rsidR="001A20E6" w:rsidRDefault="00000000">
            <w:pPr>
              <w:pStyle w:val="TableCellCalendarSubject"/>
            </w:pPr>
            <w:r>
              <w:t>History-Modern</w:t>
            </w:r>
          </w:p>
          <w:p w14:paraId="2C67BF44" w14:textId="77777777" w:rsidR="001A20E6" w:rsidRDefault="00000000">
            <w:pPr>
              <w:pStyle w:val="TableCellCalendarSubject"/>
            </w:pPr>
            <w:r>
              <w:t>History-World</w:t>
            </w:r>
          </w:p>
          <w:p w14:paraId="23217124" w14:textId="77777777" w:rsidR="001A20E6" w:rsidRDefault="00000000">
            <w:pPr>
              <w:pStyle w:val="TableCellCalendarSubject"/>
            </w:pPr>
            <w:r>
              <w:t>History-Post Independent India</w:t>
            </w:r>
          </w:p>
        </w:tc>
        <w:tc>
          <w:tcPr>
            <w:tcW w:w="700" w:type="pct"/>
            <w:shd w:val="clear" w:color="auto" w:fill="FFEDD5"/>
            <w:tcMar>
              <w:top w:w="200" w:type="dxa"/>
              <w:left w:w="100" w:type="dxa"/>
              <w:bottom w:w="200" w:type="dxa"/>
              <w:right w:w="100" w:type="dxa"/>
            </w:tcMar>
          </w:tcPr>
          <w:p w14:paraId="54FE38F6" w14:textId="77777777" w:rsidR="001A20E6" w:rsidRDefault="00000000">
            <w:pPr>
              <w:pStyle w:val="TableCellCalendarDayNumberBold"/>
            </w:pPr>
            <w:r>
              <w:t>9</w:t>
            </w:r>
          </w:p>
          <w:p w14:paraId="37DC08C3" w14:textId="77777777" w:rsidR="001A20E6" w:rsidRDefault="00000000">
            <w:pPr>
              <w:pStyle w:val="TableCellCalendarSubject"/>
            </w:pPr>
            <w:r>
              <w:t>History-Modern</w:t>
            </w:r>
          </w:p>
          <w:p w14:paraId="0F49010D" w14:textId="77777777" w:rsidR="001A20E6" w:rsidRDefault="00000000">
            <w:pPr>
              <w:pStyle w:val="TableCellCalendarSubject"/>
            </w:pPr>
            <w:r>
              <w:t>Geography</w:t>
            </w:r>
          </w:p>
          <w:p w14:paraId="7EBA0BE3" w14:textId="77777777" w:rsidR="001A20E6" w:rsidRDefault="00000000">
            <w:pPr>
              <w:pStyle w:val="TableCellCalendarSubject"/>
            </w:pPr>
            <w:r>
              <w:t>Environment, Ecology and Disaster Management</w:t>
            </w:r>
          </w:p>
        </w:tc>
        <w:tc>
          <w:tcPr>
            <w:tcW w:w="700" w:type="pct"/>
            <w:shd w:val="clear" w:color="auto" w:fill="FFEDD5"/>
            <w:tcMar>
              <w:top w:w="200" w:type="dxa"/>
              <w:left w:w="100" w:type="dxa"/>
              <w:bottom w:w="200" w:type="dxa"/>
              <w:right w:w="100" w:type="dxa"/>
            </w:tcMar>
          </w:tcPr>
          <w:p w14:paraId="4266FE33" w14:textId="77777777" w:rsidR="001A20E6" w:rsidRDefault="00000000">
            <w:pPr>
              <w:pStyle w:val="TableCellCalendarDayNumberBold"/>
            </w:pPr>
            <w:r>
              <w:t>10</w:t>
            </w:r>
          </w:p>
          <w:p w14:paraId="0432B23D" w14:textId="77777777" w:rsidR="001A20E6" w:rsidRDefault="00000000">
            <w:pPr>
              <w:pStyle w:val="TableCellCalendarSubject"/>
            </w:pPr>
            <w:r>
              <w:t>Geography</w:t>
            </w:r>
          </w:p>
          <w:p w14:paraId="27EC7B1E" w14:textId="77777777" w:rsidR="001A20E6" w:rsidRDefault="00000000">
            <w:pPr>
              <w:pStyle w:val="TableCellCalendarSubject"/>
            </w:pPr>
            <w:r>
              <w:t>Environment, Ecology and Disaster Management</w:t>
            </w:r>
          </w:p>
        </w:tc>
        <w:tc>
          <w:tcPr>
            <w:tcW w:w="700" w:type="pct"/>
            <w:shd w:val="clear" w:color="auto" w:fill="FFEDD5"/>
            <w:tcMar>
              <w:top w:w="200" w:type="dxa"/>
              <w:left w:w="100" w:type="dxa"/>
              <w:bottom w:w="200" w:type="dxa"/>
              <w:right w:w="100" w:type="dxa"/>
            </w:tcMar>
          </w:tcPr>
          <w:p w14:paraId="363C0724" w14:textId="77777777" w:rsidR="001A20E6" w:rsidRDefault="00000000">
            <w:pPr>
              <w:pStyle w:val="TableCellCalendarDayNumberBold"/>
            </w:pPr>
            <w:r>
              <w:t>11</w:t>
            </w:r>
          </w:p>
          <w:p w14:paraId="37EAB05E" w14:textId="77777777" w:rsidR="001A20E6" w:rsidRDefault="00000000">
            <w:pPr>
              <w:pStyle w:val="TableCellCalendarSubject"/>
            </w:pPr>
            <w:r>
              <w:t>Geography</w:t>
            </w:r>
          </w:p>
          <w:p w14:paraId="417CDA25" w14:textId="77777777" w:rsidR="001A20E6" w:rsidRDefault="00000000">
            <w:pPr>
              <w:pStyle w:val="TableCellCalendarSubject"/>
            </w:pPr>
            <w:r>
              <w:t>Science &amp; Technology</w:t>
            </w:r>
          </w:p>
        </w:tc>
        <w:tc>
          <w:tcPr>
            <w:tcW w:w="700" w:type="pct"/>
            <w:shd w:val="clear" w:color="auto" w:fill="FFEDD5"/>
            <w:tcMar>
              <w:top w:w="200" w:type="dxa"/>
              <w:left w:w="100" w:type="dxa"/>
              <w:bottom w:w="200" w:type="dxa"/>
              <w:right w:w="100" w:type="dxa"/>
            </w:tcMar>
          </w:tcPr>
          <w:p w14:paraId="6DC988AB" w14:textId="77777777" w:rsidR="001A20E6" w:rsidRDefault="00000000">
            <w:pPr>
              <w:pStyle w:val="TableCellCalendarDayNumberBold"/>
            </w:pPr>
            <w:r>
              <w:t>12</w:t>
            </w:r>
          </w:p>
          <w:p w14:paraId="678CF00B" w14:textId="77777777" w:rsidR="001A20E6" w:rsidRDefault="00000000">
            <w:pPr>
              <w:pStyle w:val="TableCellCalendarSubject"/>
            </w:pPr>
            <w:r>
              <w:t>Indian Polity and Governance</w:t>
            </w:r>
          </w:p>
          <w:p w14:paraId="24E1D3CD" w14:textId="77777777" w:rsidR="001A20E6" w:rsidRDefault="00000000">
            <w:pPr>
              <w:pStyle w:val="TableCellCalendarSubject"/>
            </w:pPr>
            <w:r>
              <w:t>Indian Economy</w:t>
            </w:r>
          </w:p>
        </w:tc>
        <w:tc>
          <w:tcPr>
            <w:tcW w:w="700" w:type="pct"/>
            <w:shd w:val="clear" w:color="auto" w:fill="FFEDD5"/>
            <w:tcMar>
              <w:top w:w="200" w:type="dxa"/>
              <w:left w:w="100" w:type="dxa"/>
              <w:bottom w:w="200" w:type="dxa"/>
              <w:right w:w="100" w:type="dxa"/>
            </w:tcMar>
          </w:tcPr>
          <w:p w14:paraId="06873857" w14:textId="77777777" w:rsidR="001A20E6" w:rsidRDefault="00000000">
            <w:pPr>
              <w:pStyle w:val="TableCellCalendarDayNumberBold"/>
            </w:pPr>
            <w:r>
              <w:t>13</w:t>
            </w:r>
          </w:p>
          <w:p w14:paraId="0C89256B" w14:textId="77777777" w:rsidR="001A20E6" w:rsidRDefault="00000000">
            <w:pPr>
              <w:pStyle w:val="TableCellCalendarSubject"/>
            </w:pPr>
            <w:r>
              <w:t>Indian Polity and Governance</w:t>
            </w:r>
          </w:p>
          <w:p w14:paraId="046D3C1D" w14:textId="77777777" w:rsidR="001A20E6" w:rsidRDefault="00000000">
            <w:pPr>
              <w:pStyle w:val="TableCellCalendarSubject"/>
            </w:pPr>
            <w:r>
              <w:t>Indian Economy</w:t>
            </w:r>
          </w:p>
        </w:tc>
        <w:tc>
          <w:tcPr>
            <w:tcW w:w="700" w:type="pct"/>
            <w:shd w:val="clear" w:color="auto" w:fill="FFEDD5"/>
            <w:tcMar>
              <w:top w:w="200" w:type="dxa"/>
              <w:left w:w="100" w:type="dxa"/>
              <w:bottom w:w="200" w:type="dxa"/>
              <w:right w:w="100" w:type="dxa"/>
            </w:tcMar>
          </w:tcPr>
          <w:p w14:paraId="6DA7C786" w14:textId="77777777" w:rsidR="001A20E6" w:rsidRDefault="00000000">
            <w:pPr>
              <w:pStyle w:val="TableCellCalendarDayNumberBold"/>
            </w:pPr>
            <w:r>
              <w:t>14</w:t>
            </w:r>
          </w:p>
          <w:p w14:paraId="589E5936" w14:textId="77777777" w:rsidR="001A20E6" w:rsidRDefault="00000000">
            <w:pPr>
              <w:pStyle w:val="TableCellCalendarSubject"/>
            </w:pPr>
            <w:r>
              <w:t>Indian Polity and Governance</w:t>
            </w:r>
          </w:p>
          <w:p w14:paraId="4DD15E48" w14:textId="77777777" w:rsidR="001A20E6" w:rsidRDefault="00000000">
            <w:pPr>
              <w:pStyle w:val="TableCellCalendarSubject"/>
            </w:pPr>
            <w:r>
              <w:t>Indian Economy</w:t>
            </w:r>
          </w:p>
        </w:tc>
      </w:tr>
      <w:tr w:rsidR="001A20E6" w14:paraId="658E229E" w14:textId="77777777">
        <w:tc>
          <w:tcPr>
            <w:tcW w:w="700" w:type="pct"/>
            <w:shd w:val="clear" w:color="auto" w:fill="FFEDD5"/>
            <w:tcMar>
              <w:top w:w="200" w:type="dxa"/>
              <w:left w:w="100" w:type="dxa"/>
              <w:bottom w:w="200" w:type="dxa"/>
              <w:right w:w="100" w:type="dxa"/>
            </w:tcMar>
          </w:tcPr>
          <w:p w14:paraId="45EBC8F8" w14:textId="77777777" w:rsidR="001A20E6" w:rsidRDefault="00000000">
            <w:pPr>
              <w:pStyle w:val="TableCellCalendarDayNumberBold"/>
            </w:pPr>
            <w:r>
              <w:t>15</w:t>
            </w:r>
          </w:p>
          <w:p w14:paraId="0189A472" w14:textId="77777777" w:rsidR="001A20E6" w:rsidRDefault="00000000">
            <w:pPr>
              <w:pStyle w:val="TableCellCalendarSubject"/>
            </w:pPr>
            <w:r>
              <w:t>Indian Polity and Governance</w:t>
            </w:r>
          </w:p>
          <w:p w14:paraId="18764E6E" w14:textId="77777777" w:rsidR="001A20E6" w:rsidRDefault="00000000">
            <w:pPr>
              <w:pStyle w:val="TableCellCalendarSubject"/>
            </w:pPr>
            <w:r>
              <w:t>Indian Economy</w:t>
            </w:r>
          </w:p>
        </w:tc>
        <w:tc>
          <w:tcPr>
            <w:tcW w:w="700" w:type="pct"/>
            <w:shd w:val="clear" w:color="auto" w:fill="FFEDD5"/>
            <w:tcMar>
              <w:top w:w="200" w:type="dxa"/>
              <w:left w:w="100" w:type="dxa"/>
              <w:bottom w:w="200" w:type="dxa"/>
              <w:right w:w="100" w:type="dxa"/>
            </w:tcMar>
          </w:tcPr>
          <w:p w14:paraId="0DABA177" w14:textId="77777777" w:rsidR="001A20E6" w:rsidRDefault="00000000">
            <w:pPr>
              <w:pStyle w:val="TableCellCalendarDayNumberBold"/>
            </w:pPr>
            <w:r>
              <w:t>16</w:t>
            </w:r>
          </w:p>
          <w:p w14:paraId="0C5E067F" w14:textId="77777777" w:rsidR="001A20E6" w:rsidRDefault="00000000">
            <w:pPr>
              <w:pStyle w:val="TableCellCalendarSubject"/>
            </w:pPr>
            <w:r>
              <w:t>Indian Polity and Governance</w:t>
            </w:r>
          </w:p>
          <w:p w14:paraId="0E2BF112" w14:textId="77777777" w:rsidR="001A20E6" w:rsidRDefault="00000000">
            <w:pPr>
              <w:pStyle w:val="TableCellCalendarSubject"/>
            </w:pPr>
            <w:r>
              <w:t>Indian Economy</w:t>
            </w:r>
          </w:p>
        </w:tc>
        <w:tc>
          <w:tcPr>
            <w:tcW w:w="700" w:type="pct"/>
            <w:shd w:val="clear" w:color="auto" w:fill="FFEDD5"/>
            <w:tcMar>
              <w:top w:w="200" w:type="dxa"/>
              <w:left w:w="100" w:type="dxa"/>
              <w:bottom w:w="200" w:type="dxa"/>
              <w:right w:w="100" w:type="dxa"/>
            </w:tcMar>
          </w:tcPr>
          <w:p w14:paraId="46CC00D7" w14:textId="77777777" w:rsidR="001A20E6" w:rsidRDefault="00000000">
            <w:pPr>
              <w:pStyle w:val="TableCellCalendarDayNumberBold"/>
            </w:pPr>
            <w:r>
              <w:t>17</w:t>
            </w:r>
          </w:p>
          <w:p w14:paraId="1B490A44" w14:textId="77777777" w:rsidR="001A20E6" w:rsidRDefault="00000000">
            <w:pPr>
              <w:pStyle w:val="TableCellCalendarSubject"/>
            </w:pPr>
            <w:r>
              <w:t>Governance</w:t>
            </w:r>
          </w:p>
          <w:p w14:paraId="5C1B9FE1" w14:textId="77777777" w:rsidR="001A20E6" w:rsidRDefault="00000000">
            <w:pPr>
              <w:pStyle w:val="TableCellCalendarSubject"/>
            </w:pPr>
            <w:r>
              <w:t>International Relations</w:t>
            </w:r>
          </w:p>
        </w:tc>
        <w:tc>
          <w:tcPr>
            <w:tcW w:w="700" w:type="pct"/>
            <w:shd w:val="clear" w:color="auto" w:fill="FFEDD5"/>
            <w:tcMar>
              <w:top w:w="200" w:type="dxa"/>
              <w:left w:w="100" w:type="dxa"/>
              <w:bottom w:w="200" w:type="dxa"/>
              <w:right w:w="100" w:type="dxa"/>
            </w:tcMar>
          </w:tcPr>
          <w:p w14:paraId="2AD15807" w14:textId="77777777" w:rsidR="001A20E6" w:rsidRDefault="00000000">
            <w:pPr>
              <w:pStyle w:val="TableCellCalendarDayNumberBold"/>
            </w:pPr>
            <w:r>
              <w:t>18</w:t>
            </w:r>
          </w:p>
          <w:p w14:paraId="3C2ABD7D" w14:textId="77777777" w:rsidR="001A20E6" w:rsidRDefault="00000000">
            <w:pPr>
              <w:pStyle w:val="TableCellCalendarSubject"/>
            </w:pPr>
            <w:r>
              <w:t>Internal Security</w:t>
            </w:r>
          </w:p>
          <w:p w14:paraId="4EB4400C" w14:textId="77777777" w:rsidR="001A20E6" w:rsidRDefault="00000000">
            <w:pPr>
              <w:pStyle w:val="TableCellCalendarSubject"/>
            </w:pPr>
            <w:r>
              <w:t>Society and Social Justice</w:t>
            </w:r>
          </w:p>
        </w:tc>
        <w:tc>
          <w:tcPr>
            <w:tcW w:w="700" w:type="pct"/>
            <w:shd w:val="clear" w:color="auto" w:fill="FFEDD5"/>
            <w:tcMar>
              <w:top w:w="200" w:type="dxa"/>
              <w:left w:w="100" w:type="dxa"/>
              <w:bottom w:w="200" w:type="dxa"/>
              <w:right w:w="100" w:type="dxa"/>
            </w:tcMar>
          </w:tcPr>
          <w:p w14:paraId="7409EBD1" w14:textId="77777777" w:rsidR="001A20E6" w:rsidRDefault="00000000">
            <w:pPr>
              <w:pStyle w:val="TableCellCalendarDayNumberBold"/>
            </w:pPr>
            <w:r>
              <w:t>19</w:t>
            </w:r>
          </w:p>
          <w:p w14:paraId="3BA89A80" w14:textId="77777777" w:rsidR="001A20E6" w:rsidRDefault="00000000">
            <w:pPr>
              <w:pStyle w:val="TableCellCalendarSubject"/>
            </w:pPr>
            <w:r>
              <w:t>Society and Social Justice</w:t>
            </w:r>
          </w:p>
          <w:p w14:paraId="4E3BF7CA" w14:textId="77777777" w:rsidR="001A20E6" w:rsidRDefault="00000000">
            <w:pPr>
              <w:pStyle w:val="TableCellCalendarSubject"/>
            </w:pPr>
            <w:r>
              <w:t>Essay</w:t>
            </w:r>
          </w:p>
        </w:tc>
        <w:tc>
          <w:tcPr>
            <w:tcW w:w="700" w:type="pct"/>
            <w:shd w:val="clear" w:color="auto" w:fill="FFEDD5"/>
            <w:tcMar>
              <w:top w:w="200" w:type="dxa"/>
              <w:left w:w="100" w:type="dxa"/>
              <w:bottom w:w="200" w:type="dxa"/>
              <w:right w:w="100" w:type="dxa"/>
            </w:tcMar>
          </w:tcPr>
          <w:p w14:paraId="6D9DF1AC" w14:textId="77777777" w:rsidR="001A20E6" w:rsidRDefault="00000000">
            <w:pPr>
              <w:pStyle w:val="TableCellCalendarDayNumberBold"/>
            </w:pPr>
            <w:r>
              <w:t>20</w:t>
            </w:r>
          </w:p>
          <w:p w14:paraId="5F4D45E6" w14:textId="77777777" w:rsidR="001A20E6" w:rsidRDefault="00000000">
            <w:pPr>
              <w:pStyle w:val="TableCellCalendarSubject"/>
            </w:pPr>
            <w:r>
              <w:t>Essay</w:t>
            </w:r>
          </w:p>
        </w:tc>
        <w:tc>
          <w:tcPr>
            <w:tcW w:w="700" w:type="pct"/>
            <w:shd w:val="clear" w:color="auto" w:fill="FFFFFF"/>
            <w:tcMar>
              <w:top w:w="200" w:type="dxa"/>
              <w:left w:w="100" w:type="dxa"/>
              <w:bottom w:w="200" w:type="dxa"/>
              <w:right w:w="100" w:type="dxa"/>
            </w:tcMar>
          </w:tcPr>
          <w:p w14:paraId="327F707B" w14:textId="77777777" w:rsidR="001A20E6" w:rsidRDefault="00000000">
            <w:pPr>
              <w:pStyle w:val="TableCellCalendarDayNumberBold"/>
            </w:pPr>
            <w:r>
              <w:t>21</w:t>
            </w:r>
          </w:p>
          <w:p w14:paraId="5E0AF60C" w14:textId="77777777" w:rsidR="001A20E6" w:rsidRDefault="00000000">
            <w:pPr>
              <w:pStyle w:val="TableCellCalendarSubject"/>
            </w:pPr>
            <w:r>
              <w:t>Essay</w:t>
            </w:r>
          </w:p>
        </w:tc>
      </w:tr>
      <w:tr w:rsidR="001A20E6" w14:paraId="24FBF299" w14:textId="77777777">
        <w:tc>
          <w:tcPr>
            <w:tcW w:w="700" w:type="pct"/>
            <w:shd w:val="clear" w:color="auto" w:fill="FFFFFF"/>
            <w:tcMar>
              <w:top w:w="200" w:type="dxa"/>
              <w:left w:w="100" w:type="dxa"/>
              <w:bottom w:w="200" w:type="dxa"/>
              <w:right w:w="100" w:type="dxa"/>
            </w:tcMar>
          </w:tcPr>
          <w:p w14:paraId="18D2F5B2" w14:textId="77777777" w:rsidR="001A20E6" w:rsidRDefault="00000000">
            <w:pPr>
              <w:pStyle w:val="TableCellCalendarDayNumberBold"/>
            </w:pPr>
            <w:r>
              <w:t>22</w:t>
            </w:r>
          </w:p>
          <w:p w14:paraId="70286F86" w14:textId="77777777" w:rsidR="001A20E6" w:rsidRDefault="00000000">
            <w:pPr>
              <w:pStyle w:val="TableCellCalendarSubject"/>
            </w:pPr>
            <w:r>
              <w:t>Essay</w:t>
            </w:r>
          </w:p>
        </w:tc>
        <w:tc>
          <w:tcPr>
            <w:tcW w:w="700" w:type="pct"/>
            <w:shd w:val="clear" w:color="auto" w:fill="FFFFFF"/>
            <w:tcMar>
              <w:top w:w="200" w:type="dxa"/>
              <w:left w:w="100" w:type="dxa"/>
              <w:bottom w:w="200" w:type="dxa"/>
              <w:right w:w="100" w:type="dxa"/>
            </w:tcMar>
          </w:tcPr>
          <w:p w14:paraId="5A4B5AEB" w14:textId="77777777" w:rsidR="001A20E6" w:rsidRDefault="00000000">
            <w:pPr>
              <w:pStyle w:val="TableCellCalendarDayNumberBold"/>
            </w:pPr>
            <w:r>
              <w:t>23</w:t>
            </w:r>
          </w:p>
        </w:tc>
        <w:tc>
          <w:tcPr>
            <w:tcW w:w="700" w:type="pct"/>
            <w:shd w:val="clear" w:color="auto" w:fill="FFFFFF"/>
            <w:tcMar>
              <w:top w:w="200" w:type="dxa"/>
              <w:left w:w="100" w:type="dxa"/>
              <w:bottom w:w="200" w:type="dxa"/>
              <w:right w:w="100" w:type="dxa"/>
            </w:tcMar>
          </w:tcPr>
          <w:p w14:paraId="17EBD126" w14:textId="77777777" w:rsidR="001A20E6" w:rsidRDefault="00000000">
            <w:pPr>
              <w:pStyle w:val="TableCellCalendarDayNumberBold"/>
            </w:pPr>
            <w:r>
              <w:t>24</w:t>
            </w:r>
          </w:p>
        </w:tc>
        <w:tc>
          <w:tcPr>
            <w:tcW w:w="700" w:type="pct"/>
            <w:shd w:val="clear" w:color="auto" w:fill="FFFFFF"/>
            <w:tcMar>
              <w:top w:w="200" w:type="dxa"/>
              <w:left w:w="100" w:type="dxa"/>
              <w:bottom w:w="200" w:type="dxa"/>
              <w:right w:w="100" w:type="dxa"/>
            </w:tcMar>
          </w:tcPr>
          <w:p w14:paraId="4CC3683C" w14:textId="77777777" w:rsidR="001A20E6" w:rsidRDefault="00000000">
            <w:pPr>
              <w:pStyle w:val="TableCellCalendarDayNumberBold"/>
            </w:pPr>
            <w:r>
              <w:t>25</w:t>
            </w:r>
          </w:p>
        </w:tc>
        <w:tc>
          <w:tcPr>
            <w:tcW w:w="700" w:type="pct"/>
            <w:shd w:val="clear" w:color="auto" w:fill="FFFFFF"/>
            <w:tcMar>
              <w:top w:w="200" w:type="dxa"/>
              <w:left w:w="100" w:type="dxa"/>
              <w:bottom w:w="200" w:type="dxa"/>
              <w:right w:w="100" w:type="dxa"/>
            </w:tcMar>
          </w:tcPr>
          <w:p w14:paraId="7F829FEF" w14:textId="77777777" w:rsidR="001A20E6" w:rsidRDefault="00000000">
            <w:pPr>
              <w:pStyle w:val="TableCellCalendarDayNumberBold"/>
            </w:pPr>
            <w:r>
              <w:t>26</w:t>
            </w:r>
          </w:p>
        </w:tc>
        <w:tc>
          <w:tcPr>
            <w:tcW w:w="700" w:type="pct"/>
            <w:shd w:val="clear" w:color="auto" w:fill="FFFFFF"/>
            <w:tcMar>
              <w:top w:w="200" w:type="dxa"/>
              <w:left w:w="100" w:type="dxa"/>
              <w:bottom w:w="200" w:type="dxa"/>
              <w:right w:w="100" w:type="dxa"/>
            </w:tcMar>
          </w:tcPr>
          <w:p w14:paraId="513E815E" w14:textId="77777777" w:rsidR="001A20E6" w:rsidRDefault="00000000">
            <w:pPr>
              <w:pStyle w:val="TableCellCalendarDayNumberBold"/>
            </w:pPr>
            <w:r>
              <w:t>27</w:t>
            </w:r>
          </w:p>
        </w:tc>
        <w:tc>
          <w:tcPr>
            <w:tcW w:w="700" w:type="pct"/>
            <w:shd w:val="clear" w:color="auto" w:fill="FFFFFF"/>
            <w:tcMar>
              <w:top w:w="200" w:type="dxa"/>
              <w:left w:w="100" w:type="dxa"/>
              <w:bottom w:w="200" w:type="dxa"/>
              <w:right w:w="100" w:type="dxa"/>
            </w:tcMar>
          </w:tcPr>
          <w:p w14:paraId="65F5E26A" w14:textId="77777777" w:rsidR="001A20E6" w:rsidRDefault="00000000">
            <w:pPr>
              <w:pStyle w:val="TableCellCalendarDayNumberBold"/>
            </w:pPr>
            <w:r>
              <w:t>28</w:t>
            </w:r>
          </w:p>
        </w:tc>
      </w:tr>
      <w:tr w:rsidR="001A20E6" w14:paraId="421F3D65" w14:textId="77777777">
        <w:tc>
          <w:tcPr>
            <w:tcW w:w="700" w:type="pct"/>
            <w:shd w:val="clear" w:color="auto" w:fill="FFFFFF"/>
            <w:tcMar>
              <w:top w:w="200" w:type="dxa"/>
              <w:left w:w="100" w:type="dxa"/>
              <w:bottom w:w="200" w:type="dxa"/>
              <w:right w:w="100" w:type="dxa"/>
            </w:tcMar>
          </w:tcPr>
          <w:p w14:paraId="7096953F" w14:textId="77777777" w:rsidR="001A20E6" w:rsidRDefault="00000000">
            <w:pPr>
              <w:pStyle w:val="TableCellCalendarDayNumberBold"/>
            </w:pPr>
            <w:r>
              <w:t>29</w:t>
            </w:r>
          </w:p>
        </w:tc>
        <w:tc>
          <w:tcPr>
            <w:tcW w:w="700" w:type="pct"/>
            <w:shd w:val="clear" w:color="auto" w:fill="FFFFFF"/>
            <w:tcMar>
              <w:top w:w="200" w:type="dxa"/>
              <w:left w:w="100" w:type="dxa"/>
              <w:bottom w:w="200" w:type="dxa"/>
              <w:right w:w="100" w:type="dxa"/>
            </w:tcMar>
          </w:tcPr>
          <w:p w14:paraId="5BE87E88" w14:textId="77777777" w:rsidR="001A20E6" w:rsidRDefault="00000000">
            <w:pPr>
              <w:pStyle w:val="TableCellCalendarDayNumberBold"/>
            </w:pPr>
            <w:r>
              <w:t>30</w:t>
            </w:r>
          </w:p>
        </w:tc>
        <w:tc>
          <w:tcPr>
            <w:tcW w:w="700" w:type="pct"/>
            <w:shd w:val="clear" w:color="auto" w:fill="FFFFFF"/>
            <w:tcMar>
              <w:top w:w="200" w:type="dxa"/>
              <w:left w:w="100" w:type="dxa"/>
              <w:bottom w:w="200" w:type="dxa"/>
              <w:right w:w="100" w:type="dxa"/>
            </w:tcMar>
          </w:tcPr>
          <w:p w14:paraId="014B0FC9" w14:textId="77777777" w:rsidR="001A20E6" w:rsidRDefault="00000000">
            <w:pPr>
              <w:pStyle w:val="TableCellCalendarDayNumberBold"/>
            </w:pPr>
            <w:r>
              <w:t>31</w:t>
            </w:r>
          </w:p>
        </w:tc>
        <w:tc>
          <w:tcPr>
            <w:tcW w:w="700" w:type="pct"/>
            <w:tcMar>
              <w:top w:w="200" w:type="dxa"/>
              <w:left w:w="100" w:type="dxa"/>
              <w:bottom w:w="200" w:type="dxa"/>
              <w:right w:w="100" w:type="dxa"/>
            </w:tcMar>
          </w:tcPr>
          <w:p w14:paraId="37A94678" w14:textId="77777777" w:rsidR="001A20E6" w:rsidRDefault="001A20E6"/>
        </w:tc>
        <w:tc>
          <w:tcPr>
            <w:tcW w:w="700" w:type="pct"/>
            <w:tcMar>
              <w:top w:w="200" w:type="dxa"/>
              <w:left w:w="100" w:type="dxa"/>
              <w:bottom w:w="200" w:type="dxa"/>
              <w:right w:w="100" w:type="dxa"/>
            </w:tcMar>
          </w:tcPr>
          <w:p w14:paraId="74014920" w14:textId="77777777" w:rsidR="001A20E6" w:rsidRDefault="001A20E6"/>
        </w:tc>
        <w:tc>
          <w:tcPr>
            <w:tcW w:w="700" w:type="pct"/>
            <w:tcMar>
              <w:top w:w="200" w:type="dxa"/>
              <w:left w:w="100" w:type="dxa"/>
              <w:bottom w:w="200" w:type="dxa"/>
              <w:right w:w="100" w:type="dxa"/>
            </w:tcMar>
          </w:tcPr>
          <w:p w14:paraId="705F4CA1" w14:textId="77777777" w:rsidR="001A20E6" w:rsidRDefault="001A20E6"/>
        </w:tc>
        <w:tc>
          <w:tcPr>
            <w:tcW w:w="700" w:type="pct"/>
            <w:tcMar>
              <w:top w:w="200" w:type="dxa"/>
              <w:left w:w="100" w:type="dxa"/>
              <w:bottom w:w="200" w:type="dxa"/>
              <w:right w:w="100" w:type="dxa"/>
            </w:tcMar>
          </w:tcPr>
          <w:p w14:paraId="130BAE02" w14:textId="77777777" w:rsidR="001A20E6" w:rsidRDefault="001A20E6"/>
        </w:tc>
      </w:tr>
    </w:tbl>
    <w:p w14:paraId="43832E26" w14:textId="77777777" w:rsidR="001A20E6" w:rsidRDefault="001A20E6">
      <w:pPr>
        <w:spacing w:after="400"/>
      </w:pPr>
    </w:p>
    <w:p w14:paraId="1A8E3535" w14:textId="77777777" w:rsidR="001A20E6" w:rsidRDefault="00000000">
      <w:pPr>
        <w:pStyle w:val="ResourceTitle"/>
      </w:pPr>
      <w:r>
        <w:t>📚 Resources for August 2027</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7F089A7E" w14:textId="77777777">
        <w:tc>
          <w:tcPr>
            <w:tcW w:w="1650" w:type="pct"/>
            <w:tcBorders>
              <w:bottom w:val="single" w:sz="2" w:space="0" w:color="D1D5DB"/>
              <w:right w:val="single" w:sz="2" w:space="0" w:color="D1D5DB"/>
            </w:tcBorders>
            <w:tcMar>
              <w:top w:w="200" w:type="dxa"/>
              <w:left w:w="150" w:type="dxa"/>
              <w:bottom w:w="200" w:type="dxa"/>
              <w:right w:w="150" w:type="dxa"/>
            </w:tcMar>
          </w:tcPr>
          <w:p w14:paraId="5C9BFE14" w14:textId="77777777" w:rsidR="001A20E6" w:rsidRDefault="00000000">
            <w:pPr>
              <w:pStyle w:val="TableCellSubjectName"/>
            </w:pPr>
            <w:r>
              <w:t>Sociology</w:t>
            </w:r>
          </w:p>
          <w:p w14:paraId="676F3E93" w14:textId="77777777" w:rsidR="001A20E6" w:rsidRDefault="00000000">
            <w:pPr>
              <w:pStyle w:val="TableCellCategoryTitle"/>
            </w:pPr>
            <w:r>
              <w:t>📝 Practice Materials</w:t>
            </w:r>
          </w:p>
          <w:p w14:paraId="31C06A2A" w14:textId="77777777" w:rsidR="001A20E6" w:rsidRDefault="00000000">
            <w:pPr>
              <w:pStyle w:val="TableCellResourceItem"/>
            </w:pPr>
            <w:r>
              <w:t>• La Excellence Sociology Material</w:t>
            </w:r>
          </w:p>
          <w:p w14:paraId="3DB5A227" w14:textId="77777777" w:rsidR="001A20E6" w:rsidRDefault="00000000">
            <w:pPr>
              <w:pStyle w:val="TableCellResourceItem"/>
            </w:pPr>
            <w:r>
              <w:t>• Mains RRP + Prelims RRP</w:t>
            </w:r>
          </w:p>
          <w:p w14:paraId="7C1A8449" w14:textId="77777777" w:rsidR="001A20E6" w:rsidRDefault="00000000">
            <w:pPr>
              <w:pStyle w:val="TableCellResourceItem"/>
            </w:pPr>
            <w:r>
              <w:t>• Prelims &amp; Mains Workbooks</w:t>
            </w:r>
          </w:p>
          <w:p w14:paraId="2051E7B9" w14:textId="77777777" w:rsidR="001A20E6" w:rsidRDefault="00000000">
            <w:pPr>
              <w:pStyle w:val="TableCellResourceItem"/>
            </w:pPr>
            <w:r>
              <w:t>• Previous Year Question Papers</w:t>
            </w:r>
          </w:p>
          <w:p w14:paraId="013359C9" w14:textId="77777777" w:rsidR="001A20E6" w:rsidRDefault="00000000">
            <w:pPr>
              <w:pStyle w:val="TableCellResourceItem"/>
            </w:pPr>
            <w:r>
              <w:t>• Mock Tests</w:t>
            </w:r>
          </w:p>
          <w:p w14:paraId="2A0822A0" w14:textId="77777777" w:rsidR="001A20E6" w:rsidRDefault="00000000">
            <w:pPr>
              <w:pStyle w:val="TableCellResourceItem"/>
            </w:pPr>
            <w:r>
              <w:t>• La Excellence Indian Society Material</w:t>
            </w:r>
          </w:p>
          <w:p w14:paraId="15252D38" w14:textId="77777777" w:rsidR="001A20E6" w:rsidRDefault="00000000">
            <w:pPr>
              <w:pStyle w:val="TableCellResourceItem"/>
            </w:pPr>
            <w:r>
              <w:t>• Mains Workbook - Paper I</w:t>
            </w:r>
          </w:p>
          <w:p w14:paraId="4E447B32" w14:textId="77777777" w:rsidR="001A20E6" w:rsidRDefault="00000000">
            <w:pPr>
              <w:pStyle w:val="TableCellResourceItem"/>
            </w:pPr>
            <w:r>
              <w:t>• La Excellence Social Change Material</w:t>
            </w:r>
          </w:p>
          <w:p w14:paraId="3437180D" w14:textId="77777777" w:rsidR="001A20E6" w:rsidRDefault="00000000">
            <w:pPr>
              <w:pStyle w:val="TableCellResourceItem"/>
            </w:pPr>
            <w:r>
              <w:t>• Mains Workbook - Paper II</w:t>
            </w:r>
          </w:p>
          <w:p w14:paraId="40A275A7" w14:textId="77777777" w:rsidR="001A20E6" w:rsidRDefault="00000000">
            <w:pPr>
              <w:pStyle w:val="TableCellResourceItem"/>
            </w:pPr>
            <w:r>
              <w:t>• La Excellence Sociology of Religion Material</w:t>
            </w:r>
          </w:p>
          <w:p w14:paraId="338853B9" w14:textId="77777777" w:rsidR="001A20E6" w:rsidRDefault="00000000">
            <w:pPr>
              <w:pStyle w:val="TableCellResourceItem"/>
            </w:pPr>
            <w:r>
              <w:t>• Mains Workbook</w:t>
            </w:r>
          </w:p>
          <w:p w14:paraId="1000A1B3" w14:textId="77777777" w:rsidR="001A20E6" w:rsidRDefault="00000000">
            <w:pPr>
              <w:pStyle w:val="TableCellResourceItem"/>
            </w:pPr>
            <w:r>
              <w:t>• La Excellence Sociology of Education Material</w:t>
            </w:r>
          </w:p>
          <w:p w14:paraId="0347FA11" w14:textId="77777777" w:rsidR="001A20E6" w:rsidRDefault="00000000">
            <w:pPr>
              <w:pStyle w:val="TableCellResourceItem"/>
            </w:pPr>
            <w:r>
              <w:t>• Mains Workbook</w:t>
            </w:r>
          </w:p>
          <w:p w14:paraId="7B510DD4" w14:textId="77777777" w:rsidR="001A20E6" w:rsidRDefault="00000000">
            <w:pPr>
              <w:pStyle w:val="TableCellResourceItem"/>
            </w:pPr>
            <w:r>
              <w:t>• La Excellence Social Stratification Material</w:t>
            </w:r>
          </w:p>
          <w:p w14:paraId="6F8C6BEF" w14:textId="77777777" w:rsidR="001A20E6" w:rsidRDefault="00000000">
            <w:pPr>
              <w:pStyle w:val="TableCellResourceItem"/>
            </w:pPr>
            <w:r>
              <w:t>• Mains Workbook</w:t>
            </w:r>
          </w:p>
          <w:p w14:paraId="7915B292" w14:textId="77777777" w:rsidR="001A20E6" w:rsidRDefault="00000000">
            <w:pPr>
              <w:pStyle w:val="TableCellResourceItem"/>
            </w:pPr>
            <w:r>
              <w:t>• La Excellence Gender Studies Material</w:t>
            </w:r>
          </w:p>
          <w:p w14:paraId="507089E4" w14:textId="77777777" w:rsidR="001A20E6" w:rsidRDefault="00000000">
            <w:pPr>
              <w:pStyle w:val="TableCellResourceItem"/>
            </w:pPr>
            <w:r>
              <w:t>• Mains Workbook</w:t>
            </w:r>
          </w:p>
          <w:p w14:paraId="0866DD9A" w14:textId="77777777" w:rsidR="001A20E6" w:rsidRDefault="00000000">
            <w:pPr>
              <w:pStyle w:val="TableCellResourceItem"/>
            </w:pPr>
            <w:r>
              <w:t>• La Excellence Urban Sociology Material</w:t>
            </w:r>
          </w:p>
          <w:p w14:paraId="6D501464" w14:textId="77777777" w:rsidR="001A20E6" w:rsidRDefault="00000000">
            <w:pPr>
              <w:pStyle w:val="TableCellResourceItem"/>
            </w:pPr>
            <w:r>
              <w:t>• Mains Workbook</w:t>
            </w:r>
          </w:p>
          <w:p w14:paraId="342B2A0E" w14:textId="77777777" w:rsidR="001A20E6" w:rsidRDefault="00000000">
            <w:pPr>
              <w:pStyle w:val="TableCellResourceItem"/>
            </w:pPr>
            <w:r>
              <w:t>• La Excellence Rural Sociology Material</w:t>
            </w:r>
          </w:p>
          <w:p w14:paraId="76F919F3" w14:textId="77777777" w:rsidR="001A20E6" w:rsidRDefault="00000000">
            <w:pPr>
              <w:pStyle w:val="TableCellResourceItem"/>
            </w:pPr>
            <w:r>
              <w:t>• Mains Workbook</w:t>
            </w:r>
          </w:p>
          <w:p w14:paraId="4D656854" w14:textId="77777777" w:rsidR="001A20E6" w:rsidRDefault="00000000">
            <w:pPr>
              <w:pStyle w:val="TableCellResourceItem"/>
            </w:pPr>
            <w:r>
              <w:t>• La Excellence Social Movements Material</w:t>
            </w:r>
          </w:p>
          <w:p w14:paraId="46602B51" w14:textId="77777777" w:rsidR="001A20E6" w:rsidRDefault="00000000">
            <w:pPr>
              <w:pStyle w:val="TableCellResourceItem"/>
            </w:pPr>
            <w:r>
              <w:t>• Mains Workbook</w:t>
            </w:r>
          </w:p>
          <w:p w14:paraId="726AA33B" w14:textId="77777777" w:rsidR="001A20E6" w:rsidRDefault="00000000">
            <w:pPr>
              <w:pStyle w:val="TableCellResourceItem"/>
            </w:pPr>
            <w:r>
              <w:t>• La Excellence Sociology of Health Material</w:t>
            </w:r>
          </w:p>
          <w:p w14:paraId="0005025A" w14:textId="77777777" w:rsidR="001A20E6" w:rsidRDefault="00000000">
            <w:pPr>
              <w:pStyle w:val="TableCellResourceItem"/>
            </w:pPr>
            <w:r>
              <w:t>• Mains Workbook</w:t>
            </w:r>
          </w:p>
          <w:p w14:paraId="5B37EA2B" w14:textId="77777777" w:rsidR="001A20E6" w:rsidRDefault="00000000">
            <w:pPr>
              <w:pStyle w:val="TableCellResourceItem"/>
            </w:pPr>
            <w:r>
              <w:t>• La Excellence Sociology of Law Material</w:t>
            </w:r>
          </w:p>
          <w:p w14:paraId="0B1F6BA9" w14:textId="77777777" w:rsidR="001A20E6" w:rsidRDefault="00000000">
            <w:pPr>
              <w:pStyle w:val="TableCellResourceItem"/>
            </w:pPr>
            <w:r>
              <w:t>• Mains Workbook</w:t>
            </w:r>
          </w:p>
          <w:p w14:paraId="4F71F348" w14:textId="77777777" w:rsidR="001A20E6" w:rsidRDefault="00000000">
            <w:pPr>
              <w:pStyle w:val="TableCellResourceItem"/>
            </w:pPr>
            <w:r>
              <w:t>• La Excellence Sociology of Media Material</w:t>
            </w:r>
          </w:p>
          <w:p w14:paraId="618EF688" w14:textId="77777777" w:rsidR="001A20E6" w:rsidRDefault="00000000">
            <w:pPr>
              <w:pStyle w:val="TableCellResourceItem"/>
            </w:pPr>
            <w:r>
              <w:t>• Mains Workbook</w:t>
            </w:r>
          </w:p>
          <w:p w14:paraId="4494B664" w14:textId="77777777" w:rsidR="001A20E6" w:rsidRDefault="00000000">
            <w:pPr>
              <w:pStyle w:val="TableCellResourceItem"/>
            </w:pPr>
            <w:r>
              <w:t>• La Excellence Sociology of Science Material</w:t>
            </w:r>
          </w:p>
          <w:p w14:paraId="18260541" w14:textId="77777777" w:rsidR="001A20E6" w:rsidRDefault="00000000">
            <w:pPr>
              <w:pStyle w:val="TableCellResourceItem"/>
            </w:pPr>
            <w:r>
              <w:t>• Mains Workbook</w:t>
            </w:r>
          </w:p>
          <w:p w14:paraId="05A449CF" w14:textId="77777777" w:rsidR="001A20E6" w:rsidRDefault="00000000">
            <w:pPr>
              <w:pStyle w:val="TableCellResourceItem"/>
            </w:pPr>
            <w:r>
              <w:t>• La Excellence Sociology of Environment Material</w:t>
            </w:r>
          </w:p>
          <w:p w14:paraId="0AB050B6" w14:textId="77777777" w:rsidR="001A20E6" w:rsidRDefault="00000000">
            <w:pPr>
              <w:pStyle w:val="TableCellResourceItem"/>
            </w:pPr>
            <w:r>
              <w:t>• Mains Workbook</w:t>
            </w:r>
          </w:p>
          <w:p w14:paraId="291506AC" w14:textId="77777777" w:rsidR="001A20E6" w:rsidRDefault="00000000">
            <w:pPr>
              <w:pStyle w:val="TableCellResourceItem"/>
            </w:pPr>
            <w:r>
              <w:t>• La Excellence Sociology of Globalization Material</w:t>
            </w:r>
          </w:p>
          <w:p w14:paraId="26ADC2F0" w14:textId="77777777" w:rsidR="001A20E6" w:rsidRDefault="00000000">
            <w:pPr>
              <w:pStyle w:val="TableCellResourceItem"/>
            </w:pPr>
            <w:r>
              <w:t>• Mains Workbook</w:t>
            </w:r>
          </w:p>
          <w:p w14:paraId="731C2B7B" w14:textId="77777777" w:rsidR="001A20E6" w:rsidRDefault="00000000">
            <w:pPr>
              <w:pStyle w:val="TableCellResourceItem"/>
            </w:pPr>
            <w:r>
              <w:t>• La Excellence Sociology of Work Material</w:t>
            </w:r>
          </w:p>
          <w:p w14:paraId="1ABCF3AA" w14:textId="77777777" w:rsidR="001A20E6" w:rsidRDefault="00000000">
            <w:pPr>
              <w:pStyle w:val="TableCellResourceItem"/>
            </w:pPr>
            <w:r>
              <w:t>• Mains Workbook</w:t>
            </w:r>
          </w:p>
          <w:p w14:paraId="5DDC7C79" w14:textId="77777777" w:rsidR="001A20E6" w:rsidRDefault="00000000">
            <w:pPr>
              <w:pStyle w:val="TableCellCategoryTitle"/>
            </w:pPr>
            <w:r>
              <w:t>📰 Current Affairs</w:t>
            </w:r>
          </w:p>
          <w:p w14:paraId="6EA0253E" w14:textId="77777777" w:rsidR="001A20E6" w:rsidRDefault="00000000">
            <w:pPr>
              <w:pStyle w:val="TableCellResourceItem"/>
            </w:pPr>
            <w:r>
              <w:t>• Indian Sociological Review</w:t>
            </w:r>
          </w:p>
          <w:p w14:paraId="10C19BF6" w14:textId="77777777" w:rsidR="001A20E6" w:rsidRDefault="00000000">
            <w:pPr>
              <w:pStyle w:val="TableCellResourceItem"/>
            </w:pPr>
            <w:r>
              <w:t>• Economic and Political Weekly (EPW)</w:t>
            </w:r>
          </w:p>
          <w:p w14:paraId="6E88D726" w14:textId="77777777" w:rsidR="001A20E6" w:rsidRDefault="00000000">
            <w:pPr>
              <w:pStyle w:val="TableCellResourceItem"/>
            </w:pPr>
            <w:r>
              <w:t>• Newspapers (The Hindu, Indian Express - Social issues)</w:t>
            </w:r>
          </w:p>
          <w:p w14:paraId="12B2C225" w14:textId="77777777" w:rsidR="001A20E6" w:rsidRDefault="00000000">
            <w:pPr>
              <w:pStyle w:val="TableCellResourceItem"/>
            </w:pPr>
            <w:r>
              <w:t>• Yojana Magazine</w:t>
            </w:r>
          </w:p>
          <w:p w14:paraId="6ECECA26" w14:textId="77777777" w:rsidR="001A20E6" w:rsidRDefault="00000000">
            <w:pPr>
              <w:pStyle w:val="TableCellResourceItem"/>
            </w:pPr>
            <w:r>
              <w:t>• Kurukshetra Magazine</w:t>
            </w:r>
          </w:p>
          <w:p w14:paraId="0E2E034D" w14:textId="77777777" w:rsidR="001A20E6" w:rsidRDefault="00000000">
            <w:pPr>
              <w:pStyle w:val="TableCellResourceItem"/>
            </w:pPr>
            <w:r>
              <w:t>• Social Watch India Reports</w:t>
            </w:r>
          </w:p>
          <w:p w14:paraId="16415F3E" w14:textId="77777777" w:rsidR="001A20E6" w:rsidRDefault="00000000">
            <w:pPr>
              <w:pStyle w:val="TableCellResourceItem"/>
            </w:pPr>
            <w:r>
              <w:t>• NSSO Reports</w:t>
            </w:r>
          </w:p>
          <w:p w14:paraId="64EF7ED3" w14:textId="77777777" w:rsidR="001A20E6" w:rsidRDefault="00000000">
            <w:pPr>
              <w:pStyle w:val="TableCellResourceItem"/>
            </w:pPr>
            <w:r>
              <w:t>• NFHS Reports</w:t>
            </w:r>
          </w:p>
          <w:p w14:paraId="52E1526C" w14:textId="77777777" w:rsidR="001A20E6" w:rsidRDefault="00000000">
            <w:pPr>
              <w:pStyle w:val="TableCellResourceItem"/>
            </w:pPr>
            <w:r>
              <w:t>• EPW Articles on Indian Society</w:t>
            </w:r>
          </w:p>
          <w:p w14:paraId="2923D70C" w14:textId="77777777" w:rsidR="001A20E6" w:rsidRDefault="00000000">
            <w:pPr>
              <w:pStyle w:val="TableCellResourceItem"/>
            </w:pPr>
            <w:r>
              <w:t>• Census Reports</w:t>
            </w:r>
          </w:p>
          <w:p w14:paraId="5EFDAAB8" w14:textId="77777777" w:rsidR="001A20E6" w:rsidRDefault="00000000">
            <w:pPr>
              <w:pStyle w:val="TableCellResourceItem"/>
            </w:pPr>
            <w:r>
              <w:t>• Social Development Reports</w:t>
            </w:r>
          </w:p>
          <w:p w14:paraId="448B39FF" w14:textId="77777777" w:rsidR="001A20E6" w:rsidRDefault="00000000">
            <w:pPr>
              <w:pStyle w:val="TableCellResourceItem"/>
            </w:pPr>
            <w:r>
              <w:t>• Planning Commission Reports</w:t>
            </w:r>
          </w:p>
          <w:p w14:paraId="2C3CCDB8" w14:textId="77777777" w:rsidR="001A20E6" w:rsidRDefault="00000000">
            <w:pPr>
              <w:pStyle w:val="TableCellResourceItem"/>
            </w:pPr>
            <w:r>
              <w:t>• NITI Aayog Reports</w:t>
            </w:r>
          </w:p>
          <w:p w14:paraId="33ACDCC4" w14:textId="77777777" w:rsidR="001A20E6" w:rsidRDefault="00000000">
            <w:pPr>
              <w:pStyle w:val="TableCellResourceItem"/>
            </w:pPr>
            <w:r>
              <w:t>• World Bank Reports on India</w:t>
            </w:r>
          </w:p>
          <w:p w14:paraId="099E2BA4" w14:textId="77777777" w:rsidR="001A20E6" w:rsidRDefault="00000000">
            <w:pPr>
              <w:pStyle w:val="TableCellResourceItem"/>
            </w:pPr>
            <w:r>
              <w:t>• Religious Demographics Reports</w:t>
            </w:r>
          </w:p>
          <w:p w14:paraId="13FCDD4A" w14:textId="77777777" w:rsidR="001A20E6" w:rsidRDefault="00000000">
            <w:pPr>
              <w:pStyle w:val="TableCellResourceItem"/>
            </w:pPr>
            <w:r>
              <w:t>• Minority Commission Reports</w:t>
            </w:r>
          </w:p>
          <w:p w14:paraId="66C227E3" w14:textId="77777777" w:rsidR="001A20E6" w:rsidRDefault="00000000">
            <w:pPr>
              <w:pStyle w:val="TableCellResourceItem"/>
            </w:pPr>
            <w:r>
              <w:t>• ASER Reports</w:t>
            </w:r>
          </w:p>
          <w:p w14:paraId="41811EA9" w14:textId="77777777" w:rsidR="001A20E6" w:rsidRDefault="00000000">
            <w:pPr>
              <w:pStyle w:val="TableCellResourceItem"/>
            </w:pPr>
            <w:r>
              <w:t>• NEP 2020</w:t>
            </w:r>
          </w:p>
          <w:p w14:paraId="11820227" w14:textId="77777777" w:rsidR="001A20E6" w:rsidRDefault="00000000">
            <w:pPr>
              <w:pStyle w:val="TableCellResourceItem"/>
            </w:pPr>
            <w:r>
              <w:t>• Education Statistics Reports</w:t>
            </w:r>
          </w:p>
          <w:p w14:paraId="439953F5" w14:textId="77777777" w:rsidR="001A20E6" w:rsidRDefault="00000000">
            <w:pPr>
              <w:pStyle w:val="TableCellResourceItem"/>
            </w:pPr>
            <w:r>
              <w:t>• Sachar Committee Report</w:t>
            </w:r>
          </w:p>
          <w:p w14:paraId="6C36A3E9" w14:textId="77777777" w:rsidR="001A20E6" w:rsidRDefault="00000000">
            <w:pPr>
              <w:pStyle w:val="TableCellResourceItem"/>
            </w:pPr>
            <w:r>
              <w:t>• Mandal Commission Report</w:t>
            </w:r>
          </w:p>
          <w:p w14:paraId="073B0D8C" w14:textId="77777777" w:rsidR="001A20E6" w:rsidRDefault="00000000">
            <w:pPr>
              <w:pStyle w:val="TableCellResourceItem"/>
            </w:pPr>
            <w:r>
              <w:t>• Caste Census Data</w:t>
            </w:r>
          </w:p>
          <w:p w14:paraId="7F83568C" w14:textId="77777777" w:rsidR="001A20E6" w:rsidRDefault="00000000">
            <w:pPr>
              <w:pStyle w:val="TableCellResourceItem"/>
            </w:pPr>
            <w:r>
              <w:t>• Gender Budget Reports</w:t>
            </w:r>
          </w:p>
          <w:p w14:paraId="6C9C3CE1" w14:textId="77777777" w:rsidR="001A20E6" w:rsidRDefault="00000000">
            <w:pPr>
              <w:pStyle w:val="TableCellResourceItem"/>
            </w:pPr>
            <w:r>
              <w:t>• Women and Child Development Ministry Reports</w:t>
            </w:r>
          </w:p>
          <w:p w14:paraId="40D885E4" w14:textId="77777777" w:rsidR="001A20E6" w:rsidRDefault="00000000">
            <w:pPr>
              <w:pStyle w:val="TableCellResourceItem"/>
            </w:pPr>
            <w:r>
              <w:t>• NFHS Gender Data</w:t>
            </w:r>
          </w:p>
          <w:p w14:paraId="4D9542EF" w14:textId="77777777" w:rsidR="001A20E6" w:rsidRDefault="00000000">
            <w:pPr>
              <w:pStyle w:val="TableCellResourceItem"/>
            </w:pPr>
            <w:r>
              <w:t>• Census Urban Data</w:t>
            </w:r>
          </w:p>
          <w:p w14:paraId="7235B31F" w14:textId="77777777" w:rsidR="001A20E6" w:rsidRDefault="00000000">
            <w:pPr>
              <w:pStyle w:val="TableCellResourceItem"/>
            </w:pPr>
            <w:r>
              <w:t>• Smart Cities Mission Reports</w:t>
            </w:r>
          </w:p>
          <w:p w14:paraId="1125A679" w14:textId="77777777" w:rsidR="001A20E6" w:rsidRDefault="00000000">
            <w:pPr>
              <w:pStyle w:val="TableCellResourceItem"/>
            </w:pPr>
            <w:r>
              <w:t>• Urban Development Ministry Reports</w:t>
            </w:r>
          </w:p>
          <w:p w14:paraId="6C702D52" w14:textId="77777777" w:rsidR="001A20E6" w:rsidRDefault="00000000">
            <w:pPr>
              <w:pStyle w:val="TableCellResourceItem"/>
            </w:pPr>
            <w:r>
              <w:t>• Rural Development Ministry Reports</w:t>
            </w:r>
          </w:p>
          <w:p w14:paraId="268799ED" w14:textId="77777777" w:rsidR="001A20E6" w:rsidRDefault="00000000">
            <w:pPr>
              <w:pStyle w:val="TableCellResourceItem"/>
            </w:pPr>
            <w:r>
              <w:t>• MGNREGA Reports</w:t>
            </w:r>
          </w:p>
          <w:p w14:paraId="3B28EB98" w14:textId="77777777" w:rsidR="001A20E6" w:rsidRDefault="00000000">
            <w:pPr>
              <w:pStyle w:val="TableCellResourceItem"/>
            </w:pPr>
            <w:r>
              <w:t>• Panchayati Raj Statistics</w:t>
            </w:r>
          </w:p>
          <w:p w14:paraId="2BE2FF89" w14:textId="77777777" w:rsidR="001A20E6" w:rsidRDefault="00000000">
            <w:pPr>
              <w:pStyle w:val="TableCellResourceItem"/>
            </w:pPr>
            <w:r>
              <w:t>• Social Movement Case Studies</w:t>
            </w:r>
          </w:p>
          <w:p w14:paraId="3E71F207" w14:textId="77777777" w:rsidR="001A20E6" w:rsidRDefault="00000000">
            <w:pPr>
              <w:pStyle w:val="TableCellResourceItem"/>
            </w:pPr>
            <w:r>
              <w:t>• Civil Society Reports</w:t>
            </w:r>
          </w:p>
          <w:p w14:paraId="345EC66B" w14:textId="77777777" w:rsidR="001A20E6" w:rsidRDefault="00000000">
            <w:pPr>
              <w:pStyle w:val="TableCellResourceItem"/>
            </w:pPr>
            <w:r>
              <w:t>• Human Rights Reports</w:t>
            </w:r>
          </w:p>
          <w:p w14:paraId="32EEC27A" w14:textId="77777777" w:rsidR="001A20E6" w:rsidRDefault="00000000">
            <w:pPr>
              <w:pStyle w:val="TableCellResourceItem"/>
            </w:pPr>
            <w:r>
              <w:t>• Health Ministry Reports</w:t>
            </w:r>
          </w:p>
          <w:p w14:paraId="0CA7805D" w14:textId="77777777" w:rsidR="001A20E6" w:rsidRDefault="00000000">
            <w:pPr>
              <w:pStyle w:val="TableCellResourceItem"/>
            </w:pPr>
            <w:r>
              <w:t>• WHO Reports on India</w:t>
            </w:r>
          </w:p>
          <w:p w14:paraId="10F4328D" w14:textId="77777777" w:rsidR="001A20E6" w:rsidRDefault="00000000">
            <w:pPr>
              <w:pStyle w:val="TableCellResourceItem"/>
            </w:pPr>
            <w:r>
              <w:t>• Ayushman Bharat Reports</w:t>
            </w:r>
          </w:p>
          <w:p w14:paraId="0343F8A2" w14:textId="77777777" w:rsidR="001A20E6" w:rsidRDefault="00000000">
            <w:pPr>
              <w:pStyle w:val="TableCellResourceItem"/>
            </w:pPr>
            <w:r>
              <w:t>• Law Commission Reports</w:t>
            </w:r>
          </w:p>
          <w:p w14:paraId="61A6152C" w14:textId="77777777" w:rsidR="001A20E6" w:rsidRDefault="00000000">
            <w:pPr>
              <w:pStyle w:val="TableCellResourceItem"/>
            </w:pPr>
            <w:r>
              <w:t>• Supreme Court Judgments</w:t>
            </w:r>
          </w:p>
          <w:p w14:paraId="3B872D47" w14:textId="77777777" w:rsidR="001A20E6" w:rsidRDefault="00000000">
            <w:pPr>
              <w:pStyle w:val="TableCellResourceItem"/>
            </w:pPr>
            <w:r>
              <w:t>• Legal Aid Reports</w:t>
            </w:r>
          </w:p>
          <w:p w14:paraId="4BE0C3AD" w14:textId="77777777" w:rsidR="001A20E6" w:rsidRDefault="00000000">
            <w:pPr>
              <w:pStyle w:val="TableCellResourceItem"/>
            </w:pPr>
            <w:r>
              <w:t>• Media Reports</w:t>
            </w:r>
          </w:p>
          <w:p w14:paraId="08BF973F" w14:textId="77777777" w:rsidR="001A20E6" w:rsidRDefault="00000000">
            <w:pPr>
              <w:pStyle w:val="TableCellResourceItem"/>
            </w:pPr>
            <w:r>
              <w:t>• Broadcasting Ministry Reports</w:t>
            </w:r>
          </w:p>
          <w:p w14:paraId="391A05BB" w14:textId="77777777" w:rsidR="001A20E6" w:rsidRDefault="00000000">
            <w:pPr>
              <w:pStyle w:val="TableCellResourceItem"/>
            </w:pPr>
            <w:r>
              <w:t>• Social Media Impact Studies</w:t>
            </w:r>
          </w:p>
          <w:p w14:paraId="365AB977" w14:textId="77777777" w:rsidR="001A20E6" w:rsidRDefault="00000000">
            <w:pPr>
              <w:pStyle w:val="TableCellResourceItem"/>
            </w:pPr>
            <w:r>
              <w:t>• Science and Technology Ministry Reports</w:t>
            </w:r>
          </w:p>
          <w:p w14:paraId="5189DE99" w14:textId="77777777" w:rsidR="001A20E6" w:rsidRDefault="00000000">
            <w:pPr>
              <w:pStyle w:val="TableCellResourceItem"/>
            </w:pPr>
            <w:r>
              <w:t>• ISRO Reports</w:t>
            </w:r>
          </w:p>
          <w:p w14:paraId="312D81A7" w14:textId="77777777" w:rsidR="001A20E6" w:rsidRDefault="00000000">
            <w:pPr>
              <w:pStyle w:val="TableCellResourceItem"/>
            </w:pPr>
            <w:r>
              <w:t>• Digital India Reports</w:t>
            </w:r>
          </w:p>
          <w:p w14:paraId="39D3B6FD" w14:textId="77777777" w:rsidR="001A20E6" w:rsidRDefault="00000000">
            <w:pPr>
              <w:pStyle w:val="TableCellResourceItem"/>
            </w:pPr>
            <w:r>
              <w:t>• Environment Ministry Reports</w:t>
            </w:r>
          </w:p>
          <w:p w14:paraId="0A1FE127" w14:textId="77777777" w:rsidR="001A20E6" w:rsidRDefault="00000000">
            <w:pPr>
              <w:pStyle w:val="TableCellResourceItem"/>
            </w:pPr>
            <w:r>
              <w:t>• Climate Change Reports</w:t>
            </w:r>
          </w:p>
          <w:p w14:paraId="040D5576" w14:textId="77777777" w:rsidR="001A20E6" w:rsidRDefault="00000000">
            <w:pPr>
              <w:pStyle w:val="TableCellResourceItem"/>
            </w:pPr>
            <w:r>
              <w:t>• Sustainable Development Reports</w:t>
            </w:r>
          </w:p>
          <w:p w14:paraId="0E943D80" w14:textId="77777777" w:rsidR="001A20E6" w:rsidRDefault="00000000">
            <w:pPr>
              <w:pStyle w:val="TableCellResourceItem"/>
            </w:pPr>
            <w:r>
              <w:t>• WTO Reports</w:t>
            </w:r>
          </w:p>
          <w:p w14:paraId="680822BA" w14:textId="77777777" w:rsidR="001A20E6" w:rsidRDefault="00000000">
            <w:pPr>
              <w:pStyle w:val="TableCellResourceItem"/>
            </w:pPr>
            <w:r>
              <w:t>• Globalization Impact Studies</w:t>
            </w:r>
          </w:p>
          <w:p w14:paraId="1B292180" w14:textId="77777777" w:rsidR="001A20E6" w:rsidRDefault="00000000">
            <w:pPr>
              <w:pStyle w:val="TableCellResourceItem"/>
            </w:pPr>
            <w:r>
              <w:t>• International Migration Reports</w:t>
            </w:r>
          </w:p>
          <w:p w14:paraId="13F6DC82" w14:textId="77777777" w:rsidR="001A20E6" w:rsidRDefault="00000000">
            <w:pPr>
              <w:pStyle w:val="TableCellResourceItem"/>
            </w:pPr>
            <w:r>
              <w:t>• Labor Ministry Reports</w:t>
            </w:r>
          </w:p>
          <w:p w14:paraId="007612C4" w14:textId="77777777" w:rsidR="001A20E6" w:rsidRDefault="00000000">
            <w:pPr>
              <w:pStyle w:val="TableCellResourceItem"/>
            </w:pPr>
            <w:r>
              <w:t>• Industrial Relations Reports</w:t>
            </w:r>
          </w:p>
          <w:p w14:paraId="4CBA8AC5"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2B6A8FCB" w14:textId="77777777" w:rsidR="001A20E6" w:rsidRDefault="00000000">
            <w:pPr>
              <w:pStyle w:val="TableCellSubjectName"/>
            </w:pPr>
            <w:r>
              <w:t>History-Modern</w:t>
            </w:r>
          </w:p>
          <w:p w14:paraId="321B3716" w14:textId="77777777" w:rsidR="001A20E6" w:rsidRDefault="00000000">
            <w:pPr>
              <w:pStyle w:val="TableCellCategoryTitle"/>
            </w:pPr>
            <w:r>
              <w:t>📚 Primary Books</w:t>
            </w:r>
          </w:p>
          <w:p w14:paraId="591D26C0" w14:textId="77777777" w:rsidR="001A20E6" w:rsidRDefault="00000000">
            <w:pPr>
              <w:pStyle w:val="TableCellResourceItem"/>
            </w:pPr>
            <w:r>
              <w:t>• NCERT Class VIII - Our Past - III - How, When and Where</w:t>
            </w:r>
          </w:p>
          <w:p w14:paraId="4E6472D5" w14:textId="77777777" w:rsidR="001A20E6" w:rsidRDefault="00000000">
            <w:pPr>
              <w:pStyle w:val="TableCellResourceItem"/>
            </w:pPr>
            <w:r>
              <w:t>• Old NCERT - Modern India by Bipan Chandra - The Decline of the Mughal Empire</w:t>
            </w:r>
          </w:p>
          <w:p w14:paraId="7E964279" w14:textId="77777777" w:rsidR="001A20E6" w:rsidRDefault="00000000">
            <w:pPr>
              <w:pStyle w:val="TableCellCategoryTitle"/>
            </w:pPr>
            <w:r>
              <w:t>📝 Practice Materials</w:t>
            </w:r>
          </w:p>
          <w:p w14:paraId="658107C7" w14:textId="77777777" w:rsidR="001A20E6" w:rsidRDefault="00000000">
            <w:pPr>
              <w:pStyle w:val="TableCellResourceItem"/>
            </w:pPr>
            <w:r>
              <w:t>• La Excellence Modern History Material</w:t>
            </w:r>
          </w:p>
          <w:p w14:paraId="221445D2" w14:textId="77777777" w:rsidR="001A20E6" w:rsidRDefault="00000000">
            <w:pPr>
              <w:pStyle w:val="TableCellResourceItem"/>
            </w:pPr>
            <w:r>
              <w:t>• Prelims &amp; Mains Workbooks</w:t>
            </w:r>
          </w:p>
          <w:p w14:paraId="7EC74BAC" w14:textId="77777777" w:rsidR="001A20E6" w:rsidRDefault="00000000">
            <w:pPr>
              <w:pStyle w:val="TableCellCategoryTitle"/>
            </w:pPr>
            <w:r>
              <w:t>📰 Current Affairs</w:t>
            </w:r>
          </w:p>
          <w:p w14:paraId="3EAF0324" w14:textId="77777777" w:rsidR="001A20E6" w:rsidRDefault="00000000">
            <w:pPr>
              <w:pStyle w:val="TableCellResourceItem"/>
            </w:pPr>
            <w:r>
              <w:t>• Newspapers (IE – Explained History columns)</w:t>
            </w:r>
          </w:p>
        </w:tc>
        <w:tc>
          <w:tcPr>
            <w:tcW w:w="1650" w:type="pct"/>
            <w:tcBorders>
              <w:bottom w:val="single" w:sz="2" w:space="0" w:color="D1D5DB"/>
              <w:right w:val="single" w:sz="2" w:space="0" w:color="D1D5DB"/>
            </w:tcBorders>
            <w:tcMar>
              <w:top w:w="200" w:type="dxa"/>
              <w:left w:w="150" w:type="dxa"/>
              <w:bottom w:w="200" w:type="dxa"/>
              <w:right w:w="150" w:type="dxa"/>
            </w:tcMar>
          </w:tcPr>
          <w:p w14:paraId="5B184714" w14:textId="77777777" w:rsidR="001A20E6" w:rsidRDefault="00000000">
            <w:pPr>
              <w:pStyle w:val="TableCellSubjectName"/>
            </w:pPr>
            <w:r>
              <w:t>History-Ancient</w:t>
            </w:r>
          </w:p>
          <w:p w14:paraId="4D6BC3A6" w14:textId="77777777" w:rsidR="001A20E6" w:rsidRDefault="00000000">
            <w:pPr>
              <w:pStyle w:val="TableCellCategoryTitle"/>
            </w:pPr>
            <w:r>
              <w:t>📚 Primary Books</w:t>
            </w:r>
          </w:p>
          <w:p w14:paraId="3A3D9B09" w14:textId="77777777" w:rsidR="001A20E6" w:rsidRDefault="00000000">
            <w:pPr>
              <w:pStyle w:val="TableCellResourceItem"/>
            </w:pPr>
            <w:r>
              <w:t>• NCERT Class VI - Our Past - I - What, Where, How and When?</w:t>
            </w:r>
          </w:p>
          <w:p w14:paraId="6871790A" w14:textId="77777777" w:rsidR="001A20E6" w:rsidRDefault="00000000">
            <w:pPr>
              <w:pStyle w:val="TableCellResourceItem"/>
            </w:pPr>
            <w:r>
              <w:t>• Ancient India by R.S. Sharma - The Importance of Ancient History</w:t>
            </w:r>
          </w:p>
          <w:p w14:paraId="643D6D7E" w14:textId="77777777" w:rsidR="001A20E6" w:rsidRDefault="00000000">
            <w:pPr>
              <w:pStyle w:val="TableCellResourceItem"/>
            </w:pPr>
            <w:r>
              <w:t>• Ancient India by R.S. Sharma - The Construction of Ancient Indian History</w:t>
            </w:r>
          </w:p>
          <w:p w14:paraId="239E5417" w14:textId="77777777" w:rsidR="001A20E6" w:rsidRDefault="00000000">
            <w:pPr>
              <w:pStyle w:val="TableCellResourceItem"/>
            </w:pPr>
            <w:r>
              <w:t>• Ancient India by R.S. Sharma - The Geographical Setting</w:t>
            </w:r>
          </w:p>
          <w:p w14:paraId="0C0CBD9E" w14:textId="77777777" w:rsidR="001A20E6" w:rsidRDefault="00000000">
            <w:pPr>
              <w:pStyle w:val="TableCellCategoryTitle"/>
            </w:pPr>
            <w:r>
              <w:t>📝 Practice Materials</w:t>
            </w:r>
          </w:p>
          <w:p w14:paraId="5FD2FFE8" w14:textId="77777777" w:rsidR="001A20E6" w:rsidRDefault="00000000">
            <w:pPr>
              <w:pStyle w:val="TableCellResourceItem"/>
            </w:pPr>
            <w:r>
              <w:t>• La Excellence Culture Material</w:t>
            </w:r>
          </w:p>
          <w:p w14:paraId="3CB0593F" w14:textId="77777777" w:rsidR="001A20E6" w:rsidRDefault="00000000">
            <w:pPr>
              <w:pStyle w:val="TableCellResourceItem"/>
            </w:pPr>
            <w:r>
              <w:t>• Ancient/Medieval Prelims Workbooks</w:t>
            </w:r>
          </w:p>
          <w:p w14:paraId="545CAA4A" w14:textId="77777777" w:rsidR="001A20E6" w:rsidRDefault="00000000">
            <w:pPr>
              <w:pStyle w:val="TableCellCategoryTitle"/>
            </w:pPr>
            <w:r>
              <w:t>📰 Current Affairs</w:t>
            </w:r>
          </w:p>
          <w:p w14:paraId="01FDC203" w14:textId="77777777" w:rsidR="001A20E6" w:rsidRDefault="00000000">
            <w:pPr>
              <w:pStyle w:val="TableCellResourceItem"/>
            </w:pPr>
            <w:r>
              <w:t>• Newspapers (CA on Archaeology/Heritage)</w:t>
            </w:r>
          </w:p>
        </w:tc>
      </w:tr>
      <w:tr w:rsidR="001A20E6" w14:paraId="01F3D04D" w14:textId="77777777">
        <w:tc>
          <w:tcPr>
            <w:tcW w:w="1650" w:type="pct"/>
            <w:tcBorders>
              <w:bottom w:val="single" w:sz="2" w:space="0" w:color="D1D5DB"/>
              <w:right w:val="single" w:sz="2" w:space="0" w:color="D1D5DB"/>
            </w:tcBorders>
            <w:tcMar>
              <w:top w:w="200" w:type="dxa"/>
              <w:left w:w="150" w:type="dxa"/>
              <w:bottom w:w="200" w:type="dxa"/>
              <w:right w:w="150" w:type="dxa"/>
            </w:tcMar>
          </w:tcPr>
          <w:p w14:paraId="081BD6D4" w14:textId="77777777" w:rsidR="001A20E6" w:rsidRDefault="00000000">
            <w:pPr>
              <w:pStyle w:val="TableCellSubjectName"/>
            </w:pPr>
            <w:r>
              <w:t>History-Medieval</w:t>
            </w:r>
          </w:p>
          <w:p w14:paraId="2F0D4195" w14:textId="77777777" w:rsidR="001A20E6" w:rsidRDefault="00000000">
            <w:pPr>
              <w:pStyle w:val="TableCellCategoryTitle"/>
            </w:pPr>
            <w:r>
              <w:t>📚 Primary Books</w:t>
            </w:r>
          </w:p>
          <w:p w14:paraId="2A99BE4F" w14:textId="77777777" w:rsidR="001A20E6" w:rsidRDefault="00000000">
            <w:pPr>
              <w:pStyle w:val="TableCellResourceItem"/>
            </w:pPr>
            <w:r>
              <w:t>• NCERT Class VII - Our Past - II - Tracing Changes Through a Thousand Years</w:t>
            </w:r>
          </w:p>
          <w:p w14:paraId="6726939F" w14:textId="77777777" w:rsidR="001A20E6" w:rsidRDefault="00000000">
            <w:pPr>
              <w:pStyle w:val="TableCellResourceItem"/>
            </w:pPr>
            <w:r>
              <w:t>• Medieval India by Satish Chandra - India and the World</w:t>
            </w:r>
          </w:p>
          <w:p w14:paraId="4DFA1A12" w14:textId="77777777" w:rsidR="001A20E6" w:rsidRDefault="00000000">
            <w:pPr>
              <w:pStyle w:val="TableCellResourceItem"/>
            </w:pPr>
            <w:r>
              <w:t>• Medieval India by Satish Chandra - Assessment and Review of Medieval India</w:t>
            </w:r>
          </w:p>
          <w:p w14:paraId="0EC7002E" w14:textId="77777777" w:rsidR="001A20E6" w:rsidRDefault="00000000">
            <w:pPr>
              <w:pStyle w:val="TableCellCategoryTitle"/>
            </w:pPr>
            <w:r>
              <w:t>📝 Practice Materials</w:t>
            </w:r>
          </w:p>
          <w:p w14:paraId="035E9DCF" w14:textId="77777777" w:rsidR="001A20E6" w:rsidRDefault="00000000">
            <w:pPr>
              <w:pStyle w:val="TableCellResourceItem"/>
            </w:pPr>
            <w:r>
              <w:t>• La Excellence Culture Material</w:t>
            </w:r>
          </w:p>
          <w:p w14:paraId="5FD8D169" w14:textId="77777777" w:rsidR="001A20E6" w:rsidRDefault="00000000">
            <w:pPr>
              <w:pStyle w:val="TableCellResourceItem"/>
            </w:pPr>
            <w:r>
              <w:t>• Ancient/Medieval Prelims Workbooks</w:t>
            </w:r>
          </w:p>
          <w:p w14:paraId="1BE6805D" w14:textId="77777777" w:rsidR="001A20E6" w:rsidRDefault="00000000">
            <w:pPr>
              <w:pStyle w:val="TableCellCategoryTitle"/>
            </w:pPr>
            <w:r>
              <w:t>📰 Current Affairs</w:t>
            </w:r>
          </w:p>
          <w:p w14:paraId="74D733BE" w14:textId="77777777" w:rsidR="001A20E6" w:rsidRDefault="00000000">
            <w:pPr>
              <w:pStyle w:val="TableCellResourceItem"/>
            </w:pPr>
            <w:r>
              <w:t>• Newspapers (CA on Archaeology/Heritage)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7EE8F68E" w14:textId="77777777" w:rsidR="001A20E6" w:rsidRDefault="00000000">
            <w:pPr>
              <w:pStyle w:val="TableCellSubjectName"/>
            </w:pPr>
            <w:r>
              <w:t>History-Art and Culture</w:t>
            </w:r>
          </w:p>
          <w:p w14:paraId="4A47B36D" w14:textId="77777777" w:rsidR="001A20E6" w:rsidRDefault="00000000">
            <w:pPr>
              <w:pStyle w:val="TableCellCategoryTitle"/>
            </w:pPr>
            <w:r>
              <w:t>📝 Practice Materials</w:t>
            </w:r>
          </w:p>
          <w:p w14:paraId="3BBB3098" w14:textId="77777777" w:rsidR="001A20E6" w:rsidRDefault="00000000">
            <w:pPr>
              <w:pStyle w:val="TableCellResourceItem"/>
            </w:pPr>
            <w:r>
              <w:t>• La Excellence Art &amp; Culture Material</w:t>
            </w:r>
          </w:p>
          <w:p w14:paraId="17440273" w14:textId="77777777" w:rsidR="001A20E6" w:rsidRDefault="00000000">
            <w:pPr>
              <w:pStyle w:val="TableCellResourceItem"/>
            </w:pPr>
            <w:r>
              <w:t>• Prelims &amp; Mains Workbooks</w:t>
            </w:r>
          </w:p>
          <w:p w14:paraId="271EB757" w14:textId="77777777" w:rsidR="001A20E6" w:rsidRDefault="00000000">
            <w:pPr>
              <w:pStyle w:val="TableCellCategoryTitle"/>
            </w:pPr>
            <w:r>
              <w:t>📰 Current Affairs</w:t>
            </w:r>
          </w:p>
          <w:p w14:paraId="606C5BF8" w14:textId="77777777" w:rsidR="001A20E6" w:rsidRDefault="00000000">
            <w:pPr>
              <w:pStyle w:val="TableCellResourceItem"/>
            </w:pPr>
            <w:r>
              <w:t>• Newspapers (CA on art awards, festivals, 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3811315B" w14:textId="77777777" w:rsidR="001A20E6" w:rsidRDefault="00000000">
            <w:pPr>
              <w:pStyle w:val="TableCellSubjectName"/>
            </w:pPr>
            <w:r>
              <w:t>History-World</w:t>
            </w:r>
          </w:p>
          <w:p w14:paraId="069F37FE" w14:textId="77777777" w:rsidR="001A20E6" w:rsidRDefault="00000000">
            <w:pPr>
              <w:pStyle w:val="TableCellCategoryTitle"/>
            </w:pPr>
            <w:r>
              <w:t>📝 Practice Materials</w:t>
            </w:r>
          </w:p>
          <w:p w14:paraId="2533CD23" w14:textId="77777777" w:rsidR="001A20E6" w:rsidRDefault="00000000">
            <w:pPr>
              <w:pStyle w:val="TableCellResourceItem"/>
            </w:pPr>
            <w:r>
              <w:t>• La Excellence World History Material</w:t>
            </w:r>
          </w:p>
          <w:p w14:paraId="4F518497" w14:textId="77777777" w:rsidR="001A20E6" w:rsidRDefault="00000000">
            <w:pPr>
              <w:pStyle w:val="TableCellResourceItem"/>
            </w:pPr>
            <w:r>
              <w:t>• Mains Workbook</w:t>
            </w:r>
          </w:p>
          <w:p w14:paraId="05587CA3" w14:textId="77777777" w:rsidR="001A20E6" w:rsidRDefault="00000000">
            <w:pPr>
              <w:pStyle w:val="TableCellCategoryTitle"/>
            </w:pPr>
            <w:r>
              <w:t>📰 Current Affairs</w:t>
            </w:r>
          </w:p>
          <w:p w14:paraId="2EB21C48" w14:textId="77777777" w:rsidR="001A20E6" w:rsidRDefault="00000000">
            <w:pPr>
              <w:pStyle w:val="TableCellResourceItem"/>
            </w:pPr>
            <w:r>
              <w:t>• Newspapers (Hindu and IE Explained)</w:t>
            </w:r>
          </w:p>
        </w:tc>
      </w:tr>
      <w:tr w:rsidR="001A20E6" w14:paraId="37F45F5F" w14:textId="77777777">
        <w:tc>
          <w:tcPr>
            <w:tcW w:w="1650" w:type="pct"/>
            <w:tcBorders>
              <w:bottom w:val="single" w:sz="2" w:space="0" w:color="D1D5DB"/>
              <w:right w:val="single" w:sz="2" w:space="0" w:color="D1D5DB"/>
            </w:tcBorders>
            <w:tcMar>
              <w:top w:w="200" w:type="dxa"/>
              <w:left w:w="150" w:type="dxa"/>
              <w:bottom w:w="200" w:type="dxa"/>
              <w:right w:w="150" w:type="dxa"/>
            </w:tcMar>
          </w:tcPr>
          <w:p w14:paraId="018ABACC" w14:textId="77777777" w:rsidR="001A20E6" w:rsidRDefault="00000000">
            <w:pPr>
              <w:pStyle w:val="TableCellSubjectName"/>
            </w:pPr>
            <w:r>
              <w:t>History-Post Independent India</w:t>
            </w:r>
          </w:p>
          <w:p w14:paraId="422CC6A7" w14:textId="77777777" w:rsidR="001A20E6" w:rsidRDefault="00000000">
            <w:pPr>
              <w:pStyle w:val="TableCellCategoryTitle"/>
            </w:pPr>
            <w:r>
              <w:t>📝 Practice Materials</w:t>
            </w:r>
          </w:p>
          <w:p w14:paraId="4ACDDB63" w14:textId="77777777" w:rsidR="001A20E6" w:rsidRDefault="00000000">
            <w:pPr>
              <w:pStyle w:val="TableCellResourceItem"/>
            </w:pPr>
            <w:r>
              <w:t>• La Excellence Post-Independence Material</w:t>
            </w:r>
          </w:p>
          <w:p w14:paraId="5666532F" w14:textId="77777777" w:rsidR="001A20E6" w:rsidRDefault="00000000">
            <w:pPr>
              <w:pStyle w:val="TableCellResourceItem"/>
            </w:pPr>
            <w:r>
              <w:t>• Mains Workbook</w:t>
            </w:r>
          </w:p>
          <w:p w14:paraId="2E921355" w14:textId="77777777" w:rsidR="001A20E6" w:rsidRDefault="00000000">
            <w:pPr>
              <w:pStyle w:val="TableCellCategoryTitle"/>
            </w:pPr>
            <w:r>
              <w:t>📰 Current Affairs</w:t>
            </w:r>
          </w:p>
          <w:p w14:paraId="34FC74E1"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541C9CC6" w14:textId="77777777" w:rsidR="001A20E6" w:rsidRDefault="00000000">
            <w:pPr>
              <w:pStyle w:val="TableCellSubjectName"/>
            </w:pPr>
            <w:r>
              <w:t>Geography</w:t>
            </w:r>
          </w:p>
          <w:p w14:paraId="68B74B3E" w14:textId="77777777" w:rsidR="001A20E6" w:rsidRDefault="00000000">
            <w:pPr>
              <w:pStyle w:val="TableCellCategoryTitle"/>
            </w:pPr>
            <w:r>
              <w:t>📝 Practice Materials</w:t>
            </w:r>
          </w:p>
          <w:p w14:paraId="5ACE7844" w14:textId="77777777" w:rsidR="001A20E6" w:rsidRDefault="00000000">
            <w:pPr>
              <w:pStyle w:val="TableCellResourceItem"/>
            </w:pPr>
            <w:r>
              <w:t>• La Excellence Geography Material</w:t>
            </w:r>
          </w:p>
          <w:p w14:paraId="3DE8B460" w14:textId="77777777" w:rsidR="001A20E6" w:rsidRDefault="00000000">
            <w:pPr>
              <w:pStyle w:val="TableCellResourceItem"/>
            </w:pPr>
            <w:r>
              <w:t>• Mains RRP + Prelims RRP</w:t>
            </w:r>
          </w:p>
          <w:p w14:paraId="235CA164" w14:textId="77777777" w:rsidR="001A20E6" w:rsidRDefault="00000000">
            <w:pPr>
              <w:pStyle w:val="TableCellResourceItem"/>
            </w:pPr>
            <w:r>
              <w:t>• Prelims &amp; Mains Workbooks</w:t>
            </w:r>
          </w:p>
          <w:p w14:paraId="33A83CFD" w14:textId="77777777" w:rsidR="001A20E6" w:rsidRDefault="00000000">
            <w:pPr>
              <w:pStyle w:val="TableCellCategoryTitle"/>
            </w:pPr>
            <w:r>
              <w:t>📰 Current Affairs</w:t>
            </w:r>
          </w:p>
          <w:p w14:paraId="58389092" w14:textId="77777777" w:rsidR="001A20E6" w:rsidRDefault="00000000">
            <w:pPr>
              <w:pStyle w:val="TableCellResourceItem"/>
            </w:pPr>
            <w:r>
              <w:t>• Atlas (Orient Blackswan)</w:t>
            </w:r>
          </w:p>
          <w:p w14:paraId="0D0F2901" w14:textId="77777777" w:rsidR="001A20E6" w:rsidRDefault="00000000">
            <w:pPr>
              <w:pStyle w:val="TableCellResourceItem"/>
            </w:pPr>
            <w:r>
              <w:t>• Newspapers (The Hindu – Env/Geo pages)</w:t>
            </w:r>
          </w:p>
          <w:p w14:paraId="19A4B76C"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5F1D7C94" w14:textId="77777777" w:rsidR="001A20E6" w:rsidRDefault="00000000">
            <w:pPr>
              <w:pStyle w:val="TableCellSubjectName"/>
            </w:pPr>
            <w:r>
              <w:t>Environment, Ecology and Disaster Management</w:t>
            </w:r>
          </w:p>
          <w:p w14:paraId="09412B83" w14:textId="77777777" w:rsidR="001A20E6" w:rsidRDefault="00000000">
            <w:pPr>
              <w:pStyle w:val="TableCellCategoryTitle"/>
            </w:pPr>
            <w:r>
              <w:t>📝 Practice Materials</w:t>
            </w:r>
          </w:p>
          <w:p w14:paraId="242EE9BA" w14:textId="77777777" w:rsidR="001A20E6" w:rsidRDefault="00000000">
            <w:pPr>
              <w:pStyle w:val="TableCellResourceItem"/>
            </w:pPr>
            <w:r>
              <w:t>• La Excellence Environment Material</w:t>
            </w:r>
          </w:p>
          <w:p w14:paraId="36C953B2" w14:textId="77777777" w:rsidR="001A20E6" w:rsidRDefault="00000000">
            <w:pPr>
              <w:pStyle w:val="TableCellResourceItem"/>
            </w:pPr>
            <w:r>
              <w:t>• Prelims &amp; Mains Workbooks</w:t>
            </w:r>
          </w:p>
          <w:p w14:paraId="649CA64F" w14:textId="77777777" w:rsidR="001A20E6" w:rsidRDefault="00000000">
            <w:pPr>
              <w:pStyle w:val="TableCellResourceItem"/>
            </w:pPr>
            <w:r>
              <w:t>• La Excellence DM Material</w:t>
            </w:r>
          </w:p>
          <w:p w14:paraId="68A50BF3" w14:textId="77777777" w:rsidR="001A20E6" w:rsidRDefault="00000000">
            <w:pPr>
              <w:pStyle w:val="TableCellResourceItem"/>
            </w:pPr>
            <w:r>
              <w:t>• Prelims &amp; Mains Workbooks</w:t>
            </w:r>
          </w:p>
          <w:p w14:paraId="1EC84EA8" w14:textId="77777777" w:rsidR="001A20E6" w:rsidRDefault="00000000">
            <w:pPr>
              <w:pStyle w:val="TableCellCategoryTitle"/>
            </w:pPr>
            <w:r>
              <w:t>📰 Current Affairs</w:t>
            </w:r>
          </w:p>
          <w:p w14:paraId="057E53A8" w14:textId="77777777" w:rsidR="001A20E6" w:rsidRDefault="00000000">
            <w:pPr>
              <w:pStyle w:val="TableCellResourceItem"/>
            </w:pPr>
            <w:r>
              <w:t>• Down to Earth</w:t>
            </w:r>
          </w:p>
          <w:p w14:paraId="5A5C1897" w14:textId="77777777" w:rsidR="001A20E6" w:rsidRDefault="00000000">
            <w:pPr>
              <w:pStyle w:val="TableCellResourceItem"/>
            </w:pPr>
            <w:r>
              <w:t>• Newspapers (The Hindu – Env, sections)</w:t>
            </w:r>
          </w:p>
          <w:p w14:paraId="1A283A6A" w14:textId="77777777" w:rsidR="001A20E6" w:rsidRDefault="00000000">
            <w:pPr>
              <w:pStyle w:val="TableCellResourceItem"/>
            </w:pPr>
            <w:r>
              <w:t>• Down to earth</w:t>
            </w:r>
          </w:p>
          <w:p w14:paraId="1455BB05" w14:textId="77777777" w:rsidR="001A20E6" w:rsidRDefault="00000000">
            <w:pPr>
              <w:pStyle w:val="TableCellResourceItem"/>
            </w:pPr>
            <w:r>
              <w:t>• Disaster coverage – IE/The Hindu</w:t>
            </w:r>
          </w:p>
        </w:tc>
      </w:tr>
      <w:tr w:rsidR="001A20E6" w14:paraId="27EC8C1D" w14:textId="77777777">
        <w:tc>
          <w:tcPr>
            <w:tcW w:w="1650" w:type="pct"/>
            <w:tcBorders>
              <w:bottom w:val="single" w:sz="2" w:space="0" w:color="D1D5DB"/>
              <w:right w:val="single" w:sz="2" w:space="0" w:color="D1D5DB"/>
            </w:tcBorders>
            <w:tcMar>
              <w:top w:w="200" w:type="dxa"/>
              <w:left w:w="150" w:type="dxa"/>
              <w:bottom w:w="200" w:type="dxa"/>
              <w:right w:w="150" w:type="dxa"/>
            </w:tcMar>
          </w:tcPr>
          <w:p w14:paraId="34FB8DF6" w14:textId="77777777" w:rsidR="001A20E6" w:rsidRDefault="00000000">
            <w:pPr>
              <w:pStyle w:val="TableCellSubjectName"/>
            </w:pPr>
            <w:r>
              <w:t>Science &amp; Technology</w:t>
            </w:r>
          </w:p>
          <w:p w14:paraId="3181F707" w14:textId="77777777" w:rsidR="001A20E6" w:rsidRDefault="00000000">
            <w:pPr>
              <w:pStyle w:val="TableCellCategoryTitle"/>
            </w:pPr>
            <w:r>
              <w:t>📝 Practice Materials</w:t>
            </w:r>
          </w:p>
          <w:p w14:paraId="61EE8728" w14:textId="77777777" w:rsidR="001A20E6" w:rsidRDefault="00000000">
            <w:pPr>
              <w:pStyle w:val="TableCellResourceItem"/>
            </w:pPr>
            <w:r>
              <w:t>• La Excellence S&amp;T Material</w:t>
            </w:r>
          </w:p>
          <w:p w14:paraId="16C3EB8A" w14:textId="77777777" w:rsidR="001A20E6" w:rsidRDefault="00000000">
            <w:pPr>
              <w:pStyle w:val="TableCellResourceItem"/>
            </w:pPr>
            <w:r>
              <w:t>• Prelims &amp; Mains Workbooks</w:t>
            </w:r>
          </w:p>
          <w:p w14:paraId="752FD716" w14:textId="77777777" w:rsidR="001A20E6" w:rsidRDefault="00000000">
            <w:pPr>
              <w:pStyle w:val="TableCellCategoryTitle"/>
            </w:pPr>
            <w:r>
              <w:t>📰 Current Affairs</w:t>
            </w:r>
          </w:p>
          <w:p w14:paraId="475B4B8C" w14:textId="77777777" w:rsidR="001A20E6" w:rsidRDefault="00000000">
            <w:pPr>
              <w:pStyle w:val="TableCellResourceItem"/>
            </w:pPr>
            <w:r>
              <w:t>• Newspapers (The Hindu S&amp;T, PIB updates)</w:t>
            </w:r>
          </w:p>
        </w:tc>
        <w:tc>
          <w:tcPr>
            <w:tcW w:w="1650" w:type="pct"/>
            <w:tcBorders>
              <w:bottom w:val="single" w:sz="2" w:space="0" w:color="D1D5DB"/>
              <w:right w:val="single" w:sz="2" w:space="0" w:color="D1D5DB"/>
            </w:tcBorders>
            <w:tcMar>
              <w:top w:w="200" w:type="dxa"/>
              <w:left w:w="150" w:type="dxa"/>
              <w:bottom w:w="200" w:type="dxa"/>
              <w:right w:w="150" w:type="dxa"/>
            </w:tcMar>
          </w:tcPr>
          <w:p w14:paraId="146E0A8F" w14:textId="77777777" w:rsidR="001A20E6" w:rsidRDefault="00000000">
            <w:pPr>
              <w:pStyle w:val="TableCellSubjectName"/>
            </w:pPr>
            <w:r>
              <w:t>Indian Polity and Governance</w:t>
            </w:r>
          </w:p>
          <w:p w14:paraId="5C97DB7A" w14:textId="77777777" w:rsidR="001A20E6" w:rsidRDefault="00000000">
            <w:pPr>
              <w:pStyle w:val="TableCellCategoryTitle"/>
            </w:pPr>
            <w:r>
              <w:t>📝 Practice Materials</w:t>
            </w:r>
          </w:p>
          <w:p w14:paraId="48CBB4C1" w14:textId="77777777" w:rsidR="001A20E6" w:rsidRDefault="00000000">
            <w:pPr>
              <w:pStyle w:val="TableCellResourceItem"/>
            </w:pPr>
            <w:r>
              <w:t>• La Excellence Polity Material</w:t>
            </w:r>
          </w:p>
          <w:p w14:paraId="49E23D5C" w14:textId="77777777" w:rsidR="001A20E6" w:rsidRDefault="00000000">
            <w:pPr>
              <w:pStyle w:val="TableCellResourceItem"/>
            </w:pPr>
            <w:r>
              <w:t>• Mains RRP + Prelims RRP</w:t>
            </w:r>
          </w:p>
          <w:p w14:paraId="0758C5D2" w14:textId="77777777" w:rsidR="001A20E6" w:rsidRDefault="00000000">
            <w:pPr>
              <w:pStyle w:val="TableCellResourceItem"/>
            </w:pPr>
            <w:r>
              <w:t>• Prelims &amp; Mains Workbooks</w:t>
            </w:r>
          </w:p>
          <w:p w14:paraId="73A9C322" w14:textId="77777777" w:rsidR="001A20E6" w:rsidRDefault="00000000">
            <w:pPr>
              <w:pStyle w:val="TableCellCategoryTitle"/>
            </w:pPr>
            <w:r>
              <w:t>📰 Current Affairs</w:t>
            </w:r>
          </w:p>
          <w:p w14:paraId="52AFD1E2" w14:textId="77777777" w:rsidR="001A20E6" w:rsidRDefault="00000000">
            <w:pPr>
              <w:pStyle w:val="TableCellResourceItem"/>
            </w:pPr>
            <w:r>
              <w:t>• NITI Aayog Reports + PRS Briefs</w:t>
            </w:r>
          </w:p>
          <w:p w14:paraId="3E139F8C" w14:textId="77777777" w:rsidR="001A20E6" w:rsidRDefault="00000000">
            <w:pPr>
              <w:pStyle w:val="TableCellResourceItem"/>
            </w:pPr>
            <w:r>
              <w:t>• Newspapers (The Hindu/Indian Express)</w:t>
            </w:r>
          </w:p>
          <w:p w14:paraId="11DC8C8A"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550832F8" w14:textId="77777777" w:rsidR="001A20E6" w:rsidRDefault="00000000">
            <w:pPr>
              <w:pStyle w:val="TableCellSubjectName"/>
            </w:pPr>
            <w:r>
              <w:t>Indian Economy</w:t>
            </w:r>
          </w:p>
          <w:p w14:paraId="36982DB5" w14:textId="77777777" w:rsidR="001A20E6" w:rsidRDefault="00000000">
            <w:pPr>
              <w:pStyle w:val="TableCellCategoryTitle"/>
            </w:pPr>
            <w:r>
              <w:t>📝 Practice Materials</w:t>
            </w:r>
          </w:p>
          <w:p w14:paraId="071E5BE3" w14:textId="77777777" w:rsidR="001A20E6" w:rsidRDefault="00000000">
            <w:pPr>
              <w:pStyle w:val="TableCellResourceItem"/>
            </w:pPr>
            <w:r>
              <w:t>• La Excellence Economy Material</w:t>
            </w:r>
          </w:p>
          <w:p w14:paraId="32B7D2DB" w14:textId="77777777" w:rsidR="001A20E6" w:rsidRDefault="00000000">
            <w:pPr>
              <w:pStyle w:val="TableCellResourceItem"/>
            </w:pPr>
            <w:r>
              <w:t>• Mains RRP + Prelims RRP</w:t>
            </w:r>
          </w:p>
          <w:p w14:paraId="5120E8A9" w14:textId="77777777" w:rsidR="001A20E6" w:rsidRDefault="00000000">
            <w:pPr>
              <w:pStyle w:val="TableCellResourceItem"/>
            </w:pPr>
            <w:r>
              <w:t>• Prelims &amp; Mains Workbooks</w:t>
            </w:r>
          </w:p>
          <w:p w14:paraId="768A71B5" w14:textId="77777777" w:rsidR="001A20E6" w:rsidRDefault="00000000">
            <w:pPr>
              <w:pStyle w:val="TableCellCategoryTitle"/>
            </w:pPr>
            <w:r>
              <w:t>📰 Current Affairs</w:t>
            </w:r>
          </w:p>
          <w:p w14:paraId="3839368C" w14:textId="77777777" w:rsidR="001A20E6" w:rsidRDefault="00000000">
            <w:pPr>
              <w:pStyle w:val="TableCellResourceItem"/>
            </w:pPr>
            <w:r>
              <w:t>• NITI Aayog Reports + Economic survey and Budget</w:t>
            </w:r>
          </w:p>
          <w:p w14:paraId="05EE7433" w14:textId="77777777" w:rsidR="001A20E6" w:rsidRDefault="00000000">
            <w:pPr>
              <w:pStyle w:val="TableCellResourceItem"/>
            </w:pPr>
            <w:r>
              <w:t>• Newspapers (Hindu and IE Explained)</w:t>
            </w:r>
          </w:p>
        </w:tc>
      </w:tr>
      <w:tr w:rsidR="001A20E6" w14:paraId="7F5AC623" w14:textId="77777777">
        <w:tc>
          <w:tcPr>
            <w:tcW w:w="1650" w:type="pct"/>
            <w:tcBorders>
              <w:bottom w:val="single" w:sz="2" w:space="0" w:color="D1D5DB"/>
              <w:right w:val="single" w:sz="2" w:space="0" w:color="D1D5DB"/>
            </w:tcBorders>
            <w:tcMar>
              <w:top w:w="200" w:type="dxa"/>
              <w:left w:w="150" w:type="dxa"/>
              <w:bottom w:w="200" w:type="dxa"/>
              <w:right w:w="150" w:type="dxa"/>
            </w:tcMar>
          </w:tcPr>
          <w:p w14:paraId="38C8083B" w14:textId="77777777" w:rsidR="001A20E6" w:rsidRDefault="00000000">
            <w:pPr>
              <w:pStyle w:val="TableCellSubjectName"/>
            </w:pPr>
            <w:r>
              <w:t>Governance</w:t>
            </w:r>
          </w:p>
          <w:p w14:paraId="6CF09526" w14:textId="77777777" w:rsidR="001A20E6" w:rsidRDefault="00000000">
            <w:pPr>
              <w:pStyle w:val="TableCellCategoryTitle"/>
            </w:pPr>
            <w:r>
              <w:t>📚 Primary Books</w:t>
            </w:r>
          </w:p>
          <w:p w14:paraId="6496CB36" w14:textId="77777777" w:rsidR="001A20E6" w:rsidRDefault="00000000">
            <w:pPr>
              <w:pStyle w:val="TableCellResourceItem"/>
            </w:pPr>
            <w:r>
              <w:t>• India Year Book (Schemes) + PIB</w:t>
            </w:r>
          </w:p>
          <w:p w14:paraId="07FED2ED" w14:textId="77777777" w:rsidR="001A20E6" w:rsidRDefault="00000000">
            <w:pPr>
              <w:pStyle w:val="TableCellResourceItem"/>
            </w:pPr>
            <w:r>
              <w:t>• Governance In India by M Laxmikanth</w:t>
            </w:r>
          </w:p>
          <w:p w14:paraId="55EE8EAF" w14:textId="77777777" w:rsidR="001A20E6" w:rsidRDefault="00000000">
            <w:pPr>
              <w:pStyle w:val="TableCellCategoryTitle"/>
            </w:pPr>
            <w:r>
              <w:t>📝 Practice Materials</w:t>
            </w:r>
          </w:p>
          <w:p w14:paraId="3BE4BF71" w14:textId="77777777" w:rsidR="001A20E6" w:rsidRDefault="00000000">
            <w:pPr>
              <w:pStyle w:val="TableCellResourceItem"/>
            </w:pPr>
            <w:r>
              <w:t>• La Excellence Governance Material</w:t>
            </w:r>
          </w:p>
          <w:p w14:paraId="51913328" w14:textId="77777777" w:rsidR="001A20E6" w:rsidRDefault="00000000">
            <w:pPr>
              <w:pStyle w:val="TableCellResourceItem"/>
            </w:pPr>
            <w:r>
              <w:t>• Mains Workbook</w:t>
            </w:r>
          </w:p>
          <w:p w14:paraId="4A646EF4" w14:textId="77777777" w:rsidR="001A20E6" w:rsidRDefault="00000000">
            <w:pPr>
              <w:pStyle w:val="TableCellCategoryTitle"/>
            </w:pPr>
            <w:r>
              <w:t>📰 Current Affairs</w:t>
            </w:r>
          </w:p>
          <w:p w14:paraId="0A01764A" w14:textId="77777777" w:rsidR="001A20E6" w:rsidRDefault="00000000">
            <w:pPr>
              <w:pStyle w:val="TableCellResourceItem"/>
            </w:pPr>
            <w:r>
              <w:t>• NITI Aayog + Yojana</w:t>
            </w:r>
          </w:p>
          <w:p w14:paraId="75239AB8"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71F37AA1" w14:textId="77777777" w:rsidR="001A20E6" w:rsidRDefault="00000000">
            <w:pPr>
              <w:pStyle w:val="TableCellSubjectName"/>
            </w:pPr>
            <w:r>
              <w:t>International Relations</w:t>
            </w:r>
          </w:p>
          <w:p w14:paraId="24B46102" w14:textId="77777777" w:rsidR="001A20E6" w:rsidRDefault="00000000">
            <w:pPr>
              <w:pStyle w:val="TableCellCategoryTitle"/>
            </w:pPr>
            <w:r>
              <w:t>📝 Practice Materials</w:t>
            </w:r>
          </w:p>
          <w:p w14:paraId="36FA6092" w14:textId="77777777" w:rsidR="001A20E6" w:rsidRDefault="00000000">
            <w:pPr>
              <w:pStyle w:val="TableCellResourceItem"/>
            </w:pPr>
            <w:r>
              <w:t>• La Excellence IR Material</w:t>
            </w:r>
          </w:p>
          <w:p w14:paraId="3E578885" w14:textId="77777777" w:rsidR="001A20E6" w:rsidRDefault="00000000">
            <w:pPr>
              <w:pStyle w:val="TableCellResourceItem"/>
            </w:pPr>
            <w:r>
              <w:t>• Mains Workbook</w:t>
            </w:r>
          </w:p>
          <w:p w14:paraId="3F1D3B18" w14:textId="77777777" w:rsidR="001A20E6" w:rsidRDefault="00000000">
            <w:pPr>
              <w:pStyle w:val="TableCellCategoryTitle"/>
            </w:pPr>
            <w:r>
              <w:t>📰 Current Affairs</w:t>
            </w:r>
          </w:p>
          <w:p w14:paraId="5F70ED52" w14:textId="77777777" w:rsidR="001A20E6" w:rsidRDefault="00000000">
            <w:pPr>
              <w:pStyle w:val="TableCellResourceItem"/>
            </w:pPr>
            <w:r>
              <w:t>• IDSA / ORF / MEA briefs</w:t>
            </w:r>
          </w:p>
          <w:p w14:paraId="0A4D4852" w14:textId="77777777" w:rsidR="001A20E6" w:rsidRDefault="00000000">
            <w:pPr>
              <w:pStyle w:val="TableCellResourceItem"/>
            </w:pPr>
            <w:r>
              <w:t>• Newspapers (The Hindu and IE – International page)</w:t>
            </w:r>
          </w:p>
        </w:tc>
        <w:tc>
          <w:tcPr>
            <w:tcW w:w="1650" w:type="pct"/>
            <w:tcBorders>
              <w:bottom w:val="single" w:sz="2" w:space="0" w:color="D1D5DB"/>
              <w:right w:val="single" w:sz="2" w:space="0" w:color="D1D5DB"/>
            </w:tcBorders>
            <w:tcMar>
              <w:top w:w="200" w:type="dxa"/>
              <w:left w:w="150" w:type="dxa"/>
              <w:bottom w:w="200" w:type="dxa"/>
              <w:right w:w="150" w:type="dxa"/>
            </w:tcMar>
          </w:tcPr>
          <w:p w14:paraId="51DC29FC" w14:textId="77777777" w:rsidR="001A20E6" w:rsidRDefault="00000000">
            <w:pPr>
              <w:pStyle w:val="TableCellSubjectName"/>
            </w:pPr>
            <w:r>
              <w:t>Internal Security</w:t>
            </w:r>
          </w:p>
          <w:p w14:paraId="06438B3B" w14:textId="77777777" w:rsidR="001A20E6" w:rsidRDefault="00000000">
            <w:pPr>
              <w:pStyle w:val="TableCellCategoryTitle"/>
            </w:pPr>
            <w:r>
              <w:t>📝 Practice Materials</w:t>
            </w:r>
          </w:p>
          <w:p w14:paraId="68411260" w14:textId="77777777" w:rsidR="001A20E6" w:rsidRDefault="00000000">
            <w:pPr>
              <w:pStyle w:val="TableCellResourceItem"/>
            </w:pPr>
            <w:r>
              <w:t>• La Excellence Security Material</w:t>
            </w:r>
          </w:p>
          <w:p w14:paraId="236AD2B4" w14:textId="77777777" w:rsidR="001A20E6" w:rsidRDefault="00000000">
            <w:pPr>
              <w:pStyle w:val="TableCellResourceItem"/>
            </w:pPr>
            <w:r>
              <w:t>• Mains Workbook</w:t>
            </w:r>
          </w:p>
          <w:p w14:paraId="54221776" w14:textId="77777777" w:rsidR="001A20E6" w:rsidRDefault="00000000">
            <w:pPr>
              <w:pStyle w:val="TableCellCategoryTitle"/>
            </w:pPr>
            <w:r>
              <w:t>📰 Current Affairs</w:t>
            </w:r>
          </w:p>
          <w:p w14:paraId="3AEADC10" w14:textId="77777777" w:rsidR="001A20E6" w:rsidRDefault="00000000">
            <w:pPr>
              <w:pStyle w:val="TableCellResourceItem"/>
            </w:pPr>
            <w:r>
              <w:t>• IDSA Reports</w:t>
            </w:r>
          </w:p>
          <w:p w14:paraId="5F09359E" w14:textId="77777777" w:rsidR="001A20E6" w:rsidRDefault="00000000">
            <w:pPr>
              <w:pStyle w:val="TableCellResourceItem"/>
            </w:pPr>
            <w:r>
              <w:t>• Newspapers (Hindu and IE Explained)</w:t>
            </w:r>
          </w:p>
        </w:tc>
      </w:tr>
      <w:tr w:rsidR="001A20E6" w14:paraId="1BB24B40" w14:textId="77777777">
        <w:tc>
          <w:tcPr>
            <w:tcW w:w="1650" w:type="pct"/>
            <w:tcBorders>
              <w:bottom w:val="single" w:sz="2" w:space="0" w:color="D1D5DB"/>
              <w:right w:val="single" w:sz="2" w:space="0" w:color="D1D5DB"/>
            </w:tcBorders>
            <w:tcMar>
              <w:top w:w="200" w:type="dxa"/>
              <w:left w:w="150" w:type="dxa"/>
              <w:bottom w:w="200" w:type="dxa"/>
              <w:right w:w="150" w:type="dxa"/>
            </w:tcMar>
          </w:tcPr>
          <w:p w14:paraId="58702174" w14:textId="77777777" w:rsidR="001A20E6" w:rsidRDefault="00000000">
            <w:pPr>
              <w:pStyle w:val="TableCellSubjectName"/>
            </w:pPr>
            <w:r>
              <w:t>Society and Social Justice</w:t>
            </w:r>
          </w:p>
          <w:p w14:paraId="60C038D4" w14:textId="77777777" w:rsidR="001A20E6" w:rsidRDefault="00000000">
            <w:pPr>
              <w:pStyle w:val="TableCellCategoryTitle"/>
            </w:pPr>
            <w:r>
              <w:t>📝 Practice Materials</w:t>
            </w:r>
          </w:p>
          <w:p w14:paraId="4951071D" w14:textId="77777777" w:rsidR="001A20E6" w:rsidRDefault="00000000">
            <w:pPr>
              <w:pStyle w:val="TableCellResourceItem"/>
            </w:pPr>
            <w:r>
              <w:t>• La Excellence Society Material</w:t>
            </w:r>
          </w:p>
          <w:p w14:paraId="448AC52B" w14:textId="77777777" w:rsidR="001A20E6" w:rsidRDefault="00000000">
            <w:pPr>
              <w:pStyle w:val="TableCellResourceItem"/>
            </w:pPr>
            <w:r>
              <w:t>• Mains Workbook</w:t>
            </w:r>
          </w:p>
          <w:p w14:paraId="1ABAD019" w14:textId="77777777" w:rsidR="001A20E6" w:rsidRDefault="00000000">
            <w:pPr>
              <w:pStyle w:val="TableCellCategoryTitle"/>
            </w:pPr>
            <w:r>
              <w:t>📰 Current Affairs</w:t>
            </w:r>
          </w:p>
          <w:p w14:paraId="0BCE21E2" w14:textId="77777777" w:rsidR="001A20E6" w:rsidRDefault="00000000">
            <w:pPr>
              <w:pStyle w:val="TableCellResourceItem"/>
            </w:pPr>
            <w:r>
              <w:t>• Newspapers (Hindu and IE Explained) (Social issues, NFHS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7DF6838F" w14:textId="77777777" w:rsidR="001A20E6" w:rsidRDefault="00000000">
            <w:pPr>
              <w:pStyle w:val="TableCellSubjectName"/>
            </w:pPr>
            <w:r>
              <w:t>Essay</w:t>
            </w:r>
          </w:p>
          <w:p w14:paraId="75220872" w14:textId="77777777" w:rsidR="001A20E6" w:rsidRDefault="00000000">
            <w:pPr>
              <w:pStyle w:val="TableCellCategoryTitle"/>
            </w:pPr>
            <w:r>
              <w:t>📚 Primary Books</w:t>
            </w:r>
          </w:p>
          <w:p w14:paraId="35AAF53A" w14:textId="77777777" w:rsidR="001A20E6" w:rsidRDefault="00000000">
            <w:pPr>
              <w:pStyle w:val="TableCellResourceItem"/>
            </w:pPr>
            <w:r>
              <w:t>• Michael Sandel – Justice</w:t>
            </w:r>
          </w:p>
          <w:p w14:paraId="7A8E76A0" w14:textId="77777777" w:rsidR="001A20E6" w:rsidRDefault="00000000">
            <w:pPr>
              <w:pStyle w:val="TableCellResourceItem"/>
            </w:pPr>
            <w:r>
              <w:t>• Ethics by Jitin Yadav</w:t>
            </w:r>
          </w:p>
          <w:p w14:paraId="4669E00B" w14:textId="77777777" w:rsidR="001A20E6" w:rsidRDefault="00000000">
            <w:pPr>
              <w:pStyle w:val="TableCellResourceItem"/>
            </w:pPr>
            <w:r>
              <w:t>• 2nd ARC (4th, 10th – Ethics in Governance)</w:t>
            </w:r>
          </w:p>
          <w:p w14:paraId="66C4F2DD" w14:textId="77777777" w:rsidR="001A20E6" w:rsidRDefault="00000000">
            <w:pPr>
              <w:pStyle w:val="TableCellCategoryTitle"/>
            </w:pPr>
            <w:r>
              <w:t>📝 Practice Materials</w:t>
            </w:r>
          </w:p>
          <w:p w14:paraId="2CA60591" w14:textId="77777777" w:rsidR="001A20E6" w:rsidRDefault="00000000">
            <w:pPr>
              <w:pStyle w:val="TableCellResourceItem"/>
            </w:pPr>
            <w:r>
              <w:t>• La Excellence Ethics Material</w:t>
            </w:r>
          </w:p>
          <w:p w14:paraId="78305A1F" w14:textId="77777777" w:rsidR="001A20E6" w:rsidRDefault="00000000">
            <w:pPr>
              <w:pStyle w:val="TableCellResourceItem"/>
            </w:pPr>
            <w:r>
              <w:t>• Prelims &amp; Mains Workbooks</w:t>
            </w:r>
          </w:p>
          <w:p w14:paraId="71FE5E48" w14:textId="77777777" w:rsidR="001A20E6" w:rsidRDefault="00000000">
            <w:pPr>
              <w:pStyle w:val="TableCellCategoryTitle"/>
            </w:pPr>
            <w:r>
              <w:t>📰 Current Affairs</w:t>
            </w:r>
          </w:p>
          <w:p w14:paraId="4673D622" w14:textId="77777777" w:rsidR="001A20E6" w:rsidRDefault="00000000">
            <w:pPr>
              <w:pStyle w:val="TableCellResourceItem"/>
            </w:pPr>
            <w:r>
              <w:t>• Newspapers (case studies, ethical dilemmas in news)</w:t>
            </w:r>
          </w:p>
        </w:tc>
        <w:tc>
          <w:tcPr>
            <w:tcW w:w="1650" w:type="pct"/>
          </w:tcPr>
          <w:p w14:paraId="64EAB86E" w14:textId="77777777" w:rsidR="001A20E6" w:rsidRDefault="001A20E6"/>
        </w:tc>
      </w:tr>
    </w:tbl>
    <w:p w14:paraId="21FD9052" w14:textId="77777777" w:rsidR="001A20E6" w:rsidRDefault="001A20E6">
      <w:pPr>
        <w:spacing w:after="400"/>
      </w:pPr>
    </w:p>
    <w:p w14:paraId="17966ADD"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2E459E06" w14:textId="77777777">
        <w:tc>
          <w:tcPr>
            <w:tcW w:w="2500" w:type="pct"/>
            <w:tcMar>
              <w:top w:w="0" w:type="dxa"/>
              <w:left w:w="0" w:type="dxa"/>
              <w:bottom w:w="0" w:type="dxa"/>
              <w:right w:w="0" w:type="dxa"/>
            </w:tcMar>
          </w:tcPr>
          <w:p w14:paraId="008E684C" w14:textId="77777777" w:rsidR="001A20E6" w:rsidRDefault="00000000">
            <w:pPr>
              <w:pStyle w:val="WeekTitle"/>
            </w:pPr>
            <w:r>
              <w:rPr>
                <w:color w:val="C2410C"/>
              </w:rPr>
              <w:t>📅 Aug 01 - Aug 07, 2027</w:t>
            </w:r>
          </w:p>
        </w:tc>
        <w:tc>
          <w:tcPr>
            <w:tcW w:w="2500" w:type="pct"/>
            <w:tcMar>
              <w:top w:w="0" w:type="dxa"/>
              <w:left w:w="0" w:type="dxa"/>
              <w:bottom w:w="0" w:type="dxa"/>
              <w:right w:w="0" w:type="dxa"/>
            </w:tcMar>
          </w:tcPr>
          <w:p w14:paraId="7243CE13" w14:textId="77777777" w:rsidR="001A20E6" w:rsidRDefault="00000000">
            <w:pPr>
              <w:pStyle w:val="WeekCycleName"/>
            </w:pPr>
            <w:r>
              <w:rPr>
                <w:color w:val="C2410C"/>
              </w:rPr>
              <w:t>C7</w:t>
            </w:r>
          </w:p>
        </w:tc>
      </w:tr>
    </w:tbl>
    <w:p w14:paraId="3FCC196E"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01970F1A" w14:textId="77777777">
        <w:tc>
          <w:tcPr>
            <w:tcW w:w="700" w:type="pct"/>
            <w:shd w:val="clear" w:color="auto" w:fill="FFEDD5"/>
            <w:tcMar>
              <w:top w:w="200" w:type="dxa"/>
              <w:left w:w="100" w:type="dxa"/>
              <w:bottom w:w="200" w:type="dxa"/>
              <w:right w:w="100" w:type="dxa"/>
            </w:tcMar>
          </w:tcPr>
          <w:p w14:paraId="13F87538" w14:textId="77777777" w:rsidR="001A20E6" w:rsidRDefault="00000000">
            <w:pPr>
              <w:pStyle w:val="TableCellCalendarDayHeader"/>
            </w:pPr>
            <w:r>
              <w:rPr>
                <w:color w:val="C2410C"/>
              </w:rPr>
              <w:t>Sunday</w:t>
            </w:r>
          </w:p>
          <w:p w14:paraId="3DB59A2B" w14:textId="77777777" w:rsidR="001A20E6" w:rsidRDefault="00000000">
            <w:pPr>
              <w:pStyle w:val="TableCellCalendarDateHeader"/>
            </w:pPr>
            <w:r>
              <w:rPr>
                <w:color w:val="C2410C"/>
              </w:rPr>
              <w:t>Aug 01</w:t>
            </w:r>
          </w:p>
          <w:p w14:paraId="7AE83FA1" w14:textId="77777777" w:rsidR="001A20E6" w:rsidRDefault="001A20E6">
            <w:pPr>
              <w:pStyle w:val="TableCellCatchupLabel"/>
            </w:pPr>
          </w:p>
        </w:tc>
        <w:tc>
          <w:tcPr>
            <w:tcW w:w="700" w:type="pct"/>
            <w:shd w:val="clear" w:color="auto" w:fill="FFEDD5"/>
            <w:tcMar>
              <w:top w:w="200" w:type="dxa"/>
              <w:left w:w="100" w:type="dxa"/>
              <w:bottom w:w="200" w:type="dxa"/>
              <w:right w:w="100" w:type="dxa"/>
            </w:tcMar>
          </w:tcPr>
          <w:p w14:paraId="3ADE05CA" w14:textId="77777777" w:rsidR="001A20E6" w:rsidRDefault="00000000">
            <w:pPr>
              <w:pStyle w:val="TableCellCalendarDayHeader"/>
            </w:pPr>
            <w:r>
              <w:rPr>
                <w:color w:val="C2410C"/>
              </w:rPr>
              <w:t>Monday</w:t>
            </w:r>
          </w:p>
          <w:p w14:paraId="7290EB6C" w14:textId="77777777" w:rsidR="001A20E6" w:rsidRDefault="00000000">
            <w:pPr>
              <w:pStyle w:val="TableCellCalendarDateHeader"/>
            </w:pPr>
            <w:r>
              <w:rPr>
                <w:color w:val="C2410C"/>
              </w:rPr>
              <w:t>Aug 02</w:t>
            </w:r>
          </w:p>
          <w:p w14:paraId="3CA494A8" w14:textId="77777777" w:rsidR="001A20E6" w:rsidRDefault="001A20E6">
            <w:pPr>
              <w:pStyle w:val="TableCellCatchupLabel"/>
            </w:pPr>
          </w:p>
        </w:tc>
        <w:tc>
          <w:tcPr>
            <w:tcW w:w="700" w:type="pct"/>
            <w:shd w:val="clear" w:color="auto" w:fill="FFEDD5"/>
            <w:tcMar>
              <w:top w:w="200" w:type="dxa"/>
              <w:left w:w="100" w:type="dxa"/>
              <w:bottom w:w="200" w:type="dxa"/>
              <w:right w:w="100" w:type="dxa"/>
            </w:tcMar>
          </w:tcPr>
          <w:p w14:paraId="10E7C5A1" w14:textId="77777777" w:rsidR="001A20E6" w:rsidRDefault="00000000">
            <w:pPr>
              <w:pStyle w:val="TableCellCalendarDayHeader"/>
            </w:pPr>
            <w:r>
              <w:rPr>
                <w:color w:val="C2410C"/>
              </w:rPr>
              <w:t>Tuesday</w:t>
            </w:r>
          </w:p>
          <w:p w14:paraId="269567BD" w14:textId="77777777" w:rsidR="001A20E6" w:rsidRDefault="00000000">
            <w:pPr>
              <w:pStyle w:val="TableCellCalendarDateHeader"/>
            </w:pPr>
            <w:r>
              <w:rPr>
                <w:color w:val="C2410C"/>
              </w:rPr>
              <w:t>Aug 03</w:t>
            </w:r>
          </w:p>
          <w:p w14:paraId="4CB9849E" w14:textId="77777777" w:rsidR="001A20E6" w:rsidRDefault="001A20E6">
            <w:pPr>
              <w:pStyle w:val="TableCellCatchupLabel"/>
            </w:pPr>
          </w:p>
        </w:tc>
        <w:tc>
          <w:tcPr>
            <w:tcW w:w="700" w:type="pct"/>
            <w:shd w:val="clear" w:color="auto" w:fill="FFEDD5"/>
            <w:tcMar>
              <w:top w:w="200" w:type="dxa"/>
              <w:left w:w="100" w:type="dxa"/>
              <w:bottom w:w="200" w:type="dxa"/>
              <w:right w:w="100" w:type="dxa"/>
            </w:tcMar>
          </w:tcPr>
          <w:p w14:paraId="04217BC4" w14:textId="77777777" w:rsidR="001A20E6" w:rsidRDefault="00000000">
            <w:pPr>
              <w:pStyle w:val="TableCellCalendarDayHeader"/>
            </w:pPr>
            <w:r>
              <w:rPr>
                <w:color w:val="C2410C"/>
              </w:rPr>
              <w:t>Wednesday</w:t>
            </w:r>
          </w:p>
          <w:p w14:paraId="1395C3EE" w14:textId="77777777" w:rsidR="001A20E6" w:rsidRDefault="00000000">
            <w:pPr>
              <w:pStyle w:val="TableCellCalendarDateHeader"/>
            </w:pPr>
            <w:r>
              <w:rPr>
                <w:color w:val="C2410C"/>
              </w:rPr>
              <w:t>Aug 04</w:t>
            </w:r>
          </w:p>
          <w:p w14:paraId="738A3E00" w14:textId="77777777" w:rsidR="001A20E6" w:rsidRDefault="001A20E6">
            <w:pPr>
              <w:pStyle w:val="TableCellCatchupLabel"/>
            </w:pPr>
          </w:p>
        </w:tc>
        <w:tc>
          <w:tcPr>
            <w:tcW w:w="700" w:type="pct"/>
            <w:shd w:val="clear" w:color="auto" w:fill="FFEDD5"/>
            <w:tcMar>
              <w:top w:w="200" w:type="dxa"/>
              <w:left w:w="100" w:type="dxa"/>
              <w:bottom w:w="200" w:type="dxa"/>
              <w:right w:w="100" w:type="dxa"/>
            </w:tcMar>
          </w:tcPr>
          <w:p w14:paraId="19797D37" w14:textId="77777777" w:rsidR="001A20E6" w:rsidRDefault="00000000">
            <w:pPr>
              <w:pStyle w:val="TableCellCalendarDayHeader"/>
            </w:pPr>
            <w:r>
              <w:rPr>
                <w:color w:val="C2410C"/>
              </w:rPr>
              <w:t>Thursday</w:t>
            </w:r>
          </w:p>
          <w:p w14:paraId="64C55A28" w14:textId="77777777" w:rsidR="001A20E6" w:rsidRDefault="00000000">
            <w:pPr>
              <w:pStyle w:val="TableCellCalendarDateHeader"/>
            </w:pPr>
            <w:r>
              <w:rPr>
                <w:color w:val="C2410C"/>
              </w:rPr>
              <w:t>Aug 05</w:t>
            </w:r>
          </w:p>
          <w:p w14:paraId="02208CB2" w14:textId="77777777" w:rsidR="001A20E6" w:rsidRDefault="001A20E6">
            <w:pPr>
              <w:pStyle w:val="TableCellCatchupLabel"/>
            </w:pPr>
          </w:p>
        </w:tc>
        <w:tc>
          <w:tcPr>
            <w:tcW w:w="700" w:type="pct"/>
            <w:shd w:val="clear" w:color="auto" w:fill="FFEDD5"/>
            <w:tcMar>
              <w:top w:w="200" w:type="dxa"/>
              <w:left w:w="100" w:type="dxa"/>
              <w:bottom w:w="200" w:type="dxa"/>
              <w:right w:w="100" w:type="dxa"/>
            </w:tcMar>
          </w:tcPr>
          <w:p w14:paraId="35C24C2D" w14:textId="77777777" w:rsidR="001A20E6" w:rsidRDefault="00000000">
            <w:pPr>
              <w:pStyle w:val="TableCellCalendarDayHeader"/>
            </w:pPr>
            <w:r>
              <w:rPr>
                <w:color w:val="C2410C"/>
              </w:rPr>
              <w:t>Friday</w:t>
            </w:r>
          </w:p>
          <w:p w14:paraId="79F12713" w14:textId="77777777" w:rsidR="001A20E6" w:rsidRDefault="00000000">
            <w:pPr>
              <w:pStyle w:val="TableCellCalendarDateHeader"/>
            </w:pPr>
            <w:r>
              <w:rPr>
                <w:color w:val="C2410C"/>
              </w:rPr>
              <w:t>Aug 06</w:t>
            </w:r>
          </w:p>
          <w:p w14:paraId="3374F4BF"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28DE0BFE" w14:textId="77777777" w:rsidR="001A20E6" w:rsidRDefault="00000000">
            <w:pPr>
              <w:pStyle w:val="TableCellCalendarDayHeader"/>
            </w:pPr>
            <w:r>
              <w:rPr>
                <w:color w:val="F57C00"/>
              </w:rPr>
              <w:t>Saturday</w:t>
            </w:r>
          </w:p>
          <w:p w14:paraId="697EE97C" w14:textId="77777777" w:rsidR="001A20E6" w:rsidRDefault="00000000">
            <w:pPr>
              <w:pStyle w:val="TableCellCalendarDateHeader"/>
            </w:pPr>
            <w:r>
              <w:rPr>
                <w:color w:val="F57C00"/>
              </w:rPr>
              <w:t>Aug 07</w:t>
            </w:r>
          </w:p>
          <w:p w14:paraId="44D02E8F" w14:textId="77777777" w:rsidR="001A20E6" w:rsidRDefault="00000000">
            <w:pPr>
              <w:pStyle w:val="TableCellCatchupLabel"/>
            </w:pPr>
            <w:r>
              <w:rPr>
                <w:color w:val="F57C00"/>
              </w:rPr>
              <w:t>Catchup Day</w:t>
            </w:r>
          </w:p>
        </w:tc>
      </w:tr>
      <w:tr w:rsidR="001A20E6" w14:paraId="359BE8B8" w14:textId="77777777">
        <w:tc>
          <w:tcPr>
            <w:tcW w:w="700" w:type="pct"/>
            <w:shd w:val="clear" w:color="auto" w:fill="FFEDD5"/>
            <w:tcMar>
              <w:top w:w="150" w:type="dxa"/>
              <w:left w:w="100" w:type="dxa"/>
              <w:bottom w:w="150" w:type="dxa"/>
              <w:right w:w="100" w:type="dxa"/>
            </w:tcMar>
          </w:tcPr>
          <w:p w14:paraId="1B2B022F" w14:textId="77777777" w:rsidR="001A20E6" w:rsidRDefault="00000000">
            <w:pPr>
              <w:pStyle w:val="TableCellTaskSubject"/>
            </w:pPr>
            <w:r>
              <w:t>Sociology</w:t>
            </w:r>
          </w:p>
          <w:p w14:paraId="5BFF7F38" w14:textId="77777777" w:rsidR="001A20E6" w:rsidRDefault="00000000">
            <w:pPr>
              <w:pStyle w:val="TableCellTaskDetails"/>
            </w:pPr>
            <w:r>
              <w:t>• Test - TEST — 3h</w:t>
            </w:r>
          </w:p>
          <w:p w14:paraId="73C06AE2" w14:textId="77777777" w:rsidR="001A20E6" w:rsidRDefault="00000000">
            <w:pPr>
              <w:pStyle w:val="TableCellTaskBadge"/>
              <w:shd w:val="clear" w:color="auto" w:fill="FFF3E0"/>
            </w:pPr>
            <w:r>
              <w:rPr>
                <w:b/>
                <w:bCs/>
                <w:color w:val="F57C00"/>
              </w:rPr>
              <w:t>TEST</w:t>
            </w:r>
          </w:p>
          <w:p w14:paraId="37D15909" w14:textId="77777777" w:rsidR="001A20E6" w:rsidRDefault="00000000">
            <w:pPr>
              <w:pStyle w:val="TableCellTaskDetails"/>
            </w:pPr>
            <w:r>
              <w:t>• Test - TEST — 3h</w:t>
            </w:r>
          </w:p>
          <w:p w14:paraId="75518E8D" w14:textId="77777777" w:rsidR="001A20E6" w:rsidRDefault="00000000">
            <w:pPr>
              <w:pStyle w:val="TableCellTaskBadge"/>
              <w:shd w:val="clear" w:color="auto" w:fill="FFF3E0"/>
            </w:pPr>
            <w:r>
              <w:rPr>
                <w:b/>
                <w:bCs/>
                <w:color w:val="F57C00"/>
              </w:rPr>
              <w:t>TEST</w:t>
            </w:r>
          </w:p>
          <w:p w14:paraId="54D6A0B9" w14:textId="77777777" w:rsidR="001A20E6" w:rsidRDefault="00000000">
            <w:pPr>
              <w:pStyle w:val="TableCellTaskDetails"/>
            </w:pPr>
            <w:r>
              <w:t>• Test - TEST — 3h</w:t>
            </w:r>
          </w:p>
          <w:p w14:paraId="48E0A974" w14:textId="77777777" w:rsidR="001A20E6" w:rsidRDefault="00000000">
            <w:pPr>
              <w:pStyle w:val="TableCellTaskBadge"/>
              <w:shd w:val="clear" w:color="auto" w:fill="FFF3E0"/>
            </w:pPr>
            <w:r>
              <w:rPr>
                <w:b/>
                <w:bCs/>
                <w:color w:val="F57C00"/>
              </w:rPr>
              <w:t>TEST</w:t>
            </w:r>
          </w:p>
          <w:p w14:paraId="6DD1B595" w14:textId="77777777" w:rsidR="001A20E6" w:rsidRDefault="00000000">
            <w:pPr>
              <w:pStyle w:val="TableCellTaskDetails"/>
            </w:pPr>
            <w:r>
              <w:t>• Test - TEST — 3h</w:t>
            </w:r>
          </w:p>
          <w:p w14:paraId="21300B4B" w14:textId="77777777" w:rsidR="001A20E6" w:rsidRDefault="00000000">
            <w:pPr>
              <w:pStyle w:val="TableCellTaskBadge"/>
              <w:shd w:val="clear" w:color="auto" w:fill="FFF3E0"/>
            </w:pPr>
            <w:r>
              <w:rPr>
                <w:b/>
                <w:bCs/>
                <w:color w:val="F57C00"/>
              </w:rPr>
              <w:t>TEST</w:t>
            </w:r>
          </w:p>
        </w:tc>
        <w:tc>
          <w:tcPr>
            <w:tcW w:w="700" w:type="pct"/>
            <w:shd w:val="clear" w:color="auto" w:fill="FFEDD5"/>
            <w:tcMar>
              <w:top w:w="150" w:type="dxa"/>
              <w:left w:w="100" w:type="dxa"/>
              <w:bottom w:w="150" w:type="dxa"/>
              <w:right w:w="100" w:type="dxa"/>
            </w:tcMar>
          </w:tcPr>
          <w:p w14:paraId="4B2E00F4" w14:textId="77777777" w:rsidR="001A20E6" w:rsidRDefault="00000000">
            <w:pPr>
              <w:pStyle w:val="TableCellTaskSubject"/>
            </w:pPr>
            <w:r>
              <w:t>Sociology</w:t>
            </w:r>
          </w:p>
          <w:p w14:paraId="3EE78022" w14:textId="77777777" w:rsidR="001A20E6" w:rsidRDefault="00000000">
            <w:pPr>
              <w:pStyle w:val="TableCellTaskDetails"/>
            </w:pPr>
            <w:r>
              <w:t>• Study - OPT-SOC/02 — 30m</w:t>
            </w:r>
          </w:p>
          <w:p w14:paraId="522B7CFB" w14:textId="77777777" w:rsidR="001A20E6" w:rsidRDefault="00000000">
            <w:pPr>
              <w:pStyle w:val="TableCellTaskBadge"/>
              <w:shd w:val="clear" w:color="auto" w:fill="E3F2FD"/>
            </w:pPr>
            <w:r>
              <w:rPr>
                <w:b/>
                <w:bCs/>
                <w:color w:val="1976D2"/>
              </w:rPr>
              <w:t>STUDY</w:t>
            </w:r>
          </w:p>
          <w:p w14:paraId="696680D9" w14:textId="77777777" w:rsidR="001A20E6" w:rsidRDefault="00000000">
            <w:pPr>
              <w:pStyle w:val="TableCellTaskDetails"/>
            </w:pPr>
            <w:r>
              <w:t>• Revision - OPT-SOC/02 — 1h</w:t>
            </w:r>
          </w:p>
          <w:p w14:paraId="1C69F29B" w14:textId="77777777" w:rsidR="001A20E6" w:rsidRDefault="00000000">
            <w:pPr>
              <w:pStyle w:val="TableCellTaskBadge"/>
              <w:shd w:val="clear" w:color="auto" w:fill="FCE4EC"/>
            </w:pPr>
            <w:r>
              <w:rPr>
                <w:b/>
                <w:bCs/>
                <w:color w:val="C2185B"/>
              </w:rPr>
              <w:t>REVISION</w:t>
            </w:r>
          </w:p>
          <w:p w14:paraId="278CDBC2" w14:textId="77777777" w:rsidR="001A20E6" w:rsidRDefault="00000000">
            <w:pPr>
              <w:pStyle w:val="TableCellTaskDetails"/>
            </w:pPr>
            <w:r>
              <w:t>• Revision - OPT-SOC/01 — 30m</w:t>
            </w:r>
          </w:p>
          <w:p w14:paraId="61D764D6" w14:textId="77777777" w:rsidR="001A20E6" w:rsidRDefault="00000000">
            <w:pPr>
              <w:pStyle w:val="TableCellTaskBadge"/>
              <w:shd w:val="clear" w:color="auto" w:fill="FCE4EC"/>
            </w:pPr>
            <w:r>
              <w:rPr>
                <w:b/>
                <w:bCs/>
                <w:color w:val="C2185B"/>
              </w:rPr>
              <w:t>REVISION</w:t>
            </w:r>
          </w:p>
          <w:p w14:paraId="1F444AE6" w14:textId="77777777" w:rsidR="001A20E6" w:rsidRDefault="00000000">
            <w:pPr>
              <w:pStyle w:val="TableCellTaskDetails"/>
            </w:pPr>
            <w:r>
              <w:t>• Practice - OPT-SOC/02 — 30m</w:t>
            </w:r>
          </w:p>
          <w:p w14:paraId="19FA1546" w14:textId="77777777" w:rsidR="001A20E6" w:rsidRDefault="00000000">
            <w:pPr>
              <w:pStyle w:val="TableCellTaskBadge"/>
              <w:shd w:val="clear" w:color="auto" w:fill="E8F5E8"/>
            </w:pPr>
            <w:r>
              <w:rPr>
                <w:b/>
                <w:bCs/>
                <w:color w:val="388E3C"/>
              </w:rPr>
              <w:t>PRACTICE</w:t>
            </w:r>
          </w:p>
          <w:p w14:paraId="2A0EEF5B" w14:textId="77777777" w:rsidR="001A20E6" w:rsidRDefault="00000000">
            <w:pPr>
              <w:pStyle w:val="TableCellTaskDetails"/>
            </w:pPr>
            <w:r>
              <w:t>• Revision - OPT-SOC/01 — 1h 30m</w:t>
            </w:r>
          </w:p>
          <w:p w14:paraId="1A013021" w14:textId="77777777" w:rsidR="001A20E6" w:rsidRDefault="00000000">
            <w:pPr>
              <w:pStyle w:val="TableCellTaskBadge"/>
              <w:shd w:val="clear" w:color="auto" w:fill="FCE4EC"/>
            </w:pPr>
            <w:r>
              <w:rPr>
                <w:b/>
                <w:bCs/>
                <w:color w:val="C2185B"/>
              </w:rPr>
              <w:t>REVISION</w:t>
            </w:r>
          </w:p>
          <w:p w14:paraId="3AA03310" w14:textId="77777777" w:rsidR="001A20E6" w:rsidRDefault="00000000">
            <w:pPr>
              <w:pStyle w:val="TableCellTaskDetails"/>
            </w:pPr>
            <w:r>
              <w:t>• Practice - OPT-SOC/01 — 1h</w:t>
            </w:r>
          </w:p>
          <w:p w14:paraId="2ED3B4D2" w14:textId="77777777" w:rsidR="001A20E6" w:rsidRDefault="00000000">
            <w:pPr>
              <w:pStyle w:val="TableCellTaskBadge"/>
              <w:shd w:val="clear" w:color="auto" w:fill="E8F5E8"/>
            </w:pPr>
            <w:r>
              <w:rPr>
                <w:b/>
                <w:bCs/>
                <w:color w:val="388E3C"/>
              </w:rPr>
              <w:t>PRACTICE</w:t>
            </w:r>
          </w:p>
          <w:p w14:paraId="0ACCA51F" w14:textId="77777777" w:rsidR="001A20E6" w:rsidRDefault="00000000">
            <w:pPr>
              <w:pStyle w:val="TableCellTaskDetails"/>
            </w:pPr>
            <w:r>
              <w:t>• Study - OPT-SOC/02 — 30m</w:t>
            </w:r>
          </w:p>
          <w:p w14:paraId="67E75F04" w14:textId="77777777" w:rsidR="001A20E6" w:rsidRDefault="00000000">
            <w:pPr>
              <w:pStyle w:val="TableCellTaskBadge"/>
              <w:shd w:val="clear" w:color="auto" w:fill="E3F2FD"/>
            </w:pPr>
            <w:r>
              <w:rPr>
                <w:b/>
                <w:bCs/>
                <w:color w:val="1976D2"/>
              </w:rPr>
              <w:t>STUDY</w:t>
            </w:r>
          </w:p>
          <w:p w14:paraId="3235049B" w14:textId="77777777" w:rsidR="001A20E6" w:rsidRDefault="00000000">
            <w:pPr>
              <w:pStyle w:val="TableCellTaskDetails"/>
            </w:pPr>
            <w:r>
              <w:t>• Revision - OPT-SOC/02 — 1h</w:t>
            </w:r>
          </w:p>
          <w:p w14:paraId="36FE7438" w14:textId="77777777" w:rsidR="001A20E6" w:rsidRDefault="00000000">
            <w:pPr>
              <w:pStyle w:val="TableCellTaskBadge"/>
              <w:shd w:val="clear" w:color="auto" w:fill="FCE4EC"/>
            </w:pPr>
            <w:r>
              <w:rPr>
                <w:b/>
                <w:bCs/>
                <w:color w:val="C2185B"/>
              </w:rPr>
              <w:t>REVISION</w:t>
            </w:r>
          </w:p>
          <w:p w14:paraId="5ABD4DE0" w14:textId="77777777" w:rsidR="001A20E6" w:rsidRDefault="00000000">
            <w:pPr>
              <w:pStyle w:val="TableCellTaskDetails"/>
            </w:pPr>
            <w:r>
              <w:t>• Revision - OPT-SOC/01 — 30m</w:t>
            </w:r>
          </w:p>
          <w:p w14:paraId="2B6179CC" w14:textId="77777777" w:rsidR="001A20E6" w:rsidRDefault="00000000">
            <w:pPr>
              <w:pStyle w:val="TableCellTaskBadge"/>
              <w:shd w:val="clear" w:color="auto" w:fill="FCE4EC"/>
            </w:pPr>
            <w:r>
              <w:rPr>
                <w:b/>
                <w:bCs/>
                <w:color w:val="C2185B"/>
              </w:rPr>
              <w:t>REVISION</w:t>
            </w:r>
          </w:p>
          <w:p w14:paraId="558A3E68" w14:textId="77777777" w:rsidR="001A20E6" w:rsidRDefault="00000000">
            <w:pPr>
              <w:pStyle w:val="TableCellTaskDetails"/>
            </w:pPr>
            <w:r>
              <w:t>• Practice - OPT-SOC/02 — 30m</w:t>
            </w:r>
          </w:p>
          <w:p w14:paraId="3388F792" w14:textId="77777777" w:rsidR="001A20E6" w:rsidRDefault="00000000">
            <w:pPr>
              <w:pStyle w:val="TableCellTaskBadge"/>
              <w:shd w:val="clear" w:color="auto" w:fill="E8F5E8"/>
            </w:pPr>
            <w:r>
              <w:rPr>
                <w:b/>
                <w:bCs/>
                <w:color w:val="388E3C"/>
              </w:rPr>
              <w:t>PRACTICE</w:t>
            </w:r>
          </w:p>
          <w:p w14:paraId="288E6313" w14:textId="77777777" w:rsidR="001A20E6" w:rsidRDefault="00000000">
            <w:pPr>
              <w:pStyle w:val="TableCellTaskDetails"/>
            </w:pPr>
            <w:r>
              <w:t>• Revision - OPT-SOC/01 — 1h 30m</w:t>
            </w:r>
          </w:p>
          <w:p w14:paraId="797B8ADE" w14:textId="77777777" w:rsidR="001A20E6" w:rsidRDefault="00000000">
            <w:pPr>
              <w:pStyle w:val="TableCellTaskBadge"/>
              <w:shd w:val="clear" w:color="auto" w:fill="FCE4EC"/>
            </w:pPr>
            <w:r>
              <w:rPr>
                <w:b/>
                <w:bCs/>
                <w:color w:val="C2185B"/>
              </w:rPr>
              <w:t>REVISION</w:t>
            </w:r>
          </w:p>
          <w:p w14:paraId="138B64FB" w14:textId="77777777" w:rsidR="001A20E6" w:rsidRDefault="00000000">
            <w:pPr>
              <w:pStyle w:val="TableCellTaskDetails"/>
            </w:pPr>
            <w:r>
              <w:t>• Practice - OPT-SOC/01 — 1h</w:t>
            </w:r>
          </w:p>
          <w:p w14:paraId="65ADAE19" w14:textId="77777777" w:rsidR="001A20E6" w:rsidRDefault="00000000">
            <w:pPr>
              <w:pStyle w:val="TableCellTaskBadge"/>
              <w:shd w:val="clear" w:color="auto" w:fill="E8F5E8"/>
            </w:pPr>
            <w:r>
              <w:rPr>
                <w:b/>
                <w:bCs/>
                <w:color w:val="388E3C"/>
              </w:rPr>
              <w:t>PRACTICE</w:t>
            </w:r>
          </w:p>
        </w:tc>
        <w:tc>
          <w:tcPr>
            <w:tcW w:w="700" w:type="pct"/>
            <w:shd w:val="clear" w:color="auto" w:fill="FFEDD5"/>
            <w:tcMar>
              <w:top w:w="150" w:type="dxa"/>
              <w:left w:w="100" w:type="dxa"/>
              <w:bottom w:w="150" w:type="dxa"/>
              <w:right w:w="100" w:type="dxa"/>
            </w:tcMar>
          </w:tcPr>
          <w:p w14:paraId="52FCE8C5" w14:textId="77777777" w:rsidR="001A20E6" w:rsidRDefault="00000000">
            <w:pPr>
              <w:pStyle w:val="TableCellTaskSubject"/>
            </w:pPr>
            <w:r>
              <w:t>History-Modern</w:t>
            </w:r>
          </w:p>
          <w:p w14:paraId="4B7AB8CA" w14:textId="77777777" w:rsidR="001A20E6" w:rsidRDefault="00000000">
            <w:pPr>
              <w:pStyle w:val="TableCellTaskDetails"/>
            </w:pPr>
            <w:r>
              <w:t>• Study - British Conquest and consolidation; Sepoy Mutiny (H03/02) — 30m</w:t>
            </w:r>
          </w:p>
          <w:p w14:paraId="3E0FF473" w14:textId="77777777" w:rsidR="001A20E6" w:rsidRDefault="00000000">
            <w:pPr>
              <w:pStyle w:val="TableCellTaskBadge"/>
              <w:shd w:val="clear" w:color="auto" w:fill="E3F2FD"/>
            </w:pPr>
            <w:r>
              <w:rPr>
                <w:b/>
                <w:bCs/>
                <w:color w:val="1976D2"/>
              </w:rPr>
              <w:t>STUDY</w:t>
            </w:r>
          </w:p>
          <w:p w14:paraId="0521BC2B" w14:textId="77777777" w:rsidR="001A20E6" w:rsidRDefault="00000000">
            <w:pPr>
              <w:pStyle w:val="TableCellTaskDetails"/>
            </w:pPr>
            <w:r>
              <w:t>• Revision - Extremist Phase (H03/06) — 30m</w:t>
            </w:r>
          </w:p>
          <w:p w14:paraId="7A3C6FAC" w14:textId="77777777" w:rsidR="001A20E6" w:rsidRDefault="00000000">
            <w:pPr>
              <w:pStyle w:val="TableCellTaskBadge"/>
              <w:shd w:val="clear" w:color="auto" w:fill="FCE4EC"/>
            </w:pPr>
            <w:r>
              <w:rPr>
                <w:b/>
                <w:bCs/>
                <w:color w:val="C2185B"/>
              </w:rPr>
              <w:t>REVISION</w:t>
            </w:r>
          </w:p>
          <w:p w14:paraId="7B950035" w14:textId="77777777" w:rsidR="001A20E6" w:rsidRDefault="00000000">
            <w:pPr>
              <w:pStyle w:val="TableCellTaskDetails"/>
            </w:pPr>
            <w:r>
              <w:t>• Revision - Ghandian Phase (H03/07) — 30m</w:t>
            </w:r>
          </w:p>
          <w:p w14:paraId="1E35F2A8" w14:textId="77777777" w:rsidR="001A20E6" w:rsidRDefault="00000000">
            <w:pPr>
              <w:pStyle w:val="TableCellTaskBadge"/>
              <w:shd w:val="clear" w:color="auto" w:fill="FCE4EC"/>
            </w:pPr>
            <w:r>
              <w:rPr>
                <w:b/>
                <w:bCs/>
                <w:color w:val="C2185B"/>
              </w:rPr>
              <w:t>REVISION</w:t>
            </w:r>
          </w:p>
          <w:p w14:paraId="16AAE52F" w14:textId="77777777" w:rsidR="001A20E6" w:rsidRDefault="00000000">
            <w:pPr>
              <w:pStyle w:val="TableCellTaskDetails"/>
            </w:pPr>
            <w:r>
              <w:t>• Revision - Revolutionary activitism (H03/08) — 30m</w:t>
            </w:r>
          </w:p>
          <w:p w14:paraId="352700DC" w14:textId="77777777" w:rsidR="001A20E6" w:rsidRDefault="00000000">
            <w:pPr>
              <w:pStyle w:val="TableCellTaskBadge"/>
              <w:shd w:val="clear" w:color="auto" w:fill="FCE4EC"/>
            </w:pPr>
            <w:r>
              <w:rPr>
                <w:b/>
                <w:bCs/>
                <w:color w:val="C2185B"/>
              </w:rPr>
              <w:t>REVISION</w:t>
            </w:r>
          </w:p>
          <w:p w14:paraId="3458C805" w14:textId="77777777" w:rsidR="001A20E6" w:rsidRDefault="00000000">
            <w:pPr>
              <w:pStyle w:val="TableCellTaskDetails"/>
            </w:pPr>
            <w:r>
              <w:t>• Practice - British Conquest and consolidation; Sepoy Mutiny (H03/02) — 30m</w:t>
            </w:r>
          </w:p>
          <w:p w14:paraId="4CFE4853" w14:textId="77777777" w:rsidR="001A20E6" w:rsidRDefault="00000000">
            <w:pPr>
              <w:pStyle w:val="TableCellTaskBadge"/>
              <w:shd w:val="clear" w:color="auto" w:fill="E8F5E8"/>
            </w:pPr>
            <w:r>
              <w:rPr>
                <w:b/>
                <w:bCs/>
                <w:color w:val="388E3C"/>
              </w:rPr>
              <w:t>PRACTICE</w:t>
            </w:r>
          </w:p>
        </w:tc>
        <w:tc>
          <w:tcPr>
            <w:tcW w:w="700" w:type="pct"/>
            <w:shd w:val="clear" w:color="auto" w:fill="FFEDD5"/>
            <w:tcMar>
              <w:top w:w="150" w:type="dxa"/>
              <w:left w:w="100" w:type="dxa"/>
              <w:bottom w:w="150" w:type="dxa"/>
              <w:right w:w="100" w:type="dxa"/>
            </w:tcMar>
          </w:tcPr>
          <w:p w14:paraId="52297031" w14:textId="77777777" w:rsidR="001A20E6" w:rsidRDefault="00000000">
            <w:pPr>
              <w:pStyle w:val="TableCellTaskSubject"/>
            </w:pPr>
            <w:r>
              <w:t>History-Modern</w:t>
            </w:r>
          </w:p>
          <w:p w14:paraId="1AC1F20D" w14:textId="77777777" w:rsidR="001A20E6" w:rsidRDefault="00000000">
            <w:pPr>
              <w:pStyle w:val="TableCellTaskDetails"/>
            </w:pPr>
            <w:r>
              <w:t>• Study - Indian Renaissance (H03/03) — 30m</w:t>
            </w:r>
          </w:p>
          <w:p w14:paraId="1D6FA5EE" w14:textId="77777777" w:rsidR="001A20E6" w:rsidRDefault="00000000">
            <w:pPr>
              <w:pStyle w:val="TableCellTaskBadge"/>
              <w:shd w:val="clear" w:color="auto" w:fill="E3F2FD"/>
            </w:pPr>
            <w:r>
              <w:rPr>
                <w:b/>
                <w:bCs/>
                <w:color w:val="1976D2"/>
              </w:rPr>
              <w:t>STUDY</w:t>
            </w:r>
          </w:p>
          <w:p w14:paraId="5F3D60B1" w14:textId="77777777" w:rsidR="001A20E6" w:rsidRDefault="00000000">
            <w:pPr>
              <w:pStyle w:val="TableCellTaskDetails"/>
            </w:pPr>
            <w:r>
              <w:t>• Revision - Transfer of power - 1940 to 1947 (H03/09) — 30m</w:t>
            </w:r>
          </w:p>
          <w:p w14:paraId="50B36035" w14:textId="77777777" w:rsidR="001A20E6" w:rsidRDefault="00000000">
            <w:pPr>
              <w:pStyle w:val="TableCellTaskBadge"/>
              <w:shd w:val="clear" w:color="auto" w:fill="FCE4EC"/>
            </w:pPr>
            <w:r>
              <w:rPr>
                <w:b/>
                <w:bCs/>
                <w:color w:val="C2185B"/>
              </w:rPr>
              <w:t>REVISION</w:t>
            </w:r>
          </w:p>
          <w:p w14:paraId="0C7EBF67" w14:textId="77777777" w:rsidR="001A20E6" w:rsidRDefault="00000000">
            <w:pPr>
              <w:pStyle w:val="TableCellTaskDetails"/>
            </w:pPr>
            <w:r>
              <w:t>• Revision - Colonial administration (H03/10) — 30m</w:t>
            </w:r>
          </w:p>
          <w:p w14:paraId="75818657" w14:textId="77777777" w:rsidR="001A20E6" w:rsidRDefault="00000000">
            <w:pPr>
              <w:pStyle w:val="TableCellTaskBadge"/>
              <w:shd w:val="clear" w:color="auto" w:fill="FCE4EC"/>
            </w:pPr>
            <w:r>
              <w:rPr>
                <w:b/>
                <w:bCs/>
                <w:color w:val="C2185B"/>
              </w:rPr>
              <w:t>REVISION</w:t>
            </w:r>
          </w:p>
          <w:p w14:paraId="050BB317" w14:textId="77777777" w:rsidR="001A20E6" w:rsidRDefault="00000000">
            <w:pPr>
              <w:pStyle w:val="TableCellTaskDetails"/>
            </w:pPr>
            <w:r>
              <w:t>• Revision - Reaction of society towards colonial rule (H03/11) — 30m</w:t>
            </w:r>
          </w:p>
          <w:p w14:paraId="2CE23A05" w14:textId="77777777" w:rsidR="001A20E6" w:rsidRDefault="00000000">
            <w:pPr>
              <w:pStyle w:val="TableCellTaskBadge"/>
              <w:shd w:val="clear" w:color="auto" w:fill="FCE4EC"/>
            </w:pPr>
            <w:r>
              <w:rPr>
                <w:b/>
                <w:bCs/>
                <w:color w:val="C2185B"/>
              </w:rPr>
              <w:t>REVISION</w:t>
            </w:r>
          </w:p>
          <w:p w14:paraId="7DD8A249" w14:textId="77777777" w:rsidR="001A20E6" w:rsidRDefault="00000000">
            <w:pPr>
              <w:pStyle w:val="TableCellTaskDetails"/>
            </w:pPr>
            <w:r>
              <w:t>• Practice - Indian Renaissance (H03/03) — 30m</w:t>
            </w:r>
          </w:p>
          <w:p w14:paraId="7AD6CDDE" w14:textId="77777777" w:rsidR="001A20E6" w:rsidRDefault="00000000">
            <w:pPr>
              <w:pStyle w:val="TableCellTaskBadge"/>
              <w:shd w:val="clear" w:color="auto" w:fill="E8F5E8"/>
            </w:pPr>
            <w:r>
              <w:rPr>
                <w:b/>
                <w:bCs/>
                <w:color w:val="388E3C"/>
              </w:rPr>
              <w:t>PRACTICE</w:t>
            </w:r>
          </w:p>
          <w:p w14:paraId="1DA4A786" w14:textId="77777777" w:rsidR="001A20E6" w:rsidRDefault="00000000">
            <w:pPr>
              <w:pStyle w:val="TableCellTaskDetails"/>
            </w:pPr>
            <w:r>
              <w:t>• Revision - Broad / Overlap (H03/00) — 30m</w:t>
            </w:r>
          </w:p>
          <w:p w14:paraId="50BB8C7B" w14:textId="77777777" w:rsidR="001A20E6" w:rsidRDefault="00000000">
            <w:pPr>
              <w:pStyle w:val="TableCellTaskBadge"/>
              <w:shd w:val="clear" w:color="auto" w:fill="FCE4EC"/>
            </w:pPr>
            <w:r>
              <w:rPr>
                <w:b/>
                <w:bCs/>
                <w:color w:val="C2185B"/>
              </w:rPr>
              <w:t>REVISION</w:t>
            </w:r>
          </w:p>
          <w:p w14:paraId="46092B7E" w14:textId="77777777" w:rsidR="001A20E6" w:rsidRDefault="00000000">
            <w:pPr>
              <w:pStyle w:val="TableCellTaskDetails"/>
            </w:pPr>
            <w:r>
              <w:t>• Revision - Advent of Europeans (H03/01) — 30m</w:t>
            </w:r>
          </w:p>
          <w:p w14:paraId="68D64E52" w14:textId="77777777" w:rsidR="001A20E6" w:rsidRDefault="00000000">
            <w:pPr>
              <w:pStyle w:val="TableCellTaskBadge"/>
              <w:shd w:val="clear" w:color="auto" w:fill="FCE4EC"/>
            </w:pPr>
            <w:r>
              <w:rPr>
                <w:b/>
                <w:bCs/>
                <w:color w:val="C2185B"/>
              </w:rPr>
              <w:t>REVISION</w:t>
            </w:r>
          </w:p>
          <w:p w14:paraId="00879FEC" w14:textId="77777777" w:rsidR="001A20E6" w:rsidRDefault="00000000">
            <w:pPr>
              <w:pStyle w:val="TableCellTaskDetails"/>
            </w:pPr>
            <w:r>
              <w:t>• Revision - British Conquest and consolidation; Sepoy Mutiny (H03/02) — 30m</w:t>
            </w:r>
          </w:p>
          <w:p w14:paraId="6E0EC512" w14:textId="77777777" w:rsidR="001A20E6" w:rsidRDefault="00000000">
            <w:pPr>
              <w:pStyle w:val="TableCellTaskBadge"/>
              <w:shd w:val="clear" w:color="auto" w:fill="FCE4EC"/>
            </w:pPr>
            <w:r>
              <w:rPr>
                <w:b/>
                <w:bCs/>
                <w:color w:val="C2185B"/>
              </w:rPr>
              <w:t>REVISION</w:t>
            </w:r>
          </w:p>
          <w:p w14:paraId="47AB476A" w14:textId="77777777" w:rsidR="001A20E6" w:rsidRDefault="00000000">
            <w:pPr>
              <w:pStyle w:val="TableCellTaskDetails"/>
            </w:pPr>
            <w:r>
              <w:t>• Practice - Broad / Overlap (H03/00) — 30m</w:t>
            </w:r>
          </w:p>
          <w:p w14:paraId="10DF86E7" w14:textId="77777777" w:rsidR="001A20E6" w:rsidRDefault="00000000">
            <w:pPr>
              <w:pStyle w:val="TableCellTaskBadge"/>
              <w:shd w:val="clear" w:color="auto" w:fill="E8F5E8"/>
            </w:pPr>
            <w:r>
              <w:rPr>
                <w:b/>
                <w:bCs/>
                <w:color w:val="388E3C"/>
              </w:rPr>
              <w:t>PRACTICE</w:t>
            </w:r>
          </w:p>
          <w:p w14:paraId="6A46F3C7" w14:textId="77777777" w:rsidR="001A20E6" w:rsidRDefault="00000000">
            <w:pPr>
              <w:pStyle w:val="TableCellTaskDetails"/>
            </w:pPr>
            <w:r>
              <w:t>• Practice - Advent of Europeans (H03/01) — 30m</w:t>
            </w:r>
          </w:p>
          <w:p w14:paraId="3F030B69" w14:textId="77777777" w:rsidR="001A20E6" w:rsidRDefault="00000000">
            <w:pPr>
              <w:pStyle w:val="TableCellTaskBadge"/>
              <w:shd w:val="clear" w:color="auto" w:fill="E8F5E8"/>
            </w:pPr>
            <w:r>
              <w:rPr>
                <w:b/>
                <w:bCs/>
                <w:color w:val="388E3C"/>
              </w:rPr>
              <w:t>PRACTICE</w:t>
            </w:r>
          </w:p>
          <w:p w14:paraId="72D9871E" w14:textId="77777777" w:rsidR="001A20E6" w:rsidRDefault="00000000">
            <w:pPr>
              <w:pStyle w:val="TableCellTaskDetails"/>
            </w:pPr>
            <w:r>
              <w:t>• Study - Indian Renaissance (H03/03) — 30m</w:t>
            </w:r>
          </w:p>
          <w:p w14:paraId="1E219125" w14:textId="77777777" w:rsidR="001A20E6" w:rsidRDefault="00000000">
            <w:pPr>
              <w:pStyle w:val="TableCellTaskBadge"/>
              <w:shd w:val="clear" w:color="auto" w:fill="E3F2FD"/>
            </w:pPr>
            <w:r>
              <w:rPr>
                <w:b/>
                <w:bCs/>
                <w:color w:val="1976D2"/>
              </w:rPr>
              <w:t>STUDY</w:t>
            </w:r>
          </w:p>
          <w:p w14:paraId="08CA0D0A" w14:textId="77777777" w:rsidR="001A20E6" w:rsidRDefault="00000000">
            <w:pPr>
              <w:pStyle w:val="TableCellTaskDetails"/>
            </w:pPr>
            <w:r>
              <w:t>• Revision - Transfer of power - 1940 to 1947 (H03/09) — 30m</w:t>
            </w:r>
          </w:p>
          <w:p w14:paraId="4A62EEE1" w14:textId="77777777" w:rsidR="001A20E6" w:rsidRDefault="00000000">
            <w:pPr>
              <w:pStyle w:val="TableCellTaskBadge"/>
              <w:shd w:val="clear" w:color="auto" w:fill="FCE4EC"/>
            </w:pPr>
            <w:r>
              <w:rPr>
                <w:b/>
                <w:bCs/>
                <w:color w:val="C2185B"/>
              </w:rPr>
              <w:t>REVISION</w:t>
            </w:r>
          </w:p>
          <w:p w14:paraId="50731B0F" w14:textId="77777777" w:rsidR="001A20E6" w:rsidRDefault="00000000">
            <w:pPr>
              <w:pStyle w:val="TableCellTaskDetails"/>
            </w:pPr>
            <w:r>
              <w:t>• Revision - Colonial administration (H03/10) — 30m</w:t>
            </w:r>
          </w:p>
          <w:p w14:paraId="6AE1E8CF" w14:textId="77777777" w:rsidR="001A20E6" w:rsidRDefault="00000000">
            <w:pPr>
              <w:pStyle w:val="TableCellTaskBadge"/>
              <w:shd w:val="clear" w:color="auto" w:fill="FCE4EC"/>
            </w:pPr>
            <w:r>
              <w:rPr>
                <w:b/>
                <w:bCs/>
                <w:color w:val="C2185B"/>
              </w:rPr>
              <w:t>REVISION</w:t>
            </w:r>
          </w:p>
          <w:p w14:paraId="77AD4FA5" w14:textId="77777777" w:rsidR="001A20E6" w:rsidRDefault="00000000">
            <w:pPr>
              <w:pStyle w:val="TableCellTaskDetails"/>
            </w:pPr>
            <w:r>
              <w:t>• Revision - Reaction of society towards colonial rule (H03/11) — 30m</w:t>
            </w:r>
          </w:p>
          <w:p w14:paraId="4ED57649" w14:textId="77777777" w:rsidR="001A20E6" w:rsidRDefault="00000000">
            <w:pPr>
              <w:pStyle w:val="TableCellTaskBadge"/>
              <w:shd w:val="clear" w:color="auto" w:fill="FCE4EC"/>
            </w:pPr>
            <w:r>
              <w:rPr>
                <w:b/>
                <w:bCs/>
                <w:color w:val="C2185B"/>
              </w:rPr>
              <w:t>REVISION</w:t>
            </w:r>
          </w:p>
          <w:p w14:paraId="6E27A668" w14:textId="77777777" w:rsidR="001A20E6" w:rsidRDefault="00000000">
            <w:pPr>
              <w:pStyle w:val="TableCellTaskDetails"/>
            </w:pPr>
            <w:r>
              <w:t>• Practice - Indian Renaissance (H03/03) — 30m</w:t>
            </w:r>
          </w:p>
          <w:p w14:paraId="0227E676" w14:textId="77777777" w:rsidR="001A20E6" w:rsidRDefault="00000000">
            <w:pPr>
              <w:pStyle w:val="TableCellTaskBadge"/>
              <w:shd w:val="clear" w:color="auto" w:fill="E8F5E8"/>
            </w:pPr>
            <w:r>
              <w:rPr>
                <w:b/>
                <w:bCs/>
                <w:color w:val="388E3C"/>
              </w:rPr>
              <w:t>PRACTICE</w:t>
            </w:r>
          </w:p>
          <w:p w14:paraId="4FC0E7F3" w14:textId="77777777" w:rsidR="001A20E6" w:rsidRDefault="00000000">
            <w:pPr>
              <w:pStyle w:val="TableCellTaskDetails"/>
            </w:pPr>
            <w:r>
              <w:t>• Revision - Broad / Overlap (H03/00) — 30m</w:t>
            </w:r>
          </w:p>
          <w:p w14:paraId="368F4021" w14:textId="77777777" w:rsidR="001A20E6" w:rsidRDefault="00000000">
            <w:pPr>
              <w:pStyle w:val="TableCellTaskBadge"/>
              <w:shd w:val="clear" w:color="auto" w:fill="FCE4EC"/>
            </w:pPr>
            <w:r>
              <w:rPr>
                <w:b/>
                <w:bCs/>
                <w:color w:val="C2185B"/>
              </w:rPr>
              <w:t>REVISION</w:t>
            </w:r>
          </w:p>
          <w:p w14:paraId="309BFD38" w14:textId="77777777" w:rsidR="001A20E6" w:rsidRDefault="00000000">
            <w:pPr>
              <w:pStyle w:val="TableCellTaskDetails"/>
            </w:pPr>
            <w:r>
              <w:t>• Revision - Advent of Europeans (H03/01) — 30m</w:t>
            </w:r>
          </w:p>
          <w:p w14:paraId="6B4E0EE7" w14:textId="77777777" w:rsidR="001A20E6" w:rsidRDefault="00000000">
            <w:pPr>
              <w:pStyle w:val="TableCellTaskBadge"/>
              <w:shd w:val="clear" w:color="auto" w:fill="FCE4EC"/>
            </w:pPr>
            <w:r>
              <w:rPr>
                <w:b/>
                <w:bCs/>
                <w:color w:val="C2185B"/>
              </w:rPr>
              <w:t>REVISION</w:t>
            </w:r>
          </w:p>
          <w:p w14:paraId="2C9EB1A6" w14:textId="77777777" w:rsidR="001A20E6" w:rsidRDefault="00000000">
            <w:pPr>
              <w:pStyle w:val="TableCellTaskDetails"/>
            </w:pPr>
            <w:r>
              <w:t>• Revision - British Conquest and consolidation; Sepoy Mutiny (H03/02) — 30m</w:t>
            </w:r>
          </w:p>
          <w:p w14:paraId="5F11FF33" w14:textId="77777777" w:rsidR="001A20E6" w:rsidRDefault="00000000">
            <w:pPr>
              <w:pStyle w:val="TableCellTaskBadge"/>
              <w:shd w:val="clear" w:color="auto" w:fill="FCE4EC"/>
            </w:pPr>
            <w:r>
              <w:rPr>
                <w:b/>
                <w:bCs/>
                <w:color w:val="C2185B"/>
              </w:rPr>
              <w:t>REVISION</w:t>
            </w:r>
          </w:p>
          <w:p w14:paraId="507835D2" w14:textId="77777777" w:rsidR="001A20E6" w:rsidRDefault="00000000">
            <w:pPr>
              <w:pStyle w:val="TableCellTaskDetails"/>
            </w:pPr>
            <w:r>
              <w:t>• Practice - Broad / Overlap (H03/00) — 30m</w:t>
            </w:r>
          </w:p>
          <w:p w14:paraId="2EB5A184" w14:textId="77777777" w:rsidR="001A20E6" w:rsidRDefault="00000000">
            <w:pPr>
              <w:pStyle w:val="TableCellTaskBadge"/>
              <w:shd w:val="clear" w:color="auto" w:fill="E8F5E8"/>
            </w:pPr>
            <w:r>
              <w:rPr>
                <w:b/>
                <w:bCs/>
                <w:color w:val="388E3C"/>
              </w:rPr>
              <w:t>PRACTICE</w:t>
            </w:r>
          </w:p>
          <w:p w14:paraId="090211D5" w14:textId="77777777" w:rsidR="001A20E6" w:rsidRDefault="00000000">
            <w:pPr>
              <w:pStyle w:val="TableCellTaskDetails"/>
            </w:pPr>
            <w:r>
              <w:t>• Practice - Advent of Europeans (H03/01) — 30m</w:t>
            </w:r>
          </w:p>
          <w:p w14:paraId="2F72D9CB" w14:textId="77777777" w:rsidR="001A20E6" w:rsidRDefault="00000000">
            <w:pPr>
              <w:pStyle w:val="TableCellTaskBadge"/>
              <w:shd w:val="clear" w:color="auto" w:fill="E8F5E8"/>
            </w:pPr>
            <w:r>
              <w:rPr>
                <w:b/>
                <w:bCs/>
                <w:color w:val="388E3C"/>
              </w:rPr>
              <w:t>PRACTICE</w:t>
            </w:r>
          </w:p>
        </w:tc>
        <w:tc>
          <w:tcPr>
            <w:tcW w:w="700" w:type="pct"/>
            <w:shd w:val="clear" w:color="auto" w:fill="FFEDD5"/>
            <w:tcMar>
              <w:top w:w="150" w:type="dxa"/>
              <w:left w:w="100" w:type="dxa"/>
              <w:bottom w:w="150" w:type="dxa"/>
              <w:right w:w="100" w:type="dxa"/>
            </w:tcMar>
          </w:tcPr>
          <w:p w14:paraId="641A0A2D" w14:textId="77777777" w:rsidR="001A20E6" w:rsidRDefault="00000000">
            <w:pPr>
              <w:pStyle w:val="TableCellTaskSubject"/>
            </w:pPr>
            <w:r>
              <w:t>History-Modern</w:t>
            </w:r>
          </w:p>
          <w:p w14:paraId="56053A7C" w14:textId="77777777" w:rsidR="001A20E6" w:rsidRDefault="00000000">
            <w:pPr>
              <w:pStyle w:val="TableCellTaskDetails"/>
            </w:pPr>
            <w:r>
              <w:t>• Study - Pre-congress associations and formation of INC; INC Sessions (H03/04) — 30m</w:t>
            </w:r>
          </w:p>
          <w:p w14:paraId="21A19498" w14:textId="77777777" w:rsidR="001A20E6" w:rsidRDefault="00000000">
            <w:pPr>
              <w:pStyle w:val="TableCellTaskBadge"/>
              <w:shd w:val="clear" w:color="auto" w:fill="E3F2FD"/>
            </w:pPr>
            <w:r>
              <w:rPr>
                <w:b/>
                <w:bCs/>
                <w:color w:val="1976D2"/>
              </w:rPr>
              <w:t>STUDY</w:t>
            </w:r>
          </w:p>
          <w:p w14:paraId="4ECE5420" w14:textId="77777777" w:rsidR="001A20E6" w:rsidRDefault="00000000">
            <w:pPr>
              <w:pStyle w:val="TableCellTaskDetails"/>
            </w:pPr>
            <w:r>
              <w:t>• Revision - Role of women in Freedom struggle (H03/12) — 30m</w:t>
            </w:r>
          </w:p>
          <w:p w14:paraId="5C7E1F59" w14:textId="77777777" w:rsidR="001A20E6" w:rsidRDefault="00000000">
            <w:pPr>
              <w:pStyle w:val="TableCellTaskBadge"/>
              <w:shd w:val="clear" w:color="auto" w:fill="FCE4EC"/>
            </w:pPr>
            <w:r>
              <w:rPr>
                <w:b/>
                <w:bCs/>
                <w:color w:val="C2185B"/>
              </w:rPr>
              <w:t>REVISION</w:t>
            </w:r>
          </w:p>
          <w:p w14:paraId="6D857D5C" w14:textId="77777777" w:rsidR="001A20E6" w:rsidRDefault="00000000">
            <w:pPr>
              <w:pStyle w:val="TableCellTaskDetails"/>
            </w:pPr>
            <w:r>
              <w:t>• Revision - Communism and communalism (H03/13) — 30m</w:t>
            </w:r>
          </w:p>
          <w:p w14:paraId="35271F12" w14:textId="77777777" w:rsidR="001A20E6" w:rsidRDefault="00000000">
            <w:pPr>
              <w:pStyle w:val="TableCellTaskBadge"/>
              <w:shd w:val="clear" w:color="auto" w:fill="FCE4EC"/>
            </w:pPr>
            <w:r>
              <w:rPr>
                <w:b/>
                <w:bCs/>
                <w:color w:val="C2185B"/>
              </w:rPr>
              <w:t>REVISION</w:t>
            </w:r>
          </w:p>
          <w:p w14:paraId="38DFB78D" w14:textId="77777777" w:rsidR="001A20E6" w:rsidRDefault="00000000">
            <w:pPr>
              <w:pStyle w:val="TableCellTaskDetails"/>
            </w:pPr>
            <w:r>
              <w:t>• Revision - Important personalities of INM; Governor Generals and Viceroys (H03/14) — 30m</w:t>
            </w:r>
          </w:p>
          <w:p w14:paraId="79917708" w14:textId="77777777" w:rsidR="001A20E6" w:rsidRDefault="00000000">
            <w:pPr>
              <w:pStyle w:val="TableCellTaskBadge"/>
              <w:shd w:val="clear" w:color="auto" w:fill="FCE4EC"/>
            </w:pPr>
            <w:r>
              <w:rPr>
                <w:b/>
                <w:bCs/>
                <w:color w:val="C2185B"/>
              </w:rPr>
              <w:t>REVISION</w:t>
            </w:r>
          </w:p>
          <w:p w14:paraId="5C9073CD" w14:textId="77777777" w:rsidR="001A20E6" w:rsidRDefault="00000000">
            <w:pPr>
              <w:pStyle w:val="TableCellTaskDetails"/>
            </w:pPr>
            <w:r>
              <w:t>• Practice - Pre-congress associations and formation of INC; INC Sessions (H03/04) — 30m</w:t>
            </w:r>
          </w:p>
          <w:p w14:paraId="2CB77017" w14:textId="77777777" w:rsidR="001A20E6" w:rsidRDefault="00000000">
            <w:pPr>
              <w:pStyle w:val="TableCellTaskBadge"/>
              <w:shd w:val="clear" w:color="auto" w:fill="E8F5E8"/>
            </w:pPr>
            <w:r>
              <w:rPr>
                <w:b/>
                <w:bCs/>
                <w:color w:val="388E3C"/>
              </w:rPr>
              <w:t>PRACTICE</w:t>
            </w:r>
          </w:p>
          <w:p w14:paraId="1453FC6C" w14:textId="77777777" w:rsidR="001A20E6" w:rsidRDefault="00000000">
            <w:pPr>
              <w:pStyle w:val="TableCellTaskDetails"/>
            </w:pPr>
            <w:r>
              <w:t>• Revision - Indian Renaissance (H03/03) — 30m</w:t>
            </w:r>
          </w:p>
          <w:p w14:paraId="75077B72" w14:textId="77777777" w:rsidR="001A20E6" w:rsidRDefault="00000000">
            <w:pPr>
              <w:pStyle w:val="TableCellTaskBadge"/>
              <w:shd w:val="clear" w:color="auto" w:fill="FCE4EC"/>
            </w:pPr>
            <w:r>
              <w:rPr>
                <w:b/>
                <w:bCs/>
                <w:color w:val="C2185B"/>
              </w:rPr>
              <w:t>REVISION</w:t>
            </w:r>
          </w:p>
          <w:p w14:paraId="3B17B7CE" w14:textId="77777777" w:rsidR="001A20E6" w:rsidRDefault="00000000">
            <w:pPr>
              <w:pStyle w:val="TableCellTaskDetails"/>
            </w:pPr>
            <w:r>
              <w:t>• Revision - Pre-congress associations and formation of INC; INC Sessions (H03/04) — 30m</w:t>
            </w:r>
          </w:p>
          <w:p w14:paraId="17F32930" w14:textId="77777777" w:rsidR="001A20E6" w:rsidRDefault="00000000">
            <w:pPr>
              <w:pStyle w:val="TableCellTaskBadge"/>
              <w:shd w:val="clear" w:color="auto" w:fill="FCE4EC"/>
            </w:pPr>
            <w:r>
              <w:rPr>
                <w:b/>
                <w:bCs/>
                <w:color w:val="C2185B"/>
              </w:rPr>
              <w:t>REVISION</w:t>
            </w:r>
          </w:p>
          <w:p w14:paraId="667FD7A0" w14:textId="77777777" w:rsidR="001A20E6" w:rsidRDefault="00000000">
            <w:pPr>
              <w:pStyle w:val="TableCellTaskDetails"/>
            </w:pPr>
            <w:r>
              <w:t>• Revision - Moderate phase (H03/05) — 30m</w:t>
            </w:r>
          </w:p>
          <w:p w14:paraId="517FF003" w14:textId="77777777" w:rsidR="001A20E6" w:rsidRDefault="00000000">
            <w:pPr>
              <w:pStyle w:val="TableCellTaskBadge"/>
              <w:shd w:val="clear" w:color="auto" w:fill="FCE4EC"/>
            </w:pPr>
            <w:r>
              <w:rPr>
                <w:b/>
                <w:bCs/>
                <w:color w:val="C2185B"/>
              </w:rPr>
              <w:t>REVISION</w:t>
            </w:r>
          </w:p>
          <w:p w14:paraId="34278998" w14:textId="77777777" w:rsidR="001A20E6" w:rsidRDefault="00000000">
            <w:pPr>
              <w:pStyle w:val="TableCellTaskDetails"/>
            </w:pPr>
            <w:r>
              <w:t>• Practice - British Conquest and consolidation; Sepoy Mutiny (H03/02) — 30m</w:t>
            </w:r>
          </w:p>
          <w:p w14:paraId="6BD65246" w14:textId="77777777" w:rsidR="001A20E6" w:rsidRDefault="00000000">
            <w:pPr>
              <w:pStyle w:val="TableCellTaskBadge"/>
              <w:shd w:val="clear" w:color="auto" w:fill="E8F5E8"/>
            </w:pPr>
            <w:r>
              <w:rPr>
                <w:b/>
                <w:bCs/>
                <w:color w:val="388E3C"/>
              </w:rPr>
              <w:t>PRACTICE</w:t>
            </w:r>
          </w:p>
          <w:p w14:paraId="181F4144" w14:textId="77777777" w:rsidR="001A20E6" w:rsidRDefault="00000000">
            <w:pPr>
              <w:pStyle w:val="TableCellTaskDetails"/>
            </w:pPr>
            <w:r>
              <w:t>• Practice - Indian Renaissance (H03/03) — 30m</w:t>
            </w:r>
          </w:p>
          <w:p w14:paraId="02178E85" w14:textId="77777777" w:rsidR="001A20E6" w:rsidRDefault="00000000">
            <w:pPr>
              <w:pStyle w:val="TableCellTaskBadge"/>
              <w:shd w:val="clear" w:color="auto" w:fill="E8F5E8"/>
            </w:pPr>
            <w:r>
              <w:rPr>
                <w:b/>
                <w:bCs/>
                <w:color w:val="388E3C"/>
              </w:rPr>
              <w:t>PRACTICE</w:t>
            </w:r>
          </w:p>
          <w:p w14:paraId="5CC33C5D" w14:textId="77777777" w:rsidR="001A20E6" w:rsidRDefault="00000000">
            <w:pPr>
              <w:pStyle w:val="TableCellTaskDetails"/>
            </w:pPr>
            <w:r>
              <w:t>• Study - Pre-congress associations and formation of INC; INC Sessions (H03/04) — 30m</w:t>
            </w:r>
          </w:p>
          <w:p w14:paraId="48EF9088" w14:textId="77777777" w:rsidR="001A20E6" w:rsidRDefault="00000000">
            <w:pPr>
              <w:pStyle w:val="TableCellTaskBadge"/>
              <w:shd w:val="clear" w:color="auto" w:fill="E3F2FD"/>
            </w:pPr>
            <w:r>
              <w:rPr>
                <w:b/>
                <w:bCs/>
                <w:color w:val="1976D2"/>
              </w:rPr>
              <w:t>STUDY</w:t>
            </w:r>
          </w:p>
          <w:p w14:paraId="29888C98" w14:textId="77777777" w:rsidR="001A20E6" w:rsidRDefault="00000000">
            <w:pPr>
              <w:pStyle w:val="TableCellTaskDetails"/>
            </w:pPr>
            <w:r>
              <w:t>• Revision - Role of women in Freedom struggle (H03/12) — 30m</w:t>
            </w:r>
          </w:p>
          <w:p w14:paraId="76867F3A" w14:textId="77777777" w:rsidR="001A20E6" w:rsidRDefault="00000000">
            <w:pPr>
              <w:pStyle w:val="TableCellTaskBadge"/>
              <w:shd w:val="clear" w:color="auto" w:fill="FCE4EC"/>
            </w:pPr>
            <w:r>
              <w:rPr>
                <w:b/>
                <w:bCs/>
                <w:color w:val="C2185B"/>
              </w:rPr>
              <w:t>REVISION</w:t>
            </w:r>
          </w:p>
          <w:p w14:paraId="20CBD65F" w14:textId="77777777" w:rsidR="001A20E6" w:rsidRDefault="00000000">
            <w:pPr>
              <w:pStyle w:val="TableCellTaskDetails"/>
            </w:pPr>
            <w:r>
              <w:t>• Revision - Communism and communalism (H03/13) — 30m</w:t>
            </w:r>
          </w:p>
          <w:p w14:paraId="46EBCF8E" w14:textId="77777777" w:rsidR="001A20E6" w:rsidRDefault="00000000">
            <w:pPr>
              <w:pStyle w:val="TableCellTaskBadge"/>
              <w:shd w:val="clear" w:color="auto" w:fill="FCE4EC"/>
            </w:pPr>
            <w:r>
              <w:rPr>
                <w:b/>
                <w:bCs/>
                <w:color w:val="C2185B"/>
              </w:rPr>
              <w:t>REVISION</w:t>
            </w:r>
          </w:p>
          <w:p w14:paraId="5F865AA4" w14:textId="77777777" w:rsidR="001A20E6" w:rsidRDefault="00000000">
            <w:pPr>
              <w:pStyle w:val="TableCellTaskDetails"/>
            </w:pPr>
            <w:r>
              <w:t>• Revision - Important personalities of INM; Governor Generals and Viceroys (H03/14) — 30m</w:t>
            </w:r>
          </w:p>
          <w:p w14:paraId="40504089" w14:textId="77777777" w:rsidR="001A20E6" w:rsidRDefault="00000000">
            <w:pPr>
              <w:pStyle w:val="TableCellTaskBadge"/>
              <w:shd w:val="clear" w:color="auto" w:fill="FCE4EC"/>
            </w:pPr>
            <w:r>
              <w:rPr>
                <w:b/>
                <w:bCs/>
                <w:color w:val="C2185B"/>
              </w:rPr>
              <w:t>REVISION</w:t>
            </w:r>
          </w:p>
          <w:p w14:paraId="61C8A461" w14:textId="77777777" w:rsidR="001A20E6" w:rsidRDefault="00000000">
            <w:pPr>
              <w:pStyle w:val="TableCellTaskDetails"/>
            </w:pPr>
            <w:r>
              <w:t>• Practice - Pre-congress associations and formation of INC; INC Sessions (H03/04) — 30m</w:t>
            </w:r>
          </w:p>
          <w:p w14:paraId="69570A8E" w14:textId="77777777" w:rsidR="001A20E6" w:rsidRDefault="00000000">
            <w:pPr>
              <w:pStyle w:val="TableCellTaskBadge"/>
              <w:shd w:val="clear" w:color="auto" w:fill="E8F5E8"/>
            </w:pPr>
            <w:r>
              <w:rPr>
                <w:b/>
                <w:bCs/>
                <w:color w:val="388E3C"/>
              </w:rPr>
              <w:t>PRACTICE</w:t>
            </w:r>
          </w:p>
          <w:p w14:paraId="4B3CEA50" w14:textId="77777777" w:rsidR="001A20E6" w:rsidRDefault="00000000">
            <w:pPr>
              <w:pStyle w:val="TableCellTaskDetails"/>
            </w:pPr>
            <w:r>
              <w:t>• Revision - Indian Renaissance (H03/03) — 30m</w:t>
            </w:r>
          </w:p>
          <w:p w14:paraId="7AF5DB25" w14:textId="77777777" w:rsidR="001A20E6" w:rsidRDefault="00000000">
            <w:pPr>
              <w:pStyle w:val="TableCellTaskBadge"/>
              <w:shd w:val="clear" w:color="auto" w:fill="FCE4EC"/>
            </w:pPr>
            <w:r>
              <w:rPr>
                <w:b/>
                <w:bCs/>
                <w:color w:val="C2185B"/>
              </w:rPr>
              <w:t>REVISION</w:t>
            </w:r>
          </w:p>
          <w:p w14:paraId="44E523B6" w14:textId="77777777" w:rsidR="001A20E6" w:rsidRDefault="00000000">
            <w:pPr>
              <w:pStyle w:val="TableCellTaskDetails"/>
            </w:pPr>
            <w:r>
              <w:t>• Revision - Pre-congress associations and formation of INC; INC Sessions (H03/04) — 30m</w:t>
            </w:r>
          </w:p>
          <w:p w14:paraId="2597CDF7" w14:textId="77777777" w:rsidR="001A20E6" w:rsidRDefault="00000000">
            <w:pPr>
              <w:pStyle w:val="TableCellTaskBadge"/>
              <w:shd w:val="clear" w:color="auto" w:fill="FCE4EC"/>
            </w:pPr>
            <w:r>
              <w:rPr>
                <w:b/>
                <w:bCs/>
                <w:color w:val="C2185B"/>
              </w:rPr>
              <w:t>REVISION</w:t>
            </w:r>
          </w:p>
          <w:p w14:paraId="4BC55632" w14:textId="77777777" w:rsidR="001A20E6" w:rsidRDefault="00000000">
            <w:pPr>
              <w:pStyle w:val="TableCellTaskDetails"/>
            </w:pPr>
            <w:r>
              <w:t>• Revision - Moderate phase (H03/05) — 30m</w:t>
            </w:r>
          </w:p>
          <w:p w14:paraId="6C88915B" w14:textId="77777777" w:rsidR="001A20E6" w:rsidRDefault="00000000">
            <w:pPr>
              <w:pStyle w:val="TableCellTaskBadge"/>
              <w:shd w:val="clear" w:color="auto" w:fill="FCE4EC"/>
            </w:pPr>
            <w:r>
              <w:rPr>
                <w:b/>
                <w:bCs/>
                <w:color w:val="C2185B"/>
              </w:rPr>
              <w:t>REVISION</w:t>
            </w:r>
          </w:p>
          <w:p w14:paraId="4E3D3E0E" w14:textId="77777777" w:rsidR="001A20E6" w:rsidRDefault="00000000">
            <w:pPr>
              <w:pStyle w:val="TableCellTaskDetails"/>
            </w:pPr>
            <w:r>
              <w:t>• Practice - British Conquest and consolidation; Sepoy Mutiny (H03/02) — 30m</w:t>
            </w:r>
          </w:p>
          <w:p w14:paraId="1E826B71" w14:textId="77777777" w:rsidR="001A20E6" w:rsidRDefault="00000000">
            <w:pPr>
              <w:pStyle w:val="TableCellTaskBadge"/>
              <w:shd w:val="clear" w:color="auto" w:fill="E8F5E8"/>
            </w:pPr>
            <w:r>
              <w:rPr>
                <w:b/>
                <w:bCs/>
                <w:color w:val="388E3C"/>
              </w:rPr>
              <w:t>PRACTICE</w:t>
            </w:r>
          </w:p>
          <w:p w14:paraId="0C60850D" w14:textId="77777777" w:rsidR="001A20E6" w:rsidRDefault="00000000">
            <w:pPr>
              <w:pStyle w:val="TableCellTaskDetails"/>
            </w:pPr>
            <w:r>
              <w:t>• Practice - Indian Renaissance (H03/03) — 30m</w:t>
            </w:r>
          </w:p>
          <w:p w14:paraId="6DDD03A2" w14:textId="77777777" w:rsidR="001A20E6" w:rsidRDefault="00000000">
            <w:pPr>
              <w:pStyle w:val="TableCellTaskBadge"/>
              <w:shd w:val="clear" w:color="auto" w:fill="E8F5E8"/>
            </w:pPr>
            <w:r>
              <w:rPr>
                <w:b/>
                <w:bCs/>
                <w:color w:val="388E3C"/>
              </w:rPr>
              <w:t>PRACTICE</w:t>
            </w:r>
          </w:p>
        </w:tc>
        <w:tc>
          <w:tcPr>
            <w:tcW w:w="700" w:type="pct"/>
            <w:shd w:val="clear" w:color="auto" w:fill="FFEDD5"/>
            <w:tcMar>
              <w:top w:w="150" w:type="dxa"/>
              <w:left w:w="100" w:type="dxa"/>
              <w:bottom w:w="150" w:type="dxa"/>
              <w:right w:w="100" w:type="dxa"/>
            </w:tcMar>
          </w:tcPr>
          <w:p w14:paraId="52E15BBB" w14:textId="77777777" w:rsidR="001A20E6" w:rsidRDefault="00000000">
            <w:pPr>
              <w:pStyle w:val="TableCellTaskSubject"/>
            </w:pPr>
            <w:r>
              <w:t>History-Modern</w:t>
            </w:r>
          </w:p>
          <w:p w14:paraId="2A88F4C5" w14:textId="77777777" w:rsidR="001A20E6" w:rsidRDefault="00000000">
            <w:pPr>
              <w:pStyle w:val="TableCellTaskDetails"/>
            </w:pPr>
            <w:r>
              <w:t>• Study - Moderate phase (H03/05) — 30m</w:t>
            </w:r>
          </w:p>
          <w:p w14:paraId="6322E941" w14:textId="77777777" w:rsidR="001A20E6" w:rsidRDefault="00000000">
            <w:pPr>
              <w:pStyle w:val="TableCellTaskBadge"/>
              <w:shd w:val="clear" w:color="auto" w:fill="E3F2FD"/>
            </w:pPr>
            <w:r>
              <w:rPr>
                <w:b/>
                <w:bCs/>
                <w:color w:val="1976D2"/>
              </w:rPr>
              <w:t>STUDY</w:t>
            </w:r>
          </w:p>
          <w:p w14:paraId="4D5B4B96" w14:textId="77777777" w:rsidR="001A20E6" w:rsidRDefault="00000000">
            <w:pPr>
              <w:pStyle w:val="TableCellTaskDetails"/>
            </w:pPr>
            <w:r>
              <w:t>• Revision - Broad / Overlap (H03/00) — 30m</w:t>
            </w:r>
          </w:p>
          <w:p w14:paraId="426FA5B0" w14:textId="77777777" w:rsidR="001A20E6" w:rsidRDefault="00000000">
            <w:pPr>
              <w:pStyle w:val="TableCellTaskBadge"/>
              <w:shd w:val="clear" w:color="auto" w:fill="FCE4EC"/>
            </w:pPr>
            <w:r>
              <w:rPr>
                <w:b/>
                <w:bCs/>
                <w:color w:val="C2185B"/>
              </w:rPr>
              <w:t>REVISION</w:t>
            </w:r>
          </w:p>
          <w:p w14:paraId="503435DE" w14:textId="77777777" w:rsidR="001A20E6" w:rsidRDefault="00000000">
            <w:pPr>
              <w:pStyle w:val="TableCellTaskDetails"/>
            </w:pPr>
            <w:r>
              <w:t>• Revision - Advent of Europeans (H03/01) — 30m</w:t>
            </w:r>
          </w:p>
          <w:p w14:paraId="7E0352D2" w14:textId="77777777" w:rsidR="001A20E6" w:rsidRDefault="00000000">
            <w:pPr>
              <w:pStyle w:val="TableCellTaskBadge"/>
              <w:shd w:val="clear" w:color="auto" w:fill="FCE4EC"/>
            </w:pPr>
            <w:r>
              <w:rPr>
                <w:b/>
                <w:bCs/>
                <w:color w:val="C2185B"/>
              </w:rPr>
              <w:t>REVISION</w:t>
            </w:r>
          </w:p>
          <w:p w14:paraId="608D45F0" w14:textId="77777777" w:rsidR="001A20E6" w:rsidRDefault="00000000">
            <w:pPr>
              <w:pStyle w:val="TableCellTaskDetails"/>
            </w:pPr>
            <w:r>
              <w:t>• Revision - British Conquest and consolidation; Sepoy Mutiny (H03/02) — 30m</w:t>
            </w:r>
          </w:p>
          <w:p w14:paraId="26C0E793" w14:textId="77777777" w:rsidR="001A20E6" w:rsidRDefault="00000000">
            <w:pPr>
              <w:pStyle w:val="TableCellTaskBadge"/>
              <w:shd w:val="clear" w:color="auto" w:fill="FCE4EC"/>
            </w:pPr>
            <w:r>
              <w:rPr>
                <w:b/>
                <w:bCs/>
                <w:color w:val="C2185B"/>
              </w:rPr>
              <w:t>REVISION</w:t>
            </w:r>
          </w:p>
          <w:p w14:paraId="5180AEA5" w14:textId="77777777" w:rsidR="001A20E6" w:rsidRDefault="00000000">
            <w:pPr>
              <w:pStyle w:val="TableCellTaskDetails"/>
            </w:pPr>
            <w:r>
              <w:t>• Practice - Moderate phase (H03/05) — 30m</w:t>
            </w:r>
          </w:p>
          <w:p w14:paraId="50B8CB47"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5C5B4CBD" w14:textId="77777777" w:rsidR="001A20E6" w:rsidRDefault="001A20E6"/>
        </w:tc>
      </w:tr>
      <w:tr w:rsidR="001A20E6" w14:paraId="7104E125" w14:textId="77777777">
        <w:tc>
          <w:tcPr>
            <w:tcW w:w="700" w:type="pct"/>
            <w:shd w:val="clear" w:color="auto" w:fill="FFEDD5"/>
            <w:tcMar>
              <w:top w:w="150" w:type="dxa"/>
              <w:left w:w="100" w:type="dxa"/>
              <w:bottom w:w="150" w:type="dxa"/>
              <w:right w:w="100" w:type="dxa"/>
            </w:tcMar>
          </w:tcPr>
          <w:p w14:paraId="393BB090" w14:textId="77777777" w:rsidR="001A20E6" w:rsidRDefault="00000000">
            <w:pPr>
              <w:pStyle w:val="TableCellTaskSubject"/>
            </w:pPr>
            <w:r>
              <w:t>History-Modern</w:t>
            </w:r>
          </w:p>
          <w:p w14:paraId="41F1565C" w14:textId="77777777" w:rsidR="001A20E6" w:rsidRDefault="00000000">
            <w:pPr>
              <w:pStyle w:val="TableCellTaskDetails"/>
            </w:pPr>
            <w:r>
              <w:t>• Test - TEST — 3h</w:t>
            </w:r>
          </w:p>
          <w:p w14:paraId="628ADD4A" w14:textId="77777777" w:rsidR="001A20E6" w:rsidRDefault="00000000">
            <w:pPr>
              <w:pStyle w:val="TableCellTaskBadge"/>
              <w:shd w:val="clear" w:color="auto" w:fill="FFF3E0"/>
            </w:pPr>
            <w:r>
              <w:rPr>
                <w:b/>
                <w:bCs/>
                <w:color w:val="F57C00"/>
              </w:rPr>
              <w:t>TEST</w:t>
            </w:r>
          </w:p>
        </w:tc>
        <w:tc>
          <w:tcPr>
            <w:tcW w:w="700" w:type="pct"/>
            <w:shd w:val="clear" w:color="auto" w:fill="FFEDD5"/>
            <w:tcMar>
              <w:top w:w="150" w:type="dxa"/>
              <w:left w:w="100" w:type="dxa"/>
              <w:bottom w:w="150" w:type="dxa"/>
              <w:right w:w="100" w:type="dxa"/>
            </w:tcMar>
          </w:tcPr>
          <w:p w14:paraId="04583FDF" w14:textId="77777777" w:rsidR="001A20E6" w:rsidRDefault="00000000">
            <w:pPr>
              <w:pStyle w:val="TableCellTaskSubject"/>
            </w:pPr>
            <w:r>
              <w:t>History-Modern</w:t>
            </w:r>
          </w:p>
          <w:p w14:paraId="4896F546" w14:textId="77777777" w:rsidR="001A20E6" w:rsidRDefault="00000000">
            <w:pPr>
              <w:pStyle w:val="TableCellTaskDetails"/>
            </w:pPr>
            <w:r>
              <w:t>• Study - Advent of Europeans (H03/01) — 30m</w:t>
            </w:r>
          </w:p>
          <w:p w14:paraId="624C5F29" w14:textId="77777777" w:rsidR="001A20E6" w:rsidRDefault="00000000">
            <w:pPr>
              <w:pStyle w:val="TableCellTaskBadge"/>
              <w:shd w:val="clear" w:color="auto" w:fill="E3F2FD"/>
            </w:pPr>
            <w:r>
              <w:rPr>
                <w:b/>
                <w:bCs/>
                <w:color w:val="1976D2"/>
              </w:rPr>
              <w:t>STUDY</w:t>
            </w:r>
          </w:p>
          <w:p w14:paraId="26EB94D8" w14:textId="77777777" w:rsidR="001A20E6" w:rsidRDefault="00000000">
            <w:pPr>
              <w:pStyle w:val="TableCellTaskDetails"/>
            </w:pPr>
            <w:r>
              <w:t>• Revision - Indian Renaissance (H03/03) — 30m</w:t>
            </w:r>
          </w:p>
          <w:p w14:paraId="36B9D9FE" w14:textId="77777777" w:rsidR="001A20E6" w:rsidRDefault="00000000">
            <w:pPr>
              <w:pStyle w:val="TableCellTaskBadge"/>
              <w:shd w:val="clear" w:color="auto" w:fill="FCE4EC"/>
            </w:pPr>
            <w:r>
              <w:rPr>
                <w:b/>
                <w:bCs/>
                <w:color w:val="C2185B"/>
              </w:rPr>
              <w:t>REVISION</w:t>
            </w:r>
          </w:p>
          <w:p w14:paraId="12ECAF9B" w14:textId="77777777" w:rsidR="001A20E6" w:rsidRDefault="00000000">
            <w:pPr>
              <w:pStyle w:val="TableCellTaskDetails"/>
            </w:pPr>
            <w:r>
              <w:t>• Revision - Pre-congress associations and formation of INC; INC Sessions (H03/04) — 30m</w:t>
            </w:r>
          </w:p>
          <w:p w14:paraId="1D1987FB" w14:textId="77777777" w:rsidR="001A20E6" w:rsidRDefault="00000000">
            <w:pPr>
              <w:pStyle w:val="TableCellTaskBadge"/>
              <w:shd w:val="clear" w:color="auto" w:fill="FCE4EC"/>
            </w:pPr>
            <w:r>
              <w:rPr>
                <w:b/>
                <w:bCs/>
                <w:color w:val="C2185B"/>
              </w:rPr>
              <w:t>REVISION</w:t>
            </w:r>
          </w:p>
          <w:p w14:paraId="77826446" w14:textId="77777777" w:rsidR="001A20E6" w:rsidRDefault="00000000">
            <w:pPr>
              <w:pStyle w:val="TableCellTaskDetails"/>
            </w:pPr>
            <w:r>
              <w:t>• Revision - Moderate phase (H03/05) — 30m</w:t>
            </w:r>
          </w:p>
          <w:p w14:paraId="604DC531" w14:textId="77777777" w:rsidR="001A20E6" w:rsidRDefault="00000000">
            <w:pPr>
              <w:pStyle w:val="TableCellTaskBadge"/>
              <w:shd w:val="clear" w:color="auto" w:fill="FCE4EC"/>
            </w:pPr>
            <w:r>
              <w:rPr>
                <w:b/>
                <w:bCs/>
                <w:color w:val="C2185B"/>
              </w:rPr>
              <w:t>REVISION</w:t>
            </w:r>
          </w:p>
          <w:p w14:paraId="2292DB12" w14:textId="77777777" w:rsidR="001A20E6" w:rsidRDefault="00000000">
            <w:pPr>
              <w:pStyle w:val="TableCellTaskDetails"/>
            </w:pPr>
            <w:r>
              <w:t>• Practice - Advent of Europeans (H03/01) — 30m</w:t>
            </w:r>
          </w:p>
          <w:p w14:paraId="76EAF516" w14:textId="77777777" w:rsidR="001A20E6" w:rsidRDefault="00000000">
            <w:pPr>
              <w:pStyle w:val="TableCellTaskBadge"/>
              <w:shd w:val="clear" w:color="auto" w:fill="E8F5E8"/>
            </w:pPr>
            <w:r>
              <w:rPr>
                <w:b/>
                <w:bCs/>
                <w:color w:val="388E3C"/>
              </w:rPr>
              <w:t>PRACTICE</w:t>
            </w:r>
          </w:p>
        </w:tc>
        <w:tc>
          <w:tcPr>
            <w:tcW w:w="700" w:type="pct"/>
            <w:shd w:val="clear" w:color="auto" w:fill="FFEDD5"/>
            <w:tcMar>
              <w:top w:w="150" w:type="dxa"/>
              <w:left w:w="100" w:type="dxa"/>
              <w:bottom w:w="150" w:type="dxa"/>
              <w:right w:w="100" w:type="dxa"/>
            </w:tcMar>
          </w:tcPr>
          <w:p w14:paraId="2EC94BFF" w14:textId="77777777" w:rsidR="001A20E6" w:rsidRDefault="00000000">
            <w:pPr>
              <w:pStyle w:val="TableCellTaskSubject"/>
            </w:pPr>
            <w:r>
              <w:t>Sociology</w:t>
            </w:r>
          </w:p>
          <w:p w14:paraId="7B754AFA" w14:textId="77777777" w:rsidR="001A20E6" w:rsidRDefault="00000000">
            <w:pPr>
              <w:pStyle w:val="TableCellTaskDetails"/>
            </w:pPr>
            <w:r>
              <w:t>• Revision - OPT-SOC/01 — 30m</w:t>
            </w:r>
          </w:p>
          <w:p w14:paraId="5DCA54C0" w14:textId="77777777" w:rsidR="001A20E6" w:rsidRDefault="00000000">
            <w:pPr>
              <w:pStyle w:val="TableCellTaskBadge"/>
              <w:shd w:val="clear" w:color="auto" w:fill="FCE4EC"/>
            </w:pPr>
            <w:r>
              <w:rPr>
                <w:b/>
                <w:bCs/>
                <w:color w:val="C2185B"/>
              </w:rPr>
              <w:t>REVISION</w:t>
            </w:r>
          </w:p>
          <w:p w14:paraId="36223439" w14:textId="77777777" w:rsidR="001A20E6" w:rsidRDefault="00000000">
            <w:pPr>
              <w:pStyle w:val="TableCellTaskDetails"/>
            </w:pPr>
            <w:r>
              <w:t>• Revision - OPT-SOC/02 — 1h</w:t>
            </w:r>
          </w:p>
          <w:p w14:paraId="593A4CD1" w14:textId="77777777" w:rsidR="001A20E6" w:rsidRDefault="00000000">
            <w:pPr>
              <w:pStyle w:val="TableCellTaskBadge"/>
              <w:shd w:val="clear" w:color="auto" w:fill="FCE4EC"/>
            </w:pPr>
            <w:r>
              <w:rPr>
                <w:b/>
                <w:bCs/>
                <w:color w:val="C2185B"/>
              </w:rPr>
              <w:t>REVISION</w:t>
            </w:r>
          </w:p>
          <w:p w14:paraId="2CA1CD29" w14:textId="77777777" w:rsidR="001A20E6" w:rsidRDefault="00000000">
            <w:pPr>
              <w:pStyle w:val="TableCellTaskDetails"/>
            </w:pPr>
            <w:r>
              <w:t>• Practice - OPT-SOC/01 — 30m</w:t>
            </w:r>
          </w:p>
          <w:p w14:paraId="56487290" w14:textId="77777777" w:rsidR="001A20E6" w:rsidRDefault="00000000">
            <w:pPr>
              <w:pStyle w:val="TableCellTaskBadge"/>
              <w:shd w:val="clear" w:color="auto" w:fill="E8F5E8"/>
            </w:pPr>
            <w:r>
              <w:rPr>
                <w:b/>
                <w:bCs/>
                <w:color w:val="388E3C"/>
              </w:rPr>
              <w:t>PRACTICE</w:t>
            </w:r>
          </w:p>
          <w:p w14:paraId="345FE1E5" w14:textId="77777777" w:rsidR="001A20E6" w:rsidRDefault="00000000">
            <w:pPr>
              <w:pStyle w:val="TableCellTaskDetails"/>
            </w:pPr>
            <w:r>
              <w:t>• Practice - OPT-SOC/02 — 30m</w:t>
            </w:r>
          </w:p>
          <w:p w14:paraId="5D69D107" w14:textId="77777777" w:rsidR="001A20E6" w:rsidRDefault="00000000">
            <w:pPr>
              <w:pStyle w:val="TableCellTaskBadge"/>
              <w:shd w:val="clear" w:color="auto" w:fill="E8F5E8"/>
            </w:pPr>
            <w:r>
              <w:rPr>
                <w:b/>
                <w:bCs/>
                <w:color w:val="388E3C"/>
              </w:rPr>
              <w:t>PRACTICE</w:t>
            </w:r>
          </w:p>
        </w:tc>
        <w:tc>
          <w:tcPr>
            <w:tcW w:w="700" w:type="pct"/>
            <w:shd w:val="clear" w:color="auto" w:fill="FFEDD5"/>
            <w:tcMar>
              <w:top w:w="150" w:type="dxa"/>
              <w:left w:w="100" w:type="dxa"/>
              <w:bottom w:w="150" w:type="dxa"/>
              <w:right w:w="100" w:type="dxa"/>
            </w:tcMar>
          </w:tcPr>
          <w:p w14:paraId="3F84D448" w14:textId="77777777" w:rsidR="001A20E6" w:rsidRDefault="00000000">
            <w:pPr>
              <w:pStyle w:val="TableCellTaskSubject"/>
            </w:pPr>
            <w:r>
              <w:t>Sociology</w:t>
            </w:r>
          </w:p>
          <w:p w14:paraId="65D0A6B8" w14:textId="77777777" w:rsidR="001A20E6" w:rsidRDefault="00000000">
            <w:pPr>
              <w:pStyle w:val="TableCellTaskDetails"/>
            </w:pPr>
            <w:r>
              <w:t>• Revision - OPT-SOC/02 — 1h</w:t>
            </w:r>
          </w:p>
          <w:p w14:paraId="1098D583" w14:textId="77777777" w:rsidR="001A20E6" w:rsidRDefault="00000000">
            <w:pPr>
              <w:pStyle w:val="TableCellTaskBadge"/>
              <w:shd w:val="clear" w:color="auto" w:fill="FCE4EC"/>
            </w:pPr>
            <w:r>
              <w:rPr>
                <w:b/>
                <w:bCs/>
                <w:color w:val="C2185B"/>
              </w:rPr>
              <w:t>REVISION</w:t>
            </w:r>
          </w:p>
          <w:p w14:paraId="5243AEF2" w14:textId="77777777" w:rsidR="001A20E6" w:rsidRDefault="00000000">
            <w:pPr>
              <w:pStyle w:val="TableCellTaskDetails"/>
            </w:pPr>
            <w:r>
              <w:t>• Revision - OPT-SOC/01 — 30m</w:t>
            </w:r>
          </w:p>
          <w:p w14:paraId="099B6823" w14:textId="77777777" w:rsidR="001A20E6" w:rsidRDefault="00000000">
            <w:pPr>
              <w:pStyle w:val="TableCellTaskBadge"/>
              <w:shd w:val="clear" w:color="auto" w:fill="FCE4EC"/>
            </w:pPr>
            <w:r>
              <w:rPr>
                <w:b/>
                <w:bCs/>
                <w:color w:val="C2185B"/>
              </w:rPr>
              <w:t>REVISION</w:t>
            </w:r>
          </w:p>
          <w:p w14:paraId="29F6C19C" w14:textId="77777777" w:rsidR="001A20E6" w:rsidRDefault="00000000">
            <w:pPr>
              <w:pStyle w:val="TableCellTaskDetails"/>
            </w:pPr>
            <w:r>
              <w:t>• Practice - OPT-SOC/02 — 1h</w:t>
            </w:r>
          </w:p>
          <w:p w14:paraId="7A6E4EAB" w14:textId="77777777" w:rsidR="001A20E6" w:rsidRDefault="00000000">
            <w:pPr>
              <w:pStyle w:val="TableCellTaskBadge"/>
              <w:shd w:val="clear" w:color="auto" w:fill="E8F5E8"/>
            </w:pPr>
            <w:r>
              <w:rPr>
                <w:b/>
                <w:bCs/>
                <w:color w:val="388E3C"/>
              </w:rPr>
              <w:t>PRACTICE</w:t>
            </w:r>
          </w:p>
        </w:tc>
        <w:tc>
          <w:tcPr>
            <w:tcW w:w="700" w:type="pct"/>
            <w:shd w:val="clear" w:color="auto" w:fill="FFEDD5"/>
            <w:tcMar>
              <w:top w:w="150" w:type="dxa"/>
              <w:left w:w="100" w:type="dxa"/>
              <w:bottom w:w="150" w:type="dxa"/>
              <w:right w:w="100" w:type="dxa"/>
            </w:tcMar>
          </w:tcPr>
          <w:p w14:paraId="74CCDD85" w14:textId="77777777" w:rsidR="001A20E6" w:rsidRDefault="00000000">
            <w:pPr>
              <w:pStyle w:val="TableCellTaskSubject"/>
            </w:pPr>
            <w:r>
              <w:t>History-Art and Culture</w:t>
            </w:r>
          </w:p>
          <w:p w14:paraId="725B2AA1" w14:textId="77777777" w:rsidR="001A20E6" w:rsidRDefault="00000000">
            <w:pPr>
              <w:pStyle w:val="TableCellTaskDetails"/>
            </w:pPr>
            <w:r>
              <w:t>• Revision - Broad / Overlap (H04/00) — 30m</w:t>
            </w:r>
          </w:p>
          <w:p w14:paraId="2E7F514F" w14:textId="77777777" w:rsidR="001A20E6" w:rsidRDefault="00000000">
            <w:pPr>
              <w:pStyle w:val="TableCellTaskBadge"/>
              <w:shd w:val="clear" w:color="auto" w:fill="FCE4EC"/>
            </w:pPr>
            <w:r>
              <w:rPr>
                <w:b/>
                <w:bCs/>
                <w:color w:val="C2185B"/>
              </w:rPr>
              <w:t>REVISION</w:t>
            </w:r>
          </w:p>
          <w:p w14:paraId="655F100D" w14:textId="77777777" w:rsidR="001A20E6" w:rsidRDefault="00000000">
            <w:pPr>
              <w:pStyle w:val="TableCellTaskDetails"/>
            </w:pPr>
            <w:r>
              <w:t>• Revision - Art and architecture (H04/01) — 30m</w:t>
            </w:r>
          </w:p>
          <w:p w14:paraId="0AF7A016" w14:textId="77777777" w:rsidR="001A20E6" w:rsidRDefault="00000000">
            <w:pPr>
              <w:pStyle w:val="TableCellTaskBadge"/>
              <w:shd w:val="clear" w:color="auto" w:fill="FCE4EC"/>
            </w:pPr>
            <w:r>
              <w:rPr>
                <w:b/>
                <w:bCs/>
                <w:color w:val="C2185B"/>
              </w:rPr>
              <w:t>REVISION</w:t>
            </w:r>
          </w:p>
          <w:p w14:paraId="58C52BE8" w14:textId="77777777" w:rsidR="001A20E6" w:rsidRDefault="00000000">
            <w:pPr>
              <w:pStyle w:val="TableCellTaskDetails"/>
            </w:pPr>
            <w:r>
              <w:t>• Revision - Literature (H04/02) — 30m</w:t>
            </w:r>
          </w:p>
          <w:p w14:paraId="1F323ACD" w14:textId="77777777" w:rsidR="001A20E6" w:rsidRDefault="00000000">
            <w:pPr>
              <w:pStyle w:val="TableCellTaskBadge"/>
              <w:shd w:val="clear" w:color="auto" w:fill="FCE4EC"/>
            </w:pPr>
            <w:r>
              <w:rPr>
                <w:b/>
                <w:bCs/>
                <w:color w:val="C2185B"/>
              </w:rPr>
              <w:t>REVISION</w:t>
            </w:r>
          </w:p>
          <w:p w14:paraId="650683F1" w14:textId="77777777" w:rsidR="001A20E6" w:rsidRDefault="00000000">
            <w:pPr>
              <w:pStyle w:val="TableCellTaskDetails"/>
            </w:pPr>
            <w:r>
              <w:t>• Practice - Broad / Overlap (H04/00) — 30m</w:t>
            </w:r>
          </w:p>
          <w:p w14:paraId="46009A9A" w14:textId="77777777" w:rsidR="001A20E6" w:rsidRDefault="00000000">
            <w:pPr>
              <w:pStyle w:val="TableCellTaskBadge"/>
              <w:shd w:val="clear" w:color="auto" w:fill="E8F5E8"/>
            </w:pPr>
            <w:r>
              <w:rPr>
                <w:b/>
                <w:bCs/>
                <w:color w:val="388E3C"/>
              </w:rPr>
              <w:t>PRACTICE</w:t>
            </w:r>
          </w:p>
          <w:p w14:paraId="2037EEEC" w14:textId="77777777" w:rsidR="001A20E6" w:rsidRDefault="00000000">
            <w:pPr>
              <w:pStyle w:val="TableCellTaskDetails"/>
            </w:pPr>
            <w:r>
              <w:t>• Practice - Art and architecture (H04/01) — 30m</w:t>
            </w:r>
          </w:p>
          <w:p w14:paraId="1CD59992" w14:textId="77777777" w:rsidR="001A20E6" w:rsidRDefault="00000000">
            <w:pPr>
              <w:pStyle w:val="TableCellTaskBadge"/>
              <w:shd w:val="clear" w:color="auto" w:fill="E8F5E8"/>
            </w:pPr>
            <w:r>
              <w:rPr>
                <w:b/>
                <w:bCs/>
                <w:color w:val="388E3C"/>
              </w:rPr>
              <w:t>PRACTICE</w:t>
            </w:r>
          </w:p>
        </w:tc>
        <w:tc>
          <w:tcPr>
            <w:tcW w:w="700" w:type="pct"/>
            <w:shd w:val="clear" w:color="auto" w:fill="FFEDD5"/>
            <w:tcMar>
              <w:top w:w="150" w:type="dxa"/>
              <w:left w:w="100" w:type="dxa"/>
              <w:bottom w:w="150" w:type="dxa"/>
              <w:right w:w="100" w:type="dxa"/>
            </w:tcMar>
          </w:tcPr>
          <w:p w14:paraId="4971349B" w14:textId="77777777" w:rsidR="001A20E6" w:rsidRDefault="00000000">
            <w:pPr>
              <w:pStyle w:val="TableCellTaskSubject"/>
            </w:pPr>
            <w:r>
              <w:t>History-World</w:t>
            </w:r>
          </w:p>
          <w:p w14:paraId="16FBEB7D" w14:textId="77777777" w:rsidR="001A20E6" w:rsidRDefault="00000000">
            <w:pPr>
              <w:pStyle w:val="TableCellTaskDetails"/>
            </w:pPr>
            <w:r>
              <w:t>• Revision - Broad / Overlap (H05/00) — 30m</w:t>
            </w:r>
          </w:p>
          <w:p w14:paraId="5985D155" w14:textId="77777777" w:rsidR="001A20E6" w:rsidRDefault="00000000">
            <w:pPr>
              <w:pStyle w:val="TableCellTaskBadge"/>
              <w:shd w:val="clear" w:color="auto" w:fill="FCE4EC"/>
            </w:pPr>
            <w:r>
              <w:rPr>
                <w:b/>
                <w:bCs/>
                <w:color w:val="C2185B"/>
              </w:rPr>
              <w:t>REVISION</w:t>
            </w:r>
          </w:p>
          <w:p w14:paraId="7DBC892F" w14:textId="77777777" w:rsidR="001A20E6" w:rsidRDefault="00000000">
            <w:pPr>
              <w:pStyle w:val="TableCellTaskDetails"/>
            </w:pPr>
            <w:r>
              <w:t>• Revision - Industrial Revolution (H05/01) — 30m</w:t>
            </w:r>
          </w:p>
          <w:p w14:paraId="44E7D213" w14:textId="77777777" w:rsidR="001A20E6" w:rsidRDefault="00000000">
            <w:pPr>
              <w:pStyle w:val="TableCellTaskBadge"/>
              <w:shd w:val="clear" w:color="auto" w:fill="FCE4EC"/>
            </w:pPr>
            <w:r>
              <w:rPr>
                <w:b/>
                <w:bCs/>
                <w:color w:val="C2185B"/>
              </w:rPr>
              <w:t>REVISION</w:t>
            </w:r>
          </w:p>
          <w:p w14:paraId="0C730270" w14:textId="77777777" w:rsidR="001A20E6" w:rsidRDefault="00000000">
            <w:pPr>
              <w:pStyle w:val="TableCellTaskDetails"/>
            </w:pPr>
            <w:r>
              <w:t>• Revision - Revolutions- American, French, Russia (H05/02) — 30m</w:t>
            </w:r>
          </w:p>
          <w:p w14:paraId="33314CDE" w14:textId="77777777" w:rsidR="001A20E6" w:rsidRDefault="00000000">
            <w:pPr>
              <w:pStyle w:val="TableCellTaskBadge"/>
              <w:shd w:val="clear" w:color="auto" w:fill="FCE4EC"/>
            </w:pPr>
            <w:r>
              <w:rPr>
                <w:b/>
                <w:bCs/>
                <w:color w:val="C2185B"/>
              </w:rPr>
              <w:t>REVISION</w:t>
            </w:r>
          </w:p>
          <w:p w14:paraId="055EB3BF" w14:textId="77777777" w:rsidR="001A20E6" w:rsidRDefault="00000000">
            <w:pPr>
              <w:pStyle w:val="TableCellTaskDetails"/>
            </w:pPr>
            <w:r>
              <w:t>• Practice - Broad / Overlap (H05/00) — 30m</w:t>
            </w:r>
          </w:p>
          <w:p w14:paraId="1D226AB9" w14:textId="77777777" w:rsidR="001A20E6" w:rsidRDefault="00000000">
            <w:pPr>
              <w:pStyle w:val="TableCellTaskBadge"/>
              <w:shd w:val="clear" w:color="auto" w:fill="E8F5E8"/>
            </w:pPr>
            <w:r>
              <w:rPr>
                <w:b/>
                <w:bCs/>
                <w:color w:val="388E3C"/>
              </w:rPr>
              <w:t>PRACTICE</w:t>
            </w:r>
          </w:p>
          <w:p w14:paraId="4C6507DC" w14:textId="77777777" w:rsidR="001A20E6" w:rsidRDefault="00000000">
            <w:pPr>
              <w:pStyle w:val="TableCellTaskDetails"/>
            </w:pPr>
            <w:r>
              <w:t>• Practice - Industrial Revolution (H05/01) — 30m</w:t>
            </w:r>
          </w:p>
          <w:p w14:paraId="5AEB55CB"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1147228B" w14:textId="77777777" w:rsidR="001A20E6" w:rsidRDefault="001A20E6"/>
        </w:tc>
      </w:tr>
      <w:tr w:rsidR="001A20E6" w14:paraId="7AB45ED7" w14:textId="77777777">
        <w:tc>
          <w:tcPr>
            <w:tcW w:w="700" w:type="pct"/>
            <w:shd w:val="clear" w:color="auto" w:fill="FFEDD5"/>
            <w:tcMar>
              <w:top w:w="150" w:type="dxa"/>
              <w:left w:w="100" w:type="dxa"/>
              <w:bottom w:w="150" w:type="dxa"/>
              <w:right w:w="100" w:type="dxa"/>
            </w:tcMar>
          </w:tcPr>
          <w:p w14:paraId="633E408D" w14:textId="77777777" w:rsidR="001A20E6" w:rsidRDefault="001A20E6"/>
        </w:tc>
        <w:tc>
          <w:tcPr>
            <w:tcW w:w="700" w:type="pct"/>
            <w:shd w:val="clear" w:color="auto" w:fill="FFEDD5"/>
            <w:tcMar>
              <w:top w:w="150" w:type="dxa"/>
              <w:left w:w="100" w:type="dxa"/>
              <w:bottom w:w="150" w:type="dxa"/>
              <w:right w:w="100" w:type="dxa"/>
            </w:tcMar>
          </w:tcPr>
          <w:p w14:paraId="663F41A7" w14:textId="77777777" w:rsidR="001A20E6" w:rsidRDefault="00000000">
            <w:pPr>
              <w:pStyle w:val="TableCellTaskSubject"/>
            </w:pPr>
            <w:r>
              <w:t>History-Ancient</w:t>
            </w:r>
          </w:p>
          <w:p w14:paraId="23C69B1B" w14:textId="77777777" w:rsidR="001A20E6" w:rsidRDefault="00000000">
            <w:pPr>
              <w:pStyle w:val="TableCellTaskDetails"/>
            </w:pPr>
            <w:r>
              <w:t>• Revision - Broad / Overlap (H01/00) — 30m</w:t>
            </w:r>
          </w:p>
          <w:p w14:paraId="153922D1" w14:textId="77777777" w:rsidR="001A20E6" w:rsidRDefault="00000000">
            <w:pPr>
              <w:pStyle w:val="TableCellTaskBadge"/>
              <w:shd w:val="clear" w:color="auto" w:fill="FCE4EC"/>
            </w:pPr>
            <w:r>
              <w:rPr>
                <w:b/>
                <w:bCs/>
                <w:color w:val="C2185B"/>
              </w:rPr>
              <w:t>REVISION</w:t>
            </w:r>
          </w:p>
          <w:p w14:paraId="4BF974C1" w14:textId="77777777" w:rsidR="001A20E6" w:rsidRDefault="00000000">
            <w:pPr>
              <w:pStyle w:val="TableCellTaskDetails"/>
            </w:pPr>
            <w:r>
              <w:t>• Revision - Pre-historic cultures (H01/01) — 30m</w:t>
            </w:r>
          </w:p>
          <w:p w14:paraId="3C00FF3C" w14:textId="77777777" w:rsidR="001A20E6" w:rsidRDefault="00000000">
            <w:pPr>
              <w:pStyle w:val="TableCellTaskBadge"/>
              <w:shd w:val="clear" w:color="auto" w:fill="FCE4EC"/>
            </w:pPr>
            <w:r>
              <w:rPr>
                <w:b/>
                <w:bCs/>
                <w:color w:val="C2185B"/>
              </w:rPr>
              <w:t>REVISION</w:t>
            </w:r>
          </w:p>
          <w:p w14:paraId="0D4C6296" w14:textId="77777777" w:rsidR="001A20E6" w:rsidRDefault="00000000">
            <w:pPr>
              <w:pStyle w:val="TableCellTaskDetails"/>
            </w:pPr>
            <w:r>
              <w:t>• Revision - Harappan civilisation (H01/02) — 30m</w:t>
            </w:r>
          </w:p>
          <w:p w14:paraId="466EDA66" w14:textId="77777777" w:rsidR="001A20E6" w:rsidRDefault="00000000">
            <w:pPr>
              <w:pStyle w:val="TableCellTaskBadge"/>
              <w:shd w:val="clear" w:color="auto" w:fill="FCE4EC"/>
            </w:pPr>
            <w:r>
              <w:rPr>
                <w:b/>
                <w:bCs/>
                <w:color w:val="C2185B"/>
              </w:rPr>
              <w:t>REVISION</w:t>
            </w:r>
          </w:p>
          <w:p w14:paraId="25BD66F4" w14:textId="77777777" w:rsidR="001A20E6" w:rsidRDefault="00000000">
            <w:pPr>
              <w:pStyle w:val="TableCellTaskDetails"/>
            </w:pPr>
            <w:r>
              <w:t>• Practice - Broad / Overlap (H01/00) — 30m</w:t>
            </w:r>
          </w:p>
          <w:p w14:paraId="6E2367B1" w14:textId="77777777" w:rsidR="001A20E6" w:rsidRDefault="00000000">
            <w:pPr>
              <w:pStyle w:val="TableCellTaskBadge"/>
              <w:shd w:val="clear" w:color="auto" w:fill="E8F5E8"/>
            </w:pPr>
            <w:r>
              <w:rPr>
                <w:b/>
                <w:bCs/>
                <w:color w:val="388E3C"/>
              </w:rPr>
              <w:t>PRACTICE</w:t>
            </w:r>
          </w:p>
          <w:p w14:paraId="5F4DF553" w14:textId="77777777" w:rsidR="001A20E6" w:rsidRDefault="00000000">
            <w:pPr>
              <w:pStyle w:val="TableCellTaskDetails"/>
            </w:pPr>
            <w:r>
              <w:t>• Practice - Pre-historic cultures (H01/01) — 30m</w:t>
            </w:r>
          </w:p>
          <w:p w14:paraId="4CC94CF0" w14:textId="77777777" w:rsidR="001A20E6" w:rsidRDefault="00000000">
            <w:pPr>
              <w:pStyle w:val="TableCellTaskBadge"/>
              <w:shd w:val="clear" w:color="auto" w:fill="E8F5E8"/>
            </w:pPr>
            <w:r>
              <w:rPr>
                <w:b/>
                <w:bCs/>
                <w:color w:val="388E3C"/>
              </w:rPr>
              <w:t>PRACTICE</w:t>
            </w:r>
          </w:p>
        </w:tc>
        <w:tc>
          <w:tcPr>
            <w:tcW w:w="700" w:type="pct"/>
            <w:shd w:val="clear" w:color="auto" w:fill="FFEDD5"/>
            <w:tcMar>
              <w:top w:w="150" w:type="dxa"/>
              <w:left w:w="100" w:type="dxa"/>
              <w:bottom w:w="150" w:type="dxa"/>
              <w:right w:w="100" w:type="dxa"/>
            </w:tcMar>
          </w:tcPr>
          <w:p w14:paraId="61998095" w14:textId="77777777" w:rsidR="001A20E6" w:rsidRDefault="00000000">
            <w:pPr>
              <w:pStyle w:val="TableCellTaskSubject"/>
            </w:pPr>
            <w:r>
              <w:t>History-Medieval</w:t>
            </w:r>
          </w:p>
          <w:p w14:paraId="58E6B576" w14:textId="77777777" w:rsidR="001A20E6" w:rsidRDefault="00000000">
            <w:pPr>
              <w:pStyle w:val="TableCellTaskDetails"/>
            </w:pPr>
            <w:r>
              <w:t>• Revision - Broad / Overlap (H02/00) — 30m</w:t>
            </w:r>
          </w:p>
          <w:p w14:paraId="25CC47D6" w14:textId="77777777" w:rsidR="001A20E6" w:rsidRDefault="00000000">
            <w:pPr>
              <w:pStyle w:val="TableCellTaskBadge"/>
              <w:shd w:val="clear" w:color="auto" w:fill="FCE4EC"/>
            </w:pPr>
            <w:r>
              <w:rPr>
                <w:b/>
                <w:bCs/>
                <w:color w:val="C2185B"/>
              </w:rPr>
              <w:t>REVISION</w:t>
            </w:r>
          </w:p>
          <w:p w14:paraId="28EC99A9" w14:textId="77777777" w:rsidR="001A20E6" w:rsidRDefault="00000000">
            <w:pPr>
              <w:pStyle w:val="TableCellTaskDetails"/>
            </w:pPr>
            <w:r>
              <w:t>• Revision - Advent of Islam (H02/01) — 30m</w:t>
            </w:r>
          </w:p>
          <w:p w14:paraId="17CFB5B9" w14:textId="77777777" w:rsidR="001A20E6" w:rsidRDefault="00000000">
            <w:pPr>
              <w:pStyle w:val="TableCellTaskBadge"/>
              <w:shd w:val="clear" w:color="auto" w:fill="FCE4EC"/>
            </w:pPr>
            <w:r>
              <w:rPr>
                <w:b/>
                <w:bCs/>
                <w:color w:val="C2185B"/>
              </w:rPr>
              <w:t>REVISION</w:t>
            </w:r>
          </w:p>
          <w:p w14:paraId="167B3F12" w14:textId="77777777" w:rsidR="001A20E6" w:rsidRDefault="00000000">
            <w:pPr>
              <w:pStyle w:val="TableCellTaskDetails"/>
            </w:pPr>
            <w:r>
              <w:t>• Revision - Tripartite Struggle (H02/02) — 30m</w:t>
            </w:r>
          </w:p>
          <w:p w14:paraId="112F463F" w14:textId="77777777" w:rsidR="001A20E6" w:rsidRDefault="00000000">
            <w:pPr>
              <w:pStyle w:val="TableCellTaskBadge"/>
              <w:shd w:val="clear" w:color="auto" w:fill="FCE4EC"/>
            </w:pPr>
            <w:r>
              <w:rPr>
                <w:b/>
                <w:bCs/>
                <w:color w:val="C2185B"/>
              </w:rPr>
              <w:t>REVISION</w:t>
            </w:r>
          </w:p>
          <w:p w14:paraId="5DA694E9" w14:textId="77777777" w:rsidR="001A20E6" w:rsidRDefault="00000000">
            <w:pPr>
              <w:pStyle w:val="TableCellTaskDetails"/>
            </w:pPr>
            <w:r>
              <w:t>• Practice - Broad / Overlap (H02/00) — 30m</w:t>
            </w:r>
          </w:p>
          <w:p w14:paraId="5AAB870F" w14:textId="77777777" w:rsidR="001A20E6" w:rsidRDefault="00000000">
            <w:pPr>
              <w:pStyle w:val="TableCellTaskBadge"/>
              <w:shd w:val="clear" w:color="auto" w:fill="E8F5E8"/>
            </w:pPr>
            <w:r>
              <w:rPr>
                <w:b/>
                <w:bCs/>
                <w:color w:val="388E3C"/>
              </w:rPr>
              <w:t>PRACTICE</w:t>
            </w:r>
          </w:p>
          <w:p w14:paraId="0169312E" w14:textId="77777777" w:rsidR="001A20E6" w:rsidRDefault="00000000">
            <w:pPr>
              <w:pStyle w:val="TableCellTaskDetails"/>
            </w:pPr>
            <w:r>
              <w:t>• Practice - Advent of Islam (H02/01) — 30m</w:t>
            </w:r>
          </w:p>
          <w:p w14:paraId="3B906650" w14:textId="77777777" w:rsidR="001A20E6" w:rsidRDefault="00000000">
            <w:pPr>
              <w:pStyle w:val="TableCellTaskBadge"/>
              <w:shd w:val="clear" w:color="auto" w:fill="E8F5E8"/>
            </w:pPr>
            <w:r>
              <w:rPr>
                <w:b/>
                <w:bCs/>
                <w:color w:val="388E3C"/>
              </w:rPr>
              <w:t>PRACTICE</w:t>
            </w:r>
          </w:p>
        </w:tc>
        <w:tc>
          <w:tcPr>
            <w:tcW w:w="700" w:type="pct"/>
            <w:shd w:val="clear" w:color="auto" w:fill="FFEDD5"/>
            <w:tcMar>
              <w:top w:w="150" w:type="dxa"/>
              <w:left w:w="100" w:type="dxa"/>
              <w:bottom w:w="150" w:type="dxa"/>
              <w:right w:w="100" w:type="dxa"/>
            </w:tcMar>
          </w:tcPr>
          <w:p w14:paraId="2DB1D22C" w14:textId="77777777" w:rsidR="001A20E6" w:rsidRDefault="001A20E6"/>
        </w:tc>
        <w:tc>
          <w:tcPr>
            <w:tcW w:w="700" w:type="pct"/>
            <w:shd w:val="clear" w:color="auto" w:fill="FFEDD5"/>
            <w:tcMar>
              <w:top w:w="150" w:type="dxa"/>
              <w:left w:w="100" w:type="dxa"/>
              <w:bottom w:w="150" w:type="dxa"/>
              <w:right w:w="100" w:type="dxa"/>
            </w:tcMar>
          </w:tcPr>
          <w:p w14:paraId="19D8AF63" w14:textId="77777777" w:rsidR="001A20E6" w:rsidRDefault="001A20E6"/>
        </w:tc>
        <w:tc>
          <w:tcPr>
            <w:tcW w:w="700" w:type="pct"/>
            <w:shd w:val="clear" w:color="auto" w:fill="FFEDD5"/>
            <w:tcMar>
              <w:top w:w="150" w:type="dxa"/>
              <w:left w:w="100" w:type="dxa"/>
              <w:bottom w:w="150" w:type="dxa"/>
              <w:right w:w="100" w:type="dxa"/>
            </w:tcMar>
          </w:tcPr>
          <w:p w14:paraId="28CD34CB" w14:textId="77777777" w:rsidR="001A20E6" w:rsidRDefault="00000000">
            <w:pPr>
              <w:pStyle w:val="TableCellTaskSubject"/>
            </w:pPr>
            <w:r>
              <w:t>History-Post Independent India</w:t>
            </w:r>
          </w:p>
          <w:p w14:paraId="636F22B1" w14:textId="77777777" w:rsidR="001A20E6" w:rsidRDefault="00000000">
            <w:pPr>
              <w:pStyle w:val="TableCellTaskDetails"/>
            </w:pPr>
            <w:r>
              <w:t>• Revision - Broad / Overlap (H06/00) — 30m</w:t>
            </w:r>
          </w:p>
          <w:p w14:paraId="3992BD10" w14:textId="77777777" w:rsidR="001A20E6" w:rsidRDefault="00000000">
            <w:pPr>
              <w:pStyle w:val="TableCellTaskBadge"/>
              <w:shd w:val="clear" w:color="auto" w:fill="FCE4EC"/>
            </w:pPr>
            <w:r>
              <w:rPr>
                <w:b/>
                <w:bCs/>
                <w:color w:val="C2185B"/>
              </w:rPr>
              <w:t>REVISION</w:t>
            </w:r>
          </w:p>
          <w:p w14:paraId="4D6BE3B5" w14:textId="77777777" w:rsidR="001A20E6" w:rsidRDefault="00000000">
            <w:pPr>
              <w:pStyle w:val="TableCellTaskDetails"/>
            </w:pPr>
            <w:r>
              <w:t>• Revision - Integration of Princely states. (H06/01) — 30m</w:t>
            </w:r>
          </w:p>
          <w:p w14:paraId="3F0B68E0" w14:textId="77777777" w:rsidR="001A20E6" w:rsidRDefault="00000000">
            <w:pPr>
              <w:pStyle w:val="TableCellTaskBadge"/>
              <w:shd w:val="clear" w:color="auto" w:fill="FCE4EC"/>
            </w:pPr>
            <w:r>
              <w:rPr>
                <w:b/>
                <w:bCs/>
                <w:color w:val="C2185B"/>
              </w:rPr>
              <w:t>REVISION</w:t>
            </w:r>
          </w:p>
          <w:p w14:paraId="33C33636" w14:textId="77777777" w:rsidR="001A20E6" w:rsidRDefault="00000000">
            <w:pPr>
              <w:pStyle w:val="TableCellTaskDetails"/>
            </w:pPr>
            <w:r>
              <w:t>• Revision - States re-organization (H06/02) — 30m</w:t>
            </w:r>
          </w:p>
          <w:p w14:paraId="6303917A" w14:textId="77777777" w:rsidR="001A20E6" w:rsidRDefault="00000000">
            <w:pPr>
              <w:pStyle w:val="TableCellTaskBadge"/>
              <w:shd w:val="clear" w:color="auto" w:fill="FCE4EC"/>
            </w:pPr>
            <w:r>
              <w:rPr>
                <w:b/>
                <w:bCs/>
                <w:color w:val="C2185B"/>
              </w:rPr>
              <w:t>REVISION</w:t>
            </w:r>
          </w:p>
          <w:p w14:paraId="1AF0E9B0" w14:textId="77777777" w:rsidR="001A20E6" w:rsidRDefault="00000000">
            <w:pPr>
              <w:pStyle w:val="TableCellTaskDetails"/>
            </w:pPr>
            <w:r>
              <w:t>• Practice - Broad / Overlap (H06/00) — 30m</w:t>
            </w:r>
          </w:p>
          <w:p w14:paraId="2741BBC9" w14:textId="77777777" w:rsidR="001A20E6" w:rsidRDefault="00000000">
            <w:pPr>
              <w:pStyle w:val="TableCellTaskBadge"/>
              <w:shd w:val="clear" w:color="auto" w:fill="E8F5E8"/>
            </w:pPr>
            <w:r>
              <w:rPr>
                <w:b/>
                <w:bCs/>
                <w:color w:val="388E3C"/>
              </w:rPr>
              <w:t>PRACTICE</w:t>
            </w:r>
          </w:p>
          <w:p w14:paraId="1FCDE65D" w14:textId="77777777" w:rsidR="001A20E6" w:rsidRDefault="00000000">
            <w:pPr>
              <w:pStyle w:val="TableCellTaskDetails"/>
            </w:pPr>
            <w:r>
              <w:t>• Practice - Integration of Princely states. (H06/01) — 30m</w:t>
            </w:r>
          </w:p>
          <w:p w14:paraId="390B372E"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7E50BECB" w14:textId="77777777" w:rsidR="001A20E6" w:rsidRDefault="001A20E6"/>
        </w:tc>
      </w:tr>
    </w:tbl>
    <w:p w14:paraId="74A749ED" w14:textId="77777777" w:rsidR="001A20E6" w:rsidRDefault="001A20E6">
      <w:pPr>
        <w:spacing w:after="400"/>
      </w:pPr>
    </w:p>
    <w:p w14:paraId="50CBF19F" w14:textId="77777777" w:rsidR="001A20E6" w:rsidRDefault="00000000">
      <w:pPr>
        <w:pStyle w:val="ResourceTitle"/>
      </w:pPr>
      <w:r>
        <w:t>📚 Resources for Aug 01 - Aug 07</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60E2C00D" w14:textId="77777777">
        <w:tc>
          <w:tcPr>
            <w:tcW w:w="1650" w:type="pct"/>
            <w:tcBorders>
              <w:bottom w:val="single" w:sz="2" w:space="0" w:color="D1D5DB"/>
              <w:right w:val="single" w:sz="2" w:space="0" w:color="D1D5DB"/>
            </w:tcBorders>
            <w:tcMar>
              <w:top w:w="200" w:type="dxa"/>
              <w:left w:w="150" w:type="dxa"/>
              <w:bottom w:w="200" w:type="dxa"/>
              <w:right w:w="150" w:type="dxa"/>
            </w:tcMar>
          </w:tcPr>
          <w:p w14:paraId="3B014996" w14:textId="77777777" w:rsidR="001A20E6" w:rsidRDefault="00000000">
            <w:pPr>
              <w:pStyle w:val="TableCellSubjectName"/>
            </w:pPr>
            <w:r>
              <w:t>Sociology</w:t>
            </w:r>
          </w:p>
          <w:p w14:paraId="3B70DDC1" w14:textId="77777777" w:rsidR="001A20E6" w:rsidRDefault="00000000">
            <w:pPr>
              <w:pStyle w:val="TableCellCategoryTitle"/>
            </w:pPr>
            <w:r>
              <w:t>📝 Practice Materials</w:t>
            </w:r>
          </w:p>
          <w:p w14:paraId="73F7FBEB" w14:textId="77777777" w:rsidR="001A20E6" w:rsidRDefault="00000000">
            <w:pPr>
              <w:pStyle w:val="TableCellResourceItem"/>
            </w:pPr>
            <w:r>
              <w:t>• La Excellence Sociology Material</w:t>
            </w:r>
          </w:p>
          <w:p w14:paraId="0B88592A" w14:textId="77777777" w:rsidR="001A20E6" w:rsidRDefault="00000000">
            <w:pPr>
              <w:pStyle w:val="TableCellResourceItem"/>
            </w:pPr>
            <w:r>
              <w:t>• Mains RRP + Prelims RRP</w:t>
            </w:r>
          </w:p>
          <w:p w14:paraId="08D15E3A" w14:textId="77777777" w:rsidR="001A20E6" w:rsidRDefault="00000000">
            <w:pPr>
              <w:pStyle w:val="TableCellResourceItem"/>
            </w:pPr>
            <w:r>
              <w:t>• Prelims &amp; Mains Workbooks</w:t>
            </w:r>
          </w:p>
          <w:p w14:paraId="631892DC" w14:textId="77777777" w:rsidR="001A20E6" w:rsidRDefault="00000000">
            <w:pPr>
              <w:pStyle w:val="TableCellResourceItem"/>
            </w:pPr>
            <w:r>
              <w:t>• Previous Year Question Papers</w:t>
            </w:r>
          </w:p>
          <w:p w14:paraId="40C7002D" w14:textId="77777777" w:rsidR="001A20E6" w:rsidRDefault="00000000">
            <w:pPr>
              <w:pStyle w:val="TableCellResourceItem"/>
            </w:pPr>
            <w:r>
              <w:t>• Mock Tests</w:t>
            </w:r>
          </w:p>
          <w:p w14:paraId="2D5E9AA9" w14:textId="77777777" w:rsidR="001A20E6" w:rsidRDefault="00000000">
            <w:pPr>
              <w:pStyle w:val="TableCellResourceItem"/>
            </w:pPr>
            <w:r>
              <w:t>• La Excellence Indian Society Material</w:t>
            </w:r>
          </w:p>
          <w:p w14:paraId="216016D8" w14:textId="77777777" w:rsidR="001A20E6" w:rsidRDefault="00000000">
            <w:pPr>
              <w:pStyle w:val="TableCellResourceItem"/>
            </w:pPr>
            <w:r>
              <w:t>• Mains Workbook - Paper I</w:t>
            </w:r>
          </w:p>
          <w:p w14:paraId="7E5920F3" w14:textId="77777777" w:rsidR="001A20E6" w:rsidRDefault="00000000">
            <w:pPr>
              <w:pStyle w:val="TableCellResourceItem"/>
            </w:pPr>
            <w:r>
              <w:t>• La Excellence Social Change Material</w:t>
            </w:r>
          </w:p>
          <w:p w14:paraId="3C520B3B" w14:textId="77777777" w:rsidR="001A20E6" w:rsidRDefault="00000000">
            <w:pPr>
              <w:pStyle w:val="TableCellResourceItem"/>
            </w:pPr>
            <w:r>
              <w:t>• Mains Workbook - Paper II</w:t>
            </w:r>
          </w:p>
          <w:p w14:paraId="3285A123" w14:textId="77777777" w:rsidR="001A20E6" w:rsidRDefault="00000000">
            <w:pPr>
              <w:pStyle w:val="TableCellResourceItem"/>
            </w:pPr>
            <w:r>
              <w:t>• La Excellence Sociology of Religion Material</w:t>
            </w:r>
          </w:p>
          <w:p w14:paraId="4B83993A" w14:textId="77777777" w:rsidR="001A20E6" w:rsidRDefault="00000000">
            <w:pPr>
              <w:pStyle w:val="TableCellResourceItem"/>
            </w:pPr>
            <w:r>
              <w:t>• Mains Workbook</w:t>
            </w:r>
          </w:p>
          <w:p w14:paraId="129A13ED" w14:textId="77777777" w:rsidR="001A20E6" w:rsidRDefault="00000000">
            <w:pPr>
              <w:pStyle w:val="TableCellResourceItem"/>
            </w:pPr>
            <w:r>
              <w:t>• La Excellence Sociology of Education Material</w:t>
            </w:r>
          </w:p>
          <w:p w14:paraId="3BFB1402" w14:textId="77777777" w:rsidR="001A20E6" w:rsidRDefault="00000000">
            <w:pPr>
              <w:pStyle w:val="TableCellResourceItem"/>
            </w:pPr>
            <w:r>
              <w:t>• Mains Workbook</w:t>
            </w:r>
          </w:p>
          <w:p w14:paraId="2A3B7150" w14:textId="77777777" w:rsidR="001A20E6" w:rsidRDefault="00000000">
            <w:pPr>
              <w:pStyle w:val="TableCellResourceItem"/>
            </w:pPr>
            <w:r>
              <w:t>• La Excellence Social Stratification Material</w:t>
            </w:r>
          </w:p>
          <w:p w14:paraId="4576C2B5" w14:textId="77777777" w:rsidR="001A20E6" w:rsidRDefault="00000000">
            <w:pPr>
              <w:pStyle w:val="TableCellResourceItem"/>
            </w:pPr>
            <w:r>
              <w:t>• Mains Workbook</w:t>
            </w:r>
          </w:p>
          <w:p w14:paraId="78187FE1" w14:textId="77777777" w:rsidR="001A20E6" w:rsidRDefault="00000000">
            <w:pPr>
              <w:pStyle w:val="TableCellResourceItem"/>
            </w:pPr>
            <w:r>
              <w:t>• La Excellence Gender Studies Material</w:t>
            </w:r>
          </w:p>
          <w:p w14:paraId="5EEECAAE" w14:textId="77777777" w:rsidR="001A20E6" w:rsidRDefault="00000000">
            <w:pPr>
              <w:pStyle w:val="TableCellResourceItem"/>
            </w:pPr>
            <w:r>
              <w:t>• Mains Workbook</w:t>
            </w:r>
          </w:p>
          <w:p w14:paraId="09E25D4A" w14:textId="77777777" w:rsidR="001A20E6" w:rsidRDefault="00000000">
            <w:pPr>
              <w:pStyle w:val="TableCellResourceItem"/>
            </w:pPr>
            <w:r>
              <w:t>• La Excellence Urban Sociology Material</w:t>
            </w:r>
          </w:p>
          <w:p w14:paraId="4C219ED2" w14:textId="77777777" w:rsidR="001A20E6" w:rsidRDefault="00000000">
            <w:pPr>
              <w:pStyle w:val="TableCellResourceItem"/>
            </w:pPr>
            <w:r>
              <w:t>• Mains Workbook</w:t>
            </w:r>
          </w:p>
          <w:p w14:paraId="40D6CE4F" w14:textId="77777777" w:rsidR="001A20E6" w:rsidRDefault="00000000">
            <w:pPr>
              <w:pStyle w:val="TableCellResourceItem"/>
            </w:pPr>
            <w:r>
              <w:t>• La Excellence Rural Sociology Material</w:t>
            </w:r>
          </w:p>
          <w:p w14:paraId="0BB57562" w14:textId="77777777" w:rsidR="001A20E6" w:rsidRDefault="00000000">
            <w:pPr>
              <w:pStyle w:val="TableCellResourceItem"/>
            </w:pPr>
            <w:r>
              <w:t>• Mains Workbook</w:t>
            </w:r>
          </w:p>
          <w:p w14:paraId="4B64EB6B" w14:textId="77777777" w:rsidR="001A20E6" w:rsidRDefault="00000000">
            <w:pPr>
              <w:pStyle w:val="TableCellResourceItem"/>
            </w:pPr>
            <w:r>
              <w:t>• La Excellence Social Movements Material</w:t>
            </w:r>
          </w:p>
          <w:p w14:paraId="79A85843" w14:textId="77777777" w:rsidR="001A20E6" w:rsidRDefault="00000000">
            <w:pPr>
              <w:pStyle w:val="TableCellResourceItem"/>
            </w:pPr>
            <w:r>
              <w:t>• Mains Workbook</w:t>
            </w:r>
          </w:p>
          <w:p w14:paraId="4A4EEDDD" w14:textId="77777777" w:rsidR="001A20E6" w:rsidRDefault="00000000">
            <w:pPr>
              <w:pStyle w:val="TableCellResourceItem"/>
            </w:pPr>
            <w:r>
              <w:t>• La Excellence Sociology of Health Material</w:t>
            </w:r>
          </w:p>
          <w:p w14:paraId="510803F0" w14:textId="77777777" w:rsidR="001A20E6" w:rsidRDefault="00000000">
            <w:pPr>
              <w:pStyle w:val="TableCellResourceItem"/>
            </w:pPr>
            <w:r>
              <w:t>• Mains Workbook</w:t>
            </w:r>
          </w:p>
          <w:p w14:paraId="3B8BE10F" w14:textId="77777777" w:rsidR="001A20E6" w:rsidRDefault="00000000">
            <w:pPr>
              <w:pStyle w:val="TableCellResourceItem"/>
            </w:pPr>
            <w:r>
              <w:t>• La Excellence Sociology of Law Material</w:t>
            </w:r>
          </w:p>
          <w:p w14:paraId="0045D23F" w14:textId="77777777" w:rsidR="001A20E6" w:rsidRDefault="00000000">
            <w:pPr>
              <w:pStyle w:val="TableCellResourceItem"/>
            </w:pPr>
            <w:r>
              <w:t>• Mains Workbook</w:t>
            </w:r>
          </w:p>
          <w:p w14:paraId="119F6D8B" w14:textId="77777777" w:rsidR="001A20E6" w:rsidRDefault="00000000">
            <w:pPr>
              <w:pStyle w:val="TableCellResourceItem"/>
            </w:pPr>
            <w:r>
              <w:t>• La Excellence Sociology of Media Material</w:t>
            </w:r>
          </w:p>
          <w:p w14:paraId="2C3A18E2" w14:textId="77777777" w:rsidR="001A20E6" w:rsidRDefault="00000000">
            <w:pPr>
              <w:pStyle w:val="TableCellResourceItem"/>
            </w:pPr>
            <w:r>
              <w:t>• Mains Workbook</w:t>
            </w:r>
          </w:p>
          <w:p w14:paraId="4BD95E77" w14:textId="77777777" w:rsidR="001A20E6" w:rsidRDefault="00000000">
            <w:pPr>
              <w:pStyle w:val="TableCellResourceItem"/>
            </w:pPr>
            <w:r>
              <w:t>• La Excellence Sociology of Science Material</w:t>
            </w:r>
          </w:p>
          <w:p w14:paraId="6D09C867" w14:textId="77777777" w:rsidR="001A20E6" w:rsidRDefault="00000000">
            <w:pPr>
              <w:pStyle w:val="TableCellResourceItem"/>
            </w:pPr>
            <w:r>
              <w:t>• Mains Workbook</w:t>
            </w:r>
          </w:p>
          <w:p w14:paraId="2B5A1B12" w14:textId="77777777" w:rsidR="001A20E6" w:rsidRDefault="00000000">
            <w:pPr>
              <w:pStyle w:val="TableCellResourceItem"/>
            </w:pPr>
            <w:r>
              <w:t>• La Excellence Sociology of Environment Material</w:t>
            </w:r>
          </w:p>
          <w:p w14:paraId="3ACD3A8F" w14:textId="77777777" w:rsidR="001A20E6" w:rsidRDefault="00000000">
            <w:pPr>
              <w:pStyle w:val="TableCellResourceItem"/>
            </w:pPr>
            <w:r>
              <w:t>• Mains Workbook</w:t>
            </w:r>
          </w:p>
          <w:p w14:paraId="6E4C628D" w14:textId="77777777" w:rsidR="001A20E6" w:rsidRDefault="00000000">
            <w:pPr>
              <w:pStyle w:val="TableCellResourceItem"/>
            </w:pPr>
            <w:r>
              <w:t>• La Excellence Sociology of Globalization Material</w:t>
            </w:r>
          </w:p>
          <w:p w14:paraId="036DBCED" w14:textId="77777777" w:rsidR="001A20E6" w:rsidRDefault="00000000">
            <w:pPr>
              <w:pStyle w:val="TableCellResourceItem"/>
            </w:pPr>
            <w:r>
              <w:t>• Mains Workbook</w:t>
            </w:r>
          </w:p>
          <w:p w14:paraId="23F593C3" w14:textId="77777777" w:rsidR="001A20E6" w:rsidRDefault="00000000">
            <w:pPr>
              <w:pStyle w:val="TableCellResourceItem"/>
            </w:pPr>
            <w:r>
              <w:t>• La Excellence Sociology of Work Material</w:t>
            </w:r>
          </w:p>
          <w:p w14:paraId="1F325424" w14:textId="77777777" w:rsidR="001A20E6" w:rsidRDefault="00000000">
            <w:pPr>
              <w:pStyle w:val="TableCellResourceItem"/>
            </w:pPr>
            <w:r>
              <w:t>• Mains Workbook</w:t>
            </w:r>
          </w:p>
          <w:p w14:paraId="68D2BAAC" w14:textId="77777777" w:rsidR="001A20E6" w:rsidRDefault="00000000">
            <w:pPr>
              <w:pStyle w:val="TableCellCategoryTitle"/>
            </w:pPr>
            <w:r>
              <w:t>📰 Current Affairs</w:t>
            </w:r>
          </w:p>
          <w:p w14:paraId="77505144" w14:textId="77777777" w:rsidR="001A20E6" w:rsidRDefault="00000000">
            <w:pPr>
              <w:pStyle w:val="TableCellResourceItem"/>
            </w:pPr>
            <w:r>
              <w:t>• Indian Sociological Review</w:t>
            </w:r>
          </w:p>
          <w:p w14:paraId="5F4A9669" w14:textId="77777777" w:rsidR="001A20E6" w:rsidRDefault="00000000">
            <w:pPr>
              <w:pStyle w:val="TableCellResourceItem"/>
            </w:pPr>
            <w:r>
              <w:t>• Economic and Political Weekly (EPW)</w:t>
            </w:r>
          </w:p>
          <w:p w14:paraId="4B792BF6" w14:textId="77777777" w:rsidR="001A20E6" w:rsidRDefault="00000000">
            <w:pPr>
              <w:pStyle w:val="TableCellResourceItem"/>
            </w:pPr>
            <w:r>
              <w:t>• Newspapers (The Hindu, Indian Express - Social issues)</w:t>
            </w:r>
          </w:p>
          <w:p w14:paraId="029852D7" w14:textId="77777777" w:rsidR="001A20E6" w:rsidRDefault="00000000">
            <w:pPr>
              <w:pStyle w:val="TableCellResourceItem"/>
            </w:pPr>
            <w:r>
              <w:t>• Yojana Magazine</w:t>
            </w:r>
          </w:p>
          <w:p w14:paraId="28AEA6BF" w14:textId="77777777" w:rsidR="001A20E6" w:rsidRDefault="00000000">
            <w:pPr>
              <w:pStyle w:val="TableCellResourceItem"/>
            </w:pPr>
            <w:r>
              <w:t>• Kurukshetra Magazine</w:t>
            </w:r>
          </w:p>
          <w:p w14:paraId="4F3FC069" w14:textId="77777777" w:rsidR="001A20E6" w:rsidRDefault="00000000">
            <w:pPr>
              <w:pStyle w:val="TableCellResourceItem"/>
            </w:pPr>
            <w:r>
              <w:t>• Social Watch India Reports</w:t>
            </w:r>
          </w:p>
          <w:p w14:paraId="5BC55083" w14:textId="77777777" w:rsidR="001A20E6" w:rsidRDefault="00000000">
            <w:pPr>
              <w:pStyle w:val="TableCellResourceItem"/>
            </w:pPr>
            <w:r>
              <w:t>• NSSO Reports</w:t>
            </w:r>
          </w:p>
          <w:p w14:paraId="3BAE9FA9" w14:textId="77777777" w:rsidR="001A20E6" w:rsidRDefault="00000000">
            <w:pPr>
              <w:pStyle w:val="TableCellResourceItem"/>
            </w:pPr>
            <w:r>
              <w:t>• NFHS Reports</w:t>
            </w:r>
          </w:p>
          <w:p w14:paraId="352FE9B7" w14:textId="77777777" w:rsidR="001A20E6" w:rsidRDefault="00000000">
            <w:pPr>
              <w:pStyle w:val="TableCellResourceItem"/>
            </w:pPr>
            <w:r>
              <w:t>• EPW Articles on Indian Society</w:t>
            </w:r>
          </w:p>
          <w:p w14:paraId="0A25EAB9" w14:textId="77777777" w:rsidR="001A20E6" w:rsidRDefault="00000000">
            <w:pPr>
              <w:pStyle w:val="TableCellResourceItem"/>
            </w:pPr>
            <w:r>
              <w:t>• Census Reports</w:t>
            </w:r>
          </w:p>
          <w:p w14:paraId="6BAA7B7E" w14:textId="77777777" w:rsidR="001A20E6" w:rsidRDefault="00000000">
            <w:pPr>
              <w:pStyle w:val="TableCellResourceItem"/>
            </w:pPr>
            <w:r>
              <w:t>• Social Development Reports</w:t>
            </w:r>
          </w:p>
          <w:p w14:paraId="06508B23" w14:textId="77777777" w:rsidR="001A20E6" w:rsidRDefault="00000000">
            <w:pPr>
              <w:pStyle w:val="TableCellResourceItem"/>
            </w:pPr>
            <w:r>
              <w:t>• Planning Commission Reports</w:t>
            </w:r>
          </w:p>
          <w:p w14:paraId="5AF662A7" w14:textId="77777777" w:rsidR="001A20E6" w:rsidRDefault="00000000">
            <w:pPr>
              <w:pStyle w:val="TableCellResourceItem"/>
            </w:pPr>
            <w:r>
              <w:t>• NITI Aayog Reports</w:t>
            </w:r>
          </w:p>
          <w:p w14:paraId="39338F90" w14:textId="77777777" w:rsidR="001A20E6" w:rsidRDefault="00000000">
            <w:pPr>
              <w:pStyle w:val="TableCellResourceItem"/>
            </w:pPr>
            <w:r>
              <w:t>• World Bank Reports on India</w:t>
            </w:r>
          </w:p>
          <w:p w14:paraId="0A175A90" w14:textId="77777777" w:rsidR="001A20E6" w:rsidRDefault="00000000">
            <w:pPr>
              <w:pStyle w:val="TableCellResourceItem"/>
            </w:pPr>
            <w:r>
              <w:t>• Religious Demographics Reports</w:t>
            </w:r>
          </w:p>
          <w:p w14:paraId="3CF9F239" w14:textId="77777777" w:rsidR="001A20E6" w:rsidRDefault="00000000">
            <w:pPr>
              <w:pStyle w:val="TableCellResourceItem"/>
            </w:pPr>
            <w:r>
              <w:t>• Minority Commission Reports</w:t>
            </w:r>
          </w:p>
          <w:p w14:paraId="5BCE391D" w14:textId="77777777" w:rsidR="001A20E6" w:rsidRDefault="00000000">
            <w:pPr>
              <w:pStyle w:val="TableCellResourceItem"/>
            </w:pPr>
            <w:r>
              <w:t>• ASER Reports</w:t>
            </w:r>
          </w:p>
          <w:p w14:paraId="11720786" w14:textId="77777777" w:rsidR="001A20E6" w:rsidRDefault="00000000">
            <w:pPr>
              <w:pStyle w:val="TableCellResourceItem"/>
            </w:pPr>
            <w:r>
              <w:t>• NEP 2020</w:t>
            </w:r>
          </w:p>
          <w:p w14:paraId="5E974811" w14:textId="77777777" w:rsidR="001A20E6" w:rsidRDefault="00000000">
            <w:pPr>
              <w:pStyle w:val="TableCellResourceItem"/>
            </w:pPr>
            <w:r>
              <w:t>• Education Statistics Reports</w:t>
            </w:r>
          </w:p>
          <w:p w14:paraId="6CB48A57" w14:textId="77777777" w:rsidR="001A20E6" w:rsidRDefault="00000000">
            <w:pPr>
              <w:pStyle w:val="TableCellResourceItem"/>
            </w:pPr>
            <w:r>
              <w:t>• Sachar Committee Report</w:t>
            </w:r>
          </w:p>
          <w:p w14:paraId="652C2776" w14:textId="77777777" w:rsidR="001A20E6" w:rsidRDefault="00000000">
            <w:pPr>
              <w:pStyle w:val="TableCellResourceItem"/>
            </w:pPr>
            <w:r>
              <w:t>• Mandal Commission Report</w:t>
            </w:r>
          </w:p>
          <w:p w14:paraId="69F2BD72" w14:textId="77777777" w:rsidR="001A20E6" w:rsidRDefault="00000000">
            <w:pPr>
              <w:pStyle w:val="TableCellResourceItem"/>
            </w:pPr>
            <w:r>
              <w:t>• Caste Census Data</w:t>
            </w:r>
          </w:p>
          <w:p w14:paraId="205AA79E" w14:textId="77777777" w:rsidR="001A20E6" w:rsidRDefault="00000000">
            <w:pPr>
              <w:pStyle w:val="TableCellResourceItem"/>
            </w:pPr>
            <w:r>
              <w:t>• Gender Budget Reports</w:t>
            </w:r>
          </w:p>
          <w:p w14:paraId="50DD0CC6" w14:textId="77777777" w:rsidR="001A20E6" w:rsidRDefault="00000000">
            <w:pPr>
              <w:pStyle w:val="TableCellResourceItem"/>
            </w:pPr>
            <w:r>
              <w:t>• Women and Child Development Ministry Reports</w:t>
            </w:r>
          </w:p>
          <w:p w14:paraId="4B3FE07F" w14:textId="77777777" w:rsidR="001A20E6" w:rsidRDefault="00000000">
            <w:pPr>
              <w:pStyle w:val="TableCellResourceItem"/>
            </w:pPr>
            <w:r>
              <w:t>• NFHS Gender Data</w:t>
            </w:r>
          </w:p>
          <w:p w14:paraId="6C94366F" w14:textId="77777777" w:rsidR="001A20E6" w:rsidRDefault="00000000">
            <w:pPr>
              <w:pStyle w:val="TableCellResourceItem"/>
            </w:pPr>
            <w:r>
              <w:t>• Census Urban Data</w:t>
            </w:r>
          </w:p>
          <w:p w14:paraId="0CF93969" w14:textId="77777777" w:rsidR="001A20E6" w:rsidRDefault="00000000">
            <w:pPr>
              <w:pStyle w:val="TableCellResourceItem"/>
            </w:pPr>
            <w:r>
              <w:t>• Smart Cities Mission Reports</w:t>
            </w:r>
          </w:p>
          <w:p w14:paraId="501C3900" w14:textId="77777777" w:rsidR="001A20E6" w:rsidRDefault="00000000">
            <w:pPr>
              <w:pStyle w:val="TableCellResourceItem"/>
            </w:pPr>
            <w:r>
              <w:t>• Urban Development Ministry Reports</w:t>
            </w:r>
          </w:p>
          <w:p w14:paraId="65C39641" w14:textId="77777777" w:rsidR="001A20E6" w:rsidRDefault="00000000">
            <w:pPr>
              <w:pStyle w:val="TableCellResourceItem"/>
            </w:pPr>
            <w:r>
              <w:t>• Rural Development Ministry Reports</w:t>
            </w:r>
          </w:p>
          <w:p w14:paraId="1B6832FA" w14:textId="77777777" w:rsidR="001A20E6" w:rsidRDefault="00000000">
            <w:pPr>
              <w:pStyle w:val="TableCellResourceItem"/>
            </w:pPr>
            <w:r>
              <w:t>• MGNREGA Reports</w:t>
            </w:r>
          </w:p>
          <w:p w14:paraId="077861DD" w14:textId="77777777" w:rsidR="001A20E6" w:rsidRDefault="00000000">
            <w:pPr>
              <w:pStyle w:val="TableCellResourceItem"/>
            </w:pPr>
            <w:r>
              <w:t>• Panchayati Raj Statistics</w:t>
            </w:r>
          </w:p>
          <w:p w14:paraId="304F01E0" w14:textId="77777777" w:rsidR="001A20E6" w:rsidRDefault="00000000">
            <w:pPr>
              <w:pStyle w:val="TableCellResourceItem"/>
            </w:pPr>
            <w:r>
              <w:t>• Social Movement Case Studies</w:t>
            </w:r>
          </w:p>
          <w:p w14:paraId="6207B6C1" w14:textId="77777777" w:rsidR="001A20E6" w:rsidRDefault="00000000">
            <w:pPr>
              <w:pStyle w:val="TableCellResourceItem"/>
            </w:pPr>
            <w:r>
              <w:t>• Civil Society Reports</w:t>
            </w:r>
          </w:p>
          <w:p w14:paraId="5CFAF5C9" w14:textId="77777777" w:rsidR="001A20E6" w:rsidRDefault="00000000">
            <w:pPr>
              <w:pStyle w:val="TableCellResourceItem"/>
            </w:pPr>
            <w:r>
              <w:t>• Human Rights Reports</w:t>
            </w:r>
          </w:p>
          <w:p w14:paraId="22B3FA89" w14:textId="77777777" w:rsidR="001A20E6" w:rsidRDefault="00000000">
            <w:pPr>
              <w:pStyle w:val="TableCellResourceItem"/>
            </w:pPr>
            <w:r>
              <w:t>• Health Ministry Reports</w:t>
            </w:r>
          </w:p>
          <w:p w14:paraId="6D9F1D6D" w14:textId="77777777" w:rsidR="001A20E6" w:rsidRDefault="00000000">
            <w:pPr>
              <w:pStyle w:val="TableCellResourceItem"/>
            </w:pPr>
            <w:r>
              <w:t>• WHO Reports on India</w:t>
            </w:r>
          </w:p>
          <w:p w14:paraId="0C38DFA1" w14:textId="77777777" w:rsidR="001A20E6" w:rsidRDefault="00000000">
            <w:pPr>
              <w:pStyle w:val="TableCellResourceItem"/>
            </w:pPr>
            <w:r>
              <w:t>• Ayushman Bharat Reports</w:t>
            </w:r>
          </w:p>
          <w:p w14:paraId="7CE7CEB8" w14:textId="77777777" w:rsidR="001A20E6" w:rsidRDefault="00000000">
            <w:pPr>
              <w:pStyle w:val="TableCellResourceItem"/>
            </w:pPr>
            <w:r>
              <w:t>• Law Commission Reports</w:t>
            </w:r>
          </w:p>
          <w:p w14:paraId="63F261A0" w14:textId="77777777" w:rsidR="001A20E6" w:rsidRDefault="00000000">
            <w:pPr>
              <w:pStyle w:val="TableCellResourceItem"/>
            </w:pPr>
            <w:r>
              <w:t>• Supreme Court Judgments</w:t>
            </w:r>
          </w:p>
          <w:p w14:paraId="64982FD5" w14:textId="77777777" w:rsidR="001A20E6" w:rsidRDefault="00000000">
            <w:pPr>
              <w:pStyle w:val="TableCellResourceItem"/>
            </w:pPr>
            <w:r>
              <w:t>• Legal Aid Reports</w:t>
            </w:r>
          </w:p>
          <w:p w14:paraId="3D6FF01F" w14:textId="77777777" w:rsidR="001A20E6" w:rsidRDefault="00000000">
            <w:pPr>
              <w:pStyle w:val="TableCellResourceItem"/>
            </w:pPr>
            <w:r>
              <w:t>• Media Reports</w:t>
            </w:r>
          </w:p>
          <w:p w14:paraId="0A5BA4C4" w14:textId="77777777" w:rsidR="001A20E6" w:rsidRDefault="00000000">
            <w:pPr>
              <w:pStyle w:val="TableCellResourceItem"/>
            </w:pPr>
            <w:r>
              <w:t>• Broadcasting Ministry Reports</w:t>
            </w:r>
          </w:p>
          <w:p w14:paraId="78CC9BF6" w14:textId="77777777" w:rsidR="001A20E6" w:rsidRDefault="00000000">
            <w:pPr>
              <w:pStyle w:val="TableCellResourceItem"/>
            </w:pPr>
            <w:r>
              <w:t>• Social Media Impact Studies</w:t>
            </w:r>
          </w:p>
          <w:p w14:paraId="5C882560" w14:textId="77777777" w:rsidR="001A20E6" w:rsidRDefault="00000000">
            <w:pPr>
              <w:pStyle w:val="TableCellResourceItem"/>
            </w:pPr>
            <w:r>
              <w:t>• Science and Technology Ministry Reports</w:t>
            </w:r>
          </w:p>
          <w:p w14:paraId="6E0EBB33" w14:textId="77777777" w:rsidR="001A20E6" w:rsidRDefault="00000000">
            <w:pPr>
              <w:pStyle w:val="TableCellResourceItem"/>
            </w:pPr>
            <w:r>
              <w:t>• ISRO Reports</w:t>
            </w:r>
          </w:p>
          <w:p w14:paraId="46307FE0" w14:textId="77777777" w:rsidR="001A20E6" w:rsidRDefault="00000000">
            <w:pPr>
              <w:pStyle w:val="TableCellResourceItem"/>
            </w:pPr>
            <w:r>
              <w:t>• Digital India Reports</w:t>
            </w:r>
          </w:p>
          <w:p w14:paraId="4DA680E0" w14:textId="77777777" w:rsidR="001A20E6" w:rsidRDefault="00000000">
            <w:pPr>
              <w:pStyle w:val="TableCellResourceItem"/>
            </w:pPr>
            <w:r>
              <w:t>• Environment Ministry Reports</w:t>
            </w:r>
          </w:p>
          <w:p w14:paraId="07AAFCAD" w14:textId="77777777" w:rsidR="001A20E6" w:rsidRDefault="00000000">
            <w:pPr>
              <w:pStyle w:val="TableCellResourceItem"/>
            </w:pPr>
            <w:r>
              <w:t>• Climate Change Reports</w:t>
            </w:r>
          </w:p>
          <w:p w14:paraId="45AC3085" w14:textId="77777777" w:rsidR="001A20E6" w:rsidRDefault="00000000">
            <w:pPr>
              <w:pStyle w:val="TableCellResourceItem"/>
            </w:pPr>
            <w:r>
              <w:t>• Sustainable Development Reports</w:t>
            </w:r>
          </w:p>
          <w:p w14:paraId="79CE3694" w14:textId="77777777" w:rsidR="001A20E6" w:rsidRDefault="00000000">
            <w:pPr>
              <w:pStyle w:val="TableCellResourceItem"/>
            </w:pPr>
            <w:r>
              <w:t>• WTO Reports</w:t>
            </w:r>
          </w:p>
          <w:p w14:paraId="7710CAEA" w14:textId="77777777" w:rsidR="001A20E6" w:rsidRDefault="00000000">
            <w:pPr>
              <w:pStyle w:val="TableCellResourceItem"/>
            </w:pPr>
            <w:r>
              <w:t>• Globalization Impact Studies</w:t>
            </w:r>
          </w:p>
          <w:p w14:paraId="5A457CA6" w14:textId="77777777" w:rsidR="001A20E6" w:rsidRDefault="00000000">
            <w:pPr>
              <w:pStyle w:val="TableCellResourceItem"/>
            </w:pPr>
            <w:r>
              <w:t>• International Migration Reports</w:t>
            </w:r>
          </w:p>
          <w:p w14:paraId="36CBE012" w14:textId="77777777" w:rsidR="001A20E6" w:rsidRDefault="00000000">
            <w:pPr>
              <w:pStyle w:val="TableCellResourceItem"/>
            </w:pPr>
            <w:r>
              <w:t>• Labor Ministry Reports</w:t>
            </w:r>
          </w:p>
          <w:p w14:paraId="465FDE5E" w14:textId="77777777" w:rsidR="001A20E6" w:rsidRDefault="00000000">
            <w:pPr>
              <w:pStyle w:val="TableCellResourceItem"/>
            </w:pPr>
            <w:r>
              <w:t>• Industrial Relations Reports</w:t>
            </w:r>
          </w:p>
          <w:p w14:paraId="66E28F18" w14:textId="77777777" w:rsidR="001A20E6" w:rsidRDefault="00000000">
            <w:pPr>
              <w:pStyle w:val="TableCellResourceItem"/>
            </w:pPr>
            <w:r>
              <w:t>• Skill Development Reports</w:t>
            </w:r>
          </w:p>
        </w:tc>
        <w:tc>
          <w:tcPr>
            <w:tcW w:w="1650" w:type="pct"/>
            <w:tcBorders>
              <w:bottom w:val="single" w:sz="2" w:space="0" w:color="D1D5DB"/>
              <w:right w:val="single" w:sz="2" w:space="0" w:color="D1D5DB"/>
            </w:tcBorders>
            <w:tcMar>
              <w:top w:w="200" w:type="dxa"/>
              <w:left w:w="150" w:type="dxa"/>
              <w:bottom w:w="200" w:type="dxa"/>
              <w:right w:w="150" w:type="dxa"/>
            </w:tcMar>
          </w:tcPr>
          <w:p w14:paraId="1C98687C" w14:textId="77777777" w:rsidR="001A20E6" w:rsidRDefault="00000000">
            <w:pPr>
              <w:pStyle w:val="TableCellSubjectName"/>
            </w:pPr>
            <w:r>
              <w:t>History-Modern</w:t>
            </w:r>
          </w:p>
          <w:p w14:paraId="1DED0B94" w14:textId="77777777" w:rsidR="001A20E6" w:rsidRDefault="00000000">
            <w:pPr>
              <w:pStyle w:val="TableCellCategoryTitle"/>
            </w:pPr>
            <w:r>
              <w:t>📚 Primary Books</w:t>
            </w:r>
          </w:p>
          <w:p w14:paraId="29E1FEE4" w14:textId="77777777" w:rsidR="001A20E6" w:rsidRDefault="00000000">
            <w:pPr>
              <w:pStyle w:val="TableCellResourceItem"/>
            </w:pPr>
            <w:r>
              <w:t>• NCERT Class VIII - Our Past - III - How, When and Where</w:t>
            </w:r>
          </w:p>
          <w:p w14:paraId="5DFC274D" w14:textId="77777777" w:rsidR="001A20E6" w:rsidRDefault="00000000">
            <w:pPr>
              <w:pStyle w:val="TableCellResourceItem"/>
            </w:pPr>
            <w:r>
              <w:t>• Old NCERT - Modern India by Bipan Chandra - The Decline of the Mughal Empire</w:t>
            </w:r>
          </w:p>
          <w:p w14:paraId="2D7C90D6" w14:textId="77777777" w:rsidR="001A20E6" w:rsidRDefault="00000000">
            <w:pPr>
              <w:pStyle w:val="TableCellCategoryTitle"/>
            </w:pPr>
            <w:r>
              <w:t>📝 Practice Materials</w:t>
            </w:r>
          </w:p>
          <w:p w14:paraId="1ECD2FBF" w14:textId="77777777" w:rsidR="001A20E6" w:rsidRDefault="00000000">
            <w:pPr>
              <w:pStyle w:val="TableCellResourceItem"/>
            </w:pPr>
            <w:r>
              <w:t>• La Excellence Modern History Material</w:t>
            </w:r>
          </w:p>
          <w:p w14:paraId="40AD693C" w14:textId="77777777" w:rsidR="001A20E6" w:rsidRDefault="00000000">
            <w:pPr>
              <w:pStyle w:val="TableCellResourceItem"/>
            </w:pPr>
            <w:r>
              <w:t>• Prelims &amp; Mains Workbooks</w:t>
            </w:r>
          </w:p>
          <w:p w14:paraId="57AAFB23" w14:textId="77777777" w:rsidR="001A20E6" w:rsidRDefault="00000000">
            <w:pPr>
              <w:pStyle w:val="TableCellCategoryTitle"/>
            </w:pPr>
            <w:r>
              <w:t>📰 Current Affairs</w:t>
            </w:r>
          </w:p>
          <w:p w14:paraId="55714D79" w14:textId="77777777" w:rsidR="001A20E6" w:rsidRDefault="00000000">
            <w:pPr>
              <w:pStyle w:val="TableCellResourceItem"/>
            </w:pPr>
            <w:r>
              <w:t>• Newspapers (IE – Explained History columns)</w:t>
            </w:r>
          </w:p>
        </w:tc>
        <w:tc>
          <w:tcPr>
            <w:tcW w:w="1650" w:type="pct"/>
            <w:tcBorders>
              <w:bottom w:val="single" w:sz="2" w:space="0" w:color="D1D5DB"/>
              <w:right w:val="single" w:sz="2" w:space="0" w:color="D1D5DB"/>
            </w:tcBorders>
            <w:tcMar>
              <w:top w:w="200" w:type="dxa"/>
              <w:left w:w="150" w:type="dxa"/>
              <w:bottom w:w="200" w:type="dxa"/>
              <w:right w:w="150" w:type="dxa"/>
            </w:tcMar>
          </w:tcPr>
          <w:p w14:paraId="76B5FA0A" w14:textId="77777777" w:rsidR="001A20E6" w:rsidRDefault="00000000">
            <w:pPr>
              <w:pStyle w:val="TableCellSubjectName"/>
            </w:pPr>
            <w:r>
              <w:t>History-Ancient</w:t>
            </w:r>
          </w:p>
          <w:p w14:paraId="3E463EBB" w14:textId="77777777" w:rsidR="001A20E6" w:rsidRDefault="00000000">
            <w:pPr>
              <w:pStyle w:val="TableCellCategoryTitle"/>
            </w:pPr>
            <w:r>
              <w:t>📚 Primary Books</w:t>
            </w:r>
          </w:p>
          <w:p w14:paraId="27E15165" w14:textId="77777777" w:rsidR="001A20E6" w:rsidRDefault="00000000">
            <w:pPr>
              <w:pStyle w:val="TableCellResourceItem"/>
            </w:pPr>
            <w:r>
              <w:t>• NCERT Class VI - Our Past - I - What, Where, How and When?</w:t>
            </w:r>
          </w:p>
          <w:p w14:paraId="09FC51C8" w14:textId="77777777" w:rsidR="001A20E6" w:rsidRDefault="00000000">
            <w:pPr>
              <w:pStyle w:val="TableCellResourceItem"/>
            </w:pPr>
            <w:r>
              <w:t>• Ancient India by R.S. Sharma - The Importance of Ancient History</w:t>
            </w:r>
          </w:p>
          <w:p w14:paraId="2FDA2113" w14:textId="77777777" w:rsidR="001A20E6" w:rsidRDefault="00000000">
            <w:pPr>
              <w:pStyle w:val="TableCellResourceItem"/>
            </w:pPr>
            <w:r>
              <w:t>• Ancient India by R.S. Sharma - The Construction of Ancient Indian History</w:t>
            </w:r>
          </w:p>
          <w:p w14:paraId="5E33B150" w14:textId="77777777" w:rsidR="001A20E6" w:rsidRDefault="00000000">
            <w:pPr>
              <w:pStyle w:val="TableCellResourceItem"/>
            </w:pPr>
            <w:r>
              <w:t>• Ancient India by R.S. Sharma - The Geographical Setting</w:t>
            </w:r>
          </w:p>
          <w:p w14:paraId="00263AFC" w14:textId="77777777" w:rsidR="001A20E6" w:rsidRDefault="00000000">
            <w:pPr>
              <w:pStyle w:val="TableCellCategoryTitle"/>
            </w:pPr>
            <w:r>
              <w:t>📝 Practice Materials</w:t>
            </w:r>
          </w:p>
          <w:p w14:paraId="55B17EC2" w14:textId="77777777" w:rsidR="001A20E6" w:rsidRDefault="00000000">
            <w:pPr>
              <w:pStyle w:val="TableCellResourceItem"/>
            </w:pPr>
            <w:r>
              <w:t>• La Excellence Culture Material</w:t>
            </w:r>
          </w:p>
          <w:p w14:paraId="1558AE93" w14:textId="77777777" w:rsidR="001A20E6" w:rsidRDefault="00000000">
            <w:pPr>
              <w:pStyle w:val="TableCellResourceItem"/>
            </w:pPr>
            <w:r>
              <w:t>• Ancient/Medieval Prelims Workbooks</w:t>
            </w:r>
          </w:p>
          <w:p w14:paraId="062DF3F4" w14:textId="77777777" w:rsidR="001A20E6" w:rsidRDefault="00000000">
            <w:pPr>
              <w:pStyle w:val="TableCellCategoryTitle"/>
            </w:pPr>
            <w:r>
              <w:t>📰 Current Affairs</w:t>
            </w:r>
          </w:p>
          <w:p w14:paraId="2BF4941C" w14:textId="77777777" w:rsidR="001A20E6" w:rsidRDefault="00000000">
            <w:pPr>
              <w:pStyle w:val="TableCellResourceItem"/>
            </w:pPr>
            <w:r>
              <w:t>• Newspapers (CA on Archaeology/Heritage)</w:t>
            </w:r>
          </w:p>
        </w:tc>
      </w:tr>
      <w:tr w:rsidR="001A20E6" w14:paraId="6A6FFB0C"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5EE904E" w14:textId="77777777" w:rsidR="001A20E6" w:rsidRDefault="00000000">
            <w:pPr>
              <w:pStyle w:val="TableCellSubjectName"/>
            </w:pPr>
            <w:r>
              <w:t>History-Medieval</w:t>
            </w:r>
          </w:p>
          <w:p w14:paraId="5C22FB84" w14:textId="77777777" w:rsidR="001A20E6" w:rsidRDefault="00000000">
            <w:pPr>
              <w:pStyle w:val="TableCellCategoryTitle"/>
            </w:pPr>
            <w:r>
              <w:t>📚 Primary Books</w:t>
            </w:r>
          </w:p>
          <w:p w14:paraId="4517E878" w14:textId="77777777" w:rsidR="001A20E6" w:rsidRDefault="00000000">
            <w:pPr>
              <w:pStyle w:val="TableCellResourceItem"/>
            </w:pPr>
            <w:r>
              <w:t>• NCERT Class VII - Our Past - II - Tracing Changes Through a Thousand Years</w:t>
            </w:r>
          </w:p>
          <w:p w14:paraId="413E248D" w14:textId="77777777" w:rsidR="001A20E6" w:rsidRDefault="00000000">
            <w:pPr>
              <w:pStyle w:val="TableCellResourceItem"/>
            </w:pPr>
            <w:r>
              <w:t>• Medieval India by Satish Chandra - India and the World</w:t>
            </w:r>
          </w:p>
          <w:p w14:paraId="080D10B7" w14:textId="77777777" w:rsidR="001A20E6" w:rsidRDefault="00000000">
            <w:pPr>
              <w:pStyle w:val="TableCellResourceItem"/>
            </w:pPr>
            <w:r>
              <w:t>• Medieval India by Satish Chandra - Assessment and Review of Medieval India</w:t>
            </w:r>
          </w:p>
          <w:p w14:paraId="7846E7A3" w14:textId="77777777" w:rsidR="001A20E6" w:rsidRDefault="00000000">
            <w:pPr>
              <w:pStyle w:val="TableCellCategoryTitle"/>
            </w:pPr>
            <w:r>
              <w:t>📝 Practice Materials</w:t>
            </w:r>
          </w:p>
          <w:p w14:paraId="53314A08" w14:textId="77777777" w:rsidR="001A20E6" w:rsidRDefault="00000000">
            <w:pPr>
              <w:pStyle w:val="TableCellResourceItem"/>
            </w:pPr>
            <w:r>
              <w:t>• La Excellence Culture Material</w:t>
            </w:r>
          </w:p>
          <w:p w14:paraId="24F1EB73" w14:textId="77777777" w:rsidR="001A20E6" w:rsidRDefault="00000000">
            <w:pPr>
              <w:pStyle w:val="TableCellResourceItem"/>
            </w:pPr>
            <w:r>
              <w:t>• Ancient/Medieval Prelims Workbooks</w:t>
            </w:r>
          </w:p>
          <w:p w14:paraId="6FE26CBF" w14:textId="77777777" w:rsidR="001A20E6" w:rsidRDefault="00000000">
            <w:pPr>
              <w:pStyle w:val="TableCellCategoryTitle"/>
            </w:pPr>
            <w:r>
              <w:t>📰 Current Affairs</w:t>
            </w:r>
          </w:p>
          <w:p w14:paraId="5C72D0A6" w14:textId="77777777" w:rsidR="001A20E6" w:rsidRDefault="00000000">
            <w:pPr>
              <w:pStyle w:val="TableCellResourceItem"/>
            </w:pPr>
            <w:r>
              <w:t>• Newspapers (CA on Archaeology/Heritage)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3BBB547C" w14:textId="77777777" w:rsidR="001A20E6" w:rsidRDefault="00000000">
            <w:pPr>
              <w:pStyle w:val="TableCellSubjectName"/>
            </w:pPr>
            <w:r>
              <w:t>History-Art and Culture</w:t>
            </w:r>
          </w:p>
          <w:p w14:paraId="1CA4ED45" w14:textId="77777777" w:rsidR="001A20E6" w:rsidRDefault="00000000">
            <w:pPr>
              <w:pStyle w:val="TableCellCategoryTitle"/>
            </w:pPr>
            <w:r>
              <w:t>📝 Practice Materials</w:t>
            </w:r>
          </w:p>
          <w:p w14:paraId="7E2F29D5" w14:textId="77777777" w:rsidR="001A20E6" w:rsidRDefault="00000000">
            <w:pPr>
              <w:pStyle w:val="TableCellResourceItem"/>
            </w:pPr>
            <w:r>
              <w:t>• La Excellence Art &amp; Culture Material</w:t>
            </w:r>
          </w:p>
          <w:p w14:paraId="7264D24D" w14:textId="77777777" w:rsidR="001A20E6" w:rsidRDefault="00000000">
            <w:pPr>
              <w:pStyle w:val="TableCellResourceItem"/>
            </w:pPr>
            <w:r>
              <w:t>• Prelims &amp; Mains Workbooks</w:t>
            </w:r>
          </w:p>
          <w:p w14:paraId="20E4D2D4" w14:textId="77777777" w:rsidR="001A20E6" w:rsidRDefault="00000000">
            <w:pPr>
              <w:pStyle w:val="TableCellCategoryTitle"/>
            </w:pPr>
            <w:r>
              <w:t>📰 Current Affairs</w:t>
            </w:r>
          </w:p>
          <w:p w14:paraId="0578D66D" w14:textId="77777777" w:rsidR="001A20E6" w:rsidRDefault="00000000">
            <w:pPr>
              <w:pStyle w:val="TableCellResourceItem"/>
            </w:pPr>
            <w:r>
              <w:t>• Newspapers (CA on art awards, festivals, heritage)</w:t>
            </w:r>
          </w:p>
        </w:tc>
        <w:tc>
          <w:tcPr>
            <w:tcW w:w="1650" w:type="pct"/>
            <w:tcBorders>
              <w:bottom w:val="single" w:sz="2" w:space="0" w:color="D1D5DB"/>
              <w:right w:val="single" w:sz="2" w:space="0" w:color="D1D5DB"/>
            </w:tcBorders>
            <w:tcMar>
              <w:top w:w="200" w:type="dxa"/>
              <w:left w:w="150" w:type="dxa"/>
              <w:bottom w:w="200" w:type="dxa"/>
              <w:right w:w="150" w:type="dxa"/>
            </w:tcMar>
          </w:tcPr>
          <w:p w14:paraId="07C6CB0C" w14:textId="77777777" w:rsidR="001A20E6" w:rsidRDefault="00000000">
            <w:pPr>
              <w:pStyle w:val="TableCellSubjectName"/>
            </w:pPr>
            <w:r>
              <w:t>History-World</w:t>
            </w:r>
          </w:p>
          <w:p w14:paraId="70684EB8" w14:textId="77777777" w:rsidR="001A20E6" w:rsidRDefault="00000000">
            <w:pPr>
              <w:pStyle w:val="TableCellCategoryTitle"/>
            </w:pPr>
            <w:r>
              <w:t>📝 Practice Materials</w:t>
            </w:r>
          </w:p>
          <w:p w14:paraId="6CA0CDFF" w14:textId="77777777" w:rsidR="001A20E6" w:rsidRDefault="00000000">
            <w:pPr>
              <w:pStyle w:val="TableCellResourceItem"/>
            </w:pPr>
            <w:r>
              <w:t>• La Excellence World History Material</w:t>
            </w:r>
          </w:p>
          <w:p w14:paraId="700B91B7" w14:textId="77777777" w:rsidR="001A20E6" w:rsidRDefault="00000000">
            <w:pPr>
              <w:pStyle w:val="TableCellResourceItem"/>
            </w:pPr>
            <w:r>
              <w:t>• Mains Workbook</w:t>
            </w:r>
          </w:p>
          <w:p w14:paraId="06E210D8" w14:textId="77777777" w:rsidR="001A20E6" w:rsidRDefault="00000000">
            <w:pPr>
              <w:pStyle w:val="TableCellCategoryTitle"/>
            </w:pPr>
            <w:r>
              <w:t>📰 Current Affairs</w:t>
            </w:r>
          </w:p>
          <w:p w14:paraId="29ACEF95" w14:textId="77777777" w:rsidR="001A20E6" w:rsidRDefault="00000000">
            <w:pPr>
              <w:pStyle w:val="TableCellResourceItem"/>
            </w:pPr>
            <w:r>
              <w:t>• Newspapers (Hindu and IE Explained)</w:t>
            </w:r>
          </w:p>
        </w:tc>
      </w:tr>
      <w:tr w:rsidR="001A20E6" w14:paraId="1335F437" w14:textId="77777777">
        <w:tc>
          <w:tcPr>
            <w:tcW w:w="1650" w:type="pct"/>
            <w:tcBorders>
              <w:bottom w:val="single" w:sz="2" w:space="0" w:color="D1D5DB"/>
              <w:right w:val="single" w:sz="2" w:space="0" w:color="D1D5DB"/>
            </w:tcBorders>
            <w:tcMar>
              <w:top w:w="200" w:type="dxa"/>
              <w:left w:w="150" w:type="dxa"/>
              <w:bottom w:w="200" w:type="dxa"/>
              <w:right w:w="150" w:type="dxa"/>
            </w:tcMar>
          </w:tcPr>
          <w:p w14:paraId="64FEE5FB" w14:textId="77777777" w:rsidR="001A20E6" w:rsidRDefault="00000000">
            <w:pPr>
              <w:pStyle w:val="TableCellSubjectName"/>
            </w:pPr>
            <w:r>
              <w:t>History-Post Independent India</w:t>
            </w:r>
          </w:p>
          <w:p w14:paraId="21C9BA3B" w14:textId="77777777" w:rsidR="001A20E6" w:rsidRDefault="00000000">
            <w:pPr>
              <w:pStyle w:val="TableCellCategoryTitle"/>
            </w:pPr>
            <w:r>
              <w:t>📝 Practice Materials</w:t>
            </w:r>
          </w:p>
          <w:p w14:paraId="52FA406D" w14:textId="77777777" w:rsidR="001A20E6" w:rsidRDefault="00000000">
            <w:pPr>
              <w:pStyle w:val="TableCellResourceItem"/>
            </w:pPr>
            <w:r>
              <w:t>• La Excellence Post-Independence Material</w:t>
            </w:r>
          </w:p>
          <w:p w14:paraId="65866B04" w14:textId="77777777" w:rsidR="001A20E6" w:rsidRDefault="00000000">
            <w:pPr>
              <w:pStyle w:val="TableCellResourceItem"/>
            </w:pPr>
            <w:r>
              <w:t>• Mains Workbook</w:t>
            </w:r>
          </w:p>
          <w:p w14:paraId="70C454FD" w14:textId="77777777" w:rsidR="001A20E6" w:rsidRDefault="00000000">
            <w:pPr>
              <w:pStyle w:val="TableCellCategoryTitle"/>
            </w:pPr>
            <w:r>
              <w:t>📰 Current Affairs</w:t>
            </w:r>
          </w:p>
          <w:p w14:paraId="36FD5443" w14:textId="77777777" w:rsidR="001A20E6" w:rsidRDefault="00000000">
            <w:pPr>
              <w:pStyle w:val="TableCellResourceItem"/>
            </w:pPr>
            <w:r>
              <w:t>• Newspapers (Hindu and IE Explained)</w:t>
            </w:r>
          </w:p>
        </w:tc>
        <w:tc>
          <w:tcPr>
            <w:tcW w:w="1650" w:type="pct"/>
          </w:tcPr>
          <w:p w14:paraId="2F966CD3" w14:textId="77777777" w:rsidR="001A20E6" w:rsidRDefault="001A20E6"/>
        </w:tc>
        <w:tc>
          <w:tcPr>
            <w:tcW w:w="1650" w:type="pct"/>
          </w:tcPr>
          <w:p w14:paraId="38D9B65E" w14:textId="77777777" w:rsidR="001A20E6" w:rsidRDefault="001A20E6"/>
        </w:tc>
      </w:tr>
    </w:tbl>
    <w:p w14:paraId="17E6A113"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1D151E51" w14:textId="77777777">
        <w:tc>
          <w:tcPr>
            <w:tcW w:w="2500" w:type="pct"/>
            <w:tcMar>
              <w:top w:w="0" w:type="dxa"/>
              <w:left w:w="0" w:type="dxa"/>
              <w:bottom w:w="0" w:type="dxa"/>
              <w:right w:w="0" w:type="dxa"/>
            </w:tcMar>
          </w:tcPr>
          <w:p w14:paraId="05BE0722" w14:textId="77777777" w:rsidR="001A20E6" w:rsidRDefault="00000000">
            <w:pPr>
              <w:pStyle w:val="WeekTitle"/>
            </w:pPr>
            <w:r>
              <w:rPr>
                <w:color w:val="C2410C"/>
              </w:rPr>
              <w:t>📅 Aug 08 - Aug 14, 2027</w:t>
            </w:r>
          </w:p>
        </w:tc>
        <w:tc>
          <w:tcPr>
            <w:tcW w:w="2500" w:type="pct"/>
            <w:tcMar>
              <w:top w:w="0" w:type="dxa"/>
              <w:left w:w="0" w:type="dxa"/>
              <w:bottom w:w="0" w:type="dxa"/>
              <w:right w:w="0" w:type="dxa"/>
            </w:tcMar>
          </w:tcPr>
          <w:p w14:paraId="662463CA" w14:textId="77777777" w:rsidR="001A20E6" w:rsidRDefault="00000000">
            <w:pPr>
              <w:pStyle w:val="WeekCycleName"/>
            </w:pPr>
            <w:r>
              <w:rPr>
                <w:color w:val="C2410C"/>
              </w:rPr>
              <w:t>C7</w:t>
            </w:r>
          </w:p>
        </w:tc>
      </w:tr>
    </w:tbl>
    <w:p w14:paraId="4E38CC69"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75898F87" w14:textId="77777777">
        <w:tc>
          <w:tcPr>
            <w:tcW w:w="700" w:type="pct"/>
            <w:shd w:val="clear" w:color="auto" w:fill="FFEDD5"/>
            <w:tcMar>
              <w:top w:w="200" w:type="dxa"/>
              <w:left w:w="100" w:type="dxa"/>
              <w:bottom w:w="200" w:type="dxa"/>
              <w:right w:w="100" w:type="dxa"/>
            </w:tcMar>
          </w:tcPr>
          <w:p w14:paraId="7406C0D1" w14:textId="77777777" w:rsidR="001A20E6" w:rsidRDefault="00000000">
            <w:pPr>
              <w:pStyle w:val="TableCellCalendarDayHeader"/>
            </w:pPr>
            <w:r>
              <w:rPr>
                <w:color w:val="C2410C"/>
              </w:rPr>
              <w:t>Sunday</w:t>
            </w:r>
          </w:p>
          <w:p w14:paraId="4220089D" w14:textId="77777777" w:rsidR="001A20E6" w:rsidRDefault="00000000">
            <w:pPr>
              <w:pStyle w:val="TableCellCalendarDateHeader"/>
            </w:pPr>
            <w:r>
              <w:rPr>
                <w:color w:val="C2410C"/>
              </w:rPr>
              <w:t>Aug 08</w:t>
            </w:r>
          </w:p>
          <w:p w14:paraId="61F73E15" w14:textId="77777777" w:rsidR="001A20E6" w:rsidRDefault="001A20E6">
            <w:pPr>
              <w:pStyle w:val="TableCellCatchupLabel"/>
            </w:pPr>
          </w:p>
        </w:tc>
        <w:tc>
          <w:tcPr>
            <w:tcW w:w="700" w:type="pct"/>
            <w:shd w:val="clear" w:color="auto" w:fill="FFEDD5"/>
            <w:tcMar>
              <w:top w:w="200" w:type="dxa"/>
              <w:left w:w="100" w:type="dxa"/>
              <w:bottom w:w="200" w:type="dxa"/>
              <w:right w:w="100" w:type="dxa"/>
            </w:tcMar>
          </w:tcPr>
          <w:p w14:paraId="65159DAB" w14:textId="77777777" w:rsidR="001A20E6" w:rsidRDefault="00000000">
            <w:pPr>
              <w:pStyle w:val="TableCellCalendarDayHeader"/>
            </w:pPr>
            <w:r>
              <w:rPr>
                <w:color w:val="C2410C"/>
              </w:rPr>
              <w:t>Monday</w:t>
            </w:r>
          </w:p>
          <w:p w14:paraId="094E947F" w14:textId="77777777" w:rsidR="001A20E6" w:rsidRDefault="00000000">
            <w:pPr>
              <w:pStyle w:val="TableCellCalendarDateHeader"/>
            </w:pPr>
            <w:r>
              <w:rPr>
                <w:color w:val="C2410C"/>
              </w:rPr>
              <w:t>Aug 09</w:t>
            </w:r>
          </w:p>
          <w:p w14:paraId="26A38AC7" w14:textId="77777777" w:rsidR="001A20E6" w:rsidRDefault="001A20E6">
            <w:pPr>
              <w:pStyle w:val="TableCellCatchupLabel"/>
            </w:pPr>
          </w:p>
        </w:tc>
        <w:tc>
          <w:tcPr>
            <w:tcW w:w="700" w:type="pct"/>
            <w:shd w:val="clear" w:color="auto" w:fill="FFEDD5"/>
            <w:tcMar>
              <w:top w:w="200" w:type="dxa"/>
              <w:left w:w="100" w:type="dxa"/>
              <w:bottom w:w="200" w:type="dxa"/>
              <w:right w:w="100" w:type="dxa"/>
            </w:tcMar>
          </w:tcPr>
          <w:p w14:paraId="6B0FC86F" w14:textId="77777777" w:rsidR="001A20E6" w:rsidRDefault="00000000">
            <w:pPr>
              <w:pStyle w:val="TableCellCalendarDayHeader"/>
            </w:pPr>
            <w:r>
              <w:rPr>
                <w:color w:val="C2410C"/>
              </w:rPr>
              <w:t>Tuesday</w:t>
            </w:r>
          </w:p>
          <w:p w14:paraId="578949DA" w14:textId="77777777" w:rsidR="001A20E6" w:rsidRDefault="00000000">
            <w:pPr>
              <w:pStyle w:val="TableCellCalendarDateHeader"/>
            </w:pPr>
            <w:r>
              <w:rPr>
                <w:color w:val="C2410C"/>
              </w:rPr>
              <w:t>Aug 10</w:t>
            </w:r>
          </w:p>
          <w:p w14:paraId="48E30FE1" w14:textId="77777777" w:rsidR="001A20E6" w:rsidRDefault="001A20E6">
            <w:pPr>
              <w:pStyle w:val="TableCellCatchupLabel"/>
            </w:pPr>
          </w:p>
        </w:tc>
        <w:tc>
          <w:tcPr>
            <w:tcW w:w="700" w:type="pct"/>
            <w:shd w:val="clear" w:color="auto" w:fill="FFEDD5"/>
            <w:tcMar>
              <w:top w:w="200" w:type="dxa"/>
              <w:left w:w="100" w:type="dxa"/>
              <w:bottom w:w="200" w:type="dxa"/>
              <w:right w:w="100" w:type="dxa"/>
            </w:tcMar>
          </w:tcPr>
          <w:p w14:paraId="49E502DB" w14:textId="77777777" w:rsidR="001A20E6" w:rsidRDefault="00000000">
            <w:pPr>
              <w:pStyle w:val="TableCellCalendarDayHeader"/>
            </w:pPr>
            <w:r>
              <w:rPr>
                <w:color w:val="C2410C"/>
              </w:rPr>
              <w:t>Wednesday</w:t>
            </w:r>
          </w:p>
          <w:p w14:paraId="71AB5669" w14:textId="77777777" w:rsidR="001A20E6" w:rsidRDefault="00000000">
            <w:pPr>
              <w:pStyle w:val="TableCellCalendarDateHeader"/>
            </w:pPr>
            <w:r>
              <w:rPr>
                <w:color w:val="C2410C"/>
              </w:rPr>
              <w:t>Aug 11</w:t>
            </w:r>
          </w:p>
          <w:p w14:paraId="551EE597" w14:textId="77777777" w:rsidR="001A20E6" w:rsidRDefault="001A20E6">
            <w:pPr>
              <w:pStyle w:val="TableCellCatchupLabel"/>
            </w:pPr>
          </w:p>
        </w:tc>
        <w:tc>
          <w:tcPr>
            <w:tcW w:w="700" w:type="pct"/>
            <w:shd w:val="clear" w:color="auto" w:fill="FFEDD5"/>
            <w:tcMar>
              <w:top w:w="200" w:type="dxa"/>
              <w:left w:w="100" w:type="dxa"/>
              <w:bottom w:w="200" w:type="dxa"/>
              <w:right w:w="100" w:type="dxa"/>
            </w:tcMar>
          </w:tcPr>
          <w:p w14:paraId="1D5ABDD4" w14:textId="77777777" w:rsidR="001A20E6" w:rsidRDefault="00000000">
            <w:pPr>
              <w:pStyle w:val="TableCellCalendarDayHeader"/>
            </w:pPr>
            <w:r>
              <w:rPr>
                <w:color w:val="C2410C"/>
              </w:rPr>
              <w:t>Thursday</w:t>
            </w:r>
          </w:p>
          <w:p w14:paraId="3D313E0A" w14:textId="77777777" w:rsidR="001A20E6" w:rsidRDefault="00000000">
            <w:pPr>
              <w:pStyle w:val="TableCellCalendarDateHeader"/>
            </w:pPr>
            <w:r>
              <w:rPr>
                <w:color w:val="C2410C"/>
              </w:rPr>
              <w:t>Aug 12</w:t>
            </w:r>
          </w:p>
          <w:p w14:paraId="2525DF2D" w14:textId="77777777" w:rsidR="001A20E6" w:rsidRDefault="001A20E6">
            <w:pPr>
              <w:pStyle w:val="TableCellCatchupLabel"/>
            </w:pPr>
          </w:p>
        </w:tc>
        <w:tc>
          <w:tcPr>
            <w:tcW w:w="700" w:type="pct"/>
            <w:shd w:val="clear" w:color="auto" w:fill="FFEDD5"/>
            <w:tcMar>
              <w:top w:w="200" w:type="dxa"/>
              <w:left w:w="100" w:type="dxa"/>
              <w:bottom w:w="200" w:type="dxa"/>
              <w:right w:w="100" w:type="dxa"/>
            </w:tcMar>
          </w:tcPr>
          <w:p w14:paraId="38EF7726" w14:textId="77777777" w:rsidR="001A20E6" w:rsidRDefault="00000000">
            <w:pPr>
              <w:pStyle w:val="TableCellCalendarDayHeader"/>
            </w:pPr>
            <w:r>
              <w:rPr>
                <w:color w:val="C2410C"/>
              </w:rPr>
              <w:t>Friday</w:t>
            </w:r>
          </w:p>
          <w:p w14:paraId="55BAB050" w14:textId="77777777" w:rsidR="001A20E6" w:rsidRDefault="00000000">
            <w:pPr>
              <w:pStyle w:val="TableCellCalendarDateHeader"/>
            </w:pPr>
            <w:r>
              <w:rPr>
                <w:color w:val="C2410C"/>
              </w:rPr>
              <w:t>Aug 13</w:t>
            </w:r>
          </w:p>
          <w:p w14:paraId="760AE026"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1A461202" w14:textId="77777777" w:rsidR="001A20E6" w:rsidRDefault="00000000">
            <w:pPr>
              <w:pStyle w:val="TableCellCalendarDayHeader"/>
            </w:pPr>
            <w:r>
              <w:rPr>
                <w:color w:val="F57C00"/>
              </w:rPr>
              <w:t>Saturday</w:t>
            </w:r>
          </w:p>
          <w:p w14:paraId="0D2DA87A" w14:textId="77777777" w:rsidR="001A20E6" w:rsidRDefault="00000000">
            <w:pPr>
              <w:pStyle w:val="TableCellCalendarDateHeader"/>
            </w:pPr>
            <w:r>
              <w:rPr>
                <w:color w:val="F57C00"/>
              </w:rPr>
              <w:t>Aug 14</w:t>
            </w:r>
          </w:p>
          <w:p w14:paraId="2BA50A51" w14:textId="77777777" w:rsidR="001A20E6" w:rsidRDefault="00000000">
            <w:pPr>
              <w:pStyle w:val="TableCellCatchupLabel"/>
            </w:pPr>
            <w:r>
              <w:rPr>
                <w:color w:val="F57C00"/>
              </w:rPr>
              <w:t>Catchup Day</w:t>
            </w:r>
          </w:p>
        </w:tc>
      </w:tr>
      <w:tr w:rsidR="001A20E6" w14:paraId="0F552359" w14:textId="77777777">
        <w:tc>
          <w:tcPr>
            <w:tcW w:w="700" w:type="pct"/>
            <w:shd w:val="clear" w:color="auto" w:fill="FFEDD5"/>
            <w:tcMar>
              <w:top w:w="150" w:type="dxa"/>
              <w:left w:w="100" w:type="dxa"/>
              <w:bottom w:w="150" w:type="dxa"/>
              <w:right w:w="100" w:type="dxa"/>
            </w:tcMar>
          </w:tcPr>
          <w:p w14:paraId="39542089" w14:textId="77777777" w:rsidR="001A20E6" w:rsidRDefault="00000000">
            <w:pPr>
              <w:pStyle w:val="TableCellTaskSubject"/>
            </w:pPr>
            <w:r>
              <w:t>History-Modern</w:t>
            </w:r>
          </w:p>
          <w:p w14:paraId="6B70F039" w14:textId="77777777" w:rsidR="001A20E6" w:rsidRDefault="00000000">
            <w:pPr>
              <w:pStyle w:val="TableCellTaskDetails"/>
            </w:pPr>
            <w:r>
              <w:t>• Test - TEST — 3h</w:t>
            </w:r>
          </w:p>
          <w:p w14:paraId="66BCAD58" w14:textId="77777777" w:rsidR="001A20E6" w:rsidRDefault="00000000">
            <w:pPr>
              <w:pStyle w:val="TableCellTaskBadge"/>
              <w:shd w:val="clear" w:color="auto" w:fill="FFF3E0"/>
            </w:pPr>
            <w:r>
              <w:rPr>
                <w:b/>
                <w:bCs/>
                <w:color w:val="F57C00"/>
              </w:rPr>
              <w:t>TEST</w:t>
            </w:r>
          </w:p>
        </w:tc>
        <w:tc>
          <w:tcPr>
            <w:tcW w:w="700" w:type="pct"/>
            <w:shd w:val="clear" w:color="auto" w:fill="FFEDD5"/>
            <w:tcMar>
              <w:top w:w="150" w:type="dxa"/>
              <w:left w:w="100" w:type="dxa"/>
              <w:bottom w:w="150" w:type="dxa"/>
              <w:right w:w="100" w:type="dxa"/>
            </w:tcMar>
          </w:tcPr>
          <w:p w14:paraId="6F5305B9" w14:textId="77777777" w:rsidR="001A20E6" w:rsidRDefault="00000000">
            <w:pPr>
              <w:pStyle w:val="TableCellTaskSubject"/>
            </w:pPr>
            <w:r>
              <w:t>History-Modern</w:t>
            </w:r>
          </w:p>
          <w:p w14:paraId="5F0F749B" w14:textId="77777777" w:rsidR="001A20E6" w:rsidRDefault="00000000">
            <w:pPr>
              <w:pStyle w:val="TableCellTaskDetails"/>
            </w:pPr>
            <w:r>
              <w:t>• Study - Extremist Phase (H03/06) — 30m</w:t>
            </w:r>
          </w:p>
          <w:p w14:paraId="6EF93573" w14:textId="77777777" w:rsidR="001A20E6" w:rsidRDefault="00000000">
            <w:pPr>
              <w:pStyle w:val="TableCellTaskBadge"/>
              <w:shd w:val="clear" w:color="auto" w:fill="E3F2FD"/>
            </w:pPr>
            <w:r>
              <w:rPr>
                <w:b/>
                <w:bCs/>
                <w:color w:val="1976D2"/>
              </w:rPr>
              <w:t>STUDY</w:t>
            </w:r>
          </w:p>
          <w:p w14:paraId="69846021" w14:textId="77777777" w:rsidR="001A20E6" w:rsidRDefault="00000000">
            <w:pPr>
              <w:pStyle w:val="TableCellTaskDetails"/>
            </w:pPr>
            <w:r>
              <w:t>• Revision - Indian Renaissance (H03/03) — 30m</w:t>
            </w:r>
          </w:p>
          <w:p w14:paraId="1668CCA6" w14:textId="77777777" w:rsidR="001A20E6" w:rsidRDefault="00000000">
            <w:pPr>
              <w:pStyle w:val="TableCellTaskBadge"/>
              <w:shd w:val="clear" w:color="auto" w:fill="FCE4EC"/>
            </w:pPr>
            <w:r>
              <w:rPr>
                <w:b/>
                <w:bCs/>
                <w:color w:val="C2185B"/>
              </w:rPr>
              <w:t>REVISION</w:t>
            </w:r>
          </w:p>
          <w:p w14:paraId="4D7FBD0B" w14:textId="77777777" w:rsidR="001A20E6" w:rsidRDefault="00000000">
            <w:pPr>
              <w:pStyle w:val="TableCellTaskDetails"/>
            </w:pPr>
            <w:r>
              <w:t>• Revision - Pre-congress associations and formation of INC; INC Sessions (H03/04) — 30m</w:t>
            </w:r>
          </w:p>
          <w:p w14:paraId="38842670" w14:textId="77777777" w:rsidR="001A20E6" w:rsidRDefault="00000000">
            <w:pPr>
              <w:pStyle w:val="TableCellTaskBadge"/>
              <w:shd w:val="clear" w:color="auto" w:fill="FCE4EC"/>
            </w:pPr>
            <w:r>
              <w:rPr>
                <w:b/>
                <w:bCs/>
                <w:color w:val="C2185B"/>
              </w:rPr>
              <w:t>REVISION</w:t>
            </w:r>
          </w:p>
          <w:p w14:paraId="40C36F8D" w14:textId="77777777" w:rsidR="001A20E6" w:rsidRDefault="00000000">
            <w:pPr>
              <w:pStyle w:val="TableCellTaskDetails"/>
            </w:pPr>
            <w:r>
              <w:t>• Revision - Moderate phase (H03/05) — 30m</w:t>
            </w:r>
          </w:p>
          <w:p w14:paraId="249B5E66" w14:textId="77777777" w:rsidR="001A20E6" w:rsidRDefault="00000000">
            <w:pPr>
              <w:pStyle w:val="TableCellTaskBadge"/>
              <w:shd w:val="clear" w:color="auto" w:fill="FCE4EC"/>
            </w:pPr>
            <w:r>
              <w:rPr>
                <w:b/>
                <w:bCs/>
                <w:color w:val="C2185B"/>
              </w:rPr>
              <w:t>REVISION</w:t>
            </w:r>
          </w:p>
          <w:p w14:paraId="7781314A" w14:textId="77777777" w:rsidR="001A20E6" w:rsidRDefault="00000000">
            <w:pPr>
              <w:pStyle w:val="TableCellTaskDetails"/>
            </w:pPr>
            <w:r>
              <w:t>• Practice - Extremist Phase (H03/06) — 30m</w:t>
            </w:r>
          </w:p>
          <w:p w14:paraId="324CD39A" w14:textId="77777777" w:rsidR="001A20E6" w:rsidRDefault="00000000">
            <w:pPr>
              <w:pStyle w:val="TableCellTaskBadge"/>
              <w:shd w:val="clear" w:color="auto" w:fill="E8F5E8"/>
            </w:pPr>
            <w:r>
              <w:rPr>
                <w:b/>
                <w:bCs/>
                <w:color w:val="388E3C"/>
              </w:rPr>
              <w:t>PRACTICE</w:t>
            </w:r>
          </w:p>
        </w:tc>
        <w:tc>
          <w:tcPr>
            <w:tcW w:w="700" w:type="pct"/>
            <w:shd w:val="clear" w:color="auto" w:fill="FFEDD5"/>
            <w:tcMar>
              <w:top w:w="150" w:type="dxa"/>
              <w:left w:w="100" w:type="dxa"/>
              <w:bottom w:w="150" w:type="dxa"/>
              <w:right w:w="100" w:type="dxa"/>
            </w:tcMar>
          </w:tcPr>
          <w:p w14:paraId="485E8E31" w14:textId="77777777" w:rsidR="001A20E6" w:rsidRDefault="00000000">
            <w:pPr>
              <w:pStyle w:val="TableCellTaskSubject"/>
            </w:pPr>
            <w:r>
              <w:t>Geography</w:t>
            </w:r>
          </w:p>
          <w:p w14:paraId="6E81C012" w14:textId="77777777" w:rsidR="001A20E6" w:rsidRDefault="00000000">
            <w:pPr>
              <w:pStyle w:val="TableCellTaskDetails"/>
            </w:pPr>
            <w:r>
              <w:t>• Revision - Climatology (G03) — 30m</w:t>
            </w:r>
          </w:p>
          <w:p w14:paraId="02B25D51" w14:textId="77777777" w:rsidR="001A20E6" w:rsidRDefault="00000000">
            <w:pPr>
              <w:pStyle w:val="TableCellTaskBadge"/>
              <w:shd w:val="clear" w:color="auto" w:fill="FCE4EC"/>
            </w:pPr>
            <w:r>
              <w:rPr>
                <w:b/>
                <w:bCs/>
                <w:color w:val="C2185B"/>
              </w:rPr>
              <w:t>REVISION</w:t>
            </w:r>
          </w:p>
          <w:p w14:paraId="0FB299C3" w14:textId="77777777" w:rsidR="001A20E6" w:rsidRDefault="00000000">
            <w:pPr>
              <w:pStyle w:val="TableCellTaskDetails"/>
            </w:pPr>
            <w:r>
              <w:t>• Revision - Oceanography (G04) — 30m</w:t>
            </w:r>
          </w:p>
          <w:p w14:paraId="51C17D32" w14:textId="77777777" w:rsidR="001A20E6" w:rsidRDefault="00000000">
            <w:pPr>
              <w:pStyle w:val="TableCellTaskBadge"/>
              <w:shd w:val="clear" w:color="auto" w:fill="FCE4EC"/>
            </w:pPr>
            <w:r>
              <w:rPr>
                <w:b/>
                <w:bCs/>
                <w:color w:val="C2185B"/>
              </w:rPr>
              <w:t>REVISION</w:t>
            </w:r>
          </w:p>
          <w:p w14:paraId="06ECD038" w14:textId="77777777" w:rsidR="001A20E6" w:rsidRDefault="00000000">
            <w:pPr>
              <w:pStyle w:val="TableCellTaskDetails"/>
            </w:pPr>
            <w:r>
              <w:t>• Revision - Bio-Geography (G05) — 30m</w:t>
            </w:r>
          </w:p>
          <w:p w14:paraId="45FC9AC8" w14:textId="77777777" w:rsidR="001A20E6" w:rsidRDefault="00000000">
            <w:pPr>
              <w:pStyle w:val="TableCellTaskBadge"/>
              <w:shd w:val="clear" w:color="auto" w:fill="FCE4EC"/>
            </w:pPr>
            <w:r>
              <w:rPr>
                <w:b/>
                <w:bCs/>
                <w:color w:val="C2185B"/>
              </w:rPr>
              <w:t>REVISION</w:t>
            </w:r>
          </w:p>
          <w:p w14:paraId="06CACB78" w14:textId="77777777" w:rsidR="001A20E6" w:rsidRDefault="00000000">
            <w:pPr>
              <w:pStyle w:val="TableCellTaskDetails"/>
            </w:pPr>
            <w:r>
              <w:t>• Practice - Geomorphology (G02) — 30m</w:t>
            </w:r>
          </w:p>
          <w:p w14:paraId="2CEC61C8" w14:textId="77777777" w:rsidR="001A20E6" w:rsidRDefault="00000000">
            <w:pPr>
              <w:pStyle w:val="TableCellTaskBadge"/>
              <w:shd w:val="clear" w:color="auto" w:fill="E8F5E8"/>
            </w:pPr>
            <w:r>
              <w:rPr>
                <w:b/>
                <w:bCs/>
                <w:color w:val="388E3C"/>
              </w:rPr>
              <w:t>PRACTICE</w:t>
            </w:r>
          </w:p>
          <w:p w14:paraId="03700F6D" w14:textId="77777777" w:rsidR="001A20E6" w:rsidRDefault="00000000">
            <w:pPr>
              <w:pStyle w:val="TableCellTaskDetails"/>
            </w:pPr>
            <w:r>
              <w:t>• Practice - Climatology (G03) — 30m</w:t>
            </w:r>
          </w:p>
          <w:p w14:paraId="7D0C6CEF" w14:textId="77777777" w:rsidR="001A20E6" w:rsidRDefault="00000000">
            <w:pPr>
              <w:pStyle w:val="TableCellTaskBadge"/>
              <w:shd w:val="clear" w:color="auto" w:fill="E8F5E8"/>
            </w:pPr>
            <w:r>
              <w:rPr>
                <w:b/>
                <w:bCs/>
                <w:color w:val="388E3C"/>
              </w:rPr>
              <w:t>PRACTICE</w:t>
            </w:r>
          </w:p>
        </w:tc>
        <w:tc>
          <w:tcPr>
            <w:tcW w:w="700" w:type="pct"/>
            <w:shd w:val="clear" w:color="auto" w:fill="FFEDD5"/>
            <w:tcMar>
              <w:top w:w="150" w:type="dxa"/>
              <w:left w:w="100" w:type="dxa"/>
              <w:bottom w:w="150" w:type="dxa"/>
              <w:right w:w="100" w:type="dxa"/>
            </w:tcMar>
          </w:tcPr>
          <w:p w14:paraId="60BC10B2" w14:textId="77777777" w:rsidR="001A20E6" w:rsidRDefault="00000000">
            <w:pPr>
              <w:pStyle w:val="TableCellTaskSubject"/>
            </w:pPr>
            <w:r>
              <w:t>Geography</w:t>
            </w:r>
          </w:p>
          <w:p w14:paraId="29D970E1" w14:textId="77777777" w:rsidR="001A20E6" w:rsidRDefault="00000000">
            <w:pPr>
              <w:pStyle w:val="TableCellTaskDetails"/>
            </w:pPr>
            <w:r>
              <w:t>• Revision - World Geography - Physical and world Map related (G06) — 30m</w:t>
            </w:r>
          </w:p>
          <w:p w14:paraId="15CC3704" w14:textId="77777777" w:rsidR="001A20E6" w:rsidRDefault="00000000">
            <w:pPr>
              <w:pStyle w:val="TableCellTaskBadge"/>
              <w:shd w:val="clear" w:color="auto" w:fill="FCE4EC"/>
            </w:pPr>
            <w:r>
              <w:rPr>
                <w:b/>
                <w:bCs/>
                <w:color w:val="C2185B"/>
              </w:rPr>
              <w:t>REVISION</w:t>
            </w:r>
          </w:p>
          <w:p w14:paraId="56674EAC" w14:textId="77777777" w:rsidR="001A20E6" w:rsidRDefault="00000000">
            <w:pPr>
              <w:pStyle w:val="TableCellTaskDetails"/>
            </w:pPr>
            <w:r>
              <w:t>• Revision - Geo-physical Phenomenon (G07) — 30m</w:t>
            </w:r>
          </w:p>
          <w:p w14:paraId="5441FB7E" w14:textId="77777777" w:rsidR="001A20E6" w:rsidRDefault="00000000">
            <w:pPr>
              <w:pStyle w:val="TableCellTaskBadge"/>
              <w:shd w:val="clear" w:color="auto" w:fill="FCE4EC"/>
            </w:pPr>
            <w:r>
              <w:rPr>
                <w:b/>
                <w:bCs/>
                <w:color w:val="C2185B"/>
              </w:rPr>
              <w:t>REVISION</w:t>
            </w:r>
          </w:p>
          <w:p w14:paraId="0259F6E8" w14:textId="77777777" w:rsidR="001A20E6" w:rsidRDefault="00000000">
            <w:pPr>
              <w:pStyle w:val="TableCellTaskDetails"/>
            </w:pPr>
            <w:r>
              <w:t>• Revision - Resources - World and India (G08) — 30m</w:t>
            </w:r>
          </w:p>
          <w:p w14:paraId="5061C57F" w14:textId="77777777" w:rsidR="001A20E6" w:rsidRDefault="00000000">
            <w:pPr>
              <w:pStyle w:val="TableCellTaskBadge"/>
              <w:shd w:val="clear" w:color="auto" w:fill="FCE4EC"/>
            </w:pPr>
            <w:r>
              <w:rPr>
                <w:b/>
                <w:bCs/>
                <w:color w:val="C2185B"/>
              </w:rPr>
              <w:t>REVISION</w:t>
            </w:r>
          </w:p>
          <w:p w14:paraId="51E28137" w14:textId="77777777" w:rsidR="001A20E6" w:rsidRDefault="00000000">
            <w:pPr>
              <w:pStyle w:val="TableCellTaskDetails"/>
            </w:pPr>
            <w:r>
              <w:t>• Practice - Oceanography (G04) — 30m</w:t>
            </w:r>
          </w:p>
          <w:p w14:paraId="7983F0EC" w14:textId="77777777" w:rsidR="001A20E6" w:rsidRDefault="00000000">
            <w:pPr>
              <w:pStyle w:val="TableCellTaskBadge"/>
              <w:shd w:val="clear" w:color="auto" w:fill="E8F5E8"/>
            </w:pPr>
            <w:r>
              <w:rPr>
                <w:b/>
                <w:bCs/>
                <w:color w:val="388E3C"/>
              </w:rPr>
              <w:t>PRACTICE</w:t>
            </w:r>
          </w:p>
          <w:p w14:paraId="55BE74AF" w14:textId="77777777" w:rsidR="001A20E6" w:rsidRDefault="00000000">
            <w:pPr>
              <w:pStyle w:val="TableCellTaskDetails"/>
            </w:pPr>
            <w:r>
              <w:t>• Practice - Bio-Geography (G05) — 30m</w:t>
            </w:r>
          </w:p>
          <w:p w14:paraId="068F4D72" w14:textId="77777777" w:rsidR="001A20E6" w:rsidRDefault="00000000">
            <w:pPr>
              <w:pStyle w:val="TableCellTaskBadge"/>
              <w:shd w:val="clear" w:color="auto" w:fill="E8F5E8"/>
            </w:pPr>
            <w:r>
              <w:rPr>
                <w:b/>
                <w:bCs/>
                <w:color w:val="388E3C"/>
              </w:rPr>
              <w:t>PRACTICE</w:t>
            </w:r>
          </w:p>
        </w:tc>
        <w:tc>
          <w:tcPr>
            <w:tcW w:w="700" w:type="pct"/>
            <w:shd w:val="clear" w:color="auto" w:fill="FFEDD5"/>
            <w:tcMar>
              <w:top w:w="150" w:type="dxa"/>
              <w:left w:w="100" w:type="dxa"/>
              <w:bottom w:w="150" w:type="dxa"/>
              <w:right w:w="100" w:type="dxa"/>
            </w:tcMar>
          </w:tcPr>
          <w:p w14:paraId="429AC928" w14:textId="77777777" w:rsidR="001A20E6" w:rsidRDefault="00000000">
            <w:pPr>
              <w:pStyle w:val="TableCellTaskSubject"/>
            </w:pPr>
            <w:r>
              <w:t>Indian Polity and Governance</w:t>
            </w:r>
          </w:p>
          <w:p w14:paraId="4723ECF5" w14:textId="77777777" w:rsidR="001A20E6" w:rsidRDefault="00000000">
            <w:pPr>
              <w:pStyle w:val="TableCellTaskDetails"/>
            </w:pPr>
            <w:r>
              <w:t>• Revision - Broad / Overlap (P00) — 30m</w:t>
            </w:r>
          </w:p>
          <w:p w14:paraId="48463C49" w14:textId="77777777" w:rsidR="001A20E6" w:rsidRDefault="00000000">
            <w:pPr>
              <w:pStyle w:val="TableCellTaskBadge"/>
              <w:shd w:val="clear" w:color="auto" w:fill="FCE4EC"/>
            </w:pPr>
            <w:r>
              <w:rPr>
                <w:b/>
                <w:bCs/>
                <w:color w:val="C2185B"/>
              </w:rPr>
              <w:t>REVISION</w:t>
            </w:r>
          </w:p>
          <w:p w14:paraId="498388B9" w14:textId="77777777" w:rsidR="001A20E6" w:rsidRDefault="00000000">
            <w:pPr>
              <w:pStyle w:val="TableCellTaskDetails"/>
            </w:pPr>
            <w:r>
              <w:t>• Revision - Constitutional Framework (P01) — 30m</w:t>
            </w:r>
          </w:p>
          <w:p w14:paraId="5620F0A1" w14:textId="77777777" w:rsidR="001A20E6" w:rsidRDefault="00000000">
            <w:pPr>
              <w:pStyle w:val="TableCellTaskBadge"/>
              <w:shd w:val="clear" w:color="auto" w:fill="FCE4EC"/>
            </w:pPr>
            <w:r>
              <w:rPr>
                <w:b/>
                <w:bCs/>
                <w:color w:val="C2185B"/>
              </w:rPr>
              <w:t>REVISION</w:t>
            </w:r>
          </w:p>
          <w:p w14:paraId="48BC3F02" w14:textId="77777777" w:rsidR="001A20E6" w:rsidRDefault="00000000">
            <w:pPr>
              <w:pStyle w:val="TableCellTaskDetails"/>
            </w:pPr>
            <w:r>
              <w:t>• Revision - System of Government (P02) — 30m</w:t>
            </w:r>
          </w:p>
          <w:p w14:paraId="78CA067E" w14:textId="77777777" w:rsidR="001A20E6" w:rsidRDefault="00000000">
            <w:pPr>
              <w:pStyle w:val="TableCellTaskBadge"/>
              <w:shd w:val="clear" w:color="auto" w:fill="FCE4EC"/>
            </w:pPr>
            <w:r>
              <w:rPr>
                <w:b/>
                <w:bCs/>
                <w:color w:val="C2185B"/>
              </w:rPr>
              <w:t>REVISION</w:t>
            </w:r>
          </w:p>
          <w:p w14:paraId="7967F6A6" w14:textId="77777777" w:rsidR="001A20E6" w:rsidRDefault="00000000">
            <w:pPr>
              <w:pStyle w:val="TableCellTaskDetails"/>
            </w:pPr>
            <w:r>
              <w:t>• Practice - Broad / Overlap (P00) — 30m</w:t>
            </w:r>
          </w:p>
          <w:p w14:paraId="246E2748" w14:textId="77777777" w:rsidR="001A20E6" w:rsidRDefault="00000000">
            <w:pPr>
              <w:pStyle w:val="TableCellTaskBadge"/>
              <w:shd w:val="clear" w:color="auto" w:fill="E8F5E8"/>
            </w:pPr>
            <w:r>
              <w:rPr>
                <w:b/>
                <w:bCs/>
                <w:color w:val="388E3C"/>
              </w:rPr>
              <w:t>PRACTICE</w:t>
            </w:r>
          </w:p>
          <w:p w14:paraId="30E5BB11" w14:textId="77777777" w:rsidR="001A20E6" w:rsidRDefault="00000000">
            <w:pPr>
              <w:pStyle w:val="TableCellTaskDetails"/>
            </w:pPr>
            <w:r>
              <w:t>• Practice - Constitutional Framework (P01) — 30m</w:t>
            </w:r>
          </w:p>
          <w:p w14:paraId="784640B5" w14:textId="77777777" w:rsidR="001A20E6" w:rsidRDefault="00000000">
            <w:pPr>
              <w:pStyle w:val="TableCellTaskBadge"/>
              <w:shd w:val="clear" w:color="auto" w:fill="E8F5E8"/>
            </w:pPr>
            <w:r>
              <w:rPr>
                <w:b/>
                <w:bCs/>
                <w:color w:val="388E3C"/>
              </w:rPr>
              <w:t>PRACTICE</w:t>
            </w:r>
          </w:p>
        </w:tc>
        <w:tc>
          <w:tcPr>
            <w:tcW w:w="700" w:type="pct"/>
            <w:shd w:val="clear" w:color="auto" w:fill="FFEDD5"/>
            <w:tcMar>
              <w:top w:w="150" w:type="dxa"/>
              <w:left w:w="100" w:type="dxa"/>
              <w:bottom w:w="150" w:type="dxa"/>
              <w:right w:w="100" w:type="dxa"/>
            </w:tcMar>
          </w:tcPr>
          <w:p w14:paraId="3A2D4F2C" w14:textId="77777777" w:rsidR="001A20E6" w:rsidRDefault="00000000">
            <w:pPr>
              <w:pStyle w:val="TableCellTaskSubject"/>
            </w:pPr>
            <w:r>
              <w:t>Indian Polity and Governance</w:t>
            </w:r>
          </w:p>
          <w:p w14:paraId="774328B7" w14:textId="77777777" w:rsidR="001A20E6" w:rsidRDefault="00000000">
            <w:pPr>
              <w:pStyle w:val="TableCellTaskDetails"/>
            </w:pPr>
            <w:r>
              <w:t>• Revision - Central Government (P03) — 30m</w:t>
            </w:r>
          </w:p>
          <w:p w14:paraId="667DFD99" w14:textId="77777777" w:rsidR="001A20E6" w:rsidRDefault="00000000">
            <w:pPr>
              <w:pStyle w:val="TableCellTaskBadge"/>
              <w:shd w:val="clear" w:color="auto" w:fill="FCE4EC"/>
            </w:pPr>
            <w:r>
              <w:rPr>
                <w:b/>
                <w:bCs/>
                <w:color w:val="C2185B"/>
              </w:rPr>
              <w:t>REVISION</w:t>
            </w:r>
          </w:p>
          <w:p w14:paraId="0A76BFDC" w14:textId="77777777" w:rsidR="001A20E6" w:rsidRDefault="00000000">
            <w:pPr>
              <w:pStyle w:val="TableCellTaskDetails"/>
            </w:pPr>
            <w:r>
              <w:t>• Revision - State Government (P04) — 30m</w:t>
            </w:r>
          </w:p>
          <w:p w14:paraId="08AB1645" w14:textId="77777777" w:rsidR="001A20E6" w:rsidRDefault="00000000">
            <w:pPr>
              <w:pStyle w:val="TableCellTaskBadge"/>
              <w:shd w:val="clear" w:color="auto" w:fill="FCE4EC"/>
            </w:pPr>
            <w:r>
              <w:rPr>
                <w:b/>
                <w:bCs/>
                <w:color w:val="C2185B"/>
              </w:rPr>
              <w:t>REVISION</w:t>
            </w:r>
          </w:p>
          <w:p w14:paraId="26820326" w14:textId="77777777" w:rsidR="001A20E6" w:rsidRDefault="00000000">
            <w:pPr>
              <w:pStyle w:val="TableCellTaskDetails"/>
            </w:pPr>
            <w:r>
              <w:t>• Revision - Local Government (P05) — 30m</w:t>
            </w:r>
          </w:p>
          <w:p w14:paraId="64BF977A" w14:textId="77777777" w:rsidR="001A20E6" w:rsidRDefault="00000000">
            <w:pPr>
              <w:pStyle w:val="TableCellTaskBadge"/>
              <w:shd w:val="clear" w:color="auto" w:fill="FCE4EC"/>
            </w:pPr>
            <w:r>
              <w:rPr>
                <w:b/>
                <w:bCs/>
                <w:color w:val="C2185B"/>
              </w:rPr>
              <w:t>REVISION</w:t>
            </w:r>
          </w:p>
          <w:p w14:paraId="252318E2" w14:textId="77777777" w:rsidR="001A20E6" w:rsidRDefault="00000000">
            <w:pPr>
              <w:pStyle w:val="TableCellTaskDetails"/>
            </w:pPr>
            <w:r>
              <w:t>• Practice - System of Government (P02) — 30m</w:t>
            </w:r>
          </w:p>
          <w:p w14:paraId="4E7E6FB7" w14:textId="77777777" w:rsidR="001A20E6" w:rsidRDefault="00000000">
            <w:pPr>
              <w:pStyle w:val="TableCellTaskBadge"/>
              <w:shd w:val="clear" w:color="auto" w:fill="E8F5E8"/>
            </w:pPr>
            <w:r>
              <w:rPr>
                <w:b/>
                <w:bCs/>
                <w:color w:val="388E3C"/>
              </w:rPr>
              <w:t>PRACTICE</w:t>
            </w:r>
          </w:p>
          <w:p w14:paraId="6390A29C" w14:textId="77777777" w:rsidR="001A20E6" w:rsidRDefault="00000000">
            <w:pPr>
              <w:pStyle w:val="TableCellTaskDetails"/>
            </w:pPr>
            <w:r>
              <w:t>• Practice - Central Government (P03) — 30m</w:t>
            </w:r>
          </w:p>
          <w:p w14:paraId="3EBB206D"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2BD7C2B3" w14:textId="77777777" w:rsidR="001A20E6" w:rsidRDefault="001A20E6"/>
        </w:tc>
      </w:tr>
      <w:tr w:rsidR="001A20E6" w14:paraId="75EE8729" w14:textId="77777777">
        <w:tc>
          <w:tcPr>
            <w:tcW w:w="700" w:type="pct"/>
            <w:shd w:val="clear" w:color="auto" w:fill="FFEDD5"/>
            <w:tcMar>
              <w:top w:w="150" w:type="dxa"/>
              <w:left w:w="100" w:type="dxa"/>
              <w:bottom w:w="150" w:type="dxa"/>
              <w:right w:w="100" w:type="dxa"/>
            </w:tcMar>
          </w:tcPr>
          <w:p w14:paraId="5039CA66" w14:textId="77777777" w:rsidR="001A20E6" w:rsidRDefault="00000000">
            <w:pPr>
              <w:pStyle w:val="TableCellTaskSubject"/>
            </w:pPr>
            <w:r>
              <w:t>History-World</w:t>
            </w:r>
          </w:p>
          <w:p w14:paraId="54168651" w14:textId="77777777" w:rsidR="001A20E6" w:rsidRDefault="00000000">
            <w:pPr>
              <w:pStyle w:val="TableCellTaskDetails"/>
            </w:pPr>
            <w:r>
              <w:t>• Test - TEST — 3h</w:t>
            </w:r>
          </w:p>
          <w:p w14:paraId="7F2BB467" w14:textId="77777777" w:rsidR="001A20E6" w:rsidRDefault="00000000">
            <w:pPr>
              <w:pStyle w:val="TableCellTaskBadge"/>
              <w:shd w:val="clear" w:color="auto" w:fill="FFF3E0"/>
            </w:pPr>
            <w:r>
              <w:rPr>
                <w:b/>
                <w:bCs/>
                <w:color w:val="F57C00"/>
              </w:rPr>
              <w:t>TEST</w:t>
            </w:r>
          </w:p>
        </w:tc>
        <w:tc>
          <w:tcPr>
            <w:tcW w:w="700" w:type="pct"/>
            <w:shd w:val="clear" w:color="auto" w:fill="FFEDD5"/>
            <w:tcMar>
              <w:top w:w="150" w:type="dxa"/>
              <w:left w:w="100" w:type="dxa"/>
              <w:bottom w:w="150" w:type="dxa"/>
              <w:right w:w="100" w:type="dxa"/>
            </w:tcMar>
          </w:tcPr>
          <w:p w14:paraId="4AB4D199" w14:textId="77777777" w:rsidR="001A20E6" w:rsidRDefault="00000000">
            <w:pPr>
              <w:pStyle w:val="TableCellTaskSubject"/>
            </w:pPr>
            <w:r>
              <w:t>Geography</w:t>
            </w:r>
          </w:p>
          <w:p w14:paraId="15D9AFEE" w14:textId="77777777" w:rsidR="001A20E6" w:rsidRDefault="00000000">
            <w:pPr>
              <w:pStyle w:val="TableCellTaskDetails"/>
            </w:pPr>
            <w:r>
              <w:t>• Revision - Broad / Overlap (G00) — 30m</w:t>
            </w:r>
          </w:p>
          <w:p w14:paraId="5B3EECAA" w14:textId="77777777" w:rsidR="001A20E6" w:rsidRDefault="00000000">
            <w:pPr>
              <w:pStyle w:val="TableCellTaskBadge"/>
              <w:shd w:val="clear" w:color="auto" w:fill="FCE4EC"/>
            </w:pPr>
            <w:r>
              <w:rPr>
                <w:b/>
                <w:bCs/>
                <w:color w:val="C2185B"/>
              </w:rPr>
              <w:t>REVISION</w:t>
            </w:r>
          </w:p>
          <w:p w14:paraId="180A203C" w14:textId="77777777" w:rsidR="001A20E6" w:rsidRDefault="00000000">
            <w:pPr>
              <w:pStyle w:val="TableCellTaskDetails"/>
            </w:pPr>
            <w:r>
              <w:t>• Revision - Universe, Solar System &amp; Evolution of Earth. (G01) — 30m</w:t>
            </w:r>
          </w:p>
          <w:p w14:paraId="5783558B" w14:textId="77777777" w:rsidR="001A20E6" w:rsidRDefault="00000000">
            <w:pPr>
              <w:pStyle w:val="TableCellTaskBadge"/>
              <w:shd w:val="clear" w:color="auto" w:fill="FCE4EC"/>
            </w:pPr>
            <w:r>
              <w:rPr>
                <w:b/>
                <w:bCs/>
                <w:color w:val="C2185B"/>
              </w:rPr>
              <w:t>REVISION</w:t>
            </w:r>
          </w:p>
          <w:p w14:paraId="647594BA" w14:textId="77777777" w:rsidR="001A20E6" w:rsidRDefault="00000000">
            <w:pPr>
              <w:pStyle w:val="TableCellTaskDetails"/>
            </w:pPr>
            <w:r>
              <w:t>• Revision - Geomorphology (G02) — 30m</w:t>
            </w:r>
          </w:p>
          <w:p w14:paraId="0DD79E9B" w14:textId="77777777" w:rsidR="001A20E6" w:rsidRDefault="00000000">
            <w:pPr>
              <w:pStyle w:val="TableCellTaskBadge"/>
              <w:shd w:val="clear" w:color="auto" w:fill="FCE4EC"/>
            </w:pPr>
            <w:r>
              <w:rPr>
                <w:b/>
                <w:bCs/>
                <w:color w:val="C2185B"/>
              </w:rPr>
              <w:t>REVISION</w:t>
            </w:r>
          </w:p>
          <w:p w14:paraId="23EC5D87" w14:textId="77777777" w:rsidR="001A20E6" w:rsidRDefault="00000000">
            <w:pPr>
              <w:pStyle w:val="TableCellTaskDetails"/>
            </w:pPr>
            <w:r>
              <w:t>• Practice - Broad / Overlap (G00) — 30m</w:t>
            </w:r>
          </w:p>
          <w:p w14:paraId="3DCCC6E1" w14:textId="77777777" w:rsidR="001A20E6" w:rsidRDefault="00000000">
            <w:pPr>
              <w:pStyle w:val="TableCellTaskBadge"/>
              <w:shd w:val="clear" w:color="auto" w:fill="E8F5E8"/>
            </w:pPr>
            <w:r>
              <w:rPr>
                <w:b/>
                <w:bCs/>
                <w:color w:val="388E3C"/>
              </w:rPr>
              <w:t>PRACTICE</w:t>
            </w:r>
          </w:p>
          <w:p w14:paraId="73F68079" w14:textId="77777777" w:rsidR="001A20E6" w:rsidRDefault="00000000">
            <w:pPr>
              <w:pStyle w:val="TableCellTaskDetails"/>
            </w:pPr>
            <w:r>
              <w:t>• Practice - Universe, Solar System &amp; Evolution of Earth. (G01) — 30m</w:t>
            </w:r>
          </w:p>
          <w:p w14:paraId="52ABA0E2" w14:textId="77777777" w:rsidR="001A20E6" w:rsidRDefault="00000000">
            <w:pPr>
              <w:pStyle w:val="TableCellTaskBadge"/>
              <w:shd w:val="clear" w:color="auto" w:fill="E8F5E8"/>
            </w:pPr>
            <w:r>
              <w:rPr>
                <w:b/>
                <w:bCs/>
                <w:color w:val="388E3C"/>
              </w:rPr>
              <w:t>PRACTICE</w:t>
            </w:r>
          </w:p>
        </w:tc>
        <w:tc>
          <w:tcPr>
            <w:tcW w:w="700" w:type="pct"/>
            <w:shd w:val="clear" w:color="auto" w:fill="FFEDD5"/>
            <w:tcMar>
              <w:top w:w="150" w:type="dxa"/>
              <w:left w:w="100" w:type="dxa"/>
              <w:bottom w:w="150" w:type="dxa"/>
              <w:right w:w="100" w:type="dxa"/>
            </w:tcMar>
          </w:tcPr>
          <w:p w14:paraId="1D47F2C4" w14:textId="77777777" w:rsidR="001A20E6" w:rsidRDefault="00000000">
            <w:pPr>
              <w:pStyle w:val="TableCellTaskSubject"/>
            </w:pPr>
            <w:r>
              <w:t>Environment, Ecology and Disaster Management</w:t>
            </w:r>
          </w:p>
          <w:p w14:paraId="6C391BEC" w14:textId="77777777" w:rsidR="001A20E6" w:rsidRDefault="00000000">
            <w:pPr>
              <w:pStyle w:val="TableCellTaskDetails"/>
            </w:pPr>
            <w:r>
              <w:t>• Revision - Wetlands, Mangroves and Corals (B03) — 30m</w:t>
            </w:r>
          </w:p>
          <w:p w14:paraId="65F11AF4" w14:textId="77777777" w:rsidR="001A20E6" w:rsidRDefault="00000000">
            <w:pPr>
              <w:pStyle w:val="TableCellTaskBadge"/>
              <w:shd w:val="clear" w:color="auto" w:fill="FCE4EC"/>
            </w:pPr>
            <w:r>
              <w:rPr>
                <w:b/>
                <w:bCs/>
                <w:color w:val="C2185B"/>
              </w:rPr>
              <w:t>REVISION</w:t>
            </w:r>
          </w:p>
          <w:p w14:paraId="6DA3E3F8" w14:textId="77777777" w:rsidR="001A20E6" w:rsidRDefault="00000000">
            <w:pPr>
              <w:pStyle w:val="TableCellTaskDetails"/>
            </w:pPr>
            <w:r>
              <w:t>• Revision - Biodiversity and its conservation (B04) — 30m</w:t>
            </w:r>
          </w:p>
          <w:p w14:paraId="436D9F6C" w14:textId="77777777" w:rsidR="001A20E6" w:rsidRDefault="00000000">
            <w:pPr>
              <w:pStyle w:val="TableCellTaskBadge"/>
              <w:shd w:val="clear" w:color="auto" w:fill="FCE4EC"/>
            </w:pPr>
            <w:r>
              <w:rPr>
                <w:b/>
                <w:bCs/>
                <w:color w:val="C2185B"/>
              </w:rPr>
              <w:t>REVISION</w:t>
            </w:r>
          </w:p>
          <w:p w14:paraId="5F89D583" w14:textId="77777777" w:rsidR="001A20E6" w:rsidRDefault="00000000">
            <w:pPr>
              <w:pStyle w:val="TableCellTaskDetails"/>
            </w:pPr>
            <w:r>
              <w:t>• Revision - Pollution (B05) — 30m</w:t>
            </w:r>
          </w:p>
          <w:p w14:paraId="45D0F647" w14:textId="77777777" w:rsidR="001A20E6" w:rsidRDefault="00000000">
            <w:pPr>
              <w:pStyle w:val="TableCellTaskBadge"/>
              <w:shd w:val="clear" w:color="auto" w:fill="FCE4EC"/>
            </w:pPr>
            <w:r>
              <w:rPr>
                <w:b/>
                <w:bCs/>
                <w:color w:val="C2185B"/>
              </w:rPr>
              <w:t>REVISION</w:t>
            </w:r>
          </w:p>
          <w:p w14:paraId="7C84ED03" w14:textId="77777777" w:rsidR="001A20E6" w:rsidRDefault="00000000">
            <w:pPr>
              <w:pStyle w:val="TableCellTaskDetails"/>
            </w:pPr>
            <w:r>
              <w:t>• Practice - Biomes (B02) — 30m</w:t>
            </w:r>
          </w:p>
          <w:p w14:paraId="12858986" w14:textId="77777777" w:rsidR="001A20E6" w:rsidRDefault="00000000">
            <w:pPr>
              <w:pStyle w:val="TableCellTaskBadge"/>
              <w:shd w:val="clear" w:color="auto" w:fill="E8F5E8"/>
            </w:pPr>
            <w:r>
              <w:rPr>
                <w:b/>
                <w:bCs/>
                <w:color w:val="388E3C"/>
              </w:rPr>
              <w:t>PRACTICE</w:t>
            </w:r>
          </w:p>
          <w:p w14:paraId="27F98FB4" w14:textId="77777777" w:rsidR="001A20E6" w:rsidRDefault="00000000">
            <w:pPr>
              <w:pStyle w:val="TableCellTaskDetails"/>
            </w:pPr>
            <w:r>
              <w:t>• Practice - Wetlands, Mangroves and Corals (B03) — 30m</w:t>
            </w:r>
          </w:p>
          <w:p w14:paraId="2C0AC4CF" w14:textId="77777777" w:rsidR="001A20E6" w:rsidRDefault="00000000">
            <w:pPr>
              <w:pStyle w:val="TableCellTaskBadge"/>
              <w:shd w:val="clear" w:color="auto" w:fill="E8F5E8"/>
            </w:pPr>
            <w:r>
              <w:rPr>
                <w:b/>
                <w:bCs/>
                <w:color w:val="388E3C"/>
              </w:rPr>
              <w:t>PRACTICE</w:t>
            </w:r>
          </w:p>
        </w:tc>
        <w:tc>
          <w:tcPr>
            <w:tcW w:w="700" w:type="pct"/>
            <w:shd w:val="clear" w:color="auto" w:fill="FFEDD5"/>
            <w:tcMar>
              <w:top w:w="150" w:type="dxa"/>
              <w:left w:w="100" w:type="dxa"/>
              <w:bottom w:w="150" w:type="dxa"/>
              <w:right w:w="100" w:type="dxa"/>
            </w:tcMar>
          </w:tcPr>
          <w:p w14:paraId="342CF990" w14:textId="77777777" w:rsidR="001A20E6" w:rsidRDefault="00000000">
            <w:pPr>
              <w:pStyle w:val="TableCellTaskSubject"/>
            </w:pPr>
            <w:r>
              <w:t>Science &amp; Technology</w:t>
            </w:r>
          </w:p>
          <w:p w14:paraId="3C6EE447" w14:textId="77777777" w:rsidR="001A20E6" w:rsidRDefault="00000000">
            <w:pPr>
              <w:pStyle w:val="TableCellTaskDetails"/>
            </w:pPr>
            <w:r>
              <w:t>• Revision - Broad / Overlap (T00) — 30m</w:t>
            </w:r>
          </w:p>
          <w:p w14:paraId="05383EE7" w14:textId="77777777" w:rsidR="001A20E6" w:rsidRDefault="00000000">
            <w:pPr>
              <w:pStyle w:val="TableCellTaskBadge"/>
              <w:shd w:val="clear" w:color="auto" w:fill="FCE4EC"/>
            </w:pPr>
            <w:r>
              <w:rPr>
                <w:b/>
                <w:bCs/>
                <w:color w:val="C2185B"/>
              </w:rPr>
              <w:t>REVISION</w:t>
            </w:r>
          </w:p>
          <w:p w14:paraId="59D1E5DB" w14:textId="77777777" w:rsidR="001A20E6" w:rsidRDefault="00000000">
            <w:pPr>
              <w:pStyle w:val="TableCellTaskDetails"/>
            </w:pPr>
            <w:r>
              <w:t>• Revision - Basics of Science and Technology (T01) — 30m</w:t>
            </w:r>
          </w:p>
          <w:p w14:paraId="646BD667" w14:textId="77777777" w:rsidR="001A20E6" w:rsidRDefault="00000000">
            <w:pPr>
              <w:pStyle w:val="TableCellTaskBadge"/>
              <w:shd w:val="clear" w:color="auto" w:fill="FCE4EC"/>
            </w:pPr>
            <w:r>
              <w:rPr>
                <w:b/>
                <w:bCs/>
                <w:color w:val="C2185B"/>
              </w:rPr>
              <w:t>REVISION</w:t>
            </w:r>
          </w:p>
          <w:p w14:paraId="180D1113" w14:textId="77777777" w:rsidR="001A20E6" w:rsidRDefault="00000000">
            <w:pPr>
              <w:pStyle w:val="TableCellTaskDetails"/>
            </w:pPr>
            <w:r>
              <w:t>• Revision - Bio-Technology (T02) — 30m</w:t>
            </w:r>
          </w:p>
          <w:p w14:paraId="4854CFB5" w14:textId="77777777" w:rsidR="001A20E6" w:rsidRDefault="00000000">
            <w:pPr>
              <w:pStyle w:val="TableCellTaskBadge"/>
              <w:shd w:val="clear" w:color="auto" w:fill="FCE4EC"/>
            </w:pPr>
            <w:r>
              <w:rPr>
                <w:b/>
                <w:bCs/>
                <w:color w:val="C2185B"/>
              </w:rPr>
              <w:t>REVISION</w:t>
            </w:r>
          </w:p>
          <w:p w14:paraId="78B1295E" w14:textId="77777777" w:rsidR="001A20E6" w:rsidRDefault="00000000">
            <w:pPr>
              <w:pStyle w:val="TableCellTaskDetails"/>
            </w:pPr>
            <w:r>
              <w:t>• Practice - Broad / Overlap (T00) — 30m</w:t>
            </w:r>
          </w:p>
          <w:p w14:paraId="3F8CFA74" w14:textId="77777777" w:rsidR="001A20E6" w:rsidRDefault="00000000">
            <w:pPr>
              <w:pStyle w:val="TableCellTaskBadge"/>
              <w:shd w:val="clear" w:color="auto" w:fill="E8F5E8"/>
            </w:pPr>
            <w:r>
              <w:rPr>
                <w:b/>
                <w:bCs/>
                <w:color w:val="388E3C"/>
              </w:rPr>
              <w:t>PRACTICE</w:t>
            </w:r>
          </w:p>
          <w:p w14:paraId="1E70FEFF" w14:textId="77777777" w:rsidR="001A20E6" w:rsidRDefault="00000000">
            <w:pPr>
              <w:pStyle w:val="TableCellTaskDetails"/>
            </w:pPr>
            <w:r>
              <w:t>• Practice - Basics of Science and Technology (T01) — 30m</w:t>
            </w:r>
          </w:p>
          <w:p w14:paraId="6FF341B8" w14:textId="77777777" w:rsidR="001A20E6" w:rsidRDefault="00000000">
            <w:pPr>
              <w:pStyle w:val="TableCellTaskBadge"/>
              <w:shd w:val="clear" w:color="auto" w:fill="E8F5E8"/>
            </w:pPr>
            <w:r>
              <w:rPr>
                <w:b/>
                <w:bCs/>
                <w:color w:val="388E3C"/>
              </w:rPr>
              <w:t>PRACTICE</w:t>
            </w:r>
          </w:p>
        </w:tc>
        <w:tc>
          <w:tcPr>
            <w:tcW w:w="700" w:type="pct"/>
            <w:shd w:val="clear" w:color="auto" w:fill="FFEDD5"/>
            <w:tcMar>
              <w:top w:w="150" w:type="dxa"/>
              <w:left w:w="100" w:type="dxa"/>
              <w:bottom w:w="150" w:type="dxa"/>
              <w:right w:w="100" w:type="dxa"/>
            </w:tcMar>
          </w:tcPr>
          <w:p w14:paraId="622D1BD0" w14:textId="77777777" w:rsidR="001A20E6" w:rsidRDefault="00000000">
            <w:pPr>
              <w:pStyle w:val="TableCellTaskSubject"/>
            </w:pPr>
            <w:r>
              <w:t>Indian Economy</w:t>
            </w:r>
          </w:p>
          <w:p w14:paraId="7790F105" w14:textId="77777777" w:rsidR="001A20E6" w:rsidRDefault="00000000">
            <w:pPr>
              <w:pStyle w:val="TableCellTaskDetails"/>
            </w:pPr>
            <w:r>
              <w:t>• Revision - Broad / Overlap (E00) — 30m</w:t>
            </w:r>
          </w:p>
          <w:p w14:paraId="0E7B53B1" w14:textId="77777777" w:rsidR="001A20E6" w:rsidRDefault="00000000">
            <w:pPr>
              <w:pStyle w:val="TableCellTaskBadge"/>
              <w:shd w:val="clear" w:color="auto" w:fill="FCE4EC"/>
            </w:pPr>
            <w:r>
              <w:rPr>
                <w:b/>
                <w:bCs/>
                <w:color w:val="C2185B"/>
              </w:rPr>
              <w:t>REVISION</w:t>
            </w:r>
          </w:p>
          <w:p w14:paraId="2C465EFB" w14:textId="77777777" w:rsidR="001A20E6" w:rsidRDefault="00000000">
            <w:pPr>
              <w:pStyle w:val="TableCellTaskDetails"/>
            </w:pPr>
            <w:r>
              <w:t>• Revision - Basic concepts and definitions (E01) — 30m</w:t>
            </w:r>
          </w:p>
          <w:p w14:paraId="22B68712" w14:textId="77777777" w:rsidR="001A20E6" w:rsidRDefault="00000000">
            <w:pPr>
              <w:pStyle w:val="TableCellTaskBadge"/>
              <w:shd w:val="clear" w:color="auto" w:fill="FCE4EC"/>
            </w:pPr>
            <w:r>
              <w:rPr>
                <w:b/>
                <w:bCs/>
                <w:color w:val="C2185B"/>
              </w:rPr>
              <w:t>REVISION</w:t>
            </w:r>
          </w:p>
          <w:p w14:paraId="4F6886BE" w14:textId="77777777" w:rsidR="001A20E6" w:rsidRDefault="00000000">
            <w:pPr>
              <w:pStyle w:val="TableCellTaskDetails"/>
            </w:pPr>
            <w:r>
              <w:t>• Revision - Economic Planning (E02) — 30m</w:t>
            </w:r>
          </w:p>
          <w:p w14:paraId="7806129E" w14:textId="77777777" w:rsidR="001A20E6" w:rsidRDefault="00000000">
            <w:pPr>
              <w:pStyle w:val="TableCellTaskBadge"/>
              <w:shd w:val="clear" w:color="auto" w:fill="FCE4EC"/>
            </w:pPr>
            <w:r>
              <w:rPr>
                <w:b/>
                <w:bCs/>
                <w:color w:val="C2185B"/>
              </w:rPr>
              <w:t>REVISION</w:t>
            </w:r>
          </w:p>
          <w:p w14:paraId="1C05314F" w14:textId="77777777" w:rsidR="001A20E6" w:rsidRDefault="00000000">
            <w:pPr>
              <w:pStyle w:val="TableCellTaskDetails"/>
            </w:pPr>
            <w:r>
              <w:t>• Practice - Broad / Overlap (E00) — 30m</w:t>
            </w:r>
          </w:p>
          <w:p w14:paraId="0E416B8F" w14:textId="77777777" w:rsidR="001A20E6" w:rsidRDefault="00000000">
            <w:pPr>
              <w:pStyle w:val="TableCellTaskBadge"/>
              <w:shd w:val="clear" w:color="auto" w:fill="E8F5E8"/>
            </w:pPr>
            <w:r>
              <w:rPr>
                <w:b/>
                <w:bCs/>
                <w:color w:val="388E3C"/>
              </w:rPr>
              <w:t>PRACTICE</w:t>
            </w:r>
          </w:p>
          <w:p w14:paraId="7EC807D7" w14:textId="77777777" w:rsidR="001A20E6" w:rsidRDefault="00000000">
            <w:pPr>
              <w:pStyle w:val="TableCellTaskDetails"/>
            </w:pPr>
            <w:r>
              <w:t>• Practice - Basic concepts and definitions (E01) — 30m</w:t>
            </w:r>
          </w:p>
          <w:p w14:paraId="5AE1BA77" w14:textId="77777777" w:rsidR="001A20E6" w:rsidRDefault="00000000">
            <w:pPr>
              <w:pStyle w:val="TableCellTaskBadge"/>
              <w:shd w:val="clear" w:color="auto" w:fill="E8F5E8"/>
            </w:pPr>
            <w:r>
              <w:rPr>
                <w:b/>
                <w:bCs/>
                <w:color w:val="388E3C"/>
              </w:rPr>
              <w:t>PRACTICE</w:t>
            </w:r>
          </w:p>
        </w:tc>
        <w:tc>
          <w:tcPr>
            <w:tcW w:w="700" w:type="pct"/>
            <w:shd w:val="clear" w:color="auto" w:fill="FFEDD5"/>
            <w:tcMar>
              <w:top w:w="150" w:type="dxa"/>
              <w:left w:w="100" w:type="dxa"/>
              <w:bottom w:w="150" w:type="dxa"/>
              <w:right w:w="100" w:type="dxa"/>
            </w:tcMar>
          </w:tcPr>
          <w:p w14:paraId="20BB4EB5" w14:textId="77777777" w:rsidR="001A20E6" w:rsidRDefault="00000000">
            <w:pPr>
              <w:pStyle w:val="TableCellTaskSubject"/>
            </w:pPr>
            <w:r>
              <w:t>Indian Economy</w:t>
            </w:r>
          </w:p>
          <w:p w14:paraId="4CC749AC" w14:textId="77777777" w:rsidR="001A20E6" w:rsidRDefault="00000000">
            <w:pPr>
              <w:pStyle w:val="TableCellTaskDetails"/>
            </w:pPr>
            <w:r>
              <w:t>• Revision - Economic Reforms (E03) — 30m</w:t>
            </w:r>
          </w:p>
          <w:p w14:paraId="1462361C" w14:textId="77777777" w:rsidR="001A20E6" w:rsidRDefault="00000000">
            <w:pPr>
              <w:pStyle w:val="TableCellTaskBadge"/>
              <w:shd w:val="clear" w:color="auto" w:fill="FCE4EC"/>
            </w:pPr>
            <w:r>
              <w:rPr>
                <w:b/>
                <w:bCs/>
                <w:color w:val="C2185B"/>
              </w:rPr>
              <w:t>REVISION</w:t>
            </w:r>
          </w:p>
          <w:p w14:paraId="16C295DC" w14:textId="77777777" w:rsidR="001A20E6" w:rsidRDefault="00000000">
            <w:pPr>
              <w:pStyle w:val="TableCellTaskDetails"/>
            </w:pPr>
            <w:r>
              <w:t>• Revision - Inclusive Growth (E04) — 30m</w:t>
            </w:r>
          </w:p>
          <w:p w14:paraId="41FBC98D" w14:textId="77777777" w:rsidR="001A20E6" w:rsidRDefault="00000000">
            <w:pPr>
              <w:pStyle w:val="TableCellTaskBadge"/>
              <w:shd w:val="clear" w:color="auto" w:fill="FCE4EC"/>
            </w:pPr>
            <w:r>
              <w:rPr>
                <w:b/>
                <w:bCs/>
                <w:color w:val="C2185B"/>
              </w:rPr>
              <w:t>REVISION</w:t>
            </w:r>
          </w:p>
          <w:p w14:paraId="736FFBA3" w14:textId="77777777" w:rsidR="001A20E6" w:rsidRDefault="00000000">
            <w:pPr>
              <w:pStyle w:val="TableCellTaskDetails"/>
            </w:pPr>
            <w:r>
              <w:t>• Revision - Poverty and Unemployment (E05) — 30m</w:t>
            </w:r>
          </w:p>
          <w:p w14:paraId="2A159F1E" w14:textId="77777777" w:rsidR="001A20E6" w:rsidRDefault="00000000">
            <w:pPr>
              <w:pStyle w:val="TableCellTaskBadge"/>
              <w:shd w:val="clear" w:color="auto" w:fill="FCE4EC"/>
            </w:pPr>
            <w:r>
              <w:rPr>
                <w:b/>
                <w:bCs/>
                <w:color w:val="C2185B"/>
              </w:rPr>
              <w:t>REVISION</w:t>
            </w:r>
          </w:p>
          <w:p w14:paraId="1A8601F7" w14:textId="77777777" w:rsidR="001A20E6" w:rsidRDefault="00000000">
            <w:pPr>
              <w:pStyle w:val="TableCellTaskDetails"/>
            </w:pPr>
            <w:r>
              <w:t>• Practice - Economic Planning (E02) — 30m</w:t>
            </w:r>
          </w:p>
          <w:p w14:paraId="22061FD2" w14:textId="77777777" w:rsidR="001A20E6" w:rsidRDefault="00000000">
            <w:pPr>
              <w:pStyle w:val="TableCellTaskBadge"/>
              <w:shd w:val="clear" w:color="auto" w:fill="E8F5E8"/>
            </w:pPr>
            <w:r>
              <w:rPr>
                <w:b/>
                <w:bCs/>
                <w:color w:val="388E3C"/>
              </w:rPr>
              <w:t>PRACTICE</w:t>
            </w:r>
          </w:p>
          <w:p w14:paraId="5FFF92E1" w14:textId="77777777" w:rsidR="001A20E6" w:rsidRDefault="00000000">
            <w:pPr>
              <w:pStyle w:val="TableCellTaskDetails"/>
            </w:pPr>
            <w:r>
              <w:t>• Practice - Economic Reforms (E03) — 30m</w:t>
            </w:r>
          </w:p>
          <w:p w14:paraId="6AB2A88A"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62F89810" w14:textId="77777777" w:rsidR="001A20E6" w:rsidRDefault="001A20E6"/>
        </w:tc>
      </w:tr>
      <w:tr w:rsidR="001A20E6" w14:paraId="159C199A" w14:textId="77777777">
        <w:tc>
          <w:tcPr>
            <w:tcW w:w="700" w:type="pct"/>
            <w:shd w:val="clear" w:color="auto" w:fill="FFEDD5"/>
            <w:tcMar>
              <w:top w:w="150" w:type="dxa"/>
              <w:left w:w="100" w:type="dxa"/>
              <w:bottom w:w="150" w:type="dxa"/>
              <w:right w:w="100" w:type="dxa"/>
            </w:tcMar>
          </w:tcPr>
          <w:p w14:paraId="5AC41891" w14:textId="77777777" w:rsidR="001A20E6" w:rsidRDefault="00000000">
            <w:pPr>
              <w:pStyle w:val="TableCellTaskSubject"/>
            </w:pPr>
            <w:r>
              <w:t>History-Post Independent India</w:t>
            </w:r>
          </w:p>
          <w:p w14:paraId="2FEF6970" w14:textId="77777777" w:rsidR="001A20E6" w:rsidRDefault="00000000">
            <w:pPr>
              <w:pStyle w:val="TableCellTaskDetails"/>
            </w:pPr>
            <w:r>
              <w:t>• Test - TEST — 3h</w:t>
            </w:r>
          </w:p>
          <w:p w14:paraId="0EACC3B5" w14:textId="77777777" w:rsidR="001A20E6" w:rsidRDefault="00000000">
            <w:pPr>
              <w:pStyle w:val="TableCellTaskBadge"/>
              <w:shd w:val="clear" w:color="auto" w:fill="FFF3E0"/>
            </w:pPr>
            <w:r>
              <w:rPr>
                <w:b/>
                <w:bCs/>
                <w:color w:val="F57C00"/>
              </w:rPr>
              <w:t>TEST</w:t>
            </w:r>
          </w:p>
        </w:tc>
        <w:tc>
          <w:tcPr>
            <w:tcW w:w="700" w:type="pct"/>
            <w:shd w:val="clear" w:color="auto" w:fill="FFEDD5"/>
            <w:tcMar>
              <w:top w:w="150" w:type="dxa"/>
              <w:left w:w="100" w:type="dxa"/>
              <w:bottom w:w="150" w:type="dxa"/>
              <w:right w:w="100" w:type="dxa"/>
            </w:tcMar>
          </w:tcPr>
          <w:p w14:paraId="14DCBE50" w14:textId="77777777" w:rsidR="001A20E6" w:rsidRDefault="00000000">
            <w:pPr>
              <w:pStyle w:val="TableCellTaskSubject"/>
            </w:pPr>
            <w:r>
              <w:t>Environment, Ecology and Disaster Management</w:t>
            </w:r>
          </w:p>
          <w:p w14:paraId="737DC871" w14:textId="77777777" w:rsidR="001A20E6" w:rsidRDefault="00000000">
            <w:pPr>
              <w:pStyle w:val="TableCellTaskDetails"/>
            </w:pPr>
            <w:r>
              <w:t>• Revision - Broad / Overlap (B00) — 30m</w:t>
            </w:r>
          </w:p>
          <w:p w14:paraId="3B7F9EE5" w14:textId="77777777" w:rsidR="001A20E6" w:rsidRDefault="00000000">
            <w:pPr>
              <w:pStyle w:val="TableCellTaskBadge"/>
              <w:shd w:val="clear" w:color="auto" w:fill="FCE4EC"/>
            </w:pPr>
            <w:r>
              <w:rPr>
                <w:b/>
                <w:bCs/>
                <w:color w:val="C2185B"/>
              </w:rPr>
              <w:t>REVISION</w:t>
            </w:r>
          </w:p>
          <w:p w14:paraId="29FF9D2C" w14:textId="77777777" w:rsidR="001A20E6" w:rsidRDefault="00000000">
            <w:pPr>
              <w:pStyle w:val="TableCellTaskDetails"/>
            </w:pPr>
            <w:r>
              <w:t>• Revision - Basics of Environment (B01) — 30m</w:t>
            </w:r>
          </w:p>
          <w:p w14:paraId="4E3D5CA0" w14:textId="77777777" w:rsidR="001A20E6" w:rsidRDefault="00000000">
            <w:pPr>
              <w:pStyle w:val="TableCellTaskBadge"/>
              <w:shd w:val="clear" w:color="auto" w:fill="FCE4EC"/>
            </w:pPr>
            <w:r>
              <w:rPr>
                <w:b/>
                <w:bCs/>
                <w:color w:val="C2185B"/>
              </w:rPr>
              <w:t>REVISION</w:t>
            </w:r>
          </w:p>
          <w:p w14:paraId="23175672" w14:textId="77777777" w:rsidR="001A20E6" w:rsidRDefault="00000000">
            <w:pPr>
              <w:pStyle w:val="TableCellTaskDetails"/>
            </w:pPr>
            <w:r>
              <w:t>• Revision - Biomes (B02) — 30m</w:t>
            </w:r>
          </w:p>
          <w:p w14:paraId="515C119B" w14:textId="77777777" w:rsidR="001A20E6" w:rsidRDefault="00000000">
            <w:pPr>
              <w:pStyle w:val="TableCellTaskBadge"/>
              <w:shd w:val="clear" w:color="auto" w:fill="FCE4EC"/>
            </w:pPr>
            <w:r>
              <w:rPr>
                <w:b/>
                <w:bCs/>
                <w:color w:val="C2185B"/>
              </w:rPr>
              <w:t>REVISION</w:t>
            </w:r>
          </w:p>
          <w:p w14:paraId="541C3801" w14:textId="77777777" w:rsidR="001A20E6" w:rsidRDefault="00000000">
            <w:pPr>
              <w:pStyle w:val="TableCellTaskDetails"/>
            </w:pPr>
            <w:r>
              <w:t>• Practice - Broad / Overlap (B00) — 30m</w:t>
            </w:r>
          </w:p>
          <w:p w14:paraId="599D7041" w14:textId="77777777" w:rsidR="001A20E6" w:rsidRDefault="00000000">
            <w:pPr>
              <w:pStyle w:val="TableCellTaskBadge"/>
              <w:shd w:val="clear" w:color="auto" w:fill="E8F5E8"/>
            </w:pPr>
            <w:r>
              <w:rPr>
                <w:b/>
                <w:bCs/>
                <w:color w:val="388E3C"/>
              </w:rPr>
              <w:t>PRACTICE</w:t>
            </w:r>
          </w:p>
          <w:p w14:paraId="07E84B0D" w14:textId="77777777" w:rsidR="001A20E6" w:rsidRDefault="00000000">
            <w:pPr>
              <w:pStyle w:val="TableCellTaskDetails"/>
            </w:pPr>
            <w:r>
              <w:t>• Practice - Basics of Environment (B01) — 30m</w:t>
            </w:r>
          </w:p>
          <w:p w14:paraId="7593F89A" w14:textId="77777777" w:rsidR="001A20E6" w:rsidRDefault="00000000">
            <w:pPr>
              <w:pStyle w:val="TableCellTaskBadge"/>
              <w:shd w:val="clear" w:color="auto" w:fill="E8F5E8"/>
            </w:pPr>
            <w:r>
              <w:rPr>
                <w:b/>
                <w:bCs/>
                <w:color w:val="388E3C"/>
              </w:rPr>
              <w:t>PRACTICE</w:t>
            </w:r>
          </w:p>
        </w:tc>
        <w:tc>
          <w:tcPr>
            <w:tcW w:w="700" w:type="pct"/>
            <w:shd w:val="clear" w:color="auto" w:fill="FFEDD5"/>
            <w:tcMar>
              <w:top w:w="150" w:type="dxa"/>
              <w:left w:w="100" w:type="dxa"/>
              <w:bottom w:w="150" w:type="dxa"/>
              <w:right w:w="100" w:type="dxa"/>
            </w:tcMar>
          </w:tcPr>
          <w:p w14:paraId="48B525B4" w14:textId="77777777" w:rsidR="001A20E6" w:rsidRDefault="001A20E6"/>
        </w:tc>
        <w:tc>
          <w:tcPr>
            <w:tcW w:w="700" w:type="pct"/>
            <w:shd w:val="clear" w:color="auto" w:fill="FFEDD5"/>
            <w:tcMar>
              <w:top w:w="150" w:type="dxa"/>
              <w:left w:w="100" w:type="dxa"/>
              <w:bottom w:w="150" w:type="dxa"/>
              <w:right w:w="100" w:type="dxa"/>
            </w:tcMar>
          </w:tcPr>
          <w:p w14:paraId="68744AAC" w14:textId="77777777" w:rsidR="001A20E6" w:rsidRDefault="001A20E6"/>
        </w:tc>
        <w:tc>
          <w:tcPr>
            <w:tcW w:w="700" w:type="pct"/>
            <w:shd w:val="clear" w:color="auto" w:fill="FFEDD5"/>
            <w:tcMar>
              <w:top w:w="150" w:type="dxa"/>
              <w:left w:w="100" w:type="dxa"/>
              <w:bottom w:w="150" w:type="dxa"/>
              <w:right w:w="100" w:type="dxa"/>
            </w:tcMar>
          </w:tcPr>
          <w:p w14:paraId="506191FC" w14:textId="77777777" w:rsidR="001A20E6" w:rsidRDefault="001A20E6"/>
        </w:tc>
        <w:tc>
          <w:tcPr>
            <w:tcW w:w="700" w:type="pct"/>
            <w:shd w:val="clear" w:color="auto" w:fill="FFEDD5"/>
            <w:tcMar>
              <w:top w:w="150" w:type="dxa"/>
              <w:left w:w="100" w:type="dxa"/>
              <w:bottom w:w="150" w:type="dxa"/>
              <w:right w:w="100" w:type="dxa"/>
            </w:tcMar>
          </w:tcPr>
          <w:p w14:paraId="4A2A40CB" w14:textId="77777777" w:rsidR="001A20E6" w:rsidRDefault="001A20E6"/>
        </w:tc>
        <w:tc>
          <w:tcPr>
            <w:tcW w:w="700" w:type="pct"/>
            <w:shd w:val="clear" w:color="auto" w:fill="FFF3E0"/>
            <w:tcMar>
              <w:top w:w="150" w:type="dxa"/>
              <w:left w:w="100" w:type="dxa"/>
              <w:bottom w:w="150" w:type="dxa"/>
              <w:right w:w="100" w:type="dxa"/>
            </w:tcMar>
          </w:tcPr>
          <w:p w14:paraId="52049A31" w14:textId="77777777" w:rsidR="001A20E6" w:rsidRDefault="001A20E6"/>
        </w:tc>
      </w:tr>
    </w:tbl>
    <w:p w14:paraId="208EED95" w14:textId="77777777" w:rsidR="001A20E6" w:rsidRDefault="001A20E6">
      <w:pPr>
        <w:spacing w:after="400"/>
      </w:pPr>
    </w:p>
    <w:p w14:paraId="263D2F4B" w14:textId="77777777" w:rsidR="001A20E6" w:rsidRDefault="00000000">
      <w:pPr>
        <w:pStyle w:val="ResourceTitle"/>
      </w:pPr>
      <w:r>
        <w:t>📚 Resources for Aug 08 - Aug 14</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68D712B9" w14:textId="77777777">
        <w:tc>
          <w:tcPr>
            <w:tcW w:w="1650" w:type="pct"/>
            <w:tcBorders>
              <w:bottom w:val="single" w:sz="2" w:space="0" w:color="D1D5DB"/>
              <w:right w:val="single" w:sz="2" w:space="0" w:color="D1D5DB"/>
            </w:tcBorders>
            <w:tcMar>
              <w:top w:w="200" w:type="dxa"/>
              <w:left w:w="150" w:type="dxa"/>
              <w:bottom w:w="200" w:type="dxa"/>
              <w:right w:w="150" w:type="dxa"/>
            </w:tcMar>
          </w:tcPr>
          <w:p w14:paraId="144C12A3" w14:textId="77777777" w:rsidR="001A20E6" w:rsidRDefault="00000000">
            <w:pPr>
              <w:pStyle w:val="TableCellSubjectName"/>
            </w:pPr>
            <w:r>
              <w:t>History-Modern</w:t>
            </w:r>
          </w:p>
          <w:p w14:paraId="4573A825" w14:textId="77777777" w:rsidR="001A20E6" w:rsidRDefault="00000000">
            <w:pPr>
              <w:pStyle w:val="TableCellCategoryTitle"/>
            </w:pPr>
            <w:r>
              <w:t>📚 Primary Books</w:t>
            </w:r>
          </w:p>
          <w:p w14:paraId="01065E60" w14:textId="77777777" w:rsidR="001A20E6" w:rsidRDefault="00000000">
            <w:pPr>
              <w:pStyle w:val="TableCellResourceItem"/>
            </w:pPr>
            <w:r>
              <w:t>• NCERT Class VIII - Our Past - III - How, When and Where</w:t>
            </w:r>
          </w:p>
          <w:p w14:paraId="6C5F2E90" w14:textId="77777777" w:rsidR="001A20E6" w:rsidRDefault="00000000">
            <w:pPr>
              <w:pStyle w:val="TableCellResourceItem"/>
            </w:pPr>
            <w:r>
              <w:t>• Old NCERT - Modern India by Bipan Chandra - The Decline of the Mughal Empire</w:t>
            </w:r>
          </w:p>
          <w:p w14:paraId="1A8A322B" w14:textId="77777777" w:rsidR="001A20E6" w:rsidRDefault="00000000">
            <w:pPr>
              <w:pStyle w:val="TableCellCategoryTitle"/>
            </w:pPr>
            <w:r>
              <w:t>📝 Practice Materials</w:t>
            </w:r>
          </w:p>
          <w:p w14:paraId="42B35132" w14:textId="77777777" w:rsidR="001A20E6" w:rsidRDefault="00000000">
            <w:pPr>
              <w:pStyle w:val="TableCellResourceItem"/>
            </w:pPr>
            <w:r>
              <w:t>• La Excellence Modern History Material</w:t>
            </w:r>
          </w:p>
          <w:p w14:paraId="743EC021" w14:textId="77777777" w:rsidR="001A20E6" w:rsidRDefault="00000000">
            <w:pPr>
              <w:pStyle w:val="TableCellResourceItem"/>
            </w:pPr>
            <w:r>
              <w:t>• Prelims &amp; Mains Workbooks</w:t>
            </w:r>
          </w:p>
          <w:p w14:paraId="265DB171" w14:textId="77777777" w:rsidR="001A20E6" w:rsidRDefault="00000000">
            <w:pPr>
              <w:pStyle w:val="TableCellCategoryTitle"/>
            </w:pPr>
            <w:r>
              <w:t>📰 Current Affairs</w:t>
            </w:r>
          </w:p>
          <w:p w14:paraId="736D14D7" w14:textId="77777777" w:rsidR="001A20E6" w:rsidRDefault="00000000">
            <w:pPr>
              <w:pStyle w:val="TableCellResourceItem"/>
            </w:pPr>
            <w:r>
              <w:t>• Newspapers (IE – Explained History columns)</w:t>
            </w:r>
          </w:p>
        </w:tc>
        <w:tc>
          <w:tcPr>
            <w:tcW w:w="1650" w:type="pct"/>
            <w:tcBorders>
              <w:bottom w:val="single" w:sz="2" w:space="0" w:color="D1D5DB"/>
              <w:right w:val="single" w:sz="2" w:space="0" w:color="D1D5DB"/>
            </w:tcBorders>
            <w:tcMar>
              <w:top w:w="200" w:type="dxa"/>
              <w:left w:w="150" w:type="dxa"/>
              <w:bottom w:w="200" w:type="dxa"/>
              <w:right w:w="150" w:type="dxa"/>
            </w:tcMar>
          </w:tcPr>
          <w:p w14:paraId="3AC55F50" w14:textId="77777777" w:rsidR="001A20E6" w:rsidRDefault="00000000">
            <w:pPr>
              <w:pStyle w:val="TableCellSubjectName"/>
            </w:pPr>
            <w:r>
              <w:t>Geography</w:t>
            </w:r>
          </w:p>
          <w:p w14:paraId="40E6466C" w14:textId="77777777" w:rsidR="001A20E6" w:rsidRDefault="00000000">
            <w:pPr>
              <w:pStyle w:val="TableCellCategoryTitle"/>
            </w:pPr>
            <w:r>
              <w:t>📝 Practice Materials</w:t>
            </w:r>
          </w:p>
          <w:p w14:paraId="5D286637" w14:textId="77777777" w:rsidR="001A20E6" w:rsidRDefault="00000000">
            <w:pPr>
              <w:pStyle w:val="TableCellResourceItem"/>
            </w:pPr>
            <w:r>
              <w:t>• La Excellence Geography Material</w:t>
            </w:r>
          </w:p>
          <w:p w14:paraId="71E622AB" w14:textId="77777777" w:rsidR="001A20E6" w:rsidRDefault="00000000">
            <w:pPr>
              <w:pStyle w:val="TableCellResourceItem"/>
            </w:pPr>
            <w:r>
              <w:t>• Mains RRP + Prelims RRP</w:t>
            </w:r>
          </w:p>
          <w:p w14:paraId="24CD0065" w14:textId="77777777" w:rsidR="001A20E6" w:rsidRDefault="00000000">
            <w:pPr>
              <w:pStyle w:val="TableCellResourceItem"/>
            </w:pPr>
            <w:r>
              <w:t>• Prelims &amp; Mains Workbooks</w:t>
            </w:r>
          </w:p>
          <w:p w14:paraId="6794E959" w14:textId="77777777" w:rsidR="001A20E6" w:rsidRDefault="00000000">
            <w:pPr>
              <w:pStyle w:val="TableCellCategoryTitle"/>
            </w:pPr>
            <w:r>
              <w:t>📰 Current Affairs</w:t>
            </w:r>
          </w:p>
          <w:p w14:paraId="56C8E02F" w14:textId="77777777" w:rsidR="001A20E6" w:rsidRDefault="00000000">
            <w:pPr>
              <w:pStyle w:val="TableCellResourceItem"/>
            </w:pPr>
            <w:r>
              <w:t>• Atlas (Orient Blackswan)</w:t>
            </w:r>
          </w:p>
          <w:p w14:paraId="734D57A4" w14:textId="77777777" w:rsidR="001A20E6" w:rsidRDefault="00000000">
            <w:pPr>
              <w:pStyle w:val="TableCellResourceItem"/>
            </w:pPr>
            <w:r>
              <w:t>• Newspapers (The Hindu – Env/Geo pages)</w:t>
            </w:r>
          </w:p>
          <w:p w14:paraId="79283658" w14:textId="77777777" w:rsidR="001A20E6" w:rsidRDefault="00000000">
            <w:pPr>
              <w:pStyle w:val="TableCellResourceItem"/>
            </w:pPr>
            <w:r>
              <w:t>• Down to Earth</w:t>
            </w:r>
          </w:p>
        </w:tc>
        <w:tc>
          <w:tcPr>
            <w:tcW w:w="1650" w:type="pct"/>
            <w:tcBorders>
              <w:bottom w:val="single" w:sz="2" w:space="0" w:color="D1D5DB"/>
              <w:right w:val="single" w:sz="2" w:space="0" w:color="D1D5DB"/>
            </w:tcBorders>
            <w:tcMar>
              <w:top w:w="200" w:type="dxa"/>
              <w:left w:w="150" w:type="dxa"/>
              <w:bottom w:w="200" w:type="dxa"/>
              <w:right w:w="150" w:type="dxa"/>
            </w:tcMar>
          </w:tcPr>
          <w:p w14:paraId="16B9D345" w14:textId="77777777" w:rsidR="001A20E6" w:rsidRDefault="00000000">
            <w:pPr>
              <w:pStyle w:val="TableCellSubjectName"/>
            </w:pPr>
            <w:r>
              <w:t>Environment, Ecology and Disaster Management</w:t>
            </w:r>
          </w:p>
          <w:p w14:paraId="71EAB6EF" w14:textId="77777777" w:rsidR="001A20E6" w:rsidRDefault="00000000">
            <w:pPr>
              <w:pStyle w:val="TableCellCategoryTitle"/>
            </w:pPr>
            <w:r>
              <w:t>📝 Practice Materials</w:t>
            </w:r>
          </w:p>
          <w:p w14:paraId="5478E9DB" w14:textId="77777777" w:rsidR="001A20E6" w:rsidRDefault="00000000">
            <w:pPr>
              <w:pStyle w:val="TableCellResourceItem"/>
            </w:pPr>
            <w:r>
              <w:t>• La Excellence Environment Material</w:t>
            </w:r>
          </w:p>
          <w:p w14:paraId="3DB05A24" w14:textId="77777777" w:rsidR="001A20E6" w:rsidRDefault="00000000">
            <w:pPr>
              <w:pStyle w:val="TableCellResourceItem"/>
            </w:pPr>
            <w:r>
              <w:t>• Prelims &amp; Mains Workbooks</w:t>
            </w:r>
          </w:p>
          <w:p w14:paraId="317ED9EA" w14:textId="77777777" w:rsidR="001A20E6" w:rsidRDefault="00000000">
            <w:pPr>
              <w:pStyle w:val="TableCellResourceItem"/>
            </w:pPr>
            <w:r>
              <w:t>• La Excellence DM Material</w:t>
            </w:r>
          </w:p>
          <w:p w14:paraId="6A7AC0BE" w14:textId="77777777" w:rsidR="001A20E6" w:rsidRDefault="00000000">
            <w:pPr>
              <w:pStyle w:val="TableCellResourceItem"/>
            </w:pPr>
            <w:r>
              <w:t>• Prelims &amp; Mains Workbooks</w:t>
            </w:r>
          </w:p>
          <w:p w14:paraId="024137F5" w14:textId="77777777" w:rsidR="001A20E6" w:rsidRDefault="00000000">
            <w:pPr>
              <w:pStyle w:val="TableCellCategoryTitle"/>
            </w:pPr>
            <w:r>
              <w:t>📰 Current Affairs</w:t>
            </w:r>
          </w:p>
          <w:p w14:paraId="1B0C59F1" w14:textId="77777777" w:rsidR="001A20E6" w:rsidRDefault="00000000">
            <w:pPr>
              <w:pStyle w:val="TableCellResourceItem"/>
            </w:pPr>
            <w:r>
              <w:t>• Down to Earth</w:t>
            </w:r>
          </w:p>
          <w:p w14:paraId="43E34546" w14:textId="77777777" w:rsidR="001A20E6" w:rsidRDefault="00000000">
            <w:pPr>
              <w:pStyle w:val="TableCellResourceItem"/>
            </w:pPr>
            <w:r>
              <w:t>• Newspapers (The Hindu – Env, sections)</w:t>
            </w:r>
          </w:p>
          <w:p w14:paraId="00E56D4B" w14:textId="77777777" w:rsidR="001A20E6" w:rsidRDefault="00000000">
            <w:pPr>
              <w:pStyle w:val="TableCellResourceItem"/>
            </w:pPr>
            <w:r>
              <w:t>• Down to earth</w:t>
            </w:r>
          </w:p>
          <w:p w14:paraId="7C9E8812" w14:textId="77777777" w:rsidR="001A20E6" w:rsidRDefault="00000000">
            <w:pPr>
              <w:pStyle w:val="TableCellResourceItem"/>
            </w:pPr>
            <w:r>
              <w:t>• Disaster coverage – IE/The Hindu</w:t>
            </w:r>
          </w:p>
        </w:tc>
      </w:tr>
      <w:tr w:rsidR="001A20E6" w14:paraId="06BFC962" w14:textId="77777777">
        <w:tc>
          <w:tcPr>
            <w:tcW w:w="1650" w:type="pct"/>
            <w:tcBorders>
              <w:bottom w:val="single" w:sz="2" w:space="0" w:color="D1D5DB"/>
              <w:right w:val="single" w:sz="2" w:space="0" w:color="D1D5DB"/>
            </w:tcBorders>
            <w:tcMar>
              <w:top w:w="200" w:type="dxa"/>
              <w:left w:w="150" w:type="dxa"/>
              <w:bottom w:w="200" w:type="dxa"/>
              <w:right w:w="150" w:type="dxa"/>
            </w:tcMar>
          </w:tcPr>
          <w:p w14:paraId="1DF63613" w14:textId="77777777" w:rsidR="001A20E6" w:rsidRDefault="00000000">
            <w:pPr>
              <w:pStyle w:val="TableCellSubjectName"/>
            </w:pPr>
            <w:r>
              <w:t>Science &amp; Technology</w:t>
            </w:r>
          </w:p>
          <w:p w14:paraId="09853BD7" w14:textId="77777777" w:rsidR="001A20E6" w:rsidRDefault="00000000">
            <w:pPr>
              <w:pStyle w:val="TableCellCategoryTitle"/>
            </w:pPr>
            <w:r>
              <w:t>📝 Practice Materials</w:t>
            </w:r>
          </w:p>
          <w:p w14:paraId="57555EC7" w14:textId="77777777" w:rsidR="001A20E6" w:rsidRDefault="00000000">
            <w:pPr>
              <w:pStyle w:val="TableCellResourceItem"/>
            </w:pPr>
            <w:r>
              <w:t>• La Excellence S&amp;T Material</w:t>
            </w:r>
          </w:p>
          <w:p w14:paraId="0121D090" w14:textId="77777777" w:rsidR="001A20E6" w:rsidRDefault="00000000">
            <w:pPr>
              <w:pStyle w:val="TableCellResourceItem"/>
            </w:pPr>
            <w:r>
              <w:t>• Prelims &amp; Mains Workbooks</w:t>
            </w:r>
          </w:p>
          <w:p w14:paraId="094AD6BE" w14:textId="77777777" w:rsidR="001A20E6" w:rsidRDefault="00000000">
            <w:pPr>
              <w:pStyle w:val="TableCellCategoryTitle"/>
            </w:pPr>
            <w:r>
              <w:t>📰 Current Affairs</w:t>
            </w:r>
          </w:p>
          <w:p w14:paraId="171CF3DF" w14:textId="77777777" w:rsidR="001A20E6" w:rsidRDefault="00000000">
            <w:pPr>
              <w:pStyle w:val="TableCellResourceItem"/>
            </w:pPr>
            <w:r>
              <w:t>• Newspapers (The Hindu S&amp;T, PIB updates)</w:t>
            </w:r>
          </w:p>
        </w:tc>
        <w:tc>
          <w:tcPr>
            <w:tcW w:w="1650" w:type="pct"/>
            <w:tcBorders>
              <w:bottom w:val="single" w:sz="2" w:space="0" w:color="D1D5DB"/>
              <w:right w:val="single" w:sz="2" w:space="0" w:color="D1D5DB"/>
            </w:tcBorders>
            <w:tcMar>
              <w:top w:w="200" w:type="dxa"/>
              <w:left w:w="150" w:type="dxa"/>
              <w:bottom w:w="200" w:type="dxa"/>
              <w:right w:w="150" w:type="dxa"/>
            </w:tcMar>
          </w:tcPr>
          <w:p w14:paraId="4CC45D82" w14:textId="77777777" w:rsidR="001A20E6" w:rsidRDefault="00000000">
            <w:pPr>
              <w:pStyle w:val="TableCellSubjectName"/>
            </w:pPr>
            <w:r>
              <w:t>Indian Polity and Governance</w:t>
            </w:r>
          </w:p>
          <w:p w14:paraId="24441BDB" w14:textId="77777777" w:rsidR="001A20E6" w:rsidRDefault="00000000">
            <w:pPr>
              <w:pStyle w:val="TableCellCategoryTitle"/>
            </w:pPr>
            <w:r>
              <w:t>📝 Practice Materials</w:t>
            </w:r>
          </w:p>
          <w:p w14:paraId="63ED77B3" w14:textId="77777777" w:rsidR="001A20E6" w:rsidRDefault="00000000">
            <w:pPr>
              <w:pStyle w:val="TableCellResourceItem"/>
            </w:pPr>
            <w:r>
              <w:t>• La Excellence Polity Material</w:t>
            </w:r>
          </w:p>
          <w:p w14:paraId="2815F162" w14:textId="77777777" w:rsidR="001A20E6" w:rsidRDefault="00000000">
            <w:pPr>
              <w:pStyle w:val="TableCellResourceItem"/>
            </w:pPr>
            <w:r>
              <w:t>• Mains RRP + Prelims RRP</w:t>
            </w:r>
          </w:p>
          <w:p w14:paraId="6CDA10E5" w14:textId="77777777" w:rsidR="001A20E6" w:rsidRDefault="00000000">
            <w:pPr>
              <w:pStyle w:val="TableCellResourceItem"/>
            </w:pPr>
            <w:r>
              <w:t>• Prelims &amp; Mains Workbooks</w:t>
            </w:r>
          </w:p>
          <w:p w14:paraId="04C7084C" w14:textId="77777777" w:rsidR="001A20E6" w:rsidRDefault="00000000">
            <w:pPr>
              <w:pStyle w:val="TableCellCategoryTitle"/>
            </w:pPr>
            <w:r>
              <w:t>📰 Current Affairs</w:t>
            </w:r>
          </w:p>
          <w:p w14:paraId="6295FCB0" w14:textId="77777777" w:rsidR="001A20E6" w:rsidRDefault="00000000">
            <w:pPr>
              <w:pStyle w:val="TableCellResourceItem"/>
            </w:pPr>
            <w:r>
              <w:t>• NITI Aayog Reports + PRS Briefs</w:t>
            </w:r>
          </w:p>
          <w:p w14:paraId="2F0BC4CE" w14:textId="77777777" w:rsidR="001A20E6" w:rsidRDefault="00000000">
            <w:pPr>
              <w:pStyle w:val="TableCellResourceItem"/>
            </w:pPr>
            <w:r>
              <w:t>• Newspapers (The Hindu/Indian Express)</w:t>
            </w:r>
          </w:p>
          <w:p w14:paraId="7189D6A5"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4FFC608A" w14:textId="77777777" w:rsidR="001A20E6" w:rsidRDefault="00000000">
            <w:pPr>
              <w:pStyle w:val="TableCellSubjectName"/>
            </w:pPr>
            <w:r>
              <w:t>Indian Economy</w:t>
            </w:r>
          </w:p>
          <w:p w14:paraId="20107DDA" w14:textId="77777777" w:rsidR="001A20E6" w:rsidRDefault="00000000">
            <w:pPr>
              <w:pStyle w:val="TableCellCategoryTitle"/>
            </w:pPr>
            <w:r>
              <w:t>📝 Practice Materials</w:t>
            </w:r>
          </w:p>
          <w:p w14:paraId="33B8E75E" w14:textId="77777777" w:rsidR="001A20E6" w:rsidRDefault="00000000">
            <w:pPr>
              <w:pStyle w:val="TableCellResourceItem"/>
            </w:pPr>
            <w:r>
              <w:t>• La Excellence Economy Material</w:t>
            </w:r>
          </w:p>
          <w:p w14:paraId="5790CC73" w14:textId="77777777" w:rsidR="001A20E6" w:rsidRDefault="00000000">
            <w:pPr>
              <w:pStyle w:val="TableCellResourceItem"/>
            </w:pPr>
            <w:r>
              <w:t>• Mains RRP + Prelims RRP</w:t>
            </w:r>
          </w:p>
          <w:p w14:paraId="690046AB" w14:textId="77777777" w:rsidR="001A20E6" w:rsidRDefault="00000000">
            <w:pPr>
              <w:pStyle w:val="TableCellResourceItem"/>
            </w:pPr>
            <w:r>
              <w:t>• Prelims &amp; Mains Workbooks</w:t>
            </w:r>
          </w:p>
          <w:p w14:paraId="4AA407BB" w14:textId="77777777" w:rsidR="001A20E6" w:rsidRDefault="00000000">
            <w:pPr>
              <w:pStyle w:val="TableCellCategoryTitle"/>
            </w:pPr>
            <w:r>
              <w:t>📰 Current Affairs</w:t>
            </w:r>
          </w:p>
          <w:p w14:paraId="11C96335" w14:textId="77777777" w:rsidR="001A20E6" w:rsidRDefault="00000000">
            <w:pPr>
              <w:pStyle w:val="TableCellResourceItem"/>
            </w:pPr>
            <w:r>
              <w:t>• NITI Aayog Reports + Economic survey and Budget</w:t>
            </w:r>
          </w:p>
          <w:p w14:paraId="75EFACA9" w14:textId="77777777" w:rsidR="001A20E6" w:rsidRDefault="00000000">
            <w:pPr>
              <w:pStyle w:val="TableCellResourceItem"/>
            </w:pPr>
            <w:r>
              <w:t>• Newspapers (Hindu and IE Explained)</w:t>
            </w:r>
          </w:p>
        </w:tc>
      </w:tr>
    </w:tbl>
    <w:p w14:paraId="069D5CFE"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40ED85FB" w14:textId="77777777">
        <w:tc>
          <w:tcPr>
            <w:tcW w:w="2500" w:type="pct"/>
            <w:tcMar>
              <w:top w:w="0" w:type="dxa"/>
              <w:left w:w="0" w:type="dxa"/>
              <w:bottom w:w="0" w:type="dxa"/>
              <w:right w:w="0" w:type="dxa"/>
            </w:tcMar>
          </w:tcPr>
          <w:p w14:paraId="5E052C14" w14:textId="77777777" w:rsidR="001A20E6" w:rsidRDefault="00000000">
            <w:pPr>
              <w:pStyle w:val="WeekTitle"/>
            </w:pPr>
            <w:r>
              <w:rPr>
                <w:color w:val="C2410C"/>
              </w:rPr>
              <w:t>📅 Aug 15 - Aug 21, 2027</w:t>
            </w:r>
          </w:p>
        </w:tc>
        <w:tc>
          <w:tcPr>
            <w:tcW w:w="2500" w:type="pct"/>
            <w:tcMar>
              <w:top w:w="0" w:type="dxa"/>
              <w:left w:w="0" w:type="dxa"/>
              <w:bottom w:w="0" w:type="dxa"/>
              <w:right w:w="0" w:type="dxa"/>
            </w:tcMar>
          </w:tcPr>
          <w:p w14:paraId="0778D0C3" w14:textId="77777777" w:rsidR="001A20E6" w:rsidRDefault="00000000">
            <w:pPr>
              <w:pStyle w:val="WeekCycleName"/>
            </w:pPr>
            <w:r>
              <w:rPr>
                <w:color w:val="C2410C"/>
              </w:rPr>
              <w:t>C7</w:t>
            </w:r>
          </w:p>
        </w:tc>
      </w:tr>
    </w:tbl>
    <w:p w14:paraId="7339D069"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513BB823" w14:textId="77777777">
        <w:tc>
          <w:tcPr>
            <w:tcW w:w="700" w:type="pct"/>
            <w:shd w:val="clear" w:color="auto" w:fill="FFEDD5"/>
            <w:tcMar>
              <w:top w:w="200" w:type="dxa"/>
              <w:left w:w="100" w:type="dxa"/>
              <w:bottom w:w="200" w:type="dxa"/>
              <w:right w:w="100" w:type="dxa"/>
            </w:tcMar>
          </w:tcPr>
          <w:p w14:paraId="0BFD515F" w14:textId="77777777" w:rsidR="001A20E6" w:rsidRDefault="00000000">
            <w:pPr>
              <w:pStyle w:val="TableCellCalendarDayHeader"/>
            </w:pPr>
            <w:r>
              <w:rPr>
                <w:color w:val="C2410C"/>
              </w:rPr>
              <w:t>Sunday</w:t>
            </w:r>
          </w:p>
          <w:p w14:paraId="10275B58" w14:textId="77777777" w:rsidR="001A20E6" w:rsidRDefault="00000000">
            <w:pPr>
              <w:pStyle w:val="TableCellCalendarDateHeader"/>
            </w:pPr>
            <w:r>
              <w:rPr>
                <w:color w:val="C2410C"/>
              </w:rPr>
              <w:t>Aug 15</w:t>
            </w:r>
          </w:p>
          <w:p w14:paraId="50E7EA6D" w14:textId="77777777" w:rsidR="001A20E6" w:rsidRDefault="001A20E6">
            <w:pPr>
              <w:pStyle w:val="TableCellCatchupLabel"/>
            </w:pPr>
          </w:p>
        </w:tc>
        <w:tc>
          <w:tcPr>
            <w:tcW w:w="700" w:type="pct"/>
            <w:shd w:val="clear" w:color="auto" w:fill="FFEDD5"/>
            <w:tcMar>
              <w:top w:w="200" w:type="dxa"/>
              <w:left w:w="100" w:type="dxa"/>
              <w:bottom w:w="200" w:type="dxa"/>
              <w:right w:w="100" w:type="dxa"/>
            </w:tcMar>
          </w:tcPr>
          <w:p w14:paraId="6C193EEC" w14:textId="77777777" w:rsidR="001A20E6" w:rsidRDefault="00000000">
            <w:pPr>
              <w:pStyle w:val="TableCellCalendarDayHeader"/>
            </w:pPr>
            <w:r>
              <w:rPr>
                <w:color w:val="C2410C"/>
              </w:rPr>
              <w:t>Monday</w:t>
            </w:r>
          </w:p>
          <w:p w14:paraId="1F8FD015" w14:textId="77777777" w:rsidR="001A20E6" w:rsidRDefault="00000000">
            <w:pPr>
              <w:pStyle w:val="TableCellCalendarDateHeader"/>
            </w:pPr>
            <w:r>
              <w:rPr>
                <w:color w:val="C2410C"/>
              </w:rPr>
              <w:t>Aug 16</w:t>
            </w:r>
          </w:p>
          <w:p w14:paraId="6B2E8221" w14:textId="77777777" w:rsidR="001A20E6" w:rsidRDefault="001A20E6">
            <w:pPr>
              <w:pStyle w:val="TableCellCatchupLabel"/>
            </w:pPr>
          </w:p>
        </w:tc>
        <w:tc>
          <w:tcPr>
            <w:tcW w:w="700" w:type="pct"/>
            <w:shd w:val="clear" w:color="auto" w:fill="FFEDD5"/>
            <w:tcMar>
              <w:top w:w="200" w:type="dxa"/>
              <w:left w:w="100" w:type="dxa"/>
              <w:bottom w:w="200" w:type="dxa"/>
              <w:right w:w="100" w:type="dxa"/>
            </w:tcMar>
          </w:tcPr>
          <w:p w14:paraId="72431748" w14:textId="77777777" w:rsidR="001A20E6" w:rsidRDefault="00000000">
            <w:pPr>
              <w:pStyle w:val="TableCellCalendarDayHeader"/>
            </w:pPr>
            <w:r>
              <w:rPr>
                <w:color w:val="C2410C"/>
              </w:rPr>
              <w:t>Tuesday</w:t>
            </w:r>
          </w:p>
          <w:p w14:paraId="12E1298F" w14:textId="77777777" w:rsidR="001A20E6" w:rsidRDefault="00000000">
            <w:pPr>
              <w:pStyle w:val="TableCellCalendarDateHeader"/>
            </w:pPr>
            <w:r>
              <w:rPr>
                <w:color w:val="C2410C"/>
              </w:rPr>
              <w:t>Aug 17</w:t>
            </w:r>
          </w:p>
          <w:p w14:paraId="630404ED" w14:textId="77777777" w:rsidR="001A20E6" w:rsidRDefault="001A20E6">
            <w:pPr>
              <w:pStyle w:val="TableCellCatchupLabel"/>
            </w:pPr>
          </w:p>
        </w:tc>
        <w:tc>
          <w:tcPr>
            <w:tcW w:w="700" w:type="pct"/>
            <w:shd w:val="clear" w:color="auto" w:fill="FFEDD5"/>
            <w:tcMar>
              <w:top w:w="200" w:type="dxa"/>
              <w:left w:w="100" w:type="dxa"/>
              <w:bottom w:w="200" w:type="dxa"/>
              <w:right w:w="100" w:type="dxa"/>
            </w:tcMar>
          </w:tcPr>
          <w:p w14:paraId="2C3DD7DC" w14:textId="77777777" w:rsidR="001A20E6" w:rsidRDefault="00000000">
            <w:pPr>
              <w:pStyle w:val="TableCellCalendarDayHeader"/>
            </w:pPr>
            <w:r>
              <w:rPr>
                <w:color w:val="C2410C"/>
              </w:rPr>
              <w:t>Wednesday</w:t>
            </w:r>
          </w:p>
          <w:p w14:paraId="5B8ECBA4" w14:textId="77777777" w:rsidR="001A20E6" w:rsidRDefault="00000000">
            <w:pPr>
              <w:pStyle w:val="TableCellCalendarDateHeader"/>
            </w:pPr>
            <w:r>
              <w:rPr>
                <w:color w:val="C2410C"/>
              </w:rPr>
              <w:t>Aug 18</w:t>
            </w:r>
          </w:p>
          <w:p w14:paraId="10273FAD" w14:textId="77777777" w:rsidR="001A20E6" w:rsidRDefault="001A20E6">
            <w:pPr>
              <w:pStyle w:val="TableCellCatchupLabel"/>
            </w:pPr>
          </w:p>
        </w:tc>
        <w:tc>
          <w:tcPr>
            <w:tcW w:w="700" w:type="pct"/>
            <w:shd w:val="clear" w:color="auto" w:fill="FFEDD5"/>
            <w:tcMar>
              <w:top w:w="200" w:type="dxa"/>
              <w:left w:w="100" w:type="dxa"/>
              <w:bottom w:w="200" w:type="dxa"/>
              <w:right w:w="100" w:type="dxa"/>
            </w:tcMar>
          </w:tcPr>
          <w:p w14:paraId="4CC2954E" w14:textId="77777777" w:rsidR="001A20E6" w:rsidRDefault="00000000">
            <w:pPr>
              <w:pStyle w:val="TableCellCalendarDayHeader"/>
            </w:pPr>
            <w:r>
              <w:rPr>
                <w:color w:val="C2410C"/>
              </w:rPr>
              <w:t>Thursday</w:t>
            </w:r>
          </w:p>
          <w:p w14:paraId="5FE6B9C9" w14:textId="77777777" w:rsidR="001A20E6" w:rsidRDefault="00000000">
            <w:pPr>
              <w:pStyle w:val="TableCellCalendarDateHeader"/>
            </w:pPr>
            <w:r>
              <w:rPr>
                <w:color w:val="C2410C"/>
              </w:rPr>
              <w:t>Aug 19</w:t>
            </w:r>
          </w:p>
          <w:p w14:paraId="317235CD" w14:textId="77777777" w:rsidR="001A20E6" w:rsidRDefault="001A20E6">
            <w:pPr>
              <w:pStyle w:val="TableCellCatchupLabel"/>
            </w:pPr>
          </w:p>
        </w:tc>
        <w:tc>
          <w:tcPr>
            <w:tcW w:w="700" w:type="pct"/>
            <w:shd w:val="clear" w:color="auto" w:fill="FFEDD5"/>
            <w:tcMar>
              <w:top w:w="200" w:type="dxa"/>
              <w:left w:w="100" w:type="dxa"/>
              <w:bottom w:w="200" w:type="dxa"/>
              <w:right w:w="100" w:type="dxa"/>
            </w:tcMar>
          </w:tcPr>
          <w:p w14:paraId="0586D4E4" w14:textId="77777777" w:rsidR="001A20E6" w:rsidRDefault="00000000">
            <w:pPr>
              <w:pStyle w:val="TableCellCalendarDayHeader"/>
            </w:pPr>
            <w:r>
              <w:rPr>
                <w:color w:val="C2410C"/>
              </w:rPr>
              <w:t>Friday</w:t>
            </w:r>
          </w:p>
          <w:p w14:paraId="20A1D305" w14:textId="77777777" w:rsidR="001A20E6" w:rsidRDefault="00000000">
            <w:pPr>
              <w:pStyle w:val="TableCellCalendarDateHeader"/>
            </w:pPr>
            <w:r>
              <w:rPr>
                <w:color w:val="C2410C"/>
              </w:rPr>
              <w:t>Aug 20</w:t>
            </w:r>
          </w:p>
          <w:p w14:paraId="7B293663"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7718706B" w14:textId="77777777" w:rsidR="001A20E6" w:rsidRDefault="00000000">
            <w:pPr>
              <w:pStyle w:val="TableCellCalendarDayHeader"/>
            </w:pPr>
            <w:r>
              <w:rPr>
                <w:color w:val="F57C00"/>
              </w:rPr>
              <w:t>Saturday</w:t>
            </w:r>
          </w:p>
          <w:p w14:paraId="7F9DADD5" w14:textId="77777777" w:rsidR="001A20E6" w:rsidRDefault="00000000">
            <w:pPr>
              <w:pStyle w:val="TableCellCalendarDateHeader"/>
            </w:pPr>
            <w:r>
              <w:rPr>
                <w:color w:val="F57C00"/>
              </w:rPr>
              <w:t>Aug 21</w:t>
            </w:r>
          </w:p>
          <w:p w14:paraId="5F22B30C" w14:textId="77777777" w:rsidR="001A20E6" w:rsidRDefault="00000000">
            <w:pPr>
              <w:pStyle w:val="TableCellCatchupLabel"/>
            </w:pPr>
            <w:r>
              <w:rPr>
                <w:color w:val="F57C00"/>
              </w:rPr>
              <w:t>Catchup Day</w:t>
            </w:r>
          </w:p>
        </w:tc>
      </w:tr>
      <w:tr w:rsidR="001A20E6" w14:paraId="19340E57" w14:textId="77777777">
        <w:tc>
          <w:tcPr>
            <w:tcW w:w="700" w:type="pct"/>
            <w:shd w:val="clear" w:color="auto" w:fill="FFEDD5"/>
            <w:tcMar>
              <w:top w:w="150" w:type="dxa"/>
              <w:left w:w="100" w:type="dxa"/>
              <w:bottom w:w="150" w:type="dxa"/>
              <w:right w:w="100" w:type="dxa"/>
            </w:tcMar>
          </w:tcPr>
          <w:p w14:paraId="7B13FC50" w14:textId="77777777" w:rsidR="001A20E6" w:rsidRDefault="00000000">
            <w:pPr>
              <w:pStyle w:val="TableCellTaskSubject"/>
            </w:pPr>
            <w:r>
              <w:t>Indian Polity and Governance</w:t>
            </w:r>
          </w:p>
          <w:p w14:paraId="48C394F4" w14:textId="77777777" w:rsidR="001A20E6" w:rsidRDefault="00000000">
            <w:pPr>
              <w:pStyle w:val="TableCellTaskDetails"/>
            </w:pPr>
            <w:r>
              <w:t>• Test - TEST — 3h</w:t>
            </w:r>
          </w:p>
          <w:p w14:paraId="12363347" w14:textId="77777777" w:rsidR="001A20E6" w:rsidRDefault="00000000">
            <w:pPr>
              <w:pStyle w:val="TableCellTaskBadge"/>
              <w:shd w:val="clear" w:color="auto" w:fill="FFF3E0"/>
            </w:pPr>
            <w:r>
              <w:rPr>
                <w:b/>
                <w:bCs/>
                <w:color w:val="F57C00"/>
              </w:rPr>
              <w:t>TEST</w:t>
            </w:r>
          </w:p>
        </w:tc>
        <w:tc>
          <w:tcPr>
            <w:tcW w:w="700" w:type="pct"/>
            <w:shd w:val="clear" w:color="auto" w:fill="FFEDD5"/>
            <w:tcMar>
              <w:top w:w="150" w:type="dxa"/>
              <w:left w:w="100" w:type="dxa"/>
              <w:bottom w:w="150" w:type="dxa"/>
              <w:right w:w="100" w:type="dxa"/>
            </w:tcMar>
          </w:tcPr>
          <w:p w14:paraId="4459EE14" w14:textId="77777777" w:rsidR="001A20E6" w:rsidRDefault="00000000">
            <w:pPr>
              <w:pStyle w:val="TableCellTaskSubject"/>
            </w:pPr>
            <w:r>
              <w:t>Indian Polity and Governance</w:t>
            </w:r>
          </w:p>
          <w:p w14:paraId="490F5373" w14:textId="77777777" w:rsidR="001A20E6" w:rsidRDefault="00000000">
            <w:pPr>
              <w:pStyle w:val="TableCellTaskDetails"/>
            </w:pPr>
            <w:r>
              <w:t>• Revision - Union Territories (P06) — 30m</w:t>
            </w:r>
          </w:p>
          <w:p w14:paraId="6C0148FA" w14:textId="77777777" w:rsidR="001A20E6" w:rsidRDefault="00000000">
            <w:pPr>
              <w:pStyle w:val="TableCellTaskBadge"/>
              <w:shd w:val="clear" w:color="auto" w:fill="FCE4EC"/>
            </w:pPr>
            <w:r>
              <w:rPr>
                <w:b/>
                <w:bCs/>
                <w:color w:val="C2185B"/>
              </w:rPr>
              <w:t>REVISION</w:t>
            </w:r>
          </w:p>
          <w:p w14:paraId="085995BC" w14:textId="77777777" w:rsidR="001A20E6" w:rsidRDefault="00000000">
            <w:pPr>
              <w:pStyle w:val="TableCellTaskDetails"/>
            </w:pPr>
            <w:r>
              <w:t>• Revision - Constitutional Bodies (P07) — 30m</w:t>
            </w:r>
          </w:p>
          <w:p w14:paraId="6FD20AF6" w14:textId="77777777" w:rsidR="001A20E6" w:rsidRDefault="00000000">
            <w:pPr>
              <w:pStyle w:val="TableCellTaskBadge"/>
              <w:shd w:val="clear" w:color="auto" w:fill="FCE4EC"/>
            </w:pPr>
            <w:r>
              <w:rPr>
                <w:b/>
                <w:bCs/>
                <w:color w:val="C2185B"/>
              </w:rPr>
              <w:t>REVISION</w:t>
            </w:r>
          </w:p>
          <w:p w14:paraId="67FB6C03" w14:textId="77777777" w:rsidR="001A20E6" w:rsidRDefault="00000000">
            <w:pPr>
              <w:pStyle w:val="TableCellTaskDetails"/>
            </w:pPr>
            <w:r>
              <w:t>• Revision - Non-Constitutional Bodies (P08) — 30m</w:t>
            </w:r>
          </w:p>
          <w:p w14:paraId="336B9777" w14:textId="77777777" w:rsidR="001A20E6" w:rsidRDefault="00000000">
            <w:pPr>
              <w:pStyle w:val="TableCellTaskBadge"/>
              <w:shd w:val="clear" w:color="auto" w:fill="FCE4EC"/>
            </w:pPr>
            <w:r>
              <w:rPr>
                <w:b/>
                <w:bCs/>
                <w:color w:val="C2185B"/>
              </w:rPr>
              <w:t>REVISION</w:t>
            </w:r>
          </w:p>
          <w:p w14:paraId="419E8B0B" w14:textId="77777777" w:rsidR="001A20E6" w:rsidRDefault="00000000">
            <w:pPr>
              <w:pStyle w:val="TableCellTaskDetails"/>
            </w:pPr>
            <w:r>
              <w:t>• Practice - State Government (P04) — 30m</w:t>
            </w:r>
          </w:p>
          <w:p w14:paraId="7A490487" w14:textId="77777777" w:rsidR="001A20E6" w:rsidRDefault="00000000">
            <w:pPr>
              <w:pStyle w:val="TableCellTaskBadge"/>
              <w:shd w:val="clear" w:color="auto" w:fill="E8F5E8"/>
            </w:pPr>
            <w:r>
              <w:rPr>
                <w:b/>
                <w:bCs/>
                <w:color w:val="388E3C"/>
              </w:rPr>
              <w:t>PRACTICE</w:t>
            </w:r>
          </w:p>
          <w:p w14:paraId="5E3F9F95" w14:textId="77777777" w:rsidR="001A20E6" w:rsidRDefault="00000000">
            <w:pPr>
              <w:pStyle w:val="TableCellTaskDetails"/>
            </w:pPr>
            <w:r>
              <w:t>• Practice - Local Government (P05) — 30m</w:t>
            </w:r>
          </w:p>
          <w:p w14:paraId="49DA1096" w14:textId="77777777" w:rsidR="001A20E6" w:rsidRDefault="00000000">
            <w:pPr>
              <w:pStyle w:val="TableCellTaskBadge"/>
              <w:shd w:val="clear" w:color="auto" w:fill="E8F5E8"/>
            </w:pPr>
            <w:r>
              <w:rPr>
                <w:b/>
                <w:bCs/>
                <w:color w:val="388E3C"/>
              </w:rPr>
              <w:t>PRACTICE</w:t>
            </w:r>
          </w:p>
        </w:tc>
        <w:tc>
          <w:tcPr>
            <w:tcW w:w="700" w:type="pct"/>
            <w:shd w:val="clear" w:color="auto" w:fill="FFEDD5"/>
            <w:tcMar>
              <w:top w:w="150" w:type="dxa"/>
              <w:left w:w="100" w:type="dxa"/>
              <w:bottom w:w="150" w:type="dxa"/>
              <w:right w:w="100" w:type="dxa"/>
            </w:tcMar>
          </w:tcPr>
          <w:p w14:paraId="4DBB3531" w14:textId="77777777" w:rsidR="001A20E6" w:rsidRDefault="00000000">
            <w:pPr>
              <w:pStyle w:val="TableCellTaskSubject"/>
            </w:pPr>
            <w:r>
              <w:t>Governance</w:t>
            </w:r>
          </w:p>
          <w:p w14:paraId="21F46574" w14:textId="77777777" w:rsidR="001A20E6" w:rsidRDefault="00000000">
            <w:pPr>
              <w:pStyle w:val="TableCellTaskDetails"/>
            </w:pPr>
            <w:r>
              <w:t>• Revision - Broad / Overlap (O00) — 30m</w:t>
            </w:r>
          </w:p>
          <w:p w14:paraId="37E4E603" w14:textId="77777777" w:rsidR="001A20E6" w:rsidRDefault="00000000">
            <w:pPr>
              <w:pStyle w:val="TableCellTaskBadge"/>
              <w:shd w:val="clear" w:color="auto" w:fill="FCE4EC"/>
            </w:pPr>
            <w:r>
              <w:rPr>
                <w:b/>
                <w:bCs/>
                <w:color w:val="C2185B"/>
              </w:rPr>
              <w:t>REVISION</w:t>
            </w:r>
          </w:p>
          <w:p w14:paraId="6358D6E2" w14:textId="77777777" w:rsidR="001A20E6" w:rsidRDefault="00000000">
            <w:pPr>
              <w:pStyle w:val="TableCellTaskDetails"/>
            </w:pPr>
            <w:r>
              <w:t>• Revision - Good governance and applications (O01) — 30m</w:t>
            </w:r>
          </w:p>
          <w:p w14:paraId="6238751D" w14:textId="77777777" w:rsidR="001A20E6" w:rsidRDefault="00000000">
            <w:pPr>
              <w:pStyle w:val="TableCellTaskBadge"/>
              <w:shd w:val="clear" w:color="auto" w:fill="FCE4EC"/>
            </w:pPr>
            <w:r>
              <w:rPr>
                <w:b/>
                <w:bCs/>
                <w:color w:val="C2185B"/>
              </w:rPr>
              <w:t>REVISION</w:t>
            </w:r>
          </w:p>
          <w:p w14:paraId="2AF1D1A6" w14:textId="77777777" w:rsidR="001A20E6" w:rsidRDefault="00000000">
            <w:pPr>
              <w:pStyle w:val="TableCellTaskDetails"/>
            </w:pPr>
            <w:r>
              <w:t>• Revision - Transparency (O02) — 30m</w:t>
            </w:r>
          </w:p>
          <w:p w14:paraId="1A04874D" w14:textId="77777777" w:rsidR="001A20E6" w:rsidRDefault="00000000">
            <w:pPr>
              <w:pStyle w:val="TableCellTaskBadge"/>
              <w:shd w:val="clear" w:color="auto" w:fill="FCE4EC"/>
            </w:pPr>
            <w:r>
              <w:rPr>
                <w:b/>
                <w:bCs/>
                <w:color w:val="C2185B"/>
              </w:rPr>
              <w:t>REVISION</w:t>
            </w:r>
          </w:p>
          <w:p w14:paraId="3AC75F14" w14:textId="77777777" w:rsidR="001A20E6" w:rsidRDefault="00000000">
            <w:pPr>
              <w:pStyle w:val="TableCellTaskDetails"/>
            </w:pPr>
            <w:r>
              <w:t>• Practice - Broad / Overlap (O00) — 30m</w:t>
            </w:r>
          </w:p>
          <w:p w14:paraId="0D974E65" w14:textId="77777777" w:rsidR="001A20E6" w:rsidRDefault="00000000">
            <w:pPr>
              <w:pStyle w:val="TableCellTaskBadge"/>
              <w:shd w:val="clear" w:color="auto" w:fill="E8F5E8"/>
            </w:pPr>
            <w:r>
              <w:rPr>
                <w:b/>
                <w:bCs/>
                <w:color w:val="388E3C"/>
              </w:rPr>
              <w:t>PRACTICE</w:t>
            </w:r>
          </w:p>
          <w:p w14:paraId="00A74127" w14:textId="77777777" w:rsidR="001A20E6" w:rsidRDefault="00000000">
            <w:pPr>
              <w:pStyle w:val="TableCellTaskDetails"/>
            </w:pPr>
            <w:r>
              <w:t>• Practice - Good governance and applications (O01) — 30m</w:t>
            </w:r>
          </w:p>
          <w:p w14:paraId="2B7B1B15" w14:textId="77777777" w:rsidR="001A20E6" w:rsidRDefault="00000000">
            <w:pPr>
              <w:pStyle w:val="TableCellTaskBadge"/>
              <w:shd w:val="clear" w:color="auto" w:fill="E8F5E8"/>
            </w:pPr>
            <w:r>
              <w:rPr>
                <w:b/>
                <w:bCs/>
                <w:color w:val="388E3C"/>
              </w:rPr>
              <w:t>PRACTICE</w:t>
            </w:r>
          </w:p>
        </w:tc>
        <w:tc>
          <w:tcPr>
            <w:tcW w:w="700" w:type="pct"/>
            <w:shd w:val="clear" w:color="auto" w:fill="FFEDD5"/>
            <w:tcMar>
              <w:top w:w="150" w:type="dxa"/>
              <w:left w:w="100" w:type="dxa"/>
              <w:bottom w:w="150" w:type="dxa"/>
              <w:right w:w="100" w:type="dxa"/>
            </w:tcMar>
          </w:tcPr>
          <w:p w14:paraId="2CCACB06" w14:textId="77777777" w:rsidR="001A20E6" w:rsidRDefault="00000000">
            <w:pPr>
              <w:pStyle w:val="TableCellTaskSubject"/>
            </w:pPr>
            <w:r>
              <w:t>Internal Security</w:t>
            </w:r>
          </w:p>
          <w:p w14:paraId="7ADB74B6" w14:textId="77777777" w:rsidR="001A20E6" w:rsidRDefault="00000000">
            <w:pPr>
              <w:pStyle w:val="TableCellTaskDetails"/>
            </w:pPr>
            <w:r>
              <w:t>• Revision - Broad / Overlap (C00) — 30m</w:t>
            </w:r>
          </w:p>
          <w:p w14:paraId="50197645" w14:textId="77777777" w:rsidR="001A20E6" w:rsidRDefault="00000000">
            <w:pPr>
              <w:pStyle w:val="TableCellTaskBadge"/>
              <w:shd w:val="clear" w:color="auto" w:fill="FCE4EC"/>
            </w:pPr>
            <w:r>
              <w:rPr>
                <w:b/>
                <w:bCs/>
                <w:color w:val="C2185B"/>
              </w:rPr>
              <w:t>REVISION</w:t>
            </w:r>
          </w:p>
          <w:p w14:paraId="7BDB18CB" w14:textId="77777777" w:rsidR="001A20E6" w:rsidRDefault="00000000">
            <w:pPr>
              <w:pStyle w:val="TableCellTaskDetails"/>
            </w:pPr>
            <w:r>
              <w:t>• Revision - Role of external state and non-state actors (C01) — 30m</w:t>
            </w:r>
          </w:p>
          <w:p w14:paraId="1F531AE2" w14:textId="77777777" w:rsidR="001A20E6" w:rsidRDefault="00000000">
            <w:pPr>
              <w:pStyle w:val="TableCellTaskBadge"/>
              <w:shd w:val="clear" w:color="auto" w:fill="FCE4EC"/>
            </w:pPr>
            <w:r>
              <w:rPr>
                <w:b/>
                <w:bCs/>
                <w:color w:val="C2185B"/>
              </w:rPr>
              <w:t>REVISION</w:t>
            </w:r>
          </w:p>
          <w:p w14:paraId="523B2299" w14:textId="77777777" w:rsidR="001A20E6" w:rsidRDefault="00000000">
            <w:pPr>
              <w:pStyle w:val="TableCellTaskDetails"/>
            </w:pPr>
            <w:r>
              <w:t>• Revision - North-East regional issues (C02) — 30m</w:t>
            </w:r>
          </w:p>
          <w:p w14:paraId="41AB20E6" w14:textId="77777777" w:rsidR="001A20E6" w:rsidRDefault="00000000">
            <w:pPr>
              <w:pStyle w:val="TableCellTaskBadge"/>
              <w:shd w:val="clear" w:color="auto" w:fill="FCE4EC"/>
            </w:pPr>
            <w:r>
              <w:rPr>
                <w:b/>
                <w:bCs/>
                <w:color w:val="C2185B"/>
              </w:rPr>
              <w:t>REVISION</w:t>
            </w:r>
          </w:p>
          <w:p w14:paraId="5D19DECF" w14:textId="77777777" w:rsidR="001A20E6" w:rsidRDefault="00000000">
            <w:pPr>
              <w:pStyle w:val="TableCellTaskDetails"/>
            </w:pPr>
            <w:r>
              <w:t>• Practice - Broad / Overlap (C00) — 30m</w:t>
            </w:r>
          </w:p>
          <w:p w14:paraId="4485A170" w14:textId="77777777" w:rsidR="001A20E6" w:rsidRDefault="00000000">
            <w:pPr>
              <w:pStyle w:val="TableCellTaskBadge"/>
              <w:shd w:val="clear" w:color="auto" w:fill="E8F5E8"/>
            </w:pPr>
            <w:r>
              <w:rPr>
                <w:b/>
                <w:bCs/>
                <w:color w:val="388E3C"/>
              </w:rPr>
              <w:t>PRACTICE</w:t>
            </w:r>
          </w:p>
          <w:p w14:paraId="558F114A" w14:textId="77777777" w:rsidR="001A20E6" w:rsidRDefault="00000000">
            <w:pPr>
              <w:pStyle w:val="TableCellTaskDetails"/>
            </w:pPr>
            <w:r>
              <w:t>• Practice - Role of external state and non-state actors (C01) — 30m</w:t>
            </w:r>
          </w:p>
          <w:p w14:paraId="6C972849" w14:textId="77777777" w:rsidR="001A20E6" w:rsidRDefault="00000000">
            <w:pPr>
              <w:pStyle w:val="TableCellTaskBadge"/>
              <w:shd w:val="clear" w:color="auto" w:fill="E8F5E8"/>
            </w:pPr>
            <w:r>
              <w:rPr>
                <w:b/>
                <w:bCs/>
                <w:color w:val="388E3C"/>
              </w:rPr>
              <w:t>PRACTICE</w:t>
            </w:r>
          </w:p>
        </w:tc>
        <w:tc>
          <w:tcPr>
            <w:tcW w:w="700" w:type="pct"/>
            <w:shd w:val="clear" w:color="auto" w:fill="FFEDD5"/>
            <w:tcMar>
              <w:top w:w="150" w:type="dxa"/>
              <w:left w:w="100" w:type="dxa"/>
              <w:bottom w:w="150" w:type="dxa"/>
              <w:right w:w="100" w:type="dxa"/>
            </w:tcMar>
          </w:tcPr>
          <w:p w14:paraId="7DF161A4" w14:textId="77777777" w:rsidR="001A20E6" w:rsidRDefault="00000000">
            <w:pPr>
              <w:pStyle w:val="TableCellTaskSubject"/>
            </w:pPr>
            <w:r>
              <w:t>Society and Social Justice</w:t>
            </w:r>
          </w:p>
          <w:p w14:paraId="303BCACA" w14:textId="77777777" w:rsidR="001A20E6" w:rsidRDefault="00000000">
            <w:pPr>
              <w:pStyle w:val="TableCellTaskDetails"/>
            </w:pPr>
            <w:r>
              <w:t>• Revision - Issues of women (S03) — 30m</w:t>
            </w:r>
          </w:p>
          <w:p w14:paraId="00DF64C1" w14:textId="77777777" w:rsidR="001A20E6" w:rsidRDefault="00000000">
            <w:pPr>
              <w:pStyle w:val="TableCellTaskBadge"/>
              <w:shd w:val="clear" w:color="auto" w:fill="FCE4EC"/>
            </w:pPr>
            <w:r>
              <w:rPr>
                <w:b/>
                <w:bCs/>
                <w:color w:val="C2185B"/>
              </w:rPr>
              <w:t>REVISION</w:t>
            </w:r>
          </w:p>
          <w:p w14:paraId="1528EA87" w14:textId="77777777" w:rsidR="001A20E6" w:rsidRDefault="00000000">
            <w:pPr>
              <w:pStyle w:val="TableCellTaskDetails"/>
            </w:pPr>
            <w:r>
              <w:t>• Revision - Urbanization - Problems and remedies (S04) — 30m</w:t>
            </w:r>
          </w:p>
          <w:p w14:paraId="5DB9E92D" w14:textId="77777777" w:rsidR="001A20E6" w:rsidRDefault="00000000">
            <w:pPr>
              <w:pStyle w:val="TableCellTaskBadge"/>
              <w:shd w:val="clear" w:color="auto" w:fill="FCE4EC"/>
            </w:pPr>
            <w:r>
              <w:rPr>
                <w:b/>
                <w:bCs/>
                <w:color w:val="C2185B"/>
              </w:rPr>
              <w:t>REVISION</w:t>
            </w:r>
          </w:p>
          <w:p w14:paraId="4033482A" w14:textId="77777777" w:rsidR="001A20E6" w:rsidRDefault="00000000">
            <w:pPr>
              <w:pStyle w:val="TableCellTaskDetails"/>
            </w:pPr>
            <w:r>
              <w:t>• Revision - Impact of Globalisation on Indian society (S05) — 30m</w:t>
            </w:r>
          </w:p>
          <w:p w14:paraId="0A644934" w14:textId="77777777" w:rsidR="001A20E6" w:rsidRDefault="00000000">
            <w:pPr>
              <w:pStyle w:val="TableCellTaskBadge"/>
              <w:shd w:val="clear" w:color="auto" w:fill="FCE4EC"/>
            </w:pPr>
            <w:r>
              <w:rPr>
                <w:b/>
                <w:bCs/>
                <w:color w:val="C2185B"/>
              </w:rPr>
              <w:t>REVISION</w:t>
            </w:r>
          </w:p>
          <w:p w14:paraId="4459107B" w14:textId="77777777" w:rsidR="001A20E6" w:rsidRDefault="00000000">
            <w:pPr>
              <w:pStyle w:val="TableCellTaskDetails"/>
            </w:pPr>
            <w:r>
              <w:t>• Practice - Diversity of India (S02) — 30m</w:t>
            </w:r>
          </w:p>
          <w:p w14:paraId="27DA0831" w14:textId="77777777" w:rsidR="001A20E6" w:rsidRDefault="00000000">
            <w:pPr>
              <w:pStyle w:val="TableCellTaskBadge"/>
              <w:shd w:val="clear" w:color="auto" w:fill="E8F5E8"/>
            </w:pPr>
            <w:r>
              <w:rPr>
                <w:b/>
                <w:bCs/>
                <w:color w:val="388E3C"/>
              </w:rPr>
              <w:t>PRACTICE</w:t>
            </w:r>
          </w:p>
          <w:p w14:paraId="7278FA8B" w14:textId="77777777" w:rsidR="001A20E6" w:rsidRDefault="00000000">
            <w:pPr>
              <w:pStyle w:val="TableCellTaskDetails"/>
            </w:pPr>
            <w:r>
              <w:t>• Practice - Issues of women (S03) — 30m</w:t>
            </w:r>
          </w:p>
          <w:p w14:paraId="26308FEC" w14:textId="77777777" w:rsidR="001A20E6" w:rsidRDefault="00000000">
            <w:pPr>
              <w:pStyle w:val="TableCellTaskBadge"/>
              <w:shd w:val="clear" w:color="auto" w:fill="E8F5E8"/>
            </w:pPr>
            <w:r>
              <w:rPr>
                <w:b/>
                <w:bCs/>
                <w:color w:val="388E3C"/>
              </w:rPr>
              <w:t>PRACTICE</w:t>
            </w:r>
          </w:p>
        </w:tc>
        <w:tc>
          <w:tcPr>
            <w:tcW w:w="700" w:type="pct"/>
            <w:shd w:val="clear" w:color="auto" w:fill="FFEDD5"/>
            <w:tcMar>
              <w:top w:w="150" w:type="dxa"/>
              <w:left w:w="100" w:type="dxa"/>
              <w:bottom w:w="150" w:type="dxa"/>
              <w:right w:w="100" w:type="dxa"/>
            </w:tcMar>
          </w:tcPr>
          <w:p w14:paraId="300E1A17" w14:textId="77777777" w:rsidR="001A20E6" w:rsidRDefault="00000000">
            <w:pPr>
              <w:pStyle w:val="TableCellTaskSubject"/>
            </w:pPr>
            <w:r>
              <w:t>Essay</w:t>
            </w:r>
          </w:p>
          <w:p w14:paraId="280BB787" w14:textId="77777777" w:rsidR="001A20E6" w:rsidRDefault="00000000">
            <w:pPr>
              <w:pStyle w:val="TableCellTaskDetails"/>
            </w:pPr>
            <w:r>
              <w:t>• Revision - Economy based topics (Z04) — 30m</w:t>
            </w:r>
          </w:p>
          <w:p w14:paraId="648C8158" w14:textId="77777777" w:rsidR="001A20E6" w:rsidRDefault="00000000">
            <w:pPr>
              <w:pStyle w:val="TableCellTaskBadge"/>
              <w:shd w:val="clear" w:color="auto" w:fill="FCE4EC"/>
            </w:pPr>
            <w:r>
              <w:rPr>
                <w:b/>
                <w:bCs/>
                <w:color w:val="C2185B"/>
              </w:rPr>
              <w:t>REVISION</w:t>
            </w:r>
          </w:p>
          <w:p w14:paraId="7D4AFBDC" w14:textId="77777777" w:rsidR="001A20E6" w:rsidRDefault="00000000">
            <w:pPr>
              <w:pStyle w:val="TableCellTaskDetails"/>
            </w:pPr>
            <w:r>
              <w:t>• Revision - Enviroment based topics (Z05) — 30m</w:t>
            </w:r>
          </w:p>
          <w:p w14:paraId="40AD2088" w14:textId="77777777" w:rsidR="001A20E6" w:rsidRDefault="00000000">
            <w:pPr>
              <w:pStyle w:val="TableCellTaskBadge"/>
              <w:shd w:val="clear" w:color="auto" w:fill="FCE4EC"/>
            </w:pPr>
            <w:r>
              <w:rPr>
                <w:b/>
                <w:bCs/>
                <w:color w:val="C2185B"/>
              </w:rPr>
              <w:t>REVISION</w:t>
            </w:r>
          </w:p>
          <w:p w14:paraId="4CC5D3C1" w14:textId="77777777" w:rsidR="001A20E6" w:rsidRDefault="00000000">
            <w:pPr>
              <w:pStyle w:val="TableCellTaskDetails"/>
            </w:pPr>
            <w:r>
              <w:t>• Revision - Governance based topics (Z06) — 30m</w:t>
            </w:r>
          </w:p>
          <w:p w14:paraId="5C595E7D" w14:textId="77777777" w:rsidR="001A20E6" w:rsidRDefault="00000000">
            <w:pPr>
              <w:pStyle w:val="TableCellTaskBadge"/>
              <w:shd w:val="clear" w:color="auto" w:fill="FCE4EC"/>
            </w:pPr>
            <w:r>
              <w:rPr>
                <w:b/>
                <w:bCs/>
                <w:color w:val="C2185B"/>
              </w:rPr>
              <w:t>REVISION</w:t>
            </w:r>
          </w:p>
          <w:p w14:paraId="6B8AD745" w14:textId="77777777" w:rsidR="001A20E6" w:rsidRDefault="00000000">
            <w:pPr>
              <w:pStyle w:val="TableCellTaskDetails"/>
            </w:pPr>
            <w:r>
              <w:t>• Practice - Education &amp; Health based topics (Z03) — 30m</w:t>
            </w:r>
          </w:p>
          <w:p w14:paraId="4871678E" w14:textId="77777777" w:rsidR="001A20E6" w:rsidRDefault="00000000">
            <w:pPr>
              <w:pStyle w:val="TableCellTaskBadge"/>
              <w:shd w:val="clear" w:color="auto" w:fill="E8F5E8"/>
            </w:pPr>
            <w:r>
              <w:rPr>
                <w:b/>
                <w:bCs/>
                <w:color w:val="388E3C"/>
              </w:rPr>
              <w:t>PRACTICE</w:t>
            </w:r>
          </w:p>
          <w:p w14:paraId="419E853B" w14:textId="77777777" w:rsidR="001A20E6" w:rsidRDefault="00000000">
            <w:pPr>
              <w:pStyle w:val="TableCellTaskDetails"/>
            </w:pPr>
            <w:r>
              <w:t>• Practice - Economy based topics (Z04) — 30m</w:t>
            </w:r>
          </w:p>
          <w:p w14:paraId="796A0FAE" w14:textId="77777777" w:rsidR="001A20E6" w:rsidRDefault="00000000">
            <w:pPr>
              <w:pStyle w:val="TableCellTaskBadge"/>
              <w:shd w:val="clear" w:color="auto" w:fill="E8F5E8"/>
            </w:pPr>
            <w:r>
              <w:rPr>
                <w:b/>
                <w:bCs/>
                <w:color w:val="388E3C"/>
              </w:rPr>
              <w:t>PRACTICE</w:t>
            </w:r>
          </w:p>
        </w:tc>
        <w:tc>
          <w:tcPr>
            <w:tcW w:w="700" w:type="pct"/>
            <w:shd w:val="clear" w:color="auto" w:fill="FFF3E0"/>
            <w:tcMar>
              <w:top w:w="150" w:type="dxa"/>
              <w:left w:w="100" w:type="dxa"/>
              <w:bottom w:w="150" w:type="dxa"/>
              <w:right w:w="100" w:type="dxa"/>
            </w:tcMar>
          </w:tcPr>
          <w:p w14:paraId="74E891F3" w14:textId="77777777" w:rsidR="001A20E6" w:rsidRDefault="001A20E6"/>
        </w:tc>
      </w:tr>
      <w:tr w:rsidR="001A20E6" w14:paraId="2D7F2BDE" w14:textId="77777777">
        <w:tc>
          <w:tcPr>
            <w:tcW w:w="700" w:type="pct"/>
            <w:shd w:val="clear" w:color="auto" w:fill="FFEDD5"/>
            <w:tcMar>
              <w:top w:w="150" w:type="dxa"/>
              <w:left w:w="100" w:type="dxa"/>
              <w:bottom w:w="150" w:type="dxa"/>
              <w:right w:w="100" w:type="dxa"/>
            </w:tcMar>
          </w:tcPr>
          <w:p w14:paraId="7D16EB34" w14:textId="77777777" w:rsidR="001A20E6" w:rsidRDefault="00000000">
            <w:pPr>
              <w:pStyle w:val="TableCellTaskSubject"/>
            </w:pPr>
            <w:r>
              <w:t>Indian Economy</w:t>
            </w:r>
          </w:p>
          <w:p w14:paraId="734A34A8" w14:textId="77777777" w:rsidR="001A20E6" w:rsidRDefault="00000000">
            <w:pPr>
              <w:pStyle w:val="TableCellTaskDetails"/>
            </w:pPr>
            <w:r>
              <w:t>• Test - TEST — 3h</w:t>
            </w:r>
          </w:p>
          <w:p w14:paraId="00D2FA29" w14:textId="77777777" w:rsidR="001A20E6" w:rsidRDefault="00000000">
            <w:pPr>
              <w:pStyle w:val="TableCellTaskBadge"/>
              <w:shd w:val="clear" w:color="auto" w:fill="FFF3E0"/>
            </w:pPr>
            <w:r>
              <w:rPr>
                <w:b/>
                <w:bCs/>
                <w:color w:val="F57C00"/>
              </w:rPr>
              <w:t>TEST</w:t>
            </w:r>
          </w:p>
        </w:tc>
        <w:tc>
          <w:tcPr>
            <w:tcW w:w="700" w:type="pct"/>
            <w:shd w:val="clear" w:color="auto" w:fill="FFEDD5"/>
            <w:tcMar>
              <w:top w:w="150" w:type="dxa"/>
              <w:left w:w="100" w:type="dxa"/>
              <w:bottom w:w="150" w:type="dxa"/>
              <w:right w:w="100" w:type="dxa"/>
            </w:tcMar>
          </w:tcPr>
          <w:p w14:paraId="38D3A460" w14:textId="77777777" w:rsidR="001A20E6" w:rsidRDefault="00000000">
            <w:pPr>
              <w:pStyle w:val="TableCellTaskSubject"/>
            </w:pPr>
            <w:r>
              <w:t>Indian Economy</w:t>
            </w:r>
          </w:p>
          <w:p w14:paraId="2A55DA88" w14:textId="77777777" w:rsidR="001A20E6" w:rsidRDefault="00000000">
            <w:pPr>
              <w:pStyle w:val="TableCellTaskDetails"/>
            </w:pPr>
            <w:r>
              <w:t>• Revision - Agriculture (E06) — 30m</w:t>
            </w:r>
          </w:p>
          <w:p w14:paraId="3AAD68AD" w14:textId="77777777" w:rsidR="001A20E6" w:rsidRDefault="00000000">
            <w:pPr>
              <w:pStyle w:val="TableCellTaskBadge"/>
              <w:shd w:val="clear" w:color="auto" w:fill="FCE4EC"/>
            </w:pPr>
            <w:r>
              <w:rPr>
                <w:b/>
                <w:bCs/>
                <w:color w:val="C2185B"/>
              </w:rPr>
              <w:t>REVISION</w:t>
            </w:r>
          </w:p>
          <w:p w14:paraId="29958373" w14:textId="77777777" w:rsidR="001A20E6" w:rsidRDefault="00000000">
            <w:pPr>
              <w:pStyle w:val="TableCellTaskDetails"/>
            </w:pPr>
            <w:r>
              <w:t>• Revision - Industry (E07) — 30m</w:t>
            </w:r>
          </w:p>
          <w:p w14:paraId="67E09B02" w14:textId="77777777" w:rsidR="001A20E6" w:rsidRDefault="00000000">
            <w:pPr>
              <w:pStyle w:val="TableCellTaskBadge"/>
              <w:shd w:val="clear" w:color="auto" w:fill="FCE4EC"/>
            </w:pPr>
            <w:r>
              <w:rPr>
                <w:b/>
                <w:bCs/>
                <w:color w:val="C2185B"/>
              </w:rPr>
              <w:t>REVISION</w:t>
            </w:r>
          </w:p>
          <w:p w14:paraId="2EA77977" w14:textId="77777777" w:rsidR="001A20E6" w:rsidRDefault="00000000">
            <w:pPr>
              <w:pStyle w:val="TableCellTaskDetails"/>
            </w:pPr>
            <w:r>
              <w:t>• Revision - Services (E08) — 30m</w:t>
            </w:r>
          </w:p>
          <w:p w14:paraId="69EB869F" w14:textId="77777777" w:rsidR="001A20E6" w:rsidRDefault="00000000">
            <w:pPr>
              <w:pStyle w:val="TableCellTaskBadge"/>
              <w:shd w:val="clear" w:color="auto" w:fill="FCE4EC"/>
            </w:pPr>
            <w:r>
              <w:rPr>
                <w:b/>
                <w:bCs/>
                <w:color w:val="C2185B"/>
              </w:rPr>
              <w:t>REVISION</w:t>
            </w:r>
          </w:p>
          <w:p w14:paraId="0B986B0A" w14:textId="77777777" w:rsidR="001A20E6" w:rsidRDefault="00000000">
            <w:pPr>
              <w:pStyle w:val="TableCellTaskDetails"/>
            </w:pPr>
            <w:r>
              <w:t>• Practice - Inclusive Growth (E04) — 30m</w:t>
            </w:r>
          </w:p>
          <w:p w14:paraId="714F19F9" w14:textId="77777777" w:rsidR="001A20E6" w:rsidRDefault="00000000">
            <w:pPr>
              <w:pStyle w:val="TableCellTaskBadge"/>
              <w:shd w:val="clear" w:color="auto" w:fill="E8F5E8"/>
            </w:pPr>
            <w:r>
              <w:rPr>
                <w:b/>
                <w:bCs/>
                <w:color w:val="388E3C"/>
              </w:rPr>
              <w:t>PRACTICE</w:t>
            </w:r>
          </w:p>
          <w:p w14:paraId="02A46045" w14:textId="77777777" w:rsidR="001A20E6" w:rsidRDefault="00000000">
            <w:pPr>
              <w:pStyle w:val="TableCellTaskDetails"/>
            </w:pPr>
            <w:r>
              <w:t>• Practice - Poverty and Unemployment (E05) — 30m</w:t>
            </w:r>
          </w:p>
          <w:p w14:paraId="770DDF73" w14:textId="77777777" w:rsidR="001A20E6" w:rsidRDefault="00000000">
            <w:pPr>
              <w:pStyle w:val="TableCellTaskBadge"/>
              <w:shd w:val="clear" w:color="auto" w:fill="E8F5E8"/>
            </w:pPr>
            <w:r>
              <w:rPr>
                <w:b/>
                <w:bCs/>
                <w:color w:val="388E3C"/>
              </w:rPr>
              <w:t>PRACTICE</w:t>
            </w:r>
          </w:p>
        </w:tc>
        <w:tc>
          <w:tcPr>
            <w:tcW w:w="700" w:type="pct"/>
            <w:shd w:val="clear" w:color="auto" w:fill="FFEDD5"/>
            <w:tcMar>
              <w:top w:w="150" w:type="dxa"/>
              <w:left w:w="100" w:type="dxa"/>
              <w:bottom w:w="150" w:type="dxa"/>
              <w:right w:w="100" w:type="dxa"/>
            </w:tcMar>
          </w:tcPr>
          <w:p w14:paraId="6A423B4F" w14:textId="77777777" w:rsidR="001A20E6" w:rsidRDefault="00000000">
            <w:pPr>
              <w:pStyle w:val="TableCellTaskSubject"/>
            </w:pPr>
            <w:r>
              <w:t>International Relations</w:t>
            </w:r>
          </w:p>
          <w:p w14:paraId="09EA3220" w14:textId="77777777" w:rsidR="001A20E6" w:rsidRDefault="00000000">
            <w:pPr>
              <w:pStyle w:val="TableCellTaskDetails"/>
            </w:pPr>
            <w:r>
              <w:t>• Revision - Broad / Overlap (I00) — 30m</w:t>
            </w:r>
          </w:p>
          <w:p w14:paraId="7891A2BB" w14:textId="77777777" w:rsidR="001A20E6" w:rsidRDefault="00000000">
            <w:pPr>
              <w:pStyle w:val="TableCellTaskBadge"/>
              <w:shd w:val="clear" w:color="auto" w:fill="FCE4EC"/>
            </w:pPr>
            <w:r>
              <w:rPr>
                <w:b/>
                <w:bCs/>
                <w:color w:val="C2185B"/>
              </w:rPr>
              <w:t>REVISION</w:t>
            </w:r>
          </w:p>
          <w:p w14:paraId="061CC71D" w14:textId="77777777" w:rsidR="001A20E6" w:rsidRDefault="00000000">
            <w:pPr>
              <w:pStyle w:val="TableCellTaskDetails"/>
            </w:pPr>
            <w:r>
              <w:t>• Revision - India's foreign policy (I01) — 30m</w:t>
            </w:r>
          </w:p>
          <w:p w14:paraId="190F5BA9" w14:textId="77777777" w:rsidR="001A20E6" w:rsidRDefault="00000000">
            <w:pPr>
              <w:pStyle w:val="TableCellTaskBadge"/>
              <w:shd w:val="clear" w:color="auto" w:fill="FCE4EC"/>
            </w:pPr>
            <w:r>
              <w:rPr>
                <w:b/>
                <w:bCs/>
                <w:color w:val="C2185B"/>
              </w:rPr>
              <w:t>REVISION</w:t>
            </w:r>
          </w:p>
          <w:p w14:paraId="7D3C17BD" w14:textId="77777777" w:rsidR="001A20E6" w:rsidRDefault="00000000">
            <w:pPr>
              <w:pStyle w:val="TableCellTaskDetails"/>
            </w:pPr>
            <w:r>
              <w:t>• Revision - India and its neighborhood (I02) — 30m</w:t>
            </w:r>
          </w:p>
          <w:p w14:paraId="0567BA74" w14:textId="77777777" w:rsidR="001A20E6" w:rsidRDefault="00000000">
            <w:pPr>
              <w:pStyle w:val="TableCellTaskBadge"/>
              <w:shd w:val="clear" w:color="auto" w:fill="FCE4EC"/>
            </w:pPr>
            <w:r>
              <w:rPr>
                <w:b/>
                <w:bCs/>
                <w:color w:val="C2185B"/>
              </w:rPr>
              <w:t>REVISION</w:t>
            </w:r>
          </w:p>
          <w:p w14:paraId="7768B34D" w14:textId="77777777" w:rsidR="001A20E6" w:rsidRDefault="00000000">
            <w:pPr>
              <w:pStyle w:val="TableCellTaskDetails"/>
            </w:pPr>
            <w:r>
              <w:t>• Practice - Broad / Overlap (I00) — 30m</w:t>
            </w:r>
          </w:p>
          <w:p w14:paraId="06B395E6" w14:textId="77777777" w:rsidR="001A20E6" w:rsidRDefault="00000000">
            <w:pPr>
              <w:pStyle w:val="TableCellTaskBadge"/>
              <w:shd w:val="clear" w:color="auto" w:fill="E8F5E8"/>
            </w:pPr>
            <w:r>
              <w:rPr>
                <w:b/>
                <w:bCs/>
                <w:color w:val="388E3C"/>
              </w:rPr>
              <w:t>PRACTICE</w:t>
            </w:r>
          </w:p>
          <w:p w14:paraId="328A54E0" w14:textId="77777777" w:rsidR="001A20E6" w:rsidRDefault="00000000">
            <w:pPr>
              <w:pStyle w:val="TableCellTaskDetails"/>
            </w:pPr>
            <w:r>
              <w:t>• Practice - India's foreign policy (I01) — 30m</w:t>
            </w:r>
          </w:p>
          <w:p w14:paraId="7FE6D150" w14:textId="77777777" w:rsidR="001A20E6" w:rsidRDefault="00000000">
            <w:pPr>
              <w:pStyle w:val="TableCellTaskBadge"/>
              <w:shd w:val="clear" w:color="auto" w:fill="E8F5E8"/>
            </w:pPr>
            <w:r>
              <w:rPr>
                <w:b/>
                <w:bCs/>
                <w:color w:val="388E3C"/>
              </w:rPr>
              <w:t>PRACTICE</w:t>
            </w:r>
          </w:p>
        </w:tc>
        <w:tc>
          <w:tcPr>
            <w:tcW w:w="700" w:type="pct"/>
            <w:shd w:val="clear" w:color="auto" w:fill="FFEDD5"/>
            <w:tcMar>
              <w:top w:w="150" w:type="dxa"/>
              <w:left w:w="100" w:type="dxa"/>
              <w:bottom w:w="150" w:type="dxa"/>
              <w:right w:w="100" w:type="dxa"/>
            </w:tcMar>
          </w:tcPr>
          <w:p w14:paraId="54F8F641" w14:textId="77777777" w:rsidR="001A20E6" w:rsidRDefault="00000000">
            <w:pPr>
              <w:pStyle w:val="TableCellTaskSubject"/>
            </w:pPr>
            <w:r>
              <w:t>Society and Social Justice</w:t>
            </w:r>
          </w:p>
          <w:p w14:paraId="6E0BEFC1" w14:textId="77777777" w:rsidR="001A20E6" w:rsidRDefault="00000000">
            <w:pPr>
              <w:pStyle w:val="TableCellTaskDetails"/>
            </w:pPr>
            <w:r>
              <w:t>• Revision - Broad / Overlap (S00) — 30m</w:t>
            </w:r>
          </w:p>
          <w:p w14:paraId="5AF9BEA4" w14:textId="77777777" w:rsidR="001A20E6" w:rsidRDefault="00000000">
            <w:pPr>
              <w:pStyle w:val="TableCellTaskBadge"/>
              <w:shd w:val="clear" w:color="auto" w:fill="FCE4EC"/>
            </w:pPr>
            <w:r>
              <w:rPr>
                <w:b/>
                <w:bCs/>
                <w:color w:val="C2185B"/>
              </w:rPr>
              <w:t>REVISION</w:t>
            </w:r>
          </w:p>
          <w:p w14:paraId="3A137943" w14:textId="77777777" w:rsidR="001A20E6" w:rsidRDefault="00000000">
            <w:pPr>
              <w:pStyle w:val="TableCellTaskDetails"/>
            </w:pPr>
            <w:r>
              <w:t>• Revision - Salient features of Indian Society (S01) — 30m</w:t>
            </w:r>
          </w:p>
          <w:p w14:paraId="181FD775" w14:textId="77777777" w:rsidR="001A20E6" w:rsidRDefault="00000000">
            <w:pPr>
              <w:pStyle w:val="TableCellTaskBadge"/>
              <w:shd w:val="clear" w:color="auto" w:fill="FCE4EC"/>
            </w:pPr>
            <w:r>
              <w:rPr>
                <w:b/>
                <w:bCs/>
                <w:color w:val="C2185B"/>
              </w:rPr>
              <w:t>REVISION</w:t>
            </w:r>
          </w:p>
          <w:p w14:paraId="18996E5C" w14:textId="77777777" w:rsidR="001A20E6" w:rsidRDefault="00000000">
            <w:pPr>
              <w:pStyle w:val="TableCellTaskDetails"/>
            </w:pPr>
            <w:r>
              <w:t>• Revision - Diversity of India (S02) — 30m</w:t>
            </w:r>
          </w:p>
          <w:p w14:paraId="512B8481" w14:textId="77777777" w:rsidR="001A20E6" w:rsidRDefault="00000000">
            <w:pPr>
              <w:pStyle w:val="TableCellTaskBadge"/>
              <w:shd w:val="clear" w:color="auto" w:fill="FCE4EC"/>
            </w:pPr>
            <w:r>
              <w:rPr>
                <w:b/>
                <w:bCs/>
                <w:color w:val="C2185B"/>
              </w:rPr>
              <w:t>REVISION</w:t>
            </w:r>
          </w:p>
          <w:p w14:paraId="0D8734D7" w14:textId="77777777" w:rsidR="001A20E6" w:rsidRDefault="00000000">
            <w:pPr>
              <w:pStyle w:val="TableCellTaskDetails"/>
            </w:pPr>
            <w:r>
              <w:t>• Practice - Broad / Overlap (S00) — 30m</w:t>
            </w:r>
          </w:p>
          <w:p w14:paraId="1702C5C5" w14:textId="77777777" w:rsidR="001A20E6" w:rsidRDefault="00000000">
            <w:pPr>
              <w:pStyle w:val="TableCellTaskBadge"/>
              <w:shd w:val="clear" w:color="auto" w:fill="E8F5E8"/>
            </w:pPr>
            <w:r>
              <w:rPr>
                <w:b/>
                <w:bCs/>
                <w:color w:val="388E3C"/>
              </w:rPr>
              <w:t>PRACTICE</w:t>
            </w:r>
          </w:p>
          <w:p w14:paraId="6069C9BE" w14:textId="77777777" w:rsidR="001A20E6" w:rsidRDefault="00000000">
            <w:pPr>
              <w:pStyle w:val="TableCellTaskDetails"/>
            </w:pPr>
            <w:r>
              <w:t>• Practice - Salient features of Indian Society (S01) — 30m</w:t>
            </w:r>
          </w:p>
          <w:p w14:paraId="556D5A2F" w14:textId="77777777" w:rsidR="001A20E6" w:rsidRDefault="00000000">
            <w:pPr>
              <w:pStyle w:val="TableCellTaskBadge"/>
              <w:shd w:val="clear" w:color="auto" w:fill="E8F5E8"/>
            </w:pPr>
            <w:r>
              <w:rPr>
                <w:b/>
                <w:bCs/>
                <w:color w:val="388E3C"/>
              </w:rPr>
              <w:t>PRACTICE</w:t>
            </w:r>
          </w:p>
        </w:tc>
        <w:tc>
          <w:tcPr>
            <w:tcW w:w="700" w:type="pct"/>
            <w:shd w:val="clear" w:color="auto" w:fill="FFEDD5"/>
            <w:tcMar>
              <w:top w:w="150" w:type="dxa"/>
              <w:left w:w="100" w:type="dxa"/>
              <w:bottom w:w="150" w:type="dxa"/>
              <w:right w:w="100" w:type="dxa"/>
            </w:tcMar>
          </w:tcPr>
          <w:p w14:paraId="5F29A6F2" w14:textId="77777777" w:rsidR="001A20E6" w:rsidRDefault="00000000">
            <w:pPr>
              <w:pStyle w:val="TableCellTaskSubject"/>
            </w:pPr>
            <w:r>
              <w:t>Essay</w:t>
            </w:r>
          </w:p>
          <w:p w14:paraId="5BF68501" w14:textId="77777777" w:rsidR="001A20E6" w:rsidRDefault="00000000">
            <w:pPr>
              <w:pStyle w:val="TableCellTaskDetails"/>
            </w:pPr>
            <w:r>
              <w:t>• Revision - Philosophical topics (Z01) — 30m</w:t>
            </w:r>
          </w:p>
          <w:p w14:paraId="1B595134" w14:textId="77777777" w:rsidR="001A20E6" w:rsidRDefault="00000000">
            <w:pPr>
              <w:pStyle w:val="TableCellTaskBadge"/>
              <w:shd w:val="clear" w:color="auto" w:fill="FCE4EC"/>
            </w:pPr>
            <w:r>
              <w:rPr>
                <w:b/>
                <w:bCs/>
                <w:color w:val="C2185B"/>
              </w:rPr>
              <w:t>REVISION</w:t>
            </w:r>
          </w:p>
          <w:p w14:paraId="4C8D0990" w14:textId="77777777" w:rsidR="001A20E6" w:rsidRDefault="00000000">
            <w:pPr>
              <w:pStyle w:val="TableCellTaskDetails"/>
            </w:pPr>
            <w:r>
              <w:t>• Revision - Women based topics (Z02) — 30m</w:t>
            </w:r>
          </w:p>
          <w:p w14:paraId="59B4B2B3" w14:textId="77777777" w:rsidR="001A20E6" w:rsidRDefault="00000000">
            <w:pPr>
              <w:pStyle w:val="TableCellTaskBadge"/>
              <w:shd w:val="clear" w:color="auto" w:fill="FCE4EC"/>
            </w:pPr>
            <w:r>
              <w:rPr>
                <w:b/>
                <w:bCs/>
                <w:color w:val="C2185B"/>
              </w:rPr>
              <w:t>REVISION</w:t>
            </w:r>
          </w:p>
          <w:p w14:paraId="0438719F" w14:textId="77777777" w:rsidR="001A20E6" w:rsidRDefault="00000000">
            <w:pPr>
              <w:pStyle w:val="TableCellTaskDetails"/>
            </w:pPr>
            <w:r>
              <w:t>• Revision - Education &amp; Health based topics (Z03) — 30m</w:t>
            </w:r>
          </w:p>
          <w:p w14:paraId="046B8628" w14:textId="77777777" w:rsidR="001A20E6" w:rsidRDefault="00000000">
            <w:pPr>
              <w:pStyle w:val="TableCellTaskBadge"/>
              <w:shd w:val="clear" w:color="auto" w:fill="FCE4EC"/>
            </w:pPr>
            <w:r>
              <w:rPr>
                <w:b/>
                <w:bCs/>
                <w:color w:val="C2185B"/>
              </w:rPr>
              <w:t>REVISION</w:t>
            </w:r>
          </w:p>
          <w:p w14:paraId="2C065226" w14:textId="77777777" w:rsidR="001A20E6" w:rsidRDefault="00000000">
            <w:pPr>
              <w:pStyle w:val="TableCellTaskDetails"/>
            </w:pPr>
            <w:r>
              <w:t>• Practice - Philosophical topics (Z01) — 30m</w:t>
            </w:r>
          </w:p>
          <w:p w14:paraId="098A3654" w14:textId="77777777" w:rsidR="001A20E6" w:rsidRDefault="00000000">
            <w:pPr>
              <w:pStyle w:val="TableCellTaskBadge"/>
              <w:shd w:val="clear" w:color="auto" w:fill="E8F5E8"/>
            </w:pPr>
            <w:r>
              <w:rPr>
                <w:b/>
                <w:bCs/>
                <w:color w:val="388E3C"/>
              </w:rPr>
              <w:t>PRACTICE</w:t>
            </w:r>
          </w:p>
          <w:p w14:paraId="1652E2AD" w14:textId="77777777" w:rsidR="001A20E6" w:rsidRDefault="00000000">
            <w:pPr>
              <w:pStyle w:val="TableCellTaskDetails"/>
            </w:pPr>
            <w:r>
              <w:t>• Practice - Women based topics (Z02) — 30m</w:t>
            </w:r>
          </w:p>
          <w:p w14:paraId="04CEB622" w14:textId="77777777" w:rsidR="001A20E6" w:rsidRDefault="00000000">
            <w:pPr>
              <w:pStyle w:val="TableCellTaskBadge"/>
              <w:shd w:val="clear" w:color="auto" w:fill="E8F5E8"/>
            </w:pPr>
            <w:r>
              <w:rPr>
                <w:b/>
                <w:bCs/>
                <w:color w:val="388E3C"/>
              </w:rPr>
              <w:t>PRACTICE</w:t>
            </w:r>
          </w:p>
        </w:tc>
        <w:tc>
          <w:tcPr>
            <w:tcW w:w="700" w:type="pct"/>
            <w:shd w:val="clear" w:color="auto" w:fill="FFEDD5"/>
            <w:tcMar>
              <w:top w:w="150" w:type="dxa"/>
              <w:left w:w="100" w:type="dxa"/>
              <w:bottom w:w="150" w:type="dxa"/>
              <w:right w:w="100" w:type="dxa"/>
            </w:tcMar>
          </w:tcPr>
          <w:p w14:paraId="092DDB12" w14:textId="77777777" w:rsidR="001A20E6" w:rsidRDefault="001A20E6"/>
        </w:tc>
        <w:tc>
          <w:tcPr>
            <w:tcW w:w="700" w:type="pct"/>
            <w:shd w:val="clear" w:color="auto" w:fill="FFF3E0"/>
            <w:tcMar>
              <w:top w:w="150" w:type="dxa"/>
              <w:left w:w="100" w:type="dxa"/>
              <w:bottom w:w="150" w:type="dxa"/>
              <w:right w:w="100" w:type="dxa"/>
            </w:tcMar>
          </w:tcPr>
          <w:p w14:paraId="3F39F52A" w14:textId="77777777" w:rsidR="001A20E6" w:rsidRDefault="001A20E6"/>
        </w:tc>
      </w:tr>
    </w:tbl>
    <w:p w14:paraId="02C2B4CD" w14:textId="77777777" w:rsidR="001A20E6" w:rsidRDefault="001A20E6">
      <w:pPr>
        <w:spacing w:after="400"/>
      </w:pPr>
    </w:p>
    <w:p w14:paraId="029EC516" w14:textId="77777777" w:rsidR="001A20E6" w:rsidRDefault="00000000">
      <w:pPr>
        <w:pStyle w:val="ResourceTitle"/>
      </w:pPr>
      <w:r>
        <w:t>📚 Resources for Aug 15 - Aug 21</w:t>
      </w:r>
    </w:p>
    <w:tbl>
      <w:tblPr>
        <w:tblW w:w="5000" w:type="pct"/>
        <w:tblCellMar>
          <w:left w:w="10" w:type="dxa"/>
          <w:right w:w="10" w:type="dxa"/>
        </w:tblCellMar>
        <w:tblLook w:val="04A0" w:firstRow="1" w:lastRow="0" w:firstColumn="1" w:lastColumn="0" w:noHBand="0" w:noVBand="1"/>
      </w:tblPr>
      <w:tblGrid>
        <w:gridCol w:w="3007"/>
        <w:gridCol w:w="3008"/>
        <w:gridCol w:w="3008"/>
      </w:tblGrid>
      <w:tr w:rsidR="001A20E6" w14:paraId="73AA926B" w14:textId="77777777">
        <w:tc>
          <w:tcPr>
            <w:tcW w:w="1650" w:type="pct"/>
            <w:tcBorders>
              <w:bottom w:val="single" w:sz="2" w:space="0" w:color="D1D5DB"/>
              <w:right w:val="single" w:sz="2" w:space="0" w:color="D1D5DB"/>
            </w:tcBorders>
            <w:tcMar>
              <w:top w:w="200" w:type="dxa"/>
              <w:left w:w="150" w:type="dxa"/>
              <w:bottom w:w="200" w:type="dxa"/>
              <w:right w:w="150" w:type="dxa"/>
            </w:tcMar>
          </w:tcPr>
          <w:p w14:paraId="1FFBA1B5" w14:textId="77777777" w:rsidR="001A20E6" w:rsidRDefault="00000000">
            <w:pPr>
              <w:pStyle w:val="TableCellSubjectName"/>
            </w:pPr>
            <w:r>
              <w:t>Indian Polity and Governance</w:t>
            </w:r>
          </w:p>
          <w:p w14:paraId="13775686" w14:textId="77777777" w:rsidR="001A20E6" w:rsidRDefault="00000000">
            <w:pPr>
              <w:pStyle w:val="TableCellCategoryTitle"/>
            </w:pPr>
            <w:r>
              <w:t>📝 Practice Materials</w:t>
            </w:r>
          </w:p>
          <w:p w14:paraId="643F003C" w14:textId="77777777" w:rsidR="001A20E6" w:rsidRDefault="00000000">
            <w:pPr>
              <w:pStyle w:val="TableCellResourceItem"/>
            </w:pPr>
            <w:r>
              <w:t>• La Excellence Polity Material</w:t>
            </w:r>
          </w:p>
          <w:p w14:paraId="5FF8E86B" w14:textId="77777777" w:rsidR="001A20E6" w:rsidRDefault="00000000">
            <w:pPr>
              <w:pStyle w:val="TableCellResourceItem"/>
            </w:pPr>
            <w:r>
              <w:t>• Mains RRP + Prelims RRP</w:t>
            </w:r>
          </w:p>
          <w:p w14:paraId="6AF93CEA" w14:textId="77777777" w:rsidR="001A20E6" w:rsidRDefault="00000000">
            <w:pPr>
              <w:pStyle w:val="TableCellResourceItem"/>
            </w:pPr>
            <w:r>
              <w:t>• Prelims &amp; Mains Workbooks</w:t>
            </w:r>
          </w:p>
          <w:p w14:paraId="76A2DA5C" w14:textId="77777777" w:rsidR="001A20E6" w:rsidRDefault="00000000">
            <w:pPr>
              <w:pStyle w:val="TableCellCategoryTitle"/>
            </w:pPr>
            <w:r>
              <w:t>📰 Current Affairs</w:t>
            </w:r>
          </w:p>
          <w:p w14:paraId="609FF747" w14:textId="77777777" w:rsidR="001A20E6" w:rsidRDefault="00000000">
            <w:pPr>
              <w:pStyle w:val="TableCellResourceItem"/>
            </w:pPr>
            <w:r>
              <w:t>• NITI Aayog Reports + PRS Briefs</w:t>
            </w:r>
          </w:p>
          <w:p w14:paraId="73DE425F" w14:textId="77777777" w:rsidR="001A20E6" w:rsidRDefault="00000000">
            <w:pPr>
              <w:pStyle w:val="TableCellResourceItem"/>
            </w:pPr>
            <w:r>
              <w:t>• Newspapers (The Hindu/Indian Express)</w:t>
            </w:r>
          </w:p>
          <w:p w14:paraId="30A51FB6" w14:textId="77777777" w:rsidR="001A20E6" w:rsidRDefault="00000000">
            <w:pPr>
              <w:pStyle w:val="TableCellResourceItem"/>
            </w:pPr>
            <w:r>
              <w:t>• Optional: Subhash Kashyap Our Constitution, Our Parliament</w:t>
            </w:r>
          </w:p>
        </w:tc>
        <w:tc>
          <w:tcPr>
            <w:tcW w:w="1650" w:type="pct"/>
            <w:tcBorders>
              <w:bottom w:val="single" w:sz="2" w:space="0" w:color="D1D5DB"/>
              <w:right w:val="single" w:sz="2" w:space="0" w:color="D1D5DB"/>
            </w:tcBorders>
            <w:tcMar>
              <w:top w:w="200" w:type="dxa"/>
              <w:left w:w="150" w:type="dxa"/>
              <w:bottom w:w="200" w:type="dxa"/>
              <w:right w:w="150" w:type="dxa"/>
            </w:tcMar>
          </w:tcPr>
          <w:p w14:paraId="49BE63DB" w14:textId="77777777" w:rsidR="001A20E6" w:rsidRDefault="00000000">
            <w:pPr>
              <w:pStyle w:val="TableCellSubjectName"/>
            </w:pPr>
            <w:r>
              <w:t>Indian Economy</w:t>
            </w:r>
          </w:p>
          <w:p w14:paraId="2809A120" w14:textId="77777777" w:rsidR="001A20E6" w:rsidRDefault="00000000">
            <w:pPr>
              <w:pStyle w:val="TableCellCategoryTitle"/>
            </w:pPr>
            <w:r>
              <w:t>📝 Practice Materials</w:t>
            </w:r>
          </w:p>
          <w:p w14:paraId="147716EE" w14:textId="77777777" w:rsidR="001A20E6" w:rsidRDefault="00000000">
            <w:pPr>
              <w:pStyle w:val="TableCellResourceItem"/>
            </w:pPr>
            <w:r>
              <w:t>• La Excellence Economy Material</w:t>
            </w:r>
          </w:p>
          <w:p w14:paraId="37B754D2" w14:textId="77777777" w:rsidR="001A20E6" w:rsidRDefault="00000000">
            <w:pPr>
              <w:pStyle w:val="TableCellResourceItem"/>
            </w:pPr>
            <w:r>
              <w:t>• Mains RRP + Prelims RRP</w:t>
            </w:r>
          </w:p>
          <w:p w14:paraId="0F3DC426" w14:textId="77777777" w:rsidR="001A20E6" w:rsidRDefault="00000000">
            <w:pPr>
              <w:pStyle w:val="TableCellResourceItem"/>
            </w:pPr>
            <w:r>
              <w:t>• Prelims &amp; Mains Workbooks</w:t>
            </w:r>
          </w:p>
          <w:p w14:paraId="4F9AA0B3" w14:textId="77777777" w:rsidR="001A20E6" w:rsidRDefault="00000000">
            <w:pPr>
              <w:pStyle w:val="TableCellCategoryTitle"/>
            </w:pPr>
            <w:r>
              <w:t>📰 Current Affairs</w:t>
            </w:r>
          </w:p>
          <w:p w14:paraId="7A13C406" w14:textId="77777777" w:rsidR="001A20E6" w:rsidRDefault="00000000">
            <w:pPr>
              <w:pStyle w:val="TableCellResourceItem"/>
            </w:pPr>
            <w:r>
              <w:t>• NITI Aayog Reports + Economic survey and Budget</w:t>
            </w:r>
          </w:p>
          <w:p w14:paraId="63540194"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28CD7E15" w14:textId="77777777" w:rsidR="001A20E6" w:rsidRDefault="00000000">
            <w:pPr>
              <w:pStyle w:val="TableCellSubjectName"/>
            </w:pPr>
            <w:r>
              <w:t>Governance</w:t>
            </w:r>
          </w:p>
          <w:p w14:paraId="6E6AB402" w14:textId="77777777" w:rsidR="001A20E6" w:rsidRDefault="00000000">
            <w:pPr>
              <w:pStyle w:val="TableCellCategoryTitle"/>
            </w:pPr>
            <w:r>
              <w:t>📚 Primary Books</w:t>
            </w:r>
          </w:p>
          <w:p w14:paraId="0E889C67" w14:textId="77777777" w:rsidR="001A20E6" w:rsidRDefault="00000000">
            <w:pPr>
              <w:pStyle w:val="TableCellResourceItem"/>
            </w:pPr>
            <w:r>
              <w:t>• India Year Book (Schemes) + PIB</w:t>
            </w:r>
          </w:p>
          <w:p w14:paraId="29E4CFA5" w14:textId="77777777" w:rsidR="001A20E6" w:rsidRDefault="00000000">
            <w:pPr>
              <w:pStyle w:val="TableCellResourceItem"/>
            </w:pPr>
            <w:r>
              <w:t>• Governance In India by M Laxmikanth</w:t>
            </w:r>
          </w:p>
          <w:p w14:paraId="49FEB792" w14:textId="77777777" w:rsidR="001A20E6" w:rsidRDefault="00000000">
            <w:pPr>
              <w:pStyle w:val="TableCellCategoryTitle"/>
            </w:pPr>
            <w:r>
              <w:t>📝 Practice Materials</w:t>
            </w:r>
          </w:p>
          <w:p w14:paraId="4BD53295" w14:textId="77777777" w:rsidR="001A20E6" w:rsidRDefault="00000000">
            <w:pPr>
              <w:pStyle w:val="TableCellResourceItem"/>
            </w:pPr>
            <w:r>
              <w:t>• La Excellence Governance Material</w:t>
            </w:r>
          </w:p>
          <w:p w14:paraId="4D02501A" w14:textId="77777777" w:rsidR="001A20E6" w:rsidRDefault="00000000">
            <w:pPr>
              <w:pStyle w:val="TableCellResourceItem"/>
            </w:pPr>
            <w:r>
              <w:t>• Mains Workbook</w:t>
            </w:r>
          </w:p>
          <w:p w14:paraId="6CC7C458" w14:textId="77777777" w:rsidR="001A20E6" w:rsidRDefault="00000000">
            <w:pPr>
              <w:pStyle w:val="TableCellCategoryTitle"/>
            </w:pPr>
            <w:r>
              <w:t>📰 Current Affairs</w:t>
            </w:r>
          </w:p>
          <w:p w14:paraId="46C44813" w14:textId="77777777" w:rsidR="001A20E6" w:rsidRDefault="00000000">
            <w:pPr>
              <w:pStyle w:val="TableCellResourceItem"/>
            </w:pPr>
            <w:r>
              <w:t>• NITI Aayog + Yojana</w:t>
            </w:r>
          </w:p>
          <w:p w14:paraId="730DCE27" w14:textId="77777777" w:rsidR="001A20E6" w:rsidRDefault="00000000">
            <w:pPr>
              <w:pStyle w:val="TableCellResourceItem"/>
            </w:pPr>
            <w:r>
              <w:t>• Newspapers (Hindu and IE Explained)</w:t>
            </w:r>
          </w:p>
        </w:tc>
      </w:tr>
      <w:tr w:rsidR="001A20E6" w14:paraId="3207BBDC" w14:textId="77777777">
        <w:tc>
          <w:tcPr>
            <w:tcW w:w="1650" w:type="pct"/>
            <w:tcBorders>
              <w:bottom w:val="single" w:sz="2" w:space="0" w:color="D1D5DB"/>
              <w:right w:val="single" w:sz="2" w:space="0" w:color="D1D5DB"/>
            </w:tcBorders>
            <w:tcMar>
              <w:top w:w="200" w:type="dxa"/>
              <w:left w:w="150" w:type="dxa"/>
              <w:bottom w:w="200" w:type="dxa"/>
              <w:right w:w="150" w:type="dxa"/>
            </w:tcMar>
          </w:tcPr>
          <w:p w14:paraId="71C0146B" w14:textId="77777777" w:rsidR="001A20E6" w:rsidRDefault="00000000">
            <w:pPr>
              <w:pStyle w:val="TableCellSubjectName"/>
            </w:pPr>
            <w:r>
              <w:t>International Relations</w:t>
            </w:r>
          </w:p>
          <w:p w14:paraId="70DC4F52" w14:textId="77777777" w:rsidR="001A20E6" w:rsidRDefault="00000000">
            <w:pPr>
              <w:pStyle w:val="TableCellCategoryTitle"/>
            </w:pPr>
            <w:r>
              <w:t>📝 Practice Materials</w:t>
            </w:r>
          </w:p>
          <w:p w14:paraId="4EDBDFC5" w14:textId="77777777" w:rsidR="001A20E6" w:rsidRDefault="00000000">
            <w:pPr>
              <w:pStyle w:val="TableCellResourceItem"/>
            </w:pPr>
            <w:r>
              <w:t>• La Excellence IR Material</w:t>
            </w:r>
          </w:p>
          <w:p w14:paraId="64246075" w14:textId="77777777" w:rsidR="001A20E6" w:rsidRDefault="00000000">
            <w:pPr>
              <w:pStyle w:val="TableCellResourceItem"/>
            </w:pPr>
            <w:r>
              <w:t>• Mains Workbook</w:t>
            </w:r>
          </w:p>
          <w:p w14:paraId="629544D0" w14:textId="77777777" w:rsidR="001A20E6" w:rsidRDefault="00000000">
            <w:pPr>
              <w:pStyle w:val="TableCellCategoryTitle"/>
            </w:pPr>
            <w:r>
              <w:t>📰 Current Affairs</w:t>
            </w:r>
          </w:p>
          <w:p w14:paraId="137DD760" w14:textId="77777777" w:rsidR="001A20E6" w:rsidRDefault="00000000">
            <w:pPr>
              <w:pStyle w:val="TableCellResourceItem"/>
            </w:pPr>
            <w:r>
              <w:t>• IDSA / ORF / MEA briefs</w:t>
            </w:r>
          </w:p>
          <w:p w14:paraId="5DBC425C" w14:textId="77777777" w:rsidR="001A20E6" w:rsidRDefault="00000000">
            <w:pPr>
              <w:pStyle w:val="TableCellResourceItem"/>
            </w:pPr>
            <w:r>
              <w:t>• Newspapers (The Hindu and IE – International page)</w:t>
            </w:r>
          </w:p>
        </w:tc>
        <w:tc>
          <w:tcPr>
            <w:tcW w:w="1650" w:type="pct"/>
            <w:tcBorders>
              <w:bottom w:val="single" w:sz="2" w:space="0" w:color="D1D5DB"/>
              <w:right w:val="single" w:sz="2" w:space="0" w:color="D1D5DB"/>
            </w:tcBorders>
            <w:tcMar>
              <w:top w:w="200" w:type="dxa"/>
              <w:left w:w="150" w:type="dxa"/>
              <w:bottom w:w="200" w:type="dxa"/>
              <w:right w:w="150" w:type="dxa"/>
            </w:tcMar>
          </w:tcPr>
          <w:p w14:paraId="1A4A9E03" w14:textId="77777777" w:rsidR="001A20E6" w:rsidRDefault="00000000">
            <w:pPr>
              <w:pStyle w:val="TableCellSubjectName"/>
            </w:pPr>
            <w:r>
              <w:t>Internal Security</w:t>
            </w:r>
          </w:p>
          <w:p w14:paraId="3B9CA3B8" w14:textId="77777777" w:rsidR="001A20E6" w:rsidRDefault="00000000">
            <w:pPr>
              <w:pStyle w:val="TableCellCategoryTitle"/>
            </w:pPr>
            <w:r>
              <w:t>📝 Practice Materials</w:t>
            </w:r>
          </w:p>
          <w:p w14:paraId="0341A064" w14:textId="77777777" w:rsidR="001A20E6" w:rsidRDefault="00000000">
            <w:pPr>
              <w:pStyle w:val="TableCellResourceItem"/>
            </w:pPr>
            <w:r>
              <w:t>• La Excellence Security Material</w:t>
            </w:r>
          </w:p>
          <w:p w14:paraId="07B2C7F1" w14:textId="77777777" w:rsidR="001A20E6" w:rsidRDefault="00000000">
            <w:pPr>
              <w:pStyle w:val="TableCellResourceItem"/>
            </w:pPr>
            <w:r>
              <w:t>• Mains Workbook</w:t>
            </w:r>
          </w:p>
          <w:p w14:paraId="70AD1116" w14:textId="77777777" w:rsidR="001A20E6" w:rsidRDefault="00000000">
            <w:pPr>
              <w:pStyle w:val="TableCellCategoryTitle"/>
            </w:pPr>
            <w:r>
              <w:t>📰 Current Affairs</w:t>
            </w:r>
          </w:p>
          <w:p w14:paraId="3A757417" w14:textId="77777777" w:rsidR="001A20E6" w:rsidRDefault="00000000">
            <w:pPr>
              <w:pStyle w:val="TableCellResourceItem"/>
            </w:pPr>
            <w:r>
              <w:t>• IDSA Reports</w:t>
            </w:r>
          </w:p>
          <w:p w14:paraId="46F371B1" w14:textId="77777777" w:rsidR="001A20E6" w:rsidRDefault="00000000">
            <w:pPr>
              <w:pStyle w:val="TableCellResourceItem"/>
            </w:pPr>
            <w:r>
              <w:t>• Newspapers (Hindu and IE Explained)</w:t>
            </w:r>
          </w:p>
        </w:tc>
        <w:tc>
          <w:tcPr>
            <w:tcW w:w="1650" w:type="pct"/>
            <w:tcBorders>
              <w:bottom w:val="single" w:sz="2" w:space="0" w:color="D1D5DB"/>
              <w:right w:val="single" w:sz="2" w:space="0" w:color="D1D5DB"/>
            </w:tcBorders>
            <w:tcMar>
              <w:top w:w="200" w:type="dxa"/>
              <w:left w:w="150" w:type="dxa"/>
              <w:bottom w:w="200" w:type="dxa"/>
              <w:right w:w="150" w:type="dxa"/>
            </w:tcMar>
          </w:tcPr>
          <w:p w14:paraId="045D7D41" w14:textId="77777777" w:rsidR="001A20E6" w:rsidRDefault="00000000">
            <w:pPr>
              <w:pStyle w:val="TableCellSubjectName"/>
            </w:pPr>
            <w:r>
              <w:t>Society and Social Justice</w:t>
            </w:r>
          </w:p>
          <w:p w14:paraId="119AD3F3" w14:textId="77777777" w:rsidR="001A20E6" w:rsidRDefault="00000000">
            <w:pPr>
              <w:pStyle w:val="TableCellCategoryTitle"/>
            </w:pPr>
            <w:r>
              <w:t>📝 Practice Materials</w:t>
            </w:r>
          </w:p>
          <w:p w14:paraId="7BC1C0A1" w14:textId="77777777" w:rsidR="001A20E6" w:rsidRDefault="00000000">
            <w:pPr>
              <w:pStyle w:val="TableCellResourceItem"/>
            </w:pPr>
            <w:r>
              <w:t>• La Excellence Society Material</w:t>
            </w:r>
          </w:p>
          <w:p w14:paraId="5307D8E6" w14:textId="77777777" w:rsidR="001A20E6" w:rsidRDefault="00000000">
            <w:pPr>
              <w:pStyle w:val="TableCellResourceItem"/>
            </w:pPr>
            <w:r>
              <w:t>• Mains Workbook</w:t>
            </w:r>
          </w:p>
          <w:p w14:paraId="6F18C57F" w14:textId="77777777" w:rsidR="001A20E6" w:rsidRDefault="00000000">
            <w:pPr>
              <w:pStyle w:val="TableCellCategoryTitle"/>
            </w:pPr>
            <w:r>
              <w:t>📰 Current Affairs</w:t>
            </w:r>
          </w:p>
          <w:p w14:paraId="245D8017" w14:textId="77777777" w:rsidR="001A20E6" w:rsidRDefault="00000000">
            <w:pPr>
              <w:pStyle w:val="TableCellResourceItem"/>
            </w:pPr>
            <w:r>
              <w:t>• Newspapers (Hindu and IE Explained) (Social issues, NFHS reports)</w:t>
            </w:r>
          </w:p>
        </w:tc>
      </w:tr>
      <w:tr w:rsidR="001A20E6" w14:paraId="2553F884" w14:textId="77777777">
        <w:tc>
          <w:tcPr>
            <w:tcW w:w="1650" w:type="pct"/>
            <w:tcBorders>
              <w:bottom w:val="single" w:sz="2" w:space="0" w:color="D1D5DB"/>
              <w:right w:val="single" w:sz="2" w:space="0" w:color="D1D5DB"/>
            </w:tcBorders>
            <w:tcMar>
              <w:top w:w="200" w:type="dxa"/>
              <w:left w:w="150" w:type="dxa"/>
              <w:bottom w:w="200" w:type="dxa"/>
              <w:right w:w="150" w:type="dxa"/>
            </w:tcMar>
          </w:tcPr>
          <w:p w14:paraId="6DBEC807" w14:textId="77777777" w:rsidR="001A20E6" w:rsidRDefault="00000000">
            <w:pPr>
              <w:pStyle w:val="TableCellSubjectName"/>
            </w:pPr>
            <w:r>
              <w:t>Essay</w:t>
            </w:r>
          </w:p>
          <w:p w14:paraId="4B0C9DF7" w14:textId="77777777" w:rsidR="001A20E6" w:rsidRDefault="00000000">
            <w:pPr>
              <w:pStyle w:val="TableCellCategoryTitle"/>
            </w:pPr>
            <w:r>
              <w:t>📚 Primary Books</w:t>
            </w:r>
          </w:p>
          <w:p w14:paraId="3E14FC73" w14:textId="77777777" w:rsidR="001A20E6" w:rsidRDefault="00000000">
            <w:pPr>
              <w:pStyle w:val="TableCellResourceItem"/>
            </w:pPr>
            <w:r>
              <w:t>• Michael Sandel – Justice</w:t>
            </w:r>
          </w:p>
          <w:p w14:paraId="46259AF3" w14:textId="77777777" w:rsidR="001A20E6" w:rsidRDefault="00000000">
            <w:pPr>
              <w:pStyle w:val="TableCellResourceItem"/>
            </w:pPr>
            <w:r>
              <w:t>• Ethics by Jitin Yadav</w:t>
            </w:r>
          </w:p>
          <w:p w14:paraId="2BB62795" w14:textId="77777777" w:rsidR="001A20E6" w:rsidRDefault="00000000">
            <w:pPr>
              <w:pStyle w:val="TableCellResourceItem"/>
            </w:pPr>
            <w:r>
              <w:t>• 2nd ARC (4th, 10th – Ethics in Governance)</w:t>
            </w:r>
          </w:p>
          <w:p w14:paraId="061947AA" w14:textId="77777777" w:rsidR="001A20E6" w:rsidRDefault="00000000">
            <w:pPr>
              <w:pStyle w:val="TableCellCategoryTitle"/>
            </w:pPr>
            <w:r>
              <w:t>📝 Practice Materials</w:t>
            </w:r>
          </w:p>
          <w:p w14:paraId="12DEF1A5" w14:textId="77777777" w:rsidR="001A20E6" w:rsidRDefault="00000000">
            <w:pPr>
              <w:pStyle w:val="TableCellResourceItem"/>
            </w:pPr>
            <w:r>
              <w:t>• La Excellence Ethics Material</w:t>
            </w:r>
          </w:p>
          <w:p w14:paraId="0DE8F2DA" w14:textId="77777777" w:rsidR="001A20E6" w:rsidRDefault="00000000">
            <w:pPr>
              <w:pStyle w:val="TableCellResourceItem"/>
            </w:pPr>
            <w:r>
              <w:t>• Prelims &amp; Mains Workbooks</w:t>
            </w:r>
          </w:p>
          <w:p w14:paraId="3CB9599B" w14:textId="77777777" w:rsidR="001A20E6" w:rsidRDefault="00000000">
            <w:pPr>
              <w:pStyle w:val="TableCellCategoryTitle"/>
            </w:pPr>
            <w:r>
              <w:t>📰 Current Affairs</w:t>
            </w:r>
          </w:p>
          <w:p w14:paraId="2DAF62EE" w14:textId="77777777" w:rsidR="001A20E6" w:rsidRDefault="00000000">
            <w:pPr>
              <w:pStyle w:val="TableCellResourceItem"/>
            </w:pPr>
            <w:r>
              <w:t>• Newspapers (case studies, ethical dilemmas in news)</w:t>
            </w:r>
          </w:p>
        </w:tc>
        <w:tc>
          <w:tcPr>
            <w:tcW w:w="1650" w:type="pct"/>
          </w:tcPr>
          <w:p w14:paraId="3C731336" w14:textId="77777777" w:rsidR="001A20E6" w:rsidRDefault="001A20E6"/>
        </w:tc>
        <w:tc>
          <w:tcPr>
            <w:tcW w:w="1650" w:type="pct"/>
          </w:tcPr>
          <w:p w14:paraId="25B4D4C9" w14:textId="77777777" w:rsidR="001A20E6" w:rsidRDefault="001A20E6"/>
        </w:tc>
      </w:tr>
    </w:tbl>
    <w:p w14:paraId="21719D19"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0DB176E9" w14:textId="77777777">
        <w:tc>
          <w:tcPr>
            <w:tcW w:w="2500" w:type="pct"/>
            <w:tcMar>
              <w:top w:w="0" w:type="dxa"/>
              <w:left w:w="0" w:type="dxa"/>
              <w:bottom w:w="0" w:type="dxa"/>
              <w:right w:w="0" w:type="dxa"/>
            </w:tcMar>
          </w:tcPr>
          <w:p w14:paraId="1EA483F4" w14:textId="77777777" w:rsidR="001A20E6" w:rsidRDefault="00000000">
            <w:pPr>
              <w:pStyle w:val="WeekTitle"/>
            </w:pPr>
            <w:r>
              <w:t>📅 Aug 22 - Aug 28, 2027</w:t>
            </w:r>
          </w:p>
        </w:tc>
        <w:tc>
          <w:tcPr>
            <w:tcW w:w="2500" w:type="pct"/>
            <w:tcMar>
              <w:top w:w="0" w:type="dxa"/>
              <w:left w:w="0" w:type="dxa"/>
              <w:bottom w:w="0" w:type="dxa"/>
              <w:right w:w="0" w:type="dxa"/>
            </w:tcMar>
          </w:tcPr>
          <w:p w14:paraId="2866E023" w14:textId="77777777" w:rsidR="001A20E6" w:rsidRDefault="001A20E6">
            <w:pPr>
              <w:pStyle w:val="WeekCycleName"/>
            </w:pPr>
          </w:p>
        </w:tc>
      </w:tr>
    </w:tbl>
    <w:p w14:paraId="6C2B741A" w14:textId="77777777" w:rsidR="001A20E6" w:rsidRDefault="001A20E6">
      <w:pPr>
        <w:spacing w:after="200"/>
      </w:pP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1A20E6" w14:paraId="18EA432E" w14:textId="77777777">
        <w:tc>
          <w:tcPr>
            <w:tcW w:w="700" w:type="pct"/>
            <w:shd w:val="clear" w:color="auto" w:fill="F8F9FA"/>
            <w:tcMar>
              <w:top w:w="200" w:type="dxa"/>
              <w:left w:w="100" w:type="dxa"/>
              <w:bottom w:w="200" w:type="dxa"/>
              <w:right w:w="100" w:type="dxa"/>
            </w:tcMar>
          </w:tcPr>
          <w:p w14:paraId="5A11F0C5" w14:textId="77777777" w:rsidR="001A20E6" w:rsidRDefault="00000000">
            <w:pPr>
              <w:pStyle w:val="TableCellCalendarDayHeader"/>
            </w:pPr>
            <w:r>
              <w:t>Sunday</w:t>
            </w:r>
          </w:p>
          <w:p w14:paraId="7D4EA1FC" w14:textId="77777777" w:rsidR="001A20E6" w:rsidRDefault="00000000">
            <w:pPr>
              <w:pStyle w:val="TableCellCalendarDateHeader"/>
            </w:pPr>
            <w:r>
              <w:rPr>
                <w:color w:val="2563EB"/>
              </w:rPr>
              <w:t>Aug 22</w:t>
            </w:r>
          </w:p>
          <w:p w14:paraId="4CA93A61" w14:textId="77777777" w:rsidR="001A20E6" w:rsidRDefault="001A20E6">
            <w:pPr>
              <w:pStyle w:val="TableCellCatchupLabel"/>
            </w:pPr>
          </w:p>
        </w:tc>
        <w:tc>
          <w:tcPr>
            <w:tcW w:w="700" w:type="pct"/>
            <w:shd w:val="clear" w:color="auto" w:fill="F8F9FA"/>
            <w:tcMar>
              <w:top w:w="200" w:type="dxa"/>
              <w:left w:w="100" w:type="dxa"/>
              <w:bottom w:w="200" w:type="dxa"/>
              <w:right w:w="100" w:type="dxa"/>
            </w:tcMar>
          </w:tcPr>
          <w:p w14:paraId="1331826B" w14:textId="77777777" w:rsidR="001A20E6" w:rsidRDefault="00000000">
            <w:pPr>
              <w:pStyle w:val="TableCellCalendarDayHeader"/>
            </w:pPr>
            <w:r>
              <w:t>Monday</w:t>
            </w:r>
          </w:p>
          <w:p w14:paraId="6D64FAEA" w14:textId="77777777" w:rsidR="001A20E6" w:rsidRDefault="00000000">
            <w:pPr>
              <w:pStyle w:val="TableCellCalendarDateHeader"/>
            </w:pPr>
            <w:r>
              <w:rPr>
                <w:color w:val="2563EB"/>
              </w:rPr>
              <w:t>Aug 23</w:t>
            </w:r>
          </w:p>
          <w:p w14:paraId="55FADE1D" w14:textId="77777777" w:rsidR="001A20E6" w:rsidRDefault="001A20E6">
            <w:pPr>
              <w:pStyle w:val="TableCellCatchupLabel"/>
            </w:pPr>
          </w:p>
        </w:tc>
        <w:tc>
          <w:tcPr>
            <w:tcW w:w="700" w:type="pct"/>
            <w:shd w:val="clear" w:color="auto" w:fill="F8F9FA"/>
            <w:tcMar>
              <w:top w:w="200" w:type="dxa"/>
              <w:left w:w="100" w:type="dxa"/>
              <w:bottom w:w="200" w:type="dxa"/>
              <w:right w:w="100" w:type="dxa"/>
            </w:tcMar>
          </w:tcPr>
          <w:p w14:paraId="1427E929" w14:textId="77777777" w:rsidR="001A20E6" w:rsidRDefault="00000000">
            <w:pPr>
              <w:pStyle w:val="TableCellCalendarDayHeader"/>
            </w:pPr>
            <w:r>
              <w:t>Tuesday</w:t>
            </w:r>
          </w:p>
          <w:p w14:paraId="5A288F94" w14:textId="77777777" w:rsidR="001A20E6" w:rsidRDefault="00000000">
            <w:pPr>
              <w:pStyle w:val="TableCellCalendarDateHeader"/>
            </w:pPr>
            <w:r>
              <w:rPr>
                <w:color w:val="2563EB"/>
              </w:rPr>
              <w:t>Aug 24</w:t>
            </w:r>
          </w:p>
          <w:p w14:paraId="6118F7C1" w14:textId="77777777" w:rsidR="001A20E6" w:rsidRDefault="001A20E6">
            <w:pPr>
              <w:pStyle w:val="TableCellCatchupLabel"/>
            </w:pPr>
          </w:p>
        </w:tc>
        <w:tc>
          <w:tcPr>
            <w:tcW w:w="700" w:type="pct"/>
            <w:shd w:val="clear" w:color="auto" w:fill="F8F9FA"/>
            <w:tcMar>
              <w:top w:w="200" w:type="dxa"/>
              <w:left w:w="100" w:type="dxa"/>
              <w:bottom w:w="200" w:type="dxa"/>
              <w:right w:w="100" w:type="dxa"/>
            </w:tcMar>
          </w:tcPr>
          <w:p w14:paraId="15E5A2E6" w14:textId="77777777" w:rsidR="001A20E6" w:rsidRDefault="00000000">
            <w:pPr>
              <w:pStyle w:val="TableCellCalendarDayHeader"/>
            </w:pPr>
            <w:r>
              <w:t>Wednesday</w:t>
            </w:r>
          </w:p>
          <w:p w14:paraId="25A707BB" w14:textId="77777777" w:rsidR="001A20E6" w:rsidRDefault="00000000">
            <w:pPr>
              <w:pStyle w:val="TableCellCalendarDateHeader"/>
            </w:pPr>
            <w:r>
              <w:rPr>
                <w:color w:val="2563EB"/>
              </w:rPr>
              <w:t>Aug 25</w:t>
            </w:r>
          </w:p>
          <w:p w14:paraId="13E050ED" w14:textId="77777777" w:rsidR="001A20E6" w:rsidRDefault="001A20E6">
            <w:pPr>
              <w:pStyle w:val="TableCellCatchupLabel"/>
            </w:pPr>
          </w:p>
        </w:tc>
        <w:tc>
          <w:tcPr>
            <w:tcW w:w="700" w:type="pct"/>
            <w:shd w:val="clear" w:color="auto" w:fill="F8F9FA"/>
            <w:tcMar>
              <w:top w:w="200" w:type="dxa"/>
              <w:left w:w="100" w:type="dxa"/>
              <w:bottom w:w="200" w:type="dxa"/>
              <w:right w:w="100" w:type="dxa"/>
            </w:tcMar>
          </w:tcPr>
          <w:p w14:paraId="1F8D4C39" w14:textId="77777777" w:rsidR="001A20E6" w:rsidRDefault="00000000">
            <w:pPr>
              <w:pStyle w:val="TableCellCalendarDayHeader"/>
            </w:pPr>
            <w:r>
              <w:t>Thursday</w:t>
            </w:r>
          </w:p>
          <w:p w14:paraId="0AB1DC0F" w14:textId="77777777" w:rsidR="001A20E6" w:rsidRDefault="00000000">
            <w:pPr>
              <w:pStyle w:val="TableCellCalendarDateHeader"/>
            </w:pPr>
            <w:r>
              <w:rPr>
                <w:color w:val="2563EB"/>
              </w:rPr>
              <w:t>Aug 26</w:t>
            </w:r>
          </w:p>
          <w:p w14:paraId="6453EB83" w14:textId="77777777" w:rsidR="001A20E6" w:rsidRDefault="001A20E6">
            <w:pPr>
              <w:pStyle w:val="TableCellCatchupLabel"/>
            </w:pPr>
          </w:p>
        </w:tc>
        <w:tc>
          <w:tcPr>
            <w:tcW w:w="700" w:type="pct"/>
            <w:shd w:val="clear" w:color="auto" w:fill="F8F9FA"/>
            <w:tcMar>
              <w:top w:w="200" w:type="dxa"/>
              <w:left w:w="100" w:type="dxa"/>
              <w:bottom w:w="200" w:type="dxa"/>
              <w:right w:w="100" w:type="dxa"/>
            </w:tcMar>
          </w:tcPr>
          <w:p w14:paraId="027EE60C" w14:textId="77777777" w:rsidR="001A20E6" w:rsidRDefault="00000000">
            <w:pPr>
              <w:pStyle w:val="TableCellCalendarDayHeader"/>
            </w:pPr>
            <w:r>
              <w:t>Friday</w:t>
            </w:r>
          </w:p>
          <w:p w14:paraId="594C0B96" w14:textId="77777777" w:rsidR="001A20E6" w:rsidRDefault="00000000">
            <w:pPr>
              <w:pStyle w:val="TableCellCalendarDateHeader"/>
            </w:pPr>
            <w:r>
              <w:rPr>
                <w:color w:val="2563EB"/>
              </w:rPr>
              <w:t>Aug 27</w:t>
            </w:r>
          </w:p>
          <w:p w14:paraId="5565604C" w14:textId="77777777" w:rsidR="001A20E6" w:rsidRDefault="001A20E6">
            <w:pPr>
              <w:pStyle w:val="TableCellCatchupLabel"/>
            </w:pPr>
          </w:p>
        </w:tc>
        <w:tc>
          <w:tcPr>
            <w:tcW w:w="700" w:type="pct"/>
            <w:shd w:val="clear" w:color="auto" w:fill="FFF3E0"/>
            <w:tcMar>
              <w:top w:w="200" w:type="dxa"/>
              <w:left w:w="100" w:type="dxa"/>
              <w:bottom w:w="200" w:type="dxa"/>
              <w:right w:w="100" w:type="dxa"/>
            </w:tcMar>
          </w:tcPr>
          <w:p w14:paraId="2D2C162F" w14:textId="77777777" w:rsidR="001A20E6" w:rsidRDefault="00000000">
            <w:pPr>
              <w:pStyle w:val="TableCellCalendarDayHeader"/>
            </w:pPr>
            <w:r>
              <w:rPr>
                <w:color w:val="F57C00"/>
              </w:rPr>
              <w:t>Saturday</w:t>
            </w:r>
          </w:p>
          <w:p w14:paraId="0F5BC2FF" w14:textId="77777777" w:rsidR="001A20E6" w:rsidRDefault="00000000">
            <w:pPr>
              <w:pStyle w:val="TableCellCalendarDateHeader"/>
            </w:pPr>
            <w:r>
              <w:rPr>
                <w:color w:val="F57C00"/>
              </w:rPr>
              <w:t>Aug 28</w:t>
            </w:r>
          </w:p>
          <w:p w14:paraId="4E5473C6" w14:textId="77777777" w:rsidR="001A20E6" w:rsidRDefault="00000000">
            <w:pPr>
              <w:pStyle w:val="TableCellCatchupLabel"/>
            </w:pPr>
            <w:r>
              <w:rPr>
                <w:color w:val="F57C00"/>
              </w:rPr>
              <w:t>Catchup Day</w:t>
            </w:r>
          </w:p>
        </w:tc>
      </w:tr>
      <w:tr w:rsidR="001A20E6" w14:paraId="14F6F2DA" w14:textId="77777777">
        <w:tc>
          <w:tcPr>
            <w:tcW w:w="700" w:type="pct"/>
            <w:shd w:val="clear" w:color="auto" w:fill="F8F9FA"/>
            <w:tcMar>
              <w:top w:w="150" w:type="dxa"/>
              <w:left w:w="100" w:type="dxa"/>
              <w:bottom w:w="150" w:type="dxa"/>
              <w:right w:w="100" w:type="dxa"/>
            </w:tcMar>
          </w:tcPr>
          <w:p w14:paraId="6E2003CA" w14:textId="77777777" w:rsidR="001A20E6" w:rsidRDefault="00000000">
            <w:pPr>
              <w:pStyle w:val="TableCellTaskSubject"/>
            </w:pPr>
            <w:r>
              <w:t>Essay</w:t>
            </w:r>
          </w:p>
          <w:p w14:paraId="5D3E528B" w14:textId="77777777" w:rsidR="001A20E6" w:rsidRDefault="00000000">
            <w:pPr>
              <w:pStyle w:val="TableCellTaskDetails"/>
            </w:pPr>
            <w:r>
              <w:t>• Test - TEST — 3h</w:t>
            </w:r>
          </w:p>
          <w:p w14:paraId="3AF18992" w14:textId="77777777" w:rsidR="001A20E6" w:rsidRDefault="00000000">
            <w:pPr>
              <w:pStyle w:val="TableCellTaskBadge"/>
              <w:shd w:val="clear" w:color="auto" w:fill="FFF3E0"/>
            </w:pPr>
            <w:r>
              <w:rPr>
                <w:b/>
                <w:bCs/>
                <w:color w:val="F57C00"/>
              </w:rPr>
              <w:t>TEST</w:t>
            </w:r>
          </w:p>
        </w:tc>
        <w:tc>
          <w:tcPr>
            <w:tcW w:w="700" w:type="pct"/>
            <w:shd w:val="clear" w:color="auto" w:fill="F8F9FA"/>
            <w:tcMar>
              <w:top w:w="150" w:type="dxa"/>
              <w:left w:w="100" w:type="dxa"/>
              <w:bottom w:w="150" w:type="dxa"/>
              <w:right w:w="100" w:type="dxa"/>
            </w:tcMar>
          </w:tcPr>
          <w:p w14:paraId="5F376F2B" w14:textId="77777777" w:rsidR="001A20E6" w:rsidRDefault="001A20E6"/>
        </w:tc>
        <w:tc>
          <w:tcPr>
            <w:tcW w:w="700" w:type="pct"/>
            <w:shd w:val="clear" w:color="auto" w:fill="F8F9FA"/>
            <w:tcMar>
              <w:top w:w="150" w:type="dxa"/>
              <w:left w:w="100" w:type="dxa"/>
              <w:bottom w:w="150" w:type="dxa"/>
              <w:right w:w="100" w:type="dxa"/>
            </w:tcMar>
          </w:tcPr>
          <w:p w14:paraId="6CB0A93F" w14:textId="77777777" w:rsidR="001A20E6" w:rsidRDefault="001A20E6"/>
        </w:tc>
        <w:tc>
          <w:tcPr>
            <w:tcW w:w="700" w:type="pct"/>
            <w:shd w:val="clear" w:color="auto" w:fill="F8F9FA"/>
            <w:tcMar>
              <w:top w:w="150" w:type="dxa"/>
              <w:left w:w="100" w:type="dxa"/>
              <w:bottom w:w="150" w:type="dxa"/>
              <w:right w:w="100" w:type="dxa"/>
            </w:tcMar>
          </w:tcPr>
          <w:p w14:paraId="5059D3EA" w14:textId="77777777" w:rsidR="001A20E6" w:rsidRDefault="001A20E6"/>
        </w:tc>
        <w:tc>
          <w:tcPr>
            <w:tcW w:w="700" w:type="pct"/>
            <w:shd w:val="clear" w:color="auto" w:fill="F8F9FA"/>
            <w:tcMar>
              <w:top w:w="150" w:type="dxa"/>
              <w:left w:w="100" w:type="dxa"/>
              <w:bottom w:w="150" w:type="dxa"/>
              <w:right w:w="100" w:type="dxa"/>
            </w:tcMar>
          </w:tcPr>
          <w:p w14:paraId="2123A5C8" w14:textId="77777777" w:rsidR="001A20E6" w:rsidRDefault="001A20E6"/>
        </w:tc>
        <w:tc>
          <w:tcPr>
            <w:tcW w:w="700" w:type="pct"/>
            <w:shd w:val="clear" w:color="auto" w:fill="F8F9FA"/>
            <w:tcMar>
              <w:top w:w="150" w:type="dxa"/>
              <w:left w:w="100" w:type="dxa"/>
              <w:bottom w:w="150" w:type="dxa"/>
              <w:right w:w="100" w:type="dxa"/>
            </w:tcMar>
          </w:tcPr>
          <w:p w14:paraId="6F9BA11A" w14:textId="77777777" w:rsidR="001A20E6" w:rsidRDefault="001A20E6"/>
        </w:tc>
        <w:tc>
          <w:tcPr>
            <w:tcW w:w="700" w:type="pct"/>
            <w:shd w:val="clear" w:color="auto" w:fill="FFF3E0"/>
            <w:tcMar>
              <w:top w:w="150" w:type="dxa"/>
              <w:left w:w="100" w:type="dxa"/>
              <w:bottom w:w="150" w:type="dxa"/>
              <w:right w:w="100" w:type="dxa"/>
            </w:tcMar>
          </w:tcPr>
          <w:p w14:paraId="40804C2B" w14:textId="77777777" w:rsidR="001A20E6" w:rsidRDefault="001A20E6"/>
        </w:tc>
      </w:tr>
    </w:tbl>
    <w:p w14:paraId="60CF57E1" w14:textId="77777777" w:rsidR="001A20E6" w:rsidRDefault="001A20E6">
      <w:pPr>
        <w:spacing w:after="400"/>
      </w:pPr>
    </w:p>
    <w:p w14:paraId="0D6B45E8" w14:textId="77777777" w:rsidR="001A20E6" w:rsidRDefault="00000000">
      <w:pPr>
        <w:pStyle w:val="NoResourcesText"/>
      </w:pPr>
      <w:r>
        <w:t>No resources for this week.</w:t>
      </w:r>
    </w:p>
    <w:p w14:paraId="67658FB9" w14:textId="77777777" w:rsidR="001A20E6" w:rsidRDefault="00000000">
      <w:r>
        <w:br w:type="page"/>
      </w:r>
    </w:p>
    <w:tbl>
      <w:tblPr>
        <w:tblW w:w="5000" w:type="pct"/>
        <w:tblCellMar>
          <w:left w:w="10" w:type="dxa"/>
          <w:right w:w="10" w:type="dxa"/>
        </w:tblCellMar>
        <w:tblLook w:val="04A0" w:firstRow="1" w:lastRow="0" w:firstColumn="1" w:lastColumn="0" w:noHBand="0" w:noVBand="1"/>
      </w:tblPr>
      <w:tblGrid>
        <w:gridCol w:w="4513"/>
        <w:gridCol w:w="4513"/>
      </w:tblGrid>
      <w:tr w:rsidR="001A20E6" w14:paraId="309F9A3F" w14:textId="77777777">
        <w:tc>
          <w:tcPr>
            <w:tcW w:w="2500" w:type="pct"/>
            <w:tcMar>
              <w:top w:w="0" w:type="dxa"/>
              <w:left w:w="0" w:type="dxa"/>
              <w:bottom w:w="0" w:type="dxa"/>
              <w:right w:w="0" w:type="dxa"/>
            </w:tcMar>
          </w:tcPr>
          <w:p w14:paraId="3E47A01F" w14:textId="77777777" w:rsidR="001A20E6" w:rsidRDefault="00000000">
            <w:pPr>
              <w:pStyle w:val="WeekTitle"/>
            </w:pPr>
            <w:r>
              <w:t>📅 Aug 29 - Sep 04, 2027</w:t>
            </w:r>
          </w:p>
        </w:tc>
        <w:tc>
          <w:tcPr>
            <w:tcW w:w="2500" w:type="pct"/>
            <w:tcMar>
              <w:top w:w="0" w:type="dxa"/>
              <w:left w:w="0" w:type="dxa"/>
              <w:bottom w:w="0" w:type="dxa"/>
              <w:right w:w="0" w:type="dxa"/>
            </w:tcMar>
          </w:tcPr>
          <w:p w14:paraId="5CD69F06" w14:textId="77777777" w:rsidR="001A20E6" w:rsidRDefault="001A20E6">
            <w:pPr>
              <w:pStyle w:val="WeekCycleName"/>
            </w:pPr>
          </w:p>
        </w:tc>
      </w:tr>
    </w:tbl>
    <w:p w14:paraId="75ED4065" w14:textId="77777777" w:rsidR="001A20E6" w:rsidRDefault="001A20E6">
      <w:pPr>
        <w:spacing w:after="200"/>
      </w:pPr>
    </w:p>
    <w:p w14:paraId="29CC56E8" w14:textId="77777777" w:rsidR="001A20E6" w:rsidRDefault="00000000">
      <w:pPr>
        <w:pStyle w:val="NoActivitiesText"/>
      </w:pPr>
      <w:r>
        <w:t>No study activities scheduled for this week.</w:t>
      </w:r>
    </w:p>
    <w:p w14:paraId="1F2ED1A2" w14:textId="77777777" w:rsidR="001A20E6" w:rsidRDefault="001A20E6">
      <w:pPr>
        <w:spacing w:after="400"/>
      </w:pPr>
    </w:p>
    <w:p w14:paraId="622CF50A" w14:textId="77777777" w:rsidR="001A20E6" w:rsidRDefault="00000000">
      <w:pPr>
        <w:pStyle w:val="NoResourcesText"/>
      </w:pPr>
      <w:r>
        <w:t>No resources for this week.</w:t>
      </w:r>
    </w:p>
    <w:p w14:paraId="71C15B85" w14:textId="77777777" w:rsidR="001A20E6" w:rsidRDefault="00000000">
      <w:r>
        <w:br w:type="page"/>
      </w:r>
    </w:p>
    <w:p w14:paraId="21E0E3D2" w14:textId="77777777" w:rsidR="001A20E6" w:rsidRDefault="00000000">
      <w:pPr>
        <w:pStyle w:val="SectionHeading1"/>
      </w:pPr>
      <w:r>
        <w:t>📊 Comprehensive Resources by Subject</w:t>
      </w:r>
    </w:p>
    <w:tbl>
      <w:tblPr>
        <w:tblW w:w="5000" w:type="pct"/>
        <w:tblBorders>
          <w:bottom w:val="single" w:sz="2" w:space="0" w:color="D1D5DB"/>
          <w:right w:val="single" w:sz="2" w:space="0" w:color="D1D5DB"/>
          <w:insideH w:val="single" w:sz="1" w:space="0" w:color="E5E7EB"/>
          <w:insideV w:val="single" w:sz="1" w:space="0" w:color="E5E7EB"/>
        </w:tblBorders>
        <w:tblCellMar>
          <w:left w:w="10" w:type="dxa"/>
          <w:right w:w="10" w:type="dxa"/>
        </w:tblCellMar>
        <w:tblLook w:val="04A0" w:firstRow="1" w:lastRow="0" w:firstColumn="1" w:lastColumn="0" w:noHBand="0" w:noVBand="1"/>
      </w:tblPr>
      <w:tblGrid>
        <w:gridCol w:w="1641"/>
        <w:gridCol w:w="1675"/>
        <w:gridCol w:w="1145"/>
        <w:gridCol w:w="2069"/>
        <w:gridCol w:w="2493"/>
      </w:tblGrid>
      <w:tr w:rsidR="001A20E6" w14:paraId="12136542" w14:textId="77777777">
        <w:tc>
          <w:tcPr>
            <w:tcW w:w="0" w:type="auto"/>
            <w:tcMar>
              <w:top w:w="200" w:type="dxa"/>
              <w:left w:w="200" w:type="dxa"/>
              <w:bottom w:w="200" w:type="dxa"/>
              <w:right w:w="200" w:type="dxa"/>
            </w:tcMar>
          </w:tcPr>
          <w:p w14:paraId="4B90B559" w14:textId="77777777" w:rsidR="001A20E6" w:rsidRDefault="00000000">
            <w:pPr>
              <w:pStyle w:val="TableCellHeader"/>
            </w:pPr>
            <w:r>
              <w:t>Subject</w:t>
            </w:r>
          </w:p>
        </w:tc>
        <w:tc>
          <w:tcPr>
            <w:tcW w:w="0" w:type="auto"/>
            <w:tcMar>
              <w:top w:w="200" w:type="dxa"/>
              <w:left w:w="200" w:type="dxa"/>
              <w:bottom w:w="200" w:type="dxa"/>
              <w:right w:w="200" w:type="dxa"/>
            </w:tcMar>
          </w:tcPr>
          <w:p w14:paraId="0989EACE" w14:textId="77777777" w:rsidR="001A20E6" w:rsidRDefault="00000000">
            <w:pPr>
              <w:pStyle w:val="TableCellHeader"/>
            </w:pPr>
            <w:r>
              <w:t>Primary Books</w:t>
            </w:r>
          </w:p>
        </w:tc>
        <w:tc>
          <w:tcPr>
            <w:tcW w:w="0" w:type="auto"/>
            <w:tcMar>
              <w:top w:w="200" w:type="dxa"/>
              <w:left w:w="200" w:type="dxa"/>
              <w:bottom w:w="200" w:type="dxa"/>
              <w:right w:w="200" w:type="dxa"/>
            </w:tcMar>
          </w:tcPr>
          <w:p w14:paraId="0B01A1A7" w14:textId="77777777" w:rsidR="001A20E6" w:rsidRDefault="00000000">
            <w:pPr>
              <w:pStyle w:val="TableCellHeader"/>
            </w:pPr>
            <w:r>
              <w:t>Video Content</w:t>
            </w:r>
          </w:p>
        </w:tc>
        <w:tc>
          <w:tcPr>
            <w:tcW w:w="0" w:type="auto"/>
            <w:tcMar>
              <w:top w:w="200" w:type="dxa"/>
              <w:left w:w="200" w:type="dxa"/>
              <w:bottom w:w="200" w:type="dxa"/>
              <w:right w:w="200" w:type="dxa"/>
            </w:tcMar>
          </w:tcPr>
          <w:p w14:paraId="58A33BB7" w14:textId="77777777" w:rsidR="001A20E6" w:rsidRDefault="00000000">
            <w:pPr>
              <w:pStyle w:val="TableCellHeader"/>
            </w:pPr>
            <w:r>
              <w:t>Practice Materials</w:t>
            </w:r>
          </w:p>
        </w:tc>
        <w:tc>
          <w:tcPr>
            <w:tcW w:w="0" w:type="auto"/>
            <w:tcMar>
              <w:top w:w="200" w:type="dxa"/>
              <w:left w:w="200" w:type="dxa"/>
              <w:bottom w:w="200" w:type="dxa"/>
              <w:right w:w="200" w:type="dxa"/>
            </w:tcMar>
          </w:tcPr>
          <w:p w14:paraId="0936B03A" w14:textId="77777777" w:rsidR="001A20E6" w:rsidRDefault="00000000">
            <w:pPr>
              <w:pStyle w:val="TableCellHeader"/>
            </w:pPr>
            <w:r>
              <w:t>Current Affairs</w:t>
            </w:r>
          </w:p>
        </w:tc>
      </w:tr>
      <w:tr w:rsidR="001A20E6" w14:paraId="58376C5C" w14:textId="77777777">
        <w:tc>
          <w:tcPr>
            <w:tcW w:w="0" w:type="auto"/>
            <w:tcMar>
              <w:top w:w="200" w:type="dxa"/>
              <w:left w:w="200" w:type="dxa"/>
              <w:bottom w:w="200" w:type="dxa"/>
              <w:right w:w="200" w:type="dxa"/>
            </w:tcMar>
          </w:tcPr>
          <w:p w14:paraId="0D2053B2" w14:textId="77777777" w:rsidR="001A20E6" w:rsidRDefault="00000000">
            <w:pPr>
              <w:pStyle w:val="TableCellHeader"/>
            </w:pPr>
            <w:r>
              <w:t>Sociology</w:t>
            </w:r>
          </w:p>
        </w:tc>
        <w:tc>
          <w:tcPr>
            <w:tcW w:w="0" w:type="auto"/>
            <w:tcMar>
              <w:top w:w="200" w:type="dxa"/>
              <w:left w:w="200" w:type="dxa"/>
              <w:bottom w:w="200" w:type="dxa"/>
              <w:right w:w="200" w:type="dxa"/>
            </w:tcMar>
          </w:tcPr>
          <w:p w14:paraId="2C37886A" w14:textId="77777777" w:rsidR="001A20E6" w:rsidRDefault="001A20E6">
            <w:pPr>
              <w:pStyle w:val="TableCellData"/>
            </w:pPr>
          </w:p>
        </w:tc>
        <w:tc>
          <w:tcPr>
            <w:tcW w:w="0" w:type="auto"/>
            <w:tcMar>
              <w:top w:w="200" w:type="dxa"/>
              <w:left w:w="200" w:type="dxa"/>
              <w:bottom w:w="200" w:type="dxa"/>
              <w:right w:w="200" w:type="dxa"/>
            </w:tcMar>
          </w:tcPr>
          <w:p w14:paraId="69791F8D" w14:textId="77777777" w:rsidR="001A20E6" w:rsidRDefault="001A20E6">
            <w:pPr>
              <w:pStyle w:val="TableCellData"/>
            </w:pPr>
          </w:p>
        </w:tc>
        <w:tc>
          <w:tcPr>
            <w:tcW w:w="0" w:type="auto"/>
            <w:tcMar>
              <w:top w:w="200" w:type="dxa"/>
              <w:left w:w="200" w:type="dxa"/>
              <w:bottom w:w="200" w:type="dxa"/>
              <w:right w:w="200" w:type="dxa"/>
            </w:tcMar>
          </w:tcPr>
          <w:p w14:paraId="66BC4447" w14:textId="77777777" w:rsidR="001A20E6" w:rsidRDefault="00000000">
            <w:pPr>
              <w:pStyle w:val="TableCellData"/>
            </w:pPr>
            <w:r>
              <w:t>La Excellence Sociology Material, Mains RRP + Prelims RRP, Prelims &amp; Mains Workbooks, Previous Year Question Papers, Mock Tests, La Excellence Indian Society Material, Mains Workbook - Paper I, La Excellence Social Change Material, Mains Workbook - Paper II, La Excellence Sociology of Religion Material, Mains Workbook, La Excellence Sociology of Education Material, Mains Workbook, La Excellence Social Stratification Material, Mains Workbook, La Excellence Gender Studies Material, Mains Workbook, La Excellence Urban Sociology Material, Mains Workbook, La Excellence Rural Sociology Material, Mains Workbook, La Excellence Social Movements Material, Mains Workbook, La Excellence Sociology of Health Material, Mains Workbook, La Excellence Sociology of Law Material, Mains Workbook, La Excellence Sociology of Media Material, Mains Workbook, La Excellence Sociology of Science Material, Mains Workbook, La Excellence Sociology of Environment Material, Mains Workbook, La Excellence Sociology of Globalization Material, Mains Workbook, La Excellence Sociology of Work Material, Mains Workbook</w:t>
            </w:r>
          </w:p>
        </w:tc>
        <w:tc>
          <w:tcPr>
            <w:tcW w:w="0" w:type="auto"/>
            <w:tcMar>
              <w:top w:w="200" w:type="dxa"/>
              <w:left w:w="200" w:type="dxa"/>
              <w:bottom w:w="200" w:type="dxa"/>
              <w:right w:w="200" w:type="dxa"/>
            </w:tcMar>
          </w:tcPr>
          <w:p w14:paraId="5F9452C0" w14:textId="77777777" w:rsidR="001A20E6" w:rsidRDefault="00000000">
            <w:pPr>
              <w:pStyle w:val="TableCellData"/>
            </w:pPr>
            <w:r>
              <w:t>Indian Sociological Review, Economic and Political Weekly (EPW), Newspapers (The Hindu, Indian Express - Social issues), Yojana Magazine, Kurukshetra Magazine, Social Watch India Reports, NSSO Reports, NFHS Reports, EPW Articles on Indian Society, Census Reports, Social Development Reports, Planning Commission Reports, NITI Aayog Reports, World Bank Reports on India, Religious Demographics Reports, Minority Commission Reports, ASER Reports, NEP 2020, Education Statistics Reports, Sachar Committee Report, Mandal Commission Report, Caste Census Data, Gender Budget Reports, Women and Child Development Ministry Reports, NFHS Gender Data, Census Urban Data, Smart Cities Mission Reports, Urban Development Ministry Reports, Rural Development Ministry Reports, MGNREGA Reports, Panchayati Raj Statistics, Social Movement Case Studies, Civil Society Reports, Human Rights Reports, Health Ministry Reports, WHO Reports on India, Ayushman Bharat Reports, Law Commission Reports, Supreme Court Judgments, Legal Aid Reports, Media Reports, Broadcasting Ministry Reports, Social Media Impact Studies, Science and Technology Ministry Reports, ISRO Reports, Digital India Reports, Environment Ministry Reports, Climate Change Reports, Sustainable Development Reports, WTO Reports, Globalization Impact Studies, International Migration Reports, Labor Ministry Reports, Industrial Relations Reports, Skill Development Reports</w:t>
            </w:r>
          </w:p>
        </w:tc>
      </w:tr>
      <w:tr w:rsidR="001A20E6" w14:paraId="4879CDB5" w14:textId="77777777">
        <w:tc>
          <w:tcPr>
            <w:tcW w:w="0" w:type="auto"/>
            <w:tcMar>
              <w:top w:w="200" w:type="dxa"/>
              <w:left w:w="200" w:type="dxa"/>
              <w:bottom w:w="200" w:type="dxa"/>
              <w:right w:w="200" w:type="dxa"/>
            </w:tcMar>
          </w:tcPr>
          <w:p w14:paraId="6144F2BE" w14:textId="77777777" w:rsidR="001A20E6" w:rsidRDefault="00000000">
            <w:pPr>
              <w:pStyle w:val="TableCellHeader"/>
            </w:pPr>
            <w:r>
              <w:t>History-Ancient</w:t>
            </w:r>
          </w:p>
        </w:tc>
        <w:tc>
          <w:tcPr>
            <w:tcW w:w="0" w:type="auto"/>
            <w:tcMar>
              <w:top w:w="200" w:type="dxa"/>
              <w:left w:w="200" w:type="dxa"/>
              <w:bottom w:w="200" w:type="dxa"/>
              <w:right w:w="200" w:type="dxa"/>
            </w:tcMar>
          </w:tcPr>
          <w:p w14:paraId="2D213D63" w14:textId="77777777" w:rsidR="001A20E6" w:rsidRDefault="00000000">
            <w:pPr>
              <w:pStyle w:val="TableCellData"/>
            </w:pPr>
            <w:r>
              <w:t>NCERT Class VI - Our Past - I - What, Where, How and When?, Ancient India by R.S. Sharma - The Importance of Ancient History, Ancient India by R.S. Sharma - The Construction of Ancient Indian History, Ancient India by R.S. Sharma - The Geographical Setting</w:t>
            </w:r>
          </w:p>
        </w:tc>
        <w:tc>
          <w:tcPr>
            <w:tcW w:w="0" w:type="auto"/>
            <w:tcMar>
              <w:top w:w="200" w:type="dxa"/>
              <w:left w:w="200" w:type="dxa"/>
              <w:bottom w:w="200" w:type="dxa"/>
              <w:right w:w="200" w:type="dxa"/>
            </w:tcMar>
          </w:tcPr>
          <w:p w14:paraId="6F3CDB0D" w14:textId="77777777" w:rsidR="001A20E6" w:rsidRDefault="001A20E6">
            <w:pPr>
              <w:pStyle w:val="TableCellData"/>
            </w:pPr>
          </w:p>
        </w:tc>
        <w:tc>
          <w:tcPr>
            <w:tcW w:w="0" w:type="auto"/>
            <w:tcMar>
              <w:top w:w="200" w:type="dxa"/>
              <w:left w:w="200" w:type="dxa"/>
              <w:bottom w:w="200" w:type="dxa"/>
              <w:right w:w="200" w:type="dxa"/>
            </w:tcMar>
          </w:tcPr>
          <w:p w14:paraId="0CAC64A2" w14:textId="77777777" w:rsidR="001A20E6" w:rsidRDefault="00000000">
            <w:pPr>
              <w:pStyle w:val="TableCellData"/>
            </w:pPr>
            <w:r>
              <w:t>La Excellence Culture Material, Ancient/Medieval Prelims Workbooks</w:t>
            </w:r>
          </w:p>
        </w:tc>
        <w:tc>
          <w:tcPr>
            <w:tcW w:w="0" w:type="auto"/>
            <w:tcMar>
              <w:top w:w="200" w:type="dxa"/>
              <w:left w:w="200" w:type="dxa"/>
              <w:bottom w:w="200" w:type="dxa"/>
              <w:right w:w="200" w:type="dxa"/>
            </w:tcMar>
          </w:tcPr>
          <w:p w14:paraId="4C9D4556" w14:textId="77777777" w:rsidR="001A20E6" w:rsidRDefault="00000000">
            <w:pPr>
              <w:pStyle w:val="TableCellData"/>
            </w:pPr>
            <w:r>
              <w:t>Newspapers (CA on Archaeology/Heritage)</w:t>
            </w:r>
          </w:p>
        </w:tc>
      </w:tr>
      <w:tr w:rsidR="001A20E6" w14:paraId="1CAA779A" w14:textId="77777777">
        <w:tc>
          <w:tcPr>
            <w:tcW w:w="0" w:type="auto"/>
            <w:tcMar>
              <w:top w:w="200" w:type="dxa"/>
              <w:left w:w="200" w:type="dxa"/>
              <w:bottom w:w="200" w:type="dxa"/>
              <w:right w:w="200" w:type="dxa"/>
            </w:tcMar>
          </w:tcPr>
          <w:p w14:paraId="03D56DF4" w14:textId="77777777" w:rsidR="001A20E6" w:rsidRDefault="00000000">
            <w:pPr>
              <w:pStyle w:val="TableCellHeader"/>
            </w:pPr>
            <w:r>
              <w:t>History-Medieval</w:t>
            </w:r>
          </w:p>
        </w:tc>
        <w:tc>
          <w:tcPr>
            <w:tcW w:w="0" w:type="auto"/>
            <w:tcMar>
              <w:top w:w="200" w:type="dxa"/>
              <w:left w:w="200" w:type="dxa"/>
              <w:bottom w:w="200" w:type="dxa"/>
              <w:right w:w="200" w:type="dxa"/>
            </w:tcMar>
          </w:tcPr>
          <w:p w14:paraId="2DE7CAE9" w14:textId="77777777" w:rsidR="001A20E6" w:rsidRDefault="00000000">
            <w:pPr>
              <w:pStyle w:val="TableCellData"/>
            </w:pPr>
            <w:r>
              <w:t>NCERT Class VII - Our Past - II - Tracing Changes Through a Thousand Years, Medieval India by Satish Chandra - India and the World, Medieval India by Satish Chandra - Assessment and Review of Medieval India</w:t>
            </w:r>
          </w:p>
        </w:tc>
        <w:tc>
          <w:tcPr>
            <w:tcW w:w="0" w:type="auto"/>
            <w:tcMar>
              <w:top w:w="200" w:type="dxa"/>
              <w:left w:w="200" w:type="dxa"/>
              <w:bottom w:w="200" w:type="dxa"/>
              <w:right w:w="200" w:type="dxa"/>
            </w:tcMar>
          </w:tcPr>
          <w:p w14:paraId="306018FF" w14:textId="77777777" w:rsidR="001A20E6" w:rsidRDefault="001A20E6">
            <w:pPr>
              <w:pStyle w:val="TableCellData"/>
            </w:pPr>
          </w:p>
        </w:tc>
        <w:tc>
          <w:tcPr>
            <w:tcW w:w="0" w:type="auto"/>
            <w:tcMar>
              <w:top w:w="200" w:type="dxa"/>
              <w:left w:w="200" w:type="dxa"/>
              <w:bottom w:w="200" w:type="dxa"/>
              <w:right w:w="200" w:type="dxa"/>
            </w:tcMar>
          </w:tcPr>
          <w:p w14:paraId="71ABCBFF" w14:textId="77777777" w:rsidR="001A20E6" w:rsidRDefault="00000000">
            <w:pPr>
              <w:pStyle w:val="TableCellData"/>
            </w:pPr>
            <w:r>
              <w:t>La Excellence Culture Material, Ancient/Medieval Prelims Workbooks</w:t>
            </w:r>
          </w:p>
        </w:tc>
        <w:tc>
          <w:tcPr>
            <w:tcW w:w="0" w:type="auto"/>
            <w:tcMar>
              <w:top w:w="200" w:type="dxa"/>
              <w:left w:w="200" w:type="dxa"/>
              <w:bottom w:w="200" w:type="dxa"/>
              <w:right w:w="200" w:type="dxa"/>
            </w:tcMar>
          </w:tcPr>
          <w:p w14:paraId="66BDDBE9" w14:textId="77777777" w:rsidR="001A20E6" w:rsidRDefault="00000000">
            <w:pPr>
              <w:pStyle w:val="TableCellData"/>
            </w:pPr>
            <w:r>
              <w:t>Newspapers (CA on Archaeology/Heritage)</w:t>
            </w:r>
          </w:p>
        </w:tc>
      </w:tr>
      <w:tr w:rsidR="001A20E6" w14:paraId="48C7B9CE" w14:textId="77777777">
        <w:tc>
          <w:tcPr>
            <w:tcW w:w="0" w:type="auto"/>
            <w:tcMar>
              <w:top w:w="200" w:type="dxa"/>
              <w:left w:w="200" w:type="dxa"/>
              <w:bottom w:w="200" w:type="dxa"/>
              <w:right w:w="200" w:type="dxa"/>
            </w:tcMar>
          </w:tcPr>
          <w:p w14:paraId="52BB0F62" w14:textId="77777777" w:rsidR="001A20E6" w:rsidRDefault="00000000">
            <w:pPr>
              <w:pStyle w:val="TableCellHeader"/>
            </w:pPr>
            <w:r>
              <w:t>History-Modern</w:t>
            </w:r>
          </w:p>
        </w:tc>
        <w:tc>
          <w:tcPr>
            <w:tcW w:w="0" w:type="auto"/>
            <w:tcMar>
              <w:top w:w="200" w:type="dxa"/>
              <w:left w:w="200" w:type="dxa"/>
              <w:bottom w:w="200" w:type="dxa"/>
              <w:right w:w="200" w:type="dxa"/>
            </w:tcMar>
          </w:tcPr>
          <w:p w14:paraId="6D4A0488" w14:textId="77777777" w:rsidR="001A20E6" w:rsidRDefault="00000000">
            <w:pPr>
              <w:pStyle w:val="TableCellData"/>
            </w:pPr>
            <w:r>
              <w:t>NCERT Class VIII - Our Past - III - How, When and Where, Old NCERT - Modern India by Bipan Chandra - The Decline of the Mughal Empire</w:t>
            </w:r>
          </w:p>
        </w:tc>
        <w:tc>
          <w:tcPr>
            <w:tcW w:w="0" w:type="auto"/>
            <w:tcMar>
              <w:top w:w="200" w:type="dxa"/>
              <w:left w:w="200" w:type="dxa"/>
              <w:bottom w:w="200" w:type="dxa"/>
              <w:right w:w="200" w:type="dxa"/>
            </w:tcMar>
          </w:tcPr>
          <w:p w14:paraId="4B9CBEC1" w14:textId="77777777" w:rsidR="001A20E6" w:rsidRDefault="001A20E6">
            <w:pPr>
              <w:pStyle w:val="TableCellData"/>
            </w:pPr>
          </w:p>
        </w:tc>
        <w:tc>
          <w:tcPr>
            <w:tcW w:w="0" w:type="auto"/>
            <w:tcMar>
              <w:top w:w="200" w:type="dxa"/>
              <w:left w:w="200" w:type="dxa"/>
              <w:bottom w:w="200" w:type="dxa"/>
              <w:right w:w="200" w:type="dxa"/>
            </w:tcMar>
          </w:tcPr>
          <w:p w14:paraId="574EDAC9" w14:textId="77777777" w:rsidR="001A20E6" w:rsidRDefault="00000000">
            <w:pPr>
              <w:pStyle w:val="TableCellData"/>
            </w:pPr>
            <w:r>
              <w:t>La Excellence Modern History Material, Prelims &amp; Mains Workbooks</w:t>
            </w:r>
          </w:p>
        </w:tc>
        <w:tc>
          <w:tcPr>
            <w:tcW w:w="0" w:type="auto"/>
            <w:tcMar>
              <w:top w:w="200" w:type="dxa"/>
              <w:left w:w="200" w:type="dxa"/>
              <w:bottom w:w="200" w:type="dxa"/>
              <w:right w:w="200" w:type="dxa"/>
            </w:tcMar>
          </w:tcPr>
          <w:p w14:paraId="072C47B6" w14:textId="77777777" w:rsidR="001A20E6" w:rsidRDefault="00000000">
            <w:pPr>
              <w:pStyle w:val="TableCellData"/>
            </w:pPr>
            <w:r>
              <w:t>Newspapers (IE – Explained History columns)</w:t>
            </w:r>
          </w:p>
        </w:tc>
      </w:tr>
      <w:tr w:rsidR="001A20E6" w14:paraId="1E5CA4DA" w14:textId="77777777">
        <w:tc>
          <w:tcPr>
            <w:tcW w:w="0" w:type="auto"/>
            <w:tcMar>
              <w:top w:w="200" w:type="dxa"/>
              <w:left w:w="200" w:type="dxa"/>
              <w:bottom w:w="200" w:type="dxa"/>
              <w:right w:w="200" w:type="dxa"/>
            </w:tcMar>
          </w:tcPr>
          <w:p w14:paraId="312FDF84" w14:textId="77777777" w:rsidR="001A20E6" w:rsidRDefault="00000000">
            <w:pPr>
              <w:pStyle w:val="TableCellHeader"/>
            </w:pPr>
            <w:r>
              <w:t>History-Art and Culture</w:t>
            </w:r>
          </w:p>
        </w:tc>
        <w:tc>
          <w:tcPr>
            <w:tcW w:w="0" w:type="auto"/>
            <w:tcMar>
              <w:top w:w="200" w:type="dxa"/>
              <w:left w:w="200" w:type="dxa"/>
              <w:bottom w:w="200" w:type="dxa"/>
              <w:right w:w="200" w:type="dxa"/>
            </w:tcMar>
          </w:tcPr>
          <w:p w14:paraId="149E8FF7" w14:textId="77777777" w:rsidR="001A20E6" w:rsidRDefault="001A20E6">
            <w:pPr>
              <w:pStyle w:val="TableCellData"/>
            </w:pPr>
          </w:p>
        </w:tc>
        <w:tc>
          <w:tcPr>
            <w:tcW w:w="0" w:type="auto"/>
            <w:tcMar>
              <w:top w:w="200" w:type="dxa"/>
              <w:left w:w="200" w:type="dxa"/>
              <w:bottom w:w="200" w:type="dxa"/>
              <w:right w:w="200" w:type="dxa"/>
            </w:tcMar>
          </w:tcPr>
          <w:p w14:paraId="2205B55F" w14:textId="77777777" w:rsidR="001A20E6" w:rsidRDefault="001A20E6">
            <w:pPr>
              <w:pStyle w:val="TableCellData"/>
            </w:pPr>
          </w:p>
        </w:tc>
        <w:tc>
          <w:tcPr>
            <w:tcW w:w="0" w:type="auto"/>
            <w:tcMar>
              <w:top w:w="200" w:type="dxa"/>
              <w:left w:w="200" w:type="dxa"/>
              <w:bottom w:w="200" w:type="dxa"/>
              <w:right w:w="200" w:type="dxa"/>
            </w:tcMar>
          </w:tcPr>
          <w:p w14:paraId="500BD1A8" w14:textId="77777777" w:rsidR="001A20E6" w:rsidRDefault="00000000">
            <w:pPr>
              <w:pStyle w:val="TableCellData"/>
            </w:pPr>
            <w:r>
              <w:t>La Excellence Art &amp; Culture Material, Prelims &amp; Mains Workbooks</w:t>
            </w:r>
          </w:p>
        </w:tc>
        <w:tc>
          <w:tcPr>
            <w:tcW w:w="0" w:type="auto"/>
            <w:tcMar>
              <w:top w:w="200" w:type="dxa"/>
              <w:left w:w="200" w:type="dxa"/>
              <w:bottom w:w="200" w:type="dxa"/>
              <w:right w:w="200" w:type="dxa"/>
            </w:tcMar>
          </w:tcPr>
          <w:p w14:paraId="7076F331" w14:textId="77777777" w:rsidR="001A20E6" w:rsidRDefault="00000000">
            <w:pPr>
              <w:pStyle w:val="TableCellData"/>
            </w:pPr>
            <w:r>
              <w:t>Newspapers (CA on art awards, festivals, heritage)</w:t>
            </w:r>
          </w:p>
        </w:tc>
      </w:tr>
      <w:tr w:rsidR="001A20E6" w14:paraId="144D2E4D" w14:textId="77777777">
        <w:tc>
          <w:tcPr>
            <w:tcW w:w="0" w:type="auto"/>
            <w:tcMar>
              <w:top w:w="200" w:type="dxa"/>
              <w:left w:w="200" w:type="dxa"/>
              <w:bottom w:w="200" w:type="dxa"/>
              <w:right w:w="200" w:type="dxa"/>
            </w:tcMar>
          </w:tcPr>
          <w:p w14:paraId="632CF105" w14:textId="77777777" w:rsidR="001A20E6" w:rsidRDefault="00000000">
            <w:pPr>
              <w:pStyle w:val="TableCellHeader"/>
            </w:pPr>
            <w:r>
              <w:t>History-World</w:t>
            </w:r>
          </w:p>
        </w:tc>
        <w:tc>
          <w:tcPr>
            <w:tcW w:w="0" w:type="auto"/>
            <w:tcMar>
              <w:top w:w="200" w:type="dxa"/>
              <w:left w:w="200" w:type="dxa"/>
              <w:bottom w:w="200" w:type="dxa"/>
              <w:right w:w="200" w:type="dxa"/>
            </w:tcMar>
          </w:tcPr>
          <w:p w14:paraId="4E274500" w14:textId="77777777" w:rsidR="001A20E6" w:rsidRDefault="001A20E6">
            <w:pPr>
              <w:pStyle w:val="TableCellData"/>
            </w:pPr>
          </w:p>
        </w:tc>
        <w:tc>
          <w:tcPr>
            <w:tcW w:w="0" w:type="auto"/>
            <w:tcMar>
              <w:top w:w="200" w:type="dxa"/>
              <w:left w:w="200" w:type="dxa"/>
              <w:bottom w:w="200" w:type="dxa"/>
              <w:right w:w="200" w:type="dxa"/>
            </w:tcMar>
          </w:tcPr>
          <w:p w14:paraId="538EF853" w14:textId="77777777" w:rsidR="001A20E6" w:rsidRDefault="001A20E6">
            <w:pPr>
              <w:pStyle w:val="TableCellData"/>
            </w:pPr>
          </w:p>
        </w:tc>
        <w:tc>
          <w:tcPr>
            <w:tcW w:w="0" w:type="auto"/>
            <w:tcMar>
              <w:top w:w="200" w:type="dxa"/>
              <w:left w:w="200" w:type="dxa"/>
              <w:bottom w:w="200" w:type="dxa"/>
              <w:right w:w="200" w:type="dxa"/>
            </w:tcMar>
          </w:tcPr>
          <w:p w14:paraId="2ED97480" w14:textId="77777777" w:rsidR="001A20E6" w:rsidRDefault="00000000">
            <w:pPr>
              <w:pStyle w:val="TableCellData"/>
            </w:pPr>
            <w:r>
              <w:t>La Excellence World History Material, Mains Workbook</w:t>
            </w:r>
          </w:p>
        </w:tc>
        <w:tc>
          <w:tcPr>
            <w:tcW w:w="0" w:type="auto"/>
            <w:tcMar>
              <w:top w:w="200" w:type="dxa"/>
              <w:left w:w="200" w:type="dxa"/>
              <w:bottom w:w="200" w:type="dxa"/>
              <w:right w:w="200" w:type="dxa"/>
            </w:tcMar>
          </w:tcPr>
          <w:p w14:paraId="67571F00" w14:textId="77777777" w:rsidR="001A20E6" w:rsidRDefault="00000000">
            <w:pPr>
              <w:pStyle w:val="TableCellData"/>
            </w:pPr>
            <w:r>
              <w:t>Newspapers (Hindu and IE Explained)</w:t>
            </w:r>
          </w:p>
        </w:tc>
      </w:tr>
      <w:tr w:rsidR="001A20E6" w14:paraId="245F6D4F" w14:textId="77777777">
        <w:tc>
          <w:tcPr>
            <w:tcW w:w="0" w:type="auto"/>
            <w:tcMar>
              <w:top w:w="200" w:type="dxa"/>
              <w:left w:w="200" w:type="dxa"/>
              <w:bottom w:w="200" w:type="dxa"/>
              <w:right w:w="200" w:type="dxa"/>
            </w:tcMar>
          </w:tcPr>
          <w:p w14:paraId="6FF5F7A4" w14:textId="77777777" w:rsidR="001A20E6" w:rsidRDefault="00000000">
            <w:pPr>
              <w:pStyle w:val="TableCellHeader"/>
            </w:pPr>
            <w:r>
              <w:t>History-Post Independent India</w:t>
            </w:r>
          </w:p>
        </w:tc>
        <w:tc>
          <w:tcPr>
            <w:tcW w:w="0" w:type="auto"/>
            <w:tcMar>
              <w:top w:w="200" w:type="dxa"/>
              <w:left w:w="200" w:type="dxa"/>
              <w:bottom w:w="200" w:type="dxa"/>
              <w:right w:w="200" w:type="dxa"/>
            </w:tcMar>
          </w:tcPr>
          <w:p w14:paraId="4A2A4D35" w14:textId="77777777" w:rsidR="001A20E6" w:rsidRDefault="001A20E6">
            <w:pPr>
              <w:pStyle w:val="TableCellData"/>
            </w:pPr>
          </w:p>
        </w:tc>
        <w:tc>
          <w:tcPr>
            <w:tcW w:w="0" w:type="auto"/>
            <w:tcMar>
              <w:top w:w="200" w:type="dxa"/>
              <w:left w:w="200" w:type="dxa"/>
              <w:bottom w:w="200" w:type="dxa"/>
              <w:right w:w="200" w:type="dxa"/>
            </w:tcMar>
          </w:tcPr>
          <w:p w14:paraId="53E0C30B" w14:textId="77777777" w:rsidR="001A20E6" w:rsidRDefault="001A20E6">
            <w:pPr>
              <w:pStyle w:val="TableCellData"/>
            </w:pPr>
          </w:p>
        </w:tc>
        <w:tc>
          <w:tcPr>
            <w:tcW w:w="0" w:type="auto"/>
            <w:tcMar>
              <w:top w:w="200" w:type="dxa"/>
              <w:left w:w="200" w:type="dxa"/>
              <w:bottom w:w="200" w:type="dxa"/>
              <w:right w:w="200" w:type="dxa"/>
            </w:tcMar>
          </w:tcPr>
          <w:p w14:paraId="70A76033" w14:textId="77777777" w:rsidR="001A20E6" w:rsidRDefault="00000000">
            <w:pPr>
              <w:pStyle w:val="TableCellData"/>
            </w:pPr>
            <w:r>
              <w:t>La Excellence Post-Independence Material, Mains Workbook</w:t>
            </w:r>
          </w:p>
        </w:tc>
        <w:tc>
          <w:tcPr>
            <w:tcW w:w="0" w:type="auto"/>
            <w:tcMar>
              <w:top w:w="200" w:type="dxa"/>
              <w:left w:w="200" w:type="dxa"/>
              <w:bottom w:w="200" w:type="dxa"/>
              <w:right w:w="200" w:type="dxa"/>
            </w:tcMar>
          </w:tcPr>
          <w:p w14:paraId="6022713F" w14:textId="77777777" w:rsidR="001A20E6" w:rsidRDefault="00000000">
            <w:pPr>
              <w:pStyle w:val="TableCellData"/>
            </w:pPr>
            <w:r>
              <w:t>Newspapers (Hindu and IE Explained)</w:t>
            </w:r>
          </w:p>
        </w:tc>
      </w:tr>
      <w:tr w:rsidR="001A20E6" w14:paraId="64F69FFC" w14:textId="77777777">
        <w:tc>
          <w:tcPr>
            <w:tcW w:w="0" w:type="auto"/>
            <w:tcMar>
              <w:top w:w="200" w:type="dxa"/>
              <w:left w:w="200" w:type="dxa"/>
              <w:bottom w:w="200" w:type="dxa"/>
              <w:right w:w="200" w:type="dxa"/>
            </w:tcMar>
          </w:tcPr>
          <w:p w14:paraId="7BF126FE" w14:textId="77777777" w:rsidR="001A20E6" w:rsidRDefault="00000000">
            <w:pPr>
              <w:pStyle w:val="TableCellHeader"/>
            </w:pPr>
            <w:r>
              <w:t>Geography</w:t>
            </w:r>
          </w:p>
        </w:tc>
        <w:tc>
          <w:tcPr>
            <w:tcW w:w="0" w:type="auto"/>
            <w:tcMar>
              <w:top w:w="200" w:type="dxa"/>
              <w:left w:w="200" w:type="dxa"/>
              <w:bottom w:w="200" w:type="dxa"/>
              <w:right w:w="200" w:type="dxa"/>
            </w:tcMar>
          </w:tcPr>
          <w:p w14:paraId="6D71E06C" w14:textId="77777777" w:rsidR="001A20E6" w:rsidRDefault="001A20E6">
            <w:pPr>
              <w:pStyle w:val="TableCellData"/>
            </w:pPr>
          </w:p>
        </w:tc>
        <w:tc>
          <w:tcPr>
            <w:tcW w:w="0" w:type="auto"/>
            <w:tcMar>
              <w:top w:w="200" w:type="dxa"/>
              <w:left w:w="200" w:type="dxa"/>
              <w:bottom w:w="200" w:type="dxa"/>
              <w:right w:w="200" w:type="dxa"/>
            </w:tcMar>
          </w:tcPr>
          <w:p w14:paraId="44BB7CB4" w14:textId="77777777" w:rsidR="001A20E6" w:rsidRDefault="001A20E6">
            <w:pPr>
              <w:pStyle w:val="TableCellData"/>
            </w:pPr>
          </w:p>
        </w:tc>
        <w:tc>
          <w:tcPr>
            <w:tcW w:w="0" w:type="auto"/>
            <w:tcMar>
              <w:top w:w="200" w:type="dxa"/>
              <w:left w:w="200" w:type="dxa"/>
              <w:bottom w:w="200" w:type="dxa"/>
              <w:right w:w="200" w:type="dxa"/>
            </w:tcMar>
          </w:tcPr>
          <w:p w14:paraId="67ABEDC3" w14:textId="77777777" w:rsidR="001A20E6" w:rsidRDefault="00000000">
            <w:pPr>
              <w:pStyle w:val="TableCellData"/>
            </w:pPr>
            <w:r>
              <w:t>La Excellence Geography Material, Mains RRP + Prelims RRP, Prelims &amp; Mains Workbooks</w:t>
            </w:r>
          </w:p>
        </w:tc>
        <w:tc>
          <w:tcPr>
            <w:tcW w:w="0" w:type="auto"/>
            <w:tcMar>
              <w:top w:w="200" w:type="dxa"/>
              <w:left w:w="200" w:type="dxa"/>
              <w:bottom w:w="200" w:type="dxa"/>
              <w:right w:w="200" w:type="dxa"/>
            </w:tcMar>
          </w:tcPr>
          <w:p w14:paraId="49CD5304" w14:textId="77777777" w:rsidR="001A20E6" w:rsidRDefault="00000000">
            <w:pPr>
              <w:pStyle w:val="TableCellData"/>
            </w:pPr>
            <w:r>
              <w:t>Atlas (Orient Blackswan), Newspapers (The Hindu – Env/Geo pages), Down to Earth</w:t>
            </w:r>
          </w:p>
        </w:tc>
      </w:tr>
      <w:tr w:rsidR="001A20E6" w14:paraId="5C65154F" w14:textId="77777777">
        <w:tc>
          <w:tcPr>
            <w:tcW w:w="0" w:type="auto"/>
            <w:tcMar>
              <w:top w:w="200" w:type="dxa"/>
              <w:left w:w="200" w:type="dxa"/>
              <w:bottom w:w="200" w:type="dxa"/>
              <w:right w:w="200" w:type="dxa"/>
            </w:tcMar>
          </w:tcPr>
          <w:p w14:paraId="64647716" w14:textId="77777777" w:rsidR="001A20E6" w:rsidRDefault="00000000">
            <w:pPr>
              <w:pStyle w:val="TableCellHeader"/>
            </w:pPr>
            <w:r>
              <w:t>Environment, Ecology and Disaster Management</w:t>
            </w:r>
          </w:p>
        </w:tc>
        <w:tc>
          <w:tcPr>
            <w:tcW w:w="0" w:type="auto"/>
            <w:tcMar>
              <w:top w:w="200" w:type="dxa"/>
              <w:left w:w="200" w:type="dxa"/>
              <w:bottom w:w="200" w:type="dxa"/>
              <w:right w:w="200" w:type="dxa"/>
            </w:tcMar>
          </w:tcPr>
          <w:p w14:paraId="7D398073" w14:textId="77777777" w:rsidR="001A20E6" w:rsidRDefault="001A20E6">
            <w:pPr>
              <w:pStyle w:val="TableCellData"/>
            </w:pPr>
          </w:p>
        </w:tc>
        <w:tc>
          <w:tcPr>
            <w:tcW w:w="0" w:type="auto"/>
            <w:tcMar>
              <w:top w:w="200" w:type="dxa"/>
              <w:left w:w="200" w:type="dxa"/>
              <w:bottom w:w="200" w:type="dxa"/>
              <w:right w:w="200" w:type="dxa"/>
            </w:tcMar>
          </w:tcPr>
          <w:p w14:paraId="2201A67A" w14:textId="77777777" w:rsidR="001A20E6" w:rsidRDefault="001A20E6">
            <w:pPr>
              <w:pStyle w:val="TableCellData"/>
            </w:pPr>
          </w:p>
        </w:tc>
        <w:tc>
          <w:tcPr>
            <w:tcW w:w="0" w:type="auto"/>
            <w:tcMar>
              <w:top w:w="200" w:type="dxa"/>
              <w:left w:w="200" w:type="dxa"/>
              <w:bottom w:w="200" w:type="dxa"/>
              <w:right w:w="200" w:type="dxa"/>
            </w:tcMar>
          </w:tcPr>
          <w:p w14:paraId="345C62F9" w14:textId="77777777" w:rsidR="001A20E6" w:rsidRDefault="00000000">
            <w:pPr>
              <w:pStyle w:val="TableCellData"/>
            </w:pPr>
            <w:r>
              <w:t>La Excellence Environment Material, Prelims &amp; Mains Workbooks, La Excellence DM Material, Prelims &amp; Mains Workbooks</w:t>
            </w:r>
          </w:p>
        </w:tc>
        <w:tc>
          <w:tcPr>
            <w:tcW w:w="0" w:type="auto"/>
            <w:tcMar>
              <w:top w:w="200" w:type="dxa"/>
              <w:left w:w="200" w:type="dxa"/>
              <w:bottom w:w="200" w:type="dxa"/>
              <w:right w:w="200" w:type="dxa"/>
            </w:tcMar>
          </w:tcPr>
          <w:p w14:paraId="574DBD54" w14:textId="77777777" w:rsidR="001A20E6" w:rsidRDefault="00000000">
            <w:pPr>
              <w:pStyle w:val="TableCellData"/>
            </w:pPr>
            <w:r>
              <w:t>Down to Earth, Newspapers (The Hindu – Env, sections), Down to earth, Disaster coverage – IE/The Hindu</w:t>
            </w:r>
          </w:p>
        </w:tc>
      </w:tr>
      <w:tr w:rsidR="001A20E6" w14:paraId="1032E9CB" w14:textId="77777777">
        <w:tc>
          <w:tcPr>
            <w:tcW w:w="0" w:type="auto"/>
            <w:tcMar>
              <w:top w:w="200" w:type="dxa"/>
              <w:left w:w="200" w:type="dxa"/>
              <w:bottom w:w="200" w:type="dxa"/>
              <w:right w:w="200" w:type="dxa"/>
            </w:tcMar>
          </w:tcPr>
          <w:p w14:paraId="2CEF50B7" w14:textId="77777777" w:rsidR="001A20E6" w:rsidRDefault="00000000">
            <w:pPr>
              <w:pStyle w:val="TableCellHeader"/>
            </w:pPr>
            <w:r>
              <w:t>Science &amp; Technology</w:t>
            </w:r>
          </w:p>
        </w:tc>
        <w:tc>
          <w:tcPr>
            <w:tcW w:w="0" w:type="auto"/>
            <w:tcMar>
              <w:top w:w="200" w:type="dxa"/>
              <w:left w:w="200" w:type="dxa"/>
              <w:bottom w:w="200" w:type="dxa"/>
              <w:right w:w="200" w:type="dxa"/>
            </w:tcMar>
          </w:tcPr>
          <w:p w14:paraId="73F84E39" w14:textId="77777777" w:rsidR="001A20E6" w:rsidRDefault="001A20E6">
            <w:pPr>
              <w:pStyle w:val="TableCellData"/>
            </w:pPr>
          </w:p>
        </w:tc>
        <w:tc>
          <w:tcPr>
            <w:tcW w:w="0" w:type="auto"/>
            <w:tcMar>
              <w:top w:w="200" w:type="dxa"/>
              <w:left w:w="200" w:type="dxa"/>
              <w:bottom w:w="200" w:type="dxa"/>
              <w:right w:w="200" w:type="dxa"/>
            </w:tcMar>
          </w:tcPr>
          <w:p w14:paraId="17DDE76E" w14:textId="77777777" w:rsidR="001A20E6" w:rsidRDefault="001A20E6">
            <w:pPr>
              <w:pStyle w:val="TableCellData"/>
            </w:pPr>
          </w:p>
        </w:tc>
        <w:tc>
          <w:tcPr>
            <w:tcW w:w="0" w:type="auto"/>
            <w:tcMar>
              <w:top w:w="200" w:type="dxa"/>
              <w:left w:w="200" w:type="dxa"/>
              <w:bottom w:w="200" w:type="dxa"/>
              <w:right w:w="200" w:type="dxa"/>
            </w:tcMar>
          </w:tcPr>
          <w:p w14:paraId="37043111" w14:textId="77777777" w:rsidR="001A20E6" w:rsidRDefault="00000000">
            <w:pPr>
              <w:pStyle w:val="TableCellData"/>
            </w:pPr>
            <w:r>
              <w:t>La Excellence S&amp;T Material, Prelims &amp; Mains Workbooks</w:t>
            </w:r>
          </w:p>
        </w:tc>
        <w:tc>
          <w:tcPr>
            <w:tcW w:w="0" w:type="auto"/>
            <w:tcMar>
              <w:top w:w="200" w:type="dxa"/>
              <w:left w:w="200" w:type="dxa"/>
              <w:bottom w:w="200" w:type="dxa"/>
              <w:right w:w="200" w:type="dxa"/>
            </w:tcMar>
          </w:tcPr>
          <w:p w14:paraId="36DB254E" w14:textId="77777777" w:rsidR="001A20E6" w:rsidRDefault="00000000">
            <w:pPr>
              <w:pStyle w:val="TableCellData"/>
            </w:pPr>
            <w:r>
              <w:t>Newspapers (The Hindu S&amp;T, PIB updates)</w:t>
            </w:r>
          </w:p>
        </w:tc>
      </w:tr>
      <w:tr w:rsidR="001A20E6" w14:paraId="7C74FBCD" w14:textId="77777777">
        <w:tc>
          <w:tcPr>
            <w:tcW w:w="0" w:type="auto"/>
            <w:tcMar>
              <w:top w:w="200" w:type="dxa"/>
              <w:left w:w="200" w:type="dxa"/>
              <w:bottom w:w="200" w:type="dxa"/>
              <w:right w:w="200" w:type="dxa"/>
            </w:tcMar>
          </w:tcPr>
          <w:p w14:paraId="0C3FDD07" w14:textId="77777777" w:rsidR="001A20E6" w:rsidRDefault="00000000">
            <w:pPr>
              <w:pStyle w:val="TableCellHeader"/>
            </w:pPr>
            <w:r>
              <w:t>Indian Polity and Governance</w:t>
            </w:r>
          </w:p>
        </w:tc>
        <w:tc>
          <w:tcPr>
            <w:tcW w:w="0" w:type="auto"/>
            <w:tcMar>
              <w:top w:w="200" w:type="dxa"/>
              <w:left w:w="200" w:type="dxa"/>
              <w:bottom w:w="200" w:type="dxa"/>
              <w:right w:w="200" w:type="dxa"/>
            </w:tcMar>
          </w:tcPr>
          <w:p w14:paraId="090F0593" w14:textId="77777777" w:rsidR="001A20E6" w:rsidRDefault="001A20E6">
            <w:pPr>
              <w:pStyle w:val="TableCellData"/>
            </w:pPr>
          </w:p>
        </w:tc>
        <w:tc>
          <w:tcPr>
            <w:tcW w:w="0" w:type="auto"/>
            <w:tcMar>
              <w:top w:w="200" w:type="dxa"/>
              <w:left w:w="200" w:type="dxa"/>
              <w:bottom w:w="200" w:type="dxa"/>
              <w:right w:w="200" w:type="dxa"/>
            </w:tcMar>
          </w:tcPr>
          <w:p w14:paraId="20559C71" w14:textId="77777777" w:rsidR="001A20E6" w:rsidRDefault="001A20E6">
            <w:pPr>
              <w:pStyle w:val="TableCellData"/>
            </w:pPr>
          </w:p>
        </w:tc>
        <w:tc>
          <w:tcPr>
            <w:tcW w:w="0" w:type="auto"/>
            <w:tcMar>
              <w:top w:w="200" w:type="dxa"/>
              <w:left w:w="200" w:type="dxa"/>
              <w:bottom w:w="200" w:type="dxa"/>
              <w:right w:w="200" w:type="dxa"/>
            </w:tcMar>
          </w:tcPr>
          <w:p w14:paraId="0F5F4BD5" w14:textId="77777777" w:rsidR="001A20E6" w:rsidRDefault="00000000">
            <w:pPr>
              <w:pStyle w:val="TableCellData"/>
            </w:pPr>
            <w:r>
              <w:t>La Excellence Polity Material, Mains RRP + Prelims RRP, Prelims &amp; Mains Workbooks</w:t>
            </w:r>
          </w:p>
        </w:tc>
        <w:tc>
          <w:tcPr>
            <w:tcW w:w="0" w:type="auto"/>
            <w:tcMar>
              <w:top w:w="200" w:type="dxa"/>
              <w:left w:w="200" w:type="dxa"/>
              <w:bottom w:w="200" w:type="dxa"/>
              <w:right w:w="200" w:type="dxa"/>
            </w:tcMar>
          </w:tcPr>
          <w:p w14:paraId="55ECE75F" w14:textId="77777777" w:rsidR="001A20E6" w:rsidRDefault="00000000">
            <w:pPr>
              <w:pStyle w:val="TableCellData"/>
            </w:pPr>
            <w:r>
              <w:t>NITI Aayog Reports + PRS Briefs, Newspapers (The Hindu/Indian Express), Optional: Subhash Kashyap Our Constitution, Our Parliament</w:t>
            </w:r>
          </w:p>
        </w:tc>
      </w:tr>
      <w:tr w:rsidR="001A20E6" w14:paraId="3C1BBE9B" w14:textId="77777777">
        <w:tc>
          <w:tcPr>
            <w:tcW w:w="0" w:type="auto"/>
            <w:tcMar>
              <w:top w:w="200" w:type="dxa"/>
              <w:left w:w="200" w:type="dxa"/>
              <w:bottom w:w="200" w:type="dxa"/>
              <w:right w:w="200" w:type="dxa"/>
            </w:tcMar>
          </w:tcPr>
          <w:p w14:paraId="2EECF4F0" w14:textId="77777777" w:rsidR="001A20E6" w:rsidRDefault="00000000">
            <w:pPr>
              <w:pStyle w:val="TableCellHeader"/>
            </w:pPr>
            <w:r>
              <w:t>Indian Economy</w:t>
            </w:r>
          </w:p>
        </w:tc>
        <w:tc>
          <w:tcPr>
            <w:tcW w:w="0" w:type="auto"/>
            <w:tcMar>
              <w:top w:w="200" w:type="dxa"/>
              <w:left w:w="200" w:type="dxa"/>
              <w:bottom w:w="200" w:type="dxa"/>
              <w:right w:w="200" w:type="dxa"/>
            </w:tcMar>
          </w:tcPr>
          <w:p w14:paraId="537D72A1" w14:textId="77777777" w:rsidR="001A20E6" w:rsidRDefault="001A20E6">
            <w:pPr>
              <w:pStyle w:val="TableCellData"/>
            </w:pPr>
          </w:p>
        </w:tc>
        <w:tc>
          <w:tcPr>
            <w:tcW w:w="0" w:type="auto"/>
            <w:tcMar>
              <w:top w:w="200" w:type="dxa"/>
              <w:left w:w="200" w:type="dxa"/>
              <w:bottom w:w="200" w:type="dxa"/>
              <w:right w:w="200" w:type="dxa"/>
            </w:tcMar>
          </w:tcPr>
          <w:p w14:paraId="0EA3635B" w14:textId="77777777" w:rsidR="001A20E6" w:rsidRDefault="001A20E6">
            <w:pPr>
              <w:pStyle w:val="TableCellData"/>
            </w:pPr>
          </w:p>
        </w:tc>
        <w:tc>
          <w:tcPr>
            <w:tcW w:w="0" w:type="auto"/>
            <w:tcMar>
              <w:top w:w="200" w:type="dxa"/>
              <w:left w:w="200" w:type="dxa"/>
              <w:bottom w:w="200" w:type="dxa"/>
              <w:right w:w="200" w:type="dxa"/>
            </w:tcMar>
          </w:tcPr>
          <w:p w14:paraId="2D275DDF" w14:textId="77777777" w:rsidR="001A20E6" w:rsidRDefault="00000000">
            <w:pPr>
              <w:pStyle w:val="TableCellData"/>
            </w:pPr>
            <w:r>
              <w:t>La Excellence Economy Material, Mains RRP + Prelims RRP, Prelims &amp; Mains Workbooks</w:t>
            </w:r>
          </w:p>
        </w:tc>
        <w:tc>
          <w:tcPr>
            <w:tcW w:w="0" w:type="auto"/>
            <w:tcMar>
              <w:top w:w="200" w:type="dxa"/>
              <w:left w:w="200" w:type="dxa"/>
              <w:bottom w:w="200" w:type="dxa"/>
              <w:right w:w="200" w:type="dxa"/>
            </w:tcMar>
          </w:tcPr>
          <w:p w14:paraId="5A48F63F" w14:textId="77777777" w:rsidR="001A20E6" w:rsidRDefault="00000000">
            <w:pPr>
              <w:pStyle w:val="TableCellData"/>
            </w:pPr>
            <w:r>
              <w:t>NITI Aayog Reports + Economic survey and Budget, Newspapers (Hindu and IE Explained)</w:t>
            </w:r>
          </w:p>
        </w:tc>
      </w:tr>
      <w:tr w:rsidR="001A20E6" w14:paraId="47EACF83" w14:textId="77777777">
        <w:tc>
          <w:tcPr>
            <w:tcW w:w="0" w:type="auto"/>
            <w:tcMar>
              <w:top w:w="200" w:type="dxa"/>
              <w:left w:w="200" w:type="dxa"/>
              <w:bottom w:w="200" w:type="dxa"/>
              <w:right w:w="200" w:type="dxa"/>
            </w:tcMar>
          </w:tcPr>
          <w:p w14:paraId="0F6C137B" w14:textId="77777777" w:rsidR="001A20E6" w:rsidRDefault="00000000">
            <w:pPr>
              <w:pStyle w:val="TableCellHeader"/>
            </w:pPr>
            <w:r>
              <w:t>Governance</w:t>
            </w:r>
          </w:p>
        </w:tc>
        <w:tc>
          <w:tcPr>
            <w:tcW w:w="0" w:type="auto"/>
            <w:tcMar>
              <w:top w:w="200" w:type="dxa"/>
              <w:left w:w="200" w:type="dxa"/>
              <w:bottom w:w="200" w:type="dxa"/>
              <w:right w:w="200" w:type="dxa"/>
            </w:tcMar>
          </w:tcPr>
          <w:p w14:paraId="403420FD" w14:textId="77777777" w:rsidR="001A20E6" w:rsidRDefault="00000000">
            <w:pPr>
              <w:pStyle w:val="TableCellData"/>
            </w:pPr>
            <w:r>
              <w:t>India Year Book (Schemes) + PIB, Governance In India by M Laxmikanth</w:t>
            </w:r>
          </w:p>
        </w:tc>
        <w:tc>
          <w:tcPr>
            <w:tcW w:w="0" w:type="auto"/>
            <w:tcMar>
              <w:top w:w="200" w:type="dxa"/>
              <w:left w:w="200" w:type="dxa"/>
              <w:bottom w:w="200" w:type="dxa"/>
              <w:right w:w="200" w:type="dxa"/>
            </w:tcMar>
          </w:tcPr>
          <w:p w14:paraId="2AE25271" w14:textId="77777777" w:rsidR="001A20E6" w:rsidRDefault="001A20E6">
            <w:pPr>
              <w:pStyle w:val="TableCellData"/>
            </w:pPr>
          </w:p>
        </w:tc>
        <w:tc>
          <w:tcPr>
            <w:tcW w:w="0" w:type="auto"/>
            <w:tcMar>
              <w:top w:w="200" w:type="dxa"/>
              <w:left w:w="200" w:type="dxa"/>
              <w:bottom w:w="200" w:type="dxa"/>
              <w:right w:w="200" w:type="dxa"/>
            </w:tcMar>
          </w:tcPr>
          <w:p w14:paraId="47818C4C" w14:textId="77777777" w:rsidR="001A20E6" w:rsidRDefault="00000000">
            <w:pPr>
              <w:pStyle w:val="TableCellData"/>
            </w:pPr>
            <w:r>
              <w:t>La Excellence Governance Material, Mains Workbook</w:t>
            </w:r>
          </w:p>
        </w:tc>
        <w:tc>
          <w:tcPr>
            <w:tcW w:w="0" w:type="auto"/>
            <w:tcMar>
              <w:top w:w="200" w:type="dxa"/>
              <w:left w:w="200" w:type="dxa"/>
              <w:bottom w:w="200" w:type="dxa"/>
              <w:right w:w="200" w:type="dxa"/>
            </w:tcMar>
          </w:tcPr>
          <w:p w14:paraId="4FF011E1" w14:textId="77777777" w:rsidR="001A20E6" w:rsidRDefault="00000000">
            <w:pPr>
              <w:pStyle w:val="TableCellData"/>
            </w:pPr>
            <w:r>
              <w:t>NITI Aayog + Yojana, Newspapers (Hindu and IE Explained)</w:t>
            </w:r>
          </w:p>
        </w:tc>
      </w:tr>
      <w:tr w:rsidR="001A20E6" w14:paraId="07CD879C" w14:textId="77777777">
        <w:tc>
          <w:tcPr>
            <w:tcW w:w="0" w:type="auto"/>
            <w:tcMar>
              <w:top w:w="200" w:type="dxa"/>
              <w:left w:w="200" w:type="dxa"/>
              <w:bottom w:w="200" w:type="dxa"/>
              <w:right w:w="200" w:type="dxa"/>
            </w:tcMar>
          </w:tcPr>
          <w:p w14:paraId="1627A836" w14:textId="77777777" w:rsidR="001A20E6" w:rsidRDefault="00000000">
            <w:pPr>
              <w:pStyle w:val="TableCellHeader"/>
            </w:pPr>
            <w:r>
              <w:t>International Relations</w:t>
            </w:r>
          </w:p>
        </w:tc>
        <w:tc>
          <w:tcPr>
            <w:tcW w:w="0" w:type="auto"/>
            <w:tcMar>
              <w:top w:w="200" w:type="dxa"/>
              <w:left w:w="200" w:type="dxa"/>
              <w:bottom w:w="200" w:type="dxa"/>
              <w:right w:w="200" w:type="dxa"/>
            </w:tcMar>
          </w:tcPr>
          <w:p w14:paraId="0A6CEE5F" w14:textId="77777777" w:rsidR="001A20E6" w:rsidRDefault="001A20E6">
            <w:pPr>
              <w:pStyle w:val="TableCellData"/>
            </w:pPr>
          </w:p>
        </w:tc>
        <w:tc>
          <w:tcPr>
            <w:tcW w:w="0" w:type="auto"/>
            <w:tcMar>
              <w:top w:w="200" w:type="dxa"/>
              <w:left w:w="200" w:type="dxa"/>
              <w:bottom w:w="200" w:type="dxa"/>
              <w:right w:w="200" w:type="dxa"/>
            </w:tcMar>
          </w:tcPr>
          <w:p w14:paraId="10016252" w14:textId="77777777" w:rsidR="001A20E6" w:rsidRDefault="001A20E6">
            <w:pPr>
              <w:pStyle w:val="TableCellData"/>
            </w:pPr>
          </w:p>
        </w:tc>
        <w:tc>
          <w:tcPr>
            <w:tcW w:w="0" w:type="auto"/>
            <w:tcMar>
              <w:top w:w="200" w:type="dxa"/>
              <w:left w:w="200" w:type="dxa"/>
              <w:bottom w:w="200" w:type="dxa"/>
              <w:right w:w="200" w:type="dxa"/>
            </w:tcMar>
          </w:tcPr>
          <w:p w14:paraId="202592EC" w14:textId="77777777" w:rsidR="001A20E6" w:rsidRDefault="00000000">
            <w:pPr>
              <w:pStyle w:val="TableCellData"/>
            </w:pPr>
            <w:r>
              <w:t>La Excellence IR Material, Mains Workbook</w:t>
            </w:r>
          </w:p>
        </w:tc>
        <w:tc>
          <w:tcPr>
            <w:tcW w:w="0" w:type="auto"/>
            <w:tcMar>
              <w:top w:w="200" w:type="dxa"/>
              <w:left w:w="200" w:type="dxa"/>
              <w:bottom w:w="200" w:type="dxa"/>
              <w:right w:w="200" w:type="dxa"/>
            </w:tcMar>
          </w:tcPr>
          <w:p w14:paraId="5C8224E0" w14:textId="77777777" w:rsidR="001A20E6" w:rsidRDefault="00000000">
            <w:pPr>
              <w:pStyle w:val="TableCellData"/>
            </w:pPr>
            <w:r>
              <w:t>IDSA / ORF / MEA briefs, Newspapers (The Hindu and IE – International page)</w:t>
            </w:r>
          </w:p>
        </w:tc>
      </w:tr>
      <w:tr w:rsidR="001A20E6" w14:paraId="2E34861F" w14:textId="77777777">
        <w:tc>
          <w:tcPr>
            <w:tcW w:w="0" w:type="auto"/>
            <w:tcMar>
              <w:top w:w="200" w:type="dxa"/>
              <w:left w:w="200" w:type="dxa"/>
              <w:bottom w:w="200" w:type="dxa"/>
              <w:right w:w="200" w:type="dxa"/>
            </w:tcMar>
          </w:tcPr>
          <w:p w14:paraId="72D8242A" w14:textId="77777777" w:rsidR="001A20E6" w:rsidRDefault="00000000">
            <w:pPr>
              <w:pStyle w:val="TableCellHeader"/>
            </w:pPr>
            <w:r>
              <w:t>Internal Security</w:t>
            </w:r>
          </w:p>
        </w:tc>
        <w:tc>
          <w:tcPr>
            <w:tcW w:w="0" w:type="auto"/>
            <w:tcMar>
              <w:top w:w="200" w:type="dxa"/>
              <w:left w:w="200" w:type="dxa"/>
              <w:bottom w:w="200" w:type="dxa"/>
              <w:right w:w="200" w:type="dxa"/>
            </w:tcMar>
          </w:tcPr>
          <w:p w14:paraId="68F05DCF" w14:textId="77777777" w:rsidR="001A20E6" w:rsidRDefault="001A20E6">
            <w:pPr>
              <w:pStyle w:val="TableCellData"/>
            </w:pPr>
          </w:p>
        </w:tc>
        <w:tc>
          <w:tcPr>
            <w:tcW w:w="0" w:type="auto"/>
            <w:tcMar>
              <w:top w:w="200" w:type="dxa"/>
              <w:left w:w="200" w:type="dxa"/>
              <w:bottom w:w="200" w:type="dxa"/>
              <w:right w:w="200" w:type="dxa"/>
            </w:tcMar>
          </w:tcPr>
          <w:p w14:paraId="684BC675" w14:textId="77777777" w:rsidR="001A20E6" w:rsidRDefault="001A20E6">
            <w:pPr>
              <w:pStyle w:val="TableCellData"/>
            </w:pPr>
          </w:p>
        </w:tc>
        <w:tc>
          <w:tcPr>
            <w:tcW w:w="0" w:type="auto"/>
            <w:tcMar>
              <w:top w:w="200" w:type="dxa"/>
              <w:left w:w="200" w:type="dxa"/>
              <w:bottom w:w="200" w:type="dxa"/>
              <w:right w:w="200" w:type="dxa"/>
            </w:tcMar>
          </w:tcPr>
          <w:p w14:paraId="3E0964CC" w14:textId="77777777" w:rsidR="001A20E6" w:rsidRDefault="00000000">
            <w:pPr>
              <w:pStyle w:val="TableCellData"/>
            </w:pPr>
            <w:r>
              <w:t>La Excellence Security Material, Mains Workbook</w:t>
            </w:r>
          </w:p>
        </w:tc>
        <w:tc>
          <w:tcPr>
            <w:tcW w:w="0" w:type="auto"/>
            <w:tcMar>
              <w:top w:w="200" w:type="dxa"/>
              <w:left w:w="200" w:type="dxa"/>
              <w:bottom w:w="200" w:type="dxa"/>
              <w:right w:w="200" w:type="dxa"/>
            </w:tcMar>
          </w:tcPr>
          <w:p w14:paraId="096CCE57" w14:textId="77777777" w:rsidR="001A20E6" w:rsidRDefault="00000000">
            <w:pPr>
              <w:pStyle w:val="TableCellData"/>
            </w:pPr>
            <w:r>
              <w:t>IDSA Reports, Newspapers (Hindu and IE Explained)</w:t>
            </w:r>
          </w:p>
        </w:tc>
      </w:tr>
      <w:tr w:rsidR="001A20E6" w14:paraId="5F599AA6" w14:textId="77777777">
        <w:tc>
          <w:tcPr>
            <w:tcW w:w="0" w:type="auto"/>
            <w:tcMar>
              <w:top w:w="200" w:type="dxa"/>
              <w:left w:w="200" w:type="dxa"/>
              <w:bottom w:w="200" w:type="dxa"/>
              <w:right w:w="200" w:type="dxa"/>
            </w:tcMar>
          </w:tcPr>
          <w:p w14:paraId="300A14AD" w14:textId="77777777" w:rsidR="001A20E6" w:rsidRDefault="00000000">
            <w:pPr>
              <w:pStyle w:val="TableCellHeader"/>
            </w:pPr>
            <w:r>
              <w:t>Society and Social Justice</w:t>
            </w:r>
          </w:p>
        </w:tc>
        <w:tc>
          <w:tcPr>
            <w:tcW w:w="0" w:type="auto"/>
            <w:tcMar>
              <w:top w:w="200" w:type="dxa"/>
              <w:left w:w="200" w:type="dxa"/>
              <w:bottom w:w="200" w:type="dxa"/>
              <w:right w:w="200" w:type="dxa"/>
            </w:tcMar>
          </w:tcPr>
          <w:p w14:paraId="0DC7FA48" w14:textId="77777777" w:rsidR="001A20E6" w:rsidRDefault="001A20E6">
            <w:pPr>
              <w:pStyle w:val="TableCellData"/>
            </w:pPr>
          </w:p>
        </w:tc>
        <w:tc>
          <w:tcPr>
            <w:tcW w:w="0" w:type="auto"/>
            <w:tcMar>
              <w:top w:w="200" w:type="dxa"/>
              <w:left w:w="200" w:type="dxa"/>
              <w:bottom w:w="200" w:type="dxa"/>
              <w:right w:w="200" w:type="dxa"/>
            </w:tcMar>
          </w:tcPr>
          <w:p w14:paraId="4BD94FEE" w14:textId="77777777" w:rsidR="001A20E6" w:rsidRDefault="001A20E6">
            <w:pPr>
              <w:pStyle w:val="TableCellData"/>
            </w:pPr>
          </w:p>
        </w:tc>
        <w:tc>
          <w:tcPr>
            <w:tcW w:w="0" w:type="auto"/>
            <w:tcMar>
              <w:top w:w="200" w:type="dxa"/>
              <w:left w:w="200" w:type="dxa"/>
              <w:bottom w:w="200" w:type="dxa"/>
              <w:right w:w="200" w:type="dxa"/>
            </w:tcMar>
          </w:tcPr>
          <w:p w14:paraId="6ADC4B01" w14:textId="77777777" w:rsidR="001A20E6" w:rsidRDefault="00000000">
            <w:pPr>
              <w:pStyle w:val="TableCellData"/>
            </w:pPr>
            <w:r>
              <w:t>La Excellence Society Material, Mains Workbook</w:t>
            </w:r>
          </w:p>
        </w:tc>
        <w:tc>
          <w:tcPr>
            <w:tcW w:w="0" w:type="auto"/>
            <w:tcMar>
              <w:top w:w="200" w:type="dxa"/>
              <w:left w:w="200" w:type="dxa"/>
              <w:bottom w:w="200" w:type="dxa"/>
              <w:right w:w="200" w:type="dxa"/>
            </w:tcMar>
          </w:tcPr>
          <w:p w14:paraId="203654A2" w14:textId="77777777" w:rsidR="001A20E6" w:rsidRDefault="00000000">
            <w:pPr>
              <w:pStyle w:val="TableCellData"/>
            </w:pPr>
            <w:r>
              <w:t>Newspapers (Hindu and IE Explained) (Social issues, NFHS reports)</w:t>
            </w:r>
          </w:p>
        </w:tc>
      </w:tr>
      <w:tr w:rsidR="001A20E6" w14:paraId="007C58D6" w14:textId="77777777">
        <w:tc>
          <w:tcPr>
            <w:tcW w:w="0" w:type="auto"/>
            <w:tcMar>
              <w:top w:w="200" w:type="dxa"/>
              <w:left w:w="200" w:type="dxa"/>
              <w:bottom w:w="200" w:type="dxa"/>
              <w:right w:w="200" w:type="dxa"/>
            </w:tcMar>
          </w:tcPr>
          <w:p w14:paraId="0B8EBD4E" w14:textId="77777777" w:rsidR="001A20E6" w:rsidRDefault="00000000">
            <w:pPr>
              <w:pStyle w:val="TableCellHeader"/>
            </w:pPr>
            <w:r>
              <w:t>Essay</w:t>
            </w:r>
          </w:p>
        </w:tc>
        <w:tc>
          <w:tcPr>
            <w:tcW w:w="0" w:type="auto"/>
            <w:tcMar>
              <w:top w:w="200" w:type="dxa"/>
              <w:left w:w="200" w:type="dxa"/>
              <w:bottom w:w="200" w:type="dxa"/>
              <w:right w:w="200" w:type="dxa"/>
            </w:tcMar>
          </w:tcPr>
          <w:p w14:paraId="7E011B7F" w14:textId="77777777" w:rsidR="001A20E6" w:rsidRDefault="00000000">
            <w:pPr>
              <w:pStyle w:val="TableCellData"/>
            </w:pPr>
            <w:r>
              <w:t>Michael Sandel – Justice, Ethics by Jitin Yadav, 2nd ARC (4th, 10th – Ethics in Governance)</w:t>
            </w:r>
          </w:p>
        </w:tc>
        <w:tc>
          <w:tcPr>
            <w:tcW w:w="0" w:type="auto"/>
            <w:tcMar>
              <w:top w:w="200" w:type="dxa"/>
              <w:left w:w="200" w:type="dxa"/>
              <w:bottom w:w="200" w:type="dxa"/>
              <w:right w:w="200" w:type="dxa"/>
            </w:tcMar>
          </w:tcPr>
          <w:p w14:paraId="0B88BFE4" w14:textId="77777777" w:rsidR="001A20E6" w:rsidRDefault="001A20E6">
            <w:pPr>
              <w:pStyle w:val="TableCellData"/>
            </w:pPr>
          </w:p>
        </w:tc>
        <w:tc>
          <w:tcPr>
            <w:tcW w:w="0" w:type="auto"/>
            <w:tcMar>
              <w:top w:w="200" w:type="dxa"/>
              <w:left w:w="200" w:type="dxa"/>
              <w:bottom w:w="200" w:type="dxa"/>
              <w:right w:w="200" w:type="dxa"/>
            </w:tcMar>
          </w:tcPr>
          <w:p w14:paraId="18363EC2" w14:textId="77777777" w:rsidR="001A20E6" w:rsidRDefault="00000000">
            <w:pPr>
              <w:pStyle w:val="TableCellData"/>
            </w:pPr>
            <w:r>
              <w:t>La Excellence Ethics Material, Prelims &amp; Mains Workbooks</w:t>
            </w:r>
          </w:p>
        </w:tc>
        <w:tc>
          <w:tcPr>
            <w:tcW w:w="0" w:type="auto"/>
            <w:tcMar>
              <w:top w:w="200" w:type="dxa"/>
              <w:left w:w="200" w:type="dxa"/>
              <w:bottom w:w="200" w:type="dxa"/>
              <w:right w:w="200" w:type="dxa"/>
            </w:tcMar>
          </w:tcPr>
          <w:p w14:paraId="74126367" w14:textId="77777777" w:rsidR="001A20E6" w:rsidRDefault="00000000">
            <w:pPr>
              <w:pStyle w:val="TableCellData"/>
            </w:pPr>
            <w:r>
              <w:t>Newspapers (case studies, ethical dilemmas in news)</w:t>
            </w:r>
          </w:p>
        </w:tc>
      </w:tr>
    </w:tbl>
    <w:p w14:paraId="3D68CB4E" w14:textId="77777777" w:rsidR="001A20E6" w:rsidRDefault="00000000">
      <w:r>
        <w:br w:type="page"/>
      </w:r>
    </w:p>
    <w:p w14:paraId="784C46B3" w14:textId="77777777" w:rsidR="001A20E6" w:rsidRDefault="00000000">
      <w:pPr>
        <w:pStyle w:val="SectionHeading1"/>
      </w:pPr>
      <w:r>
        <w:t>ℹ️ Legend &amp; Study Phases</w:t>
      </w:r>
    </w:p>
    <w:tbl>
      <w:tblPr>
        <w:tblW w:w="5000" w:type="pct"/>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left w:w="10" w:type="dxa"/>
          <w:right w:w="10" w:type="dxa"/>
        </w:tblCellMar>
        <w:tblLook w:val="04A0" w:firstRow="1" w:lastRow="0" w:firstColumn="1" w:lastColumn="0" w:noHBand="0" w:noVBand="1"/>
      </w:tblPr>
      <w:tblGrid>
        <w:gridCol w:w="1805"/>
        <w:gridCol w:w="4154"/>
        <w:gridCol w:w="3065"/>
      </w:tblGrid>
      <w:tr w:rsidR="001A20E6" w14:paraId="1A0D5349" w14:textId="77777777">
        <w:tc>
          <w:tcPr>
            <w:tcW w:w="0" w:type="auto"/>
            <w:tcMar>
              <w:top w:w="200" w:type="dxa"/>
              <w:left w:w="200" w:type="dxa"/>
              <w:bottom w:w="200" w:type="dxa"/>
              <w:right w:w="200" w:type="dxa"/>
            </w:tcMar>
          </w:tcPr>
          <w:p w14:paraId="214144C1" w14:textId="77777777" w:rsidR="001A20E6" w:rsidRDefault="00000000">
            <w:pPr>
              <w:pStyle w:val="TableCellHeader"/>
            </w:pPr>
            <w:r>
              <w:t>Color</w:t>
            </w:r>
          </w:p>
        </w:tc>
        <w:tc>
          <w:tcPr>
            <w:tcW w:w="0" w:type="auto"/>
            <w:tcMar>
              <w:top w:w="200" w:type="dxa"/>
              <w:left w:w="200" w:type="dxa"/>
              <w:bottom w:w="200" w:type="dxa"/>
              <w:right w:w="200" w:type="dxa"/>
            </w:tcMar>
          </w:tcPr>
          <w:p w14:paraId="5FF76007" w14:textId="77777777" w:rsidR="001A20E6" w:rsidRDefault="00000000">
            <w:pPr>
              <w:pStyle w:val="TableCellHeader"/>
            </w:pPr>
            <w:r>
              <w:t>Cycle/Subject</w:t>
            </w:r>
          </w:p>
        </w:tc>
        <w:tc>
          <w:tcPr>
            <w:tcW w:w="0" w:type="auto"/>
            <w:tcMar>
              <w:top w:w="200" w:type="dxa"/>
              <w:left w:w="200" w:type="dxa"/>
              <w:bottom w:w="200" w:type="dxa"/>
              <w:right w:w="200" w:type="dxa"/>
            </w:tcMar>
          </w:tcPr>
          <w:p w14:paraId="302BC40F" w14:textId="77777777" w:rsidR="001A20E6" w:rsidRDefault="00000000">
            <w:pPr>
              <w:pStyle w:val="TableCellHeader"/>
            </w:pPr>
            <w:r>
              <w:t>Description</w:t>
            </w:r>
          </w:p>
        </w:tc>
      </w:tr>
      <w:tr w:rsidR="001A20E6" w14:paraId="0FCC7BA3" w14:textId="77777777">
        <w:tc>
          <w:tcPr>
            <w:tcW w:w="1000" w:type="pct"/>
            <w:shd w:val="clear" w:color="auto" w:fill="DBEAFE"/>
            <w:tcMar>
              <w:top w:w="200" w:type="dxa"/>
              <w:left w:w="200" w:type="dxa"/>
              <w:bottom w:w="200" w:type="dxa"/>
              <w:right w:w="200" w:type="dxa"/>
            </w:tcMar>
          </w:tcPr>
          <w:p w14:paraId="0C40D736" w14:textId="77777777" w:rsidR="001A20E6" w:rsidRDefault="001A20E6"/>
        </w:tc>
        <w:tc>
          <w:tcPr>
            <w:tcW w:w="0" w:type="auto"/>
            <w:tcMar>
              <w:top w:w="200" w:type="dxa"/>
              <w:left w:w="200" w:type="dxa"/>
              <w:bottom w:w="200" w:type="dxa"/>
              <w:right w:w="200" w:type="dxa"/>
            </w:tcMar>
          </w:tcPr>
          <w:p w14:paraId="2E8CF53B" w14:textId="77777777" w:rsidR="001A20E6" w:rsidRDefault="00000000">
            <w:pPr>
              <w:pStyle w:val="TableCellHeader"/>
            </w:pPr>
            <w:r>
              <w:t>C1 Cycle</w:t>
            </w:r>
          </w:p>
        </w:tc>
        <w:tc>
          <w:tcPr>
            <w:tcW w:w="0" w:type="auto"/>
            <w:tcMar>
              <w:top w:w="200" w:type="dxa"/>
              <w:left w:w="200" w:type="dxa"/>
              <w:bottom w:w="200" w:type="dxa"/>
              <w:right w:w="200" w:type="dxa"/>
            </w:tcMar>
          </w:tcPr>
          <w:p w14:paraId="70A89E44" w14:textId="77777777" w:rsidR="001A20E6" w:rsidRDefault="00000000">
            <w:pPr>
              <w:pStyle w:val="TableCellData"/>
            </w:pPr>
            <w:r>
              <w:t>Study phase with 13 weeks duration</w:t>
            </w:r>
          </w:p>
        </w:tc>
      </w:tr>
      <w:tr w:rsidR="001A20E6" w14:paraId="7EACEFFD" w14:textId="77777777">
        <w:tc>
          <w:tcPr>
            <w:tcW w:w="1000" w:type="pct"/>
            <w:shd w:val="clear" w:color="auto" w:fill="DCFCE7"/>
            <w:tcMar>
              <w:top w:w="200" w:type="dxa"/>
              <w:left w:w="200" w:type="dxa"/>
              <w:bottom w:w="200" w:type="dxa"/>
              <w:right w:w="200" w:type="dxa"/>
            </w:tcMar>
          </w:tcPr>
          <w:p w14:paraId="32AFC31B" w14:textId="77777777" w:rsidR="001A20E6" w:rsidRDefault="001A20E6"/>
        </w:tc>
        <w:tc>
          <w:tcPr>
            <w:tcW w:w="0" w:type="auto"/>
            <w:tcMar>
              <w:top w:w="200" w:type="dxa"/>
              <w:left w:w="200" w:type="dxa"/>
              <w:bottom w:w="200" w:type="dxa"/>
              <w:right w:w="200" w:type="dxa"/>
            </w:tcMar>
          </w:tcPr>
          <w:p w14:paraId="1BDCA0B4" w14:textId="77777777" w:rsidR="001A20E6" w:rsidRDefault="00000000">
            <w:pPr>
              <w:pStyle w:val="TableCellHeader"/>
            </w:pPr>
            <w:r>
              <w:t>C2 Cycle</w:t>
            </w:r>
          </w:p>
        </w:tc>
        <w:tc>
          <w:tcPr>
            <w:tcW w:w="0" w:type="auto"/>
            <w:tcMar>
              <w:top w:w="200" w:type="dxa"/>
              <w:left w:w="200" w:type="dxa"/>
              <w:bottom w:w="200" w:type="dxa"/>
              <w:right w:w="200" w:type="dxa"/>
            </w:tcMar>
          </w:tcPr>
          <w:p w14:paraId="7A0DCE36" w14:textId="77777777" w:rsidR="001A20E6" w:rsidRDefault="00000000">
            <w:pPr>
              <w:pStyle w:val="TableCellData"/>
            </w:pPr>
            <w:r>
              <w:t>Study phase with 40 weeks duration</w:t>
            </w:r>
          </w:p>
        </w:tc>
      </w:tr>
      <w:tr w:rsidR="001A20E6" w14:paraId="20F0C4BD" w14:textId="77777777">
        <w:tc>
          <w:tcPr>
            <w:tcW w:w="1000" w:type="pct"/>
            <w:shd w:val="clear" w:color="auto" w:fill="FCE7F3"/>
            <w:tcMar>
              <w:top w:w="200" w:type="dxa"/>
              <w:left w:w="200" w:type="dxa"/>
              <w:bottom w:w="200" w:type="dxa"/>
              <w:right w:w="200" w:type="dxa"/>
            </w:tcMar>
          </w:tcPr>
          <w:p w14:paraId="4B7FBF36" w14:textId="77777777" w:rsidR="001A20E6" w:rsidRDefault="001A20E6"/>
        </w:tc>
        <w:tc>
          <w:tcPr>
            <w:tcW w:w="0" w:type="auto"/>
            <w:tcMar>
              <w:top w:w="200" w:type="dxa"/>
              <w:left w:w="200" w:type="dxa"/>
              <w:bottom w:w="200" w:type="dxa"/>
              <w:right w:w="200" w:type="dxa"/>
            </w:tcMar>
          </w:tcPr>
          <w:p w14:paraId="7ED74FA8" w14:textId="77777777" w:rsidR="001A20E6" w:rsidRDefault="00000000">
            <w:pPr>
              <w:pStyle w:val="TableCellHeader"/>
            </w:pPr>
            <w:r>
              <w:t>C3 Cycle</w:t>
            </w:r>
          </w:p>
        </w:tc>
        <w:tc>
          <w:tcPr>
            <w:tcW w:w="0" w:type="auto"/>
            <w:tcMar>
              <w:top w:w="200" w:type="dxa"/>
              <w:left w:w="200" w:type="dxa"/>
              <w:bottom w:w="200" w:type="dxa"/>
              <w:right w:w="200" w:type="dxa"/>
            </w:tcMar>
          </w:tcPr>
          <w:p w14:paraId="2517E674" w14:textId="77777777" w:rsidR="001A20E6" w:rsidRDefault="00000000">
            <w:pPr>
              <w:pStyle w:val="TableCellData"/>
            </w:pPr>
            <w:r>
              <w:t>Study phase with 9 weeks duration</w:t>
            </w:r>
          </w:p>
        </w:tc>
      </w:tr>
      <w:tr w:rsidR="001A20E6" w14:paraId="5B124DC9" w14:textId="77777777">
        <w:tc>
          <w:tcPr>
            <w:tcW w:w="1000" w:type="pct"/>
            <w:shd w:val="clear" w:color="auto" w:fill="FEE2E2"/>
            <w:tcMar>
              <w:top w:w="200" w:type="dxa"/>
              <w:left w:w="200" w:type="dxa"/>
              <w:bottom w:w="200" w:type="dxa"/>
              <w:right w:w="200" w:type="dxa"/>
            </w:tcMar>
          </w:tcPr>
          <w:p w14:paraId="4FB83CE8" w14:textId="77777777" w:rsidR="001A20E6" w:rsidRDefault="001A20E6"/>
        </w:tc>
        <w:tc>
          <w:tcPr>
            <w:tcW w:w="0" w:type="auto"/>
            <w:tcMar>
              <w:top w:w="200" w:type="dxa"/>
              <w:left w:w="200" w:type="dxa"/>
              <w:bottom w:w="200" w:type="dxa"/>
              <w:right w:w="200" w:type="dxa"/>
            </w:tcMar>
          </w:tcPr>
          <w:p w14:paraId="6A057D99" w14:textId="77777777" w:rsidR="001A20E6" w:rsidRDefault="00000000">
            <w:pPr>
              <w:pStyle w:val="TableCellHeader"/>
            </w:pPr>
            <w:r>
              <w:t>C4 Cycle</w:t>
            </w:r>
          </w:p>
        </w:tc>
        <w:tc>
          <w:tcPr>
            <w:tcW w:w="0" w:type="auto"/>
            <w:tcMar>
              <w:top w:w="200" w:type="dxa"/>
              <w:left w:w="200" w:type="dxa"/>
              <w:bottom w:w="200" w:type="dxa"/>
              <w:right w:w="200" w:type="dxa"/>
            </w:tcMar>
          </w:tcPr>
          <w:p w14:paraId="6FB0574E" w14:textId="77777777" w:rsidR="001A20E6" w:rsidRDefault="00000000">
            <w:pPr>
              <w:pStyle w:val="TableCellData"/>
            </w:pPr>
            <w:r>
              <w:t>Study phase with 13 weeks duration</w:t>
            </w:r>
          </w:p>
        </w:tc>
      </w:tr>
      <w:tr w:rsidR="001A20E6" w14:paraId="470E0DA2" w14:textId="77777777">
        <w:tc>
          <w:tcPr>
            <w:tcW w:w="1000" w:type="pct"/>
            <w:shd w:val="clear" w:color="auto" w:fill="EDE9FE"/>
            <w:tcMar>
              <w:top w:w="200" w:type="dxa"/>
              <w:left w:w="200" w:type="dxa"/>
              <w:bottom w:w="200" w:type="dxa"/>
              <w:right w:w="200" w:type="dxa"/>
            </w:tcMar>
          </w:tcPr>
          <w:p w14:paraId="683EFAFF" w14:textId="77777777" w:rsidR="001A20E6" w:rsidRDefault="001A20E6"/>
        </w:tc>
        <w:tc>
          <w:tcPr>
            <w:tcW w:w="0" w:type="auto"/>
            <w:tcMar>
              <w:top w:w="200" w:type="dxa"/>
              <w:left w:w="200" w:type="dxa"/>
              <w:bottom w:w="200" w:type="dxa"/>
              <w:right w:w="200" w:type="dxa"/>
            </w:tcMar>
          </w:tcPr>
          <w:p w14:paraId="533006D1" w14:textId="77777777" w:rsidR="001A20E6" w:rsidRDefault="00000000">
            <w:pPr>
              <w:pStyle w:val="TableCellHeader"/>
            </w:pPr>
            <w:r>
              <w:t>C5 Cycle</w:t>
            </w:r>
          </w:p>
        </w:tc>
        <w:tc>
          <w:tcPr>
            <w:tcW w:w="0" w:type="auto"/>
            <w:tcMar>
              <w:top w:w="200" w:type="dxa"/>
              <w:left w:w="200" w:type="dxa"/>
              <w:bottom w:w="200" w:type="dxa"/>
              <w:right w:w="200" w:type="dxa"/>
            </w:tcMar>
          </w:tcPr>
          <w:p w14:paraId="74825544" w14:textId="77777777" w:rsidR="001A20E6" w:rsidRDefault="00000000">
            <w:pPr>
              <w:pStyle w:val="TableCellData"/>
            </w:pPr>
            <w:r>
              <w:t>Study phase with 5 weeks duration</w:t>
            </w:r>
          </w:p>
        </w:tc>
      </w:tr>
      <w:tr w:rsidR="001A20E6" w14:paraId="43355C89" w14:textId="77777777">
        <w:tc>
          <w:tcPr>
            <w:tcW w:w="1000" w:type="pct"/>
            <w:shd w:val="clear" w:color="auto" w:fill="EDE9FE"/>
            <w:tcMar>
              <w:top w:w="200" w:type="dxa"/>
              <w:left w:w="200" w:type="dxa"/>
              <w:bottom w:w="200" w:type="dxa"/>
              <w:right w:w="200" w:type="dxa"/>
            </w:tcMar>
          </w:tcPr>
          <w:p w14:paraId="012DEA54" w14:textId="77777777" w:rsidR="001A20E6" w:rsidRDefault="001A20E6"/>
        </w:tc>
        <w:tc>
          <w:tcPr>
            <w:tcW w:w="0" w:type="auto"/>
            <w:tcMar>
              <w:top w:w="200" w:type="dxa"/>
              <w:left w:w="200" w:type="dxa"/>
              <w:bottom w:w="200" w:type="dxa"/>
              <w:right w:w="200" w:type="dxa"/>
            </w:tcMar>
          </w:tcPr>
          <w:p w14:paraId="59835043" w14:textId="77777777" w:rsidR="001A20E6" w:rsidRDefault="00000000">
            <w:pPr>
              <w:pStyle w:val="TableCellHeader"/>
            </w:pPr>
            <w:r>
              <w:t>C5.b Cycle</w:t>
            </w:r>
          </w:p>
        </w:tc>
        <w:tc>
          <w:tcPr>
            <w:tcW w:w="0" w:type="auto"/>
            <w:tcMar>
              <w:top w:w="200" w:type="dxa"/>
              <w:left w:w="200" w:type="dxa"/>
              <w:bottom w:w="200" w:type="dxa"/>
              <w:right w:w="200" w:type="dxa"/>
            </w:tcMar>
          </w:tcPr>
          <w:p w14:paraId="1DAAF994" w14:textId="77777777" w:rsidR="001A20E6" w:rsidRDefault="00000000">
            <w:pPr>
              <w:pStyle w:val="TableCellData"/>
            </w:pPr>
            <w:r>
              <w:t>Study phase with 2 weeks duration</w:t>
            </w:r>
          </w:p>
        </w:tc>
      </w:tr>
      <w:tr w:rsidR="001A20E6" w14:paraId="581C342E" w14:textId="77777777">
        <w:tc>
          <w:tcPr>
            <w:tcW w:w="1000" w:type="pct"/>
            <w:shd w:val="clear" w:color="auto" w:fill="E0F2FE"/>
            <w:tcMar>
              <w:top w:w="200" w:type="dxa"/>
              <w:left w:w="200" w:type="dxa"/>
              <w:bottom w:w="200" w:type="dxa"/>
              <w:right w:w="200" w:type="dxa"/>
            </w:tcMar>
          </w:tcPr>
          <w:p w14:paraId="712BCF54" w14:textId="77777777" w:rsidR="001A20E6" w:rsidRDefault="001A20E6"/>
        </w:tc>
        <w:tc>
          <w:tcPr>
            <w:tcW w:w="0" w:type="auto"/>
            <w:tcMar>
              <w:top w:w="200" w:type="dxa"/>
              <w:left w:w="200" w:type="dxa"/>
              <w:bottom w:w="200" w:type="dxa"/>
              <w:right w:w="200" w:type="dxa"/>
            </w:tcMar>
          </w:tcPr>
          <w:p w14:paraId="38BDC85F" w14:textId="77777777" w:rsidR="001A20E6" w:rsidRDefault="00000000">
            <w:pPr>
              <w:pStyle w:val="TableCellHeader"/>
            </w:pPr>
            <w:r>
              <w:t>C6 Cycle</w:t>
            </w:r>
          </w:p>
        </w:tc>
        <w:tc>
          <w:tcPr>
            <w:tcW w:w="0" w:type="auto"/>
            <w:tcMar>
              <w:top w:w="200" w:type="dxa"/>
              <w:left w:w="200" w:type="dxa"/>
              <w:bottom w:w="200" w:type="dxa"/>
              <w:right w:w="200" w:type="dxa"/>
            </w:tcMar>
          </w:tcPr>
          <w:p w14:paraId="63BCABEB" w14:textId="77777777" w:rsidR="001A20E6" w:rsidRDefault="00000000">
            <w:pPr>
              <w:pStyle w:val="TableCellData"/>
            </w:pPr>
            <w:r>
              <w:t>Study phase with 11 weeks duration</w:t>
            </w:r>
          </w:p>
        </w:tc>
      </w:tr>
      <w:tr w:rsidR="001A20E6" w14:paraId="77C9FB56" w14:textId="77777777">
        <w:tc>
          <w:tcPr>
            <w:tcW w:w="1000" w:type="pct"/>
            <w:shd w:val="clear" w:color="auto" w:fill="FFEDD5"/>
            <w:tcMar>
              <w:top w:w="200" w:type="dxa"/>
              <w:left w:w="200" w:type="dxa"/>
              <w:bottom w:w="200" w:type="dxa"/>
              <w:right w:w="200" w:type="dxa"/>
            </w:tcMar>
          </w:tcPr>
          <w:p w14:paraId="4D0AB26F" w14:textId="77777777" w:rsidR="001A20E6" w:rsidRDefault="001A20E6"/>
        </w:tc>
        <w:tc>
          <w:tcPr>
            <w:tcW w:w="0" w:type="auto"/>
            <w:tcMar>
              <w:top w:w="200" w:type="dxa"/>
              <w:left w:w="200" w:type="dxa"/>
              <w:bottom w:w="200" w:type="dxa"/>
              <w:right w:w="200" w:type="dxa"/>
            </w:tcMar>
          </w:tcPr>
          <w:p w14:paraId="2E6C317B" w14:textId="77777777" w:rsidR="001A20E6" w:rsidRDefault="00000000">
            <w:pPr>
              <w:pStyle w:val="TableCellHeader"/>
            </w:pPr>
            <w:r>
              <w:t>C7 Cycle</w:t>
            </w:r>
          </w:p>
        </w:tc>
        <w:tc>
          <w:tcPr>
            <w:tcW w:w="0" w:type="auto"/>
            <w:tcMar>
              <w:top w:w="200" w:type="dxa"/>
              <w:left w:w="200" w:type="dxa"/>
              <w:bottom w:w="200" w:type="dxa"/>
              <w:right w:w="200" w:type="dxa"/>
            </w:tcMar>
          </w:tcPr>
          <w:p w14:paraId="07B2F768" w14:textId="77777777" w:rsidR="001A20E6" w:rsidRDefault="00000000">
            <w:pPr>
              <w:pStyle w:val="TableCellData"/>
            </w:pPr>
            <w:r>
              <w:t>Study phase with 3 weeks duration</w:t>
            </w:r>
          </w:p>
        </w:tc>
      </w:tr>
      <w:tr w:rsidR="001A20E6" w14:paraId="66BAA38F" w14:textId="77777777">
        <w:tc>
          <w:tcPr>
            <w:tcW w:w="1000" w:type="pct"/>
            <w:shd w:val="clear" w:color="auto" w:fill="E0E0E0"/>
            <w:tcMar>
              <w:top w:w="200" w:type="dxa"/>
              <w:left w:w="200" w:type="dxa"/>
              <w:bottom w:w="200" w:type="dxa"/>
              <w:right w:w="200" w:type="dxa"/>
            </w:tcMar>
          </w:tcPr>
          <w:p w14:paraId="1ABC190A" w14:textId="77777777" w:rsidR="001A20E6" w:rsidRDefault="001A20E6"/>
        </w:tc>
        <w:tc>
          <w:tcPr>
            <w:tcW w:w="0" w:type="auto"/>
            <w:tcMar>
              <w:top w:w="200" w:type="dxa"/>
              <w:left w:w="200" w:type="dxa"/>
              <w:bottom w:w="200" w:type="dxa"/>
              <w:right w:w="200" w:type="dxa"/>
            </w:tcMar>
          </w:tcPr>
          <w:p w14:paraId="3D1965C8" w14:textId="77777777" w:rsidR="001A20E6" w:rsidRDefault="00000000">
            <w:pPr>
              <w:pStyle w:val="TableCellHeader"/>
            </w:pPr>
            <w:r>
              <w:t>Sociology</w:t>
            </w:r>
          </w:p>
        </w:tc>
        <w:tc>
          <w:tcPr>
            <w:tcW w:w="0" w:type="auto"/>
            <w:tcMar>
              <w:top w:w="200" w:type="dxa"/>
              <w:left w:w="200" w:type="dxa"/>
              <w:bottom w:w="200" w:type="dxa"/>
              <w:right w:w="200" w:type="dxa"/>
            </w:tcMar>
          </w:tcPr>
          <w:p w14:paraId="126278A2" w14:textId="77777777" w:rsidR="001A20E6" w:rsidRDefault="00000000">
            <w:pPr>
              <w:pStyle w:val="TableCellData"/>
            </w:pPr>
            <w:r>
              <w:t>Subject area for study</w:t>
            </w:r>
          </w:p>
        </w:tc>
      </w:tr>
      <w:tr w:rsidR="001A20E6" w14:paraId="58871025" w14:textId="77777777">
        <w:tc>
          <w:tcPr>
            <w:tcW w:w="1000" w:type="pct"/>
            <w:shd w:val="clear" w:color="auto" w:fill="E0E0E0"/>
            <w:tcMar>
              <w:top w:w="200" w:type="dxa"/>
              <w:left w:w="200" w:type="dxa"/>
              <w:bottom w:w="200" w:type="dxa"/>
              <w:right w:w="200" w:type="dxa"/>
            </w:tcMar>
          </w:tcPr>
          <w:p w14:paraId="21219472" w14:textId="77777777" w:rsidR="001A20E6" w:rsidRDefault="001A20E6"/>
        </w:tc>
        <w:tc>
          <w:tcPr>
            <w:tcW w:w="0" w:type="auto"/>
            <w:tcMar>
              <w:top w:w="200" w:type="dxa"/>
              <w:left w:w="200" w:type="dxa"/>
              <w:bottom w:w="200" w:type="dxa"/>
              <w:right w:w="200" w:type="dxa"/>
            </w:tcMar>
          </w:tcPr>
          <w:p w14:paraId="204897AF" w14:textId="77777777" w:rsidR="001A20E6" w:rsidRDefault="00000000">
            <w:pPr>
              <w:pStyle w:val="TableCellHeader"/>
            </w:pPr>
            <w:r>
              <w:t>History-Ancient</w:t>
            </w:r>
          </w:p>
        </w:tc>
        <w:tc>
          <w:tcPr>
            <w:tcW w:w="0" w:type="auto"/>
            <w:tcMar>
              <w:top w:w="200" w:type="dxa"/>
              <w:left w:w="200" w:type="dxa"/>
              <w:bottom w:w="200" w:type="dxa"/>
              <w:right w:w="200" w:type="dxa"/>
            </w:tcMar>
          </w:tcPr>
          <w:p w14:paraId="1BEFC5E1" w14:textId="77777777" w:rsidR="001A20E6" w:rsidRDefault="00000000">
            <w:pPr>
              <w:pStyle w:val="TableCellData"/>
            </w:pPr>
            <w:r>
              <w:t>Subject area for study</w:t>
            </w:r>
          </w:p>
        </w:tc>
      </w:tr>
      <w:tr w:rsidR="001A20E6" w14:paraId="638220C0" w14:textId="77777777">
        <w:tc>
          <w:tcPr>
            <w:tcW w:w="1000" w:type="pct"/>
            <w:shd w:val="clear" w:color="auto" w:fill="E0E0E0"/>
            <w:tcMar>
              <w:top w:w="200" w:type="dxa"/>
              <w:left w:w="200" w:type="dxa"/>
              <w:bottom w:w="200" w:type="dxa"/>
              <w:right w:w="200" w:type="dxa"/>
            </w:tcMar>
          </w:tcPr>
          <w:p w14:paraId="50833940" w14:textId="77777777" w:rsidR="001A20E6" w:rsidRDefault="001A20E6"/>
        </w:tc>
        <w:tc>
          <w:tcPr>
            <w:tcW w:w="0" w:type="auto"/>
            <w:tcMar>
              <w:top w:w="200" w:type="dxa"/>
              <w:left w:w="200" w:type="dxa"/>
              <w:bottom w:w="200" w:type="dxa"/>
              <w:right w:w="200" w:type="dxa"/>
            </w:tcMar>
          </w:tcPr>
          <w:p w14:paraId="553835F9" w14:textId="77777777" w:rsidR="001A20E6" w:rsidRDefault="00000000">
            <w:pPr>
              <w:pStyle w:val="TableCellHeader"/>
            </w:pPr>
            <w:r>
              <w:t>History-Medieval</w:t>
            </w:r>
          </w:p>
        </w:tc>
        <w:tc>
          <w:tcPr>
            <w:tcW w:w="0" w:type="auto"/>
            <w:tcMar>
              <w:top w:w="200" w:type="dxa"/>
              <w:left w:w="200" w:type="dxa"/>
              <w:bottom w:w="200" w:type="dxa"/>
              <w:right w:w="200" w:type="dxa"/>
            </w:tcMar>
          </w:tcPr>
          <w:p w14:paraId="687B769C" w14:textId="77777777" w:rsidR="001A20E6" w:rsidRDefault="00000000">
            <w:pPr>
              <w:pStyle w:val="TableCellData"/>
            </w:pPr>
            <w:r>
              <w:t>Subject area for study</w:t>
            </w:r>
          </w:p>
        </w:tc>
      </w:tr>
      <w:tr w:rsidR="001A20E6" w14:paraId="2863913D" w14:textId="77777777">
        <w:tc>
          <w:tcPr>
            <w:tcW w:w="1000" w:type="pct"/>
            <w:shd w:val="clear" w:color="auto" w:fill="E0E0E0"/>
            <w:tcMar>
              <w:top w:w="200" w:type="dxa"/>
              <w:left w:w="200" w:type="dxa"/>
              <w:bottom w:w="200" w:type="dxa"/>
              <w:right w:w="200" w:type="dxa"/>
            </w:tcMar>
          </w:tcPr>
          <w:p w14:paraId="122F5D0A" w14:textId="77777777" w:rsidR="001A20E6" w:rsidRDefault="001A20E6"/>
        </w:tc>
        <w:tc>
          <w:tcPr>
            <w:tcW w:w="0" w:type="auto"/>
            <w:tcMar>
              <w:top w:w="200" w:type="dxa"/>
              <w:left w:w="200" w:type="dxa"/>
              <w:bottom w:w="200" w:type="dxa"/>
              <w:right w:w="200" w:type="dxa"/>
            </w:tcMar>
          </w:tcPr>
          <w:p w14:paraId="3E1102B4" w14:textId="77777777" w:rsidR="001A20E6" w:rsidRDefault="00000000">
            <w:pPr>
              <w:pStyle w:val="TableCellHeader"/>
            </w:pPr>
            <w:r>
              <w:t>History-Modern</w:t>
            </w:r>
          </w:p>
        </w:tc>
        <w:tc>
          <w:tcPr>
            <w:tcW w:w="0" w:type="auto"/>
            <w:tcMar>
              <w:top w:w="200" w:type="dxa"/>
              <w:left w:w="200" w:type="dxa"/>
              <w:bottom w:w="200" w:type="dxa"/>
              <w:right w:w="200" w:type="dxa"/>
            </w:tcMar>
          </w:tcPr>
          <w:p w14:paraId="2DA18477" w14:textId="77777777" w:rsidR="001A20E6" w:rsidRDefault="00000000">
            <w:pPr>
              <w:pStyle w:val="TableCellData"/>
            </w:pPr>
            <w:r>
              <w:t>Subject area for study</w:t>
            </w:r>
          </w:p>
        </w:tc>
      </w:tr>
      <w:tr w:rsidR="001A20E6" w14:paraId="22007493" w14:textId="77777777">
        <w:tc>
          <w:tcPr>
            <w:tcW w:w="1000" w:type="pct"/>
            <w:shd w:val="clear" w:color="auto" w:fill="E0E0E0"/>
            <w:tcMar>
              <w:top w:w="200" w:type="dxa"/>
              <w:left w:w="200" w:type="dxa"/>
              <w:bottom w:w="200" w:type="dxa"/>
              <w:right w:w="200" w:type="dxa"/>
            </w:tcMar>
          </w:tcPr>
          <w:p w14:paraId="0EC799FE" w14:textId="77777777" w:rsidR="001A20E6" w:rsidRDefault="001A20E6"/>
        </w:tc>
        <w:tc>
          <w:tcPr>
            <w:tcW w:w="0" w:type="auto"/>
            <w:tcMar>
              <w:top w:w="200" w:type="dxa"/>
              <w:left w:w="200" w:type="dxa"/>
              <w:bottom w:w="200" w:type="dxa"/>
              <w:right w:w="200" w:type="dxa"/>
            </w:tcMar>
          </w:tcPr>
          <w:p w14:paraId="1A6B6E08" w14:textId="77777777" w:rsidR="001A20E6" w:rsidRDefault="00000000">
            <w:pPr>
              <w:pStyle w:val="TableCellHeader"/>
            </w:pPr>
            <w:r>
              <w:t>History-Art and Culture</w:t>
            </w:r>
          </w:p>
        </w:tc>
        <w:tc>
          <w:tcPr>
            <w:tcW w:w="0" w:type="auto"/>
            <w:tcMar>
              <w:top w:w="200" w:type="dxa"/>
              <w:left w:w="200" w:type="dxa"/>
              <w:bottom w:w="200" w:type="dxa"/>
              <w:right w:w="200" w:type="dxa"/>
            </w:tcMar>
          </w:tcPr>
          <w:p w14:paraId="2668EAB2" w14:textId="77777777" w:rsidR="001A20E6" w:rsidRDefault="00000000">
            <w:pPr>
              <w:pStyle w:val="TableCellData"/>
            </w:pPr>
            <w:r>
              <w:t>Subject area for study</w:t>
            </w:r>
          </w:p>
        </w:tc>
      </w:tr>
      <w:tr w:rsidR="001A20E6" w14:paraId="1F2FDEDD" w14:textId="77777777">
        <w:tc>
          <w:tcPr>
            <w:tcW w:w="1000" w:type="pct"/>
            <w:shd w:val="clear" w:color="auto" w:fill="E0E0E0"/>
            <w:tcMar>
              <w:top w:w="200" w:type="dxa"/>
              <w:left w:w="200" w:type="dxa"/>
              <w:bottom w:w="200" w:type="dxa"/>
              <w:right w:w="200" w:type="dxa"/>
            </w:tcMar>
          </w:tcPr>
          <w:p w14:paraId="0684F0F1" w14:textId="77777777" w:rsidR="001A20E6" w:rsidRDefault="001A20E6"/>
        </w:tc>
        <w:tc>
          <w:tcPr>
            <w:tcW w:w="0" w:type="auto"/>
            <w:tcMar>
              <w:top w:w="200" w:type="dxa"/>
              <w:left w:w="200" w:type="dxa"/>
              <w:bottom w:w="200" w:type="dxa"/>
              <w:right w:w="200" w:type="dxa"/>
            </w:tcMar>
          </w:tcPr>
          <w:p w14:paraId="351BF03E" w14:textId="77777777" w:rsidR="001A20E6" w:rsidRDefault="00000000">
            <w:pPr>
              <w:pStyle w:val="TableCellHeader"/>
            </w:pPr>
            <w:r>
              <w:t>History-World</w:t>
            </w:r>
          </w:p>
        </w:tc>
        <w:tc>
          <w:tcPr>
            <w:tcW w:w="0" w:type="auto"/>
            <w:tcMar>
              <w:top w:w="200" w:type="dxa"/>
              <w:left w:w="200" w:type="dxa"/>
              <w:bottom w:w="200" w:type="dxa"/>
              <w:right w:w="200" w:type="dxa"/>
            </w:tcMar>
          </w:tcPr>
          <w:p w14:paraId="0BDC5830" w14:textId="77777777" w:rsidR="001A20E6" w:rsidRDefault="00000000">
            <w:pPr>
              <w:pStyle w:val="TableCellData"/>
            </w:pPr>
            <w:r>
              <w:t>Subject area for study</w:t>
            </w:r>
          </w:p>
        </w:tc>
      </w:tr>
      <w:tr w:rsidR="001A20E6" w14:paraId="06DFAF56" w14:textId="77777777">
        <w:tc>
          <w:tcPr>
            <w:tcW w:w="1000" w:type="pct"/>
            <w:shd w:val="clear" w:color="auto" w:fill="E0E0E0"/>
            <w:tcMar>
              <w:top w:w="200" w:type="dxa"/>
              <w:left w:w="200" w:type="dxa"/>
              <w:bottom w:w="200" w:type="dxa"/>
              <w:right w:w="200" w:type="dxa"/>
            </w:tcMar>
          </w:tcPr>
          <w:p w14:paraId="0A858B52" w14:textId="77777777" w:rsidR="001A20E6" w:rsidRDefault="001A20E6"/>
        </w:tc>
        <w:tc>
          <w:tcPr>
            <w:tcW w:w="0" w:type="auto"/>
            <w:tcMar>
              <w:top w:w="200" w:type="dxa"/>
              <w:left w:w="200" w:type="dxa"/>
              <w:bottom w:w="200" w:type="dxa"/>
              <w:right w:w="200" w:type="dxa"/>
            </w:tcMar>
          </w:tcPr>
          <w:p w14:paraId="403E83C2" w14:textId="77777777" w:rsidR="001A20E6" w:rsidRDefault="00000000">
            <w:pPr>
              <w:pStyle w:val="TableCellHeader"/>
            </w:pPr>
            <w:r>
              <w:t>History-Post Independent India</w:t>
            </w:r>
          </w:p>
        </w:tc>
        <w:tc>
          <w:tcPr>
            <w:tcW w:w="0" w:type="auto"/>
            <w:tcMar>
              <w:top w:w="200" w:type="dxa"/>
              <w:left w:w="200" w:type="dxa"/>
              <w:bottom w:w="200" w:type="dxa"/>
              <w:right w:w="200" w:type="dxa"/>
            </w:tcMar>
          </w:tcPr>
          <w:p w14:paraId="39518171" w14:textId="77777777" w:rsidR="001A20E6" w:rsidRDefault="00000000">
            <w:pPr>
              <w:pStyle w:val="TableCellData"/>
            </w:pPr>
            <w:r>
              <w:t>Subject area for study</w:t>
            </w:r>
          </w:p>
        </w:tc>
      </w:tr>
      <w:tr w:rsidR="001A20E6" w14:paraId="0A537A56" w14:textId="77777777">
        <w:tc>
          <w:tcPr>
            <w:tcW w:w="1000" w:type="pct"/>
            <w:shd w:val="clear" w:color="auto" w:fill="E0E0E0"/>
            <w:tcMar>
              <w:top w:w="200" w:type="dxa"/>
              <w:left w:w="200" w:type="dxa"/>
              <w:bottom w:w="200" w:type="dxa"/>
              <w:right w:w="200" w:type="dxa"/>
            </w:tcMar>
          </w:tcPr>
          <w:p w14:paraId="4E561D34" w14:textId="77777777" w:rsidR="001A20E6" w:rsidRDefault="001A20E6"/>
        </w:tc>
        <w:tc>
          <w:tcPr>
            <w:tcW w:w="0" w:type="auto"/>
            <w:tcMar>
              <w:top w:w="200" w:type="dxa"/>
              <w:left w:w="200" w:type="dxa"/>
              <w:bottom w:w="200" w:type="dxa"/>
              <w:right w:w="200" w:type="dxa"/>
            </w:tcMar>
          </w:tcPr>
          <w:p w14:paraId="58AB3F1D" w14:textId="77777777" w:rsidR="001A20E6" w:rsidRDefault="00000000">
            <w:pPr>
              <w:pStyle w:val="TableCellHeader"/>
            </w:pPr>
            <w:r>
              <w:t>Geography</w:t>
            </w:r>
          </w:p>
        </w:tc>
        <w:tc>
          <w:tcPr>
            <w:tcW w:w="0" w:type="auto"/>
            <w:tcMar>
              <w:top w:w="200" w:type="dxa"/>
              <w:left w:w="200" w:type="dxa"/>
              <w:bottom w:w="200" w:type="dxa"/>
              <w:right w:w="200" w:type="dxa"/>
            </w:tcMar>
          </w:tcPr>
          <w:p w14:paraId="3CA1129A" w14:textId="77777777" w:rsidR="001A20E6" w:rsidRDefault="00000000">
            <w:pPr>
              <w:pStyle w:val="TableCellData"/>
            </w:pPr>
            <w:r>
              <w:t>Subject area for study</w:t>
            </w:r>
          </w:p>
        </w:tc>
      </w:tr>
      <w:tr w:rsidR="001A20E6" w14:paraId="3AA79358" w14:textId="77777777">
        <w:tc>
          <w:tcPr>
            <w:tcW w:w="1000" w:type="pct"/>
            <w:shd w:val="clear" w:color="auto" w:fill="E0E0E0"/>
            <w:tcMar>
              <w:top w:w="200" w:type="dxa"/>
              <w:left w:w="200" w:type="dxa"/>
              <w:bottom w:w="200" w:type="dxa"/>
              <w:right w:w="200" w:type="dxa"/>
            </w:tcMar>
          </w:tcPr>
          <w:p w14:paraId="3F88E74B" w14:textId="77777777" w:rsidR="001A20E6" w:rsidRDefault="001A20E6"/>
        </w:tc>
        <w:tc>
          <w:tcPr>
            <w:tcW w:w="0" w:type="auto"/>
            <w:tcMar>
              <w:top w:w="200" w:type="dxa"/>
              <w:left w:w="200" w:type="dxa"/>
              <w:bottom w:w="200" w:type="dxa"/>
              <w:right w:w="200" w:type="dxa"/>
            </w:tcMar>
          </w:tcPr>
          <w:p w14:paraId="021E0EFA" w14:textId="77777777" w:rsidR="001A20E6" w:rsidRDefault="00000000">
            <w:pPr>
              <w:pStyle w:val="TableCellHeader"/>
            </w:pPr>
            <w:r>
              <w:t>Environment, Ecology and Disaster Management</w:t>
            </w:r>
          </w:p>
        </w:tc>
        <w:tc>
          <w:tcPr>
            <w:tcW w:w="0" w:type="auto"/>
            <w:tcMar>
              <w:top w:w="200" w:type="dxa"/>
              <w:left w:w="200" w:type="dxa"/>
              <w:bottom w:w="200" w:type="dxa"/>
              <w:right w:w="200" w:type="dxa"/>
            </w:tcMar>
          </w:tcPr>
          <w:p w14:paraId="5631416B" w14:textId="77777777" w:rsidR="001A20E6" w:rsidRDefault="00000000">
            <w:pPr>
              <w:pStyle w:val="TableCellData"/>
            </w:pPr>
            <w:r>
              <w:t>Subject area for study</w:t>
            </w:r>
          </w:p>
        </w:tc>
      </w:tr>
      <w:tr w:rsidR="001A20E6" w14:paraId="06566537" w14:textId="77777777">
        <w:tc>
          <w:tcPr>
            <w:tcW w:w="1000" w:type="pct"/>
            <w:shd w:val="clear" w:color="auto" w:fill="E0E0E0"/>
            <w:tcMar>
              <w:top w:w="200" w:type="dxa"/>
              <w:left w:w="200" w:type="dxa"/>
              <w:bottom w:w="200" w:type="dxa"/>
              <w:right w:w="200" w:type="dxa"/>
            </w:tcMar>
          </w:tcPr>
          <w:p w14:paraId="49CC6FE9" w14:textId="77777777" w:rsidR="001A20E6" w:rsidRDefault="001A20E6"/>
        </w:tc>
        <w:tc>
          <w:tcPr>
            <w:tcW w:w="0" w:type="auto"/>
            <w:tcMar>
              <w:top w:w="200" w:type="dxa"/>
              <w:left w:w="200" w:type="dxa"/>
              <w:bottom w:w="200" w:type="dxa"/>
              <w:right w:w="200" w:type="dxa"/>
            </w:tcMar>
          </w:tcPr>
          <w:p w14:paraId="42EE086C" w14:textId="77777777" w:rsidR="001A20E6" w:rsidRDefault="00000000">
            <w:pPr>
              <w:pStyle w:val="TableCellHeader"/>
            </w:pPr>
            <w:r>
              <w:t>Science &amp; Technology</w:t>
            </w:r>
          </w:p>
        </w:tc>
        <w:tc>
          <w:tcPr>
            <w:tcW w:w="0" w:type="auto"/>
            <w:tcMar>
              <w:top w:w="200" w:type="dxa"/>
              <w:left w:w="200" w:type="dxa"/>
              <w:bottom w:w="200" w:type="dxa"/>
              <w:right w:w="200" w:type="dxa"/>
            </w:tcMar>
          </w:tcPr>
          <w:p w14:paraId="40C5FBB7" w14:textId="77777777" w:rsidR="001A20E6" w:rsidRDefault="00000000">
            <w:pPr>
              <w:pStyle w:val="TableCellData"/>
            </w:pPr>
            <w:r>
              <w:t>Subject area for study</w:t>
            </w:r>
          </w:p>
        </w:tc>
      </w:tr>
      <w:tr w:rsidR="001A20E6" w14:paraId="08493450" w14:textId="77777777">
        <w:tc>
          <w:tcPr>
            <w:tcW w:w="1000" w:type="pct"/>
            <w:shd w:val="clear" w:color="auto" w:fill="E0E0E0"/>
            <w:tcMar>
              <w:top w:w="200" w:type="dxa"/>
              <w:left w:w="200" w:type="dxa"/>
              <w:bottom w:w="200" w:type="dxa"/>
              <w:right w:w="200" w:type="dxa"/>
            </w:tcMar>
          </w:tcPr>
          <w:p w14:paraId="3B759844" w14:textId="77777777" w:rsidR="001A20E6" w:rsidRDefault="001A20E6"/>
        </w:tc>
        <w:tc>
          <w:tcPr>
            <w:tcW w:w="0" w:type="auto"/>
            <w:tcMar>
              <w:top w:w="200" w:type="dxa"/>
              <w:left w:w="200" w:type="dxa"/>
              <w:bottom w:w="200" w:type="dxa"/>
              <w:right w:w="200" w:type="dxa"/>
            </w:tcMar>
          </w:tcPr>
          <w:p w14:paraId="295F45C4" w14:textId="77777777" w:rsidR="001A20E6" w:rsidRDefault="00000000">
            <w:pPr>
              <w:pStyle w:val="TableCellHeader"/>
            </w:pPr>
            <w:r>
              <w:t>Indian Polity and Governance</w:t>
            </w:r>
          </w:p>
        </w:tc>
        <w:tc>
          <w:tcPr>
            <w:tcW w:w="0" w:type="auto"/>
            <w:tcMar>
              <w:top w:w="200" w:type="dxa"/>
              <w:left w:w="200" w:type="dxa"/>
              <w:bottom w:w="200" w:type="dxa"/>
              <w:right w:w="200" w:type="dxa"/>
            </w:tcMar>
          </w:tcPr>
          <w:p w14:paraId="47043A9B" w14:textId="77777777" w:rsidR="001A20E6" w:rsidRDefault="00000000">
            <w:pPr>
              <w:pStyle w:val="TableCellData"/>
            </w:pPr>
            <w:r>
              <w:t>Subject area for study</w:t>
            </w:r>
          </w:p>
        </w:tc>
      </w:tr>
      <w:tr w:rsidR="001A20E6" w14:paraId="1EE4BE8A" w14:textId="77777777">
        <w:tc>
          <w:tcPr>
            <w:tcW w:w="1000" w:type="pct"/>
            <w:shd w:val="clear" w:color="auto" w:fill="E0E0E0"/>
            <w:tcMar>
              <w:top w:w="200" w:type="dxa"/>
              <w:left w:w="200" w:type="dxa"/>
              <w:bottom w:w="200" w:type="dxa"/>
              <w:right w:w="200" w:type="dxa"/>
            </w:tcMar>
          </w:tcPr>
          <w:p w14:paraId="7B689908" w14:textId="77777777" w:rsidR="001A20E6" w:rsidRDefault="001A20E6"/>
        </w:tc>
        <w:tc>
          <w:tcPr>
            <w:tcW w:w="0" w:type="auto"/>
            <w:tcMar>
              <w:top w:w="200" w:type="dxa"/>
              <w:left w:w="200" w:type="dxa"/>
              <w:bottom w:w="200" w:type="dxa"/>
              <w:right w:w="200" w:type="dxa"/>
            </w:tcMar>
          </w:tcPr>
          <w:p w14:paraId="76C3BC0B" w14:textId="77777777" w:rsidR="001A20E6" w:rsidRDefault="00000000">
            <w:pPr>
              <w:pStyle w:val="TableCellHeader"/>
            </w:pPr>
            <w:r>
              <w:t>Indian Economy</w:t>
            </w:r>
          </w:p>
        </w:tc>
        <w:tc>
          <w:tcPr>
            <w:tcW w:w="0" w:type="auto"/>
            <w:tcMar>
              <w:top w:w="200" w:type="dxa"/>
              <w:left w:w="200" w:type="dxa"/>
              <w:bottom w:w="200" w:type="dxa"/>
              <w:right w:w="200" w:type="dxa"/>
            </w:tcMar>
          </w:tcPr>
          <w:p w14:paraId="4E11E0AA" w14:textId="77777777" w:rsidR="001A20E6" w:rsidRDefault="00000000">
            <w:pPr>
              <w:pStyle w:val="TableCellData"/>
            </w:pPr>
            <w:r>
              <w:t>Subject area for study</w:t>
            </w:r>
          </w:p>
        </w:tc>
      </w:tr>
      <w:tr w:rsidR="001A20E6" w14:paraId="3CA8517B" w14:textId="77777777">
        <w:tc>
          <w:tcPr>
            <w:tcW w:w="1000" w:type="pct"/>
            <w:shd w:val="clear" w:color="auto" w:fill="E0E0E0"/>
            <w:tcMar>
              <w:top w:w="200" w:type="dxa"/>
              <w:left w:w="200" w:type="dxa"/>
              <w:bottom w:w="200" w:type="dxa"/>
              <w:right w:w="200" w:type="dxa"/>
            </w:tcMar>
          </w:tcPr>
          <w:p w14:paraId="486E735F" w14:textId="77777777" w:rsidR="001A20E6" w:rsidRDefault="001A20E6"/>
        </w:tc>
        <w:tc>
          <w:tcPr>
            <w:tcW w:w="0" w:type="auto"/>
            <w:tcMar>
              <w:top w:w="200" w:type="dxa"/>
              <w:left w:w="200" w:type="dxa"/>
              <w:bottom w:w="200" w:type="dxa"/>
              <w:right w:w="200" w:type="dxa"/>
            </w:tcMar>
          </w:tcPr>
          <w:p w14:paraId="504CE90A" w14:textId="77777777" w:rsidR="001A20E6" w:rsidRDefault="00000000">
            <w:pPr>
              <w:pStyle w:val="TableCellHeader"/>
            </w:pPr>
            <w:r>
              <w:t>Governance</w:t>
            </w:r>
          </w:p>
        </w:tc>
        <w:tc>
          <w:tcPr>
            <w:tcW w:w="0" w:type="auto"/>
            <w:tcMar>
              <w:top w:w="200" w:type="dxa"/>
              <w:left w:w="200" w:type="dxa"/>
              <w:bottom w:w="200" w:type="dxa"/>
              <w:right w:w="200" w:type="dxa"/>
            </w:tcMar>
          </w:tcPr>
          <w:p w14:paraId="31950332" w14:textId="77777777" w:rsidR="001A20E6" w:rsidRDefault="00000000">
            <w:pPr>
              <w:pStyle w:val="TableCellData"/>
            </w:pPr>
            <w:r>
              <w:t>Subject area for study</w:t>
            </w:r>
          </w:p>
        </w:tc>
      </w:tr>
      <w:tr w:rsidR="001A20E6" w14:paraId="2F94DE22" w14:textId="77777777">
        <w:tc>
          <w:tcPr>
            <w:tcW w:w="1000" w:type="pct"/>
            <w:shd w:val="clear" w:color="auto" w:fill="E0E0E0"/>
            <w:tcMar>
              <w:top w:w="200" w:type="dxa"/>
              <w:left w:w="200" w:type="dxa"/>
              <w:bottom w:w="200" w:type="dxa"/>
              <w:right w:w="200" w:type="dxa"/>
            </w:tcMar>
          </w:tcPr>
          <w:p w14:paraId="204ABDFE" w14:textId="77777777" w:rsidR="001A20E6" w:rsidRDefault="001A20E6"/>
        </w:tc>
        <w:tc>
          <w:tcPr>
            <w:tcW w:w="0" w:type="auto"/>
            <w:tcMar>
              <w:top w:w="200" w:type="dxa"/>
              <w:left w:w="200" w:type="dxa"/>
              <w:bottom w:w="200" w:type="dxa"/>
              <w:right w:w="200" w:type="dxa"/>
            </w:tcMar>
          </w:tcPr>
          <w:p w14:paraId="6E6778BC" w14:textId="77777777" w:rsidR="001A20E6" w:rsidRDefault="00000000">
            <w:pPr>
              <w:pStyle w:val="TableCellHeader"/>
            </w:pPr>
            <w:r>
              <w:t>International Relations</w:t>
            </w:r>
          </w:p>
        </w:tc>
        <w:tc>
          <w:tcPr>
            <w:tcW w:w="0" w:type="auto"/>
            <w:tcMar>
              <w:top w:w="200" w:type="dxa"/>
              <w:left w:w="200" w:type="dxa"/>
              <w:bottom w:w="200" w:type="dxa"/>
              <w:right w:w="200" w:type="dxa"/>
            </w:tcMar>
          </w:tcPr>
          <w:p w14:paraId="128FBEBC" w14:textId="77777777" w:rsidR="001A20E6" w:rsidRDefault="00000000">
            <w:pPr>
              <w:pStyle w:val="TableCellData"/>
            </w:pPr>
            <w:r>
              <w:t>Subject area for study</w:t>
            </w:r>
          </w:p>
        </w:tc>
      </w:tr>
      <w:tr w:rsidR="001A20E6" w14:paraId="69039FA7" w14:textId="77777777">
        <w:tc>
          <w:tcPr>
            <w:tcW w:w="1000" w:type="pct"/>
            <w:shd w:val="clear" w:color="auto" w:fill="E0E0E0"/>
            <w:tcMar>
              <w:top w:w="200" w:type="dxa"/>
              <w:left w:w="200" w:type="dxa"/>
              <w:bottom w:w="200" w:type="dxa"/>
              <w:right w:w="200" w:type="dxa"/>
            </w:tcMar>
          </w:tcPr>
          <w:p w14:paraId="7D1A7BCA" w14:textId="77777777" w:rsidR="001A20E6" w:rsidRDefault="001A20E6"/>
        </w:tc>
        <w:tc>
          <w:tcPr>
            <w:tcW w:w="0" w:type="auto"/>
            <w:tcMar>
              <w:top w:w="200" w:type="dxa"/>
              <w:left w:w="200" w:type="dxa"/>
              <w:bottom w:w="200" w:type="dxa"/>
              <w:right w:w="200" w:type="dxa"/>
            </w:tcMar>
          </w:tcPr>
          <w:p w14:paraId="7C0BF27C" w14:textId="77777777" w:rsidR="001A20E6" w:rsidRDefault="00000000">
            <w:pPr>
              <w:pStyle w:val="TableCellHeader"/>
            </w:pPr>
            <w:r>
              <w:t>Internal Security</w:t>
            </w:r>
          </w:p>
        </w:tc>
        <w:tc>
          <w:tcPr>
            <w:tcW w:w="0" w:type="auto"/>
            <w:tcMar>
              <w:top w:w="200" w:type="dxa"/>
              <w:left w:w="200" w:type="dxa"/>
              <w:bottom w:w="200" w:type="dxa"/>
              <w:right w:w="200" w:type="dxa"/>
            </w:tcMar>
          </w:tcPr>
          <w:p w14:paraId="716273DB" w14:textId="77777777" w:rsidR="001A20E6" w:rsidRDefault="00000000">
            <w:pPr>
              <w:pStyle w:val="TableCellData"/>
            </w:pPr>
            <w:r>
              <w:t>Subject area for study</w:t>
            </w:r>
          </w:p>
        </w:tc>
      </w:tr>
      <w:tr w:rsidR="001A20E6" w14:paraId="75B4310B" w14:textId="77777777">
        <w:tc>
          <w:tcPr>
            <w:tcW w:w="1000" w:type="pct"/>
            <w:shd w:val="clear" w:color="auto" w:fill="E0E0E0"/>
            <w:tcMar>
              <w:top w:w="200" w:type="dxa"/>
              <w:left w:w="200" w:type="dxa"/>
              <w:bottom w:w="200" w:type="dxa"/>
              <w:right w:w="200" w:type="dxa"/>
            </w:tcMar>
          </w:tcPr>
          <w:p w14:paraId="4B10B6B0" w14:textId="77777777" w:rsidR="001A20E6" w:rsidRDefault="001A20E6"/>
        </w:tc>
        <w:tc>
          <w:tcPr>
            <w:tcW w:w="0" w:type="auto"/>
            <w:tcMar>
              <w:top w:w="200" w:type="dxa"/>
              <w:left w:w="200" w:type="dxa"/>
              <w:bottom w:w="200" w:type="dxa"/>
              <w:right w:w="200" w:type="dxa"/>
            </w:tcMar>
          </w:tcPr>
          <w:p w14:paraId="5B3D62CA" w14:textId="77777777" w:rsidR="001A20E6" w:rsidRDefault="00000000">
            <w:pPr>
              <w:pStyle w:val="TableCellHeader"/>
            </w:pPr>
            <w:r>
              <w:t>Society and Social Justice</w:t>
            </w:r>
          </w:p>
        </w:tc>
        <w:tc>
          <w:tcPr>
            <w:tcW w:w="0" w:type="auto"/>
            <w:tcMar>
              <w:top w:w="200" w:type="dxa"/>
              <w:left w:w="200" w:type="dxa"/>
              <w:bottom w:w="200" w:type="dxa"/>
              <w:right w:w="200" w:type="dxa"/>
            </w:tcMar>
          </w:tcPr>
          <w:p w14:paraId="5D03CBF4" w14:textId="77777777" w:rsidR="001A20E6" w:rsidRDefault="00000000">
            <w:pPr>
              <w:pStyle w:val="TableCellData"/>
            </w:pPr>
            <w:r>
              <w:t>Subject area for study</w:t>
            </w:r>
          </w:p>
        </w:tc>
      </w:tr>
      <w:tr w:rsidR="001A20E6" w14:paraId="35B60B47" w14:textId="77777777">
        <w:tc>
          <w:tcPr>
            <w:tcW w:w="1000" w:type="pct"/>
            <w:shd w:val="clear" w:color="auto" w:fill="E0E0E0"/>
            <w:tcMar>
              <w:top w:w="200" w:type="dxa"/>
              <w:left w:w="200" w:type="dxa"/>
              <w:bottom w:w="200" w:type="dxa"/>
              <w:right w:w="200" w:type="dxa"/>
            </w:tcMar>
          </w:tcPr>
          <w:p w14:paraId="1CCA784C" w14:textId="77777777" w:rsidR="001A20E6" w:rsidRDefault="001A20E6"/>
        </w:tc>
        <w:tc>
          <w:tcPr>
            <w:tcW w:w="0" w:type="auto"/>
            <w:tcMar>
              <w:top w:w="200" w:type="dxa"/>
              <w:left w:w="200" w:type="dxa"/>
              <w:bottom w:w="200" w:type="dxa"/>
              <w:right w:w="200" w:type="dxa"/>
            </w:tcMar>
          </w:tcPr>
          <w:p w14:paraId="1E75B47B" w14:textId="77777777" w:rsidR="001A20E6" w:rsidRDefault="00000000">
            <w:pPr>
              <w:pStyle w:val="TableCellHeader"/>
            </w:pPr>
            <w:r>
              <w:t>Essay</w:t>
            </w:r>
          </w:p>
        </w:tc>
        <w:tc>
          <w:tcPr>
            <w:tcW w:w="0" w:type="auto"/>
            <w:tcMar>
              <w:top w:w="200" w:type="dxa"/>
              <w:left w:w="200" w:type="dxa"/>
              <w:bottom w:w="200" w:type="dxa"/>
              <w:right w:w="200" w:type="dxa"/>
            </w:tcMar>
          </w:tcPr>
          <w:p w14:paraId="2499A75B" w14:textId="77777777" w:rsidR="001A20E6" w:rsidRDefault="00000000">
            <w:pPr>
              <w:pStyle w:val="TableCellData"/>
            </w:pPr>
            <w:r>
              <w:t>Subject area for study</w:t>
            </w:r>
          </w:p>
        </w:tc>
      </w:tr>
    </w:tbl>
    <w:p w14:paraId="23DB65A2" w14:textId="77777777" w:rsidR="00F878BD" w:rsidRDefault="00F878BD"/>
    <w:sectPr w:rsidR="00F878BD">
      <w:headerReference w:type="default" r:id="rId12"/>
      <w:footerReference w:type="default" r:id="rId13"/>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kalyan inampudi" w:date="2025-10-29T20:38:00Z" w:initials="ki">
    <w:p w14:paraId="52F0FAF4" w14:textId="2BB65930" w:rsidR="009E69A9" w:rsidRDefault="009E69A9">
      <w:pPr>
        <w:pStyle w:val="CommentText"/>
      </w:pPr>
      <w:r>
        <w:rPr>
          <w:rStyle w:val="CommentReference"/>
        </w:rPr>
        <w:annotationRef/>
      </w:r>
      <w:r>
        <w:t xml:space="preserve">Macro View </w:t>
      </w:r>
    </w:p>
  </w:comment>
  <w:comment w:id="6" w:author="kalyan inampudi" w:date="2025-10-29T20:24:00Z" w:initials="ki">
    <w:p w14:paraId="6B16B45C" w14:textId="31F22AC0" w:rsidR="003228F5" w:rsidRDefault="003228F5">
      <w:pPr>
        <w:pStyle w:val="CommentText"/>
      </w:pPr>
      <w:r>
        <w:rPr>
          <w:rStyle w:val="CommentReference"/>
        </w:rPr>
        <w:annotationRef/>
      </w:r>
      <w:r>
        <w:rPr>
          <w:rStyle w:val="CommentReference"/>
        </w:rPr>
        <w:t>October</w:t>
      </w:r>
    </w:p>
  </w:comment>
  <w:comment w:id="18" w:author="kalyan inampudi" w:date="2025-10-29T20:25:00Z" w:initials="ki">
    <w:p w14:paraId="3E3C44A9" w14:textId="4EA2FA7D" w:rsidR="003228F5" w:rsidRDefault="003228F5">
      <w:pPr>
        <w:pStyle w:val="CommentText"/>
      </w:pPr>
      <w:r>
        <w:rPr>
          <w:rStyle w:val="CommentReference"/>
        </w:rPr>
        <w:annotationRef/>
      </w:r>
      <w:r>
        <w:t xml:space="preserve">November </w:t>
      </w:r>
    </w:p>
  </w:comment>
  <w:comment w:id="24" w:author="kalyan inampudi" w:date="2025-10-29T20:26:00Z" w:initials="ki">
    <w:p w14:paraId="1D6214F8" w14:textId="090AE379" w:rsidR="003228F5" w:rsidRDefault="003228F5">
      <w:pPr>
        <w:pStyle w:val="CommentText"/>
      </w:pPr>
      <w:r>
        <w:rPr>
          <w:rStyle w:val="CommentReference"/>
        </w:rPr>
        <w:annotationRef/>
      </w:r>
      <w:r>
        <w:t>December</w:t>
      </w:r>
    </w:p>
  </w:comment>
  <w:comment w:id="26" w:author="kalyan inampudi" w:date="2025-10-29T20:26:00Z" w:initials="ki">
    <w:p w14:paraId="430B801E" w14:textId="26E95A2B" w:rsidR="003228F5" w:rsidRDefault="003228F5">
      <w:pPr>
        <w:pStyle w:val="CommentText"/>
      </w:pPr>
      <w:r>
        <w:rPr>
          <w:rStyle w:val="CommentReference"/>
        </w:rPr>
        <w:annotationRef/>
      </w:r>
      <w:r>
        <w:t>January 2026</w:t>
      </w:r>
    </w:p>
  </w:comment>
  <w:comment w:id="37" w:author="kalyan inampudi" w:date="2025-10-29T20:27:00Z" w:initials="ki">
    <w:p w14:paraId="30D76B29" w14:textId="0B6EA2F0" w:rsidR="003228F5" w:rsidRDefault="003228F5">
      <w:pPr>
        <w:pStyle w:val="CommentText"/>
      </w:pPr>
      <w:r>
        <w:rPr>
          <w:rStyle w:val="CommentReference"/>
        </w:rPr>
        <w:annotationRef/>
      </w:r>
      <w:r>
        <w:t>February 2026</w:t>
      </w:r>
    </w:p>
  </w:comment>
  <w:comment w:id="47" w:author="kalyan inampudi" w:date="2025-10-29T20:27:00Z" w:initials="ki">
    <w:p w14:paraId="3E4197C5" w14:textId="12357743" w:rsidR="009E69A9" w:rsidRDefault="009E69A9">
      <w:pPr>
        <w:pStyle w:val="CommentText"/>
      </w:pPr>
      <w:r>
        <w:rPr>
          <w:rStyle w:val="CommentReference"/>
        </w:rPr>
        <w:annotationRef/>
      </w:r>
      <w:r>
        <w:t>March 2026</w:t>
      </w:r>
    </w:p>
  </w:comment>
  <w:comment w:id="48" w:author="kalyan inampudi" w:date="2025-10-29T20:28:00Z" w:initials="ki">
    <w:p w14:paraId="4622E0D6" w14:textId="1F3DCA08" w:rsidR="009E69A9" w:rsidRDefault="009E69A9">
      <w:pPr>
        <w:pStyle w:val="CommentText"/>
      </w:pPr>
      <w:r>
        <w:rPr>
          <w:rStyle w:val="CommentReference"/>
        </w:rPr>
        <w:annotationRef/>
      </w:r>
      <w:r>
        <w:t xml:space="preserve">April 2026 </w:t>
      </w:r>
    </w:p>
  </w:comment>
  <w:comment w:id="53" w:author="kalyan inampudi" w:date="2025-10-29T20:28:00Z" w:initials="ki">
    <w:p w14:paraId="7D938A7F" w14:textId="261B4E5D" w:rsidR="009E69A9" w:rsidRDefault="009E69A9">
      <w:pPr>
        <w:pStyle w:val="CommentText"/>
      </w:pPr>
      <w:r>
        <w:rPr>
          <w:rStyle w:val="CommentReference"/>
        </w:rPr>
        <w:annotationRef/>
      </w:r>
      <w:r>
        <w:t>May 2026</w:t>
      </w:r>
    </w:p>
  </w:comment>
  <w:comment w:id="54" w:author="kalyan inampudi" w:date="2025-10-29T20:28:00Z" w:initials="ki">
    <w:p w14:paraId="13015CC2" w14:textId="77CA6A67" w:rsidR="009E69A9" w:rsidRDefault="009E69A9">
      <w:pPr>
        <w:pStyle w:val="CommentText"/>
      </w:pPr>
      <w:r>
        <w:rPr>
          <w:rStyle w:val="CommentReference"/>
        </w:rPr>
        <w:annotationRef/>
      </w:r>
      <w:r>
        <w:t>June 2026</w:t>
      </w:r>
    </w:p>
  </w:comment>
  <w:comment w:id="55" w:author="kalyan inampudi" w:date="2025-10-29T20:29:00Z" w:initials="ki">
    <w:p w14:paraId="6F881BA0" w14:textId="33B4924C" w:rsidR="009E69A9" w:rsidRDefault="009E69A9">
      <w:pPr>
        <w:pStyle w:val="CommentText"/>
      </w:pPr>
      <w:r>
        <w:rPr>
          <w:rStyle w:val="CommentReference"/>
        </w:rPr>
        <w:annotationRef/>
      </w:r>
      <w:r>
        <w:t>July 2026</w:t>
      </w:r>
    </w:p>
  </w:comment>
  <w:comment w:id="56" w:author="kalyan inampudi" w:date="2025-10-29T20:29:00Z" w:initials="ki">
    <w:p w14:paraId="2FA83DA8" w14:textId="3AEF51BD" w:rsidR="009E69A9" w:rsidRDefault="009E69A9">
      <w:pPr>
        <w:pStyle w:val="CommentText"/>
      </w:pPr>
      <w:r>
        <w:rPr>
          <w:rStyle w:val="CommentReference"/>
        </w:rPr>
        <w:annotationRef/>
      </w:r>
      <w:r>
        <w:t>August 2026</w:t>
      </w:r>
    </w:p>
  </w:comment>
  <w:comment w:id="57" w:author="kalyan inampudi" w:date="2025-10-29T20:29:00Z" w:initials="ki">
    <w:p w14:paraId="54EE0926" w14:textId="6F52F024" w:rsidR="009E69A9" w:rsidRDefault="009E69A9">
      <w:pPr>
        <w:pStyle w:val="CommentText"/>
      </w:pPr>
      <w:r>
        <w:rPr>
          <w:rStyle w:val="CommentReference"/>
        </w:rPr>
        <w:annotationRef/>
      </w:r>
      <w:r>
        <w:t>Sep 2026</w:t>
      </w:r>
    </w:p>
  </w:comment>
  <w:comment w:id="58" w:author="kalyan inampudi" w:date="2025-10-29T20:30:00Z" w:initials="ki">
    <w:p w14:paraId="1D820331" w14:textId="6DD39D64" w:rsidR="009E69A9" w:rsidRDefault="009E69A9">
      <w:pPr>
        <w:pStyle w:val="CommentText"/>
      </w:pPr>
      <w:r>
        <w:rPr>
          <w:rStyle w:val="CommentReference"/>
        </w:rPr>
        <w:annotationRef/>
      </w:r>
      <w:r>
        <w:t>Oct 2026</w:t>
      </w:r>
    </w:p>
  </w:comment>
  <w:comment w:id="60" w:author="kalyan inampudi" w:date="2025-10-29T20:30:00Z" w:initials="ki">
    <w:p w14:paraId="242D3A8C" w14:textId="755E6257" w:rsidR="009E69A9" w:rsidRDefault="009E69A9">
      <w:pPr>
        <w:pStyle w:val="CommentText"/>
      </w:pPr>
      <w:r>
        <w:rPr>
          <w:rStyle w:val="CommentReference"/>
        </w:rPr>
        <w:annotationRef/>
      </w:r>
      <w:r>
        <w:t>Nov 2026</w:t>
      </w:r>
    </w:p>
  </w:comment>
  <w:comment w:id="63" w:author="kalyan inampudi" w:date="2025-10-29T20:31:00Z" w:initials="ki">
    <w:p w14:paraId="281C1F98" w14:textId="42C1AD28" w:rsidR="009E69A9" w:rsidRDefault="009E69A9">
      <w:pPr>
        <w:pStyle w:val="CommentText"/>
      </w:pPr>
      <w:r>
        <w:rPr>
          <w:rStyle w:val="CommentReference"/>
        </w:rPr>
        <w:annotationRef/>
      </w:r>
      <w:r>
        <w:t>Dec 2026</w:t>
      </w:r>
    </w:p>
  </w:comment>
  <w:comment w:id="64" w:author="kalyan inampudi" w:date="2025-10-29T20:31:00Z" w:initials="ki">
    <w:p w14:paraId="04C4CF19" w14:textId="773A6AAB" w:rsidR="009E69A9" w:rsidRDefault="009E69A9">
      <w:pPr>
        <w:pStyle w:val="CommentText"/>
      </w:pPr>
      <w:r>
        <w:rPr>
          <w:rStyle w:val="CommentReference"/>
        </w:rPr>
        <w:annotationRef/>
      </w:r>
      <w:r>
        <w:t>Jan 2027</w:t>
      </w:r>
    </w:p>
  </w:comment>
  <w:comment w:id="68" w:author="kalyan inampudi" w:date="2025-10-29T20:32:00Z" w:initials="ki">
    <w:p w14:paraId="571F08B3" w14:textId="2F602547" w:rsidR="009E69A9" w:rsidRDefault="009E69A9">
      <w:pPr>
        <w:pStyle w:val="CommentText"/>
      </w:pPr>
      <w:r>
        <w:rPr>
          <w:rStyle w:val="CommentReference"/>
        </w:rPr>
        <w:annotationRef/>
      </w:r>
      <w:r>
        <w:t>Feb 2027</w:t>
      </w:r>
    </w:p>
  </w:comment>
  <w:comment w:id="69" w:author="kalyan inampudi" w:date="2025-10-29T20:33:00Z" w:initials="ki">
    <w:p w14:paraId="34D5C761" w14:textId="25961C44" w:rsidR="009E69A9" w:rsidRDefault="009E69A9">
      <w:pPr>
        <w:pStyle w:val="CommentText"/>
      </w:pPr>
      <w:r>
        <w:rPr>
          <w:rStyle w:val="CommentReference"/>
        </w:rPr>
        <w:annotationRef/>
      </w:r>
      <w:r>
        <w:t>March 2027</w:t>
      </w:r>
    </w:p>
  </w:comment>
  <w:comment w:id="70" w:author="kalyan inampudi" w:date="2025-10-29T20:33:00Z" w:initials="ki">
    <w:p w14:paraId="7496C5E3" w14:textId="18CB380F" w:rsidR="009E69A9" w:rsidRDefault="009E69A9">
      <w:pPr>
        <w:pStyle w:val="CommentText"/>
      </w:pPr>
      <w:r>
        <w:rPr>
          <w:rStyle w:val="CommentReference"/>
        </w:rPr>
        <w:annotationRef/>
      </w:r>
      <w:r>
        <w:t>April 2027</w:t>
      </w:r>
    </w:p>
  </w:comment>
  <w:comment w:id="73" w:author="kalyan inampudi" w:date="2025-10-29T20:34:00Z" w:initials="ki">
    <w:p w14:paraId="26C5B52F" w14:textId="6D68BE4D" w:rsidR="009E69A9" w:rsidRDefault="009E69A9">
      <w:pPr>
        <w:pStyle w:val="CommentText"/>
      </w:pPr>
      <w:r>
        <w:rPr>
          <w:rStyle w:val="CommentReference"/>
        </w:rPr>
        <w:annotationRef/>
      </w:r>
      <w:r>
        <w:t>May 2027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F0FAF4" w15:done="0"/>
  <w15:commentEx w15:paraId="6B16B45C" w15:done="0"/>
  <w15:commentEx w15:paraId="3E3C44A9" w15:done="0"/>
  <w15:commentEx w15:paraId="1D6214F8" w15:done="0"/>
  <w15:commentEx w15:paraId="430B801E" w15:done="0"/>
  <w15:commentEx w15:paraId="30D76B29" w15:done="0"/>
  <w15:commentEx w15:paraId="3E4197C5" w15:done="0"/>
  <w15:commentEx w15:paraId="4622E0D6" w15:done="0"/>
  <w15:commentEx w15:paraId="7D938A7F" w15:done="0"/>
  <w15:commentEx w15:paraId="13015CC2" w15:done="0"/>
  <w15:commentEx w15:paraId="6F881BA0" w15:done="0"/>
  <w15:commentEx w15:paraId="2FA83DA8" w15:done="0"/>
  <w15:commentEx w15:paraId="54EE0926" w15:done="0"/>
  <w15:commentEx w15:paraId="1D820331" w15:done="0"/>
  <w15:commentEx w15:paraId="242D3A8C" w15:done="0"/>
  <w15:commentEx w15:paraId="281C1F98" w15:done="0"/>
  <w15:commentEx w15:paraId="04C4CF19" w15:done="0"/>
  <w15:commentEx w15:paraId="571F08B3" w15:done="0"/>
  <w15:commentEx w15:paraId="34D5C761" w15:done="0"/>
  <w15:commentEx w15:paraId="7496C5E3" w15:done="0"/>
  <w15:commentEx w15:paraId="26C5B5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2207B0" w16cex:dateUtc="2025-10-29T15:08:00Z"/>
  <w16cex:commentExtensible w16cex:durableId="4216CF23" w16cex:dateUtc="2025-10-29T14:54:00Z"/>
  <w16cex:commentExtensible w16cex:durableId="14A8E032" w16cex:dateUtc="2025-10-29T14:55:00Z"/>
  <w16cex:commentExtensible w16cex:durableId="7AA80EF5" w16cex:dateUtc="2025-10-29T14:56:00Z"/>
  <w16cex:commentExtensible w16cex:durableId="39F4DCB8" w16cex:dateUtc="2025-10-29T14:56:00Z"/>
  <w16cex:commentExtensible w16cex:durableId="5B9F3A6A" w16cex:dateUtc="2025-10-29T14:57:00Z"/>
  <w16cex:commentExtensible w16cex:durableId="7507AB97" w16cex:dateUtc="2025-10-29T14:57:00Z"/>
  <w16cex:commentExtensible w16cex:durableId="1457520E" w16cex:dateUtc="2025-10-29T14:58:00Z"/>
  <w16cex:commentExtensible w16cex:durableId="5D83B351" w16cex:dateUtc="2025-10-29T14:58:00Z"/>
  <w16cex:commentExtensible w16cex:durableId="04DA3A5D" w16cex:dateUtc="2025-10-29T14:58:00Z"/>
  <w16cex:commentExtensible w16cex:durableId="13F2ABD8" w16cex:dateUtc="2025-10-29T14:59:00Z"/>
  <w16cex:commentExtensible w16cex:durableId="596D207B" w16cex:dateUtc="2025-10-29T14:59:00Z"/>
  <w16cex:commentExtensible w16cex:durableId="409E53FB" w16cex:dateUtc="2025-10-29T14:59:00Z"/>
  <w16cex:commentExtensible w16cex:durableId="766E2E3A" w16cex:dateUtc="2025-10-29T15:00:00Z"/>
  <w16cex:commentExtensible w16cex:durableId="34E88D1A" w16cex:dateUtc="2025-10-29T15:00:00Z"/>
  <w16cex:commentExtensible w16cex:durableId="483FAE3C" w16cex:dateUtc="2025-10-29T15:01:00Z"/>
  <w16cex:commentExtensible w16cex:durableId="256034A9" w16cex:dateUtc="2025-10-29T15:01:00Z"/>
  <w16cex:commentExtensible w16cex:durableId="1F8DE464" w16cex:dateUtc="2025-10-29T15:02:00Z"/>
  <w16cex:commentExtensible w16cex:durableId="0651918D" w16cex:dateUtc="2025-10-29T15:03:00Z"/>
  <w16cex:commentExtensible w16cex:durableId="5ADE8234" w16cex:dateUtc="2025-10-29T15:03:00Z"/>
  <w16cex:commentExtensible w16cex:durableId="4578693C" w16cex:dateUtc="2025-10-29T15: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F0FAF4" w16cid:durableId="692207B0"/>
  <w16cid:commentId w16cid:paraId="6B16B45C" w16cid:durableId="4216CF23"/>
  <w16cid:commentId w16cid:paraId="3E3C44A9" w16cid:durableId="14A8E032"/>
  <w16cid:commentId w16cid:paraId="1D6214F8" w16cid:durableId="7AA80EF5"/>
  <w16cid:commentId w16cid:paraId="430B801E" w16cid:durableId="39F4DCB8"/>
  <w16cid:commentId w16cid:paraId="30D76B29" w16cid:durableId="5B9F3A6A"/>
  <w16cid:commentId w16cid:paraId="3E4197C5" w16cid:durableId="7507AB97"/>
  <w16cid:commentId w16cid:paraId="4622E0D6" w16cid:durableId="1457520E"/>
  <w16cid:commentId w16cid:paraId="7D938A7F" w16cid:durableId="5D83B351"/>
  <w16cid:commentId w16cid:paraId="13015CC2" w16cid:durableId="04DA3A5D"/>
  <w16cid:commentId w16cid:paraId="6F881BA0" w16cid:durableId="13F2ABD8"/>
  <w16cid:commentId w16cid:paraId="2FA83DA8" w16cid:durableId="596D207B"/>
  <w16cid:commentId w16cid:paraId="54EE0926" w16cid:durableId="409E53FB"/>
  <w16cid:commentId w16cid:paraId="1D820331" w16cid:durableId="766E2E3A"/>
  <w16cid:commentId w16cid:paraId="242D3A8C" w16cid:durableId="34E88D1A"/>
  <w16cid:commentId w16cid:paraId="281C1F98" w16cid:durableId="483FAE3C"/>
  <w16cid:commentId w16cid:paraId="04C4CF19" w16cid:durableId="256034A9"/>
  <w16cid:commentId w16cid:paraId="571F08B3" w16cid:durableId="1F8DE464"/>
  <w16cid:commentId w16cid:paraId="34D5C761" w16cid:durableId="0651918D"/>
  <w16cid:commentId w16cid:paraId="7496C5E3" w16cid:durableId="5ADE8234"/>
  <w16cid:commentId w16cid:paraId="26C5B52F" w16cid:durableId="457869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45240" w14:textId="77777777" w:rsidR="005058A8" w:rsidRDefault="005058A8">
      <w:r>
        <w:separator/>
      </w:r>
    </w:p>
  </w:endnote>
  <w:endnote w:type="continuationSeparator" w:id="0">
    <w:p w14:paraId="4DB91E06" w14:textId="77777777" w:rsidR="005058A8" w:rsidRDefault="00505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8328D" w14:textId="77777777" w:rsidR="001A20E6" w:rsidRDefault="00000000">
    <w:pPr>
      <w:pStyle w:val="FooterText"/>
    </w:pPr>
    <w:r>
      <w:t xml:space="preserve">La Mentora Study Planner v1.0 - © 2025-2026 All Rights Reserved. Generated on October 29, 2025 - Page </w:t>
    </w:r>
    <w:r>
      <w:fldChar w:fldCharType="begin"/>
    </w:r>
    <w:r>
      <w:instrText>PAGE</w:instrText>
    </w:r>
    <w:r>
      <w:fldChar w:fldCharType="separate"/>
    </w:r>
    <w:r w:rsidR="00397E6A">
      <w:rPr>
        <w:noProof/>
      </w:rPr>
      <w:t>1</w:t>
    </w:r>
    <w:r>
      <w:fldChar w:fldCharType="end"/>
    </w:r>
    <w:r>
      <w:t xml:space="preserve"> of </w:t>
    </w:r>
    <w:r>
      <w:fldChar w:fldCharType="begin"/>
    </w:r>
    <w:r>
      <w:instrText>NUMPAGES</w:instrText>
    </w:r>
    <w:r>
      <w:fldChar w:fldCharType="separate"/>
    </w:r>
    <w:r w:rsidR="00397E6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F6585" w14:textId="77777777" w:rsidR="001A20E6" w:rsidRDefault="00000000">
    <w:pPr>
      <w:pStyle w:val="FooterText"/>
    </w:pPr>
    <w:r>
      <w:t xml:space="preserve">La Mentora Study Planner v1.0 - © 2025-2026 All Rights Reserved. Generated on October 29, 2025 - Page </w:t>
    </w:r>
    <w:r>
      <w:fldChar w:fldCharType="begin"/>
    </w:r>
    <w:r>
      <w:instrText>PAGE</w:instrText>
    </w:r>
    <w:r>
      <w:fldChar w:fldCharType="separate"/>
    </w:r>
    <w:r w:rsidR="00397E6A">
      <w:rPr>
        <w:noProof/>
      </w:rPr>
      <w:t>2</w:t>
    </w:r>
    <w:r>
      <w:fldChar w:fldCharType="end"/>
    </w:r>
    <w:r>
      <w:t xml:space="preserve"> of </w:t>
    </w:r>
    <w:r>
      <w:fldChar w:fldCharType="begin"/>
    </w:r>
    <w:r>
      <w:instrText>NUMPAGES</w:instrText>
    </w:r>
    <w:r>
      <w:fldChar w:fldCharType="separate"/>
    </w:r>
    <w:r w:rsidR="00397E6A">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B3690" w14:textId="77777777" w:rsidR="005058A8" w:rsidRDefault="005058A8">
      <w:r>
        <w:separator/>
      </w:r>
    </w:p>
  </w:footnote>
  <w:footnote w:type="continuationSeparator" w:id="0">
    <w:p w14:paraId="6B938DC9" w14:textId="77777777" w:rsidR="005058A8" w:rsidRDefault="005058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B4818" w14:textId="77777777" w:rsidR="001A20E6" w:rsidRDefault="00000000">
    <w:pPr>
      <w:pStyle w:val="HeaderText"/>
    </w:pPr>
    <w:r>
      <w:t>Student: Kalyan</w:t>
    </w:r>
    <w:r>
      <w:tab/>
    </w:r>
    <w:r>
      <w:tab/>
      <w:t>Target Year: 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6280E"/>
    <w:multiLevelType w:val="hybridMultilevel"/>
    <w:tmpl w:val="915E3C04"/>
    <w:lvl w:ilvl="0" w:tplc="DBE80100">
      <w:start w:val="1"/>
      <w:numFmt w:val="bullet"/>
      <w:lvlText w:val="●"/>
      <w:lvlJc w:val="left"/>
      <w:pPr>
        <w:ind w:left="720" w:hanging="360"/>
      </w:pPr>
    </w:lvl>
    <w:lvl w:ilvl="1" w:tplc="A816D130">
      <w:start w:val="1"/>
      <w:numFmt w:val="bullet"/>
      <w:lvlText w:val="○"/>
      <w:lvlJc w:val="left"/>
      <w:pPr>
        <w:ind w:left="1440" w:hanging="360"/>
      </w:pPr>
    </w:lvl>
    <w:lvl w:ilvl="2" w:tplc="A07E85DC">
      <w:start w:val="1"/>
      <w:numFmt w:val="bullet"/>
      <w:lvlText w:val="■"/>
      <w:lvlJc w:val="left"/>
      <w:pPr>
        <w:ind w:left="2160" w:hanging="360"/>
      </w:pPr>
    </w:lvl>
    <w:lvl w:ilvl="3" w:tplc="E72043DA">
      <w:start w:val="1"/>
      <w:numFmt w:val="bullet"/>
      <w:lvlText w:val="●"/>
      <w:lvlJc w:val="left"/>
      <w:pPr>
        <w:ind w:left="2880" w:hanging="360"/>
      </w:pPr>
    </w:lvl>
    <w:lvl w:ilvl="4" w:tplc="8FC615E6">
      <w:start w:val="1"/>
      <w:numFmt w:val="bullet"/>
      <w:lvlText w:val="○"/>
      <w:lvlJc w:val="left"/>
      <w:pPr>
        <w:ind w:left="3600" w:hanging="360"/>
      </w:pPr>
    </w:lvl>
    <w:lvl w:ilvl="5" w:tplc="5CC6994C">
      <w:start w:val="1"/>
      <w:numFmt w:val="bullet"/>
      <w:lvlText w:val="■"/>
      <w:lvlJc w:val="left"/>
      <w:pPr>
        <w:ind w:left="4320" w:hanging="360"/>
      </w:pPr>
    </w:lvl>
    <w:lvl w:ilvl="6" w:tplc="6BC87740">
      <w:start w:val="1"/>
      <w:numFmt w:val="bullet"/>
      <w:lvlText w:val="●"/>
      <w:lvlJc w:val="left"/>
      <w:pPr>
        <w:ind w:left="5040" w:hanging="360"/>
      </w:pPr>
    </w:lvl>
    <w:lvl w:ilvl="7" w:tplc="3904AD16">
      <w:start w:val="1"/>
      <w:numFmt w:val="bullet"/>
      <w:lvlText w:val="●"/>
      <w:lvlJc w:val="left"/>
      <w:pPr>
        <w:ind w:left="5760" w:hanging="360"/>
      </w:pPr>
    </w:lvl>
    <w:lvl w:ilvl="8" w:tplc="92CE5A12">
      <w:start w:val="1"/>
      <w:numFmt w:val="bullet"/>
      <w:lvlText w:val="●"/>
      <w:lvlJc w:val="left"/>
      <w:pPr>
        <w:ind w:left="6480" w:hanging="360"/>
      </w:pPr>
    </w:lvl>
  </w:abstractNum>
  <w:num w:numId="1" w16cid:durableId="1808623126">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lyan inampudi">
    <w15:presenceInfo w15:providerId="Windows Live" w15:userId="018c0992404de3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0E6"/>
    <w:rsid w:val="00024027"/>
    <w:rsid w:val="000F71FA"/>
    <w:rsid w:val="001A20E6"/>
    <w:rsid w:val="002348E7"/>
    <w:rsid w:val="003228F5"/>
    <w:rsid w:val="00397E6A"/>
    <w:rsid w:val="004D3948"/>
    <w:rsid w:val="005058A8"/>
    <w:rsid w:val="007B4CEE"/>
    <w:rsid w:val="008D3752"/>
    <w:rsid w:val="00902EBB"/>
    <w:rsid w:val="009E3968"/>
    <w:rsid w:val="009E69A9"/>
    <w:rsid w:val="00F878BD"/>
    <w:rsid w:val="00FB66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A2E7D"/>
  <w15:docId w15:val="{674A40A1-3A6C-BF4A-A559-5723B09D0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CompanyBrand">
    <w:name w:val="Company Brand"/>
    <w:pPr>
      <w:spacing w:after="200"/>
      <w:jc w:val="center"/>
    </w:pPr>
    <w:rPr>
      <w:rFonts w:ascii="Aptos" w:eastAsia="Aptos" w:hAnsi="Aptos" w:cs="Aptos"/>
      <w:b/>
      <w:bCs/>
      <w:color w:val="2563EB"/>
      <w:sz w:val="32"/>
      <w:szCs w:val="32"/>
    </w:rPr>
  </w:style>
  <w:style w:type="paragraph" w:customStyle="1" w:styleId="VersionInfo">
    <w:name w:val="Version Info"/>
    <w:pPr>
      <w:spacing w:after="200"/>
      <w:jc w:val="center"/>
    </w:pPr>
    <w:rPr>
      <w:rFonts w:ascii="Aptos" w:eastAsia="Aptos" w:hAnsi="Aptos" w:cs="Aptos"/>
      <w:color w:val="64748B"/>
      <w:sz w:val="18"/>
      <w:szCs w:val="18"/>
    </w:rPr>
  </w:style>
  <w:style w:type="paragraph" w:customStyle="1" w:styleId="CompanyTagline">
    <w:name w:val="Company Tagline"/>
    <w:pPr>
      <w:spacing w:after="400"/>
      <w:jc w:val="center"/>
    </w:pPr>
    <w:rPr>
      <w:rFonts w:ascii="Aptos" w:eastAsia="Aptos" w:hAnsi="Aptos" w:cs="Aptos"/>
      <w:i/>
      <w:iCs/>
      <w:color w:val="64748B"/>
      <w:sz w:val="16"/>
      <w:szCs w:val="16"/>
    </w:rPr>
  </w:style>
  <w:style w:type="paragraph" w:customStyle="1" w:styleId="CoverPageTitle">
    <w:name w:val="Cover Page Title"/>
    <w:pPr>
      <w:spacing w:after="100"/>
      <w:jc w:val="center"/>
    </w:pPr>
    <w:rPr>
      <w:rFonts w:ascii="Aptos" w:eastAsia="Aptos" w:hAnsi="Aptos" w:cs="Aptos"/>
      <w:b/>
      <w:bCs/>
      <w:color w:val="2563EB"/>
      <w:sz w:val="36"/>
      <w:szCs w:val="36"/>
    </w:rPr>
  </w:style>
  <w:style w:type="paragraph" w:customStyle="1" w:styleId="CoverPageYear">
    <w:name w:val="Cover Page Year"/>
    <w:pPr>
      <w:jc w:val="center"/>
    </w:pPr>
    <w:rPr>
      <w:rFonts w:ascii="Aptos" w:eastAsia="Aptos" w:hAnsi="Aptos" w:cs="Aptos"/>
      <w:b/>
      <w:bCs/>
      <w:color w:val="2563EB"/>
      <w:sz w:val="28"/>
      <w:szCs w:val="28"/>
    </w:rPr>
  </w:style>
  <w:style w:type="paragraph" w:customStyle="1" w:styleId="CardTitle">
    <w:name w:val="Card Title"/>
    <w:basedOn w:val="Heading1"/>
    <w:pPr>
      <w:spacing w:before="400" w:after="200"/>
      <w:jc w:val="center"/>
      <w:outlineLvl w:val="1"/>
    </w:pPr>
    <w:rPr>
      <w:rFonts w:ascii="Aptos" w:eastAsia="Aptos" w:hAnsi="Aptos" w:cs="Aptos"/>
      <w:b/>
      <w:bCs/>
      <w:color w:val="2563EB"/>
      <w:sz w:val="20"/>
      <w:szCs w:val="20"/>
    </w:rPr>
  </w:style>
  <w:style w:type="paragraph" w:customStyle="1" w:styleId="ProfileData">
    <w:name w:val="Profile Data"/>
    <w:pPr>
      <w:spacing w:after="100"/>
    </w:pPr>
    <w:rPr>
      <w:rFonts w:ascii="Aptos" w:eastAsia="Aptos" w:hAnsi="Aptos" w:cs="Aptos"/>
      <w:color w:val="1F2937"/>
      <w:sz w:val="14"/>
      <w:szCs w:val="14"/>
    </w:rPr>
  </w:style>
  <w:style w:type="paragraph" w:customStyle="1" w:styleId="OverviewData">
    <w:name w:val="Overview Data"/>
    <w:pPr>
      <w:spacing w:after="100"/>
    </w:pPr>
    <w:rPr>
      <w:rFonts w:ascii="Aptos" w:eastAsia="Aptos" w:hAnsi="Aptos" w:cs="Aptos"/>
      <w:color w:val="1F2937"/>
      <w:sz w:val="14"/>
      <w:szCs w:val="14"/>
    </w:rPr>
  </w:style>
  <w:style w:type="paragraph" w:customStyle="1" w:styleId="ContactData">
    <w:name w:val="Contact Data"/>
    <w:pPr>
      <w:spacing w:after="100"/>
    </w:pPr>
    <w:rPr>
      <w:rFonts w:ascii="Aptos" w:eastAsia="Aptos" w:hAnsi="Aptos" w:cs="Aptos"/>
      <w:color w:val="1F2937"/>
      <w:sz w:val="14"/>
      <w:szCs w:val="14"/>
    </w:rPr>
  </w:style>
  <w:style w:type="paragraph" w:customStyle="1" w:styleId="StudentName">
    <w:name w:val="Student Name"/>
    <w:pPr>
      <w:spacing w:after="100"/>
      <w:jc w:val="center"/>
    </w:pPr>
    <w:rPr>
      <w:rFonts w:ascii="Aptos" w:eastAsia="Aptos" w:hAnsi="Aptos" w:cs="Aptos"/>
      <w:b/>
      <w:bCs/>
      <w:color w:val="1F2937"/>
      <w:sz w:val="36"/>
      <w:szCs w:val="36"/>
    </w:rPr>
  </w:style>
  <w:style w:type="paragraph" w:customStyle="1" w:styleId="CoverPageSubtitle">
    <w:name w:val="Cover Page Subtitle"/>
    <w:pPr>
      <w:spacing w:after="200"/>
      <w:jc w:val="center"/>
    </w:pPr>
    <w:rPr>
      <w:rFonts w:ascii="Aptos" w:eastAsia="Aptos" w:hAnsi="Aptos" w:cs="Aptos"/>
      <w:color w:val="64748B"/>
      <w:sz w:val="18"/>
      <w:szCs w:val="18"/>
    </w:rPr>
  </w:style>
  <w:style w:type="paragraph" w:customStyle="1" w:styleId="StrategyOverviewTitle">
    <w:name w:val="Strategy Overview Title"/>
    <w:pPr>
      <w:spacing w:after="400"/>
      <w:jc w:val="center"/>
    </w:pPr>
    <w:rPr>
      <w:rFonts w:ascii="Aptos" w:eastAsia="Aptos" w:hAnsi="Aptos" w:cs="Aptos"/>
      <w:b/>
      <w:bCs/>
      <w:color w:val="2563EB"/>
      <w:sz w:val="24"/>
      <w:szCs w:val="24"/>
    </w:rPr>
  </w:style>
  <w:style w:type="paragraph" w:customStyle="1" w:styleId="QuoteText">
    <w:name w:val="Quote Text"/>
    <w:pPr>
      <w:jc w:val="center"/>
    </w:pPr>
    <w:rPr>
      <w:rFonts w:ascii="Aptos" w:eastAsia="Aptos" w:hAnsi="Aptos" w:cs="Aptos"/>
      <w:i/>
      <w:iCs/>
      <w:color w:val="2563EB"/>
      <w:sz w:val="18"/>
      <w:szCs w:val="18"/>
    </w:rPr>
  </w:style>
  <w:style w:type="paragraph" w:customStyle="1" w:styleId="QuoteAuthor">
    <w:name w:val="Quote Author"/>
    <w:pPr>
      <w:spacing w:before="200"/>
      <w:jc w:val="center"/>
    </w:pPr>
    <w:rPr>
      <w:rFonts w:ascii="Aptos" w:eastAsia="Aptos" w:hAnsi="Aptos" w:cs="Aptos"/>
      <w:color w:val="64748B"/>
      <w:sz w:val="14"/>
      <w:szCs w:val="14"/>
    </w:rPr>
  </w:style>
  <w:style w:type="paragraph" w:customStyle="1" w:styleId="FooterBranding">
    <w:name w:val="Footer Branding"/>
    <w:pPr>
      <w:spacing w:after="200"/>
      <w:jc w:val="center"/>
    </w:pPr>
    <w:rPr>
      <w:rFonts w:ascii="Aptos" w:eastAsia="Aptos" w:hAnsi="Aptos" w:cs="Aptos"/>
      <w:color w:val="64748B"/>
      <w:sz w:val="14"/>
      <w:szCs w:val="14"/>
    </w:rPr>
  </w:style>
  <w:style w:type="paragraph" w:customStyle="1" w:styleId="FooterDate">
    <w:name w:val="Footer Date"/>
    <w:pPr>
      <w:jc w:val="center"/>
    </w:pPr>
    <w:rPr>
      <w:rFonts w:ascii="Aptos" w:eastAsia="Aptos" w:hAnsi="Aptos" w:cs="Aptos"/>
      <w:color w:val="64748B"/>
      <w:sz w:val="12"/>
      <w:szCs w:val="12"/>
    </w:rPr>
  </w:style>
  <w:style w:type="paragraph" w:customStyle="1" w:styleId="SectionHeading1">
    <w:name w:val="Section Heading 1"/>
    <w:pPr>
      <w:spacing w:after="400"/>
    </w:pPr>
    <w:rPr>
      <w:rFonts w:ascii="Aptos" w:eastAsia="Aptos" w:hAnsi="Aptos" w:cs="Aptos"/>
      <w:b/>
      <w:bCs/>
      <w:color w:val="2563EB"/>
      <w:sz w:val="28"/>
      <w:szCs w:val="28"/>
    </w:rPr>
  </w:style>
  <w:style w:type="paragraph" w:customStyle="1" w:styleId="SectionHeading2">
    <w:name w:val="Section Heading 2"/>
    <w:pPr>
      <w:spacing w:after="400"/>
    </w:pPr>
    <w:rPr>
      <w:rFonts w:ascii="Aptos" w:eastAsia="Aptos" w:hAnsi="Aptos" w:cs="Aptos"/>
      <w:b/>
      <w:bCs/>
      <w:color w:val="2563EB"/>
      <w:sz w:val="24"/>
      <w:szCs w:val="24"/>
    </w:rPr>
  </w:style>
  <w:style w:type="paragraph" w:customStyle="1" w:styleId="MonthTitle">
    <w:name w:val="Month Title"/>
    <w:rPr>
      <w:rFonts w:ascii="Aptos" w:eastAsia="Aptos" w:hAnsi="Aptos" w:cs="Aptos"/>
      <w:b/>
      <w:bCs/>
      <w:color w:val="2563EB"/>
      <w:sz w:val="28"/>
      <w:szCs w:val="28"/>
    </w:rPr>
  </w:style>
  <w:style w:type="paragraph" w:customStyle="1" w:styleId="CycleName">
    <w:name w:val="Cycle Name"/>
    <w:pPr>
      <w:jc w:val="right"/>
    </w:pPr>
    <w:rPr>
      <w:rFonts w:ascii="Aptos" w:eastAsia="Aptos" w:hAnsi="Aptos" w:cs="Aptos"/>
      <w:b/>
      <w:bCs/>
      <w:color w:val="2563EB"/>
      <w:sz w:val="25"/>
      <w:szCs w:val="25"/>
    </w:rPr>
  </w:style>
  <w:style w:type="paragraph" w:customStyle="1" w:styleId="ResourceTitle">
    <w:name w:val="Resource Title"/>
    <w:pPr>
      <w:spacing w:after="400"/>
    </w:pPr>
    <w:rPr>
      <w:rFonts w:ascii="Aptos" w:eastAsia="Aptos" w:hAnsi="Aptos" w:cs="Aptos"/>
      <w:b/>
      <w:bCs/>
      <w:color w:val="2563EB"/>
      <w:sz w:val="24"/>
      <w:szCs w:val="24"/>
    </w:rPr>
  </w:style>
  <w:style w:type="paragraph" w:customStyle="1" w:styleId="NoResourcesText">
    <w:name w:val="No Resources Text"/>
    <w:pPr>
      <w:spacing w:after="400"/>
    </w:pPr>
    <w:rPr>
      <w:rFonts w:ascii="Aptos" w:eastAsia="Aptos" w:hAnsi="Aptos" w:cs="Aptos"/>
      <w:i/>
      <w:iCs/>
      <w:color w:val="64748B"/>
    </w:rPr>
  </w:style>
  <w:style w:type="paragraph" w:customStyle="1" w:styleId="WeekTitle">
    <w:name w:val="Week Title"/>
    <w:pPr>
      <w:spacing w:after="200"/>
    </w:pPr>
    <w:rPr>
      <w:rFonts w:ascii="Aptos" w:eastAsia="Aptos" w:hAnsi="Aptos" w:cs="Aptos"/>
      <w:b/>
      <w:bCs/>
      <w:color w:val="2563EB"/>
      <w:sz w:val="24"/>
      <w:szCs w:val="24"/>
    </w:rPr>
  </w:style>
  <w:style w:type="paragraph" w:customStyle="1" w:styleId="WeekCycleName">
    <w:name w:val="Week Cycle Name"/>
    <w:pPr>
      <w:jc w:val="right"/>
    </w:pPr>
    <w:rPr>
      <w:rFonts w:ascii="Aptos" w:eastAsia="Aptos" w:hAnsi="Aptos" w:cs="Aptos"/>
      <w:b/>
      <w:bCs/>
      <w:color w:val="2563EB"/>
      <w:sz w:val="25"/>
      <w:szCs w:val="25"/>
    </w:rPr>
  </w:style>
  <w:style w:type="paragraph" w:customStyle="1" w:styleId="NoActivitiesText">
    <w:name w:val="No Activities Text"/>
    <w:pPr>
      <w:spacing w:after="400"/>
    </w:pPr>
    <w:rPr>
      <w:rFonts w:ascii="Aptos" w:eastAsia="Aptos" w:hAnsi="Aptos" w:cs="Aptos"/>
      <w:i/>
      <w:iCs/>
      <w:color w:val="64748B"/>
    </w:rPr>
  </w:style>
  <w:style w:type="paragraph" w:styleId="BodyText">
    <w:name w:val="Body Text"/>
    <w:pPr>
      <w:spacing w:after="200"/>
    </w:pPr>
    <w:rPr>
      <w:rFonts w:ascii="Aptos" w:eastAsia="Aptos" w:hAnsi="Aptos" w:cs="Aptos"/>
      <w:color w:val="1F2937"/>
    </w:rPr>
  </w:style>
  <w:style w:type="paragraph" w:customStyle="1" w:styleId="SmallText">
    <w:name w:val="Small Text"/>
    <w:pPr>
      <w:jc w:val="center"/>
    </w:pPr>
    <w:rPr>
      <w:rFonts w:ascii="Aptos" w:eastAsia="Aptos" w:hAnsi="Aptos" w:cs="Aptos"/>
      <w:color w:val="1F2937"/>
      <w:sz w:val="18"/>
      <w:szCs w:val="18"/>
    </w:rPr>
  </w:style>
  <w:style w:type="paragraph" w:customStyle="1" w:styleId="TableCellHeader">
    <w:name w:val="Table Cell Header"/>
    <w:rPr>
      <w:rFonts w:ascii="Aptos" w:eastAsia="Aptos" w:hAnsi="Aptos" w:cs="Aptos"/>
      <w:b/>
      <w:bCs/>
      <w:color w:val="2563EB"/>
    </w:rPr>
  </w:style>
  <w:style w:type="paragraph" w:customStyle="1" w:styleId="TableCellData">
    <w:name w:val="Table Cell Data"/>
    <w:rPr>
      <w:rFonts w:ascii="Aptos" w:eastAsia="Aptos" w:hAnsi="Aptos" w:cs="Aptos"/>
      <w:color w:val="1F2937"/>
    </w:rPr>
  </w:style>
  <w:style w:type="paragraph" w:customStyle="1" w:styleId="TableCellCenter">
    <w:name w:val="Table Cell Center"/>
    <w:pPr>
      <w:jc w:val="center"/>
    </w:pPr>
    <w:rPr>
      <w:rFonts w:ascii="Aptos" w:eastAsia="Aptos" w:hAnsi="Aptos" w:cs="Aptos"/>
      <w:color w:val="1F2937"/>
    </w:rPr>
  </w:style>
  <w:style w:type="paragraph" w:customStyle="1" w:styleId="TableCellBold">
    <w:name w:val="Table Cell Bold"/>
    <w:rPr>
      <w:rFonts w:ascii="Aptos" w:eastAsia="Aptos" w:hAnsi="Aptos" w:cs="Aptos"/>
      <w:b/>
      <w:bCs/>
      <w:color w:val="1F2937"/>
    </w:rPr>
  </w:style>
  <w:style w:type="paragraph" w:customStyle="1" w:styleId="TableCellSecondary">
    <w:name w:val="Table Cell Secondary"/>
    <w:rPr>
      <w:rFonts w:ascii="Aptos" w:eastAsia="Aptos" w:hAnsi="Aptos" w:cs="Aptos"/>
      <w:b/>
      <w:bCs/>
      <w:color w:val="64748B"/>
      <w:sz w:val="14"/>
      <w:szCs w:val="14"/>
    </w:rPr>
  </w:style>
  <w:style w:type="paragraph" w:customStyle="1" w:styleId="TableCellSecondaryData">
    <w:name w:val="Table Cell Secondary Data"/>
    <w:rPr>
      <w:rFonts w:ascii="Aptos" w:eastAsia="Aptos" w:hAnsi="Aptos" w:cs="Aptos"/>
      <w:color w:val="1F2937"/>
      <w:sz w:val="14"/>
      <w:szCs w:val="14"/>
    </w:rPr>
  </w:style>
  <w:style w:type="paragraph" w:customStyle="1" w:styleId="TableCellIcon">
    <w:name w:val="Table Cell Icon"/>
    <w:pPr>
      <w:jc w:val="center"/>
    </w:pPr>
    <w:rPr>
      <w:rFonts w:ascii="Aptos" w:eastAsia="Aptos" w:hAnsi="Aptos" w:cs="Aptos"/>
      <w:color w:val="2563EB"/>
      <w:sz w:val="16"/>
      <w:szCs w:val="16"/>
    </w:rPr>
  </w:style>
  <w:style w:type="paragraph" w:customStyle="1" w:styleId="TableCellIconLarge">
    <w:name w:val="Table Cell Icon Large"/>
    <w:pPr>
      <w:spacing w:after="200"/>
      <w:jc w:val="center"/>
    </w:pPr>
    <w:rPr>
      <w:rFonts w:ascii="Aptos" w:eastAsia="Aptos" w:hAnsi="Aptos" w:cs="Aptos"/>
      <w:color w:val="2563EB"/>
    </w:rPr>
  </w:style>
  <w:style w:type="paragraph" w:customStyle="1" w:styleId="TableCellIconSmall">
    <w:name w:val="Table Cell Icon Small"/>
    <w:pPr>
      <w:jc w:val="center"/>
    </w:pPr>
    <w:rPr>
      <w:rFonts w:ascii="Aptos" w:eastAsia="Aptos" w:hAnsi="Aptos" w:cs="Aptos"/>
      <w:color w:val="2563EB"/>
      <w:sz w:val="16"/>
      <w:szCs w:val="16"/>
    </w:rPr>
  </w:style>
  <w:style w:type="paragraph" w:customStyle="1" w:styleId="TableCellTitle">
    <w:name w:val="Table Cell Title"/>
    <w:pPr>
      <w:spacing w:after="100"/>
      <w:jc w:val="center"/>
    </w:pPr>
    <w:rPr>
      <w:rFonts w:ascii="Aptos" w:eastAsia="Aptos" w:hAnsi="Aptos" w:cs="Aptos"/>
      <w:b/>
      <w:bCs/>
      <w:color w:val="64748B"/>
      <w:sz w:val="12"/>
      <w:szCs w:val="12"/>
    </w:rPr>
  </w:style>
  <w:style w:type="paragraph" w:customStyle="1" w:styleId="TableCellValue">
    <w:name w:val="Table Cell Value"/>
    <w:pPr>
      <w:jc w:val="center"/>
    </w:pPr>
    <w:rPr>
      <w:rFonts w:ascii="Aptos" w:eastAsia="Aptos" w:hAnsi="Aptos" w:cs="Aptos"/>
      <w:color w:val="1F2937"/>
      <w:sz w:val="14"/>
      <w:szCs w:val="14"/>
    </w:rPr>
  </w:style>
  <w:style w:type="paragraph" w:customStyle="1" w:styleId="TableCellSubjectName">
    <w:name w:val="Table Cell Subject Name"/>
    <w:pPr>
      <w:spacing w:after="200"/>
      <w:jc w:val="center"/>
    </w:pPr>
    <w:rPr>
      <w:rFonts w:ascii="Aptos" w:eastAsia="Aptos" w:hAnsi="Aptos" w:cs="Aptos"/>
      <w:b/>
      <w:bCs/>
      <w:color w:val="2563EB"/>
      <w:sz w:val="14"/>
      <w:szCs w:val="14"/>
    </w:rPr>
  </w:style>
  <w:style w:type="paragraph" w:customStyle="1" w:styleId="TableCellCategoryTitle">
    <w:name w:val="Table Cell Category Title"/>
    <w:pPr>
      <w:spacing w:before="100" w:after="50"/>
    </w:pPr>
    <w:rPr>
      <w:rFonts w:ascii="Aptos" w:eastAsia="Aptos" w:hAnsi="Aptos" w:cs="Aptos"/>
      <w:b/>
      <w:bCs/>
      <w:color w:val="64748B"/>
      <w:sz w:val="10"/>
      <w:szCs w:val="10"/>
    </w:rPr>
  </w:style>
  <w:style w:type="paragraph" w:customStyle="1" w:styleId="TableCellResourceItem">
    <w:name w:val="Table Cell Resource Item"/>
    <w:pPr>
      <w:spacing w:after="50"/>
    </w:pPr>
    <w:rPr>
      <w:rFonts w:ascii="Aptos" w:eastAsia="Aptos" w:hAnsi="Aptos" w:cs="Aptos"/>
      <w:color w:val="1F2937"/>
      <w:sz w:val="9"/>
      <w:szCs w:val="9"/>
    </w:rPr>
  </w:style>
  <w:style w:type="paragraph" w:customStyle="1" w:styleId="TableCellCalendarDay">
    <w:name w:val="Table Cell Calendar Day"/>
    <w:pPr>
      <w:jc w:val="center"/>
    </w:pPr>
    <w:rPr>
      <w:rFonts w:ascii="Aptos" w:eastAsia="Aptos" w:hAnsi="Aptos" w:cs="Aptos"/>
      <w:b/>
      <w:bCs/>
      <w:color w:val="64748B"/>
      <w:sz w:val="8"/>
      <w:szCs w:val="8"/>
    </w:rPr>
  </w:style>
  <w:style w:type="paragraph" w:customStyle="1" w:styleId="TableCellCalendarDayNumber">
    <w:name w:val="Table Cell Calendar Day Number"/>
    <w:pPr>
      <w:jc w:val="center"/>
    </w:pPr>
    <w:rPr>
      <w:rFonts w:ascii="Aptos" w:eastAsia="Aptos" w:hAnsi="Aptos" w:cs="Aptos"/>
      <w:color w:val="1F2937"/>
      <w:sz w:val="8"/>
      <w:szCs w:val="8"/>
    </w:rPr>
  </w:style>
  <w:style w:type="paragraph" w:customStyle="1" w:styleId="TableCellCalendarDayBold">
    <w:name w:val="Table Cell Calendar Day Bold"/>
    <w:pPr>
      <w:jc w:val="center"/>
    </w:pPr>
    <w:rPr>
      <w:rFonts w:ascii="Aptos" w:eastAsia="Aptos" w:hAnsi="Aptos" w:cs="Aptos"/>
      <w:b/>
      <w:bCs/>
      <w:color w:val="1F2937"/>
      <w:sz w:val="8"/>
      <w:szCs w:val="8"/>
    </w:rPr>
  </w:style>
  <w:style w:type="paragraph" w:customStyle="1" w:styleId="TableCellCalendarDayNumberBold">
    <w:name w:val="Table Cell Calendar Day Number Bold"/>
    <w:pPr>
      <w:jc w:val="center"/>
    </w:pPr>
    <w:rPr>
      <w:rFonts w:ascii="Aptos" w:eastAsia="Aptos" w:hAnsi="Aptos" w:cs="Aptos"/>
      <w:b/>
      <w:bCs/>
      <w:color w:val="1F2937"/>
      <w:sz w:val="14"/>
      <w:szCs w:val="14"/>
    </w:rPr>
  </w:style>
  <w:style w:type="paragraph" w:customStyle="1" w:styleId="TableCellCalendarSubject">
    <w:name w:val="Table Cell Calendar Subject"/>
    <w:pPr>
      <w:jc w:val="center"/>
    </w:pPr>
    <w:rPr>
      <w:rFonts w:ascii="Aptos" w:eastAsia="Aptos" w:hAnsi="Aptos" w:cs="Aptos"/>
      <w:color w:val="1F2937"/>
      <w:sz w:val="8"/>
      <w:szCs w:val="8"/>
    </w:rPr>
  </w:style>
  <w:style w:type="paragraph" w:customStyle="1" w:styleId="TableCellMonthName">
    <w:name w:val="Table Cell Month Name"/>
    <w:pPr>
      <w:jc w:val="center"/>
    </w:pPr>
    <w:rPr>
      <w:rFonts w:ascii="Aptos" w:eastAsia="Aptos" w:hAnsi="Aptos" w:cs="Aptos"/>
      <w:b/>
      <w:bCs/>
      <w:color w:val="2563EB"/>
      <w:sz w:val="10"/>
      <w:szCs w:val="10"/>
    </w:rPr>
  </w:style>
  <w:style w:type="paragraph" w:customStyle="1" w:styleId="TableCellMonthYear">
    <w:name w:val="Table Cell Month Year"/>
    <w:pPr>
      <w:jc w:val="center"/>
    </w:pPr>
    <w:rPr>
      <w:rFonts w:ascii="Aptos" w:eastAsia="Aptos" w:hAnsi="Aptos" w:cs="Aptos"/>
      <w:b/>
      <w:bCs/>
      <w:color w:val="1F2937"/>
      <w:sz w:val="12"/>
      <w:szCs w:val="12"/>
    </w:rPr>
  </w:style>
  <w:style w:type="paragraph" w:customStyle="1" w:styleId="TableCellCalendarHeader">
    <w:name w:val="Table Cell Calendar Header"/>
    <w:pPr>
      <w:jc w:val="center"/>
    </w:pPr>
    <w:rPr>
      <w:rFonts w:ascii="Aptos" w:eastAsia="Aptos" w:hAnsi="Aptos" w:cs="Aptos"/>
      <w:b/>
      <w:bCs/>
      <w:color w:val="2563EB"/>
      <w:sz w:val="12"/>
      <w:szCs w:val="12"/>
    </w:rPr>
  </w:style>
  <w:style w:type="paragraph" w:customStyle="1" w:styleId="TableCellCalendarDayHeader">
    <w:name w:val="Table Cell Calendar Day Header"/>
    <w:pPr>
      <w:spacing w:after="100"/>
      <w:jc w:val="center"/>
    </w:pPr>
    <w:rPr>
      <w:rFonts w:ascii="Aptos" w:eastAsia="Aptos" w:hAnsi="Aptos" w:cs="Aptos"/>
      <w:b/>
      <w:bCs/>
      <w:color w:val="2563EB"/>
      <w:sz w:val="14"/>
      <w:szCs w:val="14"/>
    </w:rPr>
  </w:style>
  <w:style w:type="paragraph" w:customStyle="1" w:styleId="TableCellCalendarDateHeader">
    <w:name w:val="Table Cell Calendar Date Header"/>
    <w:pPr>
      <w:spacing w:after="100"/>
      <w:jc w:val="center"/>
    </w:pPr>
    <w:rPr>
      <w:rFonts w:ascii="Aptos" w:eastAsia="Aptos" w:hAnsi="Aptos" w:cs="Aptos"/>
      <w:color w:val="1F2937"/>
      <w:sz w:val="12"/>
      <w:szCs w:val="12"/>
    </w:rPr>
  </w:style>
  <w:style w:type="paragraph" w:customStyle="1" w:styleId="TableCellCatchupLabel">
    <w:name w:val="Table Cell Catchup Label"/>
    <w:pPr>
      <w:jc w:val="center"/>
    </w:pPr>
    <w:rPr>
      <w:rFonts w:ascii="Aptos" w:eastAsia="Aptos" w:hAnsi="Aptos" w:cs="Aptos"/>
      <w:b/>
      <w:bCs/>
      <w:color w:val="F59E0B"/>
      <w:sz w:val="10"/>
      <w:szCs w:val="10"/>
    </w:rPr>
  </w:style>
  <w:style w:type="paragraph" w:customStyle="1" w:styleId="TableCellTaskSubject">
    <w:name w:val="Table Cell Task Subject"/>
    <w:pPr>
      <w:spacing w:after="50"/>
    </w:pPr>
    <w:rPr>
      <w:rFonts w:ascii="Aptos" w:eastAsia="Aptos" w:hAnsi="Aptos" w:cs="Aptos"/>
      <w:b/>
      <w:bCs/>
      <w:color w:val="2563EB"/>
      <w:sz w:val="10"/>
      <w:szCs w:val="10"/>
    </w:rPr>
  </w:style>
  <w:style w:type="paragraph" w:customStyle="1" w:styleId="TableCellTaskTitle">
    <w:name w:val="Table Cell Task Title"/>
    <w:pPr>
      <w:spacing w:after="50"/>
    </w:pPr>
    <w:rPr>
      <w:rFonts w:ascii="Aptos" w:eastAsia="Aptos" w:hAnsi="Aptos" w:cs="Aptos"/>
      <w:color w:val="1F2937"/>
      <w:sz w:val="9"/>
      <w:szCs w:val="9"/>
    </w:rPr>
  </w:style>
  <w:style w:type="paragraph" w:customStyle="1" w:styleId="TableCellTaskDetails">
    <w:name w:val="Table Cell Task Details"/>
    <w:rPr>
      <w:rFonts w:ascii="Aptos" w:eastAsia="Aptos" w:hAnsi="Aptos" w:cs="Aptos"/>
      <w:color w:val="64748B"/>
      <w:sz w:val="8"/>
      <w:szCs w:val="8"/>
    </w:rPr>
  </w:style>
  <w:style w:type="paragraph" w:customStyle="1" w:styleId="TableCellTaskDuration">
    <w:name w:val="Table Cell Task Duration"/>
    <w:pPr>
      <w:spacing w:after="50"/>
    </w:pPr>
    <w:rPr>
      <w:rFonts w:ascii="Aptos" w:eastAsia="Aptos" w:hAnsi="Aptos" w:cs="Aptos"/>
      <w:color w:val="64748B"/>
      <w:sz w:val="8"/>
      <w:szCs w:val="8"/>
    </w:rPr>
  </w:style>
  <w:style w:type="paragraph" w:customStyle="1" w:styleId="TableCellTaskBadge">
    <w:name w:val="Table Cell Task Badge"/>
    <w:pPr>
      <w:jc w:val="center"/>
    </w:pPr>
    <w:rPr>
      <w:rFonts w:ascii="Aptos" w:eastAsia="Aptos" w:hAnsi="Aptos" w:cs="Aptos"/>
      <w:sz w:val="8"/>
      <w:szCs w:val="8"/>
    </w:rPr>
  </w:style>
  <w:style w:type="paragraph" w:customStyle="1" w:styleId="TableCellBirdsEyeDay">
    <w:name w:val="Table Cell Birds Eye Day"/>
    <w:pPr>
      <w:jc w:val="center"/>
    </w:pPr>
    <w:rPr>
      <w:rFonts w:ascii="Aptos" w:eastAsia="Aptos" w:hAnsi="Aptos" w:cs="Aptos"/>
      <w:b/>
      <w:bCs/>
      <w:color w:val="64748B"/>
      <w:sz w:val="6"/>
      <w:szCs w:val="6"/>
    </w:rPr>
  </w:style>
  <w:style w:type="paragraph" w:customStyle="1" w:styleId="TableCellBirdsEyeDayNumber">
    <w:name w:val="Table Cell Birds Eye Day Number"/>
    <w:pPr>
      <w:jc w:val="center"/>
    </w:pPr>
    <w:rPr>
      <w:rFonts w:ascii="Aptos" w:eastAsia="Aptos" w:hAnsi="Aptos" w:cs="Aptos"/>
      <w:color w:val="1F2937"/>
      <w:sz w:val="6"/>
      <w:szCs w:val="6"/>
    </w:rPr>
  </w:style>
  <w:style w:type="paragraph" w:customStyle="1" w:styleId="HeaderText">
    <w:name w:val="Header Text"/>
    <w:pPr>
      <w:spacing w:after="100"/>
      <w:jc w:val="both"/>
    </w:pPr>
    <w:rPr>
      <w:rFonts w:ascii="Aptos" w:eastAsia="Aptos" w:hAnsi="Aptos" w:cs="Aptos"/>
      <w:b/>
      <w:bCs/>
      <w:color w:val="2563EB"/>
      <w:sz w:val="18"/>
      <w:szCs w:val="18"/>
    </w:rPr>
  </w:style>
  <w:style w:type="paragraph" w:customStyle="1" w:styleId="FooterText">
    <w:name w:val="Footer Text"/>
    <w:pPr>
      <w:spacing w:before="100"/>
      <w:jc w:val="center"/>
    </w:pPr>
    <w:rPr>
      <w:rFonts w:ascii="Aptos" w:eastAsia="Aptos" w:hAnsi="Aptos" w:cs="Aptos"/>
      <w:color w:val="64748B"/>
      <w:sz w:val="18"/>
      <w:szCs w:val="18"/>
    </w:rPr>
  </w:style>
  <w:style w:type="paragraph" w:styleId="Revision">
    <w:name w:val="Revision"/>
    <w:hidden/>
    <w:uiPriority w:val="99"/>
    <w:semiHidden/>
    <w:rsid w:val="00397E6A"/>
  </w:style>
  <w:style w:type="character" w:styleId="CommentReference">
    <w:name w:val="annotation reference"/>
    <w:basedOn w:val="DefaultParagraphFont"/>
    <w:uiPriority w:val="99"/>
    <w:semiHidden/>
    <w:unhideWhenUsed/>
    <w:rsid w:val="003228F5"/>
    <w:rPr>
      <w:sz w:val="16"/>
      <w:szCs w:val="16"/>
    </w:rPr>
  </w:style>
  <w:style w:type="paragraph" w:styleId="CommentText">
    <w:name w:val="annotation text"/>
    <w:basedOn w:val="Normal"/>
    <w:link w:val="CommentTextChar"/>
    <w:uiPriority w:val="99"/>
    <w:semiHidden/>
    <w:unhideWhenUsed/>
    <w:rsid w:val="003228F5"/>
  </w:style>
  <w:style w:type="character" w:customStyle="1" w:styleId="CommentTextChar">
    <w:name w:val="Comment Text Char"/>
    <w:basedOn w:val="DefaultParagraphFont"/>
    <w:link w:val="CommentText"/>
    <w:uiPriority w:val="99"/>
    <w:semiHidden/>
    <w:rsid w:val="003228F5"/>
  </w:style>
  <w:style w:type="paragraph" w:styleId="CommentSubject">
    <w:name w:val="annotation subject"/>
    <w:basedOn w:val="CommentText"/>
    <w:next w:val="CommentText"/>
    <w:link w:val="CommentSubjectChar"/>
    <w:uiPriority w:val="99"/>
    <w:semiHidden/>
    <w:unhideWhenUsed/>
    <w:rsid w:val="003228F5"/>
    <w:rPr>
      <w:b/>
      <w:bCs/>
    </w:rPr>
  </w:style>
  <w:style w:type="character" w:customStyle="1" w:styleId="CommentSubjectChar">
    <w:name w:val="Comment Subject Char"/>
    <w:basedOn w:val="CommentTextChar"/>
    <w:link w:val="CommentSubject"/>
    <w:uiPriority w:val="99"/>
    <w:semiHidden/>
    <w:rsid w:val="003228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91541</Words>
  <Characters>521788</Characters>
  <Application>Microsoft Office Word</Application>
  <DocSecurity>0</DocSecurity>
  <Lines>4348</Lines>
  <Paragraphs>1224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Prasanna K</cp:lastModifiedBy>
  <cp:revision>2</cp:revision>
  <dcterms:created xsi:type="dcterms:W3CDTF">2025-10-29T23:51:00Z</dcterms:created>
  <dcterms:modified xsi:type="dcterms:W3CDTF">2025-10-29T23:51:00Z</dcterms:modified>
</cp:coreProperties>
</file>